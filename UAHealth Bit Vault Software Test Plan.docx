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customXmlInsRangeStart w:id="0" w:author="Jimmy Duggan" w:date="2015-10-12T16:49:00Z"/>
    <w:sdt>
      <w:sdtPr>
        <w:rPr>
          <w:rFonts w:ascii="Times New Roman" w:eastAsiaTheme="minorEastAsia" w:hAnsi="Times New Roman" w:cs="Times New Roman"/>
          <w:color w:val="auto"/>
          <w:spacing w:val="0"/>
          <w:kern w:val="0"/>
          <w:sz w:val="140"/>
          <w:szCs w:val="140"/>
        </w:rPr>
        <w:id w:val="874424752"/>
        <w:docPartObj>
          <w:docPartGallery w:val="Cover Pages"/>
          <w:docPartUnique/>
        </w:docPartObj>
      </w:sdtPr>
      <w:sdtEndPr>
        <w:rPr>
          <w:sz w:val="24"/>
          <w:szCs w:val="24"/>
        </w:rPr>
      </w:sdtEndPr>
      <w:sdtContent>
        <w:customXmlInsRangeEnd w:id="0"/>
        <w:tbl>
          <w:tblPr>
            <w:tblpPr w:leftFromText="187" w:rightFromText="187" w:bottomFromText="720" w:horzAnchor="margin" w:tblpYSpec="center"/>
            <w:tblW w:w="5000" w:type="pct"/>
            <w:tblLook w:val="04A0" w:firstRow="1" w:lastRow="0" w:firstColumn="1" w:lastColumn="0" w:noHBand="0" w:noVBand="1"/>
          </w:tblPr>
          <w:tblGrid>
            <w:gridCol w:w="8856"/>
          </w:tblGrid>
          <w:tr w:rsidR="00F17C9C" w14:paraId="2615E784" w14:textId="77777777">
            <w:trPr>
              <w:ins w:id="1" w:author="Jimmy Duggan" w:date="2015-10-12T16:49:00Z"/>
            </w:trPr>
            <w:tc>
              <w:tcPr>
                <w:tcW w:w="10296" w:type="dxa"/>
              </w:tcPr>
              <w:p w14:paraId="7B1314E7" w14:textId="3DA4323A" w:rsidR="00F17C9C" w:rsidRDefault="00EB7304" w:rsidP="001A3FFC">
                <w:pPr>
                  <w:pStyle w:val="Title"/>
                  <w:rPr>
                    <w:ins w:id="2" w:author="Jimmy Duggan" w:date="2015-10-12T16:49:00Z"/>
                    <w:sz w:val="140"/>
                    <w:szCs w:val="140"/>
                  </w:rPr>
                </w:pPr>
                <w:customXmlInsRangeStart w:id="3" w:author="Jimmy Duggan" w:date="2015-10-12T16:49:00Z"/>
                <w:sdt>
                  <w:sdtPr>
                    <w:rPr>
                      <w:sz w:val="96"/>
                      <w:szCs w:val="96"/>
                    </w:rPr>
                    <w:alias w:val="Title"/>
                    <w:id w:val="1934172987"/>
                    <w:placeholder>
                      <w:docPart w:val="C974B783930347AA8DEFFE7A66F1BE18"/>
                    </w:placeholder>
                    <w:dataBinding w:prefixMappings="xmlns:ns0='http://schemas.openxmlformats.org/package/2006/metadata/core-properties' xmlns:ns1='http://purl.org/dc/elements/1.1/'" w:xpath="/ns0:coreProperties[1]/ns1:title[1]" w:storeItemID="{6C3C8BC8-F283-45AE-878A-BAB7291924A1}"/>
                    <w:text/>
                  </w:sdtPr>
                  <w:sdtContent>
                    <w:customXmlInsRangeEnd w:id="3"/>
                    <w:ins w:id="4" w:author="Jimmy Duggan" w:date="2015-10-12T16:49:00Z">
                      <w:r w:rsidR="00F17C9C" w:rsidRPr="001A3FFC">
                        <w:rPr>
                          <w:sz w:val="96"/>
                          <w:szCs w:val="96"/>
                          <w:rPrChange w:id="5" w:author="Jimmy Duggan" w:date="2015-10-12T17:04:00Z">
                            <w:rPr/>
                          </w:rPrChange>
                        </w:rPr>
                        <w:t xml:space="preserve">UAHealth Bit Vault </w:t>
                      </w:r>
                    </w:ins>
                    <w:ins w:id="6" w:author="Jimmy Duggan" w:date="2015-10-12T16:52:00Z">
                      <w:r w:rsidR="00F17C9C" w:rsidRPr="001A3FFC">
                        <w:rPr>
                          <w:sz w:val="96"/>
                          <w:szCs w:val="96"/>
                          <w:rPrChange w:id="7" w:author="Jimmy Duggan" w:date="2015-10-12T17:04:00Z">
                            <w:rPr/>
                          </w:rPrChange>
                        </w:rPr>
                        <w:t>Software</w:t>
                      </w:r>
                    </w:ins>
                    <w:ins w:id="8" w:author="Jimmy Duggan" w:date="2015-10-12T16:49:00Z">
                      <w:r w:rsidR="00F17C9C" w:rsidRPr="001A3FFC">
                        <w:rPr>
                          <w:sz w:val="96"/>
                          <w:szCs w:val="96"/>
                          <w:rPrChange w:id="9" w:author="Jimmy Duggan" w:date="2015-10-12T17:04:00Z">
                            <w:rPr/>
                          </w:rPrChange>
                        </w:rPr>
                        <w:t xml:space="preserve"> Test Plan</w:t>
                      </w:r>
                    </w:ins>
                    <w:customXmlInsRangeStart w:id="10" w:author="Jimmy Duggan" w:date="2015-10-12T16:49:00Z"/>
                  </w:sdtContent>
                </w:sdt>
                <w:customXmlInsRangeEnd w:id="10"/>
              </w:p>
            </w:tc>
          </w:tr>
          <w:tr w:rsidR="00F17C9C" w14:paraId="38E5A236" w14:textId="77777777">
            <w:trPr>
              <w:ins w:id="11" w:author="Jimmy Duggan" w:date="2015-10-12T16:49:00Z"/>
            </w:trPr>
            <w:tc>
              <w:tcPr>
                <w:tcW w:w="0" w:type="auto"/>
                <w:vAlign w:val="bottom"/>
              </w:tcPr>
              <w:p w14:paraId="315F87B3" w14:textId="12A623A2" w:rsidR="00F17C9C" w:rsidRDefault="00EB7304">
                <w:pPr>
                  <w:pStyle w:val="Subtitle"/>
                  <w:rPr>
                    <w:ins w:id="12" w:author="Jimmy Duggan" w:date="2015-10-12T16:49:00Z"/>
                  </w:rPr>
                  <w:pPrChange w:id="13" w:author="Jimmy Duggan" w:date="2015-10-12T17:02:00Z">
                    <w:pPr>
                      <w:pStyle w:val="Subtitle"/>
                      <w:framePr w:hSpace="187" w:wrap="around" w:hAnchor="margin" w:yAlign="center"/>
                    </w:pPr>
                  </w:pPrChange>
                </w:pPr>
                <w:customXmlInsRangeStart w:id="14" w:author="Jimmy Duggan" w:date="2015-10-12T16:49:00Z"/>
                <w:sdt>
                  <w:sdtPr>
                    <w:alias w:val="Subtitle"/>
                    <w:id w:val="-899293849"/>
                    <w:placeholder>
                      <w:docPart w:val="7EAD650E5BCF4CDC8D60BFBCB5A88063"/>
                    </w:placeholder>
                    <w:dataBinding w:prefixMappings="xmlns:ns0='http://schemas.openxmlformats.org/package/2006/metadata/core-properties' xmlns:ns1='http://purl.org/dc/elements/1.1/'" w:xpath="/ns0:coreProperties[1]/ns1:subject[1]" w:storeItemID="{6C3C8BC8-F283-45AE-878A-BAB7291924A1}"/>
                    <w:text/>
                  </w:sdtPr>
                  <w:sdtContent>
                    <w:customXmlInsRangeEnd w:id="14"/>
                    <w:ins w:id="15" w:author="Jimmy Duggan" w:date="2015-10-12T16:50:00Z">
                      <w:r w:rsidR="00F17C9C" w:rsidRPr="00F17C9C">
                        <w:t xml:space="preserve">CPE 656/658 Software Studio </w:t>
                      </w:r>
                    </w:ins>
                    <w:customXmlInsRangeStart w:id="16" w:author="Jimmy Duggan" w:date="2015-10-12T16:49:00Z"/>
                  </w:sdtContent>
                </w:sdt>
                <w:customXmlInsRangeEnd w:id="16"/>
              </w:p>
            </w:tc>
          </w:tr>
          <w:tr w:rsidR="00F17C9C" w14:paraId="221545C7" w14:textId="77777777">
            <w:trPr>
              <w:trHeight w:val="1152"/>
              <w:ins w:id="17" w:author="Jimmy Duggan" w:date="2015-10-12T16:49:00Z"/>
            </w:trPr>
            <w:tc>
              <w:tcPr>
                <w:tcW w:w="0" w:type="auto"/>
                <w:vAlign w:val="bottom"/>
              </w:tcPr>
              <w:p w14:paraId="62D4F115" w14:textId="77777777" w:rsidR="00F17C9C" w:rsidRPr="00F17C9C" w:rsidRDefault="00F17C9C">
                <w:pPr>
                  <w:spacing w:line="360" w:lineRule="auto"/>
                  <w:rPr>
                    <w:ins w:id="18" w:author="Jimmy Duggan" w:date="2015-10-12T16:50:00Z"/>
                    <w:rPrChange w:id="19" w:author="Jimmy Duggan" w:date="2015-10-12T16:51:00Z">
                      <w:rPr>
                        <w:ins w:id="20" w:author="Jimmy Duggan" w:date="2015-10-12T16:50:00Z"/>
                        <w:color w:val="000000" w:themeColor="text1"/>
                        <w:szCs w:val="28"/>
                      </w:rPr>
                    </w:rPrChange>
                  </w:rPr>
                  <w:pPrChange w:id="21" w:author="Jimmy Duggan" w:date="2015-10-12T17:04:00Z">
                    <w:pPr>
                      <w:framePr w:hSpace="187" w:wrap="around" w:hAnchor="margin" w:yAlign="center"/>
                    </w:pPr>
                  </w:pPrChange>
                </w:pPr>
                <w:ins w:id="22" w:author="Jimmy Duggan" w:date="2015-10-12T16:50:00Z">
                  <w:r w:rsidRPr="00F17C9C">
                    <w:rPr>
                      <w:rPrChange w:id="23" w:author="Jimmy Duggan" w:date="2015-10-12T16:51:00Z">
                        <w:rPr>
                          <w:color w:val="000000" w:themeColor="text1"/>
                          <w:szCs w:val="28"/>
                        </w:rPr>
                      </w:rPrChange>
                    </w:rPr>
                    <w:t xml:space="preserve">Timothy R. Wilkins </w:t>
                  </w:r>
                </w:ins>
              </w:p>
              <w:p w14:paraId="1E3195E9" w14:textId="77777777" w:rsidR="00F17C9C" w:rsidRPr="00F17C9C" w:rsidRDefault="00F17C9C">
                <w:pPr>
                  <w:spacing w:line="360" w:lineRule="auto"/>
                  <w:rPr>
                    <w:ins w:id="24" w:author="Jimmy Duggan" w:date="2015-10-12T16:50:00Z"/>
                    <w:rPrChange w:id="25" w:author="Jimmy Duggan" w:date="2015-10-12T16:51:00Z">
                      <w:rPr>
                        <w:ins w:id="26" w:author="Jimmy Duggan" w:date="2015-10-12T16:50:00Z"/>
                        <w:color w:val="000000" w:themeColor="text1"/>
                        <w:szCs w:val="28"/>
                      </w:rPr>
                    </w:rPrChange>
                  </w:rPr>
                  <w:pPrChange w:id="27" w:author="Jimmy Duggan" w:date="2015-10-12T17:04:00Z">
                    <w:pPr>
                      <w:framePr w:hSpace="187" w:wrap="around" w:hAnchor="margin" w:yAlign="center"/>
                    </w:pPr>
                  </w:pPrChange>
                </w:pPr>
                <w:ins w:id="28" w:author="Jimmy Duggan" w:date="2015-10-12T16:50:00Z">
                  <w:r w:rsidRPr="00F17C9C">
                    <w:rPr>
                      <w:rPrChange w:id="29" w:author="Jimmy Duggan" w:date="2015-10-12T16:51:00Z">
                        <w:rPr>
                          <w:color w:val="000000" w:themeColor="text1"/>
                          <w:szCs w:val="28"/>
                        </w:rPr>
                      </w:rPrChange>
                    </w:rPr>
                    <w:t>Whit J. Sisulak</w:t>
                  </w:r>
                </w:ins>
              </w:p>
              <w:p w14:paraId="6F50D8F8" w14:textId="77777777" w:rsidR="00F17C9C" w:rsidRPr="00F17C9C" w:rsidRDefault="00F17C9C">
                <w:pPr>
                  <w:spacing w:line="360" w:lineRule="auto"/>
                  <w:rPr>
                    <w:ins w:id="30" w:author="Jimmy Duggan" w:date="2015-10-12T16:50:00Z"/>
                    <w:rPrChange w:id="31" w:author="Jimmy Duggan" w:date="2015-10-12T16:51:00Z">
                      <w:rPr>
                        <w:ins w:id="32" w:author="Jimmy Duggan" w:date="2015-10-12T16:50:00Z"/>
                        <w:color w:val="000000" w:themeColor="text1"/>
                        <w:szCs w:val="28"/>
                      </w:rPr>
                    </w:rPrChange>
                  </w:rPr>
                  <w:pPrChange w:id="33" w:author="Jimmy Duggan" w:date="2015-10-12T17:04:00Z">
                    <w:pPr>
                      <w:framePr w:hSpace="187" w:wrap="around" w:hAnchor="margin" w:yAlign="center"/>
                    </w:pPr>
                  </w:pPrChange>
                </w:pPr>
                <w:ins w:id="34" w:author="Jimmy Duggan" w:date="2015-10-12T16:50:00Z">
                  <w:r w:rsidRPr="00F17C9C">
                    <w:rPr>
                      <w:rPrChange w:id="35" w:author="Jimmy Duggan" w:date="2015-10-12T16:51:00Z">
                        <w:rPr>
                          <w:color w:val="000000" w:themeColor="text1"/>
                          <w:szCs w:val="28"/>
                        </w:rPr>
                      </w:rPrChange>
                    </w:rPr>
                    <w:t>Glen L. Riden</w:t>
                  </w:r>
                </w:ins>
              </w:p>
              <w:p w14:paraId="5C8CD6B2" w14:textId="0BA08D52" w:rsidR="00F17C9C" w:rsidRDefault="00F17C9C">
                <w:pPr>
                  <w:spacing w:line="360" w:lineRule="auto"/>
                  <w:rPr>
                    <w:ins w:id="36" w:author="Jimmy Duggan" w:date="2015-10-12T16:49:00Z"/>
                  </w:rPr>
                  <w:pPrChange w:id="37" w:author="Jimmy Duggan" w:date="2015-10-12T17:04:00Z">
                    <w:pPr>
                      <w:framePr w:hSpace="187" w:wrap="around" w:hAnchor="margin" w:yAlign="center"/>
                    </w:pPr>
                  </w:pPrChange>
                </w:pPr>
                <w:ins w:id="38" w:author="Jimmy Duggan" w:date="2015-10-12T16:50:00Z">
                  <w:r w:rsidRPr="00F17C9C">
                    <w:rPr>
                      <w:rPrChange w:id="39" w:author="Jimmy Duggan" w:date="2015-10-12T16:51:00Z">
                        <w:rPr>
                          <w:color w:val="000000" w:themeColor="text1"/>
                          <w:szCs w:val="28"/>
                        </w:rPr>
                      </w:rPrChange>
                    </w:rPr>
                    <w:t>James J. Duggan IV</w:t>
                  </w:r>
                </w:ins>
              </w:p>
            </w:tc>
          </w:tr>
        </w:tbl>
        <w:p w14:paraId="435B5DBD" w14:textId="71453D00" w:rsidR="00F17C9C" w:rsidRDefault="00F17C9C">
          <w:pPr>
            <w:rPr>
              <w:ins w:id="40" w:author="Jimmy Duggan" w:date="2015-10-12T16:49:00Z"/>
              <w:rFonts w:asciiTheme="majorHAnsi" w:eastAsiaTheme="majorEastAsia" w:hAnsiTheme="majorHAnsi" w:cstheme="majorBidi"/>
              <w:color w:val="17365D" w:themeColor="text2" w:themeShade="BF"/>
              <w:spacing w:val="5"/>
              <w:kern w:val="28"/>
              <w:sz w:val="52"/>
              <w:szCs w:val="52"/>
            </w:rPr>
          </w:pPr>
          <w:ins w:id="41" w:author="Jimmy Duggan" w:date="2015-10-12T16:49:00Z">
            <w:r>
              <w:rPr>
                <w:noProof/>
              </w:rPr>
              <mc:AlternateContent>
                <mc:Choice Requires="wps">
                  <w:drawing>
                    <wp:anchor distT="0" distB="0" distL="114300" distR="114300" simplePos="0" relativeHeight="251661312" behindDoc="1" locked="0" layoutInCell="1" allowOverlap="1" wp14:anchorId="40069B4D" wp14:editId="5880AD91">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8">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072724DF"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9" o:title="" recolor="t" rotate="t" type="frame"/>
                      <v:imagedata recolortarget="#333 [64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5B8F7049" wp14:editId="28D38DD7">
                      <wp:simplePos x="0" y="0"/>
                      <mc:AlternateContent>
                        <mc:Choice Requires="wp14">
                          <wp:positionH relativeFrom="margin">
                            <wp14:pctPosHOffset>0</wp14:pctPosHOffset>
                          </wp:positionH>
                        </mc:Choice>
                        <mc:Fallback>
                          <wp:positionH relativeFrom="page">
                            <wp:posOffset>1143000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732999994"/>
                                    <w:date w:fullDate="2015-10-12T00:00:00Z">
                                      <w:dateFormat w:val="M/d/yyyy"/>
                                      <w:lid w:val="en-US"/>
                                      <w:storeMappedDataAs w:val="dateTime"/>
                                      <w:calendar w:val="gregorian"/>
                                    </w:date>
                                  </w:sdtPr>
                                  <w:sdtContent>
                                    <w:p w14:paraId="50A88E29" w14:textId="3E4E3B7B" w:rsidR="00EB7304" w:rsidRDefault="00EB7304">
                                      <w:pPr>
                                        <w:pStyle w:val="Subtitle"/>
                                        <w:pPrChange w:id="42" w:author="Jimmy Duggan" w:date="2015-10-12T17:02:00Z">
                                          <w:pPr>
                                            <w:pStyle w:val="Subtitle"/>
                                            <w:spacing w:after="0" w:line="240" w:lineRule="auto"/>
                                          </w:pPr>
                                        </w:pPrChange>
                                      </w:pPr>
                                      <w:ins w:id="43" w:author="Jimmy Duggan" w:date="2015-10-12T16:51:00Z">
                                        <w:r>
                                          <w:t>10/12/2015</w:t>
                                        </w:r>
                                      </w:ins>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w14:anchorId="5B8F7049"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732999994"/>
                              <w:date w:fullDate="2015-10-12T00:00:00Z">
                                <w:dateFormat w:val="M/d/yyyy"/>
                                <w:lid w:val="en-US"/>
                                <w:storeMappedDataAs w:val="dateTime"/>
                                <w:calendar w:val="gregorian"/>
                              </w:date>
                            </w:sdtPr>
                            <w:sdtContent>
                              <w:p w14:paraId="50A88E29" w14:textId="3E4E3B7B" w:rsidR="00EB7304" w:rsidRDefault="00EB7304">
                                <w:pPr>
                                  <w:pStyle w:val="Subtitle"/>
                                  <w:pPrChange w:id="44" w:author="Jimmy Duggan" w:date="2015-10-12T17:02:00Z">
                                    <w:pPr>
                                      <w:pStyle w:val="Subtitle"/>
                                      <w:spacing w:after="0" w:line="240" w:lineRule="auto"/>
                                    </w:pPr>
                                  </w:pPrChange>
                                </w:pPr>
                                <w:ins w:id="45" w:author="Jimmy Duggan" w:date="2015-10-12T16:51:00Z">
                                  <w:r>
                                    <w:t>10/12/2015</w:t>
                                  </w:r>
                                </w:ins>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56F54B78" wp14:editId="1B5D16AF">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w14:anchorId="7DEACD65"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D3BF41D" wp14:editId="6010F3BF">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26CEF989"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ins>
        </w:p>
        <w:customXmlInsRangeStart w:id="46" w:author="Jimmy Duggan" w:date="2015-10-12T16:49:00Z"/>
      </w:sdtContent>
    </w:sdt>
    <w:customXmlInsRangeEnd w:id="46"/>
    <w:p w14:paraId="7700044F" w14:textId="48F34657" w:rsidR="006766EC" w:rsidRPr="00F17C9C" w:rsidDel="00F17C9C" w:rsidRDefault="00236633">
      <w:pPr>
        <w:pStyle w:val="Heading1"/>
        <w:numPr>
          <w:ilvl w:val="0"/>
          <w:numId w:val="0"/>
        </w:numPr>
        <w:ind w:left="432" w:hanging="432"/>
        <w:rPr>
          <w:del w:id="47" w:author="Jimmy Duggan" w:date="2015-10-12T16:51:00Z"/>
          <w:rPrChange w:id="48" w:author="Jimmy Duggan" w:date="2015-10-12T16:57:00Z">
            <w:rPr>
              <w:del w:id="49" w:author="Jimmy Duggan" w:date="2015-10-12T16:51:00Z"/>
            </w:rPr>
          </w:rPrChange>
        </w:rPr>
        <w:pPrChange w:id="50" w:author="Jimmy Duggan" w:date="2015-10-12T17:02:00Z">
          <w:pPr>
            <w:pStyle w:val="Title"/>
            <w:jc w:val="center"/>
          </w:pPr>
        </w:pPrChange>
      </w:pPr>
      <w:del w:id="51" w:author="Jimmy Duggan" w:date="2015-10-12T16:51:00Z">
        <w:r w:rsidRPr="00F17C9C" w:rsidDel="00F17C9C">
          <w:rPr>
            <w:rPrChange w:id="52" w:author="Jimmy Duggan" w:date="2015-10-12T16:57:00Z">
              <w:rPr/>
            </w:rPrChange>
          </w:rPr>
          <w:lastRenderedPageBreak/>
          <w:delText>Project Test Plan</w:delText>
        </w:r>
      </w:del>
    </w:p>
    <w:p w14:paraId="3DC71C9B" w14:textId="77777777" w:rsidR="00F17C9C" w:rsidRPr="00F17C9C" w:rsidRDefault="00F17C9C">
      <w:pPr>
        <w:pStyle w:val="Heading1"/>
        <w:numPr>
          <w:ilvl w:val="0"/>
          <w:numId w:val="0"/>
        </w:numPr>
        <w:ind w:left="432" w:hanging="432"/>
        <w:rPr>
          <w:ins w:id="53" w:author="Jimmy Duggan" w:date="2015-10-12T16:57:00Z"/>
        </w:rPr>
        <w:pPrChange w:id="54" w:author="Jimmy Duggan" w:date="2015-10-12T17:02:00Z">
          <w:pPr>
            <w:pStyle w:val="Heading1"/>
          </w:pPr>
        </w:pPrChange>
      </w:pPr>
      <w:bookmarkStart w:id="55" w:name="_Toc431750915"/>
      <w:bookmarkStart w:id="56" w:name="_Toc431762509"/>
      <w:bookmarkStart w:id="57" w:name="_Toc432431166"/>
      <w:bookmarkStart w:id="58" w:name="_Toc432432708"/>
      <w:ins w:id="59" w:author="Jimmy Duggan" w:date="2015-10-12T16:57:00Z">
        <w:r w:rsidRPr="00F17C9C">
          <w:t>Revision History</w:t>
        </w:r>
        <w:bookmarkEnd w:id="55"/>
        <w:bookmarkEnd w:id="56"/>
        <w:bookmarkEnd w:id="57"/>
        <w:bookmarkEnd w:id="58"/>
      </w:ins>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620"/>
        <w:gridCol w:w="3790"/>
        <w:gridCol w:w="1790"/>
      </w:tblGrid>
      <w:tr w:rsidR="00F17C9C" w14:paraId="58D67D95" w14:textId="77777777" w:rsidTr="00F17C9C">
        <w:trPr>
          <w:ins w:id="60" w:author="Jimmy Duggan" w:date="2015-10-12T16:57:00Z"/>
        </w:trPr>
        <w:tc>
          <w:tcPr>
            <w:tcW w:w="1440" w:type="dxa"/>
            <w:tcBorders>
              <w:top w:val="single" w:sz="4" w:space="0" w:color="auto"/>
              <w:left w:val="single" w:sz="4" w:space="0" w:color="auto"/>
              <w:bottom w:val="single" w:sz="4" w:space="0" w:color="auto"/>
              <w:right w:val="single" w:sz="4" w:space="0" w:color="auto"/>
            </w:tcBorders>
          </w:tcPr>
          <w:p w14:paraId="1AA13BA8" w14:textId="77777777" w:rsidR="00F17C9C" w:rsidRDefault="00F17C9C">
            <w:pPr>
              <w:pStyle w:val="TableHeading"/>
              <w:rPr>
                <w:ins w:id="61" w:author="Jimmy Duggan" w:date="2015-10-12T16:57:00Z"/>
                <w:u w:val="single"/>
              </w:rPr>
            </w:pPr>
            <w:ins w:id="62" w:author="Jimmy Duggan" w:date="2015-10-12T16:57:00Z">
              <w:r>
                <w:t>Revision #</w:t>
              </w:r>
            </w:ins>
          </w:p>
        </w:tc>
        <w:tc>
          <w:tcPr>
            <w:tcW w:w="1620" w:type="dxa"/>
            <w:tcBorders>
              <w:top w:val="single" w:sz="4" w:space="0" w:color="auto"/>
              <w:left w:val="single" w:sz="4" w:space="0" w:color="auto"/>
              <w:bottom w:val="single" w:sz="4" w:space="0" w:color="auto"/>
              <w:right w:val="single" w:sz="4" w:space="0" w:color="auto"/>
            </w:tcBorders>
          </w:tcPr>
          <w:p w14:paraId="367A4B3D" w14:textId="77777777" w:rsidR="00F17C9C" w:rsidRDefault="00F17C9C">
            <w:pPr>
              <w:pStyle w:val="TableHeading"/>
              <w:rPr>
                <w:ins w:id="63" w:author="Jimmy Duggan" w:date="2015-10-12T16:57:00Z"/>
              </w:rPr>
            </w:pPr>
            <w:ins w:id="64" w:author="Jimmy Duggan" w:date="2015-10-12T16:57:00Z">
              <w:r>
                <w:t>Revision Date</w:t>
              </w:r>
            </w:ins>
          </w:p>
        </w:tc>
        <w:tc>
          <w:tcPr>
            <w:tcW w:w="3790" w:type="dxa"/>
            <w:tcBorders>
              <w:top w:val="single" w:sz="4" w:space="0" w:color="auto"/>
              <w:left w:val="single" w:sz="4" w:space="0" w:color="auto"/>
              <w:bottom w:val="single" w:sz="4" w:space="0" w:color="auto"/>
              <w:right w:val="single" w:sz="4" w:space="0" w:color="auto"/>
            </w:tcBorders>
          </w:tcPr>
          <w:p w14:paraId="0CA52746" w14:textId="77777777" w:rsidR="00F17C9C" w:rsidRDefault="00F17C9C">
            <w:pPr>
              <w:pStyle w:val="BodyText1"/>
              <w:rPr>
                <w:ins w:id="65" w:author="Jimmy Duggan" w:date="2015-10-12T16:57:00Z"/>
              </w:rPr>
            </w:pPr>
            <w:ins w:id="66" w:author="Jimmy Duggan" w:date="2015-10-12T16:57:00Z">
              <w:r>
                <w:t>Description of Change</w:t>
              </w:r>
            </w:ins>
          </w:p>
        </w:tc>
        <w:tc>
          <w:tcPr>
            <w:tcW w:w="1790" w:type="dxa"/>
            <w:tcBorders>
              <w:top w:val="single" w:sz="4" w:space="0" w:color="auto"/>
              <w:left w:val="single" w:sz="4" w:space="0" w:color="auto"/>
              <w:bottom w:val="single" w:sz="4" w:space="0" w:color="auto"/>
              <w:right w:val="single" w:sz="4" w:space="0" w:color="auto"/>
            </w:tcBorders>
          </w:tcPr>
          <w:p w14:paraId="36E0602D" w14:textId="77777777" w:rsidR="00F17C9C" w:rsidRDefault="00F17C9C">
            <w:pPr>
              <w:pStyle w:val="BodyText1"/>
              <w:rPr>
                <w:ins w:id="67" w:author="Jimmy Duggan" w:date="2015-10-12T16:57:00Z"/>
              </w:rPr>
            </w:pPr>
            <w:ins w:id="68" w:author="Jimmy Duggan" w:date="2015-10-12T16:57:00Z">
              <w:r>
                <w:t>Author</w:t>
              </w:r>
            </w:ins>
          </w:p>
        </w:tc>
      </w:tr>
      <w:tr w:rsidR="00F17C9C" w14:paraId="598F4AB4" w14:textId="77777777" w:rsidTr="00F17C9C">
        <w:trPr>
          <w:ins w:id="69" w:author="Jimmy Duggan" w:date="2015-10-12T16:57:00Z"/>
        </w:trPr>
        <w:tc>
          <w:tcPr>
            <w:tcW w:w="1440" w:type="dxa"/>
            <w:tcBorders>
              <w:top w:val="single" w:sz="4" w:space="0" w:color="auto"/>
              <w:left w:val="single" w:sz="4" w:space="0" w:color="auto"/>
              <w:bottom w:val="single" w:sz="4" w:space="0" w:color="auto"/>
              <w:right w:val="single" w:sz="4" w:space="0" w:color="auto"/>
            </w:tcBorders>
          </w:tcPr>
          <w:p w14:paraId="379C91CC" w14:textId="77777777" w:rsidR="00F17C9C" w:rsidRDefault="00F17C9C">
            <w:pPr>
              <w:pStyle w:val="BodyText1"/>
              <w:rPr>
                <w:ins w:id="70" w:author="Jimmy Duggan" w:date="2015-10-12T16:57:00Z"/>
              </w:rPr>
            </w:pPr>
            <w:ins w:id="71" w:author="Jimmy Duggan" w:date="2015-10-12T16:57:00Z">
              <w:r>
                <w:t>0.1</w:t>
              </w:r>
            </w:ins>
          </w:p>
        </w:tc>
        <w:tc>
          <w:tcPr>
            <w:tcW w:w="1620" w:type="dxa"/>
            <w:tcBorders>
              <w:top w:val="single" w:sz="4" w:space="0" w:color="auto"/>
              <w:left w:val="single" w:sz="4" w:space="0" w:color="auto"/>
              <w:bottom w:val="single" w:sz="4" w:space="0" w:color="auto"/>
              <w:right w:val="single" w:sz="4" w:space="0" w:color="auto"/>
            </w:tcBorders>
          </w:tcPr>
          <w:p w14:paraId="0C9222B1" w14:textId="77777777" w:rsidR="00F17C9C" w:rsidRDefault="00F17C9C">
            <w:pPr>
              <w:pStyle w:val="BodyText1"/>
              <w:rPr>
                <w:ins w:id="72" w:author="Jimmy Duggan" w:date="2015-10-12T16:57:00Z"/>
              </w:rPr>
            </w:pPr>
            <w:ins w:id="73" w:author="Jimmy Duggan" w:date="2015-10-12T16:57:00Z">
              <w:r>
                <w:t>10/11/15</w:t>
              </w:r>
            </w:ins>
          </w:p>
        </w:tc>
        <w:tc>
          <w:tcPr>
            <w:tcW w:w="3790" w:type="dxa"/>
            <w:tcBorders>
              <w:top w:val="single" w:sz="4" w:space="0" w:color="auto"/>
              <w:left w:val="single" w:sz="4" w:space="0" w:color="auto"/>
              <w:bottom w:val="single" w:sz="4" w:space="0" w:color="auto"/>
              <w:right w:val="single" w:sz="4" w:space="0" w:color="auto"/>
            </w:tcBorders>
          </w:tcPr>
          <w:p w14:paraId="5D49A323" w14:textId="77777777" w:rsidR="00F17C9C" w:rsidRDefault="00F17C9C">
            <w:pPr>
              <w:pStyle w:val="BodyText1"/>
              <w:rPr>
                <w:ins w:id="74" w:author="Jimmy Duggan" w:date="2015-10-12T16:57:00Z"/>
              </w:rPr>
            </w:pPr>
            <w:ins w:id="75" w:author="Jimmy Duggan" w:date="2015-10-12T16:57:00Z">
              <w:r>
                <w:t>Initial Draft</w:t>
              </w:r>
            </w:ins>
          </w:p>
        </w:tc>
        <w:tc>
          <w:tcPr>
            <w:tcW w:w="1790" w:type="dxa"/>
            <w:tcBorders>
              <w:top w:val="single" w:sz="4" w:space="0" w:color="auto"/>
              <w:left w:val="single" w:sz="4" w:space="0" w:color="auto"/>
              <w:bottom w:val="single" w:sz="4" w:space="0" w:color="auto"/>
              <w:right w:val="single" w:sz="4" w:space="0" w:color="auto"/>
            </w:tcBorders>
          </w:tcPr>
          <w:p w14:paraId="6D045073" w14:textId="0049FB97" w:rsidR="00F17C9C" w:rsidRDefault="00F17C9C">
            <w:pPr>
              <w:pStyle w:val="BodyText1"/>
              <w:rPr>
                <w:ins w:id="76" w:author="Jimmy Duggan" w:date="2015-10-12T16:57:00Z"/>
              </w:rPr>
            </w:pPr>
            <w:ins w:id="77" w:author="Jimmy Duggan" w:date="2015-10-12T16:57:00Z">
              <w:r>
                <w:t>T. Wilk</w:t>
              </w:r>
              <w:del w:id="78" w:author="RYAN WILKINS" w:date="2015-10-13T17:55:00Z">
                <w:r w:rsidDel="00694263">
                  <w:delText>e</w:delText>
                </w:r>
              </w:del>
            </w:ins>
            <w:ins w:id="79" w:author="RYAN WILKINS" w:date="2015-10-13T17:55:00Z">
              <w:r w:rsidR="00694263">
                <w:t>i</w:t>
              </w:r>
            </w:ins>
            <w:ins w:id="80" w:author="Jimmy Duggan" w:date="2015-10-12T16:57:00Z">
              <w:r>
                <w:t>ns</w:t>
              </w:r>
            </w:ins>
          </w:p>
        </w:tc>
      </w:tr>
      <w:tr w:rsidR="00F17C9C" w14:paraId="20E2DDB5" w14:textId="77777777" w:rsidTr="00F17C9C">
        <w:trPr>
          <w:ins w:id="81" w:author="Jimmy Duggan" w:date="2015-10-12T16:57:00Z"/>
        </w:trPr>
        <w:tc>
          <w:tcPr>
            <w:tcW w:w="1440" w:type="dxa"/>
            <w:tcBorders>
              <w:top w:val="single" w:sz="4" w:space="0" w:color="auto"/>
              <w:left w:val="single" w:sz="4" w:space="0" w:color="auto"/>
              <w:bottom w:val="single" w:sz="4" w:space="0" w:color="auto"/>
              <w:right w:val="single" w:sz="4" w:space="0" w:color="auto"/>
            </w:tcBorders>
          </w:tcPr>
          <w:p w14:paraId="6931D034" w14:textId="77777777" w:rsidR="00F17C9C" w:rsidRDefault="00F17C9C">
            <w:pPr>
              <w:pStyle w:val="BodyText1"/>
              <w:rPr>
                <w:ins w:id="82" w:author="Jimmy Duggan" w:date="2015-10-12T16:57:00Z"/>
              </w:rPr>
            </w:pPr>
            <w:ins w:id="83" w:author="Jimmy Duggan" w:date="2015-10-12T16:57:00Z">
              <w:r>
                <w:t>0.2</w:t>
              </w:r>
            </w:ins>
          </w:p>
        </w:tc>
        <w:tc>
          <w:tcPr>
            <w:tcW w:w="1620" w:type="dxa"/>
            <w:tcBorders>
              <w:top w:val="single" w:sz="4" w:space="0" w:color="auto"/>
              <w:left w:val="single" w:sz="4" w:space="0" w:color="auto"/>
              <w:bottom w:val="single" w:sz="4" w:space="0" w:color="auto"/>
              <w:right w:val="single" w:sz="4" w:space="0" w:color="auto"/>
            </w:tcBorders>
          </w:tcPr>
          <w:p w14:paraId="370D3B8D" w14:textId="77777777" w:rsidR="00F17C9C" w:rsidRDefault="00F17C9C">
            <w:pPr>
              <w:pStyle w:val="BodyText1"/>
              <w:rPr>
                <w:ins w:id="84" w:author="Jimmy Duggan" w:date="2015-10-12T16:57:00Z"/>
              </w:rPr>
            </w:pPr>
            <w:ins w:id="85" w:author="Jimmy Duggan" w:date="2015-10-12T16:57:00Z">
              <w:r>
                <w:t>10/12/15</w:t>
              </w:r>
            </w:ins>
          </w:p>
        </w:tc>
        <w:tc>
          <w:tcPr>
            <w:tcW w:w="3790" w:type="dxa"/>
            <w:tcBorders>
              <w:top w:val="single" w:sz="4" w:space="0" w:color="auto"/>
              <w:left w:val="single" w:sz="4" w:space="0" w:color="auto"/>
              <w:bottom w:val="single" w:sz="4" w:space="0" w:color="auto"/>
              <w:right w:val="single" w:sz="4" w:space="0" w:color="auto"/>
            </w:tcBorders>
          </w:tcPr>
          <w:p w14:paraId="11B24FD7" w14:textId="77777777" w:rsidR="00F17C9C" w:rsidRDefault="00F17C9C">
            <w:pPr>
              <w:pStyle w:val="BodyText1"/>
              <w:rPr>
                <w:ins w:id="86" w:author="Jimmy Duggan" w:date="2015-10-12T16:57:00Z"/>
              </w:rPr>
            </w:pPr>
            <w:ins w:id="87" w:author="Jimmy Duggan" w:date="2015-10-12T16:57:00Z">
              <w:r>
                <w:t>Added cover page, revision history, headers, and footers.</w:t>
              </w:r>
            </w:ins>
          </w:p>
        </w:tc>
        <w:tc>
          <w:tcPr>
            <w:tcW w:w="1790" w:type="dxa"/>
            <w:tcBorders>
              <w:top w:val="single" w:sz="4" w:space="0" w:color="auto"/>
              <w:left w:val="single" w:sz="4" w:space="0" w:color="auto"/>
              <w:bottom w:val="single" w:sz="4" w:space="0" w:color="auto"/>
              <w:right w:val="single" w:sz="4" w:space="0" w:color="auto"/>
            </w:tcBorders>
          </w:tcPr>
          <w:p w14:paraId="00ADA6C1" w14:textId="77777777" w:rsidR="00F17C9C" w:rsidRDefault="00F17C9C">
            <w:pPr>
              <w:pStyle w:val="BodyText1"/>
              <w:rPr>
                <w:ins w:id="88" w:author="Jimmy Duggan" w:date="2015-10-12T16:57:00Z"/>
              </w:rPr>
            </w:pPr>
            <w:ins w:id="89" w:author="Jimmy Duggan" w:date="2015-10-12T16:57:00Z">
              <w:r>
                <w:t>J. Duggan</w:t>
              </w:r>
            </w:ins>
          </w:p>
        </w:tc>
      </w:tr>
      <w:tr w:rsidR="00F17C9C" w14:paraId="4644B1C7" w14:textId="77777777" w:rsidTr="00F17C9C">
        <w:trPr>
          <w:ins w:id="90" w:author="Jimmy Duggan" w:date="2015-10-12T16:57:00Z"/>
        </w:trPr>
        <w:tc>
          <w:tcPr>
            <w:tcW w:w="1440" w:type="dxa"/>
            <w:tcBorders>
              <w:top w:val="single" w:sz="4" w:space="0" w:color="auto"/>
              <w:left w:val="single" w:sz="4" w:space="0" w:color="auto"/>
              <w:bottom w:val="single" w:sz="4" w:space="0" w:color="auto"/>
              <w:right w:val="single" w:sz="4" w:space="0" w:color="auto"/>
            </w:tcBorders>
          </w:tcPr>
          <w:p w14:paraId="3A6026F2" w14:textId="5575ABF4" w:rsidR="00F17C9C" w:rsidRDefault="00694263">
            <w:pPr>
              <w:pStyle w:val="BodyText1"/>
              <w:rPr>
                <w:ins w:id="91" w:author="Jimmy Duggan" w:date="2015-10-12T16:57:00Z"/>
              </w:rPr>
            </w:pPr>
            <w:ins w:id="92" w:author="RYAN WILKINS" w:date="2015-10-13T17:54:00Z">
              <w:r>
                <w:t>0.3</w:t>
              </w:r>
            </w:ins>
          </w:p>
        </w:tc>
        <w:tc>
          <w:tcPr>
            <w:tcW w:w="1620" w:type="dxa"/>
            <w:tcBorders>
              <w:top w:val="single" w:sz="4" w:space="0" w:color="auto"/>
              <w:left w:val="single" w:sz="4" w:space="0" w:color="auto"/>
              <w:bottom w:val="single" w:sz="4" w:space="0" w:color="auto"/>
              <w:right w:val="single" w:sz="4" w:space="0" w:color="auto"/>
            </w:tcBorders>
          </w:tcPr>
          <w:p w14:paraId="15C2EE1E" w14:textId="1E529F10" w:rsidR="00F17C9C" w:rsidRDefault="00694263">
            <w:pPr>
              <w:pStyle w:val="BodyText1"/>
              <w:rPr>
                <w:ins w:id="93" w:author="Jimmy Duggan" w:date="2015-10-12T16:57:00Z"/>
              </w:rPr>
            </w:pPr>
            <w:ins w:id="94" w:author="RYAN WILKINS" w:date="2015-10-13T17:54:00Z">
              <w:r>
                <w:t>10/13/15</w:t>
              </w:r>
            </w:ins>
          </w:p>
        </w:tc>
        <w:tc>
          <w:tcPr>
            <w:tcW w:w="3790" w:type="dxa"/>
            <w:tcBorders>
              <w:top w:val="single" w:sz="4" w:space="0" w:color="auto"/>
              <w:left w:val="single" w:sz="4" w:space="0" w:color="auto"/>
              <w:bottom w:val="single" w:sz="4" w:space="0" w:color="auto"/>
              <w:right w:val="single" w:sz="4" w:space="0" w:color="auto"/>
            </w:tcBorders>
          </w:tcPr>
          <w:p w14:paraId="7235A8BF" w14:textId="4A6A5363" w:rsidR="00F17C9C" w:rsidRDefault="00694263">
            <w:pPr>
              <w:pStyle w:val="BodyText1"/>
              <w:rPr>
                <w:ins w:id="95" w:author="Jimmy Duggan" w:date="2015-10-12T16:57:00Z"/>
              </w:rPr>
            </w:pPr>
            <w:ins w:id="96" w:author="RYAN WILKINS" w:date="2015-10-13T17:54:00Z">
              <w:r>
                <w:t xml:space="preserve">Added section </w:t>
              </w:r>
            </w:ins>
            <w:ins w:id="97" w:author="RYAN WILKINS" w:date="2015-10-13T17:55:00Z">
              <w:r>
                <w:fldChar w:fldCharType="begin"/>
              </w:r>
              <w:r>
                <w:instrText xml:space="preserve"> REF _Ref432522240 \r \h </w:instrText>
              </w:r>
            </w:ins>
            <w:r>
              <w:fldChar w:fldCharType="separate"/>
            </w:r>
            <w:ins w:id="98" w:author="RYAN WILKINS" w:date="2015-10-13T17:55:00Z">
              <w:r>
                <w:t>4.2.5</w:t>
              </w:r>
              <w:r>
                <w:fldChar w:fldCharType="end"/>
              </w:r>
            </w:ins>
          </w:p>
        </w:tc>
        <w:tc>
          <w:tcPr>
            <w:tcW w:w="1790" w:type="dxa"/>
            <w:tcBorders>
              <w:top w:val="single" w:sz="4" w:space="0" w:color="auto"/>
              <w:left w:val="single" w:sz="4" w:space="0" w:color="auto"/>
              <w:bottom w:val="single" w:sz="4" w:space="0" w:color="auto"/>
              <w:right w:val="single" w:sz="4" w:space="0" w:color="auto"/>
            </w:tcBorders>
          </w:tcPr>
          <w:p w14:paraId="0F979BE7" w14:textId="6C0DE6B0" w:rsidR="00F17C9C" w:rsidRDefault="00694263">
            <w:pPr>
              <w:pStyle w:val="BodyText1"/>
              <w:rPr>
                <w:ins w:id="99" w:author="Jimmy Duggan" w:date="2015-10-12T16:57:00Z"/>
              </w:rPr>
            </w:pPr>
            <w:ins w:id="100" w:author="RYAN WILKINS" w:date="2015-10-13T17:55:00Z">
              <w:r>
                <w:t>T. Wilkins</w:t>
              </w:r>
            </w:ins>
          </w:p>
        </w:tc>
      </w:tr>
      <w:tr w:rsidR="00F17C9C" w14:paraId="170140CE" w14:textId="77777777" w:rsidTr="00F17C9C">
        <w:trPr>
          <w:ins w:id="101" w:author="Jimmy Duggan" w:date="2015-10-12T16:57:00Z"/>
        </w:trPr>
        <w:tc>
          <w:tcPr>
            <w:tcW w:w="1440" w:type="dxa"/>
            <w:tcBorders>
              <w:top w:val="single" w:sz="4" w:space="0" w:color="auto"/>
              <w:left w:val="single" w:sz="4" w:space="0" w:color="auto"/>
              <w:bottom w:val="single" w:sz="4" w:space="0" w:color="auto"/>
              <w:right w:val="single" w:sz="4" w:space="0" w:color="auto"/>
            </w:tcBorders>
          </w:tcPr>
          <w:p w14:paraId="5464F65C" w14:textId="77777777" w:rsidR="00F17C9C" w:rsidRDefault="00F17C9C">
            <w:pPr>
              <w:pStyle w:val="BodyText1"/>
              <w:rPr>
                <w:ins w:id="102" w:author="Jimmy Duggan" w:date="2015-10-12T16:57:00Z"/>
              </w:rPr>
            </w:pPr>
          </w:p>
        </w:tc>
        <w:tc>
          <w:tcPr>
            <w:tcW w:w="1620" w:type="dxa"/>
            <w:tcBorders>
              <w:top w:val="single" w:sz="4" w:space="0" w:color="auto"/>
              <w:left w:val="single" w:sz="4" w:space="0" w:color="auto"/>
              <w:bottom w:val="single" w:sz="4" w:space="0" w:color="auto"/>
              <w:right w:val="single" w:sz="4" w:space="0" w:color="auto"/>
            </w:tcBorders>
          </w:tcPr>
          <w:p w14:paraId="404C03CF" w14:textId="77777777" w:rsidR="00F17C9C" w:rsidRDefault="00F17C9C">
            <w:pPr>
              <w:pStyle w:val="BodyText1"/>
              <w:rPr>
                <w:ins w:id="103" w:author="Jimmy Duggan" w:date="2015-10-12T16:57:00Z"/>
              </w:rPr>
            </w:pPr>
          </w:p>
        </w:tc>
        <w:tc>
          <w:tcPr>
            <w:tcW w:w="3790" w:type="dxa"/>
            <w:tcBorders>
              <w:top w:val="single" w:sz="4" w:space="0" w:color="auto"/>
              <w:left w:val="single" w:sz="4" w:space="0" w:color="auto"/>
              <w:bottom w:val="single" w:sz="4" w:space="0" w:color="auto"/>
              <w:right w:val="single" w:sz="4" w:space="0" w:color="auto"/>
            </w:tcBorders>
          </w:tcPr>
          <w:p w14:paraId="3F3AF49D" w14:textId="77777777" w:rsidR="00F17C9C" w:rsidRDefault="00F17C9C">
            <w:pPr>
              <w:pStyle w:val="BodyText1"/>
              <w:rPr>
                <w:ins w:id="104" w:author="Jimmy Duggan" w:date="2015-10-12T16:57:00Z"/>
              </w:rPr>
            </w:pPr>
          </w:p>
        </w:tc>
        <w:tc>
          <w:tcPr>
            <w:tcW w:w="1790" w:type="dxa"/>
            <w:tcBorders>
              <w:top w:val="single" w:sz="4" w:space="0" w:color="auto"/>
              <w:left w:val="single" w:sz="4" w:space="0" w:color="auto"/>
              <w:bottom w:val="single" w:sz="4" w:space="0" w:color="auto"/>
              <w:right w:val="single" w:sz="4" w:space="0" w:color="auto"/>
            </w:tcBorders>
          </w:tcPr>
          <w:p w14:paraId="53C711C3" w14:textId="77777777" w:rsidR="00F17C9C" w:rsidRDefault="00F17C9C">
            <w:pPr>
              <w:pStyle w:val="BodyText1"/>
              <w:rPr>
                <w:ins w:id="105" w:author="Jimmy Duggan" w:date="2015-10-12T16:57:00Z"/>
              </w:rPr>
            </w:pPr>
          </w:p>
        </w:tc>
      </w:tr>
    </w:tbl>
    <w:p w14:paraId="261FE5F2" w14:textId="5A68FFAB" w:rsidR="00F17C9C" w:rsidRDefault="00F17C9C">
      <w:pPr>
        <w:pStyle w:val="Heading1"/>
        <w:numPr>
          <w:ilvl w:val="0"/>
          <w:numId w:val="0"/>
        </w:numPr>
        <w:ind w:left="432"/>
        <w:rPr>
          <w:ins w:id="106" w:author="Jimmy Duggan" w:date="2015-10-12T16:57:00Z"/>
        </w:rPr>
        <w:pPrChange w:id="107" w:author="Jimmy Duggan" w:date="2015-10-12T17:02:00Z">
          <w:pPr>
            <w:pStyle w:val="Heading1"/>
          </w:pPr>
        </w:pPrChange>
      </w:pPr>
    </w:p>
    <w:p w14:paraId="09252C2D" w14:textId="77777777" w:rsidR="00F17C9C" w:rsidRDefault="00F17C9C">
      <w:pPr>
        <w:rPr>
          <w:ins w:id="108" w:author="Jimmy Duggan" w:date="2015-10-12T16:57:00Z"/>
          <w:rFonts w:asciiTheme="majorHAnsi" w:eastAsiaTheme="majorEastAsia" w:hAnsiTheme="majorHAnsi" w:cstheme="majorBidi"/>
          <w:color w:val="345A8A" w:themeColor="accent1" w:themeShade="B5"/>
          <w:sz w:val="32"/>
          <w:szCs w:val="32"/>
        </w:rPr>
      </w:pPr>
      <w:ins w:id="109" w:author="Jimmy Duggan" w:date="2015-10-12T16:57:00Z">
        <w:r>
          <w:br w:type="page"/>
        </w:r>
      </w:ins>
    </w:p>
    <w:sdt>
      <w:sdtPr>
        <w:rPr>
          <w:rFonts w:asciiTheme="minorHAnsi" w:eastAsiaTheme="minorEastAsia" w:hAnsiTheme="minorHAnsi" w:cstheme="minorBidi"/>
          <w:b w:val="0"/>
          <w:bCs w:val="0"/>
          <w:color w:val="auto"/>
          <w:sz w:val="24"/>
          <w:szCs w:val="24"/>
        </w:rPr>
        <w:id w:val="1489063222"/>
        <w:docPartObj>
          <w:docPartGallery w:val="Table of Contents"/>
          <w:docPartUnique/>
        </w:docPartObj>
      </w:sdtPr>
      <w:sdtEndPr>
        <w:rPr>
          <w:rFonts w:ascii="Times New Roman" w:hAnsi="Times New Roman" w:cs="Times New Roman"/>
          <w:noProof/>
        </w:rPr>
      </w:sdtEndPr>
      <w:sdtContent>
        <w:p w14:paraId="56B25517" w14:textId="740DE472" w:rsidR="007F43E6" w:rsidRPr="001A3FFC" w:rsidRDefault="007F43E6">
          <w:pPr>
            <w:pStyle w:val="TOCHeading"/>
            <w:numPr>
              <w:ilvl w:val="0"/>
              <w:numId w:val="0"/>
            </w:numPr>
            <w:ind w:left="432" w:hanging="432"/>
            <w:rPr>
              <w:rStyle w:val="Heading1Char"/>
              <w:rPrChange w:id="110" w:author="Jimmy Duggan" w:date="2015-10-12T17:03:00Z">
                <w:rPr/>
              </w:rPrChange>
            </w:rPr>
            <w:pPrChange w:id="111" w:author="Jimmy Duggan" w:date="2015-10-12T17:02:00Z">
              <w:pPr>
                <w:pStyle w:val="TOCHeading"/>
              </w:pPr>
            </w:pPrChange>
          </w:pPr>
          <w:r w:rsidRPr="001A3FFC">
            <w:rPr>
              <w:rStyle w:val="Heading1Char"/>
              <w:rPrChange w:id="112" w:author="Jimmy Duggan" w:date="2015-10-12T17:03:00Z">
                <w:rPr/>
              </w:rPrChange>
            </w:rPr>
            <w:t>Table of Contents</w:t>
          </w:r>
        </w:p>
        <w:p w14:paraId="39E4AD49" w14:textId="77777777" w:rsidR="001A3FFC" w:rsidRDefault="007F43E6">
          <w:pPr>
            <w:pStyle w:val="TOC1"/>
            <w:tabs>
              <w:tab w:val="right" w:leader="dot" w:pos="8630"/>
            </w:tabs>
            <w:rPr>
              <w:ins w:id="113" w:author="Jimmy Duggan" w:date="2015-10-12T17:03:00Z"/>
              <w:rFonts w:asciiTheme="minorHAnsi" w:hAnsiTheme="minorHAnsi" w:cstheme="minorBidi"/>
              <w:b w:val="0"/>
              <w:noProof/>
              <w:sz w:val="22"/>
              <w:szCs w:val="22"/>
            </w:rPr>
          </w:pPr>
          <w:r>
            <w:fldChar w:fldCharType="begin"/>
          </w:r>
          <w:r>
            <w:instrText xml:space="preserve"> TOC \o "1-3" \h \z \u </w:instrText>
          </w:r>
          <w:r>
            <w:fldChar w:fldCharType="separate"/>
          </w:r>
          <w:ins w:id="114" w:author="Jimmy Duggan" w:date="2015-10-12T17:03:00Z">
            <w:r w:rsidR="001A3FFC" w:rsidRPr="00207D58">
              <w:rPr>
                <w:rStyle w:val="Hyperlink"/>
                <w:noProof/>
              </w:rPr>
              <w:fldChar w:fldCharType="begin"/>
            </w:r>
            <w:r w:rsidR="001A3FFC" w:rsidRPr="00207D58">
              <w:rPr>
                <w:rStyle w:val="Hyperlink"/>
                <w:noProof/>
              </w:rPr>
              <w:instrText xml:space="preserve"> </w:instrText>
            </w:r>
            <w:r w:rsidR="001A3FFC">
              <w:rPr>
                <w:noProof/>
              </w:rPr>
              <w:instrText>HYPERLINK \l "_Toc432432708"</w:instrText>
            </w:r>
            <w:r w:rsidR="001A3FFC" w:rsidRPr="00207D58">
              <w:rPr>
                <w:rStyle w:val="Hyperlink"/>
                <w:noProof/>
              </w:rPr>
              <w:instrText xml:space="preserve"> </w:instrText>
            </w:r>
            <w:r w:rsidR="001A3FFC" w:rsidRPr="00207D58">
              <w:rPr>
                <w:rStyle w:val="Hyperlink"/>
                <w:noProof/>
              </w:rPr>
              <w:fldChar w:fldCharType="separate"/>
            </w:r>
            <w:r w:rsidR="001A3FFC" w:rsidRPr="00207D58">
              <w:rPr>
                <w:rStyle w:val="Hyperlink"/>
                <w:noProof/>
              </w:rPr>
              <w:t>Revision History</w:t>
            </w:r>
            <w:r w:rsidR="001A3FFC">
              <w:rPr>
                <w:noProof/>
                <w:webHidden/>
              </w:rPr>
              <w:tab/>
            </w:r>
            <w:r w:rsidR="001A3FFC">
              <w:rPr>
                <w:noProof/>
                <w:webHidden/>
              </w:rPr>
              <w:fldChar w:fldCharType="begin"/>
            </w:r>
            <w:r w:rsidR="001A3FFC">
              <w:rPr>
                <w:noProof/>
                <w:webHidden/>
              </w:rPr>
              <w:instrText xml:space="preserve"> PAGEREF _Toc432432708 \h </w:instrText>
            </w:r>
          </w:ins>
          <w:r w:rsidR="001A3FFC">
            <w:rPr>
              <w:noProof/>
              <w:webHidden/>
            </w:rPr>
          </w:r>
          <w:r w:rsidR="001A3FFC">
            <w:rPr>
              <w:noProof/>
              <w:webHidden/>
            </w:rPr>
            <w:fldChar w:fldCharType="separate"/>
          </w:r>
          <w:ins w:id="115" w:author="Jimmy Duggan" w:date="2015-10-12T17:03:00Z">
            <w:r w:rsidR="001A3FFC">
              <w:rPr>
                <w:noProof/>
                <w:webHidden/>
              </w:rPr>
              <w:t>i</w:t>
            </w:r>
            <w:r w:rsidR="001A3FFC">
              <w:rPr>
                <w:noProof/>
                <w:webHidden/>
              </w:rPr>
              <w:fldChar w:fldCharType="end"/>
            </w:r>
            <w:r w:rsidR="001A3FFC" w:rsidRPr="00207D58">
              <w:rPr>
                <w:rStyle w:val="Hyperlink"/>
                <w:noProof/>
              </w:rPr>
              <w:fldChar w:fldCharType="end"/>
            </w:r>
          </w:ins>
        </w:p>
        <w:p w14:paraId="14D89247" w14:textId="77777777" w:rsidR="001A3FFC" w:rsidRDefault="001A3FFC">
          <w:pPr>
            <w:pStyle w:val="TOC1"/>
            <w:tabs>
              <w:tab w:val="right" w:leader="dot" w:pos="8630"/>
            </w:tabs>
            <w:rPr>
              <w:ins w:id="116" w:author="Jimmy Duggan" w:date="2015-10-12T17:03:00Z"/>
              <w:rFonts w:asciiTheme="minorHAnsi" w:hAnsiTheme="minorHAnsi" w:cstheme="minorBidi"/>
              <w:b w:val="0"/>
              <w:noProof/>
              <w:sz w:val="22"/>
              <w:szCs w:val="22"/>
            </w:rPr>
          </w:pPr>
          <w:ins w:id="117"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"_Toc432432709"</w:instrText>
            </w:r>
            <w:r w:rsidRPr="00207D58">
              <w:rPr>
                <w:rStyle w:val="Hyperlink"/>
                <w:noProof/>
              </w:rPr>
              <w:instrText xml:space="preserve"> </w:instrText>
            </w:r>
            <w:r w:rsidRPr="00207D58">
              <w:rPr>
                <w:rStyle w:val="Hyperlink"/>
                <w:noProof/>
              </w:rPr>
              <w:fldChar w:fldCharType="separate"/>
            </w:r>
            <w:r w:rsidRPr="00207D58">
              <w:rPr>
                <w:rStyle w:val="Hyperlink"/>
                <w:noProof/>
              </w:rPr>
              <w:t>1</w:t>
            </w:r>
            <w:r>
              <w:rPr>
                <w:noProof/>
                <w:webHidden/>
              </w:rPr>
              <w:tab/>
            </w:r>
            <w:r>
              <w:rPr>
                <w:noProof/>
                <w:webHidden/>
              </w:rPr>
              <w:fldChar w:fldCharType="begin"/>
            </w:r>
            <w:r>
              <w:rPr>
                <w:noProof/>
                <w:webHidden/>
              </w:rPr>
              <w:instrText xml:space="preserve"> PAGEREF _Toc432432709 \h </w:instrText>
            </w:r>
          </w:ins>
          <w:r>
            <w:rPr>
              <w:noProof/>
              <w:webHidden/>
            </w:rPr>
          </w:r>
          <w:r>
            <w:rPr>
              <w:noProof/>
              <w:webHidden/>
            </w:rPr>
            <w:fldChar w:fldCharType="separate"/>
          </w:r>
          <w:ins w:id="118" w:author="Jimmy Duggan" w:date="2015-10-12T17:03:00Z">
            <w:r>
              <w:rPr>
                <w:noProof/>
                <w:webHidden/>
              </w:rPr>
              <w:t>iii</w:t>
            </w:r>
            <w:r>
              <w:rPr>
                <w:noProof/>
                <w:webHidden/>
              </w:rPr>
              <w:fldChar w:fldCharType="end"/>
            </w:r>
            <w:r w:rsidRPr="00207D58">
              <w:rPr>
                <w:rStyle w:val="Hyperlink"/>
                <w:noProof/>
              </w:rPr>
              <w:fldChar w:fldCharType="end"/>
            </w:r>
          </w:ins>
        </w:p>
        <w:p w14:paraId="53706F94" w14:textId="77777777" w:rsidR="001A3FFC" w:rsidRDefault="001A3FFC">
          <w:pPr>
            <w:pStyle w:val="TOC1"/>
            <w:tabs>
              <w:tab w:val="left" w:pos="480"/>
              <w:tab w:val="right" w:leader="dot" w:pos="8630"/>
            </w:tabs>
            <w:rPr>
              <w:ins w:id="119" w:author="Jimmy Duggan" w:date="2015-10-12T17:03:00Z"/>
              <w:rFonts w:asciiTheme="minorHAnsi" w:hAnsiTheme="minorHAnsi" w:cstheme="minorBidi"/>
              <w:b w:val="0"/>
              <w:noProof/>
              <w:sz w:val="22"/>
              <w:szCs w:val="22"/>
            </w:rPr>
          </w:pPr>
          <w:ins w:id="120"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"_Toc432432712"</w:instrText>
            </w:r>
            <w:r w:rsidRPr="00207D58">
              <w:rPr>
                <w:rStyle w:val="Hyperlink"/>
                <w:noProof/>
              </w:rPr>
              <w:instrText xml:space="preserve"> </w:instrText>
            </w:r>
            <w:r w:rsidRPr="00207D58">
              <w:rPr>
                <w:rStyle w:val="Hyperlink"/>
                <w:noProof/>
              </w:rPr>
              <w:fldChar w:fldCharType="separate"/>
            </w:r>
            <w:r w:rsidRPr="00207D58">
              <w:rPr>
                <w:rStyle w:val="Hyperlink"/>
                <w:noProof/>
              </w:rPr>
              <w:t>2</w:t>
            </w:r>
            <w:r>
              <w:rPr>
                <w:rFonts w:asciiTheme="minorHAnsi" w:hAnsiTheme="minorHAnsi" w:cstheme="minorBidi"/>
                <w:b w:val="0"/>
                <w:noProof/>
                <w:sz w:val="22"/>
                <w:szCs w:val="22"/>
              </w:rPr>
              <w:tab/>
            </w:r>
            <w:r w:rsidRPr="00207D58">
              <w:rPr>
                <w:rStyle w:val="Hyperlink"/>
                <w:noProof/>
              </w:rPr>
              <w:t>Introduction</w:t>
            </w:r>
            <w:r>
              <w:rPr>
                <w:noProof/>
                <w:webHidden/>
              </w:rPr>
              <w:tab/>
            </w:r>
            <w:r>
              <w:rPr>
                <w:noProof/>
                <w:webHidden/>
              </w:rPr>
              <w:fldChar w:fldCharType="begin"/>
            </w:r>
            <w:r>
              <w:rPr>
                <w:noProof/>
                <w:webHidden/>
              </w:rPr>
              <w:instrText xml:space="preserve"> PAGEREF _Toc432432712 \h </w:instrText>
            </w:r>
          </w:ins>
          <w:r>
            <w:rPr>
              <w:noProof/>
              <w:webHidden/>
            </w:rPr>
          </w:r>
          <w:r>
            <w:rPr>
              <w:noProof/>
              <w:webHidden/>
            </w:rPr>
            <w:fldChar w:fldCharType="separate"/>
          </w:r>
          <w:ins w:id="121" w:author="Jimmy Duggan" w:date="2015-10-12T17:03:00Z">
            <w:r>
              <w:rPr>
                <w:noProof/>
                <w:webHidden/>
              </w:rPr>
              <w:t>1</w:t>
            </w:r>
            <w:r>
              <w:rPr>
                <w:noProof/>
                <w:webHidden/>
              </w:rPr>
              <w:fldChar w:fldCharType="end"/>
            </w:r>
            <w:r w:rsidRPr="00207D58">
              <w:rPr>
                <w:rStyle w:val="Hyperlink"/>
                <w:noProof/>
              </w:rPr>
              <w:fldChar w:fldCharType="end"/>
            </w:r>
          </w:ins>
        </w:p>
        <w:p w14:paraId="1B756D0A" w14:textId="77777777" w:rsidR="001A3FFC" w:rsidRDefault="001A3FFC">
          <w:pPr>
            <w:pStyle w:val="TOC2"/>
            <w:tabs>
              <w:tab w:val="left" w:pos="960"/>
              <w:tab w:val="right" w:leader="dot" w:pos="8630"/>
            </w:tabs>
            <w:rPr>
              <w:ins w:id="122" w:author="Jimmy Duggan" w:date="2015-10-12T17:03:00Z"/>
              <w:rFonts w:asciiTheme="minorHAnsi" w:hAnsiTheme="minorHAnsi" w:cstheme="minorBidi"/>
              <w:b w:val="0"/>
              <w:noProof/>
            </w:rPr>
          </w:pPr>
          <w:ins w:id="123"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"_Toc432432713"</w:instrText>
            </w:r>
            <w:r w:rsidRPr="00207D58">
              <w:rPr>
                <w:rStyle w:val="Hyperlink"/>
                <w:noProof/>
              </w:rPr>
              <w:instrText xml:space="preserve"> </w:instrText>
            </w:r>
            <w:r w:rsidRPr="00207D58">
              <w:rPr>
                <w:rStyle w:val="Hyperlink"/>
                <w:noProof/>
              </w:rPr>
              <w:fldChar w:fldCharType="separate"/>
            </w:r>
            <w:r w:rsidRPr="00207D58">
              <w:rPr>
                <w:rStyle w:val="Hyperlink"/>
                <w:noProof/>
              </w:rPr>
              <w:t>2.1</w:t>
            </w:r>
            <w:r>
              <w:rPr>
                <w:rFonts w:asciiTheme="minorHAnsi" w:hAnsiTheme="minorHAnsi" w:cstheme="minorBidi"/>
                <w:b w:val="0"/>
                <w:noProof/>
              </w:rPr>
              <w:tab/>
            </w:r>
            <w:r w:rsidRPr="00207D58">
              <w:rPr>
                <w:rStyle w:val="Hyperlink"/>
                <w:noProof/>
              </w:rPr>
              <w:t>Objectives</w:t>
            </w:r>
            <w:r>
              <w:rPr>
                <w:noProof/>
                <w:webHidden/>
              </w:rPr>
              <w:tab/>
            </w:r>
            <w:r>
              <w:rPr>
                <w:noProof/>
                <w:webHidden/>
              </w:rPr>
              <w:fldChar w:fldCharType="begin"/>
            </w:r>
            <w:r>
              <w:rPr>
                <w:noProof/>
                <w:webHidden/>
              </w:rPr>
              <w:instrText xml:space="preserve"> PAGEREF _Toc432432713 \h </w:instrText>
            </w:r>
          </w:ins>
          <w:r>
            <w:rPr>
              <w:noProof/>
              <w:webHidden/>
            </w:rPr>
          </w:r>
          <w:r>
            <w:rPr>
              <w:noProof/>
              <w:webHidden/>
            </w:rPr>
            <w:fldChar w:fldCharType="separate"/>
          </w:r>
          <w:ins w:id="124" w:author="Jimmy Duggan" w:date="2015-10-12T17:03:00Z">
            <w:r>
              <w:rPr>
                <w:noProof/>
                <w:webHidden/>
              </w:rPr>
              <w:t>1</w:t>
            </w:r>
            <w:r>
              <w:rPr>
                <w:noProof/>
                <w:webHidden/>
              </w:rPr>
              <w:fldChar w:fldCharType="end"/>
            </w:r>
            <w:r w:rsidRPr="00207D58">
              <w:rPr>
                <w:rStyle w:val="Hyperlink"/>
                <w:noProof/>
              </w:rPr>
              <w:fldChar w:fldCharType="end"/>
            </w:r>
          </w:ins>
        </w:p>
        <w:p w14:paraId="02E4DE2C" w14:textId="77777777" w:rsidR="001A3FFC" w:rsidRDefault="001A3FFC">
          <w:pPr>
            <w:pStyle w:val="TOC1"/>
            <w:tabs>
              <w:tab w:val="left" w:pos="480"/>
              <w:tab w:val="right" w:leader="dot" w:pos="8630"/>
            </w:tabs>
            <w:rPr>
              <w:ins w:id="125" w:author="Jimmy Duggan" w:date="2015-10-12T17:03:00Z"/>
              <w:rFonts w:asciiTheme="minorHAnsi" w:hAnsiTheme="minorHAnsi" w:cstheme="minorBidi"/>
              <w:b w:val="0"/>
              <w:noProof/>
              <w:sz w:val="22"/>
              <w:szCs w:val="22"/>
            </w:rPr>
          </w:pPr>
          <w:ins w:id="126"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"_Toc432432714"</w:instrText>
            </w:r>
            <w:r w:rsidRPr="00207D58">
              <w:rPr>
                <w:rStyle w:val="Hyperlink"/>
                <w:noProof/>
              </w:rPr>
              <w:instrText xml:space="preserve"> </w:instrText>
            </w:r>
            <w:r w:rsidRPr="00207D58">
              <w:rPr>
                <w:rStyle w:val="Hyperlink"/>
                <w:noProof/>
              </w:rPr>
              <w:fldChar w:fldCharType="separate"/>
            </w:r>
            <w:r w:rsidRPr="00207D58">
              <w:rPr>
                <w:rStyle w:val="Hyperlink"/>
                <w:noProof/>
              </w:rPr>
              <w:t>3</w:t>
            </w:r>
            <w:r>
              <w:rPr>
                <w:rFonts w:asciiTheme="minorHAnsi" w:hAnsiTheme="minorHAnsi" w:cstheme="minorBidi"/>
                <w:b w:val="0"/>
                <w:noProof/>
                <w:sz w:val="22"/>
                <w:szCs w:val="22"/>
              </w:rPr>
              <w:tab/>
            </w:r>
            <w:r w:rsidRPr="00207D58">
              <w:rPr>
                <w:rStyle w:val="Hyperlink"/>
                <w:noProof/>
              </w:rPr>
              <w:t>Scope</w:t>
            </w:r>
            <w:r>
              <w:rPr>
                <w:noProof/>
                <w:webHidden/>
              </w:rPr>
              <w:tab/>
            </w:r>
            <w:r>
              <w:rPr>
                <w:noProof/>
                <w:webHidden/>
              </w:rPr>
              <w:fldChar w:fldCharType="begin"/>
            </w:r>
            <w:r>
              <w:rPr>
                <w:noProof/>
                <w:webHidden/>
              </w:rPr>
              <w:instrText xml:space="preserve"> PAGEREF _Toc432432714 \h </w:instrText>
            </w:r>
          </w:ins>
          <w:r>
            <w:rPr>
              <w:noProof/>
              <w:webHidden/>
            </w:rPr>
          </w:r>
          <w:r>
            <w:rPr>
              <w:noProof/>
              <w:webHidden/>
            </w:rPr>
            <w:fldChar w:fldCharType="separate"/>
          </w:r>
          <w:ins w:id="127" w:author="Jimmy Duggan" w:date="2015-10-12T17:03:00Z">
            <w:r>
              <w:rPr>
                <w:noProof/>
                <w:webHidden/>
              </w:rPr>
              <w:t>1</w:t>
            </w:r>
            <w:r>
              <w:rPr>
                <w:noProof/>
                <w:webHidden/>
              </w:rPr>
              <w:fldChar w:fldCharType="end"/>
            </w:r>
            <w:r w:rsidRPr="00207D58">
              <w:rPr>
                <w:rStyle w:val="Hyperlink"/>
                <w:noProof/>
              </w:rPr>
              <w:fldChar w:fldCharType="end"/>
            </w:r>
          </w:ins>
        </w:p>
        <w:p w14:paraId="212BE0AE" w14:textId="77777777" w:rsidR="001A3FFC" w:rsidRDefault="001A3FFC">
          <w:pPr>
            <w:pStyle w:val="TOC2"/>
            <w:tabs>
              <w:tab w:val="left" w:pos="960"/>
              <w:tab w:val="right" w:leader="dot" w:pos="8630"/>
            </w:tabs>
            <w:rPr>
              <w:ins w:id="128" w:author="Jimmy Duggan" w:date="2015-10-12T17:03:00Z"/>
              <w:rFonts w:asciiTheme="minorHAnsi" w:hAnsiTheme="minorHAnsi" w:cstheme="minorBidi"/>
              <w:b w:val="0"/>
              <w:noProof/>
            </w:rPr>
          </w:pPr>
          <w:ins w:id="129"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"_Toc432432715"</w:instrText>
            </w:r>
            <w:r w:rsidRPr="00207D58">
              <w:rPr>
                <w:rStyle w:val="Hyperlink"/>
                <w:noProof/>
              </w:rPr>
              <w:instrText xml:space="preserve"> </w:instrText>
            </w:r>
            <w:r w:rsidRPr="00207D58">
              <w:rPr>
                <w:rStyle w:val="Hyperlink"/>
                <w:noProof/>
              </w:rPr>
              <w:fldChar w:fldCharType="separate"/>
            </w:r>
            <w:r w:rsidRPr="00207D58">
              <w:rPr>
                <w:rStyle w:val="Hyperlink"/>
                <w:noProof/>
              </w:rPr>
              <w:t>3.1</w:t>
            </w:r>
            <w:r>
              <w:rPr>
                <w:rFonts w:asciiTheme="minorHAnsi" w:hAnsiTheme="minorHAnsi" w:cstheme="minorBidi"/>
                <w:b w:val="0"/>
                <w:noProof/>
              </w:rPr>
              <w:tab/>
            </w:r>
            <w:r w:rsidRPr="00207D58">
              <w:rPr>
                <w:rStyle w:val="Hyperlink"/>
                <w:noProof/>
              </w:rPr>
              <w:t>Identification</w:t>
            </w:r>
            <w:r>
              <w:rPr>
                <w:noProof/>
                <w:webHidden/>
              </w:rPr>
              <w:tab/>
            </w:r>
            <w:r>
              <w:rPr>
                <w:noProof/>
                <w:webHidden/>
              </w:rPr>
              <w:fldChar w:fldCharType="begin"/>
            </w:r>
            <w:r>
              <w:rPr>
                <w:noProof/>
                <w:webHidden/>
              </w:rPr>
              <w:instrText xml:space="preserve"> PAGEREF _Toc432432715 \h </w:instrText>
            </w:r>
          </w:ins>
          <w:r>
            <w:rPr>
              <w:noProof/>
              <w:webHidden/>
            </w:rPr>
          </w:r>
          <w:r>
            <w:rPr>
              <w:noProof/>
              <w:webHidden/>
            </w:rPr>
            <w:fldChar w:fldCharType="separate"/>
          </w:r>
          <w:ins w:id="130" w:author="Jimmy Duggan" w:date="2015-10-12T17:03:00Z">
            <w:r>
              <w:rPr>
                <w:noProof/>
                <w:webHidden/>
              </w:rPr>
              <w:t>1</w:t>
            </w:r>
            <w:r>
              <w:rPr>
                <w:noProof/>
                <w:webHidden/>
              </w:rPr>
              <w:fldChar w:fldCharType="end"/>
            </w:r>
            <w:r w:rsidRPr="00207D58">
              <w:rPr>
                <w:rStyle w:val="Hyperlink"/>
                <w:noProof/>
              </w:rPr>
              <w:fldChar w:fldCharType="end"/>
            </w:r>
          </w:ins>
        </w:p>
        <w:p w14:paraId="2B572A83" w14:textId="77777777" w:rsidR="001A3FFC" w:rsidRDefault="001A3FFC">
          <w:pPr>
            <w:pStyle w:val="TOC2"/>
            <w:tabs>
              <w:tab w:val="left" w:pos="960"/>
              <w:tab w:val="right" w:leader="dot" w:pos="8630"/>
            </w:tabs>
            <w:rPr>
              <w:ins w:id="131" w:author="Jimmy Duggan" w:date="2015-10-12T17:03:00Z"/>
              <w:rFonts w:asciiTheme="minorHAnsi" w:hAnsiTheme="minorHAnsi" w:cstheme="minorBidi"/>
              <w:b w:val="0"/>
              <w:noProof/>
            </w:rPr>
          </w:pPr>
          <w:ins w:id="132"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"_Toc432432716"</w:instrText>
            </w:r>
            <w:r w:rsidRPr="00207D58">
              <w:rPr>
                <w:rStyle w:val="Hyperlink"/>
                <w:noProof/>
              </w:rPr>
              <w:instrText xml:space="preserve"> </w:instrText>
            </w:r>
            <w:r w:rsidRPr="00207D58">
              <w:rPr>
                <w:rStyle w:val="Hyperlink"/>
                <w:noProof/>
              </w:rPr>
              <w:fldChar w:fldCharType="separate"/>
            </w:r>
            <w:r w:rsidRPr="00207D58">
              <w:rPr>
                <w:rStyle w:val="Hyperlink"/>
                <w:noProof/>
              </w:rPr>
              <w:t>3.2</w:t>
            </w:r>
            <w:r>
              <w:rPr>
                <w:rFonts w:asciiTheme="minorHAnsi" w:hAnsiTheme="minorHAnsi" w:cstheme="minorBidi"/>
                <w:b w:val="0"/>
                <w:noProof/>
              </w:rPr>
              <w:tab/>
            </w:r>
            <w:r w:rsidRPr="00207D58">
              <w:rPr>
                <w:rStyle w:val="Hyperlink"/>
                <w:noProof/>
              </w:rPr>
              <w:t>System Overview</w:t>
            </w:r>
            <w:r>
              <w:rPr>
                <w:noProof/>
                <w:webHidden/>
              </w:rPr>
              <w:tab/>
            </w:r>
            <w:r>
              <w:rPr>
                <w:noProof/>
                <w:webHidden/>
              </w:rPr>
              <w:fldChar w:fldCharType="begin"/>
            </w:r>
            <w:r>
              <w:rPr>
                <w:noProof/>
                <w:webHidden/>
              </w:rPr>
              <w:instrText xml:space="preserve"> PAGEREF _Toc432432716 \h </w:instrText>
            </w:r>
          </w:ins>
          <w:r>
            <w:rPr>
              <w:noProof/>
              <w:webHidden/>
            </w:rPr>
          </w:r>
          <w:r>
            <w:rPr>
              <w:noProof/>
              <w:webHidden/>
            </w:rPr>
            <w:fldChar w:fldCharType="separate"/>
          </w:r>
          <w:ins w:id="133" w:author="Jimmy Duggan" w:date="2015-10-12T17:03:00Z">
            <w:r>
              <w:rPr>
                <w:noProof/>
                <w:webHidden/>
              </w:rPr>
              <w:t>1</w:t>
            </w:r>
            <w:r>
              <w:rPr>
                <w:noProof/>
                <w:webHidden/>
              </w:rPr>
              <w:fldChar w:fldCharType="end"/>
            </w:r>
            <w:r w:rsidRPr="00207D58">
              <w:rPr>
                <w:rStyle w:val="Hyperlink"/>
                <w:noProof/>
              </w:rPr>
              <w:fldChar w:fldCharType="end"/>
            </w:r>
          </w:ins>
        </w:p>
        <w:p w14:paraId="4A06B004" w14:textId="77777777" w:rsidR="001A3FFC" w:rsidRDefault="001A3FFC">
          <w:pPr>
            <w:pStyle w:val="TOC2"/>
            <w:tabs>
              <w:tab w:val="left" w:pos="960"/>
              <w:tab w:val="right" w:leader="dot" w:pos="8630"/>
            </w:tabs>
            <w:rPr>
              <w:ins w:id="134" w:author="Jimmy Duggan" w:date="2015-10-12T17:03:00Z"/>
              <w:rFonts w:asciiTheme="minorHAnsi" w:hAnsiTheme="minorHAnsi" w:cstheme="minorBidi"/>
              <w:b w:val="0"/>
              <w:noProof/>
            </w:rPr>
          </w:pPr>
          <w:ins w:id="135"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"_Toc432432717"</w:instrText>
            </w:r>
            <w:r w:rsidRPr="00207D58">
              <w:rPr>
                <w:rStyle w:val="Hyperlink"/>
                <w:noProof/>
              </w:rPr>
              <w:instrText xml:space="preserve"> </w:instrText>
            </w:r>
            <w:r w:rsidRPr="00207D58">
              <w:rPr>
                <w:rStyle w:val="Hyperlink"/>
                <w:noProof/>
              </w:rPr>
              <w:fldChar w:fldCharType="separate"/>
            </w:r>
            <w:r w:rsidRPr="00207D58">
              <w:rPr>
                <w:rStyle w:val="Hyperlink"/>
                <w:noProof/>
              </w:rPr>
              <w:t>3.3</w:t>
            </w:r>
            <w:r>
              <w:rPr>
                <w:rFonts w:asciiTheme="minorHAnsi" w:hAnsiTheme="minorHAnsi" w:cstheme="minorBidi"/>
                <w:b w:val="0"/>
                <w:noProof/>
              </w:rPr>
              <w:tab/>
            </w:r>
            <w:r w:rsidRPr="00207D58">
              <w:rPr>
                <w:rStyle w:val="Hyperlink"/>
                <w:noProof/>
              </w:rPr>
              <w:t>Document Overview</w:t>
            </w:r>
            <w:r>
              <w:rPr>
                <w:noProof/>
                <w:webHidden/>
              </w:rPr>
              <w:tab/>
            </w:r>
            <w:r>
              <w:rPr>
                <w:noProof/>
                <w:webHidden/>
              </w:rPr>
              <w:fldChar w:fldCharType="begin"/>
            </w:r>
            <w:r>
              <w:rPr>
                <w:noProof/>
                <w:webHidden/>
              </w:rPr>
              <w:instrText xml:space="preserve"> PAGEREF _Toc432432717 \h </w:instrText>
            </w:r>
          </w:ins>
          <w:r>
            <w:rPr>
              <w:noProof/>
              <w:webHidden/>
            </w:rPr>
          </w:r>
          <w:r>
            <w:rPr>
              <w:noProof/>
              <w:webHidden/>
            </w:rPr>
            <w:fldChar w:fldCharType="separate"/>
          </w:r>
          <w:ins w:id="136" w:author="Jimmy Duggan" w:date="2015-10-12T17:03:00Z">
            <w:r>
              <w:rPr>
                <w:noProof/>
                <w:webHidden/>
              </w:rPr>
              <w:t>2</w:t>
            </w:r>
            <w:r>
              <w:rPr>
                <w:noProof/>
                <w:webHidden/>
              </w:rPr>
              <w:fldChar w:fldCharType="end"/>
            </w:r>
            <w:r w:rsidRPr="00207D58">
              <w:rPr>
                <w:rStyle w:val="Hyperlink"/>
                <w:noProof/>
              </w:rPr>
              <w:fldChar w:fldCharType="end"/>
            </w:r>
          </w:ins>
        </w:p>
        <w:p w14:paraId="7D9B6DC7" w14:textId="77777777" w:rsidR="001A3FFC" w:rsidRDefault="001A3FFC">
          <w:pPr>
            <w:pStyle w:val="TOC2"/>
            <w:tabs>
              <w:tab w:val="left" w:pos="960"/>
              <w:tab w:val="right" w:leader="dot" w:pos="8630"/>
            </w:tabs>
            <w:rPr>
              <w:ins w:id="137" w:author="Jimmy Duggan" w:date="2015-10-12T17:03:00Z"/>
              <w:rFonts w:asciiTheme="minorHAnsi" w:hAnsiTheme="minorHAnsi" w:cstheme="minorBidi"/>
              <w:b w:val="0"/>
              <w:noProof/>
            </w:rPr>
          </w:pPr>
          <w:ins w:id="138"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"_Toc432432718"</w:instrText>
            </w:r>
            <w:r w:rsidRPr="00207D58">
              <w:rPr>
                <w:rStyle w:val="Hyperlink"/>
                <w:noProof/>
              </w:rPr>
              <w:instrText xml:space="preserve"> </w:instrText>
            </w:r>
            <w:r w:rsidRPr="00207D58">
              <w:rPr>
                <w:rStyle w:val="Hyperlink"/>
                <w:noProof/>
              </w:rPr>
              <w:fldChar w:fldCharType="separate"/>
            </w:r>
            <w:r w:rsidRPr="00207D58">
              <w:rPr>
                <w:rStyle w:val="Hyperlink"/>
                <w:noProof/>
              </w:rPr>
              <w:t>3.4</w:t>
            </w:r>
            <w:r>
              <w:rPr>
                <w:rFonts w:asciiTheme="minorHAnsi" w:hAnsiTheme="minorHAnsi" w:cstheme="minorBidi"/>
                <w:b w:val="0"/>
                <w:noProof/>
              </w:rPr>
              <w:tab/>
            </w:r>
            <w:r w:rsidRPr="00207D58">
              <w:rPr>
                <w:rStyle w:val="Hyperlink"/>
                <w:noProof/>
              </w:rPr>
              <w:t>Relationships</w:t>
            </w:r>
            <w:r>
              <w:rPr>
                <w:noProof/>
                <w:webHidden/>
              </w:rPr>
              <w:tab/>
            </w:r>
            <w:r>
              <w:rPr>
                <w:noProof/>
                <w:webHidden/>
              </w:rPr>
              <w:fldChar w:fldCharType="begin"/>
            </w:r>
            <w:r>
              <w:rPr>
                <w:noProof/>
                <w:webHidden/>
              </w:rPr>
              <w:instrText xml:space="preserve"> PAGEREF _Toc432432718 \h </w:instrText>
            </w:r>
          </w:ins>
          <w:r>
            <w:rPr>
              <w:noProof/>
              <w:webHidden/>
            </w:rPr>
          </w:r>
          <w:r>
            <w:rPr>
              <w:noProof/>
              <w:webHidden/>
            </w:rPr>
            <w:fldChar w:fldCharType="separate"/>
          </w:r>
          <w:ins w:id="139" w:author="Jimmy Duggan" w:date="2015-10-12T17:03:00Z">
            <w:r>
              <w:rPr>
                <w:noProof/>
                <w:webHidden/>
              </w:rPr>
              <w:t>2</w:t>
            </w:r>
            <w:r>
              <w:rPr>
                <w:noProof/>
                <w:webHidden/>
              </w:rPr>
              <w:fldChar w:fldCharType="end"/>
            </w:r>
            <w:r w:rsidRPr="00207D58">
              <w:rPr>
                <w:rStyle w:val="Hyperlink"/>
                <w:noProof/>
              </w:rPr>
              <w:fldChar w:fldCharType="end"/>
            </w:r>
          </w:ins>
        </w:p>
        <w:p w14:paraId="4ECF73D0" w14:textId="77777777" w:rsidR="001A3FFC" w:rsidRDefault="001A3FFC">
          <w:pPr>
            <w:pStyle w:val="TOC1"/>
            <w:tabs>
              <w:tab w:val="left" w:pos="480"/>
              <w:tab w:val="right" w:leader="dot" w:pos="8630"/>
            </w:tabs>
            <w:rPr>
              <w:ins w:id="140" w:author="Jimmy Duggan" w:date="2015-10-12T17:03:00Z"/>
              <w:rFonts w:asciiTheme="minorHAnsi" w:hAnsiTheme="minorHAnsi" w:cstheme="minorBidi"/>
              <w:b w:val="0"/>
              <w:noProof/>
              <w:sz w:val="22"/>
              <w:szCs w:val="22"/>
            </w:rPr>
          </w:pPr>
          <w:ins w:id="141"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"_Toc432432719"</w:instrText>
            </w:r>
            <w:r w:rsidRPr="00207D58">
              <w:rPr>
                <w:rStyle w:val="Hyperlink"/>
                <w:noProof/>
              </w:rPr>
              <w:instrText xml:space="preserve"> </w:instrText>
            </w:r>
            <w:r w:rsidRPr="00207D58">
              <w:rPr>
                <w:rStyle w:val="Hyperlink"/>
                <w:noProof/>
              </w:rPr>
              <w:fldChar w:fldCharType="separate"/>
            </w:r>
            <w:r w:rsidRPr="00207D58">
              <w:rPr>
                <w:rStyle w:val="Hyperlink"/>
                <w:noProof/>
              </w:rPr>
              <w:t>4</w:t>
            </w:r>
            <w:r>
              <w:rPr>
                <w:rFonts w:asciiTheme="minorHAnsi" w:hAnsiTheme="minorHAnsi" w:cstheme="minorBidi"/>
                <w:b w:val="0"/>
                <w:noProof/>
                <w:sz w:val="22"/>
                <w:szCs w:val="22"/>
              </w:rPr>
              <w:tab/>
            </w:r>
            <w:r w:rsidRPr="00207D58">
              <w:rPr>
                <w:rStyle w:val="Hyperlink"/>
                <w:noProof/>
              </w:rPr>
              <w:t>References</w:t>
            </w:r>
            <w:r>
              <w:rPr>
                <w:noProof/>
                <w:webHidden/>
              </w:rPr>
              <w:tab/>
            </w:r>
            <w:r>
              <w:rPr>
                <w:noProof/>
                <w:webHidden/>
              </w:rPr>
              <w:fldChar w:fldCharType="begin"/>
            </w:r>
            <w:r>
              <w:rPr>
                <w:noProof/>
                <w:webHidden/>
              </w:rPr>
              <w:instrText xml:space="preserve"> PAGEREF _Toc432432719 \h </w:instrText>
            </w:r>
          </w:ins>
          <w:r>
            <w:rPr>
              <w:noProof/>
              <w:webHidden/>
            </w:rPr>
          </w:r>
          <w:r>
            <w:rPr>
              <w:noProof/>
              <w:webHidden/>
            </w:rPr>
            <w:fldChar w:fldCharType="separate"/>
          </w:r>
          <w:ins w:id="142" w:author="Jimmy Duggan" w:date="2015-10-12T17:03:00Z">
            <w:r>
              <w:rPr>
                <w:noProof/>
                <w:webHidden/>
              </w:rPr>
              <w:t>2</w:t>
            </w:r>
            <w:r>
              <w:rPr>
                <w:noProof/>
                <w:webHidden/>
              </w:rPr>
              <w:fldChar w:fldCharType="end"/>
            </w:r>
            <w:r w:rsidRPr="00207D58">
              <w:rPr>
                <w:rStyle w:val="Hyperlink"/>
                <w:noProof/>
              </w:rPr>
              <w:fldChar w:fldCharType="end"/>
            </w:r>
          </w:ins>
        </w:p>
        <w:p w14:paraId="079ACA75" w14:textId="77777777" w:rsidR="001A3FFC" w:rsidRDefault="001A3FFC">
          <w:pPr>
            <w:pStyle w:val="TOC1"/>
            <w:tabs>
              <w:tab w:val="left" w:pos="480"/>
              <w:tab w:val="right" w:leader="dot" w:pos="8630"/>
            </w:tabs>
            <w:rPr>
              <w:ins w:id="143" w:author="Jimmy Duggan" w:date="2015-10-12T17:03:00Z"/>
              <w:rFonts w:asciiTheme="minorHAnsi" w:hAnsiTheme="minorHAnsi" w:cstheme="minorBidi"/>
              <w:b w:val="0"/>
              <w:noProof/>
              <w:sz w:val="22"/>
              <w:szCs w:val="22"/>
            </w:rPr>
          </w:pPr>
          <w:ins w:id="144"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"_Toc432432720"</w:instrText>
            </w:r>
            <w:r w:rsidRPr="00207D58">
              <w:rPr>
                <w:rStyle w:val="Hyperlink"/>
                <w:noProof/>
              </w:rPr>
              <w:instrText xml:space="preserve"> </w:instrText>
            </w:r>
            <w:r w:rsidRPr="00207D58">
              <w:rPr>
                <w:rStyle w:val="Hyperlink"/>
                <w:noProof/>
              </w:rPr>
              <w:fldChar w:fldCharType="separate"/>
            </w:r>
            <w:r w:rsidRPr="00207D58">
              <w:rPr>
                <w:rStyle w:val="Hyperlink"/>
                <w:noProof/>
              </w:rPr>
              <w:t>5</w:t>
            </w:r>
            <w:r>
              <w:rPr>
                <w:rFonts w:asciiTheme="minorHAnsi" w:hAnsiTheme="minorHAnsi" w:cstheme="minorBidi"/>
                <w:b w:val="0"/>
                <w:noProof/>
                <w:sz w:val="22"/>
                <w:szCs w:val="22"/>
              </w:rPr>
              <w:tab/>
            </w:r>
            <w:r w:rsidRPr="00207D58">
              <w:rPr>
                <w:rStyle w:val="Hyperlink"/>
                <w:noProof/>
              </w:rPr>
              <w:t>Software Test Environment</w:t>
            </w:r>
            <w:r>
              <w:rPr>
                <w:noProof/>
                <w:webHidden/>
              </w:rPr>
              <w:tab/>
            </w:r>
            <w:r>
              <w:rPr>
                <w:noProof/>
                <w:webHidden/>
              </w:rPr>
              <w:fldChar w:fldCharType="begin"/>
            </w:r>
            <w:r>
              <w:rPr>
                <w:noProof/>
                <w:webHidden/>
              </w:rPr>
              <w:instrText xml:space="preserve"> PAGEREF _Toc432432720 \h </w:instrText>
            </w:r>
          </w:ins>
          <w:r>
            <w:rPr>
              <w:noProof/>
              <w:webHidden/>
            </w:rPr>
          </w:r>
          <w:r>
            <w:rPr>
              <w:noProof/>
              <w:webHidden/>
            </w:rPr>
            <w:fldChar w:fldCharType="separate"/>
          </w:r>
          <w:ins w:id="145" w:author="Jimmy Duggan" w:date="2015-10-12T17:03:00Z">
            <w:r>
              <w:rPr>
                <w:noProof/>
                <w:webHidden/>
              </w:rPr>
              <w:t>2</w:t>
            </w:r>
            <w:r>
              <w:rPr>
                <w:noProof/>
                <w:webHidden/>
              </w:rPr>
              <w:fldChar w:fldCharType="end"/>
            </w:r>
            <w:r w:rsidRPr="00207D58">
              <w:rPr>
                <w:rStyle w:val="Hyperlink"/>
                <w:noProof/>
              </w:rPr>
              <w:fldChar w:fldCharType="end"/>
            </w:r>
          </w:ins>
        </w:p>
        <w:p w14:paraId="5855A073" w14:textId="77777777" w:rsidR="001A3FFC" w:rsidRDefault="001A3FFC">
          <w:pPr>
            <w:pStyle w:val="TOC2"/>
            <w:tabs>
              <w:tab w:val="left" w:pos="960"/>
              <w:tab w:val="right" w:leader="dot" w:pos="8630"/>
            </w:tabs>
            <w:rPr>
              <w:ins w:id="146" w:author="Jimmy Duggan" w:date="2015-10-12T17:03:00Z"/>
              <w:rFonts w:asciiTheme="minorHAnsi" w:hAnsiTheme="minorHAnsi" w:cstheme="minorBidi"/>
              <w:b w:val="0"/>
              <w:noProof/>
            </w:rPr>
          </w:pPr>
          <w:ins w:id="147"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"_Toc432432721"</w:instrText>
            </w:r>
            <w:r w:rsidRPr="00207D58">
              <w:rPr>
                <w:rStyle w:val="Hyperlink"/>
                <w:noProof/>
              </w:rPr>
              <w:instrText xml:space="preserve"> </w:instrText>
            </w:r>
            <w:r w:rsidRPr="00207D58">
              <w:rPr>
                <w:rStyle w:val="Hyperlink"/>
                <w:noProof/>
              </w:rPr>
              <w:fldChar w:fldCharType="separate"/>
            </w:r>
            <w:r w:rsidRPr="00207D58">
              <w:rPr>
                <w:rStyle w:val="Hyperlink"/>
                <w:noProof/>
              </w:rPr>
              <w:t>5.1</w:t>
            </w:r>
            <w:r>
              <w:rPr>
                <w:rFonts w:asciiTheme="minorHAnsi" w:hAnsiTheme="minorHAnsi" w:cstheme="minorBidi"/>
                <w:b w:val="0"/>
                <w:noProof/>
              </w:rPr>
              <w:tab/>
            </w:r>
            <w:r w:rsidRPr="00207D58">
              <w:rPr>
                <w:rStyle w:val="Hyperlink"/>
                <w:noProof/>
              </w:rPr>
              <w:t>Data Collection Test Environment</w:t>
            </w:r>
            <w:r>
              <w:rPr>
                <w:noProof/>
                <w:webHidden/>
              </w:rPr>
              <w:tab/>
            </w:r>
            <w:r>
              <w:rPr>
                <w:noProof/>
                <w:webHidden/>
              </w:rPr>
              <w:fldChar w:fldCharType="begin"/>
            </w:r>
            <w:r>
              <w:rPr>
                <w:noProof/>
                <w:webHidden/>
              </w:rPr>
              <w:instrText xml:space="preserve"> PAGEREF _Toc432432721 \h </w:instrText>
            </w:r>
          </w:ins>
          <w:r>
            <w:rPr>
              <w:noProof/>
              <w:webHidden/>
            </w:rPr>
          </w:r>
          <w:r>
            <w:rPr>
              <w:noProof/>
              <w:webHidden/>
            </w:rPr>
            <w:fldChar w:fldCharType="separate"/>
          </w:r>
          <w:ins w:id="148" w:author="Jimmy Duggan" w:date="2015-10-12T17:03:00Z">
            <w:r>
              <w:rPr>
                <w:noProof/>
                <w:webHidden/>
              </w:rPr>
              <w:t>3</w:t>
            </w:r>
            <w:r>
              <w:rPr>
                <w:noProof/>
                <w:webHidden/>
              </w:rPr>
              <w:fldChar w:fldCharType="end"/>
            </w:r>
            <w:r w:rsidRPr="00207D58">
              <w:rPr>
                <w:rStyle w:val="Hyperlink"/>
                <w:noProof/>
              </w:rPr>
              <w:fldChar w:fldCharType="end"/>
            </w:r>
          </w:ins>
        </w:p>
        <w:p w14:paraId="67F95396" w14:textId="77777777" w:rsidR="001A3FFC" w:rsidRDefault="001A3FFC">
          <w:pPr>
            <w:pStyle w:val="TOC3"/>
            <w:tabs>
              <w:tab w:val="left" w:pos="1200"/>
              <w:tab w:val="right" w:leader="dot" w:pos="8630"/>
            </w:tabs>
            <w:rPr>
              <w:ins w:id="149" w:author="Jimmy Duggan" w:date="2015-10-12T17:03:00Z"/>
              <w:rFonts w:asciiTheme="minorHAnsi" w:hAnsiTheme="minorHAnsi" w:cstheme="minorBidi"/>
              <w:noProof/>
            </w:rPr>
          </w:pPr>
          <w:ins w:id="150"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"_Toc432432722"</w:instrText>
            </w:r>
            <w:r w:rsidRPr="00207D58">
              <w:rPr>
                <w:rStyle w:val="Hyperlink"/>
                <w:noProof/>
              </w:rPr>
              <w:instrText xml:space="preserve"> </w:instrText>
            </w:r>
            <w:r w:rsidRPr="00207D58">
              <w:rPr>
                <w:rStyle w:val="Hyperlink"/>
                <w:noProof/>
              </w:rPr>
              <w:fldChar w:fldCharType="separate"/>
            </w:r>
            <w:r w:rsidRPr="00207D58">
              <w:rPr>
                <w:rStyle w:val="Hyperlink"/>
                <w:noProof/>
              </w:rPr>
              <w:t>5.1.1</w:t>
            </w:r>
            <w:r>
              <w:rPr>
                <w:rFonts w:asciiTheme="minorHAnsi" w:hAnsiTheme="minorHAnsi" w:cstheme="minorBidi"/>
                <w:noProof/>
              </w:rPr>
              <w:tab/>
            </w:r>
            <w:r w:rsidRPr="00207D58">
              <w:rPr>
                <w:rStyle w:val="Hyperlink"/>
                <w:noProof/>
              </w:rPr>
              <w:t>Software</w:t>
            </w:r>
            <w:r>
              <w:rPr>
                <w:noProof/>
                <w:webHidden/>
              </w:rPr>
              <w:tab/>
            </w:r>
            <w:r>
              <w:rPr>
                <w:noProof/>
                <w:webHidden/>
              </w:rPr>
              <w:fldChar w:fldCharType="begin"/>
            </w:r>
            <w:r>
              <w:rPr>
                <w:noProof/>
                <w:webHidden/>
              </w:rPr>
              <w:instrText xml:space="preserve"> PAGEREF _Toc432432722 \h </w:instrText>
            </w:r>
          </w:ins>
          <w:r>
            <w:rPr>
              <w:noProof/>
              <w:webHidden/>
            </w:rPr>
          </w:r>
          <w:r>
            <w:rPr>
              <w:noProof/>
              <w:webHidden/>
            </w:rPr>
            <w:fldChar w:fldCharType="separate"/>
          </w:r>
          <w:ins w:id="151" w:author="Jimmy Duggan" w:date="2015-10-12T17:03:00Z">
            <w:r>
              <w:rPr>
                <w:noProof/>
                <w:webHidden/>
              </w:rPr>
              <w:t>3</w:t>
            </w:r>
            <w:r>
              <w:rPr>
                <w:noProof/>
                <w:webHidden/>
              </w:rPr>
              <w:fldChar w:fldCharType="end"/>
            </w:r>
            <w:r w:rsidRPr="00207D58">
              <w:rPr>
                <w:rStyle w:val="Hyperlink"/>
                <w:noProof/>
              </w:rPr>
              <w:fldChar w:fldCharType="end"/>
            </w:r>
          </w:ins>
        </w:p>
        <w:p w14:paraId="63088C57" w14:textId="77777777" w:rsidR="001A3FFC" w:rsidRDefault="001A3FFC">
          <w:pPr>
            <w:pStyle w:val="TOC3"/>
            <w:tabs>
              <w:tab w:val="left" w:pos="1200"/>
              <w:tab w:val="right" w:leader="dot" w:pos="8630"/>
            </w:tabs>
            <w:rPr>
              <w:ins w:id="152" w:author="Jimmy Duggan" w:date="2015-10-12T17:03:00Z"/>
              <w:rFonts w:asciiTheme="minorHAnsi" w:hAnsiTheme="minorHAnsi" w:cstheme="minorBidi"/>
              <w:noProof/>
            </w:rPr>
          </w:pPr>
          <w:ins w:id="153"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"_Toc432432723"</w:instrText>
            </w:r>
            <w:r w:rsidRPr="00207D58">
              <w:rPr>
                <w:rStyle w:val="Hyperlink"/>
                <w:noProof/>
              </w:rPr>
              <w:instrText xml:space="preserve"> </w:instrText>
            </w:r>
            <w:r w:rsidRPr="00207D58">
              <w:rPr>
                <w:rStyle w:val="Hyperlink"/>
                <w:noProof/>
              </w:rPr>
              <w:fldChar w:fldCharType="separate"/>
            </w:r>
            <w:r w:rsidRPr="00207D58">
              <w:rPr>
                <w:rStyle w:val="Hyperlink"/>
                <w:noProof/>
              </w:rPr>
              <w:t>5.1.2</w:t>
            </w:r>
            <w:r>
              <w:rPr>
                <w:rFonts w:asciiTheme="minorHAnsi" w:hAnsiTheme="minorHAnsi" w:cstheme="minorBidi"/>
                <w:noProof/>
              </w:rPr>
              <w:tab/>
            </w:r>
            <w:r w:rsidRPr="00207D58">
              <w:rPr>
                <w:rStyle w:val="Hyperlink"/>
                <w:noProof/>
              </w:rPr>
              <w:t>Hardware and Firmware</w:t>
            </w:r>
            <w:r>
              <w:rPr>
                <w:noProof/>
                <w:webHidden/>
              </w:rPr>
              <w:tab/>
            </w:r>
            <w:r>
              <w:rPr>
                <w:noProof/>
                <w:webHidden/>
              </w:rPr>
              <w:fldChar w:fldCharType="begin"/>
            </w:r>
            <w:r>
              <w:rPr>
                <w:noProof/>
                <w:webHidden/>
              </w:rPr>
              <w:instrText xml:space="preserve"> PAGEREF _Toc432432723 \h </w:instrText>
            </w:r>
          </w:ins>
          <w:r>
            <w:rPr>
              <w:noProof/>
              <w:webHidden/>
            </w:rPr>
          </w:r>
          <w:r>
            <w:rPr>
              <w:noProof/>
              <w:webHidden/>
            </w:rPr>
            <w:fldChar w:fldCharType="separate"/>
          </w:r>
          <w:ins w:id="154" w:author="Jimmy Duggan" w:date="2015-10-12T17:03:00Z">
            <w:r>
              <w:rPr>
                <w:noProof/>
                <w:webHidden/>
              </w:rPr>
              <w:t>3</w:t>
            </w:r>
            <w:r>
              <w:rPr>
                <w:noProof/>
                <w:webHidden/>
              </w:rPr>
              <w:fldChar w:fldCharType="end"/>
            </w:r>
            <w:r w:rsidRPr="00207D58">
              <w:rPr>
                <w:rStyle w:val="Hyperlink"/>
                <w:noProof/>
              </w:rPr>
              <w:fldChar w:fldCharType="end"/>
            </w:r>
          </w:ins>
        </w:p>
        <w:p w14:paraId="59FCC031" w14:textId="77777777" w:rsidR="001A3FFC" w:rsidRDefault="001A3FFC">
          <w:pPr>
            <w:pStyle w:val="TOC3"/>
            <w:tabs>
              <w:tab w:val="left" w:pos="1200"/>
              <w:tab w:val="right" w:leader="dot" w:pos="8630"/>
            </w:tabs>
            <w:rPr>
              <w:ins w:id="155" w:author="Jimmy Duggan" w:date="2015-10-12T17:03:00Z"/>
              <w:rFonts w:asciiTheme="minorHAnsi" w:hAnsiTheme="minorHAnsi" w:cstheme="minorBidi"/>
              <w:noProof/>
            </w:rPr>
          </w:pPr>
          <w:ins w:id="156"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"_Toc432432724"</w:instrText>
            </w:r>
            <w:r w:rsidRPr="00207D58">
              <w:rPr>
                <w:rStyle w:val="Hyperlink"/>
                <w:noProof/>
              </w:rPr>
              <w:instrText xml:space="preserve"> </w:instrText>
            </w:r>
            <w:r w:rsidRPr="00207D58">
              <w:rPr>
                <w:rStyle w:val="Hyperlink"/>
                <w:noProof/>
              </w:rPr>
              <w:fldChar w:fldCharType="separate"/>
            </w:r>
            <w:r w:rsidRPr="00207D58">
              <w:rPr>
                <w:rStyle w:val="Hyperlink"/>
                <w:noProof/>
              </w:rPr>
              <w:t>5.1.3</w:t>
            </w:r>
            <w:r>
              <w:rPr>
                <w:rFonts w:asciiTheme="minorHAnsi" w:hAnsiTheme="minorHAnsi" w:cstheme="minorBidi"/>
                <w:noProof/>
              </w:rPr>
              <w:tab/>
            </w:r>
            <w:r w:rsidRPr="00207D58">
              <w:rPr>
                <w:rStyle w:val="Hyperlink"/>
                <w:noProof/>
              </w:rPr>
              <w:t>Other Materials</w:t>
            </w:r>
            <w:r>
              <w:rPr>
                <w:noProof/>
                <w:webHidden/>
              </w:rPr>
              <w:tab/>
            </w:r>
            <w:r>
              <w:rPr>
                <w:noProof/>
                <w:webHidden/>
              </w:rPr>
              <w:fldChar w:fldCharType="begin"/>
            </w:r>
            <w:r>
              <w:rPr>
                <w:noProof/>
                <w:webHidden/>
              </w:rPr>
              <w:instrText xml:space="preserve"> PAGEREF _Toc432432724 \h </w:instrText>
            </w:r>
          </w:ins>
          <w:r>
            <w:rPr>
              <w:noProof/>
              <w:webHidden/>
            </w:rPr>
          </w:r>
          <w:r>
            <w:rPr>
              <w:noProof/>
              <w:webHidden/>
            </w:rPr>
            <w:fldChar w:fldCharType="separate"/>
          </w:r>
          <w:ins w:id="157" w:author="Jimmy Duggan" w:date="2015-10-12T17:03:00Z">
            <w:r>
              <w:rPr>
                <w:noProof/>
                <w:webHidden/>
              </w:rPr>
              <w:t>3</w:t>
            </w:r>
            <w:r>
              <w:rPr>
                <w:noProof/>
                <w:webHidden/>
              </w:rPr>
              <w:fldChar w:fldCharType="end"/>
            </w:r>
            <w:r w:rsidRPr="00207D58">
              <w:rPr>
                <w:rStyle w:val="Hyperlink"/>
                <w:noProof/>
              </w:rPr>
              <w:fldChar w:fldCharType="end"/>
            </w:r>
          </w:ins>
        </w:p>
        <w:p w14:paraId="506608CB" w14:textId="77777777" w:rsidR="001A3FFC" w:rsidRDefault="001A3FFC">
          <w:pPr>
            <w:pStyle w:val="TOC3"/>
            <w:tabs>
              <w:tab w:val="left" w:pos="1200"/>
              <w:tab w:val="right" w:leader="dot" w:pos="8630"/>
            </w:tabs>
            <w:rPr>
              <w:ins w:id="158" w:author="Jimmy Duggan" w:date="2015-10-12T17:03:00Z"/>
              <w:rFonts w:asciiTheme="minorHAnsi" w:hAnsiTheme="minorHAnsi" w:cstheme="minorBidi"/>
              <w:noProof/>
            </w:rPr>
          </w:pPr>
          <w:ins w:id="159"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"_Toc432432725"</w:instrText>
            </w:r>
            <w:r w:rsidRPr="00207D58">
              <w:rPr>
                <w:rStyle w:val="Hyperlink"/>
                <w:noProof/>
              </w:rPr>
              <w:instrText xml:space="preserve"> </w:instrText>
            </w:r>
            <w:r w:rsidRPr="00207D58">
              <w:rPr>
                <w:rStyle w:val="Hyperlink"/>
                <w:noProof/>
              </w:rPr>
              <w:fldChar w:fldCharType="separate"/>
            </w:r>
            <w:r w:rsidRPr="00207D58">
              <w:rPr>
                <w:rStyle w:val="Hyperlink"/>
                <w:noProof/>
              </w:rPr>
              <w:t>5.1.4</w:t>
            </w:r>
            <w:r>
              <w:rPr>
                <w:rFonts w:asciiTheme="minorHAnsi" w:hAnsiTheme="minorHAnsi" w:cstheme="minorBidi"/>
                <w:noProof/>
              </w:rPr>
              <w:tab/>
            </w:r>
            <w:r w:rsidRPr="00207D58">
              <w:rPr>
                <w:rStyle w:val="Hyperlink"/>
                <w:noProof/>
              </w:rPr>
              <w:t>Proprietary Nature, Acquirer’s Rights, and Licensing</w:t>
            </w:r>
            <w:r>
              <w:rPr>
                <w:noProof/>
                <w:webHidden/>
              </w:rPr>
              <w:tab/>
            </w:r>
            <w:r>
              <w:rPr>
                <w:noProof/>
                <w:webHidden/>
              </w:rPr>
              <w:fldChar w:fldCharType="begin"/>
            </w:r>
            <w:r>
              <w:rPr>
                <w:noProof/>
                <w:webHidden/>
              </w:rPr>
              <w:instrText xml:space="preserve"> PAGEREF _Toc432432725 \h </w:instrText>
            </w:r>
          </w:ins>
          <w:r>
            <w:rPr>
              <w:noProof/>
              <w:webHidden/>
            </w:rPr>
          </w:r>
          <w:r>
            <w:rPr>
              <w:noProof/>
              <w:webHidden/>
            </w:rPr>
            <w:fldChar w:fldCharType="separate"/>
          </w:r>
          <w:ins w:id="160" w:author="Jimmy Duggan" w:date="2015-10-12T17:03:00Z">
            <w:r>
              <w:rPr>
                <w:noProof/>
                <w:webHidden/>
              </w:rPr>
              <w:t>4</w:t>
            </w:r>
            <w:r>
              <w:rPr>
                <w:noProof/>
                <w:webHidden/>
              </w:rPr>
              <w:fldChar w:fldCharType="end"/>
            </w:r>
            <w:r w:rsidRPr="00207D58">
              <w:rPr>
                <w:rStyle w:val="Hyperlink"/>
                <w:noProof/>
              </w:rPr>
              <w:fldChar w:fldCharType="end"/>
            </w:r>
          </w:ins>
        </w:p>
        <w:p w14:paraId="756C2A49" w14:textId="77777777" w:rsidR="001A3FFC" w:rsidRDefault="001A3FFC">
          <w:pPr>
            <w:pStyle w:val="TOC3"/>
            <w:tabs>
              <w:tab w:val="left" w:pos="1200"/>
              <w:tab w:val="right" w:leader="dot" w:pos="8630"/>
            </w:tabs>
            <w:rPr>
              <w:ins w:id="161" w:author="Jimmy Duggan" w:date="2015-10-12T17:03:00Z"/>
              <w:rFonts w:asciiTheme="minorHAnsi" w:hAnsiTheme="minorHAnsi" w:cstheme="minorBidi"/>
              <w:noProof/>
            </w:rPr>
          </w:pPr>
          <w:ins w:id="162"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"_Toc432432726"</w:instrText>
            </w:r>
            <w:r w:rsidRPr="00207D58">
              <w:rPr>
                <w:rStyle w:val="Hyperlink"/>
                <w:noProof/>
              </w:rPr>
              <w:instrText xml:space="preserve"> </w:instrText>
            </w:r>
            <w:r w:rsidRPr="00207D58">
              <w:rPr>
                <w:rStyle w:val="Hyperlink"/>
                <w:noProof/>
              </w:rPr>
              <w:fldChar w:fldCharType="separate"/>
            </w:r>
            <w:r w:rsidRPr="00207D58">
              <w:rPr>
                <w:rStyle w:val="Hyperlink"/>
                <w:noProof/>
              </w:rPr>
              <w:t>5.1.5</w:t>
            </w:r>
            <w:r>
              <w:rPr>
                <w:rFonts w:asciiTheme="minorHAnsi" w:hAnsiTheme="minorHAnsi" w:cstheme="minorBidi"/>
                <w:noProof/>
              </w:rPr>
              <w:tab/>
            </w:r>
            <w:r w:rsidRPr="00207D58">
              <w:rPr>
                <w:rStyle w:val="Hyperlink"/>
                <w:noProof/>
              </w:rPr>
              <w:t>Installation, Testing, and Control</w:t>
            </w:r>
            <w:r>
              <w:rPr>
                <w:noProof/>
                <w:webHidden/>
              </w:rPr>
              <w:tab/>
            </w:r>
            <w:r>
              <w:rPr>
                <w:noProof/>
                <w:webHidden/>
              </w:rPr>
              <w:fldChar w:fldCharType="begin"/>
            </w:r>
            <w:r>
              <w:rPr>
                <w:noProof/>
                <w:webHidden/>
              </w:rPr>
              <w:instrText xml:space="preserve"> PAGEREF _Toc432432726 \h </w:instrText>
            </w:r>
          </w:ins>
          <w:r>
            <w:rPr>
              <w:noProof/>
              <w:webHidden/>
            </w:rPr>
          </w:r>
          <w:r>
            <w:rPr>
              <w:noProof/>
              <w:webHidden/>
            </w:rPr>
            <w:fldChar w:fldCharType="separate"/>
          </w:r>
          <w:ins w:id="163" w:author="Jimmy Duggan" w:date="2015-10-12T17:03:00Z">
            <w:r>
              <w:rPr>
                <w:noProof/>
                <w:webHidden/>
              </w:rPr>
              <w:t>4</w:t>
            </w:r>
            <w:r>
              <w:rPr>
                <w:noProof/>
                <w:webHidden/>
              </w:rPr>
              <w:fldChar w:fldCharType="end"/>
            </w:r>
            <w:r w:rsidRPr="00207D58">
              <w:rPr>
                <w:rStyle w:val="Hyperlink"/>
                <w:noProof/>
              </w:rPr>
              <w:fldChar w:fldCharType="end"/>
            </w:r>
          </w:ins>
        </w:p>
        <w:p w14:paraId="519F2ADB" w14:textId="77777777" w:rsidR="001A3FFC" w:rsidRDefault="001A3FFC">
          <w:pPr>
            <w:pStyle w:val="TOC3"/>
            <w:tabs>
              <w:tab w:val="left" w:pos="1200"/>
              <w:tab w:val="right" w:leader="dot" w:pos="8630"/>
            </w:tabs>
            <w:rPr>
              <w:ins w:id="164" w:author="Jimmy Duggan" w:date="2015-10-12T17:03:00Z"/>
              <w:rFonts w:asciiTheme="minorHAnsi" w:hAnsiTheme="minorHAnsi" w:cstheme="minorBidi"/>
              <w:noProof/>
            </w:rPr>
          </w:pPr>
          <w:ins w:id="165"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"_Toc432432727"</w:instrText>
            </w:r>
            <w:r w:rsidRPr="00207D58">
              <w:rPr>
                <w:rStyle w:val="Hyperlink"/>
                <w:noProof/>
              </w:rPr>
              <w:instrText xml:space="preserve"> </w:instrText>
            </w:r>
            <w:r w:rsidRPr="00207D58">
              <w:rPr>
                <w:rStyle w:val="Hyperlink"/>
                <w:noProof/>
              </w:rPr>
              <w:fldChar w:fldCharType="separate"/>
            </w:r>
            <w:r w:rsidRPr="00207D58">
              <w:rPr>
                <w:rStyle w:val="Hyperlink"/>
                <w:noProof/>
              </w:rPr>
              <w:t>5.1.6</w:t>
            </w:r>
            <w:r>
              <w:rPr>
                <w:rFonts w:asciiTheme="minorHAnsi" w:hAnsiTheme="minorHAnsi" w:cstheme="minorBidi"/>
                <w:noProof/>
              </w:rPr>
              <w:tab/>
            </w:r>
            <w:r w:rsidRPr="00207D58">
              <w:rPr>
                <w:rStyle w:val="Hyperlink"/>
                <w:noProof/>
              </w:rPr>
              <w:t>Participating Organizations</w:t>
            </w:r>
            <w:r>
              <w:rPr>
                <w:noProof/>
                <w:webHidden/>
              </w:rPr>
              <w:tab/>
            </w:r>
            <w:r>
              <w:rPr>
                <w:noProof/>
                <w:webHidden/>
              </w:rPr>
              <w:fldChar w:fldCharType="begin"/>
            </w:r>
            <w:r>
              <w:rPr>
                <w:noProof/>
                <w:webHidden/>
              </w:rPr>
              <w:instrText xml:space="preserve"> PAGEREF _Toc432432727 \h </w:instrText>
            </w:r>
          </w:ins>
          <w:r>
            <w:rPr>
              <w:noProof/>
              <w:webHidden/>
            </w:rPr>
          </w:r>
          <w:r>
            <w:rPr>
              <w:noProof/>
              <w:webHidden/>
            </w:rPr>
            <w:fldChar w:fldCharType="separate"/>
          </w:r>
          <w:ins w:id="166" w:author="Jimmy Duggan" w:date="2015-10-12T17:03:00Z">
            <w:r>
              <w:rPr>
                <w:noProof/>
                <w:webHidden/>
              </w:rPr>
              <w:t>4</w:t>
            </w:r>
            <w:r>
              <w:rPr>
                <w:noProof/>
                <w:webHidden/>
              </w:rPr>
              <w:fldChar w:fldCharType="end"/>
            </w:r>
            <w:r w:rsidRPr="00207D58">
              <w:rPr>
                <w:rStyle w:val="Hyperlink"/>
                <w:noProof/>
              </w:rPr>
              <w:fldChar w:fldCharType="end"/>
            </w:r>
          </w:ins>
        </w:p>
        <w:p w14:paraId="623BE275" w14:textId="77777777" w:rsidR="001A3FFC" w:rsidRDefault="001A3FFC">
          <w:pPr>
            <w:pStyle w:val="TOC3"/>
            <w:tabs>
              <w:tab w:val="left" w:pos="1200"/>
              <w:tab w:val="right" w:leader="dot" w:pos="8630"/>
            </w:tabs>
            <w:rPr>
              <w:ins w:id="167" w:author="Jimmy Duggan" w:date="2015-10-12T17:03:00Z"/>
              <w:rFonts w:asciiTheme="minorHAnsi" w:hAnsiTheme="minorHAnsi" w:cstheme="minorBidi"/>
              <w:noProof/>
            </w:rPr>
          </w:pPr>
          <w:ins w:id="168"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"_Toc432432728"</w:instrText>
            </w:r>
            <w:r w:rsidRPr="00207D58">
              <w:rPr>
                <w:rStyle w:val="Hyperlink"/>
                <w:noProof/>
              </w:rPr>
              <w:instrText xml:space="preserve"> </w:instrText>
            </w:r>
            <w:r w:rsidRPr="00207D58">
              <w:rPr>
                <w:rStyle w:val="Hyperlink"/>
                <w:noProof/>
              </w:rPr>
              <w:fldChar w:fldCharType="separate"/>
            </w:r>
            <w:r w:rsidRPr="00207D58">
              <w:rPr>
                <w:rStyle w:val="Hyperlink"/>
                <w:noProof/>
              </w:rPr>
              <w:t>5.1.7</w:t>
            </w:r>
            <w:r>
              <w:rPr>
                <w:rFonts w:asciiTheme="minorHAnsi" w:hAnsiTheme="minorHAnsi" w:cstheme="minorBidi"/>
                <w:noProof/>
              </w:rPr>
              <w:tab/>
            </w:r>
            <w:r w:rsidRPr="00207D58">
              <w:rPr>
                <w:rStyle w:val="Hyperlink"/>
                <w:noProof/>
              </w:rPr>
              <w:t>Personnel</w:t>
            </w:r>
            <w:r>
              <w:rPr>
                <w:noProof/>
                <w:webHidden/>
              </w:rPr>
              <w:tab/>
            </w:r>
            <w:r>
              <w:rPr>
                <w:noProof/>
                <w:webHidden/>
              </w:rPr>
              <w:fldChar w:fldCharType="begin"/>
            </w:r>
            <w:r>
              <w:rPr>
                <w:noProof/>
                <w:webHidden/>
              </w:rPr>
              <w:instrText xml:space="preserve"> PAGEREF _Toc432432728 \h </w:instrText>
            </w:r>
          </w:ins>
          <w:r>
            <w:rPr>
              <w:noProof/>
              <w:webHidden/>
            </w:rPr>
          </w:r>
          <w:r>
            <w:rPr>
              <w:noProof/>
              <w:webHidden/>
            </w:rPr>
            <w:fldChar w:fldCharType="separate"/>
          </w:r>
          <w:ins w:id="169" w:author="Jimmy Duggan" w:date="2015-10-12T17:03:00Z">
            <w:r>
              <w:rPr>
                <w:noProof/>
                <w:webHidden/>
              </w:rPr>
              <w:t>4</w:t>
            </w:r>
            <w:r>
              <w:rPr>
                <w:noProof/>
                <w:webHidden/>
              </w:rPr>
              <w:fldChar w:fldCharType="end"/>
            </w:r>
            <w:r w:rsidRPr="00207D58">
              <w:rPr>
                <w:rStyle w:val="Hyperlink"/>
                <w:noProof/>
              </w:rPr>
              <w:fldChar w:fldCharType="end"/>
            </w:r>
          </w:ins>
        </w:p>
        <w:p w14:paraId="2E6B869C" w14:textId="77777777" w:rsidR="001A3FFC" w:rsidRDefault="001A3FFC">
          <w:pPr>
            <w:pStyle w:val="TOC3"/>
            <w:tabs>
              <w:tab w:val="left" w:pos="1200"/>
              <w:tab w:val="right" w:leader="dot" w:pos="8630"/>
            </w:tabs>
            <w:rPr>
              <w:ins w:id="170" w:author="Jimmy Duggan" w:date="2015-10-12T17:03:00Z"/>
              <w:rFonts w:asciiTheme="minorHAnsi" w:hAnsiTheme="minorHAnsi" w:cstheme="minorBidi"/>
              <w:noProof/>
            </w:rPr>
          </w:pPr>
          <w:ins w:id="171"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"_Toc432432729"</w:instrText>
            </w:r>
            <w:r w:rsidRPr="00207D58">
              <w:rPr>
                <w:rStyle w:val="Hyperlink"/>
                <w:noProof/>
              </w:rPr>
              <w:instrText xml:space="preserve"> </w:instrText>
            </w:r>
            <w:r w:rsidRPr="00207D58">
              <w:rPr>
                <w:rStyle w:val="Hyperlink"/>
                <w:noProof/>
              </w:rPr>
              <w:fldChar w:fldCharType="separate"/>
            </w:r>
            <w:r w:rsidRPr="00207D58">
              <w:rPr>
                <w:rStyle w:val="Hyperlink"/>
                <w:noProof/>
              </w:rPr>
              <w:t>5.1.8</w:t>
            </w:r>
            <w:r>
              <w:rPr>
                <w:rFonts w:asciiTheme="minorHAnsi" w:hAnsiTheme="minorHAnsi" w:cstheme="minorBidi"/>
                <w:noProof/>
              </w:rPr>
              <w:tab/>
            </w:r>
            <w:r w:rsidRPr="00207D58">
              <w:rPr>
                <w:rStyle w:val="Hyperlink"/>
                <w:noProof/>
              </w:rPr>
              <w:t>Orientation Plan</w:t>
            </w:r>
            <w:r>
              <w:rPr>
                <w:noProof/>
                <w:webHidden/>
              </w:rPr>
              <w:tab/>
            </w:r>
            <w:r>
              <w:rPr>
                <w:noProof/>
                <w:webHidden/>
              </w:rPr>
              <w:fldChar w:fldCharType="begin"/>
            </w:r>
            <w:r>
              <w:rPr>
                <w:noProof/>
                <w:webHidden/>
              </w:rPr>
              <w:instrText xml:space="preserve"> PAGEREF _Toc432432729 \h </w:instrText>
            </w:r>
          </w:ins>
          <w:r>
            <w:rPr>
              <w:noProof/>
              <w:webHidden/>
            </w:rPr>
          </w:r>
          <w:r>
            <w:rPr>
              <w:noProof/>
              <w:webHidden/>
            </w:rPr>
            <w:fldChar w:fldCharType="separate"/>
          </w:r>
          <w:ins w:id="172" w:author="Jimmy Duggan" w:date="2015-10-12T17:03:00Z">
            <w:r>
              <w:rPr>
                <w:noProof/>
                <w:webHidden/>
              </w:rPr>
              <w:t>5</w:t>
            </w:r>
            <w:r>
              <w:rPr>
                <w:noProof/>
                <w:webHidden/>
              </w:rPr>
              <w:fldChar w:fldCharType="end"/>
            </w:r>
            <w:r w:rsidRPr="00207D58">
              <w:rPr>
                <w:rStyle w:val="Hyperlink"/>
                <w:noProof/>
              </w:rPr>
              <w:fldChar w:fldCharType="end"/>
            </w:r>
          </w:ins>
        </w:p>
        <w:p w14:paraId="6E17DBEC" w14:textId="77777777" w:rsidR="001A3FFC" w:rsidRDefault="001A3FFC">
          <w:pPr>
            <w:pStyle w:val="TOC3"/>
            <w:tabs>
              <w:tab w:val="left" w:pos="1200"/>
              <w:tab w:val="right" w:leader="dot" w:pos="8630"/>
            </w:tabs>
            <w:rPr>
              <w:ins w:id="173" w:author="Jimmy Duggan" w:date="2015-10-12T17:03:00Z"/>
              <w:rFonts w:asciiTheme="minorHAnsi" w:hAnsiTheme="minorHAnsi" w:cstheme="minorBidi"/>
              <w:noProof/>
            </w:rPr>
          </w:pPr>
          <w:ins w:id="174"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"_Toc432432730"</w:instrText>
            </w:r>
            <w:r w:rsidRPr="00207D58">
              <w:rPr>
                <w:rStyle w:val="Hyperlink"/>
                <w:noProof/>
              </w:rPr>
              <w:instrText xml:space="preserve"> </w:instrText>
            </w:r>
            <w:r w:rsidRPr="00207D58">
              <w:rPr>
                <w:rStyle w:val="Hyperlink"/>
                <w:noProof/>
              </w:rPr>
              <w:fldChar w:fldCharType="separate"/>
            </w:r>
            <w:r w:rsidRPr="00207D58">
              <w:rPr>
                <w:rStyle w:val="Hyperlink"/>
                <w:noProof/>
              </w:rPr>
              <w:t>5.1.9</w:t>
            </w:r>
            <w:r>
              <w:rPr>
                <w:rFonts w:asciiTheme="minorHAnsi" w:hAnsiTheme="minorHAnsi" w:cstheme="minorBidi"/>
                <w:noProof/>
              </w:rPr>
              <w:tab/>
            </w:r>
            <w:r w:rsidRPr="00207D58">
              <w:rPr>
                <w:rStyle w:val="Hyperlink"/>
                <w:noProof/>
              </w:rPr>
              <w:t>Tests to be Performed</w:t>
            </w:r>
            <w:r>
              <w:rPr>
                <w:noProof/>
                <w:webHidden/>
              </w:rPr>
              <w:tab/>
            </w:r>
            <w:r>
              <w:rPr>
                <w:noProof/>
                <w:webHidden/>
              </w:rPr>
              <w:fldChar w:fldCharType="begin"/>
            </w:r>
            <w:r>
              <w:rPr>
                <w:noProof/>
                <w:webHidden/>
              </w:rPr>
              <w:instrText xml:space="preserve"> PAGEREF _Toc432432730 \h </w:instrText>
            </w:r>
          </w:ins>
          <w:r>
            <w:rPr>
              <w:noProof/>
              <w:webHidden/>
            </w:rPr>
          </w:r>
          <w:r>
            <w:rPr>
              <w:noProof/>
              <w:webHidden/>
            </w:rPr>
            <w:fldChar w:fldCharType="separate"/>
          </w:r>
          <w:ins w:id="175" w:author="Jimmy Duggan" w:date="2015-10-12T17:03:00Z">
            <w:r>
              <w:rPr>
                <w:noProof/>
                <w:webHidden/>
              </w:rPr>
              <w:t>5</w:t>
            </w:r>
            <w:r>
              <w:rPr>
                <w:noProof/>
                <w:webHidden/>
              </w:rPr>
              <w:fldChar w:fldCharType="end"/>
            </w:r>
            <w:r w:rsidRPr="00207D58">
              <w:rPr>
                <w:rStyle w:val="Hyperlink"/>
                <w:noProof/>
              </w:rPr>
              <w:fldChar w:fldCharType="end"/>
            </w:r>
          </w:ins>
        </w:p>
        <w:p w14:paraId="245CD0FE" w14:textId="77777777" w:rsidR="001A3FFC" w:rsidRDefault="001A3FFC">
          <w:pPr>
            <w:pStyle w:val="TOC2"/>
            <w:tabs>
              <w:tab w:val="left" w:pos="960"/>
              <w:tab w:val="right" w:leader="dot" w:pos="8630"/>
            </w:tabs>
            <w:rPr>
              <w:ins w:id="176" w:author="Jimmy Duggan" w:date="2015-10-12T17:03:00Z"/>
              <w:rFonts w:asciiTheme="minorHAnsi" w:hAnsiTheme="minorHAnsi" w:cstheme="minorBidi"/>
              <w:b w:val="0"/>
              <w:noProof/>
            </w:rPr>
          </w:pPr>
          <w:ins w:id="177"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"_Toc432432731"</w:instrText>
            </w:r>
            <w:r w:rsidRPr="00207D58">
              <w:rPr>
                <w:rStyle w:val="Hyperlink"/>
                <w:noProof/>
              </w:rPr>
              <w:instrText xml:space="preserve"> </w:instrText>
            </w:r>
            <w:r w:rsidRPr="00207D58">
              <w:rPr>
                <w:rStyle w:val="Hyperlink"/>
                <w:noProof/>
              </w:rPr>
              <w:fldChar w:fldCharType="separate"/>
            </w:r>
            <w:r w:rsidRPr="00207D58">
              <w:rPr>
                <w:rStyle w:val="Hyperlink"/>
                <w:noProof/>
              </w:rPr>
              <w:t>5.2</w:t>
            </w:r>
            <w:r>
              <w:rPr>
                <w:rFonts w:asciiTheme="minorHAnsi" w:hAnsiTheme="minorHAnsi" w:cstheme="minorBidi"/>
                <w:b w:val="0"/>
                <w:noProof/>
              </w:rPr>
              <w:tab/>
            </w:r>
            <w:r w:rsidRPr="00207D58">
              <w:rPr>
                <w:rStyle w:val="Hyperlink"/>
                <w:noProof/>
              </w:rPr>
              <w:t>Data Analysis Test Environment</w:t>
            </w:r>
            <w:r>
              <w:rPr>
                <w:noProof/>
                <w:webHidden/>
              </w:rPr>
              <w:tab/>
            </w:r>
            <w:r>
              <w:rPr>
                <w:noProof/>
                <w:webHidden/>
              </w:rPr>
              <w:fldChar w:fldCharType="begin"/>
            </w:r>
            <w:r>
              <w:rPr>
                <w:noProof/>
                <w:webHidden/>
              </w:rPr>
              <w:instrText xml:space="preserve"> PAGEREF _Toc432432731 \h </w:instrText>
            </w:r>
          </w:ins>
          <w:r>
            <w:rPr>
              <w:noProof/>
              <w:webHidden/>
            </w:rPr>
          </w:r>
          <w:r>
            <w:rPr>
              <w:noProof/>
              <w:webHidden/>
            </w:rPr>
            <w:fldChar w:fldCharType="separate"/>
          </w:r>
          <w:ins w:id="178" w:author="Jimmy Duggan" w:date="2015-10-12T17:03:00Z">
            <w:r>
              <w:rPr>
                <w:noProof/>
                <w:webHidden/>
              </w:rPr>
              <w:t>5</w:t>
            </w:r>
            <w:r>
              <w:rPr>
                <w:noProof/>
                <w:webHidden/>
              </w:rPr>
              <w:fldChar w:fldCharType="end"/>
            </w:r>
            <w:r w:rsidRPr="00207D58">
              <w:rPr>
                <w:rStyle w:val="Hyperlink"/>
                <w:noProof/>
              </w:rPr>
              <w:fldChar w:fldCharType="end"/>
            </w:r>
          </w:ins>
        </w:p>
        <w:p w14:paraId="17CA551A" w14:textId="77777777" w:rsidR="001A3FFC" w:rsidRDefault="001A3FFC">
          <w:pPr>
            <w:pStyle w:val="TOC3"/>
            <w:tabs>
              <w:tab w:val="left" w:pos="1200"/>
              <w:tab w:val="right" w:leader="dot" w:pos="8630"/>
            </w:tabs>
            <w:rPr>
              <w:ins w:id="179" w:author="Jimmy Duggan" w:date="2015-10-12T17:03:00Z"/>
              <w:rFonts w:asciiTheme="minorHAnsi" w:hAnsiTheme="minorHAnsi" w:cstheme="minorBidi"/>
              <w:noProof/>
            </w:rPr>
          </w:pPr>
          <w:ins w:id="180"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"_Toc432432732"</w:instrText>
            </w:r>
            <w:r w:rsidRPr="00207D58">
              <w:rPr>
                <w:rStyle w:val="Hyperlink"/>
                <w:noProof/>
              </w:rPr>
              <w:instrText xml:space="preserve"> </w:instrText>
            </w:r>
            <w:r w:rsidRPr="00207D58">
              <w:rPr>
                <w:rStyle w:val="Hyperlink"/>
                <w:noProof/>
              </w:rPr>
              <w:fldChar w:fldCharType="separate"/>
            </w:r>
            <w:r w:rsidRPr="00207D58">
              <w:rPr>
                <w:rStyle w:val="Hyperlink"/>
                <w:noProof/>
              </w:rPr>
              <w:t>5.2.1</w:t>
            </w:r>
            <w:r>
              <w:rPr>
                <w:rFonts w:asciiTheme="minorHAnsi" w:hAnsiTheme="minorHAnsi" w:cstheme="minorBidi"/>
                <w:noProof/>
              </w:rPr>
              <w:tab/>
            </w:r>
            <w:r w:rsidRPr="00207D58">
              <w:rPr>
                <w:rStyle w:val="Hyperlink"/>
                <w:noProof/>
              </w:rPr>
              <w:t>Software</w:t>
            </w:r>
            <w:r>
              <w:rPr>
                <w:noProof/>
                <w:webHidden/>
              </w:rPr>
              <w:tab/>
            </w:r>
            <w:r>
              <w:rPr>
                <w:noProof/>
                <w:webHidden/>
              </w:rPr>
              <w:fldChar w:fldCharType="begin"/>
            </w:r>
            <w:r>
              <w:rPr>
                <w:noProof/>
                <w:webHidden/>
              </w:rPr>
              <w:instrText xml:space="preserve"> PAGEREF _Toc432432732 \h </w:instrText>
            </w:r>
          </w:ins>
          <w:r>
            <w:rPr>
              <w:noProof/>
              <w:webHidden/>
            </w:rPr>
          </w:r>
          <w:r>
            <w:rPr>
              <w:noProof/>
              <w:webHidden/>
            </w:rPr>
            <w:fldChar w:fldCharType="separate"/>
          </w:r>
          <w:ins w:id="181" w:author="Jimmy Duggan" w:date="2015-10-12T17:03:00Z">
            <w:r>
              <w:rPr>
                <w:noProof/>
                <w:webHidden/>
              </w:rPr>
              <w:t>5</w:t>
            </w:r>
            <w:r>
              <w:rPr>
                <w:noProof/>
                <w:webHidden/>
              </w:rPr>
              <w:fldChar w:fldCharType="end"/>
            </w:r>
            <w:r w:rsidRPr="00207D58">
              <w:rPr>
                <w:rStyle w:val="Hyperlink"/>
                <w:noProof/>
              </w:rPr>
              <w:fldChar w:fldCharType="end"/>
            </w:r>
          </w:ins>
        </w:p>
        <w:p w14:paraId="482F7C18" w14:textId="77777777" w:rsidR="001A3FFC" w:rsidRDefault="001A3FFC">
          <w:pPr>
            <w:pStyle w:val="TOC3"/>
            <w:tabs>
              <w:tab w:val="left" w:pos="1200"/>
              <w:tab w:val="right" w:leader="dot" w:pos="8630"/>
            </w:tabs>
            <w:rPr>
              <w:ins w:id="182" w:author="Jimmy Duggan" w:date="2015-10-12T17:03:00Z"/>
              <w:rFonts w:asciiTheme="minorHAnsi" w:hAnsiTheme="minorHAnsi" w:cstheme="minorBidi"/>
              <w:noProof/>
            </w:rPr>
          </w:pPr>
          <w:ins w:id="183"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"_Toc432432733"</w:instrText>
            </w:r>
            <w:r w:rsidRPr="00207D58">
              <w:rPr>
                <w:rStyle w:val="Hyperlink"/>
                <w:noProof/>
              </w:rPr>
              <w:instrText xml:space="preserve"> </w:instrText>
            </w:r>
            <w:r w:rsidRPr="00207D58">
              <w:rPr>
                <w:rStyle w:val="Hyperlink"/>
                <w:noProof/>
              </w:rPr>
              <w:fldChar w:fldCharType="separate"/>
            </w:r>
            <w:r w:rsidRPr="00207D58">
              <w:rPr>
                <w:rStyle w:val="Hyperlink"/>
                <w:noProof/>
              </w:rPr>
              <w:t>5.2.2</w:t>
            </w:r>
            <w:r>
              <w:rPr>
                <w:rFonts w:asciiTheme="minorHAnsi" w:hAnsiTheme="minorHAnsi" w:cstheme="minorBidi"/>
                <w:noProof/>
              </w:rPr>
              <w:tab/>
            </w:r>
            <w:r w:rsidRPr="00207D58">
              <w:rPr>
                <w:rStyle w:val="Hyperlink"/>
                <w:noProof/>
              </w:rPr>
              <w:t>Hardware and Firmware</w:t>
            </w:r>
            <w:r>
              <w:rPr>
                <w:noProof/>
                <w:webHidden/>
              </w:rPr>
              <w:tab/>
            </w:r>
            <w:r>
              <w:rPr>
                <w:noProof/>
                <w:webHidden/>
              </w:rPr>
              <w:fldChar w:fldCharType="begin"/>
            </w:r>
            <w:r>
              <w:rPr>
                <w:noProof/>
                <w:webHidden/>
              </w:rPr>
              <w:instrText xml:space="preserve"> PAGEREF _Toc432432733 \h </w:instrText>
            </w:r>
          </w:ins>
          <w:r>
            <w:rPr>
              <w:noProof/>
              <w:webHidden/>
            </w:rPr>
          </w:r>
          <w:r>
            <w:rPr>
              <w:noProof/>
              <w:webHidden/>
            </w:rPr>
            <w:fldChar w:fldCharType="separate"/>
          </w:r>
          <w:ins w:id="184" w:author="Jimmy Duggan" w:date="2015-10-12T17:03:00Z">
            <w:r>
              <w:rPr>
                <w:noProof/>
                <w:webHidden/>
              </w:rPr>
              <w:t>5</w:t>
            </w:r>
            <w:r>
              <w:rPr>
                <w:noProof/>
                <w:webHidden/>
              </w:rPr>
              <w:fldChar w:fldCharType="end"/>
            </w:r>
            <w:r w:rsidRPr="00207D58">
              <w:rPr>
                <w:rStyle w:val="Hyperlink"/>
                <w:noProof/>
              </w:rPr>
              <w:fldChar w:fldCharType="end"/>
            </w:r>
          </w:ins>
        </w:p>
        <w:p w14:paraId="60B880A7" w14:textId="77777777" w:rsidR="001A3FFC" w:rsidRDefault="001A3FFC">
          <w:pPr>
            <w:pStyle w:val="TOC3"/>
            <w:tabs>
              <w:tab w:val="left" w:pos="1200"/>
              <w:tab w:val="right" w:leader="dot" w:pos="8630"/>
            </w:tabs>
            <w:rPr>
              <w:ins w:id="185" w:author="Jimmy Duggan" w:date="2015-10-12T17:03:00Z"/>
              <w:rFonts w:asciiTheme="minorHAnsi" w:hAnsiTheme="minorHAnsi" w:cstheme="minorBidi"/>
              <w:noProof/>
            </w:rPr>
          </w:pPr>
          <w:ins w:id="186"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"_Toc432432734"</w:instrText>
            </w:r>
            <w:r w:rsidRPr="00207D58">
              <w:rPr>
                <w:rStyle w:val="Hyperlink"/>
                <w:noProof/>
              </w:rPr>
              <w:instrText xml:space="preserve"> </w:instrText>
            </w:r>
            <w:r w:rsidRPr="00207D58">
              <w:rPr>
                <w:rStyle w:val="Hyperlink"/>
                <w:noProof/>
              </w:rPr>
              <w:fldChar w:fldCharType="separate"/>
            </w:r>
            <w:r w:rsidRPr="00207D58">
              <w:rPr>
                <w:rStyle w:val="Hyperlink"/>
                <w:noProof/>
              </w:rPr>
              <w:t>5.2.3</w:t>
            </w:r>
            <w:r>
              <w:rPr>
                <w:rFonts w:asciiTheme="minorHAnsi" w:hAnsiTheme="minorHAnsi" w:cstheme="minorBidi"/>
                <w:noProof/>
              </w:rPr>
              <w:tab/>
            </w:r>
            <w:r w:rsidRPr="00207D58">
              <w:rPr>
                <w:rStyle w:val="Hyperlink"/>
                <w:noProof/>
              </w:rPr>
              <w:t>Other Material</w:t>
            </w:r>
            <w:r>
              <w:rPr>
                <w:noProof/>
                <w:webHidden/>
              </w:rPr>
              <w:tab/>
            </w:r>
            <w:r>
              <w:rPr>
                <w:noProof/>
                <w:webHidden/>
              </w:rPr>
              <w:fldChar w:fldCharType="begin"/>
            </w:r>
            <w:r>
              <w:rPr>
                <w:noProof/>
                <w:webHidden/>
              </w:rPr>
              <w:instrText xml:space="preserve"> PAGEREF _Toc432432734 \h </w:instrText>
            </w:r>
          </w:ins>
          <w:r>
            <w:rPr>
              <w:noProof/>
              <w:webHidden/>
            </w:rPr>
          </w:r>
          <w:r>
            <w:rPr>
              <w:noProof/>
              <w:webHidden/>
            </w:rPr>
            <w:fldChar w:fldCharType="separate"/>
          </w:r>
          <w:ins w:id="187" w:author="Jimmy Duggan" w:date="2015-10-12T17:03:00Z">
            <w:r>
              <w:rPr>
                <w:noProof/>
                <w:webHidden/>
              </w:rPr>
              <w:t>5</w:t>
            </w:r>
            <w:r>
              <w:rPr>
                <w:noProof/>
                <w:webHidden/>
              </w:rPr>
              <w:fldChar w:fldCharType="end"/>
            </w:r>
            <w:r w:rsidRPr="00207D58">
              <w:rPr>
                <w:rStyle w:val="Hyperlink"/>
                <w:noProof/>
              </w:rPr>
              <w:fldChar w:fldCharType="end"/>
            </w:r>
          </w:ins>
        </w:p>
        <w:p w14:paraId="212C8201" w14:textId="77777777" w:rsidR="001A3FFC" w:rsidRDefault="001A3FFC">
          <w:pPr>
            <w:pStyle w:val="TOC3"/>
            <w:tabs>
              <w:tab w:val="left" w:pos="1200"/>
              <w:tab w:val="right" w:leader="dot" w:pos="8630"/>
            </w:tabs>
            <w:rPr>
              <w:ins w:id="188" w:author="Jimmy Duggan" w:date="2015-10-12T17:03:00Z"/>
              <w:rFonts w:asciiTheme="minorHAnsi" w:hAnsiTheme="minorHAnsi" w:cstheme="minorBidi"/>
              <w:noProof/>
            </w:rPr>
          </w:pPr>
          <w:ins w:id="189"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"_Toc432432735"</w:instrText>
            </w:r>
            <w:r w:rsidRPr="00207D58">
              <w:rPr>
                <w:rStyle w:val="Hyperlink"/>
                <w:noProof/>
              </w:rPr>
              <w:instrText xml:space="preserve"> </w:instrText>
            </w:r>
            <w:r w:rsidRPr="00207D58">
              <w:rPr>
                <w:rStyle w:val="Hyperlink"/>
                <w:noProof/>
              </w:rPr>
              <w:fldChar w:fldCharType="separate"/>
            </w:r>
            <w:r w:rsidRPr="00207D58">
              <w:rPr>
                <w:rStyle w:val="Hyperlink"/>
                <w:noProof/>
              </w:rPr>
              <w:t>5.2.4</w:t>
            </w:r>
            <w:r>
              <w:rPr>
                <w:rFonts w:asciiTheme="minorHAnsi" w:hAnsiTheme="minorHAnsi" w:cstheme="minorBidi"/>
                <w:noProof/>
              </w:rPr>
              <w:tab/>
            </w:r>
            <w:r w:rsidRPr="00207D58">
              <w:rPr>
                <w:rStyle w:val="Hyperlink"/>
                <w:noProof/>
              </w:rPr>
              <w:t>Proprietary Nature, Acquirer’s Rights, and Licensing</w:t>
            </w:r>
            <w:r>
              <w:rPr>
                <w:noProof/>
                <w:webHidden/>
              </w:rPr>
              <w:tab/>
            </w:r>
            <w:r>
              <w:rPr>
                <w:noProof/>
                <w:webHidden/>
              </w:rPr>
              <w:fldChar w:fldCharType="begin"/>
            </w:r>
            <w:r>
              <w:rPr>
                <w:noProof/>
                <w:webHidden/>
              </w:rPr>
              <w:instrText xml:space="preserve"> PAGEREF _Toc432432735 \h </w:instrText>
            </w:r>
          </w:ins>
          <w:r>
            <w:rPr>
              <w:noProof/>
              <w:webHidden/>
            </w:rPr>
          </w:r>
          <w:r>
            <w:rPr>
              <w:noProof/>
              <w:webHidden/>
            </w:rPr>
            <w:fldChar w:fldCharType="separate"/>
          </w:r>
          <w:ins w:id="190" w:author="Jimmy Duggan" w:date="2015-10-12T17:03:00Z">
            <w:r>
              <w:rPr>
                <w:noProof/>
                <w:webHidden/>
              </w:rPr>
              <w:t>5</w:t>
            </w:r>
            <w:r>
              <w:rPr>
                <w:noProof/>
                <w:webHidden/>
              </w:rPr>
              <w:fldChar w:fldCharType="end"/>
            </w:r>
            <w:r w:rsidRPr="00207D58">
              <w:rPr>
                <w:rStyle w:val="Hyperlink"/>
                <w:noProof/>
              </w:rPr>
              <w:fldChar w:fldCharType="end"/>
            </w:r>
          </w:ins>
        </w:p>
        <w:p w14:paraId="43841317" w14:textId="77777777" w:rsidR="001A3FFC" w:rsidRDefault="001A3FFC">
          <w:pPr>
            <w:pStyle w:val="TOC3"/>
            <w:tabs>
              <w:tab w:val="left" w:pos="1200"/>
              <w:tab w:val="right" w:leader="dot" w:pos="8630"/>
            </w:tabs>
            <w:rPr>
              <w:ins w:id="191" w:author="Jimmy Duggan" w:date="2015-10-12T17:03:00Z"/>
              <w:rFonts w:asciiTheme="minorHAnsi" w:hAnsiTheme="minorHAnsi" w:cstheme="minorBidi"/>
              <w:noProof/>
            </w:rPr>
          </w:pPr>
          <w:ins w:id="192"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"_Toc432432736"</w:instrText>
            </w:r>
            <w:r w:rsidRPr="00207D58">
              <w:rPr>
                <w:rStyle w:val="Hyperlink"/>
                <w:noProof/>
              </w:rPr>
              <w:instrText xml:space="preserve"> </w:instrText>
            </w:r>
            <w:r w:rsidRPr="00207D58">
              <w:rPr>
                <w:rStyle w:val="Hyperlink"/>
                <w:noProof/>
              </w:rPr>
              <w:fldChar w:fldCharType="separate"/>
            </w:r>
            <w:r w:rsidRPr="00207D58">
              <w:rPr>
                <w:rStyle w:val="Hyperlink"/>
                <w:noProof/>
              </w:rPr>
              <w:t>5.2.5</w:t>
            </w:r>
            <w:r>
              <w:rPr>
                <w:rFonts w:asciiTheme="minorHAnsi" w:hAnsiTheme="minorHAnsi" w:cstheme="minorBidi"/>
                <w:noProof/>
              </w:rPr>
              <w:tab/>
            </w:r>
            <w:r w:rsidRPr="00207D58">
              <w:rPr>
                <w:rStyle w:val="Hyperlink"/>
                <w:noProof/>
              </w:rPr>
              <w:t>Installation, Testing, and Control</w:t>
            </w:r>
            <w:r>
              <w:rPr>
                <w:noProof/>
                <w:webHidden/>
              </w:rPr>
              <w:tab/>
            </w:r>
            <w:r>
              <w:rPr>
                <w:noProof/>
                <w:webHidden/>
              </w:rPr>
              <w:fldChar w:fldCharType="begin"/>
            </w:r>
            <w:r>
              <w:rPr>
                <w:noProof/>
                <w:webHidden/>
              </w:rPr>
              <w:instrText xml:space="preserve"> PAGEREF _Toc432432736 \h </w:instrText>
            </w:r>
          </w:ins>
          <w:r>
            <w:rPr>
              <w:noProof/>
              <w:webHidden/>
            </w:rPr>
          </w:r>
          <w:r>
            <w:rPr>
              <w:noProof/>
              <w:webHidden/>
            </w:rPr>
            <w:fldChar w:fldCharType="separate"/>
          </w:r>
          <w:ins w:id="193" w:author="Jimmy Duggan" w:date="2015-10-12T17:03:00Z">
            <w:r>
              <w:rPr>
                <w:noProof/>
                <w:webHidden/>
              </w:rPr>
              <w:t>5</w:t>
            </w:r>
            <w:r>
              <w:rPr>
                <w:noProof/>
                <w:webHidden/>
              </w:rPr>
              <w:fldChar w:fldCharType="end"/>
            </w:r>
            <w:r w:rsidRPr="00207D58">
              <w:rPr>
                <w:rStyle w:val="Hyperlink"/>
                <w:noProof/>
              </w:rPr>
              <w:fldChar w:fldCharType="end"/>
            </w:r>
          </w:ins>
        </w:p>
        <w:p w14:paraId="3CDD3212" w14:textId="77777777" w:rsidR="001A3FFC" w:rsidRDefault="001A3FFC">
          <w:pPr>
            <w:pStyle w:val="TOC1"/>
            <w:tabs>
              <w:tab w:val="left" w:pos="480"/>
              <w:tab w:val="right" w:leader="dot" w:pos="8630"/>
            </w:tabs>
            <w:rPr>
              <w:ins w:id="194" w:author="Jimmy Duggan" w:date="2015-10-12T17:03:00Z"/>
              <w:rFonts w:asciiTheme="minorHAnsi" w:hAnsiTheme="minorHAnsi" w:cstheme="minorBidi"/>
              <w:b w:val="0"/>
              <w:noProof/>
              <w:sz w:val="22"/>
              <w:szCs w:val="22"/>
            </w:rPr>
          </w:pPr>
          <w:ins w:id="195"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"_Toc432432737"</w:instrText>
            </w:r>
            <w:r w:rsidRPr="00207D58">
              <w:rPr>
                <w:rStyle w:val="Hyperlink"/>
                <w:noProof/>
              </w:rPr>
              <w:instrText xml:space="preserve"> </w:instrText>
            </w:r>
            <w:r w:rsidRPr="00207D58">
              <w:rPr>
                <w:rStyle w:val="Hyperlink"/>
                <w:noProof/>
              </w:rPr>
              <w:fldChar w:fldCharType="separate"/>
            </w:r>
            <w:r w:rsidRPr="00207D58">
              <w:rPr>
                <w:rStyle w:val="Hyperlink"/>
                <w:noProof/>
              </w:rPr>
              <w:t>6</w:t>
            </w:r>
            <w:r>
              <w:rPr>
                <w:rFonts w:asciiTheme="minorHAnsi" w:hAnsiTheme="minorHAnsi" w:cstheme="minorBidi"/>
                <w:b w:val="0"/>
                <w:noProof/>
                <w:sz w:val="22"/>
                <w:szCs w:val="22"/>
              </w:rPr>
              <w:tab/>
            </w:r>
            <w:r w:rsidRPr="00207D58">
              <w:rPr>
                <w:rStyle w:val="Hyperlink"/>
                <w:noProof/>
              </w:rPr>
              <w:t>Test Identification</w:t>
            </w:r>
            <w:r>
              <w:rPr>
                <w:noProof/>
                <w:webHidden/>
              </w:rPr>
              <w:tab/>
            </w:r>
            <w:r>
              <w:rPr>
                <w:noProof/>
                <w:webHidden/>
              </w:rPr>
              <w:fldChar w:fldCharType="begin"/>
            </w:r>
            <w:r>
              <w:rPr>
                <w:noProof/>
                <w:webHidden/>
              </w:rPr>
              <w:instrText xml:space="preserve"> PAGEREF _Toc432432737 \h </w:instrText>
            </w:r>
          </w:ins>
          <w:r>
            <w:rPr>
              <w:noProof/>
              <w:webHidden/>
            </w:rPr>
          </w:r>
          <w:r>
            <w:rPr>
              <w:noProof/>
              <w:webHidden/>
            </w:rPr>
            <w:fldChar w:fldCharType="separate"/>
          </w:r>
          <w:ins w:id="196" w:author="Jimmy Duggan" w:date="2015-10-12T17:03:00Z">
            <w:r>
              <w:rPr>
                <w:noProof/>
                <w:webHidden/>
              </w:rPr>
              <w:t>6</w:t>
            </w:r>
            <w:r>
              <w:rPr>
                <w:noProof/>
                <w:webHidden/>
              </w:rPr>
              <w:fldChar w:fldCharType="end"/>
            </w:r>
            <w:r w:rsidRPr="00207D58">
              <w:rPr>
                <w:rStyle w:val="Hyperlink"/>
                <w:noProof/>
              </w:rPr>
              <w:fldChar w:fldCharType="end"/>
            </w:r>
          </w:ins>
        </w:p>
        <w:p w14:paraId="0CD6B8C7" w14:textId="77777777" w:rsidR="001A3FFC" w:rsidRDefault="001A3FFC">
          <w:pPr>
            <w:pStyle w:val="TOC2"/>
            <w:tabs>
              <w:tab w:val="left" w:pos="960"/>
              <w:tab w:val="right" w:leader="dot" w:pos="8630"/>
            </w:tabs>
            <w:rPr>
              <w:ins w:id="197" w:author="Jimmy Duggan" w:date="2015-10-12T17:03:00Z"/>
              <w:rFonts w:asciiTheme="minorHAnsi" w:hAnsiTheme="minorHAnsi" w:cstheme="minorBidi"/>
              <w:b w:val="0"/>
              <w:noProof/>
            </w:rPr>
          </w:pPr>
          <w:ins w:id="198"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"_Toc432432738"</w:instrText>
            </w:r>
            <w:r w:rsidRPr="00207D58">
              <w:rPr>
                <w:rStyle w:val="Hyperlink"/>
                <w:noProof/>
              </w:rPr>
              <w:instrText xml:space="preserve"> </w:instrText>
            </w:r>
            <w:r w:rsidRPr="00207D58">
              <w:rPr>
                <w:rStyle w:val="Hyperlink"/>
                <w:noProof/>
              </w:rPr>
              <w:fldChar w:fldCharType="separate"/>
            </w:r>
            <w:r w:rsidRPr="00207D58">
              <w:rPr>
                <w:rStyle w:val="Hyperlink"/>
                <w:noProof/>
              </w:rPr>
              <w:t>6.1</w:t>
            </w:r>
            <w:r>
              <w:rPr>
                <w:rFonts w:asciiTheme="minorHAnsi" w:hAnsiTheme="minorHAnsi" w:cstheme="minorBidi"/>
                <w:b w:val="0"/>
                <w:noProof/>
              </w:rPr>
              <w:tab/>
            </w:r>
            <w:r w:rsidRPr="00207D58">
              <w:rPr>
                <w:rStyle w:val="Hyperlink"/>
                <w:noProof/>
              </w:rPr>
              <w:t>General Information</w:t>
            </w:r>
            <w:r>
              <w:rPr>
                <w:noProof/>
                <w:webHidden/>
              </w:rPr>
              <w:tab/>
            </w:r>
            <w:r>
              <w:rPr>
                <w:noProof/>
                <w:webHidden/>
              </w:rPr>
              <w:fldChar w:fldCharType="begin"/>
            </w:r>
            <w:r>
              <w:rPr>
                <w:noProof/>
                <w:webHidden/>
              </w:rPr>
              <w:instrText xml:space="preserve"> PAGEREF _Toc432432738 \h </w:instrText>
            </w:r>
          </w:ins>
          <w:r>
            <w:rPr>
              <w:noProof/>
              <w:webHidden/>
            </w:rPr>
          </w:r>
          <w:r>
            <w:rPr>
              <w:noProof/>
              <w:webHidden/>
            </w:rPr>
            <w:fldChar w:fldCharType="separate"/>
          </w:r>
          <w:ins w:id="199" w:author="Jimmy Duggan" w:date="2015-10-12T17:03:00Z">
            <w:r>
              <w:rPr>
                <w:noProof/>
                <w:webHidden/>
              </w:rPr>
              <w:t>6</w:t>
            </w:r>
            <w:r>
              <w:rPr>
                <w:noProof/>
                <w:webHidden/>
              </w:rPr>
              <w:fldChar w:fldCharType="end"/>
            </w:r>
            <w:r w:rsidRPr="00207D58">
              <w:rPr>
                <w:rStyle w:val="Hyperlink"/>
                <w:noProof/>
              </w:rPr>
              <w:fldChar w:fldCharType="end"/>
            </w:r>
          </w:ins>
        </w:p>
        <w:p w14:paraId="247B74C6" w14:textId="77777777" w:rsidR="001A3FFC" w:rsidRDefault="001A3FFC">
          <w:pPr>
            <w:pStyle w:val="TOC3"/>
            <w:tabs>
              <w:tab w:val="left" w:pos="1200"/>
              <w:tab w:val="right" w:leader="dot" w:pos="8630"/>
            </w:tabs>
            <w:rPr>
              <w:ins w:id="200" w:author="Jimmy Duggan" w:date="2015-10-12T17:03:00Z"/>
              <w:rFonts w:asciiTheme="minorHAnsi" w:hAnsiTheme="minorHAnsi" w:cstheme="minorBidi"/>
              <w:noProof/>
            </w:rPr>
          </w:pPr>
          <w:ins w:id="201"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"_Toc432432739"</w:instrText>
            </w:r>
            <w:r w:rsidRPr="00207D58">
              <w:rPr>
                <w:rStyle w:val="Hyperlink"/>
                <w:noProof/>
              </w:rPr>
              <w:instrText xml:space="preserve"> </w:instrText>
            </w:r>
            <w:r w:rsidRPr="00207D58">
              <w:rPr>
                <w:rStyle w:val="Hyperlink"/>
                <w:noProof/>
              </w:rPr>
              <w:fldChar w:fldCharType="separate"/>
            </w:r>
            <w:r w:rsidRPr="00207D58">
              <w:rPr>
                <w:rStyle w:val="Hyperlink"/>
                <w:noProof/>
              </w:rPr>
              <w:t>6.1.1</w:t>
            </w:r>
            <w:r>
              <w:rPr>
                <w:rFonts w:asciiTheme="minorHAnsi" w:hAnsiTheme="minorHAnsi" w:cstheme="minorBidi"/>
                <w:noProof/>
              </w:rPr>
              <w:tab/>
            </w:r>
            <w:r w:rsidRPr="00207D58">
              <w:rPr>
                <w:rStyle w:val="Hyperlink"/>
                <w:noProof/>
              </w:rPr>
              <w:t>Test Levels</w:t>
            </w:r>
            <w:r>
              <w:rPr>
                <w:noProof/>
                <w:webHidden/>
              </w:rPr>
              <w:tab/>
            </w:r>
            <w:r>
              <w:rPr>
                <w:noProof/>
                <w:webHidden/>
              </w:rPr>
              <w:fldChar w:fldCharType="begin"/>
            </w:r>
            <w:r>
              <w:rPr>
                <w:noProof/>
                <w:webHidden/>
              </w:rPr>
              <w:instrText xml:space="preserve"> PAGEREF _Toc432432739 \h </w:instrText>
            </w:r>
          </w:ins>
          <w:r>
            <w:rPr>
              <w:noProof/>
              <w:webHidden/>
            </w:rPr>
          </w:r>
          <w:r>
            <w:rPr>
              <w:noProof/>
              <w:webHidden/>
            </w:rPr>
            <w:fldChar w:fldCharType="separate"/>
          </w:r>
          <w:ins w:id="202" w:author="Jimmy Duggan" w:date="2015-10-12T17:03:00Z">
            <w:r>
              <w:rPr>
                <w:noProof/>
                <w:webHidden/>
              </w:rPr>
              <w:t>6</w:t>
            </w:r>
            <w:r>
              <w:rPr>
                <w:noProof/>
                <w:webHidden/>
              </w:rPr>
              <w:fldChar w:fldCharType="end"/>
            </w:r>
            <w:r w:rsidRPr="00207D58">
              <w:rPr>
                <w:rStyle w:val="Hyperlink"/>
                <w:noProof/>
              </w:rPr>
              <w:fldChar w:fldCharType="end"/>
            </w:r>
          </w:ins>
        </w:p>
        <w:p w14:paraId="2F3B9889" w14:textId="77777777" w:rsidR="001A3FFC" w:rsidRDefault="001A3FFC">
          <w:pPr>
            <w:pStyle w:val="TOC3"/>
            <w:tabs>
              <w:tab w:val="left" w:pos="1200"/>
              <w:tab w:val="right" w:leader="dot" w:pos="8630"/>
            </w:tabs>
            <w:rPr>
              <w:ins w:id="203" w:author="Jimmy Duggan" w:date="2015-10-12T17:03:00Z"/>
              <w:rFonts w:asciiTheme="minorHAnsi" w:hAnsiTheme="minorHAnsi" w:cstheme="minorBidi"/>
              <w:noProof/>
            </w:rPr>
          </w:pPr>
          <w:ins w:id="204"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"_Toc432432740"</w:instrText>
            </w:r>
            <w:r w:rsidRPr="00207D58">
              <w:rPr>
                <w:rStyle w:val="Hyperlink"/>
                <w:noProof/>
              </w:rPr>
              <w:instrText xml:space="preserve"> </w:instrText>
            </w:r>
            <w:r w:rsidRPr="00207D58">
              <w:rPr>
                <w:rStyle w:val="Hyperlink"/>
                <w:noProof/>
              </w:rPr>
              <w:fldChar w:fldCharType="separate"/>
            </w:r>
            <w:r w:rsidRPr="00207D58">
              <w:rPr>
                <w:rStyle w:val="Hyperlink"/>
                <w:noProof/>
              </w:rPr>
              <w:t>6.1.2</w:t>
            </w:r>
            <w:r>
              <w:rPr>
                <w:rFonts w:asciiTheme="minorHAnsi" w:hAnsiTheme="minorHAnsi" w:cstheme="minorBidi"/>
                <w:noProof/>
              </w:rPr>
              <w:tab/>
            </w:r>
            <w:r w:rsidRPr="00207D58">
              <w:rPr>
                <w:rStyle w:val="Hyperlink"/>
                <w:noProof/>
              </w:rPr>
              <w:t>Test Classes</w:t>
            </w:r>
            <w:r>
              <w:rPr>
                <w:noProof/>
                <w:webHidden/>
              </w:rPr>
              <w:tab/>
            </w:r>
            <w:r>
              <w:rPr>
                <w:noProof/>
                <w:webHidden/>
              </w:rPr>
              <w:fldChar w:fldCharType="begin"/>
            </w:r>
            <w:r>
              <w:rPr>
                <w:noProof/>
                <w:webHidden/>
              </w:rPr>
              <w:instrText xml:space="preserve"> PAGEREF _Toc432432740 \h </w:instrText>
            </w:r>
          </w:ins>
          <w:r>
            <w:rPr>
              <w:noProof/>
              <w:webHidden/>
            </w:rPr>
          </w:r>
          <w:r>
            <w:rPr>
              <w:noProof/>
              <w:webHidden/>
            </w:rPr>
            <w:fldChar w:fldCharType="separate"/>
          </w:r>
          <w:ins w:id="205" w:author="Jimmy Duggan" w:date="2015-10-12T17:03:00Z">
            <w:r>
              <w:rPr>
                <w:noProof/>
                <w:webHidden/>
              </w:rPr>
              <w:t>6</w:t>
            </w:r>
            <w:r>
              <w:rPr>
                <w:noProof/>
                <w:webHidden/>
              </w:rPr>
              <w:fldChar w:fldCharType="end"/>
            </w:r>
            <w:r w:rsidRPr="00207D58">
              <w:rPr>
                <w:rStyle w:val="Hyperlink"/>
                <w:noProof/>
              </w:rPr>
              <w:fldChar w:fldCharType="end"/>
            </w:r>
          </w:ins>
        </w:p>
        <w:p w14:paraId="1C5799FC" w14:textId="77777777" w:rsidR="001A3FFC" w:rsidRDefault="001A3FFC">
          <w:pPr>
            <w:pStyle w:val="TOC3"/>
            <w:tabs>
              <w:tab w:val="left" w:pos="1200"/>
              <w:tab w:val="right" w:leader="dot" w:pos="8630"/>
            </w:tabs>
            <w:rPr>
              <w:ins w:id="206" w:author="Jimmy Duggan" w:date="2015-10-12T17:03:00Z"/>
              <w:rFonts w:asciiTheme="minorHAnsi" w:hAnsiTheme="minorHAnsi" w:cstheme="minorBidi"/>
              <w:noProof/>
            </w:rPr>
          </w:pPr>
          <w:ins w:id="207"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"_Toc432432741"</w:instrText>
            </w:r>
            <w:r w:rsidRPr="00207D58">
              <w:rPr>
                <w:rStyle w:val="Hyperlink"/>
                <w:noProof/>
              </w:rPr>
              <w:instrText xml:space="preserve"> </w:instrText>
            </w:r>
            <w:r w:rsidRPr="00207D58">
              <w:rPr>
                <w:rStyle w:val="Hyperlink"/>
                <w:noProof/>
              </w:rPr>
              <w:fldChar w:fldCharType="separate"/>
            </w:r>
            <w:r w:rsidRPr="00207D58">
              <w:rPr>
                <w:rStyle w:val="Hyperlink"/>
                <w:noProof/>
              </w:rPr>
              <w:t>6.1.3</w:t>
            </w:r>
            <w:r>
              <w:rPr>
                <w:rFonts w:asciiTheme="minorHAnsi" w:hAnsiTheme="minorHAnsi" w:cstheme="minorBidi"/>
                <w:noProof/>
              </w:rPr>
              <w:tab/>
            </w:r>
            <w:r w:rsidRPr="00207D58">
              <w:rPr>
                <w:rStyle w:val="Hyperlink"/>
                <w:noProof/>
              </w:rPr>
              <w:t>General Test Conditions</w:t>
            </w:r>
            <w:r>
              <w:rPr>
                <w:noProof/>
                <w:webHidden/>
              </w:rPr>
              <w:tab/>
            </w:r>
            <w:r>
              <w:rPr>
                <w:noProof/>
                <w:webHidden/>
              </w:rPr>
              <w:fldChar w:fldCharType="begin"/>
            </w:r>
            <w:r>
              <w:rPr>
                <w:noProof/>
                <w:webHidden/>
              </w:rPr>
              <w:instrText xml:space="preserve"> PAGEREF _Toc432432741 \h </w:instrText>
            </w:r>
          </w:ins>
          <w:r>
            <w:rPr>
              <w:noProof/>
              <w:webHidden/>
            </w:rPr>
          </w:r>
          <w:r>
            <w:rPr>
              <w:noProof/>
              <w:webHidden/>
            </w:rPr>
            <w:fldChar w:fldCharType="separate"/>
          </w:r>
          <w:ins w:id="208" w:author="Jimmy Duggan" w:date="2015-10-12T17:03:00Z">
            <w:r>
              <w:rPr>
                <w:noProof/>
                <w:webHidden/>
              </w:rPr>
              <w:t>6</w:t>
            </w:r>
            <w:r>
              <w:rPr>
                <w:noProof/>
                <w:webHidden/>
              </w:rPr>
              <w:fldChar w:fldCharType="end"/>
            </w:r>
            <w:r w:rsidRPr="00207D58">
              <w:rPr>
                <w:rStyle w:val="Hyperlink"/>
                <w:noProof/>
              </w:rPr>
              <w:fldChar w:fldCharType="end"/>
            </w:r>
          </w:ins>
        </w:p>
        <w:p w14:paraId="67BB26B2" w14:textId="77777777" w:rsidR="001A3FFC" w:rsidRDefault="001A3FFC">
          <w:pPr>
            <w:pStyle w:val="TOC3"/>
            <w:tabs>
              <w:tab w:val="left" w:pos="1200"/>
              <w:tab w:val="right" w:leader="dot" w:pos="8630"/>
            </w:tabs>
            <w:rPr>
              <w:ins w:id="209" w:author="Jimmy Duggan" w:date="2015-10-12T17:03:00Z"/>
              <w:rFonts w:asciiTheme="minorHAnsi" w:hAnsiTheme="minorHAnsi" w:cstheme="minorBidi"/>
              <w:noProof/>
            </w:rPr>
          </w:pPr>
          <w:ins w:id="210"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"_Toc432432742"</w:instrText>
            </w:r>
            <w:r w:rsidRPr="00207D58">
              <w:rPr>
                <w:rStyle w:val="Hyperlink"/>
                <w:noProof/>
              </w:rPr>
              <w:instrText xml:space="preserve"> </w:instrText>
            </w:r>
            <w:r w:rsidRPr="00207D58">
              <w:rPr>
                <w:rStyle w:val="Hyperlink"/>
                <w:noProof/>
              </w:rPr>
              <w:fldChar w:fldCharType="separate"/>
            </w:r>
            <w:r w:rsidRPr="00207D58">
              <w:rPr>
                <w:rStyle w:val="Hyperlink"/>
                <w:noProof/>
              </w:rPr>
              <w:t>6.1.4</w:t>
            </w:r>
            <w:r>
              <w:rPr>
                <w:rFonts w:asciiTheme="minorHAnsi" w:hAnsiTheme="minorHAnsi" w:cstheme="minorBidi"/>
                <w:noProof/>
              </w:rPr>
              <w:tab/>
            </w:r>
            <w:r w:rsidRPr="00207D58">
              <w:rPr>
                <w:rStyle w:val="Hyperlink"/>
                <w:noProof/>
              </w:rPr>
              <w:t>Test Progression</w:t>
            </w:r>
            <w:r>
              <w:rPr>
                <w:noProof/>
                <w:webHidden/>
              </w:rPr>
              <w:tab/>
            </w:r>
            <w:r>
              <w:rPr>
                <w:noProof/>
                <w:webHidden/>
              </w:rPr>
              <w:fldChar w:fldCharType="begin"/>
            </w:r>
            <w:r>
              <w:rPr>
                <w:noProof/>
                <w:webHidden/>
              </w:rPr>
              <w:instrText xml:space="preserve"> PAGEREF _Toc432432742 \h </w:instrText>
            </w:r>
          </w:ins>
          <w:r>
            <w:rPr>
              <w:noProof/>
              <w:webHidden/>
            </w:rPr>
          </w:r>
          <w:r>
            <w:rPr>
              <w:noProof/>
              <w:webHidden/>
            </w:rPr>
            <w:fldChar w:fldCharType="separate"/>
          </w:r>
          <w:ins w:id="211" w:author="Jimmy Duggan" w:date="2015-10-12T17:03:00Z">
            <w:r>
              <w:rPr>
                <w:noProof/>
                <w:webHidden/>
              </w:rPr>
              <w:t>6</w:t>
            </w:r>
            <w:r>
              <w:rPr>
                <w:noProof/>
                <w:webHidden/>
              </w:rPr>
              <w:fldChar w:fldCharType="end"/>
            </w:r>
            <w:r w:rsidRPr="00207D58">
              <w:rPr>
                <w:rStyle w:val="Hyperlink"/>
                <w:noProof/>
              </w:rPr>
              <w:fldChar w:fldCharType="end"/>
            </w:r>
          </w:ins>
        </w:p>
        <w:p w14:paraId="11C865D1" w14:textId="77777777" w:rsidR="001A3FFC" w:rsidRDefault="001A3FFC">
          <w:pPr>
            <w:pStyle w:val="TOC3"/>
            <w:tabs>
              <w:tab w:val="left" w:pos="1200"/>
              <w:tab w:val="right" w:leader="dot" w:pos="8630"/>
            </w:tabs>
            <w:rPr>
              <w:ins w:id="212" w:author="Jimmy Duggan" w:date="2015-10-12T17:03:00Z"/>
              <w:rFonts w:asciiTheme="minorHAnsi" w:hAnsiTheme="minorHAnsi" w:cstheme="minorBidi"/>
              <w:noProof/>
            </w:rPr>
          </w:pPr>
          <w:ins w:id="213"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"_Toc432432743"</w:instrText>
            </w:r>
            <w:r w:rsidRPr="00207D58">
              <w:rPr>
                <w:rStyle w:val="Hyperlink"/>
                <w:noProof/>
              </w:rPr>
              <w:instrText xml:space="preserve"> </w:instrText>
            </w:r>
            <w:r w:rsidRPr="00207D58">
              <w:rPr>
                <w:rStyle w:val="Hyperlink"/>
                <w:noProof/>
              </w:rPr>
              <w:fldChar w:fldCharType="separate"/>
            </w:r>
            <w:r w:rsidRPr="00207D58">
              <w:rPr>
                <w:rStyle w:val="Hyperlink"/>
                <w:noProof/>
              </w:rPr>
              <w:t>6.1.5</w:t>
            </w:r>
            <w:r>
              <w:rPr>
                <w:rFonts w:asciiTheme="minorHAnsi" w:hAnsiTheme="minorHAnsi" w:cstheme="minorBidi"/>
                <w:noProof/>
              </w:rPr>
              <w:tab/>
            </w:r>
            <w:r w:rsidRPr="00207D58">
              <w:rPr>
                <w:rStyle w:val="Hyperlink"/>
                <w:noProof/>
              </w:rPr>
              <w:t>Data Recording, Reduction, and Analysis</w:t>
            </w:r>
            <w:r>
              <w:rPr>
                <w:noProof/>
                <w:webHidden/>
              </w:rPr>
              <w:tab/>
            </w:r>
            <w:r>
              <w:rPr>
                <w:noProof/>
                <w:webHidden/>
              </w:rPr>
              <w:fldChar w:fldCharType="begin"/>
            </w:r>
            <w:r>
              <w:rPr>
                <w:noProof/>
                <w:webHidden/>
              </w:rPr>
              <w:instrText xml:space="preserve"> PAGEREF _Toc432432743 \h </w:instrText>
            </w:r>
          </w:ins>
          <w:r>
            <w:rPr>
              <w:noProof/>
              <w:webHidden/>
            </w:rPr>
          </w:r>
          <w:r>
            <w:rPr>
              <w:noProof/>
              <w:webHidden/>
            </w:rPr>
            <w:fldChar w:fldCharType="separate"/>
          </w:r>
          <w:ins w:id="214" w:author="Jimmy Duggan" w:date="2015-10-12T17:03:00Z">
            <w:r>
              <w:rPr>
                <w:noProof/>
                <w:webHidden/>
              </w:rPr>
              <w:t>6</w:t>
            </w:r>
            <w:r>
              <w:rPr>
                <w:noProof/>
                <w:webHidden/>
              </w:rPr>
              <w:fldChar w:fldCharType="end"/>
            </w:r>
            <w:r w:rsidRPr="00207D58">
              <w:rPr>
                <w:rStyle w:val="Hyperlink"/>
                <w:noProof/>
              </w:rPr>
              <w:fldChar w:fldCharType="end"/>
            </w:r>
          </w:ins>
        </w:p>
        <w:p w14:paraId="4FF6ACA9" w14:textId="77777777" w:rsidR="001A3FFC" w:rsidRDefault="001A3FFC">
          <w:pPr>
            <w:pStyle w:val="TOC2"/>
            <w:tabs>
              <w:tab w:val="left" w:pos="960"/>
              <w:tab w:val="right" w:leader="dot" w:pos="8630"/>
            </w:tabs>
            <w:rPr>
              <w:ins w:id="215" w:author="Jimmy Duggan" w:date="2015-10-12T17:03:00Z"/>
              <w:rFonts w:asciiTheme="minorHAnsi" w:hAnsiTheme="minorHAnsi" w:cstheme="minorBidi"/>
              <w:b w:val="0"/>
              <w:noProof/>
            </w:rPr>
          </w:pPr>
          <w:ins w:id="216"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"_Toc432432744"</w:instrText>
            </w:r>
            <w:r w:rsidRPr="00207D58">
              <w:rPr>
                <w:rStyle w:val="Hyperlink"/>
                <w:noProof/>
              </w:rPr>
              <w:instrText xml:space="preserve"> </w:instrText>
            </w:r>
            <w:r w:rsidRPr="00207D58">
              <w:rPr>
                <w:rStyle w:val="Hyperlink"/>
                <w:noProof/>
              </w:rPr>
              <w:fldChar w:fldCharType="separate"/>
            </w:r>
            <w:r w:rsidRPr="00207D58">
              <w:rPr>
                <w:rStyle w:val="Hyperlink"/>
                <w:noProof/>
              </w:rPr>
              <w:t>6.2</w:t>
            </w:r>
            <w:r>
              <w:rPr>
                <w:rFonts w:asciiTheme="minorHAnsi" w:hAnsiTheme="minorHAnsi" w:cstheme="minorBidi"/>
                <w:b w:val="0"/>
                <w:noProof/>
              </w:rPr>
              <w:tab/>
            </w:r>
            <w:r w:rsidRPr="00207D58">
              <w:rPr>
                <w:rStyle w:val="Hyperlink"/>
                <w:noProof/>
              </w:rPr>
              <w:t>Planned Tests</w:t>
            </w:r>
            <w:r>
              <w:rPr>
                <w:noProof/>
                <w:webHidden/>
              </w:rPr>
              <w:tab/>
            </w:r>
            <w:r>
              <w:rPr>
                <w:noProof/>
                <w:webHidden/>
              </w:rPr>
              <w:fldChar w:fldCharType="begin"/>
            </w:r>
            <w:r>
              <w:rPr>
                <w:noProof/>
                <w:webHidden/>
              </w:rPr>
              <w:instrText xml:space="preserve"> PAGEREF _Toc432432744 \h </w:instrText>
            </w:r>
          </w:ins>
          <w:r>
            <w:rPr>
              <w:noProof/>
              <w:webHidden/>
            </w:rPr>
          </w:r>
          <w:r>
            <w:rPr>
              <w:noProof/>
              <w:webHidden/>
            </w:rPr>
            <w:fldChar w:fldCharType="separate"/>
          </w:r>
          <w:ins w:id="217" w:author="Jimmy Duggan" w:date="2015-10-12T17:03:00Z">
            <w:r>
              <w:rPr>
                <w:noProof/>
                <w:webHidden/>
              </w:rPr>
              <w:t>6</w:t>
            </w:r>
            <w:r>
              <w:rPr>
                <w:noProof/>
                <w:webHidden/>
              </w:rPr>
              <w:fldChar w:fldCharType="end"/>
            </w:r>
            <w:r w:rsidRPr="00207D58">
              <w:rPr>
                <w:rStyle w:val="Hyperlink"/>
                <w:noProof/>
              </w:rPr>
              <w:fldChar w:fldCharType="end"/>
            </w:r>
          </w:ins>
        </w:p>
        <w:p w14:paraId="454AAFE7" w14:textId="77777777" w:rsidR="001A3FFC" w:rsidRDefault="001A3FFC">
          <w:pPr>
            <w:pStyle w:val="TOC3"/>
            <w:tabs>
              <w:tab w:val="left" w:pos="1200"/>
              <w:tab w:val="right" w:leader="dot" w:pos="8630"/>
            </w:tabs>
            <w:rPr>
              <w:ins w:id="218" w:author="Jimmy Duggan" w:date="2015-10-12T17:03:00Z"/>
              <w:rFonts w:asciiTheme="minorHAnsi" w:hAnsiTheme="minorHAnsi" w:cstheme="minorBidi"/>
              <w:noProof/>
            </w:rPr>
          </w:pPr>
          <w:ins w:id="219"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"_Toc432432745"</w:instrText>
            </w:r>
            <w:r w:rsidRPr="00207D58">
              <w:rPr>
                <w:rStyle w:val="Hyperlink"/>
                <w:noProof/>
              </w:rPr>
              <w:instrText xml:space="preserve"> </w:instrText>
            </w:r>
            <w:r w:rsidRPr="00207D58">
              <w:rPr>
                <w:rStyle w:val="Hyperlink"/>
                <w:noProof/>
              </w:rPr>
              <w:fldChar w:fldCharType="separate"/>
            </w:r>
            <w:r w:rsidRPr="00207D58">
              <w:rPr>
                <w:rStyle w:val="Hyperlink"/>
                <w:noProof/>
              </w:rPr>
              <w:t>6.2.1</w:t>
            </w:r>
            <w:r>
              <w:rPr>
                <w:rFonts w:asciiTheme="minorHAnsi" w:hAnsiTheme="minorHAnsi" w:cstheme="minorBidi"/>
                <w:noProof/>
              </w:rPr>
              <w:tab/>
            </w:r>
            <w:r w:rsidRPr="00207D58">
              <w:rPr>
                <w:rStyle w:val="Hyperlink"/>
                <w:noProof/>
              </w:rPr>
              <w:t>Items to be Tested</w:t>
            </w:r>
            <w:r>
              <w:rPr>
                <w:noProof/>
                <w:webHidden/>
              </w:rPr>
              <w:tab/>
            </w:r>
            <w:r>
              <w:rPr>
                <w:noProof/>
                <w:webHidden/>
              </w:rPr>
              <w:fldChar w:fldCharType="begin"/>
            </w:r>
            <w:r>
              <w:rPr>
                <w:noProof/>
                <w:webHidden/>
              </w:rPr>
              <w:instrText xml:space="preserve"> PAGEREF _Toc432432745 \h </w:instrText>
            </w:r>
          </w:ins>
          <w:r>
            <w:rPr>
              <w:noProof/>
              <w:webHidden/>
            </w:rPr>
          </w:r>
          <w:r>
            <w:rPr>
              <w:noProof/>
              <w:webHidden/>
            </w:rPr>
            <w:fldChar w:fldCharType="separate"/>
          </w:r>
          <w:ins w:id="220" w:author="Jimmy Duggan" w:date="2015-10-12T17:03:00Z">
            <w:r>
              <w:rPr>
                <w:noProof/>
                <w:webHidden/>
              </w:rPr>
              <w:t>6</w:t>
            </w:r>
            <w:r>
              <w:rPr>
                <w:noProof/>
                <w:webHidden/>
              </w:rPr>
              <w:fldChar w:fldCharType="end"/>
            </w:r>
            <w:r w:rsidRPr="00207D58">
              <w:rPr>
                <w:rStyle w:val="Hyperlink"/>
                <w:noProof/>
              </w:rPr>
              <w:fldChar w:fldCharType="end"/>
            </w:r>
          </w:ins>
        </w:p>
        <w:p w14:paraId="5D4B08F5" w14:textId="77777777" w:rsidR="001A3FFC" w:rsidRDefault="001A3FFC">
          <w:pPr>
            <w:pStyle w:val="TOC3"/>
            <w:tabs>
              <w:tab w:val="left" w:pos="1200"/>
              <w:tab w:val="right" w:leader="dot" w:pos="8630"/>
            </w:tabs>
            <w:rPr>
              <w:ins w:id="221" w:author="Jimmy Duggan" w:date="2015-10-12T17:03:00Z"/>
              <w:rFonts w:asciiTheme="minorHAnsi" w:hAnsiTheme="minorHAnsi" w:cstheme="minorBidi"/>
              <w:noProof/>
            </w:rPr>
          </w:pPr>
          <w:ins w:id="222"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"_Toc432432746"</w:instrText>
            </w:r>
            <w:r w:rsidRPr="00207D58">
              <w:rPr>
                <w:rStyle w:val="Hyperlink"/>
                <w:noProof/>
              </w:rPr>
              <w:instrText xml:space="preserve"> </w:instrText>
            </w:r>
            <w:r w:rsidRPr="00207D58">
              <w:rPr>
                <w:rStyle w:val="Hyperlink"/>
                <w:noProof/>
              </w:rPr>
              <w:fldChar w:fldCharType="separate"/>
            </w:r>
            <w:r w:rsidRPr="00207D58">
              <w:rPr>
                <w:rStyle w:val="Hyperlink"/>
                <w:noProof/>
              </w:rPr>
              <w:t>6.2.2</w:t>
            </w:r>
            <w:r>
              <w:rPr>
                <w:rFonts w:asciiTheme="minorHAnsi" w:hAnsiTheme="minorHAnsi" w:cstheme="minorBidi"/>
                <w:noProof/>
              </w:rPr>
              <w:tab/>
            </w:r>
            <w:r w:rsidRPr="00207D58">
              <w:rPr>
                <w:rStyle w:val="Hyperlink"/>
                <w:noProof/>
              </w:rPr>
              <w:t>Project-unique Identifier of a Test</w:t>
            </w:r>
            <w:r>
              <w:rPr>
                <w:noProof/>
                <w:webHidden/>
              </w:rPr>
              <w:tab/>
            </w:r>
            <w:r>
              <w:rPr>
                <w:noProof/>
                <w:webHidden/>
              </w:rPr>
              <w:fldChar w:fldCharType="begin"/>
            </w:r>
            <w:r>
              <w:rPr>
                <w:noProof/>
                <w:webHidden/>
              </w:rPr>
              <w:instrText xml:space="preserve"> PAGEREF _Toc432432746 \h </w:instrText>
            </w:r>
          </w:ins>
          <w:r>
            <w:rPr>
              <w:noProof/>
              <w:webHidden/>
            </w:rPr>
          </w:r>
          <w:r>
            <w:rPr>
              <w:noProof/>
              <w:webHidden/>
            </w:rPr>
            <w:fldChar w:fldCharType="separate"/>
          </w:r>
          <w:ins w:id="223" w:author="Jimmy Duggan" w:date="2015-10-12T17:03:00Z">
            <w:r>
              <w:rPr>
                <w:noProof/>
                <w:webHidden/>
              </w:rPr>
              <w:t>6</w:t>
            </w:r>
            <w:r>
              <w:rPr>
                <w:noProof/>
                <w:webHidden/>
              </w:rPr>
              <w:fldChar w:fldCharType="end"/>
            </w:r>
            <w:r w:rsidRPr="00207D58">
              <w:rPr>
                <w:rStyle w:val="Hyperlink"/>
                <w:noProof/>
              </w:rPr>
              <w:fldChar w:fldCharType="end"/>
            </w:r>
          </w:ins>
        </w:p>
        <w:p w14:paraId="22A38941" w14:textId="77777777" w:rsidR="001A3FFC" w:rsidRDefault="001A3FFC">
          <w:pPr>
            <w:pStyle w:val="TOC1"/>
            <w:tabs>
              <w:tab w:val="left" w:pos="480"/>
              <w:tab w:val="right" w:leader="dot" w:pos="8630"/>
            </w:tabs>
            <w:rPr>
              <w:ins w:id="224" w:author="Jimmy Duggan" w:date="2015-10-12T17:03:00Z"/>
              <w:rFonts w:asciiTheme="minorHAnsi" w:hAnsiTheme="minorHAnsi" w:cstheme="minorBidi"/>
              <w:b w:val="0"/>
              <w:noProof/>
              <w:sz w:val="22"/>
              <w:szCs w:val="22"/>
            </w:rPr>
          </w:pPr>
          <w:ins w:id="225"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"_Toc432432747"</w:instrText>
            </w:r>
            <w:r w:rsidRPr="00207D58">
              <w:rPr>
                <w:rStyle w:val="Hyperlink"/>
                <w:noProof/>
              </w:rPr>
              <w:instrText xml:space="preserve"> </w:instrText>
            </w:r>
            <w:r w:rsidRPr="00207D58">
              <w:rPr>
                <w:rStyle w:val="Hyperlink"/>
                <w:noProof/>
              </w:rPr>
              <w:fldChar w:fldCharType="separate"/>
            </w:r>
            <w:r w:rsidRPr="00207D58">
              <w:rPr>
                <w:rStyle w:val="Hyperlink"/>
                <w:noProof/>
              </w:rPr>
              <w:t>7</w:t>
            </w:r>
            <w:r>
              <w:rPr>
                <w:rFonts w:asciiTheme="minorHAnsi" w:hAnsiTheme="minorHAnsi" w:cstheme="minorBidi"/>
                <w:b w:val="0"/>
                <w:noProof/>
                <w:sz w:val="22"/>
                <w:szCs w:val="22"/>
              </w:rPr>
              <w:tab/>
            </w:r>
            <w:r w:rsidRPr="00207D58">
              <w:rPr>
                <w:rStyle w:val="Hyperlink"/>
                <w:noProof/>
              </w:rPr>
              <w:t>Test Schedule</w:t>
            </w:r>
            <w:r>
              <w:rPr>
                <w:noProof/>
                <w:webHidden/>
              </w:rPr>
              <w:tab/>
            </w:r>
            <w:r>
              <w:rPr>
                <w:noProof/>
                <w:webHidden/>
              </w:rPr>
              <w:fldChar w:fldCharType="begin"/>
            </w:r>
            <w:r>
              <w:rPr>
                <w:noProof/>
                <w:webHidden/>
              </w:rPr>
              <w:instrText xml:space="preserve"> PAGEREF _Toc432432747 \h </w:instrText>
            </w:r>
          </w:ins>
          <w:r>
            <w:rPr>
              <w:noProof/>
              <w:webHidden/>
            </w:rPr>
          </w:r>
          <w:r>
            <w:rPr>
              <w:noProof/>
              <w:webHidden/>
            </w:rPr>
            <w:fldChar w:fldCharType="separate"/>
          </w:r>
          <w:ins w:id="226" w:author="Jimmy Duggan" w:date="2015-10-12T17:03:00Z">
            <w:r>
              <w:rPr>
                <w:noProof/>
                <w:webHidden/>
              </w:rPr>
              <w:t>6</w:t>
            </w:r>
            <w:r>
              <w:rPr>
                <w:noProof/>
                <w:webHidden/>
              </w:rPr>
              <w:fldChar w:fldCharType="end"/>
            </w:r>
            <w:r w:rsidRPr="00207D58">
              <w:rPr>
                <w:rStyle w:val="Hyperlink"/>
                <w:noProof/>
              </w:rPr>
              <w:fldChar w:fldCharType="end"/>
            </w:r>
          </w:ins>
        </w:p>
        <w:p w14:paraId="76D54BD1" w14:textId="77777777" w:rsidR="001A3FFC" w:rsidRDefault="001A3FFC">
          <w:pPr>
            <w:pStyle w:val="TOC1"/>
            <w:tabs>
              <w:tab w:val="left" w:pos="480"/>
              <w:tab w:val="right" w:leader="dot" w:pos="8630"/>
            </w:tabs>
            <w:rPr>
              <w:ins w:id="227" w:author="Jimmy Duggan" w:date="2015-10-12T17:03:00Z"/>
              <w:rFonts w:asciiTheme="minorHAnsi" w:hAnsiTheme="minorHAnsi" w:cstheme="minorBidi"/>
              <w:b w:val="0"/>
              <w:noProof/>
              <w:sz w:val="22"/>
              <w:szCs w:val="22"/>
            </w:rPr>
          </w:pPr>
          <w:ins w:id="228"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"_Toc432432748"</w:instrText>
            </w:r>
            <w:r w:rsidRPr="00207D58">
              <w:rPr>
                <w:rStyle w:val="Hyperlink"/>
                <w:noProof/>
              </w:rPr>
              <w:instrText xml:space="preserve"> </w:instrText>
            </w:r>
            <w:r w:rsidRPr="00207D58">
              <w:rPr>
                <w:rStyle w:val="Hyperlink"/>
                <w:noProof/>
              </w:rPr>
              <w:fldChar w:fldCharType="separate"/>
            </w:r>
            <w:r w:rsidRPr="00207D58">
              <w:rPr>
                <w:rStyle w:val="Hyperlink"/>
                <w:noProof/>
              </w:rPr>
              <w:t>8</w:t>
            </w:r>
            <w:r>
              <w:rPr>
                <w:rFonts w:asciiTheme="minorHAnsi" w:hAnsiTheme="minorHAnsi" w:cstheme="minorBidi"/>
                <w:b w:val="0"/>
                <w:noProof/>
                <w:sz w:val="22"/>
                <w:szCs w:val="22"/>
              </w:rPr>
              <w:tab/>
            </w:r>
            <w:r w:rsidRPr="00207D58">
              <w:rPr>
                <w:rStyle w:val="Hyperlink"/>
                <w:noProof/>
              </w:rPr>
              <w:t>Requirements Traceability</w:t>
            </w:r>
            <w:r>
              <w:rPr>
                <w:noProof/>
                <w:webHidden/>
              </w:rPr>
              <w:tab/>
            </w:r>
            <w:r>
              <w:rPr>
                <w:noProof/>
                <w:webHidden/>
              </w:rPr>
              <w:fldChar w:fldCharType="begin"/>
            </w:r>
            <w:r>
              <w:rPr>
                <w:noProof/>
                <w:webHidden/>
              </w:rPr>
              <w:instrText xml:space="preserve"> PAGEREF _Toc432432748 \h </w:instrText>
            </w:r>
          </w:ins>
          <w:r>
            <w:rPr>
              <w:noProof/>
              <w:webHidden/>
            </w:rPr>
          </w:r>
          <w:r>
            <w:rPr>
              <w:noProof/>
              <w:webHidden/>
            </w:rPr>
            <w:fldChar w:fldCharType="separate"/>
          </w:r>
          <w:ins w:id="229" w:author="Jimmy Duggan" w:date="2015-10-12T17:03:00Z">
            <w:r>
              <w:rPr>
                <w:noProof/>
                <w:webHidden/>
              </w:rPr>
              <w:t>6</w:t>
            </w:r>
            <w:r>
              <w:rPr>
                <w:noProof/>
                <w:webHidden/>
              </w:rPr>
              <w:fldChar w:fldCharType="end"/>
            </w:r>
            <w:r w:rsidRPr="00207D58">
              <w:rPr>
                <w:rStyle w:val="Hyperlink"/>
                <w:noProof/>
              </w:rPr>
              <w:fldChar w:fldCharType="end"/>
            </w:r>
          </w:ins>
        </w:p>
        <w:p w14:paraId="6FCA7C85" w14:textId="77777777" w:rsidR="001A3FFC" w:rsidRDefault="001A3FFC">
          <w:pPr>
            <w:pStyle w:val="TOC1"/>
            <w:tabs>
              <w:tab w:val="left" w:pos="480"/>
              <w:tab w:val="right" w:leader="dot" w:pos="8630"/>
            </w:tabs>
            <w:rPr>
              <w:ins w:id="230" w:author="Jimmy Duggan" w:date="2015-10-12T17:03:00Z"/>
              <w:rFonts w:asciiTheme="minorHAnsi" w:hAnsiTheme="minorHAnsi" w:cstheme="minorBidi"/>
              <w:b w:val="0"/>
              <w:noProof/>
              <w:sz w:val="22"/>
              <w:szCs w:val="22"/>
            </w:rPr>
          </w:pPr>
          <w:ins w:id="231"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"_Toc432432749"</w:instrText>
            </w:r>
            <w:r w:rsidRPr="00207D58">
              <w:rPr>
                <w:rStyle w:val="Hyperlink"/>
                <w:noProof/>
              </w:rPr>
              <w:instrText xml:space="preserve"> </w:instrText>
            </w:r>
            <w:r w:rsidRPr="00207D58">
              <w:rPr>
                <w:rStyle w:val="Hyperlink"/>
                <w:noProof/>
              </w:rPr>
              <w:fldChar w:fldCharType="separate"/>
            </w:r>
            <w:r w:rsidRPr="00207D58">
              <w:rPr>
                <w:rStyle w:val="Hyperlink"/>
                <w:noProof/>
              </w:rPr>
              <w:t>9</w:t>
            </w:r>
            <w:r>
              <w:rPr>
                <w:rFonts w:asciiTheme="minorHAnsi" w:hAnsiTheme="minorHAnsi" w:cstheme="minorBidi"/>
                <w:b w:val="0"/>
                <w:noProof/>
                <w:sz w:val="22"/>
                <w:szCs w:val="22"/>
              </w:rPr>
              <w:tab/>
            </w:r>
            <w:r w:rsidRPr="00207D58">
              <w:rPr>
                <w:rStyle w:val="Hyperlink"/>
                <w:noProof/>
              </w:rPr>
              <w:t>Notes</w:t>
            </w:r>
            <w:r>
              <w:rPr>
                <w:noProof/>
                <w:webHidden/>
              </w:rPr>
              <w:tab/>
            </w:r>
            <w:r>
              <w:rPr>
                <w:noProof/>
                <w:webHidden/>
              </w:rPr>
              <w:fldChar w:fldCharType="begin"/>
            </w:r>
            <w:r>
              <w:rPr>
                <w:noProof/>
                <w:webHidden/>
              </w:rPr>
              <w:instrText xml:space="preserve"> PAGEREF _Toc432432749 \h </w:instrText>
            </w:r>
          </w:ins>
          <w:r>
            <w:rPr>
              <w:noProof/>
              <w:webHidden/>
            </w:rPr>
          </w:r>
          <w:r>
            <w:rPr>
              <w:noProof/>
              <w:webHidden/>
            </w:rPr>
            <w:fldChar w:fldCharType="separate"/>
          </w:r>
          <w:ins w:id="232" w:author="Jimmy Duggan" w:date="2015-10-12T17:03:00Z">
            <w:r>
              <w:rPr>
                <w:noProof/>
                <w:webHidden/>
              </w:rPr>
              <w:t>6</w:t>
            </w:r>
            <w:r>
              <w:rPr>
                <w:noProof/>
                <w:webHidden/>
              </w:rPr>
              <w:fldChar w:fldCharType="end"/>
            </w:r>
            <w:r w:rsidRPr="00207D58">
              <w:rPr>
                <w:rStyle w:val="Hyperlink"/>
                <w:noProof/>
              </w:rPr>
              <w:fldChar w:fldCharType="end"/>
            </w:r>
          </w:ins>
        </w:p>
        <w:p w14:paraId="4617F43A" w14:textId="77777777" w:rsidR="001A3FFC" w:rsidRDefault="001A3FFC">
          <w:pPr>
            <w:pStyle w:val="TOC1"/>
            <w:tabs>
              <w:tab w:val="left" w:pos="480"/>
              <w:tab w:val="right" w:leader="dot" w:pos="8630"/>
            </w:tabs>
            <w:rPr>
              <w:ins w:id="233" w:author="Jimmy Duggan" w:date="2015-10-12T17:03:00Z"/>
              <w:rFonts w:asciiTheme="minorHAnsi" w:hAnsiTheme="minorHAnsi" w:cstheme="minorBidi"/>
              <w:b w:val="0"/>
              <w:noProof/>
              <w:sz w:val="22"/>
              <w:szCs w:val="22"/>
            </w:rPr>
          </w:pPr>
          <w:ins w:id="234"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"_Toc432432750"</w:instrText>
            </w:r>
            <w:r w:rsidRPr="00207D58">
              <w:rPr>
                <w:rStyle w:val="Hyperlink"/>
                <w:noProof/>
              </w:rPr>
              <w:instrText xml:space="preserve"> </w:instrText>
            </w:r>
            <w:r w:rsidRPr="00207D58">
              <w:rPr>
                <w:rStyle w:val="Hyperlink"/>
                <w:noProof/>
              </w:rPr>
              <w:fldChar w:fldCharType="separate"/>
            </w:r>
            <w:r w:rsidRPr="00207D58">
              <w:rPr>
                <w:rStyle w:val="Hyperlink"/>
                <w:noProof/>
              </w:rPr>
              <w:t>10</w:t>
            </w:r>
            <w:r>
              <w:rPr>
                <w:rFonts w:asciiTheme="minorHAnsi" w:hAnsiTheme="minorHAnsi" w:cstheme="minorBidi"/>
                <w:b w:val="0"/>
                <w:noProof/>
                <w:sz w:val="22"/>
                <w:szCs w:val="22"/>
              </w:rPr>
              <w:tab/>
            </w:r>
            <w:r w:rsidRPr="00207D58">
              <w:rPr>
                <w:rStyle w:val="Hyperlink"/>
                <w:noProof/>
              </w:rPr>
              <w:t>Annexes</w:t>
            </w:r>
            <w:r>
              <w:rPr>
                <w:noProof/>
                <w:webHidden/>
              </w:rPr>
              <w:tab/>
            </w:r>
            <w:r>
              <w:rPr>
                <w:noProof/>
                <w:webHidden/>
              </w:rPr>
              <w:fldChar w:fldCharType="begin"/>
            </w:r>
            <w:r>
              <w:rPr>
                <w:noProof/>
                <w:webHidden/>
              </w:rPr>
              <w:instrText xml:space="preserve"> PAGEREF _Toc432432750 \h </w:instrText>
            </w:r>
          </w:ins>
          <w:r>
            <w:rPr>
              <w:noProof/>
              <w:webHidden/>
            </w:rPr>
          </w:r>
          <w:r>
            <w:rPr>
              <w:noProof/>
              <w:webHidden/>
            </w:rPr>
            <w:fldChar w:fldCharType="separate"/>
          </w:r>
          <w:ins w:id="235" w:author="Jimmy Duggan" w:date="2015-10-12T17:03:00Z">
            <w:r>
              <w:rPr>
                <w:noProof/>
                <w:webHidden/>
              </w:rPr>
              <w:t>6</w:t>
            </w:r>
            <w:r>
              <w:rPr>
                <w:noProof/>
                <w:webHidden/>
              </w:rPr>
              <w:fldChar w:fldCharType="end"/>
            </w:r>
            <w:r w:rsidRPr="00207D58">
              <w:rPr>
                <w:rStyle w:val="Hyperlink"/>
                <w:noProof/>
              </w:rPr>
              <w:fldChar w:fldCharType="end"/>
            </w:r>
          </w:ins>
        </w:p>
        <w:p w14:paraId="20011CEE" w14:textId="77777777" w:rsidR="001A3FFC" w:rsidRDefault="001A3FFC">
          <w:pPr>
            <w:pStyle w:val="TOC1"/>
            <w:tabs>
              <w:tab w:val="left" w:pos="480"/>
              <w:tab w:val="right" w:leader="dot" w:pos="8630"/>
            </w:tabs>
            <w:rPr>
              <w:ins w:id="236" w:author="Jimmy Duggan" w:date="2015-10-12T17:03:00Z"/>
              <w:rFonts w:asciiTheme="minorHAnsi" w:hAnsiTheme="minorHAnsi" w:cstheme="minorBidi"/>
              <w:b w:val="0"/>
              <w:noProof/>
              <w:sz w:val="22"/>
              <w:szCs w:val="22"/>
            </w:rPr>
          </w:pPr>
          <w:ins w:id="237"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"_Toc432432751"</w:instrText>
            </w:r>
            <w:r w:rsidRPr="00207D58">
              <w:rPr>
                <w:rStyle w:val="Hyperlink"/>
                <w:noProof/>
              </w:rPr>
              <w:instrText xml:space="preserve"> </w:instrText>
            </w:r>
            <w:r w:rsidRPr="00207D58">
              <w:rPr>
                <w:rStyle w:val="Hyperlink"/>
                <w:noProof/>
              </w:rPr>
              <w:fldChar w:fldCharType="separate"/>
            </w:r>
            <w:r w:rsidRPr="00207D58">
              <w:rPr>
                <w:rStyle w:val="Hyperlink"/>
                <w:noProof/>
              </w:rPr>
              <w:t>11</w:t>
            </w:r>
            <w:r>
              <w:rPr>
                <w:rFonts w:asciiTheme="minorHAnsi" w:hAnsiTheme="minorHAnsi" w:cstheme="minorBidi"/>
                <w:b w:val="0"/>
                <w:noProof/>
                <w:sz w:val="22"/>
                <w:szCs w:val="22"/>
              </w:rPr>
              <w:tab/>
            </w:r>
            <w:r w:rsidRPr="00207D58">
              <w:rPr>
                <w:rStyle w:val="Hyperlink"/>
                <w:noProof/>
              </w:rPr>
              <w:t>Risks</w:t>
            </w:r>
            <w:r>
              <w:rPr>
                <w:noProof/>
                <w:webHidden/>
              </w:rPr>
              <w:tab/>
            </w:r>
            <w:r>
              <w:rPr>
                <w:noProof/>
                <w:webHidden/>
              </w:rPr>
              <w:fldChar w:fldCharType="begin"/>
            </w:r>
            <w:r>
              <w:rPr>
                <w:noProof/>
                <w:webHidden/>
              </w:rPr>
              <w:instrText xml:space="preserve"> PAGEREF _Toc432432751 \h </w:instrText>
            </w:r>
          </w:ins>
          <w:r>
            <w:rPr>
              <w:noProof/>
              <w:webHidden/>
            </w:rPr>
          </w:r>
          <w:r>
            <w:rPr>
              <w:noProof/>
              <w:webHidden/>
            </w:rPr>
            <w:fldChar w:fldCharType="separate"/>
          </w:r>
          <w:ins w:id="238" w:author="Jimmy Duggan" w:date="2015-10-12T17:03:00Z">
            <w:r>
              <w:rPr>
                <w:noProof/>
                <w:webHidden/>
              </w:rPr>
              <w:t>7</w:t>
            </w:r>
            <w:r>
              <w:rPr>
                <w:noProof/>
                <w:webHidden/>
              </w:rPr>
              <w:fldChar w:fldCharType="end"/>
            </w:r>
            <w:r w:rsidRPr="00207D58">
              <w:rPr>
                <w:rStyle w:val="Hyperlink"/>
                <w:noProof/>
              </w:rPr>
              <w:fldChar w:fldCharType="end"/>
            </w:r>
          </w:ins>
        </w:p>
        <w:p w14:paraId="65BF915A" w14:textId="77777777" w:rsidR="001A3FFC" w:rsidRDefault="001A3FFC">
          <w:pPr>
            <w:pStyle w:val="TOC2"/>
            <w:tabs>
              <w:tab w:val="left" w:pos="960"/>
              <w:tab w:val="right" w:leader="dot" w:pos="8630"/>
            </w:tabs>
            <w:rPr>
              <w:ins w:id="239" w:author="Jimmy Duggan" w:date="2015-10-12T17:03:00Z"/>
              <w:rFonts w:asciiTheme="minorHAnsi" w:hAnsiTheme="minorHAnsi" w:cstheme="minorBidi"/>
              <w:b w:val="0"/>
              <w:noProof/>
            </w:rPr>
          </w:pPr>
          <w:ins w:id="240" w:author="Jimmy Duggan" w:date="2015-10-12T17:03:00Z">
            <w:r w:rsidRPr="00207D58">
              <w:rPr>
                <w:rStyle w:val="Hyperlink"/>
                <w:noProof/>
              </w:rPr>
              <w:lastRenderedPageBreak/>
              <w:fldChar w:fldCharType="begin"/>
            </w:r>
            <w:r w:rsidRPr="00207D58">
              <w:rPr>
                <w:rStyle w:val="Hyperlink"/>
                <w:noProof/>
              </w:rPr>
              <w:instrText xml:space="preserve"> </w:instrText>
            </w:r>
            <w:r>
              <w:rPr>
                <w:noProof/>
              </w:rPr>
              <w:instrText>HYPERLINK \l "_Toc432432752"</w:instrText>
            </w:r>
            <w:r w:rsidRPr="00207D58">
              <w:rPr>
                <w:rStyle w:val="Hyperlink"/>
                <w:noProof/>
              </w:rPr>
              <w:instrText xml:space="preserve"> </w:instrText>
            </w:r>
            <w:r w:rsidRPr="00207D58">
              <w:rPr>
                <w:rStyle w:val="Hyperlink"/>
                <w:noProof/>
              </w:rPr>
              <w:fldChar w:fldCharType="separate"/>
            </w:r>
            <w:r w:rsidRPr="00207D58">
              <w:rPr>
                <w:rStyle w:val="Hyperlink"/>
                <w:noProof/>
              </w:rPr>
              <w:t>11.1</w:t>
            </w:r>
            <w:r>
              <w:rPr>
                <w:rFonts w:asciiTheme="minorHAnsi" w:hAnsiTheme="minorHAnsi" w:cstheme="minorBidi"/>
                <w:b w:val="0"/>
                <w:noProof/>
              </w:rPr>
              <w:tab/>
            </w:r>
            <w:r w:rsidRPr="00207D58">
              <w:rPr>
                <w:rStyle w:val="Hyperlink"/>
                <w:noProof/>
              </w:rPr>
              <w:t>Schedule</w:t>
            </w:r>
            <w:r>
              <w:rPr>
                <w:noProof/>
                <w:webHidden/>
              </w:rPr>
              <w:tab/>
            </w:r>
            <w:r>
              <w:rPr>
                <w:noProof/>
                <w:webHidden/>
              </w:rPr>
              <w:fldChar w:fldCharType="begin"/>
            </w:r>
            <w:r>
              <w:rPr>
                <w:noProof/>
                <w:webHidden/>
              </w:rPr>
              <w:instrText xml:space="preserve"> PAGEREF _Toc432432752 \h </w:instrText>
            </w:r>
          </w:ins>
          <w:r>
            <w:rPr>
              <w:noProof/>
              <w:webHidden/>
            </w:rPr>
          </w:r>
          <w:r>
            <w:rPr>
              <w:noProof/>
              <w:webHidden/>
            </w:rPr>
            <w:fldChar w:fldCharType="separate"/>
          </w:r>
          <w:ins w:id="241" w:author="Jimmy Duggan" w:date="2015-10-12T17:03:00Z">
            <w:r>
              <w:rPr>
                <w:noProof/>
                <w:webHidden/>
              </w:rPr>
              <w:t>7</w:t>
            </w:r>
            <w:r>
              <w:rPr>
                <w:noProof/>
                <w:webHidden/>
              </w:rPr>
              <w:fldChar w:fldCharType="end"/>
            </w:r>
            <w:r w:rsidRPr="00207D58">
              <w:rPr>
                <w:rStyle w:val="Hyperlink"/>
                <w:noProof/>
              </w:rPr>
              <w:fldChar w:fldCharType="end"/>
            </w:r>
          </w:ins>
        </w:p>
        <w:p w14:paraId="0138210F" w14:textId="77777777" w:rsidR="001A3FFC" w:rsidRDefault="001A3FFC">
          <w:pPr>
            <w:pStyle w:val="TOC2"/>
            <w:tabs>
              <w:tab w:val="left" w:pos="960"/>
              <w:tab w:val="right" w:leader="dot" w:pos="8630"/>
            </w:tabs>
            <w:rPr>
              <w:ins w:id="242" w:author="Jimmy Duggan" w:date="2015-10-12T17:03:00Z"/>
              <w:rFonts w:asciiTheme="minorHAnsi" w:hAnsiTheme="minorHAnsi" w:cstheme="minorBidi"/>
              <w:b w:val="0"/>
              <w:noProof/>
            </w:rPr>
          </w:pPr>
          <w:ins w:id="243"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"_Toc432432753"</w:instrText>
            </w:r>
            <w:r w:rsidRPr="00207D58">
              <w:rPr>
                <w:rStyle w:val="Hyperlink"/>
                <w:noProof/>
              </w:rPr>
              <w:instrText xml:space="preserve"> </w:instrText>
            </w:r>
            <w:r w:rsidRPr="00207D58">
              <w:rPr>
                <w:rStyle w:val="Hyperlink"/>
                <w:noProof/>
              </w:rPr>
              <w:fldChar w:fldCharType="separate"/>
            </w:r>
            <w:r w:rsidRPr="00207D58">
              <w:rPr>
                <w:rStyle w:val="Hyperlink"/>
                <w:noProof/>
              </w:rPr>
              <w:t>11.2</w:t>
            </w:r>
            <w:r>
              <w:rPr>
                <w:rFonts w:asciiTheme="minorHAnsi" w:hAnsiTheme="minorHAnsi" w:cstheme="minorBidi"/>
                <w:b w:val="0"/>
                <w:noProof/>
              </w:rPr>
              <w:tab/>
            </w:r>
            <w:r w:rsidRPr="00207D58">
              <w:rPr>
                <w:rStyle w:val="Hyperlink"/>
                <w:noProof/>
              </w:rPr>
              <w:t>Technical</w:t>
            </w:r>
            <w:r>
              <w:rPr>
                <w:noProof/>
                <w:webHidden/>
              </w:rPr>
              <w:tab/>
            </w:r>
            <w:r>
              <w:rPr>
                <w:noProof/>
                <w:webHidden/>
              </w:rPr>
              <w:fldChar w:fldCharType="begin"/>
            </w:r>
            <w:r>
              <w:rPr>
                <w:noProof/>
                <w:webHidden/>
              </w:rPr>
              <w:instrText xml:space="preserve"> PAGEREF _Toc432432753 \h </w:instrText>
            </w:r>
          </w:ins>
          <w:r>
            <w:rPr>
              <w:noProof/>
              <w:webHidden/>
            </w:rPr>
          </w:r>
          <w:r>
            <w:rPr>
              <w:noProof/>
              <w:webHidden/>
            </w:rPr>
            <w:fldChar w:fldCharType="separate"/>
          </w:r>
          <w:ins w:id="244" w:author="Jimmy Duggan" w:date="2015-10-12T17:03:00Z">
            <w:r>
              <w:rPr>
                <w:noProof/>
                <w:webHidden/>
              </w:rPr>
              <w:t>7</w:t>
            </w:r>
            <w:r>
              <w:rPr>
                <w:noProof/>
                <w:webHidden/>
              </w:rPr>
              <w:fldChar w:fldCharType="end"/>
            </w:r>
            <w:r w:rsidRPr="00207D58">
              <w:rPr>
                <w:rStyle w:val="Hyperlink"/>
                <w:noProof/>
              </w:rPr>
              <w:fldChar w:fldCharType="end"/>
            </w:r>
          </w:ins>
        </w:p>
        <w:p w14:paraId="6158FD7C" w14:textId="77777777" w:rsidR="001A3FFC" w:rsidRDefault="001A3FFC">
          <w:pPr>
            <w:pStyle w:val="TOC2"/>
            <w:tabs>
              <w:tab w:val="left" w:pos="960"/>
              <w:tab w:val="right" w:leader="dot" w:pos="8630"/>
            </w:tabs>
            <w:rPr>
              <w:ins w:id="245" w:author="Jimmy Duggan" w:date="2015-10-12T17:03:00Z"/>
              <w:rFonts w:asciiTheme="minorHAnsi" w:hAnsiTheme="minorHAnsi" w:cstheme="minorBidi"/>
              <w:b w:val="0"/>
              <w:noProof/>
            </w:rPr>
          </w:pPr>
          <w:ins w:id="246"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"_Toc432432754"</w:instrText>
            </w:r>
            <w:r w:rsidRPr="00207D58">
              <w:rPr>
                <w:rStyle w:val="Hyperlink"/>
                <w:noProof/>
              </w:rPr>
              <w:instrText xml:space="preserve"> </w:instrText>
            </w:r>
            <w:r w:rsidRPr="00207D58">
              <w:rPr>
                <w:rStyle w:val="Hyperlink"/>
                <w:noProof/>
              </w:rPr>
              <w:fldChar w:fldCharType="separate"/>
            </w:r>
            <w:r w:rsidRPr="00207D58">
              <w:rPr>
                <w:rStyle w:val="Hyperlink"/>
                <w:noProof/>
              </w:rPr>
              <w:t>11.3</w:t>
            </w:r>
            <w:r>
              <w:rPr>
                <w:rFonts w:asciiTheme="minorHAnsi" w:hAnsiTheme="minorHAnsi" w:cstheme="minorBidi"/>
                <w:b w:val="0"/>
                <w:noProof/>
              </w:rPr>
              <w:tab/>
            </w:r>
            <w:r w:rsidRPr="00207D58">
              <w:rPr>
                <w:rStyle w:val="Hyperlink"/>
                <w:noProof/>
              </w:rPr>
              <w:t>Management</w:t>
            </w:r>
            <w:r>
              <w:rPr>
                <w:noProof/>
                <w:webHidden/>
              </w:rPr>
              <w:tab/>
            </w:r>
            <w:r>
              <w:rPr>
                <w:noProof/>
                <w:webHidden/>
              </w:rPr>
              <w:fldChar w:fldCharType="begin"/>
            </w:r>
            <w:r>
              <w:rPr>
                <w:noProof/>
                <w:webHidden/>
              </w:rPr>
              <w:instrText xml:space="preserve"> PAGEREF _Toc432432754 \h </w:instrText>
            </w:r>
          </w:ins>
          <w:r>
            <w:rPr>
              <w:noProof/>
              <w:webHidden/>
            </w:rPr>
          </w:r>
          <w:r>
            <w:rPr>
              <w:noProof/>
              <w:webHidden/>
            </w:rPr>
            <w:fldChar w:fldCharType="separate"/>
          </w:r>
          <w:ins w:id="247" w:author="Jimmy Duggan" w:date="2015-10-12T17:03:00Z">
            <w:r>
              <w:rPr>
                <w:noProof/>
                <w:webHidden/>
              </w:rPr>
              <w:t>7</w:t>
            </w:r>
            <w:r>
              <w:rPr>
                <w:noProof/>
                <w:webHidden/>
              </w:rPr>
              <w:fldChar w:fldCharType="end"/>
            </w:r>
            <w:r w:rsidRPr="00207D58">
              <w:rPr>
                <w:rStyle w:val="Hyperlink"/>
                <w:noProof/>
              </w:rPr>
              <w:fldChar w:fldCharType="end"/>
            </w:r>
          </w:ins>
        </w:p>
        <w:p w14:paraId="2E01715D" w14:textId="77777777" w:rsidR="001A3FFC" w:rsidRDefault="001A3FFC">
          <w:pPr>
            <w:pStyle w:val="TOC2"/>
            <w:tabs>
              <w:tab w:val="left" w:pos="960"/>
              <w:tab w:val="right" w:leader="dot" w:pos="8630"/>
            </w:tabs>
            <w:rPr>
              <w:ins w:id="248" w:author="Jimmy Duggan" w:date="2015-10-12T17:03:00Z"/>
              <w:rFonts w:asciiTheme="minorHAnsi" w:hAnsiTheme="minorHAnsi" w:cstheme="minorBidi"/>
              <w:b w:val="0"/>
              <w:noProof/>
            </w:rPr>
          </w:pPr>
          <w:ins w:id="249"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"_Toc432432755"</w:instrText>
            </w:r>
            <w:r w:rsidRPr="00207D58">
              <w:rPr>
                <w:rStyle w:val="Hyperlink"/>
                <w:noProof/>
              </w:rPr>
              <w:instrText xml:space="preserve"> </w:instrText>
            </w:r>
            <w:r w:rsidRPr="00207D58">
              <w:rPr>
                <w:rStyle w:val="Hyperlink"/>
                <w:noProof/>
              </w:rPr>
              <w:fldChar w:fldCharType="separate"/>
            </w:r>
            <w:r w:rsidRPr="00207D58">
              <w:rPr>
                <w:rStyle w:val="Hyperlink"/>
                <w:noProof/>
              </w:rPr>
              <w:t>11.4</w:t>
            </w:r>
            <w:r>
              <w:rPr>
                <w:rFonts w:asciiTheme="minorHAnsi" w:hAnsiTheme="minorHAnsi" w:cstheme="minorBidi"/>
                <w:b w:val="0"/>
                <w:noProof/>
              </w:rPr>
              <w:tab/>
            </w:r>
            <w:r w:rsidRPr="00207D58">
              <w:rPr>
                <w:rStyle w:val="Hyperlink"/>
                <w:noProof/>
              </w:rPr>
              <w:t>Personnel</w:t>
            </w:r>
            <w:r>
              <w:rPr>
                <w:noProof/>
                <w:webHidden/>
              </w:rPr>
              <w:tab/>
            </w:r>
            <w:r>
              <w:rPr>
                <w:noProof/>
                <w:webHidden/>
              </w:rPr>
              <w:fldChar w:fldCharType="begin"/>
            </w:r>
            <w:r>
              <w:rPr>
                <w:noProof/>
                <w:webHidden/>
              </w:rPr>
              <w:instrText xml:space="preserve"> PAGEREF _Toc432432755 \h </w:instrText>
            </w:r>
          </w:ins>
          <w:r>
            <w:rPr>
              <w:noProof/>
              <w:webHidden/>
            </w:rPr>
          </w:r>
          <w:r>
            <w:rPr>
              <w:noProof/>
              <w:webHidden/>
            </w:rPr>
            <w:fldChar w:fldCharType="separate"/>
          </w:r>
          <w:ins w:id="250" w:author="Jimmy Duggan" w:date="2015-10-12T17:03:00Z">
            <w:r>
              <w:rPr>
                <w:noProof/>
                <w:webHidden/>
              </w:rPr>
              <w:t>7</w:t>
            </w:r>
            <w:r>
              <w:rPr>
                <w:noProof/>
                <w:webHidden/>
              </w:rPr>
              <w:fldChar w:fldCharType="end"/>
            </w:r>
            <w:r w:rsidRPr="00207D58">
              <w:rPr>
                <w:rStyle w:val="Hyperlink"/>
                <w:noProof/>
              </w:rPr>
              <w:fldChar w:fldCharType="end"/>
            </w:r>
          </w:ins>
        </w:p>
        <w:p w14:paraId="0866D0A2" w14:textId="77777777" w:rsidR="001A3FFC" w:rsidRDefault="001A3FFC">
          <w:pPr>
            <w:pStyle w:val="TOC2"/>
            <w:tabs>
              <w:tab w:val="left" w:pos="960"/>
              <w:tab w:val="right" w:leader="dot" w:pos="8630"/>
            </w:tabs>
            <w:rPr>
              <w:ins w:id="251" w:author="Jimmy Duggan" w:date="2015-10-12T17:03:00Z"/>
              <w:rFonts w:asciiTheme="minorHAnsi" w:hAnsiTheme="minorHAnsi" w:cstheme="minorBidi"/>
              <w:b w:val="0"/>
              <w:noProof/>
            </w:rPr>
          </w:pPr>
          <w:ins w:id="252"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"_Toc432432756"</w:instrText>
            </w:r>
            <w:r w:rsidRPr="00207D58">
              <w:rPr>
                <w:rStyle w:val="Hyperlink"/>
                <w:noProof/>
              </w:rPr>
              <w:instrText xml:space="preserve"> </w:instrText>
            </w:r>
            <w:r w:rsidRPr="00207D58">
              <w:rPr>
                <w:rStyle w:val="Hyperlink"/>
                <w:noProof/>
              </w:rPr>
              <w:fldChar w:fldCharType="separate"/>
            </w:r>
            <w:r w:rsidRPr="00207D58">
              <w:rPr>
                <w:rStyle w:val="Hyperlink"/>
                <w:noProof/>
              </w:rPr>
              <w:t>11.5</w:t>
            </w:r>
            <w:r>
              <w:rPr>
                <w:rFonts w:asciiTheme="minorHAnsi" w:hAnsiTheme="minorHAnsi" w:cstheme="minorBidi"/>
                <w:b w:val="0"/>
                <w:noProof/>
              </w:rPr>
              <w:tab/>
            </w:r>
            <w:r w:rsidRPr="00207D58">
              <w:rPr>
                <w:rStyle w:val="Hyperlink"/>
                <w:noProof/>
              </w:rPr>
              <w:t>Requirements</w:t>
            </w:r>
            <w:r>
              <w:rPr>
                <w:noProof/>
                <w:webHidden/>
              </w:rPr>
              <w:tab/>
            </w:r>
            <w:r>
              <w:rPr>
                <w:noProof/>
                <w:webHidden/>
              </w:rPr>
              <w:fldChar w:fldCharType="begin"/>
            </w:r>
            <w:r>
              <w:rPr>
                <w:noProof/>
                <w:webHidden/>
              </w:rPr>
              <w:instrText xml:space="preserve"> PAGEREF _Toc432432756 \h </w:instrText>
            </w:r>
          </w:ins>
          <w:r>
            <w:rPr>
              <w:noProof/>
              <w:webHidden/>
            </w:rPr>
          </w:r>
          <w:r>
            <w:rPr>
              <w:noProof/>
              <w:webHidden/>
            </w:rPr>
            <w:fldChar w:fldCharType="separate"/>
          </w:r>
          <w:ins w:id="253" w:author="Jimmy Duggan" w:date="2015-10-12T17:03:00Z">
            <w:r>
              <w:rPr>
                <w:noProof/>
                <w:webHidden/>
              </w:rPr>
              <w:t>7</w:t>
            </w:r>
            <w:r>
              <w:rPr>
                <w:noProof/>
                <w:webHidden/>
              </w:rPr>
              <w:fldChar w:fldCharType="end"/>
            </w:r>
            <w:r w:rsidRPr="00207D58">
              <w:rPr>
                <w:rStyle w:val="Hyperlink"/>
                <w:noProof/>
              </w:rPr>
              <w:fldChar w:fldCharType="end"/>
            </w:r>
          </w:ins>
        </w:p>
        <w:p w14:paraId="6B5E9424" w14:textId="77777777" w:rsidR="001A3FFC" w:rsidRDefault="001A3FFC">
          <w:pPr>
            <w:pStyle w:val="TOC1"/>
            <w:tabs>
              <w:tab w:val="left" w:pos="480"/>
              <w:tab w:val="right" w:leader="dot" w:pos="8630"/>
            </w:tabs>
            <w:rPr>
              <w:ins w:id="254" w:author="Jimmy Duggan" w:date="2015-10-12T17:03:00Z"/>
              <w:rFonts w:asciiTheme="minorHAnsi" w:hAnsiTheme="minorHAnsi" w:cstheme="minorBidi"/>
              <w:b w:val="0"/>
              <w:noProof/>
              <w:sz w:val="22"/>
              <w:szCs w:val="22"/>
            </w:rPr>
          </w:pPr>
          <w:ins w:id="255"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"_Toc432432757"</w:instrText>
            </w:r>
            <w:r w:rsidRPr="00207D58">
              <w:rPr>
                <w:rStyle w:val="Hyperlink"/>
                <w:noProof/>
              </w:rPr>
              <w:instrText xml:space="preserve"> </w:instrText>
            </w:r>
            <w:r w:rsidRPr="00207D58">
              <w:rPr>
                <w:rStyle w:val="Hyperlink"/>
                <w:noProof/>
              </w:rPr>
              <w:fldChar w:fldCharType="separate"/>
            </w:r>
            <w:r w:rsidRPr="00207D58">
              <w:rPr>
                <w:rStyle w:val="Hyperlink"/>
                <w:noProof/>
              </w:rPr>
              <w:t>12</w:t>
            </w:r>
            <w:r>
              <w:rPr>
                <w:rFonts w:asciiTheme="minorHAnsi" w:hAnsiTheme="minorHAnsi" w:cstheme="minorBidi"/>
                <w:b w:val="0"/>
                <w:noProof/>
                <w:sz w:val="22"/>
                <w:szCs w:val="22"/>
              </w:rPr>
              <w:tab/>
            </w:r>
            <w:r w:rsidRPr="00207D58">
              <w:rPr>
                <w:rStyle w:val="Hyperlink"/>
                <w:noProof/>
              </w:rPr>
              <w:t>Approvals</w:t>
            </w:r>
            <w:r>
              <w:rPr>
                <w:noProof/>
                <w:webHidden/>
              </w:rPr>
              <w:tab/>
            </w:r>
            <w:r>
              <w:rPr>
                <w:noProof/>
                <w:webHidden/>
              </w:rPr>
              <w:fldChar w:fldCharType="begin"/>
            </w:r>
            <w:r>
              <w:rPr>
                <w:noProof/>
                <w:webHidden/>
              </w:rPr>
              <w:instrText xml:space="preserve"> PAGEREF _Toc432432757 \h </w:instrText>
            </w:r>
          </w:ins>
          <w:r>
            <w:rPr>
              <w:noProof/>
              <w:webHidden/>
            </w:rPr>
          </w:r>
          <w:r>
            <w:rPr>
              <w:noProof/>
              <w:webHidden/>
            </w:rPr>
            <w:fldChar w:fldCharType="separate"/>
          </w:r>
          <w:ins w:id="256" w:author="Jimmy Duggan" w:date="2015-10-12T17:03:00Z">
            <w:r>
              <w:rPr>
                <w:noProof/>
                <w:webHidden/>
              </w:rPr>
              <w:t>7</w:t>
            </w:r>
            <w:r>
              <w:rPr>
                <w:noProof/>
                <w:webHidden/>
              </w:rPr>
              <w:fldChar w:fldCharType="end"/>
            </w:r>
            <w:r w:rsidRPr="00207D58">
              <w:rPr>
                <w:rStyle w:val="Hyperlink"/>
                <w:noProof/>
              </w:rPr>
              <w:fldChar w:fldCharType="end"/>
            </w:r>
          </w:ins>
        </w:p>
        <w:p w14:paraId="12774014" w14:textId="77777777" w:rsidR="007F43E6" w:rsidDel="00F17C9C" w:rsidRDefault="007F43E6">
          <w:pPr>
            <w:rPr>
              <w:del w:id="257" w:author="Jimmy Duggan" w:date="2015-10-12T16:58:00Z"/>
              <w:noProof/>
            </w:rPr>
            <w:pPrChange w:id="258" w:author="Jimmy Duggan" w:date="2015-10-12T17:02:00Z">
              <w:pPr>
                <w:pStyle w:val="TOC1"/>
                <w:tabs>
                  <w:tab w:val="right" w:leader="dot" w:pos="8630"/>
                </w:tabs>
              </w:pPr>
            </w:pPrChange>
          </w:pPr>
          <w:del w:id="259" w:author="Jimmy Duggan" w:date="2015-10-12T16:58:00Z">
            <w:r w:rsidDel="00F17C9C">
              <w:rPr>
                <w:noProof/>
              </w:rPr>
              <w:delText>Introduction</w:delText>
            </w:r>
            <w:r w:rsidDel="00F17C9C">
              <w:rPr>
                <w:noProof/>
              </w:rPr>
              <w:tab/>
              <w:delText>2</w:delText>
            </w:r>
          </w:del>
        </w:p>
        <w:p w14:paraId="03E20840" w14:textId="77777777" w:rsidR="007F43E6" w:rsidDel="00F17C9C" w:rsidRDefault="007F43E6">
          <w:pPr>
            <w:rPr>
              <w:del w:id="260" w:author="Jimmy Duggan" w:date="2015-10-12T16:58:00Z"/>
              <w:noProof/>
            </w:rPr>
            <w:pPrChange w:id="261" w:author="Jimmy Duggan" w:date="2015-10-12T17:02:00Z">
              <w:pPr>
                <w:pStyle w:val="TOC2"/>
                <w:tabs>
                  <w:tab w:val="right" w:leader="dot" w:pos="8630"/>
                </w:tabs>
              </w:pPr>
            </w:pPrChange>
          </w:pPr>
          <w:del w:id="262" w:author="Jimmy Duggan" w:date="2015-10-12T16:58:00Z">
            <w:r w:rsidDel="00F17C9C">
              <w:rPr>
                <w:noProof/>
              </w:rPr>
              <w:delText>Objectives</w:delText>
            </w:r>
            <w:r w:rsidDel="00F17C9C">
              <w:rPr>
                <w:noProof/>
              </w:rPr>
              <w:tab/>
              <w:delText>2</w:delText>
            </w:r>
          </w:del>
        </w:p>
        <w:p w14:paraId="11632F95" w14:textId="77777777" w:rsidR="007F43E6" w:rsidDel="00F17C9C" w:rsidRDefault="007F43E6">
          <w:pPr>
            <w:rPr>
              <w:del w:id="263" w:author="Jimmy Duggan" w:date="2015-10-12T16:58:00Z"/>
              <w:noProof/>
            </w:rPr>
            <w:pPrChange w:id="264" w:author="Jimmy Duggan" w:date="2015-10-12T17:02:00Z">
              <w:pPr>
                <w:pStyle w:val="TOC1"/>
                <w:tabs>
                  <w:tab w:val="right" w:leader="dot" w:pos="8630"/>
                </w:tabs>
              </w:pPr>
            </w:pPrChange>
          </w:pPr>
          <w:del w:id="265" w:author="Jimmy Duggan" w:date="2015-10-12T16:58:00Z">
            <w:r w:rsidDel="00F17C9C">
              <w:rPr>
                <w:noProof/>
              </w:rPr>
              <w:delText>Scope</w:delText>
            </w:r>
            <w:r w:rsidDel="00F17C9C">
              <w:rPr>
                <w:noProof/>
              </w:rPr>
              <w:tab/>
              <w:delText>2</w:delText>
            </w:r>
          </w:del>
        </w:p>
        <w:p w14:paraId="252520AD" w14:textId="77777777" w:rsidR="007F43E6" w:rsidDel="00F17C9C" w:rsidRDefault="007F43E6">
          <w:pPr>
            <w:rPr>
              <w:del w:id="266" w:author="Jimmy Duggan" w:date="2015-10-12T16:58:00Z"/>
              <w:noProof/>
            </w:rPr>
            <w:pPrChange w:id="267" w:author="Jimmy Duggan" w:date="2015-10-12T17:02:00Z">
              <w:pPr>
                <w:pStyle w:val="TOC2"/>
                <w:tabs>
                  <w:tab w:val="right" w:leader="dot" w:pos="8630"/>
                </w:tabs>
              </w:pPr>
            </w:pPrChange>
          </w:pPr>
          <w:del w:id="268" w:author="Jimmy Duggan" w:date="2015-10-12T16:58:00Z">
            <w:r w:rsidDel="00F17C9C">
              <w:rPr>
                <w:noProof/>
              </w:rPr>
              <w:delText>Data Entry</w:delText>
            </w:r>
            <w:r w:rsidDel="00F17C9C">
              <w:rPr>
                <w:noProof/>
              </w:rPr>
              <w:tab/>
              <w:delText>2</w:delText>
            </w:r>
          </w:del>
        </w:p>
        <w:p w14:paraId="1C635382" w14:textId="77777777" w:rsidR="007F43E6" w:rsidDel="00F17C9C" w:rsidRDefault="007F43E6">
          <w:pPr>
            <w:rPr>
              <w:del w:id="269" w:author="Jimmy Duggan" w:date="2015-10-12T16:58:00Z"/>
              <w:noProof/>
            </w:rPr>
            <w:pPrChange w:id="270" w:author="Jimmy Duggan" w:date="2015-10-12T17:02:00Z">
              <w:pPr>
                <w:pStyle w:val="TOC2"/>
                <w:tabs>
                  <w:tab w:val="right" w:leader="dot" w:pos="8630"/>
                </w:tabs>
              </w:pPr>
            </w:pPrChange>
          </w:pPr>
          <w:del w:id="271" w:author="Jimmy Duggan" w:date="2015-10-12T16:58:00Z">
            <w:r w:rsidDel="00F17C9C">
              <w:rPr>
                <w:noProof/>
              </w:rPr>
              <w:delText>Reports File Transfer</w:delText>
            </w:r>
            <w:r w:rsidDel="00F17C9C">
              <w:rPr>
                <w:noProof/>
              </w:rPr>
              <w:tab/>
              <w:delText>2</w:delText>
            </w:r>
          </w:del>
        </w:p>
        <w:p w14:paraId="298760B8" w14:textId="77777777" w:rsidR="007F43E6" w:rsidDel="00F17C9C" w:rsidRDefault="007F43E6">
          <w:pPr>
            <w:rPr>
              <w:del w:id="272" w:author="Jimmy Duggan" w:date="2015-10-12T16:58:00Z"/>
              <w:noProof/>
            </w:rPr>
            <w:pPrChange w:id="273" w:author="Jimmy Duggan" w:date="2015-10-12T17:02:00Z">
              <w:pPr>
                <w:pStyle w:val="TOC2"/>
                <w:tabs>
                  <w:tab w:val="right" w:leader="dot" w:pos="8630"/>
                </w:tabs>
              </w:pPr>
            </w:pPrChange>
          </w:pPr>
          <w:del w:id="274" w:author="Jimmy Duggan" w:date="2015-10-12T16:58:00Z">
            <w:r w:rsidDel="00F17C9C">
              <w:rPr>
                <w:noProof/>
              </w:rPr>
              <w:delText>File Transfer</w:delText>
            </w:r>
            <w:r w:rsidDel="00F17C9C">
              <w:rPr>
                <w:noProof/>
              </w:rPr>
              <w:tab/>
              <w:delText>3</w:delText>
            </w:r>
          </w:del>
        </w:p>
        <w:p w14:paraId="4996390D" w14:textId="77777777" w:rsidR="007F43E6" w:rsidDel="00F17C9C" w:rsidRDefault="007F43E6">
          <w:pPr>
            <w:rPr>
              <w:del w:id="275" w:author="Jimmy Duggan" w:date="2015-10-12T16:58:00Z"/>
              <w:noProof/>
            </w:rPr>
            <w:pPrChange w:id="276" w:author="Jimmy Duggan" w:date="2015-10-12T17:02:00Z">
              <w:pPr>
                <w:pStyle w:val="TOC2"/>
                <w:tabs>
                  <w:tab w:val="right" w:leader="dot" w:pos="8630"/>
                </w:tabs>
              </w:pPr>
            </w:pPrChange>
          </w:pPr>
          <w:del w:id="277" w:author="Jimmy Duggan" w:date="2015-10-12T16:58:00Z">
            <w:r w:rsidDel="00F17C9C">
              <w:rPr>
                <w:noProof/>
              </w:rPr>
              <w:delText>Security</w:delText>
            </w:r>
            <w:r w:rsidDel="00F17C9C">
              <w:rPr>
                <w:noProof/>
              </w:rPr>
              <w:tab/>
              <w:delText>3</w:delText>
            </w:r>
          </w:del>
        </w:p>
        <w:p w14:paraId="23178922" w14:textId="77777777" w:rsidR="007F43E6" w:rsidDel="00F17C9C" w:rsidRDefault="007F43E6">
          <w:pPr>
            <w:rPr>
              <w:del w:id="278" w:author="Jimmy Duggan" w:date="2015-10-12T16:58:00Z"/>
              <w:noProof/>
            </w:rPr>
            <w:pPrChange w:id="279" w:author="Jimmy Duggan" w:date="2015-10-12T17:02:00Z">
              <w:pPr>
                <w:pStyle w:val="TOC1"/>
                <w:tabs>
                  <w:tab w:val="right" w:leader="dot" w:pos="8630"/>
                </w:tabs>
              </w:pPr>
            </w:pPrChange>
          </w:pPr>
          <w:del w:id="280" w:author="Jimmy Duggan" w:date="2015-10-12T16:58:00Z">
            <w:r w:rsidDel="00F17C9C">
              <w:rPr>
                <w:noProof/>
              </w:rPr>
              <w:delText>Test Strategy</w:delText>
            </w:r>
            <w:r w:rsidDel="00F17C9C">
              <w:rPr>
                <w:noProof/>
              </w:rPr>
              <w:tab/>
              <w:delText>3</w:delText>
            </w:r>
          </w:del>
        </w:p>
        <w:p w14:paraId="58F495EC" w14:textId="77777777" w:rsidR="007F43E6" w:rsidDel="00F17C9C" w:rsidRDefault="007F43E6">
          <w:pPr>
            <w:rPr>
              <w:del w:id="281" w:author="Jimmy Duggan" w:date="2015-10-12T16:58:00Z"/>
              <w:noProof/>
            </w:rPr>
            <w:pPrChange w:id="282" w:author="Jimmy Duggan" w:date="2015-10-12T17:02:00Z">
              <w:pPr>
                <w:pStyle w:val="TOC2"/>
                <w:tabs>
                  <w:tab w:val="right" w:leader="dot" w:pos="8630"/>
                </w:tabs>
              </w:pPr>
            </w:pPrChange>
          </w:pPr>
          <w:del w:id="283" w:author="Jimmy Duggan" w:date="2015-10-12T16:58:00Z">
            <w:r w:rsidDel="00F17C9C">
              <w:rPr>
                <w:noProof/>
              </w:rPr>
              <w:delText>System Test</w:delText>
            </w:r>
            <w:r w:rsidDel="00F17C9C">
              <w:rPr>
                <w:noProof/>
              </w:rPr>
              <w:tab/>
              <w:delText>3</w:delText>
            </w:r>
          </w:del>
        </w:p>
        <w:p w14:paraId="3A285DE5" w14:textId="77777777" w:rsidR="007F43E6" w:rsidDel="00F17C9C" w:rsidRDefault="007F43E6">
          <w:pPr>
            <w:rPr>
              <w:del w:id="284" w:author="Jimmy Duggan" w:date="2015-10-12T16:58:00Z"/>
              <w:noProof/>
            </w:rPr>
            <w:pPrChange w:id="285" w:author="Jimmy Duggan" w:date="2015-10-12T17:02:00Z">
              <w:pPr>
                <w:pStyle w:val="TOC2"/>
                <w:tabs>
                  <w:tab w:val="right" w:leader="dot" w:pos="8630"/>
                </w:tabs>
              </w:pPr>
            </w:pPrChange>
          </w:pPr>
          <w:del w:id="286" w:author="Jimmy Duggan" w:date="2015-10-12T16:58:00Z">
            <w:r w:rsidDel="00F17C9C">
              <w:rPr>
                <w:noProof/>
              </w:rPr>
              <w:delText>Performance Test</w:delText>
            </w:r>
            <w:r w:rsidDel="00F17C9C">
              <w:rPr>
                <w:noProof/>
              </w:rPr>
              <w:tab/>
              <w:delText>3</w:delText>
            </w:r>
          </w:del>
        </w:p>
        <w:p w14:paraId="39A6E7E5" w14:textId="77777777" w:rsidR="007F43E6" w:rsidDel="00F17C9C" w:rsidRDefault="007F43E6">
          <w:pPr>
            <w:rPr>
              <w:del w:id="287" w:author="Jimmy Duggan" w:date="2015-10-12T16:58:00Z"/>
              <w:noProof/>
            </w:rPr>
            <w:pPrChange w:id="288" w:author="Jimmy Duggan" w:date="2015-10-12T17:02:00Z">
              <w:pPr>
                <w:pStyle w:val="TOC2"/>
                <w:tabs>
                  <w:tab w:val="right" w:leader="dot" w:pos="8630"/>
                </w:tabs>
              </w:pPr>
            </w:pPrChange>
          </w:pPr>
          <w:del w:id="289" w:author="Jimmy Duggan" w:date="2015-10-12T16:58:00Z">
            <w:r w:rsidDel="00F17C9C">
              <w:rPr>
                <w:noProof/>
              </w:rPr>
              <w:delText>Security Test</w:delText>
            </w:r>
            <w:r w:rsidDel="00F17C9C">
              <w:rPr>
                <w:noProof/>
              </w:rPr>
              <w:tab/>
              <w:delText>3</w:delText>
            </w:r>
          </w:del>
        </w:p>
        <w:p w14:paraId="531AFD87" w14:textId="77777777" w:rsidR="007F43E6" w:rsidDel="00F17C9C" w:rsidRDefault="007F43E6">
          <w:pPr>
            <w:rPr>
              <w:del w:id="290" w:author="Jimmy Duggan" w:date="2015-10-12T16:58:00Z"/>
              <w:noProof/>
            </w:rPr>
            <w:pPrChange w:id="291" w:author="Jimmy Duggan" w:date="2015-10-12T17:02:00Z">
              <w:pPr>
                <w:pStyle w:val="TOC2"/>
                <w:tabs>
                  <w:tab w:val="right" w:leader="dot" w:pos="8630"/>
                </w:tabs>
              </w:pPr>
            </w:pPrChange>
          </w:pPr>
          <w:del w:id="292" w:author="Jimmy Duggan" w:date="2015-10-12T16:58:00Z">
            <w:r w:rsidDel="00F17C9C">
              <w:rPr>
                <w:noProof/>
              </w:rPr>
              <w:delText>Automated Test</w:delText>
            </w:r>
            <w:r w:rsidDel="00F17C9C">
              <w:rPr>
                <w:noProof/>
              </w:rPr>
              <w:tab/>
              <w:delText>3</w:delText>
            </w:r>
          </w:del>
        </w:p>
        <w:p w14:paraId="4D7D0CDE" w14:textId="77777777" w:rsidR="007F43E6" w:rsidDel="00F17C9C" w:rsidRDefault="007F43E6">
          <w:pPr>
            <w:rPr>
              <w:del w:id="293" w:author="Jimmy Duggan" w:date="2015-10-12T16:58:00Z"/>
              <w:noProof/>
            </w:rPr>
            <w:pPrChange w:id="294" w:author="Jimmy Duggan" w:date="2015-10-12T17:02:00Z">
              <w:pPr>
                <w:pStyle w:val="TOC2"/>
                <w:tabs>
                  <w:tab w:val="right" w:leader="dot" w:pos="8630"/>
                </w:tabs>
              </w:pPr>
            </w:pPrChange>
          </w:pPr>
          <w:del w:id="295" w:author="Jimmy Duggan" w:date="2015-10-12T16:58:00Z">
            <w:r w:rsidDel="00F17C9C">
              <w:rPr>
                <w:noProof/>
              </w:rPr>
              <w:delText>Stress and Volume Test</w:delText>
            </w:r>
            <w:r w:rsidDel="00F17C9C">
              <w:rPr>
                <w:noProof/>
              </w:rPr>
              <w:tab/>
              <w:delText>3</w:delText>
            </w:r>
          </w:del>
        </w:p>
        <w:p w14:paraId="51637EE8" w14:textId="77777777" w:rsidR="007F43E6" w:rsidDel="00F17C9C" w:rsidRDefault="007F43E6">
          <w:pPr>
            <w:rPr>
              <w:del w:id="296" w:author="Jimmy Duggan" w:date="2015-10-12T16:58:00Z"/>
              <w:noProof/>
            </w:rPr>
            <w:pPrChange w:id="297" w:author="Jimmy Duggan" w:date="2015-10-12T17:02:00Z">
              <w:pPr>
                <w:pStyle w:val="TOC2"/>
                <w:tabs>
                  <w:tab w:val="right" w:leader="dot" w:pos="8630"/>
                </w:tabs>
              </w:pPr>
            </w:pPrChange>
          </w:pPr>
          <w:del w:id="298" w:author="Jimmy Duggan" w:date="2015-10-12T16:58:00Z">
            <w:r w:rsidDel="00F17C9C">
              <w:rPr>
                <w:noProof/>
              </w:rPr>
              <w:delText>Recovery Test</w:delText>
            </w:r>
            <w:r w:rsidDel="00F17C9C">
              <w:rPr>
                <w:noProof/>
              </w:rPr>
              <w:tab/>
              <w:delText>3</w:delText>
            </w:r>
          </w:del>
        </w:p>
        <w:p w14:paraId="71087773" w14:textId="77777777" w:rsidR="007F43E6" w:rsidDel="00F17C9C" w:rsidRDefault="007F43E6">
          <w:pPr>
            <w:rPr>
              <w:del w:id="299" w:author="Jimmy Duggan" w:date="2015-10-12T16:58:00Z"/>
              <w:noProof/>
            </w:rPr>
            <w:pPrChange w:id="300" w:author="Jimmy Duggan" w:date="2015-10-12T17:02:00Z">
              <w:pPr>
                <w:pStyle w:val="TOC2"/>
                <w:tabs>
                  <w:tab w:val="right" w:leader="dot" w:pos="8630"/>
                </w:tabs>
              </w:pPr>
            </w:pPrChange>
          </w:pPr>
          <w:del w:id="301" w:author="Jimmy Duggan" w:date="2015-10-12T16:58:00Z">
            <w:r w:rsidDel="00F17C9C">
              <w:rPr>
                <w:noProof/>
              </w:rPr>
              <w:delText>Documentation Test</w:delText>
            </w:r>
            <w:r w:rsidDel="00F17C9C">
              <w:rPr>
                <w:noProof/>
              </w:rPr>
              <w:tab/>
              <w:delText>3</w:delText>
            </w:r>
          </w:del>
        </w:p>
        <w:p w14:paraId="6CDB6991" w14:textId="77777777" w:rsidR="007F43E6" w:rsidDel="00F17C9C" w:rsidRDefault="007F43E6">
          <w:pPr>
            <w:rPr>
              <w:del w:id="302" w:author="Jimmy Duggan" w:date="2015-10-12T16:58:00Z"/>
              <w:noProof/>
            </w:rPr>
            <w:pPrChange w:id="303" w:author="Jimmy Duggan" w:date="2015-10-12T17:02:00Z">
              <w:pPr>
                <w:pStyle w:val="TOC2"/>
                <w:tabs>
                  <w:tab w:val="right" w:leader="dot" w:pos="8630"/>
                </w:tabs>
              </w:pPr>
            </w:pPrChange>
          </w:pPr>
          <w:del w:id="304" w:author="Jimmy Duggan" w:date="2015-10-12T16:58:00Z">
            <w:r w:rsidDel="00F17C9C">
              <w:rPr>
                <w:noProof/>
              </w:rPr>
              <w:delText>Beta Test</w:delText>
            </w:r>
            <w:r w:rsidDel="00F17C9C">
              <w:rPr>
                <w:noProof/>
              </w:rPr>
              <w:tab/>
              <w:delText>3</w:delText>
            </w:r>
          </w:del>
        </w:p>
        <w:p w14:paraId="386DC401" w14:textId="77777777" w:rsidR="007F43E6" w:rsidDel="00F17C9C" w:rsidRDefault="007F43E6">
          <w:pPr>
            <w:rPr>
              <w:del w:id="305" w:author="Jimmy Duggan" w:date="2015-10-12T16:58:00Z"/>
              <w:noProof/>
            </w:rPr>
            <w:pPrChange w:id="306" w:author="Jimmy Duggan" w:date="2015-10-12T17:02:00Z">
              <w:pPr>
                <w:pStyle w:val="TOC2"/>
                <w:tabs>
                  <w:tab w:val="right" w:leader="dot" w:pos="8630"/>
                </w:tabs>
              </w:pPr>
            </w:pPrChange>
          </w:pPr>
          <w:del w:id="307" w:author="Jimmy Duggan" w:date="2015-10-12T16:58:00Z">
            <w:r w:rsidDel="00F17C9C">
              <w:rPr>
                <w:noProof/>
              </w:rPr>
              <w:delText>User Acceptance Test</w:delText>
            </w:r>
            <w:r w:rsidDel="00F17C9C">
              <w:rPr>
                <w:noProof/>
              </w:rPr>
              <w:tab/>
              <w:delText>3</w:delText>
            </w:r>
          </w:del>
        </w:p>
        <w:p w14:paraId="66053C98" w14:textId="77777777" w:rsidR="007F43E6" w:rsidDel="00F17C9C" w:rsidRDefault="007F43E6">
          <w:pPr>
            <w:rPr>
              <w:del w:id="308" w:author="Jimmy Duggan" w:date="2015-10-12T16:58:00Z"/>
              <w:noProof/>
            </w:rPr>
            <w:pPrChange w:id="309" w:author="Jimmy Duggan" w:date="2015-10-12T17:02:00Z">
              <w:pPr>
                <w:pStyle w:val="TOC1"/>
                <w:tabs>
                  <w:tab w:val="right" w:leader="dot" w:pos="8630"/>
                </w:tabs>
              </w:pPr>
            </w:pPrChange>
          </w:pPr>
          <w:del w:id="310" w:author="Jimmy Duggan" w:date="2015-10-12T16:58:00Z">
            <w:r w:rsidDel="00F17C9C">
              <w:rPr>
                <w:noProof/>
              </w:rPr>
              <w:delText>Environment Requirements</w:delText>
            </w:r>
            <w:r w:rsidDel="00F17C9C">
              <w:rPr>
                <w:noProof/>
              </w:rPr>
              <w:tab/>
              <w:delText>3</w:delText>
            </w:r>
          </w:del>
        </w:p>
        <w:p w14:paraId="71F27213" w14:textId="77777777" w:rsidR="007F43E6" w:rsidDel="00F17C9C" w:rsidRDefault="007F43E6">
          <w:pPr>
            <w:rPr>
              <w:del w:id="311" w:author="Jimmy Duggan" w:date="2015-10-12T16:58:00Z"/>
              <w:noProof/>
            </w:rPr>
            <w:pPrChange w:id="312" w:author="Jimmy Duggan" w:date="2015-10-12T17:02:00Z">
              <w:pPr>
                <w:pStyle w:val="TOC2"/>
                <w:tabs>
                  <w:tab w:val="right" w:leader="dot" w:pos="8630"/>
                </w:tabs>
              </w:pPr>
            </w:pPrChange>
          </w:pPr>
          <w:del w:id="313" w:author="Jimmy Duggan" w:date="2015-10-12T16:58:00Z">
            <w:r w:rsidDel="00F17C9C">
              <w:rPr>
                <w:noProof/>
              </w:rPr>
              <w:delText>Data Entry workstations</w:delText>
            </w:r>
            <w:r w:rsidDel="00F17C9C">
              <w:rPr>
                <w:noProof/>
              </w:rPr>
              <w:tab/>
              <w:delText>3</w:delText>
            </w:r>
          </w:del>
        </w:p>
        <w:p w14:paraId="7D0F4174" w14:textId="77777777" w:rsidR="007F43E6" w:rsidDel="00F17C9C" w:rsidRDefault="007F43E6">
          <w:pPr>
            <w:rPr>
              <w:del w:id="314" w:author="Jimmy Duggan" w:date="2015-10-12T16:58:00Z"/>
              <w:noProof/>
            </w:rPr>
            <w:pPrChange w:id="315" w:author="Jimmy Duggan" w:date="2015-10-12T17:02:00Z">
              <w:pPr>
                <w:pStyle w:val="TOC2"/>
                <w:tabs>
                  <w:tab w:val="right" w:leader="dot" w:pos="8630"/>
                </w:tabs>
              </w:pPr>
            </w:pPrChange>
          </w:pPr>
          <w:del w:id="316" w:author="Jimmy Duggan" w:date="2015-10-12T16:58:00Z">
            <w:r w:rsidDel="00F17C9C">
              <w:rPr>
                <w:noProof/>
              </w:rPr>
              <w:delText>MainFrame</w:delText>
            </w:r>
            <w:r w:rsidDel="00F17C9C">
              <w:rPr>
                <w:noProof/>
              </w:rPr>
              <w:tab/>
              <w:delText>3</w:delText>
            </w:r>
          </w:del>
        </w:p>
        <w:p w14:paraId="4D4EF766" w14:textId="77777777" w:rsidR="007F43E6" w:rsidDel="00F17C9C" w:rsidRDefault="007F43E6">
          <w:pPr>
            <w:rPr>
              <w:del w:id="317" w:author="Jimmy Duggan" w:date="2015-10-12T16:58:00Z"/>
              <w:noProof/>
            </w:rPr>
            <w:pPrChange w:id="318" w:author="Jimmy Duggan" w:date="2015-10-12T17:02:00Z">
              <w:pPr>
                <w:pStyle w:val="TOC1"/>
                <w:tabs>
                  <w:tab w:val="right" w:leader="dot" w:pos="8630"/>
                </w:tabs>
              </w:pPr>
            </w:pPrChange>
          </w:pPr>
          <w:del w:id="319" w:author="Jimmy Duggan" w:date="2015-10-12T16:58:00Z">
            <w:r w:rsidDel="00F17C9C">
              <w:rPr>
                <w:noProof/>
              </w:rPr>
              <w:delText>Test Schedule</w:delText>
            </w:r>
            <w:r w:rsidDel="00F17C9C">
              <w:rPr>
                <w:noProof/>
              </w:rPr>
              <w:tab/>
              <w:delText>4</w:delText>
            </w:r>
          </w:del>
        </w:p>
        <w:p w14:paraId="6975F26C" w14:textId="77777777" w:rsidR="007F43E6" w:rsidDel="00F17C9C" w:rsidRDefault="007F43E6">
          <w:pPr>
            <w:rPr>
              <w:del w:id="320" w:author="Jimmy Duggan" w:date="2015-10-12T16:58:00Z"/>
              <w:noProof/>
            </w:rPr>
            <w:pPrChange w:id="321" w:author="Jimmy Duggan" w:date="2015-10-12T17:02:00Z">
              <w:pPr>
                <w:pStyle w:val="TOC1"/>
                <w:tabs>
                  <w:tab w:val="right" w:leader="dot" w:pos="8630"/>
                </w:tabs>
              </w:pPr>
            </w:pPrChange>
          </w:pPr>
          <w:del w:id="322" w:author="Jimmy Duggan" w:date="2015-10-12T16:58:00Z">
            <w:r w:rsidDel="00F17C9C">
              <w:rPr>
                <w:noProof/>
              </w:rPr>
              <w:delText>Control Procedures</w:delText>
            </w:r>
            <w:r w:rsidDel="00F17C9C">
              <w:rPr>
                <w:noProof/>
              </w:rPr>
              <w:tab/>
              <w:delText>4</w:delText>
            </w:r>
          </w:del>
        </w:p>
        <w:p w14:paraId="6CE2086D" w14:textId="77777777" w:rsidR="007F43E6" w:rsidDel="00F17C9C" w:rsidRDefault="007F43E6">
          <w:pPr>
            <w:rPr>
              <w:del w:id="323" w:author="Jimmy Duggan" w:date="2015-10-12T16:58:00Z"/>
              <w:noProof/>
            </w:rPr>
            <w:pPrChange w:id="324" w:author="Jimmy Duggan" w:date="2015-10-12T17:02:00Z">
              <w:pPr>
                <w:pStyle w:val="TOC2"/>
                <w:tabs>
                  <w:tab w:val="right" w:leader="dot" w:pos="8630"/>
                </w:tabs>
              </w:pPr>
            </w:pPrChange>
          </w:pPr>
          <w:del w:id="325" w:author="Jimmy Duggan" w:date="2015-10-12T16:58:00Z">
            <w:r w:rsidDel="00F17C9C">
              <w:rPr>
                <w:noProof/>
              </w:rPr>
              <w:delText>Reviews</w:delText>
            </w:r>
            <w:r w:rsidDel="00F17C9C">
              <w:rPr>
                <w:noProof/>
              </w:rPr>
              <w:tab/>
              <w:delText>4</w:delText>
            </w:r>
          </w:del>
        </w:p>
        <w:p w14:paraId="366A2CB8" w14:textId="77777777" w:rsidR="007F43E6" w:rsidDel="00F17C9C" w:rsidRDefault="007F43E6">
          <w:pPr>
            <w:rPr>
              <w:del w:id="326" w:author="Jimmy Duggan" w:date="2015-10-12T16:58:00Z"/>
              <w:noProof/>
            </w:rPr>
            <w:pPrChange w:id="327" w:author="Jimmy Duggan" w:date="2015-10-12T17:02:00Z">
              <w:pPr>
                <w:pStyle w:val="TOC2"/>
                <w:tabs>
                  <w:tab w:val="right" w:leader="dot" w:pos="8630"/>
                </w:tabs>
              </w:pPr>
            </w:pPrChange>
          </w:pPr>
          <w:del w:id="328" w:author="Jimmy Duggan" w:date="2015-10-12T16:58:00Z">
            <w:r w:rsidDel="00F17C9C">
              <w:rPr>
                <w:noProof/>
              </w:rPr>
              <w:delText>Bug Review meetings</w:delText>
            </w:r>
            <w:r w:rsidDel="00F17C9C">
              <w:rPr>
                <w:noProof/>
              </w:rPr>
              <w:tab/>
              <w:delText>4</w:delText>
            </w:r>
          </w:del>
        </w:p>
        <w:p w14:paraId="224250B5" w14:textId="77777777" w:rsidR="007F43E6" w:rsidDel="00F17C9C" w:rsidRDefault="007F43E6">
          <w:pPr>
            <w:rPr>
              <w:del w:id="329" w:author="Jimmy Duggan" w:date="2015-10-12T16:58:00Z"/>
              <w:noProof/>
            </w:rPr>
            <w:pPrChange w:id="330" w:author="Jimmy Duggan" w:date="2015-10-12T17:02:00Z">
              <w:pPr>
                <w:pStyle w:val="TOC2"/>
                <w:tabs>
                  <w:tab w:val="right" w:leader="dot" w:pos="8630"/>
                </w:tabs>
              </w:pPr>
            </w:pPrChange>
          </w:pPr>
          <w:del w:id="331" w:author="Jimmy Duggan" w:date="2015-10-12T16:58:00Z">
            <w:r w:rsidDel="00F17C9C">
              <w:rPr>
                <w:noProof/>
              </w:rPr>
              <w:delText>Change Request</w:delText>
            </w:r>
            <w:r w:rsidDel="00F17C9C">
              <w:rPr>
                <w:noProof/>
              </w:rPr>
              <w:tab/>
              <w:delText>4</w:delText>
            </w:r>
          </w:del>
        </w:p>
        <w:p w14:paraId="651EFCA1" w14:textId="77777777" w:rsidR="007F43E6" w:rsidDel="00F17C9C" w:rsidRDefault="007F43E6">
          <w:pPr>
            <w:rPr>
              <w:del w:id="332" w:author="Jimmy Duggan" w:date="2015-10-12T16:58:00Z"/>
              <w:noProof/>
            </w:rPr>
            <w:pPrChange w:id="333" w:author="Jimmy Duggan" w:date="2015-10-12T17:02:00Z">
              <w:pPr>
                <w:pStyle w:val="TOC2"/>
                <w:tabs>
                  <w:tab w:val="right" w:leader="dot" w:pos="8630"/>
                </w:tabs>
              </w:pPr>
            </w:pPrChange>
          </w:pPr>
          <w:del w:id="334" w:author="Jimmy Duggan" w:date="2015-10-12T16:58:00Z">
            <w:r w:rsidDel="00F17C9C">
              <w:rPr>
                <w:noProof/>
              </w:rPr>
              <w:delText>Defect Reporting</w:delText>
            </w:r>
            <w:r w:rsidDel="00F17C9C">
              <w:rPr>
                <w:noProof/>
              </w:rPr>
              <w:tab/>
              <w:delText>4</w:delText>
            </w:r>
          </w:del>
        </w:p>
        <w:p w14:paraId="70CE9443" w14:textId="77777777" w:rsidR="007F43E6" w:rsidDel="00F17C9C" w:rsidRDefault="007F43E6">
          <w:pPr>
            <w:rPr>
              <w:del w:id="335" w:author="Jimmy Duggan" w:date="2015-10-12T16:58:00Z"/>
              <w:noProof/>
            </w:rPr>
            <w:pPrChange w:id="336" w:author="Jimmy Duggan" w:date="2015-10-12T17:02:00Z">
              <w:pPr>
                <w:pStyle w:val="TOC1"/>
                <w:tabs>
                  <w:tab w:val="right" w:leader="dot" w:pos="8630"/>
                </w:tabs>
              </w:pPr>
            </w:pPrChange>
          </w:pPr>
          <w:del w:id="337" w:author="Jimmy Duggan" w:date="2015-10-12T16:58:00Z">
            <w:r w:rsidDel="00F17C9C">
              <w:rPr>
                <w:noProof/>
              </w:rPr>
              <w:delText>Functions To Be Tested</w:delText>
            </w:r>
            <w:r w:rsidDel="00F17C9C">
              <w:rPr>
                <w:noProof/>
              </w:rPr>
              <w:tab/>
              <w:delText>4</w:delText>
            </w:r>
          </w:del>
        </w:p>
        <w:p w14:paraId="401ABE22" w14:textId="77777777" w:rsidR="007F43E6" w:rsidDel="00F17C9C" w:rsidRDefault="007F43E6">
          <w:pPr>
            <w:rPr>
              <w:del w:id="338" w:author="Jimmy Duggan" w:date="2015-10-12T16:58:00Z"/>
              <w:noProof/>
            </w:rPr>
            <w:pPrChange w:id="339" w:author="Jimmy Duggan" w:date="2015-10-12T17:02:00Z">
              <w:pPr>
                <w:pStyle w:val="TOC1"/>
                <w:tabs>
                  <w:tab w:val="right" w:leader="dot" w:pos="8630"/>
                </w:tabs>
              </w:pPr>
            </w:pPrChange>
          </w:pPr>
          <w:del w:id="340" w:author="Jimmy Duggan" w:date="2015-10-12T16:58:00Z">
            <w:r w:rsidDel="00F17C9C">
              <w:rPr>
                <w:noProof/>
              </w:rPr>
              <w:delText>Resources and Responsibilities</w:delText>
            </w:r>
            <w:r w:rsidDel="00F17C9C">
              <w:rPr>
                <w:noProof/>
              </w:rPr>
              <w:tab/>
              <w:delText>4</w:delText>
            </w:r>
          </w:del>
        </w:p>
        <w:p w14:paraId="5CFCF87D" w14:textId="77777777" w:rsidR="007F43E6" w:rsidDel="00F17C9C" w:rsidRDefault="007F43E6">
          <w:pPr>
            <w:rPr>
              <w:del w:id="341" w:author="Jimmy Duggan" w:date="2015-10-12T16:58:00Z"/>
              <w:noProof/>
            </w:rPr>
            <w:pPrChange w:id="342" w:author="Jimmy Duggan" w:date="2015-10-12T17:02:00Z">
              <w:pPr>
                <w:pStyle w:val="TOC2"/>
                <w:tabs>
                  <w:tab w:val="right" w:leader="dot" w:pos="8630"/>
                </w:tabs>
              </w:pPr>
            </w:pPrChange>
          </w:pPr>
          <w:del w:id="343" w:author="Jimmy Duggan" w:date="2015-10-12T16:58:00Z">
            <w:r w:rsidDel="00F17C9C">
              <w:rPr>
                <w:noProof/>
              </w:rPr>
              <w:delText>Resources</w:delText>
            </w:r>
            <w:r w:rsidDel="00F17C9C">
              <w:rPr>
                <w:noProof/>
              </w:rPr>
              <w:tab/>
              <w:delText>4</w:delText>
            </w:r>
          </w:del>
        </w:p>
        <w:p w14:paraId="6FD5C0F4" w14:textId="77777777" w:rsidR="007F43E6" w:rsidDel="00F17C9C" w:rsidRDefault="007F43E6">
          <w:pPr>
            <w:rPr>
              <w:del w:id="344" w:author="Jimmy Duggan" w:date="2015-10-12T16:58:00Z"/>
              <w:noProof/>
            </w:rPr>
            <w:pPrChange w:id="345" w:author="Jimmy Duggan" w:date="2015-10-12T17:02:00Z">
              <w:pPr>
                <w:pStyle w:val="TOC2"/>
                <w:tabs>
                  <w:tab w:val="right" w:leader="dot" w:pos="8630"/>
                </w:tabs>
              </w:pPr>
            </w:pPrChange>
          </w:pPr>
          <w:del w:id="346" w:author="Jimmy Duggan" w:date="2015-10-12T16:58:00Z">
            <w:r w:rsidDel="00F17C9C">
              <w:rPr>
                <w:noProof/>
              </w:rPr>
              <w:delText>Responsibilities</w:delText>
            </w:r>
            <w:r w:rsidDel="00F17C9C">
              <w:rPr>
                <w:noProof/>
              </w:rPr>
              <w:tab/>
              <w:delText>4</w:delText>
            </w:r>
          </w:del>
        </w:p>
        <w:p w14:paraId="76583FE8" w14:textId="77777777" w:rsidR="007F43E6" w:rsidDel="00F17C9C" w:rsidRDefault="007F43E6">
          <w:pPr>
            <w:rPr>
              <w:del w:id="347" w:author="Jimmy Duggan" w:date="2015-10-12T16:58:00Z"/>
              <w:noProof/>
            </w:rPr>
            <w:pPrChange w:id="348" w:author="Jimmy Duggan" w:date="2015-10-12T17:02:00Z">
              <w:pPr>
                <w:pStyle w:val="TOC1"/>
                <w:tabs>
                  <w:tab w:val="right" w:leader="dot" w:pos="8630"/>
                </w:tabs>
              </w:pPr>
            </w:pPrChange>
          </w:pPr>
          <w:del w:id="349" w:author="Jimmy Duggan" w:date="2015-10-12T16:58:00Z">
            <w:r w:rsidDel="00F17C9C">
              <w:rPr>
                <w:noProof/>
              </w:rPr>
              <w:delText>Deliverables</w:delText>
            </w:r>
            <w:r w:rsidDel="00F17C9C">
              <w:rPr>
                <w:noProof/>
              </w:rPr>
              <w:tab/>
              <w:delText>4</w:delText>
            </w:r>
          </w:del>
        </w:p>
        <w:p w14:paraId="32989D72" w14:textId="77777777" w:rsidR="007F43E6" w:rsidDel="00F17C9C" w:rsidRDefault="007F43E6">
          <w:pPr>
            <w:rPr>
              <w:del w:id="350" w:author="Jimmy Duggan" w:date="2015-10-12T16:58:00Z"/>
              <w:noProof/>
            </w:rPr>
            <w:pPrChange w:id="351" w:author="Jimmy Duggan" w:date="2015-10-12T17:02:00Z">
              <w:pPr>
                <w:pStyle w:val="TOC1"/>
                <w:tabs>
                  <w:tab w:val="right" w:leader="dot" w:pos="8630"/>
                </w:tabs>
              </w:pPr>
            </w:pPrChange>
          </w:pPr>
          <w:del w:id="352" w:author="Jimmy Duggan" w:date="2015-10-12T16:58:00Z">
            <w:r w:rsidDel="00F17C9C">
              <w:rPr>
                <w:noProof/>
              </w:rPr>
              <w:delText>Suspension / Exit Criteria</w:delText>
            </w:r>
            <w:r w:rsidDel="00F17C9C">
              <w:rPr>
                <w:noProof/>
              </w:rPr>
              <w:tab/>
              <w:delText>4</w:delText>
            </w:r>
          </w:del>
        </w:p>
        <w:p w14:paraId="23DCE320" w14:textId="77777777" w:rsidR="007F43E6" w:rsidDel="00F17C9C" w:rsidRDefault="007F43E6">
          <w:pPr>
            <w:rPr>
              <w:del w:id="353" w:author="Jimmy Duggan" w:date="2015-10-12T16:58:00Z"/>
              <w:noProof/>
            </w:rPr>
            <w:pPrChange w:id="354" w:author="Jimmy Duggan" w:date="2015-10-12T17:02:00Z">
              <w:pPr>
                <w:pStyle w:val="TOC1"/>
                <w:tabs>
                  <w:tab w:val="right" w:leader="dot" w:pos="8630"/>
                </w:tabs>
              </w:pPr>
            </w:pPrChange>
          </w:pPr>
          <w:del w:id="355" w:author="Jimmy Duggan" w:date="2015-10-12T16:58:00Z">
            <w:r w:rsidDel="00F17C9C">
              <w:rPr>
                <w:noProof/>
              </w:rPr>
              <w:delText>Resumption Criteria</w:delText>
            </w:r>
            <w:r w:rsidDel="00F17C9C">
              <w:rPr>
                <w:noProof/>
              </w:rPr>
              <w:tab/>
              <w:delText>4</w:delText>
            </w:r>
          </w:del>
        </w:p>
        <w:p w14:paraId="6C020BC1" w14:textId="77777777" w:rsidR="007F43E6" w:rsidDel="00F17C9C" w:rsidRDefault="007F43E6">
          <w:pPr>
            <w:rPr>
              <w:del w:id="356" w:author="Jimmy Duggan" w:date="2015-10-12T16:58:00Z"/>
              <w:noProof/>
            </w:rPr>
            <w:pPrChange w:id="357" w:author="Jimmy Duggan" w:date="2015-10-12T17:02:00Z">
              <w:pPr>
                <w:pStyle w:val="TOC1"/>
                <w:tabs>
                  <w:tab w:val="right" w:leader="dot" w:pos="8630"/>
                </w:tabs>
              </w:pPr>
            </w:pPrChange>
          </w:pPr>
          <w:del w:id="358" w:author="Jimmy Duggan" w:date="2015-10-12T16:58:00Z">
            <w:r w:rsidDel="00F17C9C">
              <w:rPr>
                <w:noProof/>
              </w:rPr>
              <w:delText>Dependencies</w:delText>
            </w:r>
            <w:r w:rsidDel="00F17C9C">
              <w:rPr>
                <w:noProof/>
              </w:rPr>
              <w:tab/>
              <w:delText>5</w:delText>
            </w:r>
          </w:del>
        </w:p>
        <w:p w14:paraId="2589CFBE" w14:textId="77777777" w:rsidR="007F43E6" w:rsidDel="00F17C9C" w:rsidRDefault="007F43E6">
          <w:pPr>
            <w:rPr>
              <w:del w:id="359" w:author="Jimmy Duggan" w:date="2015-10-12T16:58:00Z"/>
              <w:noProof/>
            </w:rPr>
            <w:pPrChange w:id="360" w:author="Jimmy Duggan" w:date="2015-10-12T17:02:00Z">
              <w:pPr>
                <w:pStyle w:val="TOC2"/>
                <w:tabs>
                  <w:tab w:val="right" w:leader="dot" w:pos="8630"/>
                </w:tabs>
              </w:pPr>
            </w:pPrChange>
          </w:pPr>
          <w:del w:id="361" w:author="Jimmy Duggan" w:date="2015-10-12T16:58:00Z">
            <w:r w:rsidDel="00F17C9C">
              <w:rPr>
                <w:noProof/>
              </w:rPr>
              <w:delText>Personnel Dependencies</w:delText>
            </w:r>
            <w:r w:rsidDel="00F17C9C">
              <w:rPr>
                <w:noProof/>
              </w:rPr>
              <w:tab/>
              <w:delText>5</w:delText>
            </w:r>
          </w:del>
        </w:p>
        <w:p w14:paraId="32F383C4" w14:textId="77777777" w:rsidR="007F43E6" w:rsidDel="00F17C9C" w:rsidRDefault="007F43E6">
          <w:pPr>
            <w:rPr>
              <w:del w:id="362" w:author="Jimmy Duggan" w:date="2015-10-12T16:58:00Z"/>
              <w:noProof/>
            </w:rPr>
            <w:pPrChange w:id="363" w:author="Jimmy Duggan" w:date="2015-10-12T17:02:00Z">
              <w:pPr>
                <w:pStyle w:val="TOC2"/>
                <w:tabs>
                  <w:tab w:val="right" w:leader="dot" w:pos="8630"/>
                </w:tabs>
              </w:pPr>
            </w:pPrChange>
          </w:pPr>
          <w:del w:id="364" w:author="Jimmy Duggan" w:date="2015-10-12T16:58:00Z">
            <w:r w:rsidDel="00F17C9C">
              <w:rPr>
                <w:noProof/>
              </w:rPr>
              <w:delText>Software Dependencies</w:delText>
            </w:r>
            <w:r w:rsidDel="00F17C9C">
              <w:rPr>
                <w:noProof/>
              </w:rPr>
              <w:tab/>
              <w:delText>5</w:delText>
            </w:r>
          </w:del>
        </w:p>
        <w:p w14:paraId="4312C494" w14:textId="77777777" w:rsidR="007F43E6" w:rsidDel="00F17C9C" w:rsidRDefault="007F43E6">
          <w:pPr>
            <w:rPr>
              <w:del w:id="365" w:author="Jimmy Duggan" w:date="2015-10-12T16:58:00Z"/>
              <w:noProof/>
            </w:rPr>
            <w:pPrChange w:id="366" w:author="Jimmy Duggan" w:date="2015-10-12T17:02:00Z">
              <w:pPr>
                <w:pStyle w:val="TOC2"/>
                <w:tabs>
                  <w:tab w:val="right" w:leader="dot" w:pos="8630"/>
                </w:tabs>
              </w:pPr>
            </w:pPrChange>
          </w:pPr>
          <w:del w:id="367" w:author="Jimmy Duggan" w:date="2015-10-12T16:58:00Z">
            <w:r w:rsidDel="00F17C9C">
              <w:rPr>
                <w:noProof/>
              </w:rPr>
              <w:delText>Hardware Dependencies</w:delText>
            </w:r>
            <w:r w:rsidDel="00F17C9C">
              <w:rPr>
                <w:noProof/>
              </w:rPr>
              <w:tab/>
              <w:delText>5</w:delText>
            </w:r>
          </w:del>
        </w:p>
        <w:p w14:paraId="420C3B74" w14:textId="77777777" w:rsidR="007F43E6" w:rsidDel="00F17C9C" w:rsidRDefault="007F43E6">
          <w:pPr>
            <w:rPr>
              <w:del w:id="368" w:author="Jimmy Duggan" w:date="2015-10-12T16:58:00Z"/>
              <w:noProof/>
            </w:rPr>
            <w:pPrChange w:id="369" w:author="Jimmy Duggan" w:date="2015-10-12T17:02:00Z">
              <w:pPr>
                <w:pStyle w:val="TOC2"/>
                <w:tabs>
                  <w:tab w:val="right" w:leader="dot" w:pos="8630"/>
                </w:tabs>
              </w:pPr>
            </w:pPrChange>
          </w:pPr>
          <w:del w:id="370" w:author="Jimmy Duggan" w:date="2015-10-12T16:58:00Z">
            <w:r w:rsidDel="00F17C9C">
              <w:rPr>
                <w:noProof/>
              </w:rPr>
              <w:delText>Test Data &amp; Database</w:delText>
            </w:r>
            <w:r w:rsidDel="00F17C9C">
              <w:rPr>
                <w:noProof/>
              </w:rPr>
              <w:tab/>
              <w:delText>5</w:delText>
            </w:r>
          </w:del>
        </w:p>
        <w:p w14:paraId="6A51BB3D" w14:textId="77777777" w:rsidR="007F43E6" w:rsidDel="00F17C9C" w:rsidRDefault="007F43E6">
          <w:pPr>
            <w:rPr>
              <w:del w:id="371" w:author="Jimmy Duggan" w:date="2015-10-12T16:58:00Z"/>
              <w:noProof/>
            </w:rPr>
            <w:pPrChange w:id="372" w:author="Jimmy Duggan" w:date="2015-10-12T17:02:00Z">
              <w:pPr>
                <w:pStyle w:val="TOC1"/>
                <w:tabs>
                  <w:tab w:val="right" w:leader="dot" w:pos="8630"/>
                </w:tabs>
              </w:pPr>
            </w:pPrChange>
          </w:pPr>
          <w:del w:id="373" w:author="Jimmy Duggan" w:date="2015-10-12T16:58:00Z">
            <w:r w:rsidDel="00F17C9C">
              <w:rPr>
                <w:noProof/>
              </w:rPr>
              <w:delText>Risks</w:delText>
            </w:r>
            <w:r w:rsidDel="00F17C9C">
              <w:rPr>
                <w:noProof/>
              </w:rPr>
              <w:tab/>
              <w:delText>5</w:delText>
            </w:r>
          </w:del>
        </w:p>
        <w:p w14:paraId="5C88F4CA" w14:textId="77777777" w:rsidR="007F43E6" w:rsidDel="00F17C9C" w:rsidRDefault="007F43E6">
          <w:pPr>
            <w:rPr>
              <w:del w:id="374" w:author="Jimmy Duggan" w:date="2015-10-12T16:58:00Z"/>
              <w:noProof/>
            </w:rPr>
            <w:pPrChange w:id="375" w:author="Jimmy Duggan" w:date="2015-10-12T17:02:00Z">
              <w:pPr>
                <w:pStyle w:val="TOC2"/>
                <w:tabs>
                  <w:tab w:val="right" w:leader="dot" w:pos="8630"/>
                </w:tabs>
              </w:pPr>
            </w:pPrChange>
          </w:pPr>
          <w:del w:id="376" w:author="Jimmy Duggan" w:date="2015-10-12T16:58:00Z">
            <w:r w:rsidDel="00F17C9C">
              <w:rPr>
                <w:noProof/>
              </w:rPr>
              <w:delText>Schedule</w:delText>
            </w:r>
            <w:r w:rsidDel="00F17C9C">
              <w:rPr>
                <w:noProof/>
              </w:rPr>
              <w:tab/>
              <w:delText>5</w:delText>
            </w:r>
          </w:del>
        </w:p>
        <w:p w14:paraId="0D23DD3A" w14:textId="77777777" w:rsidR="007F43E6" w:rsidDel="00F17C9C" w:rsidRDefault="007F43E6">
          <w:pPr>
            <w:rPr>
              <w:del w:id="377" w:author="Jimmy Duggan" w:date="2015-10-12T16:58:00Z"/>
              <w:noProof/>
            </w:rPr>
            <w:pPrChange w:id="378" w:author="Jimmy Duggan" w:date="2015-10-12T17:02:00Z">
              <w:pPr>
                <w:pStyle w:val="TOC2"/>
                <w:tabs>
                  <w:tab w:val="right" w:leader="dot" w:pos="8630"/>
                </w:tabs>
              </w:pPr>
            </w:pPrChange>
          </w:pPr>
          <w:del w:id="379" w:author="Jimmy Duggan" w:date="2015-10-12T16:58:00Z">
            <w:r w:rsidDel="00F17C9C">
              <w:rPr>
                <w:noProof/>
              </w:rPr>
              <w:delText>Technical</w:delText>
            </w:r>
            <w:r w:rsidDel="00F17C9C">
              <w:rPr>
                <w:noProof/>
              </w:rPr>
              <w:tab/>
              <w:delText>5</w:delText>
            </w:r>
          </w:del>
        </w:p>
        <w:p w14:paraId="33EAA681" w14:textId="77777777" w:rsidR="007F43E6" w:rsidDel="00F17C9C" w:rsidRDefault="007F43E6">
          <w:pPr>
            <w:rPr>
              <w:del w:id="380" w:author="Jimmy Duggan" w:date="2015-10-12T16:58:00Z"/>
              <w:noProof/>
            </w:rPr>
            <w:pPrChange w:id="381" w:author="Jimmy Duggan" w:date="2015-10-12T17:02:00Z">
              <w:pPr>
                <w:pStyle w:val="TOC2"/>
                <w:tabs>
                  <w:tab w:val="right" w:leader="dot" w:pos="8630"/>
                </w:tabs>
              </w:pPr>
            </w:pPrChange>
          </w:pPr>
          <w:del w:id="382" w:author="Jimmy Duggan" w:date="2015-10-12T16:58:00Z">
            <w:r w:rsidDel="00F17C9C">
              <w:rPr>
                <w:noProof/>
              </w:rPr>
              <w:delText>Management</w:delText>
            </w:r>
            <w:r w:rsidDel="00F17C9C">
              <w:rPr>
                <w:noProof/>
              </w:rPr>
              <w:tab/>
              <w:delText>5</w:delText>
            </w:r>
          </w:del>
        </w:p>
        <w:p w14:paraId="4C0271B0" w14:textId="77777777" w:rsidR="007F43E6" w:rsidDel="00F17C9C" w:rsidRDefault="007F43E6">
          <w:pPr>
            <w:rPr>
              <w:del w:id="383" w:author="Jimmy Duggan" w:date="2015-10-12T16:58:00Z"/>
              <w:noProof/>
            </w:rPr>
            <w:pPrChange w:id="384" w:author="Jimmy Duggan" w:date="2015-10-12T17:02:00Z">
              <w:pPr>
                <w:pStyle w:val="TOC2"/>
                <w:tabs>
                  <w:tab w:val="right" w:leader="dot" w:pos="8630"/>
                </w:tabs>
              </w:pPr>
            </w:pPrChange>
          </w:pPr>
          <w:del w:id="385" w:author="Jimmy Duggan" w:date="2015-10-12T16:58:00Z">
            <w:r w:rsidDel="00F17C9C">
              <w:rPr>
                <w:noProof/>
              </w:rPr>
              <w:delText>Personnel</w:delText>
            </w:r>
            <w:r w:rsidDel="00F17C9C">
              <w:rPr>
                <w:noProof/>
              </w:rPr>
              <w:tab/>
              <w:delText>5</w:delText>
            </w:r>
          </w:del>
        </w:p>
        <w:p w14:paraId="14D04A14" w14:textId="77777777" w:rsidR="007F43E6" w:rsidDel="00F17C9C" w:rsidRDefault="007F43E6">
          <w:pPr>
            <w:rPr>
              <w:del w:id="386" w:author="Jimmy Duggan" w:date="2015-10-12T16:58:00Z"/>
              <w:noProof/>
            </w:rPr>
            <w:pPrChange w:id="387" w:author="Jimmy Duggan" w:date="2015-10-12T17:02:00Z">
              <w:pPr>
                <w:pStyle w:val="TOC2"/>
                <w:tabs>
                  <w:tab w:val="right" w:leader="dot" w:pos="8630"/>
                </w:tabs>
              </w:pPr>
            </w:pPrChange>
          </w:pPr>
          <w:del w:id="388" w:author="Jimmy Duggan" w:date="2015-10-12T16:58:00Z">
            <w:r w:rsidDel="00F17C9C">
              <w:rPr>
                <w:noProof/>
              </w:rPr>
              <w:delText>Requirements</w:delText>
            </w:r>
            <w:r w:rsidDel="00F17C9C">
              <w:rPr>
                <w:noProof/>
              </w:rPr>
              <w:tab/>
              <w:delText>5</w:delText>
            </w:r>
          </w:del>
        </w:p>
        <w:p w14:paraId="15B68C47" w14:textId="77777777" w:rsidR="007F43E6" w:rsidDel="00F17C9C" w:rsidRDefault="007F43E6">
          <w:pPr>
            <w:rPr>
              <w:del w:id="389" w:author="Jimmy Duggan" w:date="2015-10-12T16:58:00Z"/>
              <w:noProof/>
            </w:rPr>
            <w:pPrChange w:id="390" w:author="Jimmy Duggan" w:date="2015-10-12T17:02:00Z">
              <w:pPr>
                <w:pStyle w:val="TOC1"/>
                <w:tabs>
                  <w:tab w:val="right" w:leader="dot" w:pos="8630"/>
                </w:tabs>
              </w:pPr>
            </w:pPrChange>
          </w:pPr>
          <w:del w:id="391" w:author="Jimmy Duggan" w:date="2015-10-12T16:58:00Z">
            <w:r w:rsidDel="00F17C9C">
              <w:rPr>
                <w:noProof/>
              </w:rPr>
              <w:delText>Tools</w:delText>
            </w:r>
            <w:r w:rsidDel="00F17C9C">
              <w:rPr>
                <w:noProof/>
              </w:rPr>
              <w:tab/>
              <w:delText>5</w:delText>
            </w:r>
          </w:del>
        </w:p>
        <w:p w14:paraId="17303D50" w14:textId="77777777" w:rsidR="007F43E6" w:rsidDel="00F17C9C" w:rsidRDefault="007F43E6">
          <w:pPr>
            <w:rPr>
              <w:del w:id="392" w:author="Jimmy Duggan" w:date="2015-10-12T16:58:00Z"/>
              <w:noProof/>
            </w:rPr>
            <w:pPrChange w:id="393" w:author="Jimmy Duggan" w:date="2015-10-12T17:02:00Z">
              <w:pPr>
                <w:pStyle w:val="TOC1"/>
                <w:tabs>
                  <w:tab w:val="right" w:leader="dot" w:pos="8630"/>
                </w:tabs>
              </w:pPr>
            </w:pPrChange>
          </w:pPr>
          <w:del w:id="394" w:author="Jimmy Duggan" w:date="2015-10-12T16:58:00Z">
            <w:r w:rsidDel="00F17C9C">
              <w:rPr>
                <w:noProof/>
              </w:rPr>
              <w:delText>Documentation</w:delText>
            </w:r>
            <w:r w:rsidDel="00F17C9C">
              <w:rPr>
                <w:noProof/>
              </w:rPr>
              <w:tab/>
              <w:delText>5</w:delText>
            </w:r>
          </w:del>
        </w:p>
        <w:p w14:paraId="30ACDE69" w14:textId="77777777" w:rsidR="007F43E6" w:rsidDel="00F17C9C" w:rsidRDefault="007F43E6">
          <w:pPr>
            <w:rPr>
              <w:del w:id="395" w:author="Jimmy Duggan" w:date="2015-10-12T16:58:00Z"/>
              <w:noProof/>
            </w:rPr>
            <w:pPrChange w:id="396" w:author="Jimmy Duggan" w:date="2015-10-12T17:02:00Z">
              <w:pPr>
                <w:pStyle w:val="TOC1"/>
                <w:tabs>
                  <w:tab w:val="right" w:leader="dot" w:pos="8630"/>
                </w:tabs>
              </w:pPr>
            </w:pPrChange>
          </w:pPr>
          <w:del w:id="397" w:author="Jimmy Duggan" w:date="2015-10-12T16:58:00Z">
            <w:r w:rsidDel="00F17C9C">
              <w:rPr>
                <w:noProof/>
              </w:rPr>
              <w:delText>Approvals</w:delText>
            </w:r>
            <w:r w:rsidDel="00F17C9C">
              <w:rPr>
                <w:noProof/>
              </w:rPr>
              <w:tab/>
              <w:delText>5</w:delText>
            </w:r>
          </w:del>
        </w:p>
        <w:p w14:paraId="72DD2C65" w14:textId="77777777" w:rsidR="007F43E6" w:rsidRDefault="007F43E6">
          <w:pPr>
            <w:rPr>
              <w:ins w:id="398" w:author="Jimmy Duggan" w:date="2015-10-12T16:57:00Z"/>
              <w:noProof/>
            </w:rPr>
          </w:pPr>
          <w:r>
            <w:rPr>
              <w:b/>
              <w:bCs/>
              <w:noProof/>
            </w:rPr>
            <w:fldChar w:fldCharType="end"/>
          </w:r>
        </w:p>
      </w:sdtContent>
    </w:sdt>
    <w:p w14:paraId="315D7F48" w14:textId="77777777" w:rsidR="00F17C9C" w:rsidRDefault="00F17C9C"/>
    <w:p w14:paraId="29FD1F1F" w14:textId="2666193F" w:rsidR="007F43E6" w:rsidDel="001A3FFC" w:rsidRDefault="007F43E6">
      <w:pPr>
        <w:pStyle w:val="Heading1"/>
        <w:numPr>
          <w:ilvl w:val="0"/>
          <w:numId w:val="0"/>
        </w:numPr>
        <w:ind w:left="432" w:hanging="432"/>
        <w:rPr>
          <w:del w:id="399" w:author="Jimmy Duggan" w:date="2015-10-12T17:03:00Z"/>
        </w:rPr>
        <w:pPrChange w:id="400" w:author="Jimmy Duggan" w:date="2015-10-12T17:03:00Z">
          <w:pPr>
            <w:pStyle w:val="Heading1"/>
          </w:pPr>
        </w:pPrChange>
      </w:pPr>
      <w:bookmarkStart w:id="401" w:name="_Toc432432709"/>
      <w:bookmarkEnd w:id="401"/>
    </w:p>
    <w:p w14:paraId="21FFCBCC" w14:textId="35E35C94" w:rsidR="00F17C9C" w:rsidRDefault="007F43E6">
      <w:pPr>
        <w:rPr>
          <w:ins w:id="402" w:author="Jimmy Duggan" w:date="2015-10-12T16:58:00Z"/>
        </w:rPr>
        <w:sectPr w:rsidR="00F17C9C" w:rsidSect="00F17C9C">
          <w:headerReference w:type="default" r:id="rId10"/>
          <w:footerReference w:type="default" r:id="rId11"/>
          <w:headerReference w:type="first" r:id="rId12"/>
          <w:footerReference w:type="first" r:id="rId13"/>
          <w:pgSz w:w="12240" w:h="15840"/>
          <w:pgMar w:top="1440" w:right="1800" w:bottom="1440" w:left="1800" w:header="720" w:footer="720" w:gutter="0"/>
          <w:pgNumType w:fmt="lowerRoman" w:start="0"/>
          <w:cols w:space="720"/>
          <w:titlePg/>
          <w:docGrid w:linePitch="360"/>
        </w:sectPr>
      </w:pPr>
      <w:del w:id="430" w:author="Jimmy Duggan" w:date="2015-10-12T17:03:00Z">
        <w:r w:rsidDel="001A3FFC">
          <w:br w:type="page"/>
        </w:r>
      </w:del>
    </w:p>
    <w:p w14:paraId="3359264F" w14:textId="15CE0DC5" w:rsidR="00F17C9C" w:rsidRDefault="00F17C9C">
      <w:pPr>
        <w:pStyle w:val="Title"/>
        <w:rPr>
          <w:ins w:id="431" w:author="Jimmy Duggan" w:date="2015-10-12T16:59:00Z"/>
        </w:rPr>
      </w:pPr>
      <w:ins w:id="432" w:author="Jimmy Duggan" w:date="2015-10-12T16:59:00Z">
        <w:r>
          <w:lastRenderedPageBreak/>
          <w:t>Software Test Plan</w:t>
        </w:r>
      </w:ins>
    </w:p>
    <w:p w14:paraId="6E9FA89F" w14:textId="1CF2F916" w:rsidR="007F43E6" w:rsidDel="00F17C9C" w:rsidRDefault="007F43E6">
      <w:pPr>
        <w:pStyle w:val="Heading1"/>
        <w:rPr>
          <w:del w:id="433" w:author="Jimmy Duggan" w:date="2015-10-12T16:59:00Z"/>
        </w:rPr>
        <w:pPrChange w:id="434" w:author="Jimmy Duggan" w:date="2015-10-12T17:02:00Z">
          <w:pPr/>
        </w:pPrChange>
      </w:pPr>
      <w:bookmarkStart w:id="435" w:name="_Toc432432710"/>
      <w:bookmarkEnd w:id="435"/>
    </w:p>
    <w:p w14:paraId="7E14DD16" w14:textId="304A9583" w:rsidR="007F43E6" w:rsidDel="00F17C9C" w:rsidRDefault="007F43E6">
      <w:pPr>
        <w:pStyle w:val="Heading1"/>
        <w:rPr>
          <w:del w:id="436" w:author="Jimmy Duggan" w:date="2015-10-12T16:59:00Z"/>
        </w:rPr>
      </w:pPr>
      <w:bookmarkStart w:id="437" w:name="_Toc432432711"/>
      <w:bookmarkEnd w:id="437"/>
    </w:p>
    <w:p w14:paraId="0172829E" w14:textId="3856983C" w:rsidR="007F43E6" w:rsidRPr="007F43E6" w:rsidDel="00F17C9C" w:rsidRDefault="007F43E6">
      <w:pPr>
        <w:pStyle w:val="Heading1"/>
        <w:rPr>
          <w:del w:id="438" w:author="Jimmy Duggan" w:date="2015-10-12T16:59:00Z"/>
        </w:rPr>
        <w:pPrChange w:id="439" w:author="Jimmy Duggan" w:date="2015-10-12T17:02:00Z">
          <w:pPr/>
        </w:pPrChange>
      </w:pPr>
      <w:del w:id="440" w:author="Jimmy Duggan" w:date="2015-10-12T16:58:00Z">
        <w:r w:rsidDel="00F17C9C">
          <w:br w:type="page"/>
        </w:r>
      </w:del>
    </w:p>
    <w:p w14:paraId="210990FC" w14:textId="77777777" w:rsidR="00236633" w:rsidRDefault="00540A29">
      <w:pPr>
        <w:pStyle w:val="Heading1"/>
      </w:pPr>
      <w:bookmarkStart w:id="441" w:name="_Toc432432712"/>
      <w:r>
        <w:t>Introduction</w:t>
      </w:r>
      <w:bookmarkEnd w:id="441"/>
    </w:p>
    <w:p w14:paraId="5FAB42DB" w14:textId="03BDB51B" w:rsidR="00484ACE" w:rsidRPr="00484ACE" w:rsidRDefault="00484ACE">
      <w:r>
        <w:tab/>
        <w:t xml:space="preserve">This document shall be used to </w:t>
      </w:r>
      <w:r w:rsidR="00657478">
        <w:t xml:space="preserve">create a test plan for the medical project. </w:t>
      </w:r>
    </w:p>
    <w:p w14:paraId="070BE61F" w14:textId="77777777" w:rsidR="00540A29" w:rsidRPr="001A3FFC" w:rsidRDefault="00540A29">
      <w:pPr>
        <w:pStyle w:val="Heading2"/>
        <w:rPr>
          <w:rPrChange w:id="442" w:author="Jimmy Duggan" w:date="2015-10-12T17:02:00Z">
            <w:rPr/>
          </w:rPrChange>
        </w:rPr>
        <w:pPrChange w:id="443" w:author="Jimmy Duggan" w:date="2015-10-12T17:02:00Z">
          <w:pPr/>
        </w:pPrChange>
      </w:pPr>
      <w:bookmarkStart w:id="444" w:name="_Toc432432713"/>
      <w:r w:rsidRPr="001A3FFC">
        <w:rPr>
          <w:rPrChange w:id="445" w:author="Jimmy Duggan" w:date="2015-10-12T17:02:00Z">
            <w:rPr>
              <w:b/>
              <w:bCs/>
            </w:rPr>
          </w:rPrChange>
        </w:rPr>
        <w:t>Objectives</w:t>
      </w:r>
      <w:bookmarkEnd w:id="444"/>
    </w:p>
    <w:p w14:paraId="457D7A43" w14:textId="5DBE8CDC" w:rsidR="00D978A9" w:rsidRPr="001A3FFC" w:rsidRDefault="00D978A9">
      <w:r>
        <w:tab/>
      </w:r>
      <w:r w:rsidRPr="001A3FFC">
        <w:t xml:space="preserve">The main objective of this document is to come up with all the necessary parts of a </w:t>
      </w:r>
      <w:r w:rsidR="00FF4B74" w:rsidRPr="001A3FFC">
        <w:t>fully-fledged</w:t>
      </w:r>
      <w:r w:rsidRPr="001A3FFC">
        <w:t xml:space="preserve"> test plan. </w:t>
      </w:r>
      <w:r w:rsidR="00855F45" w:rsidRPr="001A3FFC">
        <w:t>This includes identifying the scope of testing that will be done, identifying any references needed to perform the testing, defining the environment in which the tests will be run, and identifying the classifications of the tests themselves. This document will also explore any risks involved with meeting the test plan. Approvals will be noted at the end of the document.</w:t>
      </w:r>
    </w:p>
    <w:p w14:paraId="6E87F8AE" w14:textId="77777777" w:rsidR="00540A29" w:rsidRPr="00540A29" w:rsidRDefault="00540A29">
      <w:pPr>
        <w:pStyle w:val="Heading1"/>
      </w:pPr>
      <w:bookmarkStart w:id="446" w:name="_Toc432432714"/>
      <w:r w:rsidRPr="00540A29">
        <w:t>Scope</w:t>
      </w:r>
      <w:bookmarkEnd w:id="446"/>
    </w:p>
    <w:p w14:paraId="715C235B" w14:textId="4076E37E" w:rsidR="00540A29" w:rsidRDefault="00AF03BF">
      <w:pPr>
        <w:pStyle w:val="Heading2"/>
        <w:pPrChange w:id="447" w:author="Jimmy Duggan" w:date="2015-10-12T17:02:00Z">
          <w:pPr>
            <w:pStyle w:val="Heading1"/>
          </w:pPr>
        </w:pPrChange>
      </w:pPr>
      <w:bookmarkStart w:id="448" w:name="_Toc432432715"/>
      <w:r>
        <w:t>Identification</w:t>
      </w:r>
      <w:bookmarkEnd w:id="448"/>
    </w:p>
    <w:p w14:paraId="358623E6" w14:textId="04012F8A" w:rsidR="00C549DC" w:rsidRPr="00C549DC" w:rsidRDefault="008B136A">
      <w:pPr>
        <w:pPrChange w:id="449" w:author="Jimmy Duggan" w:date="2015-10-12T17:02:00Z">
          <w:pPr>
            <w:ind w:firstLine="720"/>
          </w:pPr>
        </w:pPrChange>
      </w:pPr>
      <w:r>
        <w:t xml:space="preserve">This test plan covers the testing of two key pieces of software, the data collection software and the data analysis software. All testing outlined in this document must be run against the final version of these software. The final version of the application </w:t>
      </w:r>
      <w:r w:rsidR="008A6496">
        <w:t xml:space="preserve">containing both pieces of software that passes all testing shall be known as version </w:t>
      </w:r>
      <w:commentRangeStart w:id="450"/>
      <w:del w:id="451" w:author="Jimmy Duggan" w:date="2015-10-12T16:48:00Z">
        <w:r w:rsidR="00765E94" w:rsidDel="00F17C9C">
          <w:delText xml:space="preserve">Med656 </w:delText>
        </w:r>
      </w:del>
      <w:ins w:id="452" w:author="Jimmy Duggan" w:date="2015-10-12T16:48:00Z">
        <w:r w:rsidR="00F17C9C">
          <w:t xml:space="preserve">UAHealth Bit Vault </w:t>
        </w:r>
      </w:ins>
      <w:r w:rsidR="008A6496">
        <w:t>1.0</w:t>
      </w:r>
      <w:commentRangeEnd w:id="450"/>
      <w:r w:rsidR="00294AD7">
        <w:rPr>
          <w:rStyle w:val="CommentReference"/>
        </w:rPr>
        <w:commentReference w:id="450"/>
      </w:r>
      <w:r w:rsidR="008A6496">
        <w:t xml:space="preserve">. </w:t>
      </w:r>
      <w:ins w:id="453" w:author="Timothy Wilkins" w:date="2015-10-08T19:03:00Z">
        <w:r w:rsidR="00EF47D3">
          <w:t xml:space="preserve"> </w:t>
        </w:r>
      </w:ins>
    </w:p>
    <w:p w14:paraId="76C5511E" w14:textId="73250951" w:rsidR="00540A29" w:rsidRDefault="00AF03BF">
      <w:pPr>
        <w:pStyle w:val="Heading2"/>
        <w:rPr>
          <w:ins w:id="454" w:author="RYAN WILKINS" w:date="2015-10-19T18:07:00Z"/>
        </w:rPr>
        <w:pPrChange w:id="455" w:author="Jimmy Duggan" w:date="2015-10-12T17:02:00Z">
          <w:pPr/>
        </w:pPrChange>
      </w:pPr>
      <w:bookmarkStart w:id="456" w:name="_Toc432432716"/>
      <w:r>
        <w:t>System Overview</w:t>
      </w:r>
      <w:bookmarkEnd w:id="456"/>
    </w:p>
    <w:p w14:paraId="0F066E9A" w14:textId="04CDD028" w:rsidR="00772D9B" w:rsidRPr="00772D9B" w:rsidRDefault="00772D9B" w:rsidP="00772D9B">
      <w:pPr>
        <w:ind w:left="576"/>
        <w:rPr>
          <w:ins w:id="457" w:author="Timothy Wilkins" w:date="2015-10-08T19:04:00Z"/>
          <w:rPrChange w:id="458" w:author="RYAN WILKINS" w:date="2015-10-19T18:07:00Z">
            <w:rPr>
              <w:ins w:id="459" w:author="Timothy Wilkins" w:date="2015-10-08T19:04:00Z"/>
            </w:rPr>
          </w:rPrChange>
        </w:rPr>
        <w:pPrChange w:id="460" w:author="RYAN WILKINS" w:date="2015-10-19T18:07:00Z">
          <w:pPr/>
        </w:pPrChange>
      </w:pPr>
      <w:ins w:id="461" w:author="RYAN WILKINS" w:date="2015-10-19T18:07:00Z">
        <w:r>
          <w:t>Below is a linked document containing the system overview.</w:t>
        </w:r>
      </w:ins>
    </w:p>
    <w:p w14:paraId="194B6DF3" w14:textId="0D35AD3E" w:rsidR="00EF47D3" w:rsidDel="00772D9B" w:rsidRDefault="00EF47D3" w:rsidP="00772D9B">
      <w:pPr>
        <w:rPr>
          <w:ins w:id="462" w:author="Timothy Wilkins" w:date="2015-10-08T19:05:00Z"/>
          <w:del w:id="463" w:author="RYAN WILKINS" w:date="2015-10-19T18:01:00Z"/>
        </w:rPr>
        <w:pPrChange w:id="464" w:author="RYAN WILKINS" w:date="2015-10-19T18:01:00Z">
          <w:pPr/>
        </w:pPrChange>
      </w:pPr>
      <w:ins w:id="465" w:author="Timothy Wilkins" w:date="2015-10-08T19:04:00Z">
        <w:del w:id="466" w:author="RYAN WILKINS" w:date="2015-10-19T18:07:00Z">
          <w:r w:rsidDel="00772D9B">
            <w:lastRenderedPageBreak/>
            <w:tab/>
          </w:r>
        </w:del>
      </w:ins>
      <w:ins w:id="467" w:author="RYAN WILKINS" w:date="2015-10-19T18:06:00Z">
        <w:r w:rsidR="00772D9B">
          <w:object w:dxaOrig="9360" w:dyaOrig="12472" w14:anchorId="5D2455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623.25pt" o:ole="">
              <v:imagedata r:id="rId16" o:title=""/>
            </v:shape>
            <o:OLEObject Type="Link" ProgID="Word.Document.12" ShapeID="_x0000_i1025" DrawAspect="Content" r:id="rId17" UpdateMode="Always">
              <o:LinkType>EnhancedMetaFile</o:LinkType>
              <o:LockedField>false</o:LockedField>
              <o:FieldCodes>\f 0</o:FieldCodes>
            </o:OLEObject>
          </w:object>
        </w:r>
      </w:ins>
      <w:ins w:id="468" w:author="Timothy Wilkins" w:date="2015-10-08T19:05:00Z">
        <w:del w:id="469" w:author="RYAN WILKINS" w:date="2015-10-19T18:01:00Z">
          <w:r w:rsidDel="00772D9B">
            <w:delText>The medical project will consist of two pieces of software.  The first being a data collection tool, and the second being software that will be used to analyze data collected into a database by the first tool.  The two pieces of software are described below.</w:delText>
          </w:r>
        </w:del>
      </w:ins>
    </w:p>
    <w:p w14:paraId="7DC5D2D9" w14:textId="00DAE0D1" w:rsidR="00EF47D3" w:rsidDel="00772D9B" w:rsidRDefault="00EF47D3" w:rsidP="00772D9B">
      <w:pPr>
        <w:rPr>
          <w:ins w:id="470" w:author="Timothy Wilkins" w:date="2015-10-08T19:05:00Z"/>
          <w:del w:id="471" w:author="RYAN WILKINS" w:date="2015-10-19T18:01:00Z"/>
        </w:rPr>
        <w:pPrChange w:id="472" w:author="RYAN WILKINS" w:date="2015-10-19T18:01:00Z">
          <w:pPr/>
        </w:pPrChange>
      </w:pPr>
      <w:ins w:id="473" w:author="Timothy Wilkins" w:date="2015-10-08T19:05:00Z">
        <w:del w:id="474" w:author="RYAN WILKINS" w:date="2015-10-19T18:01:00Z">
          <w:r w:rsidDel="00772D9B">
            <w:delText>The data collection portion of this project will consist of the following.  There are several different medical devices to be used for this project that record various types of data.  The data provided by these devices consists of different file formats, and the data is different from device to device.  The data files from the device will likely be exported in one zip file that will need to be extracted and processed, however the contents of the zip files will vary.  The software will have to determine the contents of the zip file and how to process the files within.  Due to how long data transfers take to download the data from a device, there may be a need to convert the data from a binary format to another format in order to speed up the process of getting data off the device.  The software needs to able to take in files provided by the medical devices and be able to translate them in a way where they can be stored in a database.  The software needs to run in the background of a PC and wait for files that need to be processed.  The software will have to interact with a database to insert the data that has been processed in order for the data to be stored for later analysis.  The software should allow for some basic configuration such as designating a folder on the PC to be a listener.  Files moved or copied into this folder will be processed by the software when they are added.  The software should have the ability to process multiple zip files if more than one is placed into the processing folder at a time.</w:delText>
          </w:r>
        </w:del>
      </w:ins>
    </w:p>
    <w:p w14:paraId="2936CB4A" w14:textId="37244A29" w:rsidR="00EF47D3" w:rsidDel="00772D9B" w:rsidRDefault="00EF47D3" w:rsidP="00772D9B">
      <w:pPr>
        <w:rPr>
          <w:ins w:id="475" w:author="Timothy Wilkins" w:date="2015-10-08T19:05:00Z"/>
          <w:del w:id="476" w:author="RYAN WILKINS" w:date="2015-10-19T18:01:00Z"/>
        </w:rPr>
        <w:pPrChange w:id="477" w:author="RYAN WILKINS" w:date="2015-10-19T18:01:00Z">
          <w:pPr/>
        </w:pPrChange>
      </w:pPr>
      <w:ins w:id="478" w:author="Timothy Wilkins" w:date="2015-10-08T19:05:00Z">
        <w:del w:id="479" w:author="RYAN WILKINS" w:date="2015-10-19T18:01:00Z">
          <w:r w:rsidDel="00772D9B">
            <w:delText>Data analysis software needs to be created to analyze the data that is captured from the data collection tool mentioned above.  This piece of software will be a separate stand-alone application that may need to be implemented within the current UAH Medical Web Portal. The software needs to perform data analysis over different intervals of time such as one week, one month, etc.  There will need to be some way to manage user access to the various medical data that has been inserted into the database that this software will access.  Below are some proposed data analysis ideas that can be incorporated into the project.</w:delText>
          </w:r>
        </w:del>
      </w:ins>
    </w:p>
    <w:p w14:paraId="3621A47C" w14:textId="180D9B96" w:rsidR="00EF47D3" w:rsidDel="00772D9B" w:rsidRDefault="00EF47D3" w:rsidP="00772D9B">
      <w:pPr>
        <w:rPr>
          <w:ins w:id="480" w:author="Timothy Wilkins" w:date="2015-10-08T19:05:00Z"/>
          <w:del w:id="481" w:author="RYAN WILKINS" w:date="2015-10-19T18:01:00Z"/>
        </w:rPr>
        <w:pPrChange w:id="482" w:author="RYAN WILKINS" w:date="2015-10-19T18:01:00Z">
          <w:pPr/>
        </w:pPrChange>
      </w:pPr>
      <w:ins w:id="483" w:author="Timothy Wilkins" w:date="2015-10-08T19:05:00Z">
        <w:del w:id="484" w:author="RYAN WILKINS" w:date="2015-10-19T18:01:00Z">
          <w:r w:rsidDel="00772D9B">
            <w:delText>•</w:delText>
          </w:r>
          <w:r w:rsidDel="00772D9B">
            <w:tab/>
            <w:delText>Simple Moving Average</w:delText>
          </w:r>
        </w:del>
      </w:ins>
    </w:p>
    <w:p w14:paraId="43AFF147" w14:textId="41E7B1B9" w:rsidR="00EF47D3" w:rsidDel="00772D9B" w:rsidRDefault="00EF47D3" w:rsidP="00772D9B">
      <w:pPr>
        <w:rPr>
          <w:ins w:id="485" w:author="Timothy Wilkins" w:date="2015-10-08T19:05:00Z"/>
          <w:del w:id="486" w:author="RYAN WILKINS" w:date="2015-10-19T18:01:00Z"/>
        </w:rPr>
        <w:pPrChange w:id="487" w:author="RYAN WILKINS" w:date="2015-10-19T18:01:00Z">
          <w:pPr/>
        </w:pPrChange>
      </w:pPr>
      <w:ins w:id="488" w:author="Timothy Wilkins" w:date="2015-10-08T19:05:00Z">
        <w:del w:id="489" w:author="RYAN WILKINS" w:date="2015-10-19T18:01:00Z">
          <w:r w:rsidDel="00772D9B">
            <w:delText>•</w:delText>
          </w:r>
          <w:r w:rsidDel="00772D9B">
            <w:tab/>
            <w:delText>Data correlation discovery between the multiple devices.</w:delText>
          </w:r>
        </w:del>
      </w:ins>
    </w:p>
    <w:p w14:paraId="4FC80E87" w14:textId="089755D5" w:rsidR="00EF47D3" w:rsidDel="00772D9B" w:rsidRDefault="00EF47D3" w:rsidP="00772D9B">
      <w:pPr>
        <w:rPr>
          <w:ins w:id="490" w:author="Timothy Wilkins" w:date="2015-10-08T19:05:00Z"/>
          <w:del w:id="491" w:author="RYAN WILKINS" w:date="2015-10-19T18:01:00Z"/>
        </w:rPr>
        <w:pPrChange w:id="492" w:author="RYAN WILKINS" w:date="2015-10-19T18:01:00Z">
          <w:pPr/>
        </w:pPrChange>
      </w:pPr>
      <w:ins w:id="493" w:author="Timothy Wilkins" w:date="2015-10-08T19:05:00Z">
        <w:del w:id="494" w:author="RYAN WILKINS" w:date="2015-10-19T18:01:00Z">
          <w:r w:rsidDel="00772D9B">
            <w:delText>•</w:delText>
          </w:r>
          <w:r w:rsidDel="00772D9B">
            <w:tab/>
            <w:delText>Possibly determine when an individual moves from walking to running or simply being able to identify the activities that were being performed while the data was being captured.</w:delText>
          </w:r>
        </w:del>
      </w:ins>
    </w:p>
    <w:p w14:paraId="06D06E63" w14:textId="10EE42E0" w:rsidR="00EF47D3" w:rsidRPr="00F17C9C" w:rsidRDefault="00EF47D3" w:rsidP="00772D9B">
      <w:pPr>
        <w:pPrChange w:id="495" w:author="RYAN WILKINS" w:date="2015-10-19T18:01:00Z">
          <w:pPr/>
        </w:pPrChange>
      </w:pPr>
      <w:ins w:id="496" w:author="Timothy Wilkins" w:date="2015-10-08T19:05:00Z">
        <w:del w:id="497" w:author="RYAN WILKINS" w:date="2015-10-19T18:01:00Z">
          <w:r w:rsidDel="00772D9B">
            <w:delText>The data analysis possibilities will likely not fully be realized until the project team understands the different types of data that are available.  Also, there will need to be collaboration with the customer for additions or changes to the data measurements provided by this software.</w:delText>
          </w:r>
        </w:del>
      </w:ins>
    </w:p>
    <w:p w14:paraId="0AC5DDDE" w14:textId="25349A08" w:rsidR="00540A29" w:rsidRDefault="00AF03BF">
      <w:pPr>
        <w:pStyle w:val="Heading2"/>
        <w:rPr>
          <w:ins w:id="498" w:author="Timothy Wilkins" w:date="2015-10-08T19:05:00Z"/>
        </w:rPr>
        <w:pPrChange w:id="499" w:author="Jimmy Duggan" w:date="2015-10-12T17:02:00Z">
          <w:pPr/>
        </w:pPrChange>
      </w:pPr>
      <w:bookmarkStart w:id="500" w:name="_Toc432432717"/>
      <w:r>
        <w:lastRenderedPageBreak/>
        <w:t>Document Overview</w:t>
      </w:r>
      <w:bookmarkEnd w:id="500"/>
    </w:p>
    <w:p w14:paraId="6CD7EA24" w14:textId="31040153" w:rsidR="00EF47D3" w:rsidRPr="00F17C9C" w:rsidRDefault="00D5038F">
      <w:pPr>
        <w:pPrChange w:id="501" w:author="Jimmy Duggan" w:date="2015-10-12T17:02:00Z">
          <w:pPr>
            <w:pStyle w:val="Heading2"/>
          </w:pPr>
        </w:pPrChange>
      </w:pPr>
      <w:ins w:id="502" w:author="Timothy Wilkins" w:date="2015-10-08T19:05:00Z">
        <w:r>
          <w:tab/>
          <w:t xml:space="preserve">This document contains information </w:t>
        </w:r>
      </w:ins>
      <w:ins w:id="503" w:author="Timothy Wilkins" w:date="2015-10-08T19:06:00Z">
        <w:r>
          <w:t>relevant</w:t>
        </w:r>
      </w:ins>
      <w:ins w:id="504" w:author="Timothy Wilkins" w:date="2015-10-08T19:05:00Z">
        <w:r>
          <w:t xml:space="preserve"> </w:t>
        </w:r>
      </w:ins>
      <w:ins w:id="505" w:author="Timothy Wilkins" w:date="2015-10-08T19:06:00Z">
        <w:r>
          <w:t xml:space="preserve">only to the software, testing, and planning associated with such. None of the material in this document is to contain actual names, </w:t>
        </w:r>
      </w:ins>
      <w:ins w:id="506" w:author="Timothy Wilkins" w:date="2015-10-08T19:07:00Z">
        <w:r>
          <w:t xml:space="preserve">medical </w:t>
        </w:r>
      </w:ins>
      <w:ins w:id="507" w:author="Timothy Wilkins" w:date="2015-10-08T19:06:00Z">
        <w:r>
          <w:t xml:space="preserve">data, or information about actual people </w:t>
        </w:r>
      </w:ins>
      <w:ins w:id="508" w:author="Timothy Wilkins" w:date="2015-10-08T19:07:00Z">
        <w:r>
          <w:t xml:space="preserve">living or dead. Medical information is private and no actual data from actual people will be included in this document. As </w:t>
        </w:r>
      </w:ins>
      <w:ins w:id="509" w:author="Timothy Wilkins" w:date="2015-10-08T19:08:00Z">
        <w:r>
          <w:t>such, this document may be distributed freely and made publicly available.</w:t>
        </w:r>
      </w:ins>
    </w:p>
    <w:p w14:paraId="63DD4BC3" w14:textId="28724D6A" w:rsidR="00540A29" w:rsidRDefault="00AF03BF">
      <w:pPr>
        <w:pStyle w:val="Heading2"/>
        <w:rPr>
          <w:ins w:id="510" w:author="Timothy Wilkins" w:date="2015-10-08T19:09:00Z"/>
        </w:rPr>
        <w:pPrChange w:id="511" w:author="Jimmy Duggan" w:date="2015-10-12T17:02:00Z">
          <w:pPr/>
        </w:pPrChange>
      </w:pPr>
      <w:bookmarkStart w:id="512" w:name="_Toc432432718"/>
      <w:r>
        <w:t>Relationships</w:t>
      </w:r>
      <w:bookmarkEnd w:id="512"/>
    </w:p>
    <w:p w14:paraId="7A635E94" w14:textId="7D58C118" w:rsidR="00D5038F" w:rsidRPr="00F17C9C" w:rsidRDefault="002F4442">
      <w:pPr>
        <w:pPrChange w:id="513" w:author="Jimmy Duggan" w:date="2015-10-12T17:02:00Z">
          <w:pPr>
            <w:pStyle w:val="Heading2"/>
          </w:pPr>
        </w:pPrChange>
      </w:pPr>
      <w:ins w:id="514" w:author="Timothy Wilkins" w:date="2015-10-08T19:14:00Z">
        <w:r>
          <w:tab/>
          <w:t xml:space="preserve">This document is closely related to the Software Development Plan (SDP). </w:t>
        </w:r>
      </w:ins>
      <w:ins w:id="515" w:author="Timothy Wilkins" w:date="2015-10-08T19:15:00Z">
        <w:r w:rsidR="0045465B">
          <w:t xml:space="preserve">As the SDP is created, this document will need to be maintained to keep its relevance. </w:t>
        </w:r>
        <w:r w:rsidR="004D3669">
          <w:t xml:space="preserve">Any tests described by this document will be closely related to the </w:t>
        </w:r>
      </w:ins>
      <w:ins w:id="516" w:author="Timothy Wilkins" w:date="2015-10-08T19:17:00Z">
        <w:r w:rsidR="004D3669">
          <w:t xml:space="preserve">features, classes, or functions described in the SDP and thus as these elements are updated or changed, this document will need to be updated or changed. </w:t>
        </w:r>
      </w:ins>
      <w:ins w:id="517" w:author="Timothy Wilkins" w:date="2015-10-08T19:19:00Z">
        <w:r w:rsidR="00215118">
          <w:t xml:space="preserve">Updates to this document will be under revision control as described in the </w:t>
        </w:r>
      </w:ins>
      <w:ins w:id="518" w:author="Timothy Wilkins" w:date="2015-10-08T19:21:00Z">
        <w:r w:rsidR="005B6629">
          <w:t xml:space="preserve">Configuration Management Plan. </w:t>
        </w:r>
      </w:ins>
    </w:p>
    <w:p w14:paraId="68F209E4" w14:textId="4410B054" w:rsidR="00AF03BF" w:rsidRPr="00AF03BF" w:rsidRDefault="00AF03BF">
      <w:pPr>
        <w:pStyle w:val="Heading1"/>
      </w:pPr>
      <w:bookmarkStart w:id="519" w:name="_Toc432432719"/>
      <w:r>
        <w:t>References</w:t>
      </w:r>
      <w:bookmarkEnd w:id="519"/>
    </w:p>
    <w:p w14:paraId="3BB067EF" w14:textId="479EC92F" w:rsidR="00540A29" w:rsidRDefault="00484ACE">
      <w:pPr>
        <w:pStyle w:val="Heading1"/>
        <w:rPr>
          <w:ins w:id="520" w:author="Timothy Wilkins" w:date="2015-10-08T19:21:00Z"/>
        </w:rPr>
      </w:pPr>
      <w:bookmarkStart w:id="521" w:name="_Toc432432720"/>
      <w:r>
        <w:t>Software Test Environment</w:t>
      </w:r>
      <w:bookmarkEnd w:id="521"/>
      <w:r w:rsidR="00540A29" w:rsidRPr="00540A29">
        <w:t xml:space="preserve"> </w:t>
      </w:r>
    </w:p>
    <w:p w14:paraId="5C560C5B" w14:textId="790F47A5" w:rsidR="00B67514" w:rsidRDefault="006963FC">
      <w:pPr>
        <w:rPr>
          <w:ins w:id="522" w:author="RYAN WILKINS" w:date="2015-10-19T18:40:00Z"/>
        </w:rPr>
        <w:pPrChange w:id="523" w:author="Jimmy Duggan" w:date="2015-10-12T17:02:00Z">
          <w:pPr>
            <w:pStyle w:val="Heading1"/>
          </w:pPr>
        </w:pPrChange>
      </w:pPr>
      <w:ins w:id="524" w:author="Timothy Wilkins" w:date="2015-10-08T19:22:00Z">
        <w:r>
          <w:tab/>
          <w:t>This section describes the test environment.</w:t>
        </w:r>
        <w:del w:id="525" w:author="RYAN WILKINS" w:date="2015-10-19T18:10:00Z">
          <w:r w:rsidDel="00410527">
            <w:delText xml:space="preserve"> </w:delText>
          </w:r>
        </w:del>
      </w:ins>
      <w:ins w:id="526" w:author="Timothy Wilkins" w:date="2015-10-08T19:23:00Z">
        <w:del w:id="527" w:author="RYAN WILKINS" w:date="2015-10-19T18:10:00Z">
          <w:r w:rsidR="00F0700B" w:rsidDel="00410527">
            <w:delText>There will be 2 test environments. One for the data collection software and another for the data analysis software.</w:delText>
          </w:r>
        </w:del>
      </w:ins>
      <w:ins w:id="528" w:author="RYAN WILKINS" w:date="2015-10-19T18:10:00Z">
        <w:r w:rsidR="00410527">
          <w:t xml:space="preserve"> The environment includes the software and hardware needed to test the product. This section will also cover the installation, </w:t>
        </w:r>
      </w:ins>
      <w:ins w:id="529" w:author="RYAN WILKINS" w:date="2015-10-19T18:11:00Z">
        <w:r w:rsidR="00410527">
          <w:t xml:space="preserve">testing, and control processes of the test software and hardware. </w:t>
        </w:r>
      </w:ins>
      <w:ins w:id="530" w:author="Timothy Wilkins" w:date="2015-10-08T19:23:00Z">
        <w:r w:rsidR="00F0700B">
          <w:t xml:space="preserve"> </w:t>
        </w:r>
      </w:ins>
    </w:p>
    <w:p w14:paraId="130841A1" w14:textId="77777777" w:rsidR="00EB7304" w:rsidRDefault="00EB7304">
      <w:pPr>
        <w:rPr>
          <w:ins w:id="531" w:author="RYAN WILKINS" w:date="2015-10-19T18:40:00Z"/>
        </w:rPr>
        <w:pPrChange w:id="532" w:author="Jimmy Duggan" w:date="2015-10-12T17:02:00Z">
          <w:pPr>
            <w:pStyle w:val="Heading1"/>
          </w:pPr>
        </w:pPrChange>
      </w:pPr>
    </w:p>
    <w:p w14:paraId="3ECA78AF" w14:textId="530D1046" w:rsidR="00EB7304" w:rsidRDefault="00AB4424" w:rsidP="00EB7304">
      <w:pPr>
        <w:pStyle w:val="Heading2"/>
        <w:rPr>
          <w:ins w:id="533" w:author="RYAN WILKINS" w:date="2015-10-19T18:40:00Z"/>
        </w:rPr>
        <w:pPrChange w:id="534" w:author="RYAN WILKINS" w:date="2015-10-19T18:40:00Z">
          <w:pPr>
            <w:pStyle w:val="Heading1"/>
          </w:pPr>
        </w:pPrChange>
      </w:pPr>
      <w:ins w:id="535" w:author="RYAN WILKINS" w:date="2015-10-19T18:40:00Z">
        <w:r>
          <w:t>Local Testing Environment</w:t>
        </w:r>
      </w:ins>
    </w:p>
    <w:p w14:paraId="3CBD70E5" w14:textId="7738FFB9" w:rsidR="006166A4" w:rsidRPr="006166A4" w:rsidRDefault="006166A4" w:rsidP="006166A4">
      <w:pPr>
        <w:ind w:left="576"/>
        <w:rPr>
          <w:rPrChange w:id="536" w:author="RYAN WILKINS" w:date="2015-10-19T18:40:00Z">
            <w:rPr/>
          </w:rPrChange>
        </w:rPr>
        <w:pPrChange w:id="537" w:author="RYAN WILKINS" w:date="2015-10-19T18:40:00Z">
          <w:pPr>
            <w:pStyle w:val="Heading1"/>
          </w:pPr>
        </w:pPrChange>
      </w:pPr>
      <w:ins w:id="538" w:author="RYAN WILKINS" w:date="2015-10-19T18:40:00Z">
        <w:r>
          <w:t xml:space="preserve">This is the environment local to the </w:t>
        </w:r>
      </w:ins>
      <w:ins w:id="539" w:author="RYAN WILKINS" w:date="2015-10-19T18:41:00Z">
        <w:r>
          <w:t>developer’s</w:t>
        </w:r>
      </w:ins>
      <w:ins w:id="540" w:author="RYAN WILKINS" w:date="2015-10-19T18:40:00Z">
        <w:r>
          <w:t xml:space="preserve"> machine</w:t>
        </w:r>
      </w:ins>
      <w:ins w:id="541" w:author="RYAN WILKINS" w:date="2015-10-19T18:41:00Z">
        <w:r>
          <w:t>. Testing here will include mostly unit testing, but may also include some</w:t>
        </w:r>
        <w:r w:rsidR="005B3D2E">
          <w:t xml:space="preserve"> component or</w:t>
        </w:r>
        <w:r>
          <w:t xml:space="preserve"> end-to-end testing. </w:t>
        </w:r>
      </w:ins>
    </w:p>
    <w:p w14:paraId="4B7DF61F" w14:textId="2B146FD4" w:rsidR="00DE489A" w:rsidDel="00C60DD9" w:rsidRDefault="00DE489A" w:rsidP="00C60DD9">
      <w:pPr>
        <w:pStyle w:val="Heading2"/>
        <w:rPr>
          <w:ins w:id="542" w:author="Timothy Wilkins" w:date="2015-10-08T19:25:00Z"/>
          <w:del w:id="543" w:author="RYAN WILKINS" w:date="2015-10-19T18:11:00Z"/>
        </w:rPr>
        <w:pPrChange w:id="544" w:author="RYAN WILKINS" w:date="2015-10-19T18:11:00Z">
          <w:pPr/>
        </w:pPrChange>
      </w:pPr>
      <w:bookmarkStart w:id="545" w:name="_Toc432432721"/>
      <w:ins w:id="546" w:author="Timothy Wilkins" w:date="2015-10-08T19:25:00Z">
        <w:del w:id="547" w:author="RYAN WILKINS" w:date="2015-10-19T18:10:00Z">
          <w:r w:rsidDel="00410527">
            <w:delText xml:space="preserve">Data Collection </w:delText>
          </w:r>
        </w:del>
        <w:del w:id="548" w:author="RYAN WILKINS" w:date="2015-10-19T18:11:00Z">
          <w:r w:rsidDel="00C60DD9">
            <w:delText>Test Environment</w:delText>
          </w:r>
          <w:bookmarkEnd w:id="545"/>
        </w:del>
      </w:ins>
    </w:p>
    <w:p w14:paraId="79900B78" w14:textId="487F28C0" w:rsidR="00540A29" w:rsidRDefault="00540A29" w:rsidP="00EB7304">
      <w:pPr>
        <w:pStyle w:val="Heading3"/>
        <w:rPr>
          <w:ins w:id="549" w:author="Timothy Wilkins" w:date="2015-10-08T19:24:00Z"/>
        </w:rPr>
        <w:pPrChange w:id="550" w:author="RYAN WILKINS" w:date="2015-10-19T18:33:00Z">
          <w:pPr>
            <w:pStyle w:val="Heading2"/>
          </w:pPr>
        </w:pPrChange>
      </w:pPr>
      <w:bookmarkStart w:id="551" w:name="_Toc432432722"/>
      <w:r w:rsidRPr="00540A29">
        <w:t>S</w:t>
      </w:r>
      <w:r w:rsidR="0098548D">
        <w:t>oftware</w:t>
      </w:r>
      <w:bookmarkEnd w:id="551"/>
    </w:p>
    <w:p w14:paraId="0AD293D5" w14:textId="2FE4AC6D" w:rsidR="00DE489A" w:rsidRDefault="00817F4A">
      <w:pPr>
        <w:rPr>
          <w:ins w:id="552" w:author="Timothy Wilkins" w:date="2015-10-08T19:31:00Z"/>
        </w:rPr>
        <w:pPrChange w:id="553" w:author="Jimmy Duggan" w:date="2015-10-12T17:02:00Z">
          <w:pPr>
            <w:pStyle w:val="Heading3"/>
          </w:pPr>
        </w:pPrChange>
      </w:pPr>
      <w:ins w:id="554" w:author="Timothy Wilkins" w:date="2015-10-08T19:27:00Z">
        <w:r>
          <w:tab/>
          <w:t xml:space="preserve">Tools to be used </w:t>
        </w:r>
      </w:ins>
      <w:ins w:id="555" w:author="Timothy Wilkins" w:date="2015-10-08T19:29:00Z">
        <w:r>
          <w:t xml:space="preserve">during testing </w:t>
        </w:r>
        <w:del w:id="556" w:author="RYAN WILKINS" w:date="2015-10-19T18:57:00Z">
          <w:r w:rsidDel="00442E9C">
            <w:delText xml:space="preserve">of the data collection software </w:delText>
          </w:r>
        </w:del>
      </w:ins>
      <w:ins w:id="557" w:author="RYAN WILKINS" w:date="2015-10-19T18:57:00Z">
        <w:r w:rsidR="00442E9C">
          <w:t xml:space="preserve">in the local environment </w:t>
        </w:r>
      </w:ins>
      <w:ins w:id="558" w:author="Timothy Wilkins" w:date="2015-10-08T19:31:00Z">
        <w:r w:rsidR="00170FE8">
          <w:t>are listed below. A detailed description of the tool, its intended use, where or who to get it from and any other relevant details are below.</w:t>
        </w:r>
      </w:ins>
      <w:ins w:id="559" w:author="Timothy Wilkins" w:date="2015-10-11T17:48:00Z">
        <w:r w:rsidR="003133F6">
          <w:t xml:space="preserve"> These will be added to as we develop the </w:t>
        </w:r>
      </w:ins>
      <w:ins w:id="560" w:author="Timothy Wilkins" w:date="2015-10-11T17:49:00Z">
        <w:r w:rsidR="008F599F">
          <w:t>design.</w:t>
        </w:r>
        <w:r w:rsidR="00A93837">
          <w:t xml:space="preserve"> As the design changes new or different tools may become necessary.</w:t>
        </w:r>
      </w:ins>
    </w:p>
    <w:p w14:paraId="3A5BFD1F" w14:textId="1D8AE211" w:rsidR="00170FE8" w:rsidRDefault="00626C1A">
      <w:pPr>
        <w:pStyle w:val="ListParagraph"/>
        <w:numPr>
          <w:ilvl w:val="0"/>
          <w:numId w:val="1"/>
        </w:numPr>
        <w:rPr>
          <w:ins w:id="561" w:author="Timothy Wilkins" w:date="2015-10-08T19:35:00Z"/>
        </w:rPr>
        <w:pPrChange w:id="562" w:author="Jimmy Duggan" w:date="2015-10-12T17:02:00Z">
          <w:pPr/>
        </w:pPrChange>
      </w:pPr>
      <w:ins w:id="563" w:author="Timothy Wilkins" w:date="2015-10-08T19:32:00Z">
        <w:r>
          <w:t>Visual Studio</w:t>
        </w:r>
      </w:ins>
      <w:ins w:id="564" w:author="Timothy Wilkins" w:date="2015-10-08T19:33:00Z">
        <w:r>
          <w:t xml:space="preserve"> </w:t>
        </w:r>
      </w:ins>
      <w:ins w:id="565" w:author="RYAN WILKINS" w:date="2015-10-19T18:14:00Z">
        <w:r w:rsidR="00F30600">
          <w:t>Enterprise 2015</w:t>
        </w:r>
      </w:ins>
      <w:ins w:id="566" w:author="Timothy Wilkins" w:date="2015-10-08T19:33:00Z">
        <w:del w:id="567" w:author="RYAN WILKINS" w:date="2015-10-19T18:14:00Z">
          <w:r w:rsidDel="00F30600">
            <w:delText>(x.x.x)</w:delText>
          </w:r>
        </w:del>
      </w:ins>
      <w:ins w:id="568" w:author="Timothy Wilkins" w:date="2015-10-08T19:32:00Z">
        <w:r>
          <w:t xml:space="preserve"> – This tool will be utilized for </w:t>
        </w:r>
      </w:ins>
      <w:ins w:id="569" w:author="Timothy Wilkins" w:date="2015-10-08T19:33:00Z">
        <w:r w:rsidR="007E64FC">
          <w:t>local development of the software</w:t>
        </w:r>
        <w:del w:id="570" w:author="RYAN WILKINS" w:date="2015-10-19T18:19:00Z">
          <w:r w:rsidR="007E64FC" w:rsidDel="00F30600">
            <w:delText>, but also development and execution of unit tests</w:delText>
          </w:r>
        </w:del>
      </w:ins>
      <w:ins w:id="571" w:author="Timothy Wilkins" w:date="2015-10-08T19:34:00Z">
        <w:del w:id="572" w:author="RYAN WILKINS" w:date="2015-10-19T18:19:00Z">
          <w:r w:rsidR="00DA7E7C" w:rsidDel="00F30600">
            <w:delText>.</w:delText>
          </w:r>
          <w:r w:rsidR="00024D0B" w:rsidDel="00F30600">
            <w:delText xml:space="preserve"> </w:delText>
          </w:r>
        </w:del>
      </w:ins>
      <w:ins w:id="573" w:author="RYAN WILKINS" w:date="2015-10-19T18:19:00Z">
        <w:r w:rsidR="00F30600">
          <w:t xml:space="preserve">. </w:t>
        </w:r>
      </w:ins>
      <w:ins w:id="574" w:author="Timothy Wilkins" w:date="2015-10-08T19:34:00Z">
        <w:r w:rsidR="00024D0B">
          <w:t xml:space="preserve">Visual Studio </w:t>
        </w:r>
      </w:ins>
      <w:ins w:id="575" w:author="RYAN WILKINS" w:date="2015-10-19T18:15:00Z">
        <w:r w:rsidR="00F30600">
          <w:t>Enterprise 2015</w:t>
        </w:r>
      </w:ins>
      <w:ins w:id="576" w:author="Timothy Wilkins" w:date="2015-10-08T19:34:00Z">
        <w:del w:id="577" w:author="RYAN WILKINS" w:date="2015-10-19T18:15:00Z">
          <w:r w:rsidR="00024D0B" w:rsidDel="00F30600">
            <w:delText>x.x.x</w:delText>
          </w:r>
        </w:del>
        <w:r w:rsidR="00024D0B">
          <w:t xml:space="preserve"> and the unit test plugin can be obtained here: </w:t>
        </w:r>
        <w:del w:id="578" w:author="RYAN WILKINS" w:date="2015-10-19T18:15:00Z">
          <w:r w:rsidR="00024D0B" w:rsidDel="00F30600">
            <w:delText>***</w:delText>
          </w:r>
        </w:del>
      </w:ins>
      <w:ins w:id="579" w:author="RYAN WILKINS" w:date="2015-10-19T18:19:00Z">
        <w:r w:rsidR="00F30600" w:rsidRPr="00F30600">
          <w:t xml:space="preserve"> </w:t>
        </w:r>
        <w:r w:rsidR="00F30600">
          <w:fldChar w:fldCharType="begin"/>
        </w:r>
        <w:r w:rsidR="00F30600">
          <w:instrText xml:space="preserve"> HYPERLINK "http://e5.onthehub.com/d.ashx?s=vx43ohwn8y" \t "_blank" </w:instrText>
        </w:r>
        <w:r w:rsidR="00F30600">
          <w:fldChar w:fldCharType="separate"/>
        </w:r>
        <w:r w:rsidR="00F30600">
          <w:rPr>
            <w:rStyle w:val="Hyperlink"/>
            <w:color w:val="0066CC"/>
          </w:rPr>
          <w:t>http://e5.onthehub.com/d.ashx?s=vx43ohwn8y</w:t>
        </w:r>
        <w:r w:rsidR="00F30600">
          <w:fldChar w:fldCharType="end"/>
        </w:r>
      </w:ins>
      <w:ins w:id="580" w:author="Timothy Wilkins" w:date="2015-10-08T19:34:00Z">
        <w:del w:id="581" w:author="RYAN WILKINS" w:date="2015-10-19T18:19:00Z">
          <w:r w:rsidR="00024D0B" w:rsidDel="00F30600">
            <w:delText xml:space="preserve"> </w:delText>
          </w:r>
        </w:del>
      </w:ins>
      <w:ins w:id="582" w:author="Timothy Wilkins" w:date="2015-10-08T19:35:00Z">
        <w:del w:id="583" w:author="RYAN WILKINS" w:date="2015-10-19T18:19:00Z">
          <w:r w:rsidR="00024D0B" w:rsidDel="00F30600">
            <w:delText>and ***.</w:delText>
          </w:r>
        </w:del>
      </w:ins>
    </w:p>
    <w:p w14:paraId="0FABD96B" w14:textId="2B2E23A5" w:rsidR="00636DF5" w:rsidRDefault="00C143BE">
      <w:pPr>
        <w:pStyle w:val="ListParagraph"/>
        <w:numPr>
          <w:ilvl w:val="0"/>
          <w:numId w:val="1"/>
        </w:numPr>
        <w:rPr>
          <w:ins w:id="584" w:author="Timothy Wilkins" w:date="2015-10-08T19:36:00Z"/>
        </w:rPr>
      </w:pPr>
      <w:ins w:id="585" w:author="Timothy Wilkins" w:date="2015-10-08T19:35:00Z">
        <w:r>
          <w:t xml:space="preserve">Windows </w:t>
        </w:r>
      </w:ins>
      <w:ins w:id="586" w:author="RYAN WILKINS" w:date="2015-10-19T18:09:00Z">
        <w:r w:rsidR="00410527">
          <w:t>Server 2008</w:t>
        </w:r>
      </w:ins>
      <w:ins w:id="587" w:author="Timothy Wilkins" w:date="2015-10-08T19:35:00Z">
        <w:del w:id="588" w:author="RYAN WILKINS" w:date="2015-10-19T18:09:00Z">
          <w:r w:rsidDel="00410527">
            <w:delText>7</w:delText>
          </w:r>
        </w:del>
        <w:r>
          <w:t xml:space="preserve"> </w:t>
        </w:r>
      </w:ins>
      <w:ins w:id="589" w:author="Timothy Wilkins" w:date="2015-10-08T19:36:00Z">
        <w:r>
          <w:t>–</w:t>
        </w:r>
      </w:ins>
      <w:ins w:id="590" w:author="Timothy Wilkins" w:date="2015-10-08T19:35:00Z">
        <w:r>
          <w:t xml:space="preserve"> This </w:t>
        </w:r>
      </w:ins>
      <w:ins w:id="591" w:author="Timothy Wilkins" w:date="2015-10-08T19:36:00Z">
        <w:r>
          <w:t>will be the developing OS</w:t>
        </w:r>
        <w:r w:rsidR="003165CF">
          <w:t xml:space="preserve">. </w:t>
        </w:r>
        <w:r w:rsidR="00B051E3">
          <w:t xml:space="preserve">All development and testing should be performed on this OS for this piece of software. </w:t>
        </w:r>
      </w:ins>
      <w:ins w:id="592" w:author="RYAN WILKINS" w:date="2015-10-19T18:20:00Z">
        <w:r w:rsidR="00F30600">
          <w:t xml:space="preserve">It can be downloaded here: </w:t>
        </w:r>
        <w:r w:rsidR="00F30600">
          <w:fldChar w:fldCharType="begin"/>
        </w:r>
        <w:r w:rsidR="00F30600">
          <w:instrText xml:space="preserve"> HYPERLINK "http://e5.onthehub.com/d.ashx?s=vx43ohwn8y" \t "_blank" </w:instrText>
        </w:r>
        <w:r w:rsidR="00F30600">
          <w:fldChar w:fldCharType="separate"/>
        </w:r>
        <w:r w:rsidR="00F30600">
          <w:rPr>
            <w:rStyle w:val="Hyperlink"/>
            <w:color w:val="0066CC"/>
          </w:rPr>
          <w:t>http://e5.onthehub.com/d.ashx?s=vx43ohwn8y</w:t>
        </w:r>
        <w:r w:rsidR="00F30600">
          <w:fldChar w:fldCharType="end"/>
        </w:r>
      </w:ins>
    </w:p>
    <w:p w14:paraId="55DFBA42" w14:textId="467E30C5" w:rsidR="001F36DC" w:rsidRDefault="00851369">
      <w:pPr>
        <w:pStyle w:val="ListParagraph"/>
        <w:numPr>
          <w:ilvl w:val="0"/>
          <w:numId w:val="1"/>
        </w:numPr>
        <w:rPr>
          <w:ins w:id="593" w:author="RYAN WILKINS" w:date="2015-10-19T18:30:00Z"/>
        </w:rPr>
      </w:pPr>
      <w:ins w:id="594" w:author="Timothy Wilkins" w:date="2015-10-08T19:36:00Z">
        <w:r>
          <w:t>GitHub</w:t>
        </w:r>
      </w:ins>
      <w:ins w:id="595" w:author="RYAN WILKINS" w:date="2015-10-19T18:45:00Z">
        <w:r w:rsidR="00A44C39">
          <w:t xml:space="preserve"> Desktop</w:t>
        </w:r>
      </w:ins>
      <w:ins w:id="596" w:author="Timothy Wilkins" w:date="2015-10-08T19:36:00Z">
        <w:r>
          <w:t xml:space="preserve"> </w:t>
        </w:r>
      </w:ins>
      <w:ins w:id="597" w:author="Timothy Wilkins" w:date="2015-10-08T19:37:00Z">
        <w:r>
          <w:t>–</w:t>
        </w:r>
      </w:ins>
      <w:ins w:id="598" w:author="Timothy Wilkins" w:date="2015-10-08T19:36:00Z">
        <w:r>
          <w:t xml:space="preserve"> This is the repository software to be used to store all tests. </w:t>
        </w:r>
      </w:ins>
      <w:ins w:id="599" w:author="RYAN WILKINS" w:date="2015-10-19T18:43:00Z">
        <w:r w:rsidR="00031DB5">
          <w:t xml:space="preserve">GitHub is located at </w:t>
        </w:r>
        <w:r w:rsidR="00031DB5">
          <w:fldChar w:fldCharType="begin"/>
        </w:r>
        <w:r w:rsidR="00031DB5">
          <w:instrText xml:space="preserve"> HYPERLINK "http://www.github.com" </w:instrText>
        </w:r>
        <w:r w:rsidR="00031DB5">
          <w:fldChar w:fldCharType="separate"/>
        </w:r>
        <w:r w:rsidR="00031DB5" w:rsidRPr="00BF598F">
          <w:rPr>
            <w:rStyle w:val="Hyperlink"/>
          </w:rPr>
          <w:t>www.github.com</w:t>
        </w:r>
        <w:r w:rsidR="00031DB5">
          <w:fldChar w:fldCharType="end"/>
        </w:r>
        <w:r w:rsidR="00A44C39">
          <w:t xml:space="preserve">. </w:t>
        </w:r>
      </w:ins>
    </w:p>
    <w:p w14:paraId="068A3BAA" w14:textId="706C1BE6" w:rsidR="00EB7304" w:rsidRDefault="00EB7304" w:rsidP="00EB7304">
      <w:pPr>
        <w:pStyle w:val="ListParagraph"/>
        <w:numPr>
          <w:ilvl w:val="0"/>
          <w:numId w:val="1"/>
        </w:numPr>
        <w:rPr>
          <w:ins w:id="600" w:author="Timothy Wilkins" w:date="2015-10-08T19:39:00Z"/>
        </w:rPr>
      </w:pPr>
      <w:ins w:id="601" w:author="RYAN WILKINS" w:date="2015-10-19T18:30:00Z">
        <w:r>
          <w:t xml:space="preserve">NUnit 2.6.4 – This will be used for unit test development. It can be downloaded here: </w:t>
        </w:r>
      </w:ins>
      <w:ins w:id="602" w:author="RYAN WILKINS" w:date="2015-10-19T18:31:00Z">
        <w:r>
          <w:fldChar w:fldCharType="begin"/>
        </w:r>
        <w:r>
          <w:instrText xml:space="preserve"> HYPERLINK "http://</w:instrText>
        </w:r>
        <w:r w:rsidRPr="00EB7304">
          <w:instrText>www.nunit.org/index.php?p=download</w:instrText>
        </w:r>
        <w:r>
          <w:instrText xml:space="preserve">" </w:instrText>
        </w:r>
        <w:r>
          <w:fldChar w:fldCharType="separate"/>
        </w:r>
        <w:r w:rsidRPr="00BF598F">
          <w:rPr>
            <w:rStyle w:val="Hyperlink"/>
          </w:rPr>
          <w:t>www.nunit.org/index.php?p=download</w:t>
        </w:r>
        <w:r>
          <w:fldChar w:fldCharType="end"/>
        </w:r>
        <w:r>
          <w:t xml:space="preserve"> </w:t>
        </w:r>
      </w:ins>
    </w:p>
    <w:p w14:paraId="2111C077" w14:textId="263F3B0F" w:rsidR="00286677" w:rsidDel="00F30600" w:rsidRDefault="006C2C14" w:rsidP="00F30600">
      <w:pPr>
        <w:pStyle w:val="ListParagraph"/>
        <w:numPr>
          <w:ilvl w:val="0"/>
          <w:numId w:val="1"/>
        </w:numPr>
        <w:rPr>
          <w:ins w:id="603" w:author="Timothy Wilkins" w:date="2015-10-11T17:45:00Z"/>
          <w:del w:id="604" w:author="RYAN WILKINS" w:date="2015-10-19T18:23:00Z"/>
        </w:rPr>
        <w:pPrChange w:id="605" w:author="RYAN WILKINS" w:date="2015-10-19T18:23:00Z">
          <w:pPr>
            <w:pStyle w:val="ListParagraph"/>
            <w:numPr>
              <w:numId w:val="1"/>
            </w:numPr>
            <w:ind w:hanging="360"/>
          </w:pPr>
        </w:pPrChange>
      </w:pPr>
      <w:ins w:id="606" w:author="Timothy Wilkins" w:date="2015-10-08T19:39:00Z">
        <w:r>
          <w:lastRenderedPageBreak/>
          <w:t xml:space="preserve">Mock </w:t>
        </w:r>
        <w:del w:id="607" w:author="RYAN WILKINS" w:date="2015-10-19T18:23:00Z">
          <w:r w:rsidDel="00F30600">
            <w:delText xml:space="preserve">Database – This has not been decided upon yet, but there will need to be a mock database of some sort to test the data collection software against. </w:delText>
          </w:r>
        </w:del>
      </w:ins>
      <w:ins w:id="608" w:author="Timothy Wilkins" w:date="2015-10-08T19:42:00Z">
        <w:del w:id="609" w:author="RYAN WILKINS" w:date="2015-10-19T18:23:00Z">
          <w:r w:rsidR="001E1159" w:rsidDel="00F30600">
            <w:delText>It</w:delText>
          </w:r>
          <w:r w:rsidR="009437C7" w:rsidDel="00F30600">
            <w:delText xml:space="preserve"> will be the responsibility of the team to find or create</w:delText>
          </w:r>
          <w:r w:rsidR="001E1159" w:rsidDel="00F30600">
            <w:delText xml:space="preserve"> this tool</w:delText>
          </w:r>
          <w:r w:rsidR="009437C7" w:rsidDel="00F30600">
            <w:delText>.</w:delText>
          </w:r>
        </w:del>
      </w:ins>
    </w:p>
    <w:p w14:paraId="33DF7B20" w14:textId="72717921" w:rsidR="006E62F5" w:rsidDel="00F30600" w:rsidRDefault="006E62F5" w:rsidP="00F30600">
      <w:pPr>
        <w:pStyle w:val="ListParagraph"/>
        <w:numPr>
          <w:ilvl w:val="0"/>
          <w:numId w:val="1"/>
        </w:numPr>
        <w:rPr>
          <w:ins w:id="610" w:author="Timothy Wilkins" w:date="2015-10-11T17:45:00Z"/>
          <w:del w:id="611" w:author="RYAN WILKINS" w:date="2015-10-19T18:23:00Z"/>
        </w:rPr>
        <w:pPrChange w:id="612" w:author="RYAN WILKINS" w:date="2015-10-19T18:23:00Z">
          <w:pPr>
            <w:pStyle w:val="ListParagraph"/>
            <w:numPr>
              <w:numId w:val="1"/>
            </w:numPr>
            <w:ind w:hanging="360"/>
          </w:pPr>
        </w:pPrChange>
      </w:pPr>
      <w:ins w:id="613" w:author="Timothy Wilkins" w:date="2015-10-11T17:45:00Z">
        <w:del w:id="614" w:author="RYAN WILKINS" w:date="2015-10-19T18:23:00Z">
          <w:r w:rsidDel="00F30600">
            <w:delText>Mock DBHandler – This has not been decided upon yet, but there will need to be a mock database handler of some sort to test the data collection software against. It will be the responsibility of the team to find or create this tool.</w:delText>
          </w:r>
        </w:del>
      </w:ins>
    </w:p>
    <w:p w14:paraId="72B4095F" w14:textId="7F294ACE" w:rsidR="001458CA" w:rsidDel="00F30600" w:rsidRDefault="001458CA" w:rsidP="00F30600">
      <w:pPr>
        <w:pStyle w:val="ListParagraph"/>
        <w:numPr>
          <w:ilvl w:val="0"/>
          <w:numId w:val="1"/>
        </w:numPr>
        <w:rPr>
          <w:ins w:id="615" w:author="Timothy Wilkins" w:date="2015-10-11T17:46:00Z"/>
          <w:del w:id="616" w:author="RYAN WILKINS" w:date="2015-10-19T18:23:00Z"/>
        </w:rPr>
        <w:pPrChange w:id="617" w:author="RYAN WILKINS" w:date="2015-10-19T18:23:00Z">
          <w:pPr>
            <w:pStyle w:val="ListParagraph"/>
            <w:numPr>
              <w:numId w:val="1"/>
            </w:numPr>
            <w:ind w:hanging="360"/>
          </w:pPr>
        </w:pPrChange>
      </w:pPr>
      <w:ins w:id="618" w:author="Timothy Wilkins" w:date="2015-10-11T17:45:00Z">
        <w:del w:id="619" w:author="RYAN WILKINS" w:date="2015-10-19T18:23:00Z">
          <w:r w:rsidDel="00F30600">
            <w:delText>Mock FileObject</w:delText>
          </w:r>
        </w:del>
      </w:ins>
      <w:ins w:id="620" w:author="Timothy Wilkins" w:date="2015-10-11T17:46:00Z">
        <w:del w:id="621" w:author="RYAN WILKINS" w:date="2015-10-19T18:23:00Z">
          <w:r w:rsidDel="00F30600">
            <w:delText xml:space="preserve"> – This has not been decided upon yet, but there will need to be a mock file object of some sort to test the data collection software against. It will be the responsibility of the team to find or create this tool.</w:delText>
          </w:r>
        </w:del>
      </w:ins>
    </w:p>
    <w:p w14:paraId="10D01C96" w14:textId="775F8494" w:rsidR="006E62F5" w:rsidRPr="00F17C9C" w:rsidRDefault="001458CA" w:rsidP="00F30600">
      <w:pPr>
        <w:pStyle w:val="ListParagraph"/>
        <w:numPr>
          <w:ilvl w:val="0"/>
          <w:numId w:val="1"/>
        </w:numPr>
        <w:pPrChange w:id="622" w:author="RYAN WILKINS" w:date="2015-10-19T18:23:00Z">
          <w:pPr>
            <w:pStyle w:val="ListParagraph"/>
            <w:numPr>
              <w:numId w:val="1"/>
            </w:numPr>
            <w:ind w:hanging="360"/>
          </w:pPr>
        </w:pPrChange>
      </w:pPr>
      <w:ins w:id="623" w:author="Timothy Wilkins" w:date="2015-10-11T17:46:00Z">
        <w:del w:id="624" w:author="RYAN WILKINS" w:date="2015-10-19T18:23:00Z">
          <w:r w:rsidDel="00F30600">
            <w:delText>Mock GUI – This has not been decided upon yet, but there will need to be a mock GUI of some sort to test the data collection software against. It will be the responsibility of the team to find or create this tool.</w:delText>
          </w:r>
        </w:del>
      </w:ins>
      <w:ins w:id="625" w:author="RYAN WILKINS" w:date="2015-10-19T18:23:00Z">
        <w:r w:rsidR="00F30600">
          <w:t>Classes –</w:t>
        </w:r>
      </w:ins>
      <w:ins w:id="626" w:author="RYAN WILKINS" w:date="2015-10-19T18:24:00Z">
        <w:r w:rsidR="00F30600">
          <w:t xml:space="preserve"> A mock of each class necessary for performing unit tests will need to be created</w:t>
        </w:r>
      </w:ins>
      <w:ins w:id="627" w:author="RYAN WILKINS" w:date="2015-10-19T18:23:00Z">
        <w:r w:rsidR="00F30600">
          <w:t xml:space="preserve">. </w:t>
        </w:r>
      </w:ins>
      <w:ins w:id="628" w:author="RYAN WILKINS" w:date="2015-10-19T18:24:00Z">
        <w:r w:rsidR="00F30600">
          <w:t xml:space="preserve">It will be the responsibility of the team members to create these mock classes. </w:t>
        </w:r>
      </w:ins>
    </w:p>
    <w:p w14:paraId="2614FE05" w14:textId="1F693F71" w:rsidR="00540A29" w:rsidRDefault="0098548D" w:rsidP="00EB7304">
      <w:pPr>
        <w:pStyle w:val="Heading3"/>
        <w:rPr>
          <w:ins w:id="629" w:author="Timothy Wilkins" w:date="2015-10-08T19:40:00Z"/>
        </w:rPr>
        <w:pPrChange w:id="630" w:author="RYAN WILKINS" w:date="2015-10-19T18:33:00Z">
          <w:pPr>
            <w:pStyle w:val="ListParagraph"/>
            <w:numPr>
              <w:numId w:val="1"/>
            </w:numPr>
            <w:ind w:hanging="360"/>
          </w:pPr>
        </w:pPrChange>
      </w:pPr>
      <w:bookmarkStart w:id="631" w:name="_Toc432432723"/>
      <w:r>
        <w:t>Hardware and Firmware</w:t>
      </w:r>
      <w:bookmarkEnd w:id="631"/>
    </w:p>
    <w:p w14:paraId="5856F6F5" w14:textId="03AC66C5" w:rsidR="001D6A1E" w:rsidRDefault="001D6A1E">
      <w:pPr>
        <w:rPr>
          <w:ins w:id="632" w:author="Timothy Wilkins" w:date="2015-10-08T19:41:00Z"/>
        </w:rPr>
        <w:pPrChange w:id="633" w:author="Jimmy Duggan" w:date="2015-10-12T17:02:00Z">
          <w:pPr>
            <w:pStyle w:val="Heading3"/>
          </w:pPr>
        </w:pPrChange>
      </w:pPr>
      <w:ins w:id="634" w:author="Timothy Wilkins" w:date="2015-10-08T19:40:00Z">
        <w:r>
          <w:tab/>
        </w:r>
      </w:ins>
      <w:ins w:id="635" w:author="Timothy Wilkins" w:date="2015-10-08T19:41:00Z">
        <w:r w:rsidR="0089090A">
          <w:t xml:space="preserve">Hardware to be used during testing of </w:t>
        </w:r>
        <w:r w:rsidR="001B13E8">
          <w:t>the data collection software is</w:t>
        </w:r>
        <w:r w:rsidR="0089090A">
          <w:t xml:space="preserve"> listed below.</w:t>
        </w:r>
        <w:r w:rsidR="00285048">
          <w:t xml:space="preserve"> </w:t>
        </w:r>
        <w:r w:rsidR="003044D5">
          <w:t xml:space="preserve"> A detailed description of the hardware, its intended use, where or who to get it from and any other relevant details are below.</w:t>
        </w:r>
      </w:ins>
    </w:p>
    <w:p w14:paraId="01FDB42A" w14:textId="7F231C43" w:rsidR="009437C7" w:rsidRDefault="00FC0F3B">
      <w:pPr>
        <w:pStyle w:val="ListParagraph"/>
        <w:numPr>
          <w:ilvl w:val="0"/>
          <w:numId w:val="2"/>
        </w:numPr>
        <w:rPr>
          <w:ins w:id="636" w:author="Timothy Wilkins" w:date="2015-10-08T19:44:00Z"/>
        </w:rPr>
        <w:pPrChange w:id="637" w:author="Jimmy Duggan" w:date="2015-10-12T17:02:00Z">
          <w:pPr/>
        </w:pPrChange>
      </w:pPr>
      <w:ins w:id="638" w:author="Timothy Wilkins" w:date="2015-10-08T19:43:00Z">
        <w:r>
          <w:t>PC – a PC will be required for testing. This will be the responsibility each team member to provide for himself.</w:t>
        </w:r>
      </w:ins>
    </w:p>
    <w:p w14:paraId="6EE7CEC3" w14:textId="03A0A408" w:rsidR="001B13E8" w:rsidRPr="00F17C9C" w:rsidRDefault="001371F9">
      <w:pPr>
        <w:pStyle w:val="ListParagraph"/>
        <w:numPr>
          <w:ilvl w:val="0"/>
          <w:numId w:val="2"/>
        </w:numPr>
      </w:pPr>
      <w:ins w:id="639" w:author="Timothy Wilkins" w:date="2015-10-08T19:44:00Z">
        <w:r>
          <w:t xml:space="preserve">Internet Connection – an internet connection will be required for saving and retrieving the tests. It is also the responsibility of each team member to provide this for </w:t>
        </w:r>
      </w:ins>
      <w:ins w:id="640" w:author="Timothy Wilkins" w:date="2015-10-08T19:45:00Z">
        <w:r>
          <w:t>himself</w:t>
        </w:r>
      </w:ins>
      <w:ins w:id="641" w:author="Timothy Wilkins" w:date="2015-10-08T19:44:00Z">
        <w:r>
          <w:t xml:space="preserve">. </w:t>
        </w:r>
      </w:ins>
    </w:p>
    <w:p w14:paraId="0E61D060" w14:textId="0D42B882" w:rsidR="00540A29" w:rsidRDefault="0098548D" w:rsidP="00EB7304">
      <w:pPr>
        <w:pStyle w:val="Heading3"/>
        <w:rPr>
          <w:ins w:id="642" w:author="Timothy Wilkins" w:date="2015-10-08T19:46:00Z"/>
        </w:rPr>
        <w:pPrChange w:id="643" w:author="RYAN WILKINS" w:date="2015-10-19T18:33:00Z">
          <w:pPr>
            <w:pStyle w:val="ListParagraph"/>
            <w:numPr>
              <w:numId w:val="2"/>
            </w:numPr>
            <w:ind w:hanging="360"/>
          </w:pPr>
        </w:pPrChange>
      </w:pPr>
      <w:bookmarkStart w:id="644" w:name="_Toc432432724"/>
      <w:r>
        <w:t>Other Materials</w:t>
      </w:r>
      <w:bookmarkEnd w:id="644"/>
    </w:p>
    <w:p w14:paraId="2D6C60FE" w14:textId="559D2ABA" w:rsidR="001B13E8" w:rsidRDefault="001B13E8">
      <w:pPr>
        <w:rPr>
          <w:ins w:id="645" w:author="Timothy Wilkins" w:date="2015-10-08T19:46:00Z"/>
        </w:rPr>
      </w:pPr>
      <w:ins w:id="646" w:author="Timothy Wilkins" w:date="2015-10-08T19:46:00Z">
        <w:r>
          <w:tab/>
          <w:t>Any other materials to be used during testing of the data collection software are listed below. A detailed description of the material, its intended use, where or who to get it from and any other relevant details are below.</w:t>
        </w:r>
      </w:ins>
    </w:p>
    <w:p w14:paraId="2AA41D6E" w14:textId="23288807" w:rsidR="00D92FBA" w:rsidRPr="00F17C9C" w:rsidRDefault="00174F05">
      <w:pPr>
        <w:pStyle w:val="ListParagraph"/>
        <w:numPr>
          <w:ilvl w:val="0"/>
          <w:numId w:val="3"/>
        </w:numPr>
        <w:pPrChange w:id="647" w:author="Jimmy Duggan" w:date="2015-10-12T17:02:00Z">
          <w:pPr/>
        </w:pPrChange>
      </w:pPr>
      <w:ins w:id="648" w:author="Timothy Wilkins" w:date="2015-10-08T19:48:00Z">
        <w:r>
          <w:t>Mock patient data –</w:t>
        </w:r>
        <w:r w:rsidR="001730A1">
          <w:t xml:space="preserve"> </w:t>
        </w:r>
      </w:ins>
      <w:ins w:id="649" w:author="Timothy Wilkins" w:date="2015-10-08T19:49:00Z">
        <w:r w:rsidR="001730A1">
          <w:t xml:space="preserve">This is made up data that can be </w:t>
        </w:r>
      </w:ins>
      <w:ins w:id="650" w:author="Timothy Wilkins" w:date="2015-10-08T19:50:00Z">
        <w:r w:rsidR="001730A1">
          <w:t>imbedded</w:t>
        </w:r>
      </w:ins>
      <w:ins w:id="651" w:author="Timothy Wilkins" w:date="2015-10-08T19:49:00Z">
        <w:r w:rsidR="001730A1">
          <w:t xml:space="preserve"> </w:t>
        </w:r>
      </w:ins>
      <w:ins w:id="652" w:author="Timothy Wilkins" w:date="2015-10-08T19:50:00Z">
        <w:r w:rsidR="001730A1">
          <w:t xml:space="preserve">in the tests for automation purposes. </w:t>
        </w:r>
      </w:ins>
      <w:ins w:id="653" w:author="Timothy Wilkins" w:date="2015-10-08T19:48:00Z">
        <w:r w:rsidR="001730A1">
          <w:t>T</w:t>
        </w:r>
        <w:r>
          <w:t xml:space="preserve">his is to be provided by the team. </w:t>
        </w:r>
      </w:ins>
    </w:p>
    <w:p w14:paraId="59839C16" w14:textId="341299C1" w:rsidR="00540A29" w:rsidRPr="00540A29" w:rsidRDefault="0098548D" w:rsidP="00EB7304">
      <w:pPr>
        <w:pStyle w:val="Heading3"/>
        <w:pPrChange w:id="654" w:author="RYAN WILKINS" w:date="2015-10-19T18:33:00Z">
          <w:pPr>
            <w:pStyle w:val="ListParagraph"/>
            <w:numPr>
              <w:numId w:val="3"/>
            </w:numPr>
            <w:ind w:hanging="360"/>
          </w:pPr>
        </w:pPrChange>
      </w:pPr>
      <w:bookmarkStart w:id="655" w:name="_Toc432432725"/>
      <w:r>
        <w:t>Proprietary Nature, Acquirer’s Rights, and Licensing</w:t>
      </w:r>
      <w:bookmarkEnd w:id="655"/>
    </w:p>
    <w:p w14:paraId="2907CE16" w14:textId="48A146DF" w:rsidR="00540A29" w:rsidRDefault="0098548D" w:rsidP="00EB7304">
      <w:pPr>
        <w:pStyle w:val="Heading3"/>
        <w:rPr>
          <w:ins w:id="656" w:author="Timothy Wilkins" w:date="2015-10-08T19:50:00Z"/>
        </w:rPr>
        <w:pPrChange w:id="657" w:author="RYAN WILKINS" w:date="2015-10-19T18:33:00Z">
          <w:pPr>
            <w:pStyle w:val="Heading3"/>
          </w:pPr>
        </w:pPrChange>
      </w:pPr>
      <w:bookmarkStart w:id="658" w:name="_Toc432432726"/>
      <w:bookmarkStart w:id="659" w:name="_Ref432521445"/>
      <w:r>
        <w:t>Installation, Testing, and Control</w:t>
      </w:r>
      <w:bookmarkEnd w:id="658"/>
      <w:bookmarkEnd w:id="659"/>
    </w:p>
    <w:p w14:paraId="64CAD392" w14:textId="3FCF67F2" w:rsidR="00085A27" w:rsidDel="00A44C39" w:rsidRDefault="00356CA7" w:rsidP="00A44C39">
      <w:pPr>
        <w:rPr>
          <w:ins w:id="660" w:author="Timothy Wilkins" w:date="2015-10-11T17:29:00Z"/>
          <w:del w:id="661" w:author="RYAN WILKINS" w:date="2015-10-19T18:45:00Z"/>
        </w:rPr>
        <w:pPrChange w:id="662" w:author="RYAN WILKINS" w:date="2015-10-19T18:46:00Z">
          <w:pPr>
            <w:pStyle w:val="Heading3"/>
          </w:pPr>
        </w:pPrChange>
      </w:pPr>
      <w:ins w:id="663" w:author="Timothy Wilkins" w:date="2015-10-11T17:22:00Z">
        <w:r>
          <w:tab/>
          <w:t xml:space="preserve">Each team member shall be responsible for downloading and installing Visual Studio </w:t>
        </w:r>
        <w:del w:id="664" w:author="RYAN WILKINS" w:date="2015-10-19T18:42:00Z">
          <w:r w:rsidDel="00031DB5">
            <w:delText>(x.x.x)</w:delText>
          </w:r>
        </w:del>
      </w:ins>
      <w:ins w:id="665" w:author="RYAN WILKINS" w:date="2015-10-19T18:42:00Z">
        <w:r w:rsidR="00031DB5">
          <w:t xml:space="preserve">Enterprise 2015 and Windows </w:t>
        </w:r>
      </w:ins>
      <w:ins w:id="666" w:author="RYAN WILKINS" w:date="2015-10-19T18:43:00Z">
        <w:r w:rsidR="00031DB5">
          <w:t>Server 2008</w:t>
        </w:r>
      </w:ins>
      <w:ins w:id="667" w:author="Timothy Wilkins" w:date="2015-10-11T17:22:00Z">
        <w:r>
          <w:t>.</w:t>
        </w:r>
        <w:del w:id="668" w:author="RYAN WILKINS" w:date="2015-10-19T18:43:00Z">
          <w:r w:rsidDel="00031DB5">
            <w:delText xml:space="preserve"> </w:delText>
          </w:r>
        </w:del>
      </w:ins>
      <w:ins w:id="669" w:author="Timothy Wilkins" w:date="2015-10-11T17:23:00Z">
        <w:del w:id="670" w:author="RYAN WILKINS" w:date="2015-10-19T18:42:00Z">
          <w:r w:rsidR="00BF3CFF" w:rsidDel="00031DB5">
            <w:delText xml:space="preserve">Visual studio can be downloaded here *** and installation </w:delText>
          </w:r>
        </w:del>
      </w:ins>
      <w:ins w:id="671" w:author="Timothy Wilkins" w:date="2015-10-11T17:24:00Z">
        <w:del w:id="672" w:author="RYAN WILKINS" w:date="2015-10-19T18:42:00Z">
          <w:r w:rsidR="00190FBB" w:rsidDel="00031DB5">
            <w:delText>instructions can</w:delText>
          </w:r>
        </w:del>
      </w:ins>
      <w:ins w:id="673" w:author="Timothy Wilkins" w:date="2015-10-11T17:23:00Z">
        <w:del w:id="674" w:author="RYAN WILKINS" w:date="2015-10-19T18:42:00Z">
          <w:r w:rsidR="00BF3CFF" w:rsidDel="00031DB5">
            <w:delText xml:space="preserve"> be found here ***. </w:delText>
          </w:r>
        </w:del>
      </w:ins>
      <w:ins w:id="675" w:author="Timothy Wilkins" w:date="2015-10-11T17:24:00Z">
        <w:del w:id="676" w:author="RYAN WILKINS" w:date="2015-10-19T18:43:00Z">
          <w:r w:rsidR="00F90A19" w:rsidDel="00031DB5">
            <w:delText>Windows 7</w:delText>
          </w:r>
        </w:del>
      </w:ins>
      <w:ins w:id="677" w:author="Timothy Wilkins" w:date="2015-10-11T17:25:00Z">
        <w:del w:id="678" w:author="RYAN WILKINS" w:date="2015-10-19T18:43:00Z">
          <w:r w:rsidR="00F90A19" w:rsidDel="00031DB5">
            <w:delText xml:space="preserve"> with </w:delText>
          </w:r>
        </w:del>
      </w:ins>
      <w:ins w:id="679" w:author="Timothy Wilkins" w:date="2015-10-11T17:26:00Z">
        <w:del w:id="680" w:author="RYAN WILKINS" w:date="2015-10-19T18:43:00Z">
          <w:r w:rsidR="00CB58CD" w:rsidDel="00031DB5">
            <w:delText>service pack ***</w:delText>
          </w:r>
        </w:del>
      </w:ins>
      <w:ins w:id="681" w:author="Timothy Wilkins" w:date="2015-10-11T17:24:00Z">
        <w:del w:id="682" w:author="RYAN WILKINS" w:date="2015-10-19T18:43:00Z">
          <w:r w:rsidR="00F90A19" w:rsidDel="00031DB5">
            <w:delText xml:space="preserve"> is to be provided by the team member.</w:delText>
          </w:r>
        </w:del>
        <w:r w:rsidR="00F90A19">
          <w:t xml:space="preserve"> </w:t>
        </w:r>
      </w:ins>
      <w:ins w:id="683" w:author="Timothy Wilkins" w:date="2015-10-11T17:27:00Z">
        <w:r w:rsidR="00B1783A">
          <w:t>Code under test and the tests thems</w:t>
        </w:r>
        <w:r w:rsidR="005E1930">
          <w:t>elves can be downloaded off of G</w:t>
        </w:r>
        <w:r w:rsidR="00B1783A">
          <w:t xml:space="preserve">itHub. </w:t>
        </w:r>
      </w:ins>
      <w:ins w:id="684" w:author="Timothy Wilkins" w:date="2015-10-11T17:38:00Z">
        <w:del w:id="685" w:author="RYAN WILKINS" w:date="2015-10-19T18:43:00Z">
          <w:r w:rsidR="0038686F" w:rsidDel="00031DB5">
            <w:delText xml:space="preserve">GitHub is located at </w:delText>
          </w:r>
          <w:r w:rsidR="0038686F" w:rsidDel="00031DB5">
            <w:fldChar w:fldCharType="begin"/>
          </w:r>
          <w:r w:rsidR="0038686F" w:rsidDel="00031DB5">
            <w:delInstrText xml:space="preserve"> HYPERLINK "http://www.github.com" </w:delInstrText>
          </w:r>
          <w:r w:rsidR="0038686F" w:rsidDel="00031DB5">
            <w:fldChar w:fldCharType="separate"/>
          </w:r>
          <w:r w:rsidR="0038686F" w:rsidRPr="006F00CB" w:rsidDel="00031DB5">
            <w:rPr>
              <w:rStyle w:val="Hyperlink"/>
            </w:rPr>
            <w:delText>www.github.com</w:delText>
          </w:r>
          <w:r w:rsidR="0038686F" w:rsidDel="00031DB5">
            <w:fldChar w:fldCharType="end"/>
          </w:r>
          <w:r w:rsidR="0038686F" w:rsidDel="00031DB5">
            <w:delText xml:space="preserve">. </w:delText>
          </w:r>
        </w:del>
      </w:ins>
      <w:ins w:id="686" w:author="RYAN WILKINS" w:date="2015-10-19T18:46:00Z">
        <w:r w:rsidR="00A44C39">
          <w:t xml:space="preserve">In order to download from GitHub, the GitHub Desktop software needs to be installed. Follow this tutorial to perform the installation: </w:t>
        </w:r>
      </w:ins>
      <w:ins w:id="687" w:author="RYAN WILKINS" w:date="2015-10-19T18:47:00Z">
        <w:r w:rsidR="00A44C39">
          <w:fldChar w:fldCharType="begin"/>
        </w:r>
        <w:r w:rsidR="00A44C39">
          <w:instrText xml:space="preserve"> HYPERLINK "</w:instrText>
        </w:r>
        <w:r w:rsidR="00A44C39" w:rsidRPr="00A44C39">
          <w:instrText>https://help.github.com/desktop/guides/getting-started/</w:instrText>
        </w:r>
        <w:r w:rsidR="00A44C39">
          <w:instrText xml:space="preserve">" </w:instrText>
        </w:r>
        <w:r w:rsidR="00A44C39">
          <w:fldChar w:fldCharType="separate"/>
        </w:r>
        <w:r w:rsidR="00A44C39" w:rsidRPr="00BF598F">
          <w:rPr>
            <w:rStyle w:val="Hyperlink"/>
          </w:rPr>
          <w:t>https://help.github.com/desktop/guides/getting-started/</w:t>
        </w:r>
        <w:r w:rsidR="00A44C39">
          <w:fldChar w:fldCharType="end"/>
        </w:r>
        <w:r w:rsidR="00A44C39">
          <w:t xml:space="preserve"> </w:t>
        </w:r>
      </w:ins>
      <w:ins w:id="688" w:author="Timothy Wilkins" w:date="2015-10-11T17:28:00Z">
        <w:del w:id="689" w:author="RYAN WILKINS" w:date="2015-10-19T18:46:00Z">
          <w:r w:rsidR="002B10EC" w:rsidDel="00A44C39">
            <w:delText xml:space="preserve">Code and tests can be downloaded to a system </w:delText>
          </w:r>
        </w:del>
      </w:ins>
      <w:ins w:id="690" w:author="Timothy Wilkins" w:date="2015-10-11T17:29:00Z">
        <w:del w:id="691" w:author="RYAN WILKINS" w:date="2015-10-19T18:46:00Z">
          <w:r w:rsidR="005E1930" w:rsidDel="00A44C39">
            <w:delText>for testing purposes by clicking the “Clone in Desktop” button as seen below on the GitHub</w:delText>
          </w:r>
        </w:del>
      </w:ins>
      <w:ins w:id="692" w:author="Timothy Wilkins" w:date="2015-10-11T17:33:00Z">
        <w:del w:id="693" w:author="RYAN WILKINS" w:date="2015-10-19T18:46:00Z">
          <w:r w:rsidR="005E1930" w:rsidDel="00A44C39">
            <w:delText xml:space="preserve"> project page.</w:delText>
          </w:r>
        </w:del>
      </w:ins>
    </w:p>
    <w:p w14:paraId="5BC12316" w14:textId="7221C822" w:rsidR="005E1930" w:rsidDel="00A44C39" w:rsidRDefault="005E1930" w:rsidP="00A44C39">
      <w:pPr>
        <w:rPr>
          <w:ins w:id="694" w:author="Timothy Wilkins" w:date="2015-10-11T17:32:00Z"/>
          <w:del w:id="695" w:author="RYAN WILKINS" w:date="2015-10-19T18:45:00Z"/>
        </w:rPr>
        <w:pPrChange w:id="696" w:author="RYAN WILKINS" w:date="2015-10-19T18:46:00Z">
          <w:pPr/>
        </w:pPrChange>
      </w:pPr>
      <w:ins w:id="697" w:author="Timothy Wilkins" w:date="2015-10-11T17:32:00Z">
        <w:del w:id="698" w:author="RYAN WILKINS" w:date="2015-10-19T18:45:00Z">
          <w:r w:rsidDel="00A44C39">
            <w:rPr>
              <w:noProof/>
            </w:rPr>
            <w:drawing>
              <wp:inline distT="0" distB="0" distL="0" distR="0" wp14:anchorId="6776427C" wp14:editId="1507C700">
                <wp:extent cx="4356100" cy="2755900"/>
                <wp:effectExtent l="0" t="0" r="12700" b="12700"/>
                <wp:docPr id="1" name="Picture 1" descr="Macintosh HD:Users:Wilkins:Desktop:Screen Shot 2015-10-11 at 5.30.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Wilkins:Desktop:Screen Shot 2015-10-11 at 5.30.13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56100" cy="2755900"/>
                        </a:xfrm>
                        <a:prstGeom prst="rect">
                          <a:avLst/>
                        </a:prstGeom>
                        <a:noFill/>
                        <a:ln>
                          <a:noFill/>
                        </a:ln>
                      </pic:spPr>
                    </pic:pic>
                  </a:graphicData>
                </a:graphic>
              </wp:inline>
            </w:drawing>
          </w:r>
        </w:del>
      </w:ins>
    </w:p>
    <w:p w14:paraId="7A4A2B64" w14:textId="77777777" w:rsidR="005E1930" w:rsidRDefault="005E1930" w:rsidP="00A44C39">
      <w:pPr>
        <w:rPr>
          <w:ins w:id="699" w:author="Timothy Wilkins" w:date="2015-10-11T17:32:00Z"/>
        </w:rPr>
        <w:pPrChange w:id="700" w:author="RYAN WILKINS" w:date="2015-10-19T18:46:00Z">
          <w:pPr/>
        </w:pPrChange>
      </w:pPr>
    </w:p>
    <w:p w14:paraId="0A6F952A" w14:textId="58DD83A1" w:rsidR="005E1930" w:rsidRDefault="003A4F1A" w:rsidP="00A44C39">
      <w:pPr>
        <w:ind w:firstLine="720"/>
        <w:rPr>
          <w:ins w:id="701" w:author="Timothy Wilkins" w:date="2015-10-11T17:53:00Z"/>
        </w:rPr>
        <w:pPrChange w:id="702" w:author="RYAN WILKINS" w:date="2015-10-19T18:46:00Z">
          <w:pPr/>
        </w:pPrChange>
      </w:pPr>
      <w:ins w:id="703" w:author="Timothy Wilkins" w:date="2015-10-11T17:40:00Z">
        <w:r>
          <w:t xml:space="preserve">All the mocks will need to be developed. There should be a mock of </w:t>
        </w:r>
      </w:ins>
      <w:ins w:id="704" w:author="Timothy Wilkins" w:date="2015-10-11T17:51:00Z">
        <w:r>
          <w:t xml:space="preserve">all </w:t>
        </w:r>
      </w:ins>
      <w:ins w:id="705" w:author="Timothy Wilkins" w:date="2015-10-11T17:40:00Z">
        <w:r>
          <w:t>the classes needed</w:t>
        </w:r>
      </w:ins>
      <w:ins w:id="706" w:author="Timothy Wilkins" w:date="2015-10-11T17:51:00Z">
        <w:r>
          <w:t xml:space="preserve"> in order</w:t>
        </w:r>
      </w:ins>
      <w:ins w:id="707" w:author="Timothy Wilkins" w:date="2015-10-11T17:40:00Z">
        <w:r>
          <w:t xml:space="preserve"> to get the minimum required code and path coverage</w:t>
        </w:r>
      </w:ins>
      <w:ins w:id="708" w:author="Timothy Wilkins" w:date="2015-10-11T17:52:00Z">
        <w:r>
          <w:t xml:space="preserve"> into unit tests.</w:t>
        </w:r>
        <w:r w:rsidR="00460378">
          <w:t xml:space="preserve"> These mocks should be developed at the same time or before the classes they are needed to test. </w:t>
        </w:r>
      </w:ins>
      <w:ins w:id="709" w:author="RYAN WILKINS" w:date="2015-10-19T18:48:00Z">
        <w:r w:rsidR="00BA1300">
          <w:t xml:space="preserve">Testing of a mock is performed by following the CM plan for software development. </w:t>
        </w:r>
      </w:ins>
    </w:p>
    <w:p w14:paraId="79EB9514" w14:textId="69B59CC9" w:rsidR="007250A4" w:rsidRDefault="00B02FAA">
      <w:pPr>
        <w:ind w:firstLine="720"/>
        <w:rPr>
          <w:ins w:id="710" w:author="Timothy Wilkins" w:date="2015-10-11T17:56:00Z"/>
        </w:rPr>
        <w:pPrChange w:id="711" w:author="RYAN WILKINS" w:date="2015-10-13T17:40:00Z">
          <w:pPr/>
        </w:pPrChange>
      </w:pPr>
      <w:ins w:id="712" w:author="Timothy Wilkins" w:date="2015-10-11T17:54:00Z">
        <w:r>
          <w:t xml:space="preserve">A PC is required to be provided by each team member for testing. </w:t>
        </w:r>
        <w:r w:rsidR="006316CA">
          <w:t xml:space="preserve">Each team member will also need an </w:t>
        </w:r>
        <w:r w:rsidR="006173FF">
          <w:t>Internet</w:t>
        </w:r>
        <w:r w:rsidR="006316CA">
          <w:t xml:space="preserve"> connection in order to </w:t>
        </w:r>
      </w:ins>
      <w:ins w:id="713" w:author="Timothy Wilkins" w:date="2015-10-11T17:55:00Z">
        <w:r w:rsidR="006173FF">
          <w:t>download</w:t>
        </w:r>
      </w:ins>
      <w:ins w:id="714" w:author="Timothy Wilkins" w:date="2015-10-11T17:54:00Z">
        <w:r w:rsidR="006316CA">
          <w:t xml:space="preserve"> the tests and code under test.</w:t>
        </w:r>
      </w:ins>
    </w:p>
    <w:p w14:paraId="0B286842" w14:textId="6B373B4F" w:rsidR="00E367DE" w:rsidRPr="00F17C9C" w:rsidRDefault="00347CC1">
      <w:pPr>
        <w:ind w:firstLine="720"/>
        <w:pPrChange w:id="715" w:author="RYAN WILKINS" w:date="2015-10-13T17:40:00Z">
          <w:pPr/>
        </w:pPrChange>
      </w:pPr>
      <w:ins w:id="716" w:author="Timothy Wilkins" w:date="2015-10-11T18:00:00Z">
        <w:r>
          <w:t xml:space="preserve">GitHub </w:t>
        </w:r>
      </w:ins>
      <w:ins w:id="717" w:author="Timothy Wilkins" w:date="2015-10-11T18:02:00Z">
        <w:r w:rsidR="006F4EC8">
          <w:t xml:space="preserve">and the Internet connection </w:t>
        </w:r>
      </w:ins>
      <w:ins w:id="718" w:author="Timothy Wilkins" w:date="2015-10-11T18:00:00Z">
        <w:r w:rsidR="006F4EC8">
          <w:t>are</w:t>
        </w:r>
        <w:r>
          <w:t xml:space="preserve"> under test and control by the provider. Windows </w:t>
        </w:r>
      </w:ins>
      <w:ins w:id="719" w:author="RYAN WILKINS" w:date="2015-10-19T18:49:00Z">
        <w:r w:rsidR="00170D1F">
          <w:t>Server 2008</w:t>
        </w:r>
      </w:ins>
      <w:ins w:id="720" w:author="Timothy Wilkins" w:date="2015-10-11T18:00:00Z">
        <w:del w:id="721" w:author="RYAN WILKINS" w:date="2015-10-19T18:49:00Z">
          <w:r w:rsidDel="00170D1F">
            <w:delText>7</w:delText>
          </w:r>
        </w:del>
        <w:r>
          <w:t xml:space="preserve"> </w:t>
        </w:r>
      </w:ins>
      <w:ins w:id="722" w:author="Timothy Wilkins" w:date="2015-10-11T18:03:00Z">
        <w:r w:rsidR="00AC672F">
          <w:t xml:space="preserve">and Visual Studio are under test by third parties and the versions are under control by the </w:t>
        </w:r>
      </w:ins>
      <w:ins w:id="723" w:author="Timothy Wilkins" w:date="2015-10-11T18:05:00Z">
        <w:r w:rsidR="00AC672F">
          <w:t>configuration management plan. The</w:t>
        </w:r>
      </w:ins>
      <w:ins w:id="724" w:author="Timothy Wilkins" w:date="2015-10-11T18:00:00Z">
        <w:r>
          <w:t xml:space="preserve"> PC is assumed to be working and maintained by the team member. </w:t>
        </w:r>
      </w:ins>
    </w:p>
    <w:p w14:paraId="2B79F085" w14:textId="1CB4615D" w:rsidR="00540A29" w:rsidRDefault="0098548D" w:rsidP="00EB7304">
      <w:pPr>
        <w:pStyle w:val="Heading3"/>
        <w:rPr>
          <w:ins w:id="725" w:author="Timothy Wilkins" w:date="2015-10-11T17:55:00Z"/>
        </w:rPr>
        <w:pPrChange w:id="726" w:author="RYAN WILKINS" w:date="2015-10-19T18:33:00Z">
          <w:pPr/>
        </w:pPrChange>
      </w:pPr>
      <w:bookmarkStart w:id="727" w:name="_Toc432432727"/>
      <w:r>
        <w:t>Participating Organizations</w:t>
      </w:r>
      <w:bookmarkEnd w:id="727"/>
    </w:p>
    <w:p w14:paraId="265EDE66" w14:textId="4C96A529" w:rsidR="005C0D80" w:rsidRDefault="00682F7B">
      <w:pPr>
        <w:rPr>
          <w:ins w:id="728" w:author="Timothy Wilkins" w:date="2015-10-11T18:09:00Z"/>
        </w:rPr>
        <w:pPrChange w:id="729" w:author="Jimmy Duggan" w:date="2015-10-12T17:02:00Z">
          <w:pPr>
            <w:pStyle w:val="Heading3"/>
          </w:pPr>
        </w:pPrChange>
      </w:pPr>
      <w:ins w:id="730" w:author="Timothy Wilkins" w:date="2015-10-11T18:07:00Z">
        <w:r>
          <w:tab/>
          <w:t xml:space="preserve">Organizations involved in the testing of the </w:t>
        </w:r>
      </w:ins>
      <w:ins w:id="731" w:author="Timothy Wilkins" w:date="2015-10-11T18:08:00Z">
        <w:r>
          <w:t>data collection software are listed below. Their roles are described with each role.</w:t>
        </w:r>
      </w:ins>
    </w:p>
    <w:p w14:paraId="2228EF3C" w14:textId="5369307E" w:rsidR="00396475" w:rsidRDefault="0028005F">
      <w:pPr>
        <w:pStyle w:val="ListParagraph"/>
        <w:numPr>
          <w:ilvl w:val="0"/>
          <w:numId w:val="3"/>
        </w:numPr>
        <w:rPr>
          <w:ins w:id="732" w:author="Timothy Wilkins" w:date="2015-10-11T18:14:00Z"/>
        </w:rPr>
        <w:pPrChange w:id="733" w:author="Jimmy Duggan" w:date="2015-10-12T17:02:00Z">
          <w:pPr/>
        </w:pPrChange>
      </w:pPr>
      <w:ins w:id="734" w:author="Timothy Wilkins" w:date="2015-10-11T18:12:00Z">
        <w:r>
          <w:t xml:space="preserve">Med656 Team – The Med656 team will be responsible for </w:t>
        </w:r>
      </w:ins>
      <w:ins w:id="735" w:author="Timothy Wilkins" w:date="2015-10-11T18:14:00Z">
        <w:r w:rsidR="004C384B">
          <w:t xml:space="preserve">writing unit tests, acceptance tests, and running both of them. </w:t>
        </w:r>
      </w:ins>
    </w:p>
    <w:p w14:paraId="43AFEC7D" w14:textId="0A10545F" w:rsidR="008D6509" w:rsidRPr="00F17C9C" w:rsidRDefault="008D6509">
      <w:pPr>
        <w:pStyle w:val="ListParagraph"/>
        <w:numPr>
          <w:ilvl w:val="0"/>
          <w:numId w:val="3"/>
        </w:numPr>
      </w:pPr>
      <w:ins w:id="736" w:author="Timothy Wilkins" w:date="2015-10-11T18:14:00Z">
        <w:r>
          <w:lastRenderedPageBreak/>
          <w:t xml:space="preserve">Customer </w:t>
        </w:r>
      </w:ins>
      <w:ins w:id="737" w:author="Timothy Wilkins" w:date="2015-10-11T18:17:00Z">
        <w:r w:rsidR="00F60428">
          <w:t>–</w:t>
        </w:r>
      </w:ins>
      <w:ins w:id="738" w:author="Timothy Wilkins" w:date="2015-10-11T18:14:00Z">
        <w:r>
          <w:t xml:space="preserve"> </w:t>
        </w:r>
      </w:ins>
      <w:ins w:id="739" w:author="Timothy Wilkins" w:date="2015-10-11T18:17:00Z">
        <w:r w:rsidR="00F60428">
          <w:t>The customer</w:t>
        </w:r>
        <w:r w:rsidR="00306AE0">
          <w:t xml:space="preserve"> will be responsible for </w:t>
        </w:r>
      </w:ins>
      <w:ins w:id="740" w:author="Timothy Wilkins" w:date="2015-10-11T18:19:00Z">
        <w:r w:rsidR="00AE6E84">
          <w:t xml:space="preserve">customer acceptance tests. </w:t>
        </w:r>
      </w:ins>
    </w:p>
    <w:p w14:paraId="000CDF95" w14:textId="1B738ABA" w:rsidR="00540A29" w:rsidDel="00FC6721" w:rsidRDefault="0098548D" w:rsidP="00EB7304">
      <w:pPr>
        <w:pStyle w:val="Heading3"/>
        <w:rPr>
          <w:ins w:id="741" w:author="Timothy Wilkins" w:date="2015-10-11T18:28:00Z"/>
          <w:del w:id="742" w:author="RYAN WILKINS" w:date="2015-10-19T18:50:00Z"/>
        </w:rPr>
        <w:pPrChange w:id="743" w:author="RYAN WILKINS" w:date="2015-10-19T18:33:00Z">
          <w:pPr>
            <w:pStyle w:val="ListParagraph"/>
            <w:numPr>
              <w:numId w:val="3"/>
            </w:numPr>
            <w:ind w:hanging="360"/>
          </w:pPr>
        </w:pPrChange>
      </w:pPr>
      <w:bookmarkStart w:id="744" w:name="_Toc432432728"/>
      <w:del w:id="745" w:author="RYAN WILKINS" w:date="2015-10-19T18:50:00Z">
        <w:r w:rsidDel="00FC6721">
          <w:delText>Personnel</w:delText>
        </w:r>
      </w:del>
      <w:bookmarkEnd w:id="744"/>
    </w:p>
    <w:p w14:paraId="07268974" w14:textId="4A032C86" w:rsidR="00DA4839" w:rsidRPr="00F17C9C" w:rsidDel="00FC6721" w:rsidRDefault="00DA4839">
      <w:pPr>
        <w:rPr>
          <w:del w:id="746" w:author="RYAN WILKINS" w:date="2015-10-19T18:50:00Z"/>
        </w:rPr>
        <w:pPrChange w:id="747" w:author="Jimmy Duggan" w:date="2015-10-12T17:02:00Z">
          <w:pPr>
            <w:pStyle w:val="Heading3"/>
          </w:pPr>
        </w:pPrChange>
      </w:pPr>
      <w:ins w:id="748" w:author="Timothy Wilkins" w:date="2015-10-11T18:28:00Z">
        <w:del w:id="749" w:author="RYAN WILKINS" w:date="2015-10-19T18:50:00Z">
          <w:r w:rsidDel="00FC6721">
            <w:delText xml:space="preserve">N/A – Entier team will be involved in the test process. </w:delText>
          </w:r>
        </w:del>
      </w:ins>
    </w:p>
    <w:p w14:paraId="270419D8" w14:textId="03A510A5" w:rsidR="0098548D" w:rsidRDefault="0098548D" w:rsidP="00EB7304">
      <w:pPr>
        <w:pStyle w:val="Heading3"/>
        <w:rPr>
          <w:ins w:id="750" w:author="Timothy Wilkins" w:date="2015-10-11T18:28:00Z"/>
        </w:rPr>
        <w:pPrChange w:id="751" w:author="RYAN WILKINS" w:date="2015-10-19T18:33:00Z">
          <w:pPr/>
        </w:pPrChange>
      </w:pPr>
      <w:bookmarkStart w:id="752" w:name="_Toc432432729"/>
      <w:r>
        <w:t>Orientation Plan</w:t>
      </w:r>
      <w:bookmarkEnd w:id="752"/>
    </w:p>
    <w:p w14:paraId="17C57A58" w14:textId="750854B3" w:rsidR="001723D0" w:rsidDel="00E92C0E" w:rsidRDefault="00155B84">
      <w:pPr>
        <w:rPr>
          <w:ins w:id="753" w:author="Timothy Wilkins" w:date="2015-10-11T18:29:00Z"/>
          <w:del w:id="754" w:author="RYAN WILKINS" w:date="2015-10-19T18:50:00Z"/>
        </w:rPr>
        <w:pPrChange w:id="755" w:author="Jimmy Duggan" w:date="2015-10-12T17:02:00Z">
          <w:pPr>
            <w:pStyle w:val="Heading3"/>
          </w:pPr>
        </w:pPrChange>
      </w:pPr>
      <w:ins w:id="756" w:author="Timothy Wilkins" w:date="2015-10-11T18:29:00Z">
        <w:r>
          <w:tab/>
          <w:t>All team members are to go through the following tutorial</w:t>
        </w:r>
        <w:del w:id="757" w:author="RYAN WILKINS" w:date="2015-10-19T18:50:00Z">
          <w:r w:rsidDel="00E92C0E">
            <w:delText>s</w:delText>
          </w:r>
        </w:del>
        <w:r>
          <w:t xml:space="preserve"> for training purposes</w:t>
        </w:r>
      </w:ins>
      <w:ins w:id="758" w:author="RYAN WILKINS" w:date="2015-10-19T18:51:00Z">
        <w:r w:rsidR="00E92C0E">
          <w:t xml:space="preserve"> for GitHub:</w:t>
        </w:r>
      </w:ins>
      <w:ins w:id="759" w:author="Timothy Wilkins" w:date="2015-10-11T18:29:00Z">
        <w:del w:id="760" w:author="RYAN WILKINS" w:date="2015-10-19T18:51:00Z">
          <w:r w:rsidDel="00E92C0E">
            <w:delText>:</w:delText>
          </w:r>
        </w:del>
      </w:ins>
      <w:ins w:id="761" w:author="RYAN WILKINS" w:date="2015-10-19T18:50:00Z">
        <w:r w:rsidR="00E92C0E">
          <w:t xml:space="preserve"> </w:t>
        </w:r>
      </w:ins>
      <w:ins w:id="762" w:author="Timothy Wilkins" w:date="2015-10-11T18:29:00Z">
        <w:del w:id="763" w:author="RYAN WILKINS" w:date="2015-10-19T18:50:00Z">
          <w:r w:rsidDel="00E92C0E">
            <w:delText xml:space="preserve"> </w:delText>
          </w:r>
        </w:del>
      </w:ins>
    </w:p>
    <w:p w14:paraId="2E7DBB51" w14:textId="4B72DA9E" w:rsidR="00155B84" w:rsidRDefault="00D32CED" w:rsidP="00E92C0E">
      <w:pPr>
        <w:rPr>
          <w:ins w:id="764" w:author="Timothy Wilkins" w:date="2015-10-11T18:32:00Z"/>
        </w:rPr>
        <w:pPrChange w:id="765" w:author="RYAN WILKINS" w:date="2015-10-19T18:50:00Z">
          <w:pPr/>
        </w:pPrChange>
      </w:pPr>
      <w:ins w:id="766" w:author="Timothy Wilkins" w:date="2015-10-11T18:32:00Z">
        <w:r>
          <w:fldChar w:fldCharType="begin"/>
        </w:r>
        <w:r>
          <w:instrText xml:space="preserve"> HYPERLINK "</w:instrText>
        </w:r>
        <w:r w:rsidRPr="00C40633">
          <w:instrText>https://www.atlassian.com/git/tutorials/comparing-workflows/gitflow-workflow</w:instrText>
        </w:r>
        <w:r>
          <w:instrText xml:space="preserve">" </w:instrText>
        </w:r>
        <w:r>
          <w:fldChar w:fldCharType="separate"/>
        </w:r>
        <w:r w:rsidRPr="006F00CB">
          <w:rPr>
            <w:rStyle w:val="Hyperlink"/>
          </w:rPr>
          <w:t>https://www.atlassian.com/git/tutorials/comparing-workflows/gitflow-workflow</w:t>
        </w:r>
        <w:r>
          <w:fldChar w:fldCharType="end"/>
        </w:r>
      </w:ins>
      <w:ins w:id="767" w:author="RYAN WILKINS" w:date="2015-10-19T18:51:00Z">
        <w:r w:rsidR="00E92C0E">
          <w:t>. There will also be a training session for C#</w:t>
        </w:r>
      </w:ins>
      <w:ins w:id="768" w:author="RYAN WILKINS" w:date="2015-10-19T18:52:00Z">
        <w:r w:rsidR="00E92C0E">
          <w:t>/Visual Studio</w:t>
        </w:r>
      </w:ins>
      <w:ins w:id="769" w:author="RYAN WILKINS" w:date="2015-10-19T18:51:00Z">
        <w:r w:rsidR="00E92C0E">
          <w:t xml:space="preserve"> let by James</w:t>
        </w:r>
      </w:ins>
      <w:ins w:id="770" w:author="RYAN WILKINS" w:date="2015-10-19T18:52:00Z">
        <w:r w:rsidR="00E92C0E">
          <w:t xml:space="preserve"> Duggan</w:t>
        </w:r>
        <w:r w:rsidR="00D720F0">
          <w:t>.</w:t>
        </w:r>
      </w:ins>
    </w:p>
    <w:p w14:paraId="14C496D2" w14:textId="110B57DF" w:rsidR="00D32CED" w:rsidDel="00C5286C" w:rsidRDefault="00D32CED">
      <w:pPr>
        <w:pStyle w:val="ListParagraph"/>
        <w:numPr>
          <w:ilvl w:val="0"/>
          <w:numId w:val="4"/>
        </w:numPr>
        <w:rPr>
          <w:ins w:id="771" w:author="Timothy Wilkins" w:date="2015-10-11T18:32:00Z"/>
          <w:del w:id="772" w:author="RYAN WILKINS" w:date="2015-10-19T18:50:00Z"/>
        </w:rPr>
      </w:pPr>
      <w:ins w:id="773" w:author="Timothy Wilkins" w:date="2015-10-11T18:32:00Z">
        <w:del w:id="774" w:author="RYAN WILKINS" w:date="2015-10-19T18:50:00Z">
          <w:r w:rsidDel="00C5286C">
            <w:delText xml:space="preserve">Visual Studio: </w:delText>
          </w:r>
        </w:del>
      </w:ins>
    </w:p>
    <w:p w14:paraId="759D1021" w14:textId="7CECC849" w:rsidR="00D32CED" w:rsidRPr="00F17C9C" w:rsidDel="00C5286C" w:rsidRDefault="00D32CED">
      <w:pPr>
        <w:pStyle w:val="ListParagraph"/>
        <w:numPr>
          <w:ilvl w:val="0"/>
          <w:numId w:val="4"/>
        </w:numPr>
        <w:rPr>
          <w:del w:id="775" w:author="RYAN WILKINS" w:date="2015-10-19T18:50:00Z"/>
        </w:rPr>
      </w:pPr>
      <w:ins w:id="776" w:author="Timothy Wilkins" w:date="2015-10-11T18:33:00Z">
        <w:del w:id="777" w:author="RYAN WILKINS" w:date="2015-10-19T18:50:00Z">
          <w:r w:rsidDel="00C5286C">
            <w:delText xml:space="preserve">C#: </w:delText>
          </w:r>
        </w:del>
      </w:ins>
    </w:p>
    <w:p w14:paraId="7D74C48B" w14:textId="6E7C3F10" w:rsidR="0098548D" w:rsidRPr="0098548D" w:rsidRDefault="0098548D" w:rsidP="00EB7304">
      <w:pPr>
        <w:pStyle w:val="Heading3"/>
        <w:pPrChange w:id="778" w:author="RYAN WILKINS" w:date="2015-10-19T18:33:00Z">
          <w:pPr>
            <w:pStyle w:val="ListParagraph"/>
            <w:numPr>
              <w:numId w:val="4"/>
            </w:numPr>
            <w:ind w:hanging="360"/>
          </w:pPr>
        </w:pPrChange>
      </w:pPr>
      <w:bookmarkStart w:id="779" w:name="_Toc432432730"/>
      <w:r>
        <w:t>Tests to be Performed</w:t>
      </w:r>
      <w:bookmarkEnd w:id="779"/>
    </w:p>
    <w:p w14:paraId="08EA12A0" w14:textId="77777777" w:rsidR="00540A29" w:rsidRDefault="00540A29">
      <w:pPr>
        <w:rPr>
          <w:ins w:id="780" w:author="RYAN WILKINS" w:date="2015-10-19T18:53:00Z"/>
        </w:rPr>
      </w:pPr>
    </w:p>
    <w:p w14:paraId="79BF57BF" w14:textId="030A8601" w:rsidR="00F258DF" w:rsidRDefault="00F258DF" w:rsidP="00F258DF">
      <w:pPr>
        <w:pStyle w:val="Heading2"/>
        <w:rPr>
          <w:ins w:id="781" w:author="RYAN WILKINS" w:date="2015-10-19T18:54:00Z"/>
        </w:rPr>
        <w:pPrChange w:id="782" w:author="RYAN WILKINS" w:date="2015-10-19T18:53:00Z">
          <w:pPr/>
        </w:pPrChange>
      </w:pPr>
      <w:ins w:id="783" w:author="RYAN WILKINS" w:date="2015-10-19T18:53:00Z">
        <w:r>
          <w:t>Staged Testing Environment</w:t>
        </w:r>
      </w:ins>
    </w:p>
    <w:p w14:paraId="52EF4D74" w14:textId="63AFAF4F" w:rsidR="0099052E" w:rsidRDefault="0099052E" w:rsidP="0099052E">
      <w:pPr>
        <w:ind w:left="576"/>
        <w:rPr>
          <w:ins w:id="784" w:author="RYAN WILKINS" w:date="2015-10-19T18:56:00Z"/>
        </w:rPr>
        <w:pPrChange w:id="785" w:author="RYAN WILKINS" w:date="2015-10-19T18:54:00Z">
          <w:pPr/>
        </w:pPrChange>
      </w:pPr>
      <w:ins w:id="786" w:author="RYAN WILKINS" w:date="2015-10-19T18:54:00Z">
        <w:r>
          <w:t xml:space="preserve">This will be the testing environment on our controlled UAH server. </w:t>
        </w:r>
        <w:r w:rsidR="00370492">
          <w:t xml:space="preserve">Testing here will be focused on </w:t>
        </w:r>
      </w:ins>
      <w:ins w:id="787" w:author="RYAN WILKINS" w:date="2015-10-19T18:55:00Z">
        <w:r w:rsidR="00370492">
          <w:t xml:space="preserve">end-to-end tests but may also cover some component testing. </w:t>
        </w:r>
      </w:ins>
    </w:p>
    <w:p w14:paraId="4DD59B89" w14:textId="77777777" w:rsidR="00442E9C" w:rsidRDefault="00442E9C" w:rsidP="0099052E">
      <w:pPr>
        <w:ind w:left="576"/>
        <w:rPr>
          <w:ins w:id="788" w:author="RYAN WILKINS" w:date="2015-10-19T18:56:00Z"/>
        </w:rPr>
        <w:pPrChange w:id="789" w:author="RYAN WILKINS" w:date="2015-10-19T18:54:00Z">
          <w:pPr/>
        </w:pPrChange>
      </w:pPr>
    </w:p>
    <w:p w14:paraId="7BEFAE09" w14:textId="3A9C41EA" w:rsidR="00442E9C" w:rsidRDefault="00442E9C" w:rsidP="00442E9C">
      <w:pPr>
        <w:pStyle w:val="Heading3"/>
        <w:rPr>
          <w:ins w:id="790" w:author="RYAN WILKINS" w:date="2015-10-19T18:56:00Z"/>
        </w:rPr>
        <w:pPrChange w:id="791" w:author="RYAN WILKINS" w:date="2015-10-19T18:56:00Z">
          <w:pPr/>
        </w:pPrChange>
      </w:pPr>
      <w:ins w:id="792" w:author="RYAN WILKINS" w:date="2015-10-19T18:56:00Z">
        <w:r>
          <w:t>Software</w:t>
        </w:r>
      </w:ins>
    </w:p>
    <w:p w14:paraId="217691A4" w14:textId="0C160F68" w:rsidR="00442E9C" w:rsidRDefault="00442E9C" w:rsidP="00442E9C">
      <w:pPr>
        <w:ind w:firstLine="576"/>
        <w:rPr>
          <w:ins w:id="793" w:author="RYAN WILKINS" w:date="2015-10-19T18:57:00Z"/>
        </w:rPr>
        <w:pPrChange w:id="794" w:author="RYAN WILKINS" w:date="2015-10-19T18:56:00Z">
          <w:pPr/>
        </w:pPrChange>
      </w:pPr>
      <w:ins w:id="795" w:author="RYAN WILKINS" w:date="2015-10-19T18:56:00Z">
        <w:r w:rsidRPr="00442E9C">
          <w:t xml:space="preserve">Tools to be used during testing </w:t>
        </w:r>
      </w:ins>
      <w:ins w:id="796" w:author="RYAN WILKINS" w:date="2015-10-19T18:57:00Z">
        <w:r>
          <w:t>in the staged environment</w:t>
        </w:r>
      </w:ins>
      <w:ins w:id="797" w:author="RYAN WILKINS" w:date="2015-10-19T18:56:00Z">
        <w:r w:rsidRPr="00442E9C">
          <w:t xml:space="preserve"> are listed below. A detailed description of the tool, its intended use, where or who to get it from and any other relevant details are below. These will be added to as we develop the design. As the design changes new or different tools may become necessary.</w:t>
        </w:r>
      </w:ins>
    </w:p>
    <w:p w14:paraId="73798826" w14:textId="08F1888C" w:rsidR="0070618B" w:rsidRDefault="00864D6B" w:rsidP="0070618B">
      <w:pPr>
        <w:pStyle w:val="ListParagraph"/>
        <w:numPr>
          <w:ilvl w:val="0"/>
          <w:numId w:val="11"/>
        </w:numPr>
        <w:rPr>
          <w:ins w:id="798" w:author="RYAN WILKINS" w:date="2015-10-19T19:00:00Z"/>
        </w:rPr>
        <w:pPrChange w:id="799" w:author="RYAN WILKINS" w:date="2015-10-19T18:57:00Z">
          <w:pPr/>
        </w:pPrChange>
      </w:pPr>
      <w:ins w:id="800" w:author="RYAN WILKINS" w:date="2015-10-19T18:59:00Z">
        <w:r>
          <w:t xml:space="preserve">Windows Server 2008 – This will be the OS running on the stage server. </w:t>
        </w:r>
      </w:ins>
      <w:ins w:id="801" w:author="RYAN WILKINS" w:date="2015-10-19T19:00:00Z">
        <w:r w:rsidR="005D7EC7">
          <w:t xml:space="preserve">The OS on the server should be running on top of a VM. The OS and the VM should be provided by the customer. </w:t>
        </w:r>
      </w:ins>
    </w:p>
    <w:p w14:paraId="34572E07" w14:textId="05D91B4A" w:rsidR="00B973F3" w:rsidRDefault="00975B5D" w:rsidP="0070618B">
      <w:pPr>
        <w:pStyle w:val="ListParagraph"/>
        <w:numPr>
          <w:ilvl w:val="0"/>
          <w:numId w:val="11"/>
        </w:numPr>
        <w:rPr>
          <w:ins w:id="802" w:author="RYAN WILKINS" w:date="2015-10-19T19:01:00Z"/>
        </w:rPr>
        <w:pPrChange w:id="803" w:author="RYAN WILKINS" w:date="2015-10-19T18:57:00Z">
          <w:pPr/>
        </w:pPrChange>
      </w:pPr>
      <w:ins w:id="804" w:author="RYAN WILKINS" w:date="2015-10-19T19:01:00Z">
        <w:r>
          <w:t>Visual Studio Enterprise 2015 – This will be used to develop the tests for this environment.</w:t>
        </w:r>
      </w:ins>
    </w:p>
    <w:p w14:paraId="1510985C" w14:textId="2EEFD7E1" w:rsidR="0010117B" w:rsidRDefault="00975B5D" w:rsidP="0010117B">
      <w:pPr>
        <w:pStyle w:val="ListParagraph"/>
        <w:numPr>
          <w:ilvl w:val="0"/>
          <w:numId w:val="11"/>
        </w:numPr>
        <w:rPr>
          <w:ins w:id="805" w:author="RYAN WILKINS" w:date="2015-10-19T19:03:00Z"/>
        </w:rPr>
        <w:pPrChange w:id="806" w:author="RYAN WILKINS" w:date="2015-10-19T19:03:00Z">
          <w:pPr/>
        </w:pPrChange>
      </w:pPr>
      <w:ins w:id="807" w:author="RYAN WILKINS" w:date="2015-10-19T19:01:00Z">
        <w:r>
          <w:t>Selenium</w:t>
        </w:r>
      </w:ins>
      <w:ins w:id="808" w:author="RYAN WILKINS" w:date="2015-10-19T19:03:00Z">
        <w:r>
          <w:t xml:space="preserve"> 2.48.0 for C#</w:t>
        </w:r>
      </w:ins>
      <w:ins w:id="809" w:author="RYAN WILKINS" w:date="2015-10-19T19:01:00Z">
        <w:r>
          <w:t xml:space="preserve"> </w:t>
        </w:r>
      </w:ins>
      <w:ins w:id="810" w:author="RYAN WILKINS" w:date="2015-10-19T19:02:00Z">
        <w:r>
          <w:t>–</w:t>
        </w:r>
      </w:ins>
      <w:ins w:id="811" w:author="RYAN WILKINS" w:date="2015-10-19T19:01:00Z">
        <w:r>
          <w:t xml:space="preserve"> This </w:t>
        </w:r>
      </w:ins>
      <w:ins w:id="812" w:author="RYAN WILKINS" w:date="2015-10-19T19:02:00Z">
        <w:r>
          <w:t xml:space="preserve">will be used to execute the end-to-end tests. It can be obtained here: </w:t>
        </w:r>
        <w:r>
          <w:fldChar w:fldCharType="begin"/>
        </w:r>
        <w:r>
          <w:instrText xml:space="preserve"> HYPERLINK "</w:instrText>
        </w:r>
        <w:r w:rsidRPr="00975B5D">
          <w:instrText>http://www.seleniumhq.org/download/</w:instrText>
        </w:r>
        <w:r>
          <w:instrText xml:space="preserve">" </w:instrText>
        </w:r>
        <w:r>
          <w:fldChar w:fldCharType="separate"/>
        </w:r>
        <w:r w:rsidRPr="00BF598F">
          <w:rPr>
            <w:rStyle w:val="Hyperlink"/>
          </w:rPr>
          <w:t>http://www.seleniumhq.org/download/</w:t>
        </w:r>
        <w:r>
          <w:fldChar w:fldCharType="end"/>
        </w:r>
        <w:r>
          <w:t xml:space="preserve">. </w:t>
        </w:r>
      </w:ins>
    </w:p>
    <w:p w14:paraId="1C8040D5" w14:textId="6832506E" w:rsidR="0010117B" w:rsidRDefault="0010117B" w:rsidP="0010117B">
      <w:pPr>
        <w:pStyle w:val="Heading3"/>
        <w:rPr>
          <w:ins w:id="813" w:author="RYAN WILKINS" w:date="2015-10-19T19:05:00Z"/>
        </w:rPr>
        <w:pPrChange w:id="814" w:author="RYAN WILKINS" w:date="2015-10-19T19:03:00Z">
          <w:pPr/>
        </w:pPrChange>
      </w:pPr>
      <w:ins w:id="815" w:author="RYAN WILKINS" w:date="2015-10-19T19:03:00Z">
        <w:r>
          <w:t xml:space="preserve">Hardware and </w:t>
        </w:r>
      </w:ins>
      <w:ins w:id="816" w:author="RYAN WILKINS" w:date="2015-10-19T19:05:00Z">
        <w:r w:rsidR="0028047C">
          <w:t>Firmware</w:t>
        </w:r>
      </w:ins>
    </w:p>
    <w:p w14:paraId="0338C6EC" w14:textId="77777777" w:rsidR="00D319B9" w:rsidRPr="00D319B9" w:rsidRDefault="00D319B9" w:rsidP="00D319B9">
      <w:pPr>
        <w:rPr>
          <w:ins w:id="817" w:author="Timothy Wilkins" w:date="2015-10-11T18:36:00Z"/>
          <w:rPrChange w:id="818" w:author="RYAN WILKINS" w:date="2015-10-19T19:05:00Z">
            <w:rPr>
              <w:ins w:id="819" w:author="Timothy Wilkins" w:date="2015-10-11T18:36:00Z"/>
            </w:rPr>
          </w:rPrChange>
        </w:rPr>
        <w:pPrChange w:id="820" w:author="RYAN WILKINS" w:date="2015-10-19T19:05:00Z">
          <w:pPr/>
        </w:pPrChange>
      </w:pPr>
      <w:bookmarkStart w:id="821" w:name="_GoBack"/>
      <w:bookmarkEnd w:id="821"/>
    </w:p>
    <w:p w14:paraId="29A66AFE" w14:textId="50F9B2B8" w:rsidR="00013886" w:rsidDel="00C60DD9" w:rsidRDefault="00013886">
      <w:pPr>
        <w:pStyle w:val="Heading2"/>
        <w:rPr>
          <w:ins w:id="822" w:author="Timothy Wilkins" w:date="2015-10-11T18:36:00Z"/>
          <w:del w:id="823" w:author="RYAN WILKINS" w:date="2015-10-19T18:13:00Z"/>
        </w:rPr>
        <w:pPrChange w:id="824" w:author="Jimmy Duggan" w:date="2015-10-12T17:02:00Z">
          <w:pPr/>
        </w:pPrChange>
      </w:pPr>
      <w:bookmarkStart w:id="825" w:name="_Toc432432731"/>
      <w:ins w:id="826" w:author="Timothy Wilkins" w:date="2015-10-11T18:36:00Z">
        <w:del w:id="827" w:author="RYAN WILKINS" w:date="2015-10-19T18:13:00Z">
          <w:r w:rsidDel="00C60DD9">
            <w:lastRenderedPageBreak/>
            <w:delText>Data Analysis Test Environment</w:delText>
          </w:r>
          <w:bookmarkEnd w:id="825"/>
        </w:del>
      </w:ins>
    </w:p>
    <w:p w14:paraId="70635302" w14:textId="51BB9B76" w:rsidR="00013886" w:rsidDel="00C60DD9" w:rsidRDefault="00013886">
      <w:pPr>
        <w:pStyle w:val="Heading3"/>
        <w:rPr>
          <w:ins w:id="828" w:author="Timothy Wilkins" w:date="2015-10-11T18:36:00Z"/>
          <w:del w:id="829" w:author="RYAN WILKINS" w:date="2015-10-19T18:13:00Z"/>
        </w:rPr>
        <w:pPrChange w:id="830" w:author="Jimmy Duggan" w:date="2015-10-12T17:02:00Z">
          <w:pPr/>
        </w:pPrChange>
      </w:pPr>
      <w:bookmarkStart w:id="831" w:name="_Toc432432732"/>
      <w:ins w:id="832" w:author="Timothy Wilkins" w:date="2015-10-11T18:36:00Z">
        <w:del w:id="833" w:author="RYAN WILKINS" w:date="2015-10-19T18:13:00Z">
          <w:r w:rsidDel="00C60DD9">
            <w:delText>Software</w:delText>
          </w:r>
          <w:bookmarkEnd w:id="831"/>
        </w:del>
      </w:ins>
    </w:p>
    <w:p w14:paraId="67344758" w14:textId="3B5B2BEC" w:rsidR="00013886" w:rsidDel="00C60DD9" w:rsidRDefault="00013886">
      <w:pPr>
        <w:rPr>
          <w:ins w:id="834" w:author="Timothy Wilkins" w:date="2015-10-11T18:38:00Z"/>
          <w:del w:id="835" w:author="RYAN WILKINS" w:date="2015-10-19T18:13:00Z"/>
        </w:rPr>
      </w:pPr>
      <w:ins w:id="836" w:author="Timothy Wilkins" w:date="2015-10-11T18:36:00Z">
        <w:del w:id="837" w:author="RYAN WILKINS" w:date="2015-10-19T18:13:00Z">
          <w:r w:rsidDel="00C60DD9">
            <w:tab/>
            <w:delText xml:space="preserve">Tools to be used during testing of the data analysis software are listed below. A </w:delText>
          </w:r>
        </w:del>
      </w:ins>
      <w:ins w:id="838" w:author="Timothy Wilkins" w:date="2015-10-11T18:37:00Z">
        <w:del w:id="839" w:author="RYAN WILKINS" w:date="2015-10-19T18:13:00Z">
          <w:r w:rsidR="006D43A4" w:rsidDel="00C60DD9">
            <w:delText xml:space="preserve">detailed </w:delText>
          </w:r>
        </w:del>
      </w:ins>
      <w:ins w:id="840" w:author="Timothy Wilkins" w:date="2015-10-11T18:38:00Z">
        <w:del w:id="841" w:author="RYAN WILKINS" w:date="2015-10-19T18:13:00Z">
          <w:r w:rsidR="006D43A4" w:rsidDel="00C60DD9">
            <w:delText>description of the tool, its intended use, where or who to get it from and any other relevant details are below. These will be added to as we develop the design. As the design changes new or different tools may become necessary.</w:delText>
          </w:r>
        </w:del>
      </w:ins>
    </w:p>
    <w:p w14:paraId="05FD9772" w14:textId="3F487D7A" w:rsidR="00CD2BE4" w:rsidDel="00C60DD9" w:rsidRDefault="001F048E">
      <w:pPr>
        <w:pStyle w:val="ListParagraph"/>
        <w:numPr>
          <w:ilvl w:val="0"/>
          <w:numId w:val="5"/>
        </w:numPr>
        <w:rPr>
          <w:ins w:id="842" w:author="Timothy Wilkins" w:date="2015-10-11T18:39:00Z"/>
          <w:del w:id="843" w:author="RYAN WILKINS" w:date="2015-10-19T18:13:00Z"/>
        </w:rPr>
        <w:pPrChange w:id="844" w:author="Jimmy Duggan" w:date="2015-10-12T17:02:00Z">
          <w:pPr/>
        </w:pPrChange>
      </w:pPr>
      <w:ins w:id="845" w:author="Timothy Wilkins" w:date="2015-10-11T18:39:00Z">
        <w:del w:id="846" w:author="RYAN WILKINS" w:date="2015-10-19T18:13:00Z">
          <w:r w:rsidDel="00C60DD9">
            <w:delText>Visual Studio (x.x.x) – This tool will be utilized for local development of the software, but also development and execution of unit tests. Visual Studio x.x.x and the unit test plugin can be obtained here: *** and ***.</w:delText>
          </w:r>
        </w:del>
      </w:ins>
    </w:p>
    <w:p w14:paraId="552AF4B0" w14:textId="038A43D1" w:rsidR="007F316D" w:rsidDel="00C60DD9" w:rsidRDefault="00846616">
      <w:pPr>
        <w:pStyle w:val="ListParagraph"/>
        <w:numPr>
          <w:ilvl w:val="0"/>
          <w:numId w:val="5"/>
        </w:numPr>
        <w:rPr>
          <w:ins w:id="847" w:author="Timothy Wilkins" w:date="2015-10-11T18:42:00Z"/>
          <w:del w:id="848" w:author="RYAN WILKINS" w:date="2015-10-19T18:13:00Z"/>
        </w:rPr>
        <w:pPrChange w:id="849" w:author="Jimmy Duggan" w:date="2015-10-12T17:02:00Z">
          <w:pPr/>
        </w:pPrChange>
      </w:pPr>
      <w:ins w:id="850" w:author="Timothy Wilkins" w:date="2015-10-11T18:40:00Z">
        <w:del w:id="851" w:author="RYAN WILKINS" w:date="2015-10-19T18:13:00Z">
          <w:r w:rsidDel="00C60DD9">
            <w:delText>Ubuntu Server</w:delText>
          </w:r>
        </w:del>
      </w:ins>
      <w:ins w:id="852" w:author="Timothy Wilkins" w:date="2015-10-11T18:41:00Z">
        <w:del w:id="853" w:author="RYAN WILKINS" w:date="2015-10-19T18:13:00Z">
          <w:r w:rsidDel="00C60DD9">
            <w:delText xml:space="preserve"> 14.04.3 LTS – this will be the OS for development and deployment of the Data Analysis software. </w:delText>
          </w:r>
          <w:r w:rsidR="00C82D28" w:rsidDel="00C60DD9">
            <w:delText xml:space="preserve">All tests written for this software must be able to be run on this OS. </w:delText>
          </w:r>
        </w:del>
      </w:ins>
      <w:ins w:id="854" w:author="Timothy Wilkins" w:date="2015-10-11T18:42:00Z">
        <w:del w:id="855" w:author="RYAN WILKINS" w:date="2015-10-19T18:13:00Z">
          <w:r w:rsidR="00C162FA" w:rsidDel="00C60DD9">
            <w:delText xml:space="preserve">It can be downloaded here: </w:delText>
          </w:r>
          <w:r w:rsidR="00C162FA" w:rsidDel="00C60DD9">
            <w:fldChar w:fldCharType="begin"/>
          </w:r>
          <w:r w:rsidR="00C162FA" w:rsidDel="00C60DD9">
            <w:delInstrText xml:space="preserve"> HYPERLINK "</w:delInstrText>
          </w:r>
          <w:r w:rsidR="00C162FA" w:rsidRPr="00C162FA" w:rsidDel="00C60DD9">
            <w:delInstrText>http://www.ubuntu.com/download/server</w:delInstrText>
          </w:r>
          <w:r w:rsidR="00C162FA" w:rsidDel="00C60DD9">
            <w:delInstrText xml:space="preserve">" </w:delInstrText>
          </w:r>
          <w:r w:rsidR="00C162FA" w:rsidDel="00C60DD9">
            <w:fldChar w:fldCharType="separate"/>
          </w:r>
          <w:r w:rsidR="00C162FA" w:rsidRPr="006F00CB" w:rsidDel="00C60DD9">
            <w:rPr>
              <w:rStyle w:val="Hyperlink"/>
            </w:rPr>
            <w:delText>http://www.ubuntu.com/download/server</w:delText>
          </w:r>
          <w:r w:rsidR="00C162FA" w:rsidDel="00C60DD9">
            <w:fldChar w:fldCharType="end"/>
          </w:r>
        </w:del>
      </w:ins>
    </w:p>
    <w:p w14:paraId="29AF3599" w14:textId="111C9E36" w:rsidR="00C162FA" w:rsidDel="00C60DD9" w:rsidRDefault="00C162FA">
      <w:pPr>
        <w:pStyle w:val="ListParagraph"/>
        <w:numPr>
          <w:ilvl w:val="0"/>
          <w:numId w:val="5"/>
        </w:numPr>
        <w:rPr>
          <w:ins w:id="856" w:author="Timothy Wilkins" w:date="2015-10-11T18:43:00Z"/>
          <w:del w:id="857" w:author="RYAN WILKINS" w:date="2015-10-19T18:13:00Z"/>
        </w:rPr>
        <w:pPrChange w:id="858" w:author="Jimmy Duggan" w:date="2015-10-12T17:02:00Z">
          <w:pPr/>
        </w:pPrChange>
      </w:pPr>
      <w:ins w:id="859" w:author="Timothy Wilkins" w:date="2015-10-11T18:42:00Z">
        <w:del w:id="860" w:author="RYAN WILKINS" w:date="2015-10-19T18:13:00Z">
          <w:r w:rsidDel="00C60DD9">
            <w:delText xml:space="preserve">GitHub </w:delText>
          </w:r>
        </w:del>
      </w:ins>
      <w:ins w:id="861" w:author="Timothy Wilkins" w:date="2015-10-11T18:43:00Z">
        <w:del w:id="862" w:author="RYAN WILKINS" w:date="2015-10-19T18:13:00Z">
          <w:r w:rsidDel="00C60DD9">
            <w:delText>–</w:delText>
          </w:r>
        </w:del>
      </w:ins>
      <w:ins w:id="863" w:author="Timothy Wilkins" w:date="2015-10-11T18:42:00Z">
        <w:del w:id="864" w:author="RYAN WILKINS" w:date="2015-10-19T18:13:00Z">
          <w:r w:rsidDel="00C60DD9">
            <w:delText xml:space="preserve"> This </w:delText>
          </w:r>
        </w:del>
      </w:ins>
      <w:ins w:id="865" w:author="Timothy Wilkins" w:date="2015-10-11T18:43:00Z">
        <w:del w:id="866" w:author="RYAN WILKINS" w:date="2015-10-19T18:13:00Z">
          <w:r w:rsidDel="00C60DD9">
            <w:delText xml:space="preserve">is the repository software to be used to store all tests. </w:delText>
          </w:r>
        </w:del>
      </w:ins>
    </w:p>
    <w:p w14:paraId="3F9CFE6A" w14:textId="51392103" w:rsidR="007A65C0" w:rsidDel="00C60DD9" w:rsidRDefault="003D2F0E">
      <w:pPr>
        <w:pStyle w:val="ListParagraph"/>
        <w:numPr>
          <w:ilvl w:val="0"/>
          <w:numId w:val="5"/>
        </w:numPr>
        <w:rPr>
          <w:ins w:id="867" w:author="Timothy Wilkins" w:date="2015-10-11T18:44:00Z"/>
          <w:del w:id="868" w:author="RYAN WILKINS" w:date="2015-10-19T18:13:00Z"/>
        </w:rPr>
        <w:pPrChange w:id="869" w:author="Jimmy Duggan" w:date="2015-10-12T17:02:00Z">
          <w:pPr/>
        </w:pPrChange>
      </w:pPr>
      <w:ins w:id="870" w:author="Timothy Wilkins" w:date="2015-10-11T18:43:00Z">
        <w:del w:id="871" w:author="RYAN WILKINS" w:date="2015-10-19T18:13:00Z">
          <w:r w:rsidDel="00C60DD9">
            <w:delText>Mocks – Mocks of each of the classes will be created as needed in order to run unit tests</w:delText>
          </w:r>
        </w:del>
      </w:ins>
      <w:ins w:id="872" w:author="Timothy Wilkins" w:date="2015-10-11T18:44:00Z">
        <w:del w:id="873" w:author="RYAN WILKINS" w:date="2015-10-19T18:13:00Z">
          <w:r w:rsidR="00F121AD" w:rsidDel="00C60DD9">
            <w:delText>.</w:delText>
          </w:r>
        </w:del>
      </w:ins>
    </w:p>
    <w:p w14:paraId="76CB60A4" w14:textId="68D98B30" w:rsidR="00C04C4B" w:rsidDel="00C60DD9" w:rsidRDefault="00BD4722">
      <w:pPr>
        <w:pStyle w:val="Heading3"/>
        <w:rPr>
          <w:ins w:id="874" w:author="Timothy Wilkins" w:date="2015-10-11T18:44:00Z"/>
          <w:del w:id="875" w:author="RYAN WILKINS" w:date="2015-10-19T18:13:00Z"/>
        </w:rPr>
        <w:pPrChange w:id="876" w:author="Jimmy Duggan" w:date="2015-10-12T17:02:00Z">
          <w:pPr/>
        </w:pPrChange>
      </w:pPr>
      <w:bookmarkStart w:id="877" w:name="_Toc432432733"/>
      <w:ins w:id="878" w:author="Timothy Wilkins" w:date="2015-10-11T18:44:00Z">
        <w:del w:id="879" w:author="RYAN WILKINS" w:date="2015-10-19T18:13:00Z">
          <w:r w:rsidDel="00C60DD9">
            <w:delText>Hardware and Firmware</w:delText>
          </w:r>
          <w:bookmarkEnd w:id="877"/>
        </w:del>
      </w:ins>
    </w:p>
    <w:p w14:paraId="13EE7F2C" w14:textId="3237C5D9" w:rsidR="00BD4722" w:rsidDel="00C60DD9" w:rsidRDefault="00BD4722">
      <w:pPr>
        <w:rPr>
          <w:ins w:id="880" w:author="Timothy Wilkins" w:date="2015-10-11T18:45:00Z"/>
          <w:del w:id="881" w:author="RYAN WILKINS" w:date="2015-10-19T18:13:00Z"/>
        </w:rPr>
      </w:pPr>
      <w:ins w:id="882" w:author="Timothy Wilkins" w:date="2015-10-11T18:44:00Z">
        <w:del w:id="883" w:author="RYAN WILKINS" w:date="2015-10-19T18:13:00Z">
          <w:r w:rsidDel="00C60DD9">
            <w:tab/>
          </w:r>
        </w:del>
      </w:ins>
      <w:ins w:id="884" w:author="Timothy Wilkins" w:date="2015-10-11T18:45:00Z">
        <w:del w:id="885" w:author="RYAN WILKINS" w:date="2015-10-19T18:13:00Z">
          <w:r w:rsidDel="00C60DD9">
            <w:delText>Hardware to be used during testing of the data collection software is listed below.  A detailed description of the hardware, its intended use, where or who to get it from and any other relevant details are below.</w:delText>
          </w:r>
        </w:del>
      </w:ins>
    </w:p>
    <w:p w14:paraId="1FD09A22" w14:textId="0AA9ABC1" w:rsidR="00BD4722" w:rsidDel="00C60DD9" w:rsidRDefault="00C061E5">
      <w:pPr>
        <w:pStyle w:val="ListParagraph"/>
        <w:numPr>
          <w:ilvl w:val="0"/>
          <w:numId w:val="6"/>
        </w:numPr>
        <w:rPr>
          <w:ins w:id="886" w:author="Timothy Wilkins" w:date="2015-10-11T18:46:00Z"/>
          <w:del w:id="887" w:author="RYAN WILKINS" w:date="2015-10-19T18:13:00Z"/>
        </w:rPr>
        <w:pPrChange w:id="888" w:author="Jimmy Duggan" w:date="2015-10-12T17:02:00Z">
          <w:pPr/>
        </w:pPrChange>
      </w:pPr>
      <w:ins w:id="889" w:author="Timothy Wilkins" w:date="2015-10-11T18:45:00Z">
        <w:del w:id="890" w:author="RYAN WILKINS" w:date="2015-10-19T18:13:00Z">
          <w:r w:rsidDel="00C60DD9">
            <w:delText xml:space="preserve">Server – The customer will provide the server hardware. The </w:delText>
          </w:r>
        </w:del>
      </w:ins>
      <w:ins w:id="891" w:author="Timothy Wilkins" w:date="2015-10-11T18:46:00Z">
        <w:del w:id="892" w:author="RYAN WILKINS" w:date="2015-10-19T18:13:00Z">
          <w:r w:rsidDel="00C60DD9">
            <w:delText>hardware shall meet these specs: ***.</w:delText>
          </w:r>
          <w:r w:rsidR="00D75D87" w:rsidDel="00C60DD9">
            <w:delText xml:space="preserve"> This will be the hardware the data analysis software is installed on and the</w:delText>
          </w:r>
        </w:del>
      </w:ins>
      <w:ins w:id="893" w:author="Timothy Wilkins" w:date="2015-10-11T18:47:00Z">
        <w:del w:id="894" w:author="RYAN WILKINS" w:date="2015-10-19T18:13:00Z">
          <w:r w:rsidR="00230F97" w:rsidDel="00C60DD9">
            <w:delText xml:space="preserve"> location the</w:delText>
          </w:r>
        </w:del>
      </w:ins>
      <w:ins w:id="895" w:author="Timothy Wilkins" w:date="2015-10-11T18:46:00Z">
        <w:del w:id="896" w:author="RYAN WILKINS" w:date="2015-10-19T18:13:00Z">
          <w:r w:rsidR="00D75D87" w:rsidDel="00C60DD9">
            <w:delText xml:space="preserve"> tests f</w:delText>
          </w:r>
          <w:r w:rsidR="00230F97" w:rsidDel="00C60DD9">
            <w:delText>or the data analysis software are</w:delText>
          </w:r>
          <w:r w:rsidR="00D75D87" w:rsidDel="00C60DD9">
            <w:delText xml:space="preserve"> run from.</w:delText>
          </w:r>
        </w:del>
      </w:ins>
    </w:p>
    <w:p w14:paraId="1357FE6F" w14:textId="35B099D5" w:rsidR="00B94FD3" w:rsidDel="00C60DD9" w:rsidRDefault="005B4447">
      <w:pPr>
        <w:pStyle w:val="ListParagraph"/>
        <w:numPr>
          <w:ilvl w:val="0"/>
          <w:numId w:val="6"/>
        </w:numPr>
        <w:rPr>
          <w:ins w:id="897" w:author="Timothy Wilkins" w:date="2015-10-11T18:49:00Z"/>
          <w:del w:id="898" w:author="RYAN WILKINS" w:date="2015-10-19T18:13:00Z"/>
        </w:rPr>
        <w:pPrChange w:id="899" w:author="Jimmy Duggan" w:date="2015-10-12T17:02:00Z">
          <w:pPr/>
        </w:pPrChange>
      </w:pPr>
      <w:ins w:id="900" w:author="Timothy Wilkins" w:date="2015-10-11T18:48:00Z">
        <w:del w:id="901" w:author="RYAN WILKINS" w:date="2015-10-19T18:13:00Z">
          <w:r w:rsidDel="00C60DD9">
            <w:delText xml:space="preserve">Internet Connection – </w:delText>
          </w:r>
        </w:del>
      </w:ins>
      <w:ins w:id="902" w:author="Timothy Wilkins" w:date="2015-10-11T18:49:00Z">
        <w:del w:id="903" w:author="RYAN WILKINS" w:date="2015-10-19T18:13:00Z">
          <w:r w:rsidR="00CF01E4" w:rsidDel="00C60DD9">
            <w:delText>T</w:delText>
          </w:r>
          <w:r w:rsidR="00A6542B" w:rsidDel="00C60DD9">
            <w:delText>he customer shall provide an Internet connection to the Server</w:delText>
          </w:r>
        </w:del>
      </w:ins>
      <w:ins w:id="904" w:author="Timothy Wilkins" w:date="2015-10-11T18:48:00Z">
        <w:del w:id="905" w:author="RYAN WILKINS" w:date="2015-10-19T18:13:00Z">
          <w:r w:rsidDel="00C60DD9">
            <w:delText xml:space="preserve">. This </w:delText>
          </w:r>
        </w:del>
      </w:ins>
      <w:ins w:id="906" w:author="Timothy Wilkins" w:date="2015-10-11T18:49:00Z">
        <w:del w:id="907" w:author="RYAN WILKINS" w:date="2015-10-19T18:13:00Z">
          <w:r w:rsidDel="00C60DD9">
            <w:delText>will</w:delText>
          </w:r>
        </w:del>
      </w:ins>
      <w:ins w:id="908" w:author="Timothy Wilkins" w:date="2015-10-11T18:48:00Z">
        <w:del w:id="909" w:author="RYAN WILKINS" w:date="2015-10-19T18:13:00Z">
          <w:r w:rsidDel="00C60DD9">
            <w:delText xml:space="preserve"> </w:delText>
          </w:r>
        </w:del>
      </w:ins>
      <w:ins w:id="910" w:author="Timothy Wilkins" w:date="2015-10-11T18:49:00Z">
        <w:del w:id="911" w:author="RYAN WILKINS" w:date="2015-10-19T18:13:00Z">
          <w:r w:rsidDel="00C60DD9">
            <w:delText>be necessary to download the code and tests.</w:delText>
          </w:r>
        </w:del>
      </w:ins>
    </w:p>
    <w:p w14:paraId="05645E2C" w14:textId="4CDE02EA" w:rsidR="00CE72F6" w:rsidDel="00C60DD9" w:rsidRDefault="00CE72F6">
      <w:pPr>
        <w:pStyle w:val="Heading3"/>
        <w:rPr>
          <w:ins w:id="912" w:author="Timothy Wilkins" w:date="2015-10-11T18:50:00Z"/>
          <w:del w:id="913" w:author="RYAN WILKINS" w:date="2015-10-19T18:13:00Z"/>
        </w:rPr>
        <w:pPrChange w:id="914" w:author="Jimmy Duggan" w:date="2015-10-12T17:02:00Z">
          <w:pPr/>
        </w:pPrChange>
      </w:pPr>
      <w:bookmarkStart w:id="915" w:name="_Toc432432734"/>
      <w:ins w:id="916" w:author="Timothy Wilkins" w:date="2015-10-11T18:50:00Z">
        <w:del w:id="917" w:author="RYAN WILKINS" w:date="2015-10-19T18:13:00Z">
          <w:r w:rsidDel="00C60DD9">
            <w:delText>Other Material</w:delText>
          </w:r>
          <w:bookmarkEnd w:id="915"/>
        </w:del>
      </w:ins>
    </w:p>
    <w:p w14:paraId="0E4CE3E5" w14:textId="3DAA0BB2" w:rsidR="00CE72F6" w:rsidDel="00C60DD9" w:rsidRDefault="00CE72F6">
      <w:pPr>
        <w:rPr>
          <w:ins w:id="918" w:author="Timothy Wilkins" w:date="2015-10-11T18:50:00Z"/>
          <w:del w:id="919" w:author="RYAN WILKINS" w:date="2015-10-19T18:13:00Z"/>
        </w:rPr>
      </w:pPr>
      <w:ins w:id="920" w:author="Timothy Wilkins" w:date="2015-10-11T18:50:00Z">
        <w:del w:id="921" w:author="RYAN WILKINS" w:date="2015-10-19T18:13:00Z">
          <w:r w:rsidDel="00C60DD9">
            <w:tab/>
            <w:delText>Any other materials to be used during testing of the data collection software are listed below. A detailed description of the material, its intended use, where or who to get it from and any other relevant details are below.</w:delText>
          </w:r>
        </w:del>
      </w:ins>
    </w:p>
    <w:p w14:paraId="3ECF2520" w14:textId="7F100265" w:rsidR="002164C2" w:rsidDel="00C60DD9" w:rsidRDefault="002164C2">
      <w:pPr>
        <w:pStyle w:val="ListParagraph"/>
        <w:numPr>
          <w:ilvl w:val="0"/>
          <w:numId w:val="7"/>
        </w:numPr>
        <w:rPr>
          <w:ins w:id="922" w:author="Timothy Wilkins" w:date="2015-10-11T18:50:00Z"/>
          <w:del w:id="923" w:author="RYAN WILKINS" w:date="2015-10-19T18:13:00Z"/>
        </w:rPr>
        <w:pPrChange w:id="924" w:author="Jimmy Duggan" w:date="2015-10-12T17:02:00Z">
          <w:pPr/>
        </w:pPrChange>
      </w:pPr>
      <w:ins w:id="925" w:author="Timothy Wilkins" w:date="2015-10-11T18:50:00Z">
        <w:del w:id="926" w:author="RYAN WILKINS" w:date="2015-10-19T18:13:00Z">
          <w:r w:rsidDel="00C60DD9">
            <w:delText>None.</w:delText>
          </w:r>
        </w:del>
      </w:ins>
    </w:p>
    <w:p w14:paraId="05780B2D" w14:textId="34904E2A" w:rsidR="00151B57" w:rsidDel="00C60DD9" w:rsidRDefault="00151B57">
      <w:pPr>
        <w:pStyle w:val="Heading3"/>
        <w:rPr>
          <w:ins w:id="927" w:author="Timothy Wilkins" w:date="2015-10-11T18:50:00Z"/>
          <w:del w:id="928" w:author="RYAN WILKINS" w:date="2015-10-19T18:13:00Z"/>
        </w:rPr>
        <w:pPrChange w:id="929" w:author="Jimmy Duggan" w:date="2015-10-12T17:02:00Z">
          <w:pPr/>
        </w:pPrChange>
      </w:pPr>
      <w:bookmarkStart w:id="930" w:name="_Toc432432735"/>
      <w:ins w:id="931" w:author="Timothy Wilkins" w:date="2015-10-11T18:50:00Z">
        <w:del w:id="932" w:author="RYAN WILKINS" w:date="2015-10-19T18:13:00Z">
          <w:r w:rsidDel="00C60DD9">
            <w:delText>Proprietary Nature, Acquirer’s Rights, and Licensing</w:delText>
          </w:r>
          <w:bookmarkEnd w:id="930"/>
        </w:del>
      </w:ins>
    </w:p>
    <w:p w14:paraId="4F87D15D" w14:textId="18F425E6" w:rsidR="000E3701" w:rsidRPr="00BB062D" w:rsidDel="00640306" w:rsidRDefault="00151B57">
      <w:pPr>
        <w:ind w:firstLine="432"/>
        <w:rPr>
          <w:ins w:id="933" w:author="Timothy Wilkins" w:date="2015-10-11T18:51:00Z"/>
          <w:del w:id="934" w:author="RYAN WILKINS" w:date="2015-10-13T17:51:00Z"/>
        </w:rPr>
        <w:pPrChange w:id="935" w:author="RYAN WILKINS" w:date="2015-10-13T17:46:00Z">
          <w:pPr/>
        </w:pPrChange>
      </w:pPr>
      <w:bookmarkStart w:id="936" w:name="_Toc432432736"/>
      <w:bookmarkStart w:id="937" w:name="_Ref432522240"/>
      <w:ins w:id="938" w:author="Timothy Wilkins" w:date="2015-10-11T18:51:00Z">
        <w:del w:id="939" w:author="RYAN WILKINS" w:date="2015-10-19T18:13:00Z">
          <w:r w:rsidDel="00C60DD9">
            <w:delText>Installation, Testing, and Control</w:delText>
          </w:r>
        </w:del>
        <w:bookmarkEnd w:id="936"/>
        <w:bookmarkEnd w:id="937"/>
      </w:ins>
    </w:p>
    <w:p w14:paraId="3921906A" w14:textId="018C8B93" w:rsidR="00151B57" w:rsidRPr="00151B57" w:rsidDel="00E47F54" w:rsidRDefault="00151B57">
      <w:pPr>
        <w:rPr>
          <w:del w:id="940" w:author="RYAN WILKINS" w:date="2015-10-13T17:47:00Z"/>
        </w:rPr>
      </w:pPr>
    </w:p>
    <w:p w14:paraId="16D94026" w14:textId="03022853" w:rsidR="00540A29" w:rsidRPr="00540A29" w:rsidRDefault="0098548D">
      <w:pPr>
        <w:pStyle w:val="Heading1"/>
      </w:pPr>
      <w:bookmarkStart w:id="941" w:name="_Toc432432737"/>
      <w:r>
        <w:t>Test Identification</w:t>
      </w:r>
      <w:bookmarkEnd w:id="941"/>
    </w:p>
    <w:p w14:paraId="277E9F88" w14:textId="6AAC0DDC" w:rsidR="00540A29" w:rsidRDefault="0098548D">
      <w:pPr>
        <w:pStyle w:val="Heading2"/>
        <w:pPrChange w:id="942" w:author="Jimmy Duggan" w:date="2015-10-12T17:02:00Z">
          <w:pPr>
            <w:pStyle w:val="Heading1"/>
          </w:pPr>
        </w:pPrChange>
      </w:pPr>
      <w:bookmarkStart w:id="943" w:name="_Toc432432738"/>
      <w:r>
        <w:t>General Information</w:t>
      </w:r>
      <w:bookmarkEnd w:id="943"/>
    </w:p>
    <w:p w14:paraId="7CFF56A6" w14:textId="47A5A5E6" w:rsidR="0098548D" w:rsidRDefault="0098548D">
      <w:pPr>
        <w:pStyle w:val="Heading3"/>
      </w:pPr>
      <w:bookmarkStart w:id="944" w:name="_Toc432432739"/>
      <w:r>
        <w:t>Test Levels</w:t>
      </w:r>
      <w:bookmarkEnd w:id="944"/>
    </w:p>
    <w:p w14:paraId="659CB3AB" w14:textId="2A20581F" w:rsidR="0098548D" w:rsidRDefault="0098548D">
      <w:pPr>
        <w:pStyle w:val="Heading3"/>
      </w:pPr>
      <w:bookmarkStart w:id="945" w:name="_Toc432432740"/>
      <w:r>
        <w:t>Test Classes</w:t>
      </w:r>
      <w:bookmarkEnd w:id="945"/>
    </w:p>
    <w:p w14:paraId="38DA4F48" w14:textId="22D45273" w:rsidR="0098548D" w:rsidRDefault="0098548D">
      <w:pPr>
        <w:pStyle w:val="Heading3"/>
      </w:pPr>
      <w:bookmarkStart w:id="946" w:name="_Toc432432741"/>
      <w:r>
        <w:t>General Test Conditions</w:t>
      </w:r>
      <w:bookmarkEnd w:id="946"/>
    </w:p>
    <w:p w14:paraId="35E1645F" w14:textId="32888C6B" w:rsidR="0098548D" w:rsidRDefault="0098548D">
      <w:pPr>
        <w:pStyle w:val="Heading3"/>
      </w:pPr>
      <w:bookmarkStart w:id="947" w:name="_Toc432432742"/>
      <w:r>
        <w:t>Test Progression</w:t>
      </w:r>
      <w:bookmarkEnd w:id="947"/>
    </w:p>
    <w:p w14:paraId="466BD99F" w14:textId="3B7FAEAD" w:rsidR="0098548D" w:rsidRPr="0098548D" w:rsidRDefault="0098548D">
      <w:pPr>
        <w:pStyle w:val="Heading3"/>
      </w:pPr>
      <w:bookmarkStart w:id="948" w:name="_Toc432432743"/>
      <w:r>
        <w:t>Data Recording, Reduction, and Analysis</w:t>
      </w:r>
      <w:bookmarkEnd w:id="948"/>
    </w:p>
    <w:p w14:paraId="3FBAEEC1" w14:textId="42E119C3" w:rsidR="00540A29" w:rsidRDefault="0098548D">
      <w:pPr>
        <w:pStyle w:val="Heading2"/>
        <w:pPrChange w:id="949" w:author="Jimmy Duggan" w:date="2015-10-12T17:02:00Z">
          <w:pPr>
            <w:pStyle w:val="Heading3"/>
          </w:pPr>
        </w:pPrChange>
      </w:pPr>
      <w:bookmarkStart w:id="950" w:name="_Toc432432744"/>
      <w:r>
        <w:t>Planned Tests</w:t>
      </w:r>
      <w:bookmarkEnd w:id="950"/>
    </w:p>
    <w:p w14:paraId="05DB232D" w14:textId="12E53D86" w:rsidR="0098548D" w:rsidRDefault="0098548D">
      <w:pPr>
        <w:pStyle w:val="Heading3"/>
      </w:pPr>
      <w:bookmarkStart w:id="951" w:name="_Toc432432745"/>
      <w:r>
        <w:t>Items to be Tested</w:t>
      </w:r>
      <w:bookmarkEnd w:id="951"/>
    </w:p>
    <w:p w14:paraId="50A63251" w14:textId="7F75E6F6" w:rsidR="0098548D" w:rsidRPr="0098548D" w:rsidRDefault="0098548D">
      <w:pPr>
        <w:pStyle w:val="Heading3"/>
      </w:pPr>
      <w:bookmarkStart w:id="952" w:name="_Toc432432746"/>
      <w:r>
        <w:t>Project-unique Identifier of a Test</w:t>
      </w:r>
      <w:bookmarkEnd w:id="952"/>
    </w:p>
    <w:p w14:paraId="01663B48" w14:textId="77777777" w:rsidR="00540A29" w:rsidRDefault="00540A29">
      <w:pPr>
        <w:pStyle w:val="Heading1"/>
      </w:pPr>
      <w:bookmarkStart w:id="953" w:name="_Toc432432747"/>
      <w:r w:rsidRPr="00540A29">
        <w:t>Test Schedule</w:t>
      </w:r>
      <w:bookmarkEnd w:id="953"/>
    </w:p>
    <w:p w14:paraId="49FCF27A" w14:textId="77777777" w:rsidR="007F43E6" w:rsidRPr="007F43E6" w:rsidRDefault="007F43E6"/>
    <w:p w14:paraId="07EF0A71" w14:textId="2E90056E" w:rsidR="00540A29" w:rsidRDefault="0098548D">
      <w:pPr>
        <w:pStyle w:val="Heading1"/>
      </w:pPr>
      <w:bookmarkStart w:id="954" w:name="_Toc432432748"/>
      <w:r>
        <w:t>Requirements Traceability</w:t>
      </w:r>
      <w:bookmarkEnd w:id="954"/>
    </w:p>
    <w:p w14:paraId="595BB733" w14:textId="6D645613" w:rsidR="0098548D" w:rsidRDefault="0098548D">
      <w:pPr>
        <w:pStyle w:val="Heading1"/>
      </w:pPr>
      <w:bookmarkStart w:id="955" w:name="_Toc432432749"/>
      <w:r>
        <w:t>Notes</w:t>
      </w:r>
      <w:bookmarkEnd w:id="955"/>
    </w:p>
    <w:p w14:paraId="3F8E6E6D" w14:textId="60215A50" w:rsidR="00540A29" w:rsidRDefault="0098548D">
      <w:pPr>
        <w:pStyle w:val="Heading1"/>
      </w:pPr>
      <w:bookmarkStart w:id="956" w:name="_Toc432432750"/>
      <w:r>
        <w:t>Annexes</w:t>
      </w:r>
      <w:bookmarkEnd w:id="956"/>
    </w:p>
    <w:p w14:paraId="562F29A2" w14:textId="77777777" w:rsidR="00540A29" w:rsidRPr="00540A29" w:rsidRDefault="00540A29"/>
    <w:p w14:paraId="6A5D041D" w14:textId="77777777" w:rsidR="00540A29" w:rsidRPr="00540A29" w:rsidRDefault="00540A29">
      <w:pPr>
        <w:pStyle w:val="Heading1"/>
      </w:pPr>
      <w:bookmarkStart w:id="957" w:name="_Toc432432751"/>
      <w:r w:rsidRPr="00540A29">
        <w:lastRenderedPageBreak/>
        <w:t>Risks</w:t>
      </w:r>
      <w:bookmarkEnd w:id="957"/>
    </w:p>
    <w:p w14:paraId="0D73CBB1" w14:textId="77777777" w:rsidR="00540A29" w:rsidRPr="00540A29" w:rsidRDefault="00540A29">
      <w:pPr>
        <w:pStyle w:val="Heading2"/>
        <w:pPrChange w:id="958" w:author="Jimmy Duggan" w:date="2015-10-12T17:02:00Z">
          <w:pPr>
            <w:pStyle w:val="Heading1"/>
          </w:pPr>
        </w:pPrChange>
      </w:pPr>
      <w:bookmarkStart w:id="959" w:name="_Toc432432752"/>
      <w:r w:rsidRPr="00540A29">
        <w:t>Schedule</w:t>
      </w:r>
      <w:bookmarkEnd w:id="959"/>
    </w:p>
    <w:p w14:paraId="2E5A0225" w14:textId="77777777" w:rsidR="007F43E6" w:rsidRPr="007F43E6" w:rsidRDefault="00540A29">
      <w:pPr>
        <w:pStyle w:val="Heading2"/>
      </w:pPr>
      <w:bookmarkStart w:id="960" w:name="_Toc432432753"/>
      <w:r w:rsidRPr="00540A29">
        <w:t>Technical</w:t>
      </w:r>
      <w:bookmarkEnd w:id="960"/>
    </w:p>
    <w:p w14:paraId="4E110BCC" w14:textId="77777777" w:rsidR="007F43E6" w:rsidRPr="007F43E6" w:rsidRDefault="00540A29">
      <w:pPr>
        <w:pStyle w:val="Heading2"/>
      </w:pPr>
      <w:bookmarkStart w:id="961" w:name="_Toc432432754"/>
      <w:r w:rsidRPr="00540A29">
        <w:t>Management</w:t>
      </w:r>
      <w:bookmarkEnd w:id="961"/>
    </w:p>
    <w:p w14:paraId="7EFE8073" w14:textId="77777777" w:rsidR="007F43E6" w:rsidRPr="007F43E6" w:rsidRDefault="00540A29">
      <w:pPr>
        <w:pStyle w:val="Heading2"/>
      </w:pPr>
      <w:bookmarkStart w:id="962" w:name="_Toc432432755"/>
      <w:r w:rsidRPr="00540A29">
        <w:t>Personnel</w:t>
      </w:r>
      <w:bookmarkEnd w:id="962"/>
    </w:p>
    <w:p w14:paraId="0492B8D6" w14:textId="77777777" w:rsidR="007F43E6" w:rsidRPr="007F43E6" w:rsidRDefault="00540A29">
      <w:pPr>
        <w:pStyle w:val="Heading2"/>
      </w:pPr>
      <w:bookmarkStart w:id="963" w:name="_Toc432432756"/>
      <w:r w:rsidRPr="00540A29">
        <w:t>Requirements</w:t>
      </w:r>
      <w:bookmarkEnd w:id="963"/>
    </w:p>
    <w:p w14:paraId="00B42DAE" w14:textId="77777777" w:rsidR="00540A29" w:rsidRDefault="00540A29">
      <w:pPr>
        <w:pStyle w:val="Heading1"/>
      </w:pPr>
      <w:bookmarkStart w:id="964" w:name="_Toc432432757"/>
      <w:r w:rsidRPr="00540A29">
        <w:t>Approvals</w:t>
      </w:r>
      <w:bookmarkEnd w:id="964"/>
    </w:p>
    <w:p w14:paraId="1B49102E" w14:textId="77777777" w:rsidR="007F43E6" w:rsidRPr="007F43E6" w:rsidRDefault="007F43E6"/>
    <w:sectPr w:rsidR="007F43E6" w:rsidRPr="007F43E6" w:rsidSect="001A3FFC">
      <w:pgSz w:w="12240" w:h="15840"/>
      <w:pgMar w:top="1440" w:right="1800" w:bottom="1440" w:left="1800" w:header="720" w:footer="720" w:gutter="0"/>
      <w:pgNumType w:start="1"/>
      <w:cols w:space="720"/>
      <w:titlePg/>
      <w:docGrid w:linePitch="360"/>
      <w:sectPrChange w:id="965" w:author="Jimmy Duggan" w:date="2015-10-12T17:01:00Z">
        <w:sectPr w:rsidR="007F43E6" w:rsidRPr="007F43E6" w:rsidSect="001A3FFC">
          <w:pgMar w:top="1440" w:right="1800" w:bottom="1440" w:left="1800" w:header="720" w:footer="720" w:gutter="0"/>
          <w:titlePg w:val="0"/>
        </w:sectPr>
      </w:sectPrChang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50" w:author="Timothy Wilkins" w:date="2015-10-12T17:02:00Z" w:initials="TW">
    <w:p w14:paraId="4253D040" w14:textId="6C69D4DE" w:rsidR="00EB7304" w:rsidRDefault="00EB7304" w:rsidP="001A3FFC">
      <w:pPr>
        <w:pStyle w:val="CommentText"/>
      </w:pPr>
      <w:r>
        <w:rPr>
          <w:rStyle w:val="CommentReference"/>
        </w:rPr>
        <w:annotationRef/>
      </w:r>
      <w:r>
        <w:t>We can change this. Just wanted something as a place holder.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253D04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C7EEC4" w14:textId="77777777" w:rsidR="00D05D24" w:rsidRDefault="00D05D24" w:rsidP="001A3FFC">
      <w:r>
        <w:separator/>
      </w:r>
    </w:p>
  </w:endnote>
  <w:endnote w:type="continuationSeparator" w:id="0">
    <w:p w14:paraId="4290B5FA" w14:textId="77777777" w:rsidR="00D05D24" w:rsidRDefault="00D05D24" w:rsidP="001A3F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F681F" w14:textId="77777777" w:rsidR="00EB7304" w:rsidRPr="00F17C9C" w:rsidRDefault="00EB7304">
    <w:pPr>
      <w:rPr>
        <w:ins w:id="405" w:author="Jimmy Duggan" w:date="2015-10-12T16:52:00Z"/>
        <w:snapToGrid w:val="0"/>
      </w:rPr>
      <w:pPrChange w:id="406" w:author="Jimmy Duggan" w:date="2015-10-12T17:02:00Z">
        <w:pPr>
          <w:spacing w:after="200" w:line="276" w:lineRule="auto"/>
        </w:pPr>
      </w:pPrChange>
    </w:pPr>
    <w:ins w:id="407" w:author="Jimmy Duggan" w:date="2015-10-12T16:52:00Z">
      <w:r w:rsidRPr="00F17C9C">
        <w:rPr>
          <w:noProof/>
        </w:rPr>
        <mc:AlternateContent>
          <mc:Choice Requires="wps">
            <w:drawing>
              <wp:anchor distT="0" distB="0" distL="114300" distR="114300" simplePos="0" relativeHeight="251661312" behindDoc="0" locked="0" layoutInCell="1" allowOverlap="1" wp14:anchorId="707CE3AB" wp14:editId="09F31142">
                <wp:simplePos x="0" y="0"/>
                <wp:positionH relativeFrom="column">
                  <wp:posOffset>-47625</wp:posOffset>
                </wp:positionH>
                <wp:positionV relativeFrom="paragraph">
                  <wp:posOffset>107950</wp:posOffset>
                </wp:positionV>
                <wp:extent cx="6038850" cy="0"/>
                <wp:effectExtent l="0" t="0" r="19050" b="19050"/>
                <wp:wrapNone/>
                <wp:docPr id="3"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11BA54" id="Line 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8.5pt" to="471.7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"/>
            </w:pict>
          </mc:Fallback>
        </mc:AlternateContent>
      </w:r>
    </w:ins>
  </w:p>
  <w:p w14:paraId="2F176A89" w14:textId="6C09D480" w:rsidR="00EB7304" w:rsidRDefault="00EB7304">
    <w:pPr>
      <w:pPrChange w:id="408" w:author="Jimmy Duggan" w:date="2015-10-12T17:02:00Z">
        <w:pPr>
          <w:pStyle w:val="Footer"/>
        </w:pPr>
      </w:pPrChange>
    </w:pPr>
    <w:ins w:id="409" w:author="Jimmy Duggan" w:date="2015-10-12T16:52:00Z">
      <w:r w:rsidRPr="00F17C9C">
        <w:rPr>
          <w:snapToGrid w:val="0"/>
        </w:rPr>
        <w:t xml:space="preserve"> </w:t>
      </w:r>
      <w:r w:rsidRPr="00F17C9C">
        <w:rPr>
          <w:snapToGrid w:val="0"/>
        </w:rPr>
        <w:fldChar w:fldCharType="begin"/>
      </w:r>
      <w:r w:rsidRPr="00F17C9C">
        <w:rPr>
          <w:snapToGrid w:val="0"/>
        </w:rPr>
        <w:instrText xml:space="preserve"> DATE \@ "M/d/yyyy" </w:instrText>
      </w:r>
      <w:r w:rsidRPr="00F17C9C">
        <w:rPr>
          <w:snapToGrid w:val="0"/>
        </w:rPr>
        <w:fldChar w:fldCharType="separate"/>
      </w:r>
    </w:ins>
    <w:ins w:id="410" w:author="RYAN WILKINS" w:date="2015-10-19T17:59:00Z">
      <w:r>
        <w:rPr>
          <w:noProof/>
          <w:snapToGrid w:val="0"/>
        </w:rPr>
        <w:t>10/19/2015</w:t>
      </w:r>
    </w:ins>
    <w:ins w:id="411" w:author="Jimmy Duggan" w:date="2015-10-12T16:52:00Z">
      <w:del w:id="412" w:author="RYAN WILKINS" w:date="2015-10-13T17:38:00Z">
        <w:r w:rsidRPr="00F17C9C" w:rsidDel="00BB062D">
          <w:rPr>
            <w:noProof/>
            <w:snapToGrid w:val="0"/>
          </w:rPr>
          <w:delText>10/12/2015</w:delText>
        </w:r>
      </w:del>
      <w:r w:rsidRPr="00F17C9C">
        <w:rPr>
          <w:snapToGrid w:val="0"/>
        </w:rPr>
        <w:fldChar w:fldCharType="end"/>
      </w:r>
      <w:r w:rsidRPr="00F17C9C">
        <w:rPr>
          <w:snapToGrid w:val="0"/>
        </w:rPr>
        <w:tab/>
      </w:r>
      <w:r w:rsidRPr="00F17C9C">
        <w:rPr>
          <w:snapToGrid w:val="0"/>
        </w:rPr>
        <w:fldChar w:fldCharType="begin"/>
      </w:r>
      <w:r w:rsidRPr="00F17C9C">
        <w:rPr>
          <w:snapToGrid w:val="0"/>
        </w:rPr>
        <w:instrText xml:space="preserve"> TIME \@ "h:mm:ss am/pm" </w:instrText>
      </w:r>
      <w:r w:rsidRPr="00F17C9C">
        <w:rPr>
          <w:snapToGrid w:val="0"/>
        </w:rPr>
        <w:fldChar w:fldCharType="separate"/>
      </w:r>
    </w:ins>
    <w:ins w:id="413" w:author="RYAN WILKINS" w:date="2015-10-19T17:59:00Z">
      <w:r>
        <w:rPr>
          <w:noProof/>
          <w:snapToGrid w:val="0"/>
        </w:rPr>
        <w:t>5:59:27 PM</w:t>
      </w:r>
    </w:ins>
    <w:ins w:id="414" w:author="Jimmy Duggan" w:date="2015-10-12T16:52:00Z">
      <w:del w:id="415" w:author="RYAN WILKINS" w:date="2015-10-13T17:38:00Z">
        <w:r w:rsidRPr="00F17C9C" w:rsidDel="00BB062D">
          <w:rPr>
            <w:noProof/>
            <w:snapToGrid w:val="0"/>
          </w:rPr>
          <w:delText>4:49:56 PM</w:delText>
        </w:r>
      </w:del>
      <w:r w:rsidRPr="00F17C9C">
        <w:rPr>
          <w:snapToGrid w:val="0"/>
        </w:rPr>
        <w:fldChar w:fldCharType="end"/>
      </w:r>
      <w:r w:rsidRPr="00F17C9C">
        <w:rPr>
          <w:snapToGrid w:val="0"/>
        </w:rPr>
        <w:t xml:space="preserve">            </w:t>
      </w:r>
      <w:r w:rsidRPr="00F17C9C">
        <w:tab/>
      </w:r>
      <w:r w:rsidRPr="00F17C9C">
        <w:tab/>
      </w:r>
      <w:r w:rsidRPr="00F17C9C">
        <w:tab/>
      </w:r>
      <w:r>
        <w:tab/>
      </w:r>
      <w:r>
        <w:tab/>
      </w:r>
      <w:r>
        <w:tab/>
      </w:r>
      <w:r>
        <w:tab/>
        <w:t xml:space="preserve">      </w:t>
      </w:r>
      <w:r w:rsidRPr="00F17C9C">
        <w:t xml:space="preserve"> </w:t>
      </w:r>
      <w:r w:rsidRPr="00F17C9C">
        <w:fldChar w:fldCharType="begin"/>
      </w:r>
      <w:r w:rsidRPr="00F17C9C">
        <w:instrText xml:space="preserve"> PAGE   \* MERGEFORMAT </w:instrText>
      </w:r>
      <w:r w:rsidRPr="00F17C9C">
        <w:fldChar w:fldCharType="separate"/>
      </w:r>
    </w:ins>
    <w:r w:rsidR="00D319B9">
      <w:rPr>
        <w:noProof/>
      </w:rPr>
      <w:t>7</w:t>
    </w:r>
    <w:ins w:id="416" w:author="Jimmy Duggan" w:date="2015-10-12T16:52:00Z">
      <w:r w:rsidRPr="00F17C9C">
        <w:rPr>
          <w:noProof/>
        </w:rPr>
        <w:fldChar w:fldCharType="end"/>
      </w:r>
      <w:r w:rsidRPr="00F17C9C">
        <w:t xml:space="preserve"> </w:t>
      </w:r>
    </w:ins>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102FA" w14:textId="77777777" w:rsidR="00EB7304" w:rsidRPr="00F17C9C" w:rsidRDefault="00EB7304">
    <w:pPr>
      <w:rPr>
        <w:ins w:id="418" w:author="Jimmy Duggan" w:date="2015-10-12T17:01:00Z"/>
        <w:snapToGrid w:val="0"/>
      </w:rPr>
      <w:pPrChange w:id="419" w:author="Jimmy Duggan" w:date="2015-10-12T17:02:00Z">
        <w:pPr>
          <w:spacing w:after="200" w:line="276" w:lineRule="auto"/>
        </w:pPr>
      </w:pPrChange>
    </w:pPr>
    <w:ins w:id="420" w:author="Jimmy Duggan" w:date="2015-10-12T17:01:00Z">
      <w:r w:rsidRPr="00F17C9C">
        <w:rPr>
          <w:noProof/>
        </w:rPr>
        <mc:AlternateContent>
          <mc:Choice Requires="wps">
            <w:drawing>
              <wp:anchor distT="0" distB="0" distL="114300" distR="114300" simplePos="0" relativeHeight="251665408" behindDoc="0" locked="0" layoutInCell="1" allowOverlap="1" wp14:anchorId="7D462239" wp14:editId="51B8DBD2">
                <wp:simplePos x="0" y="0"/>
                <wp:positionH relativeFrom="column">
                  <wp:posOffset>-47625</wp:posOffset>
                </wp:positionH>
                <wp:positionV relativeFrom="paragraph">
                  <wp:posOffset>146050</wp:posOffset>
                </wp:positionV>
                <wp:extent cx="6038850" cy="0"/>
                <wp:effectExtent l="0" t="0" r="19050" b="19050"/>
                <wp:wrapNone/>
                <wp:docPr id="6"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835652"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1.5pt" to="471.7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"/>
            </w:pict>
          </mc:Fallback>
        </mc:AlternateContent>
      </w:r>
    </w:ins>
  </w:p>
  <w:p w14:paraId="738A0BFE" w14:textId="230EAE66" w:rsidR="00EB7304" w:rsidRDefault="00EB7304">
    <w:pPr>
      <w:pPrChange w:id="421" w:author="Jimmy Duggan" w:date="2015-10-12T17:02:00Z">
        <w:pPr>
          <w:pStyle w:val="Footer"/>
        </w:pPr>
      </w:pPrChange>
    </w:pPr>
    <w:ins w:id="422" w:author="Jimmy Duggan" w:date="2015-10-12T17:01:00Z">
      <w:r w:rsidRPr="00F17C9C">
        <w:rPr>
          <w:snapToGrid w:val="0"/>
        </w:rPr>
        <w:t xml:space="preserve"> </w:t>
      </w:r>
      <w:r w:rsidRPr="00F17C9C">
        <w:rPr>
          <w:snapToGrid w:val="0"/>
        </w:rPr>
        <w:fldChar w:fldCharType="begin"/>
      </w:r>
      <w:r w:rsidRPr="00F17C9C">
        <w:rPr>
          <w:snapToGrid w:val="0"/>
        </w:rPr>
        <w:instrText xml:space="preserve"> DATE \@ "M/d/yyyy" </w:instrText>
      </w:r>
      <w:r w:rsidRPr="00F17C9C">
        <w:rPr>
          <w:snapToGrid w:val="0"/>
        </w:rPr>
        <w:fldChar w:fldCharType="separate"/>
      </w:r>
    </w:ins>
    <w:ins w:id="423" w:author="RYAN WILKINS" w:date="2015-10-19T17:59:00Z">
      <w:r>
        <w:rPr>
          <w:noProof/>
          <w:snapToGrid w:val="0"/>
        </w:rPr>
        <w:t>10/19/2015</w:t>
      </w:r>
    </w:ins>
    <w:ins w:id="424" w:author="Jimmy Duggan" w:date="2015-10-12T17:01:00Z">
      <w:del w:id="425" w:author="RYAN WILKINS" w:date="2015-10-13T17:38:00Z">
        <w:r w:rsidRPr="00F17C9C" w:rsidDel="00BB062D">
          <w:rPr>
            <w:noProof/>
            <w:snapToGrid w:val="0"/>
          </w:rPr>
          <w:delText>10/12/2015</w:delText>
        </w:r>
      </w:del>
      <w:r w:rsidRPr="00F17C9C">
        <w:rPr>
          <w:snapToGrid w:val="0"/>
        </w:rPr>
        <w:fldChar w:fldCharType="end"/>
      </w:r>
      <w:r w:rsidRPr="00F17C9C">
        <w:rPr>
          <w:snapToGrid w:val="0"/>
        </w:rPr>
        <w:tab/>
      </w:r>
      <w:r w:rsidRPr="00F17C9C">
        <w:rPr>
          <w:snapToGrid w:val="0"/>
        </w:rPr>
        <w:fldChar w:fldCharType="begin"/>
      </w:r>
      <w:r w:rsidRPr="00F17C9C">
        <w:rPr>
          <w:snapToGrid w:val="0"/>
        </w:rPr>
        <w:instrText xml:space="preserve"> TIME \@ "h:mm:ss am/pm" </w:instrText>
      </w:r>
      <w:r w:rsidRPr="00F17C9C">
        <w:rPr>
          <w:snapToGrid w:val="0"/>
        </w:rPr>
        <w:fldChar w:fldCharType="separate"/>
      </w:r>
    </w:ins>
    <w:ins w:id="426" w:author="RYAN WILKINS" w:date="2015-10-19T17:59:00Z">
      <w:r>
        <w:rPr>
          <w:noProof/>
          <w:snapToGrid w:val="0"/>
        </w:rPr>
        <w:t>5:59:27 PM</w:t>
      </w:r>
    </w:ins>
    <w:ins w:id="427" w:author="Jimmy Duggan" w:date="2015-10-12T17:01:00Z">
      <w:del w:id="428" w:author="RYAN WILKINS" w:date="2015-10-13T17:38:00Z">
        <w:r w:rsidRPr="00F17C9C" w:rsidDel="00BB062D">
          <w:rPr>
            <w:noProof/>
            <w:snapToGrid w:val="0"/>
          </w:rPr>
          <w:delText>4:49:56 PM</w:delText>
        </w:r>
      </w:del>
      <w:r w:rsidRPr="00F17C9C">
        <w:rPr>
          <w:snapToGrid w:val="0"/>
        </w:rPr>
        <w:fldChar w:fldCharType="end"/>
      </w:r>
      <w:r w:rsidRPr="00F17C9C">
        <w:rPr>
          <w:snapToGrid w:val="0"/>
        </w:rPr>
        <w:t xml:space="preserve">            </w:t>
      </w:r>
      <w:r w:rsidRPr="00F17C9C">
        <w:tab/>
      </w:r>
      <w:r w:rsidRPr="00F17C9C">
        <w:tab/>
      </w:r>
      <w:r w:rsidRPr="00F17C9C">
        <w:tab/>
      </w:r>
      <w:r>
        <w:tab/>
      </w:r>
      <w:r>
        <w:tab/>
      </w:r>
      <w:r>
        <w:tab/>
      </w:r>
      <w:r>
        <w:tab/>
        <w:t xml:space="preserve">      </w:t>
      </w:r>
      <w:r w:rsidRPr="00F17C9C">
        <w:t xml:space="preserve"> </w:t>
      </w:r>
      <w:r w:rsidRPr="00F17C9C">
        <w:fldChar w:fldCharType="begin"/>
      </w:r>
      <w:r w:rsidRPr="00F17C9C">
        <w:instrText xml:space="preserve"> PAGE   \* MERGEFORMAT </w:instrText>
      </w:r>
      <w:r w:rsidRPr="00F17C9C">
        <w:fldChar w:fldCharType="separate"/>
      </w:r>
    </w:ins>
    <w:r w:rsidR="00D319B9">
      <w:rPr>
        <w:noProof/>
      </w:rPr>
      <w:t>1</w:t>
    </w:r>
    <w:ins w:id="429" w:author="Jimmy Duggan" w:date="2015-10-12T17:01:00Z">
      <w:r w:rsidRPr="00F17C9C">
        <w:rPr>
          <w:noProof/>
        </w:rPr>
        <w:fldChar w:fldCharType="end"/>
      </w:r>
      <w:r w:rsidRPr="00F17C9C">
        <w:t xml:space="preserve"> </w:t>
      </w:r>
    </w:ins>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23293C" w14:textId="77777777" w:rsidR="00D05D24" w:rsidRDefault="00D05D24" w:rsidP="001A3FFC">
      <w:r>
        <w:separator/>
      </w:r>
    </w:p>
  </w:footnote>
  <w:footnote w:type="continuationSeparator" w:id="0">
    <w:p w14:paraId="62196461" w14:textId="77777777" w:rsidR="00D05D24" w:rsidRDefault="00D05D24" w:rsidP="001A3FF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91E67" w14:textId="7590A7EE" w:rsidR="00EB7304" w:rsidRPr="00515BB6" w:rsidRDefault="00EB7304" w:rsidP="001A3FFC">
    <w:pPr>
      <w:pStyle w:val="Header"/>
      <w:rPr>
        <w:ins w:id="403" w:author="Jimmy Duggan" w:date="2015-10-12T16:51:00Z"/>
      </w:rPr>
    </w:pPr>
    <w:ins w:id="404" w:author="Jimmy Duggan" w:date="2015-10-12T16:51:00Z">
      <w:r w:rsidRPr="00515BB6">
        <w:rPr>
          <w:b/>
          <w:noProof/>
        </w:rPr>
        <mc:AlternateContent>
          <mc:Choice Requires="wps">
            <w:drawing>
              <wp:anchor distT="0" distB="0" distL="114300" distR="114300" simplePos="0" relativeHeight="251659264" behindDoc="0" locked="0" layoutInCell="1" allowOverlap="1" wp14:anchorId="4B101DE0" wp14:editId="4456E6A7">
                <wp:simplePos x="0" y="0"/>
                <wp:positionH relativeFrom="column">
                  <wp:posOffset>-9525</wp:posOffset>
                </wp:positionH>
                <wp:positionV relativeFrom="paragraph">
                  <wp:posOffset>180975</wp:posOffset>
                </wp:positionV>
                <wp:extent cx="6086475" cy="0"/>
                <wp:effectExtent l="0" t="0" r="9525" b="19050"/>
                <wp:wrapNone/>
                <wp:docPr id="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64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FC1FB0" id="Line 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Lb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LJlS&#10;2xICAAAoBAAADgAAAAAAAAAAAAAAAAAuAgAAZHJzL2Uyb0RvYy54bWxQSwECLQAUAAYACAAAACEA&#10;O1kQXt0AAAAIAQAADwAAAAAAAAAAAAAAAABsBAAAZHJzL2Rvd25yZXYueG1sUEsFBgAAAAAEAAQA&#10;8wAAAHYFAAAAAA==&#10;"/>
            </w:pict>
          </mc:Fallback>
        </mc:AlternateContent>
      </w:r>
      <w:r>
        <w:t>Software Test Plan</w:t>
      </w:r>
    </w:ins>
  </w:p>
  <w:p w14:paraId="2126F9F0" w14:textId="77777777" w:rsidR="00EB7304" w:rsidRDefault="00EB730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E229D" w14:textId="0C0D0F1F" w:rsidR="00EB7304" w:rsidRDefault="00EB7304">
    <w:pPr>
      <w:pStyle w:val="Header"/>
    </w:pPr>
    <w:ins w:id="417" w:author="Jimmy Duggan" w:date="2015-10-12T17:00:00Z">
      <w:r w:rsidRPr="00515BB6">
        <w:rPr>
          <w:b/>
          <w:noProof/>
        </w:rPr>
        <mc:AlternateContent>
          <mc:Choice Requires="wps">
            <w:drawing>
              <wp:anchor distT="0" distB="0" distL="114300" distR="114300" simplePos="0" relativeHeight="251663360" behindDoc="0" locked="0" layoutInCell="1" allowOverlap="1" wp14:anchorId="0ED904EF" wp14:editId="369EFAEC">
                <wp:simplePos x="0" y="0"/>
                <wp:positionH relativeFrom="column">
                  <wp:posOffset>-9525</wp:posOffset>
                </wp:positionH>
                <wp:positionV relativeFrom="paragraph">
                  <wp:posOffset>180975</wp:posOffset>
                </wp:positionV>
                <wp:extent cx="6086475" cy="0"/>
                <wp:effectExtent l="0" t="0" r="9525" b="19050"/>
                <wp:wrapNone/>
                <wp:docPr id="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64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CEE921" id="Line 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tet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igLX&#10;rRICAAAoBAAADgAAAAAAAAAAAAAAAAAuAgAAZHJzL2Uyb0RvYy54bWxQSwECLQAUAAYACAAAACEA&#10;O1kQXt0AAAAIAQAADwAAAAAAAAAAAAAAAABsBAAAZHJzL2Rvd25yZXYueG1sUEsFBgAAAAAEAAQA&#10;8wAAAHYFAAAAAA==&#10;"/>
            </w:pict>
          </mc:Fallback>
        </mc:AlternateContent>
      </w:r>
      <w:r>
        <w:t>Software Test Plan</w:t>
      </w:r>
      <w:r>
        <w:tab/>
      </w:r>
    </w:ins>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353E9"/>
    <w:multiLevelType w:val="hybridMultilevel"/>
    <w:tmpl w:val="A7D63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75185"/>
    <w:multiLevelType w:val="hybridMultilevel"/>
    <w:tmpl w:val="453A1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EF05BA"/>
    <w:multiLevelType w:val="hybridMultilevel"/>
    <w:tmpl w:val="C9CE9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C1CB9"/>
    <w:multiLevelType w:val="hybridMultilevel"/>
    <w:tmpl w:val="20721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5" w15:restartNumberingAfterBreak="0">
    <w:nsid w:val="20B57BF0"/>
    <w:multiLevelType w:val="hybridMultilevel"/>
    <w:tmpl w:val="D47E7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CF686A"/>
    <w:multiLevelType w:val="hybridMultilevel"/>
    <w:tmpl w:val="D1A66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4F5A20"/>
    <w:multiLevelType w:val="hybridMultilevel"/>
    <w:tmpl w:val="88C42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A677D2"/>
    <w:multiLevelType w:val="hybridMultilevel"/>
    <w:tmpl w:val="2D08F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01381C"/>
    <w:multiLevelType w:val="hybridMultilevel"/>
    <w:tmpl w:val="A944088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780B198D"/>
    <w:multiLevelType w:val="multilevel"/>
    <w:tmpl w:val="DC7868B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
  </w:num>
  <w:num w:numId="2">
    <w:abstractNumId w:val="7"/>
  </w:num>
  <w:num w:numId="3">
    <w:abstractNumId w:val="3"/>
  </w:num>
  <w:num w:numId="4">
    <w:abstractNumId w:val="0"/>
  </w:num>
  <w:num w:numId="5">
    <w:abstractNumId w:val="8"/>
  </w:num>
  <w:num w:numId="6">
    <w:abstractNumId w:val="5"/>
  </w:num>
  <w:num w:numId="7">
    <w:abstractNumId w:val="6"/>
  </w:num>
  <w:num w:numId="8">
    <w:abstractNumId w:val="10"/>
  </w:num>
  <w:num w:numId="9">
    <w:abstractNumId w:val="4"/>
  </w:num>
  <w:num w:numId="10">
    <w:abstractNumId w:val="9"/>
  </w:num>
  <w:num w:numId="11">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YAN WILKINS">
    <w15:presenceInfo w15:providerId="AD" w15:userId="S-1-5-21-388346161-3423704722-1773025836-179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6633"/>
    <w:rsid w:val="00013886"/>
    <w:rsid w:val="00024D0B"/>
    <w:rsid w:val="00031DB5"/>
    <w:rsid w:val="00085A27"/>
    <w:rsid w:val="000E3701"/>
    <w:rsid w:val="0010117B"/>
    <w:rsid w:val="001371F9"/>
    <w:rsid w:val="001458CA"/>
    <w:rsid w:val="00151B57"/>
    <w:rsid w:val="00155B84"/>
    <w:rsid w:val="00170D1F"/>
    <w:rsid w:val="00170FE8"/>
    <w:rsid w:val="001723D0"/>
    <w:rsid w:val="001730A1"/>
    <w:rsid w:val="00174F05"/>
    <w:rsid w:val="00190FBB"/>
    <w:rsid w:val="001A3FFC"/>
    <w:rsid w:val="001B13E8"/>
    <w:rsid w:val="001D6A1E"/>
    <w:rsid w:val="001E1159"/>
    <w:rsid w:val="001F048E"/>
    <w:rsid w:val="001F36DC"/>
    <w:rsid w:val="00214DF4"/>
    <w:rsid w:val="00215118"/>
    <w:rsid w:val="002164C2"/>
    <w:rsid w:val="00230F97"/>
    <w:rsid w:val="00236633"/>
    <w:rsid w:val="0028005F"/>
    <w:rsid w:val="0028047C"/>
    <w:rsid w:val="00285048"/>
    <w:rsid w:val="00286677"/>
    <w:rsid w:val="00294AD7"/>
    <w:rsid w:val="002A11AE"/>
    <w:rsid w:val="002B10EC"/>
    <w:rsid w:val="002F4442"/>
    <w:rsid w:val="003044D5"/>
    <w:rsid w:val="00306AE0"/>
    <w:rsid w:val="003133F6"/>
    <w:rsid w:val="003165CF"/>
    <w:rsid w:val="00347CC1"/>
    <w:rsid w:val="00352AA3"/>
    <w:rsid w:val="00356CA7"/>
    <w:rsid w:val="00370492"/>
    <w:rsid w:val="0038686F"/>
    <w:rsid w:val="00396475"/>
    <w:rsid w:val="003A4ADA"/>
    <w:rsid w:val="003A4F1A"/>
    <w:rsid w:val="003D2F0E"/>
    <w:rsid w:val="003E35F7"/>
    <w:rsid w:val="003F48FA"/>
    <w:rsid w:val="00410527"/>
    <w:rsid w:val="00442E9C"/>
    <w:rsid w:val="0045465B"/>
    <w:rsid w:val="00460378"/>
    <w:rsid w:val="00484ACE"/>
    <w:rsid w:val="004C384B"/>
    <w:rsid w:val="004D3669"/>
    <w:rsid w:val="00540A29"/>
    <w:rsid w:val="00555998"/>
    <w:rsid w:val="00570C57"/>
    <w:rsid w:val="005B3D2E"/>
    <w:rsid w:val="005B4447"/>
    <w:rsid w:val="005B6629"/>
    <w:rsid w:val="005C0D80"/>
    <w:rsid w:val="005D7EC7"/>
    <w:rsid w:val="005E1930"/>
    <w:rsid w:val="006166A4"/>
    <w:rsid w:val="006173FF"/>
    <w:rsid w:val="00626C1A"/>
    <w:rsid w:val="006316CA"/>
    <w:rsid w:val="00636DF5"/>
    <w:rsid w:val="00640306"/>
    <w:rsid w:val="00657478"/>
    <w:rsid w:val="006766EC"/>
    <w:rsid w:val="00682F7B"/>
    <w:rsid w:val="00694263"/>
    <w:rsid w:val="006963FC"/>
    <w:rsid w:val="006B2F13"/>
    <w:rsid w:val="006C2C14"/>
    <w:rsid w:val="006D43A4"/>
    <w:rsid w:val="006E62F5"/>
    <w:rsid w:val="006F4EC8"/>
    <w:rsid w:val="0070618B"/>
    <w:rsid w:val="007250A4"/>
    <w:rsid w:val="00765E94"/>
    <w:rsid w:val="00772D9B"/>
    <w:rsid w:val="007A65C0"/>
    <w:rsid w:val="007B3912"/>
    <w:rsid w:val="007E5FE6"/>
    <w:rsid w:val="007E64FC"/>
    <w:rsid w:val="007F316D"/>
    <w:rsid w:val="007F43E6"/>
    <w:rsid w:val="00817F4A"/>
    <w:rsid w:val="00846616"/>
    <w:rsid w:val="00851369"/>
    <w:rsid w:val="00855F45"/>
    <w:rsid w:val="00864D6B"/>
    <w:rsid w:val="008838C4"/>
    <w:rsid w:val="0089090A"/>
    <w:rsid w:val="008A6496"/>
    <w:rsid w:val="008B136A"/>
    <w:rsid w:val="008D6509"/>
    <w:rsid w:val="008F599F"/>
    <w:rsid w:val="009220FA"/>
    <w:rsid w:val="00931454"/>
    <w:rsid w:val="009437C7"/>
    <w:rsid w:val="00975B5D"/>
    <w:rsid w:val="0098548D"/>
    <w:rsid w:val="0099052E"/>
    <w:rsid w:val="00A44C39"/>
    <w:rsid w:val="00A6542B"/>
    <w:rsid w:val="00A93837"/>
    <w:rsid w:val="00AB4424"/>
    <w:rsid w:val="00AC672F"/>
    <w:rsid w:val="00AE6E84"/>
    <w:rsid w:val="00AF03BF"/>
    <w:rsid w:val="00B02FAA"/>
    <w:rsid w:val="00B051E3"/>
    <w:rsid w:val="00B164E1"/>
    <w:rsid w:val="00B1783A"/>
    <w:rsid w:val="00B67514"/>
    <w:rsid w:val="00B94FD3"/>
    <w:rsid w:val="00B973F3"/>
    <w:rsid w:val="00BA1300"/>
    <w:rsid w:val="00BB062D"/>
    <w:rsid w:val="00BC59B6"/>
    <w:rsid w:val="00BD4722"/>
    <w:rsid w:val="00BF3CFF"/>
    <w:rsid w:val="00C04C4B"/>
    <w:rsid w:val="00C061E5"/>
    <w:rsid w:val="00C143BE"/>
    <w:rsid w:val="00C162FA"/>
    <w:rsid w:val="00C5286C"/>
    <w:rsid w:val="00C549DC"/>
    <w:rsid w:val="00C60DD9"/>
    <w:rsid w:val="00C72C5A"/>
    <w:rsid w:val="00C82D28"/>
    <w:rsid w:val="00CB58CD"/>
    <w:rsid w:val="00CD2BE4"/>
    <w:rsid w:val="00CE72F6"/>
    <w:rsid w:val="00CF01E4"/>
    <w:rsid w:val="00D05D24"/>
    <w:rsid w:val="00D319B9"/>
    <w:rsid w:val="00D32CED"/>
    <w:rsid w:val="00D47023"/>
    <w:rsid w:val="00D5038F"/>
    <w:rsid w:val="00D641B9"/>
    <w:rsid w:val="00D720F0"/>
    <w:rsid w:val="00D75D87"/>
    <w:rsid w:val="00D92FBA"/>
    <w:rsid w:val="00D978A9"/>
    <w:rsid w:val="00DA4839"/>
    <w:rsid w:val="00DA7E7C"/>
    <w:rsid w:val="00DE489A"/>
    <w:rsid w:val="00E367DE"/>
    <w:rsid w:val="00E47F54"/>
    <w:rsid w:val="00E92C0E"/>
    <w:rsid w:val="00EB7304"/>
    <w:rsid w:val="00EF44EB"/>
    <w:rsid w:val="00EF47D3"/>
    <w:rsid w:val="00F0700B"/>
    <w:rsid w:val="00F121AD"/>
    <w:rsid w:val="00F17C9C"/>
    <w:rsid w:val="00F258DF"/>
    <w:rsid w:val="00F30600"/>
    <w:rsid w:val="00F60428"/>
    <w:rsid w:val="00F655F3"/>
    <w:rsid w:val="00F86551"/>
    <w:rsid w:val="00F90A19"/>
    <w:rsid w:val="00FB0BF4"/>
    <w:rsid w:val="00FC0F3B"/>
    <w:rsid w:val="00FC6721"/>
    <w:rsid w:val="00FF4B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803CA33"/>
  <w14:defaultImageDpi w14:val="300"/>
  <w15:docId w15:val="{9E962ED6-FBFF-4DF4-B551-1CF438A4F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3FFC"/>
    <w:rPr>
      <w:rFonts w:ascii="Times New Roman" w:hAnsi="Times New Roman" w:cs="Times New Roman"/>
    </w:rPr>
  </w:style>
  <w:style w:type="paragraph" w:styleId="Heading1">
    <w:name w:val="heading 1"/>
    <w:basedOn w:val="Normal"/>
    <w:next w:val="Normal"/>
    <w:link w:val="Heading1Char"/>
    <w:uiPriority w:val="9"/>
    <w:qFormat/>
    <w:rsid w:val="00F17C9C"/>
    <w:pPr>
      <w:keepNext/>
      <w:keepLines/>
      <w:numPr>
        <w:numId w:val="8"/>
      </w:numPr>
      <w:spacing w:before="48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link w:val="Heading2Char"/>
    <w:uiPriority w:val="9"/>
    <w:unhideWhenUsed/>
    <w:qFormat/>
    <w:rsid w:val="001A3FFC"/>
    <w:pPr>
      <w:keepNext/>
      <w:keepLines/>
      <w:numPr>
        <w:ilvl w:val="1"/>
        <w:numId w:val="8"/>
      </w:numPr>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98548D"/>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A3FFC"/>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A3FFC"/>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A3FFC"/>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17C9C"/>
    <w:pPr>
      <w:keepNext/>
      <w:keepLines/>
      <w:numPr>
        <w:ilvl w:val="6"/>
        <w:numId w:val="8"/>
      </w:numPr>
      <w:spacing w:before="20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A3FFC"/>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A3FFC"/>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663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3663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17C9C"/>
    <w:rPr>
      <w:rFonts w:asciiTheme="majorHAnsi" w:eastAsiaTheme="majorEastAsia" w:hAnsiTheme="majorHAnsi" w:cstheme="majorBidi"/>
      <w:b/>
      <w:bCs/>
      <w:color w:val="345A8A" w:themeColor="accent1" w:themeShade="B5"/>
      <w:sz w:val="36"/>
      <w:szCs w:val="36"/>
    </w:rPr>
  </w:style>
  <w:style w:type="character" w:customStyle="1" w:styleId="Heading2Char">
    <w:name w:val="Heading 2 Char"/>
    <w:basedOn w:val="DefaultParagraphFont"/>
    <w:link w:val="Heading2"/>
    <w:uiPriority w:val="9"/>
    <w:rsid w:val="001A3FFC"/>
    <w:rPr>
      <w:rFonts w:asciiTheme="majorHAnsi" w:eastAsiaTheme="majorEastAsia" w:hAnsiTheme="majorHAnsi" w:cstheme="majorBidi"/>
      <w:b/>
      <w:bCs/>
      <w:color w:val="4F81BD" w:themeColor="accent1"/>
      <w:sz w:val="28"/>
      <w:szCs w:val="28"/>
    </w:rPr>
  </w:style>
  <w:style w:type="paragraph" w:styleId="TOCHeading">
    <w:name w:val="TOC Heading"/>
    <w:basedOn w:val="Heading1"/>
    <w:next w:val="Normal"/>
    <w:uiPriority w:val="39"/>
    <w:unhideWhenUsed/>
    <w:qFormat/>
    <w:rsid w:val="007F43E6"/>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7F43E6"/>
    <w:pPr>
      <w:spacing w:before="120"/>
    </w:pPr>
    <w:rPr>
      <w:b/>
    </w:rPr>
  </w:style>
  <w:style w:type="paragraph" w:styleId="TOC2">
    <w:name w:val="toc 2"/>
    <w:basedOn w:val="Normal"/>
    <w:next w:val="Normal"/>
    <w:autoRedefine/>
    <w:uiPriority w:val="39"/>
    <w:unhideWhenUsed/>
    <w:rsid w:val="007F43E6"/>
    <w:pPr>
      <w:ind w:left="240"/>
    </w:pPr>
    <w:rPr>
      <w:b/>
      <w:sz w:val="22"/>
      <w:szCs w:val="22"/>
    </w:rPr>
  </w:style>
  <w:style w:type="paragraph" w:styleId="BalloonText">
    <w:name w:val="Balloon Text"/>
    <w:basedOn w:val="Normal"/>
    <w:link w:val="BalloonTextChar"/>
    <w:uiPriority w:val="99"/>
    <w:semiHidden/>
    <w:unhideWhenUsed/>
    <w:rsid w:val="007F43E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F43E6"/>
    <w:rPr>
      <w:rFonts w:ascii="Lucida Grande" w:hAnsi="Lucida Grande" w:cs="Lucida Grande"/>
      <w:sz w:val="18"/>
      <w:szCs w:val="18"/>
    </w:rPr>
  </w:style>
  <w:style w:type="paragraph" w:styleId="TOC3">
    <w:name w:val="toc 3"/>
    <w:basedOn w:val="Normal"/>
    <w:next w:val="Normal"/>
    <w:autoRedefine/>
    <w:uiPriority w:val="39"/>
    <w:unhideWhenUsed/>
    <w:rsid w:val="007F43E6"/>
    <w:pPr>
      <w:ind w:left="480"/>
    </w:pPr>
    <w:rPr>
      <w:sz w:val="22"/>
      <w:szCs w:val="22"/>
    </w:rPr>
  </w:style>
  <w:style w:type="paragraph" w:styleId="TOC4">
    <w:name w:val="toc 4"/>
    <w:basedOn w:val="Normal"/>
    <w:next w:val="Normal"/>
    <w:autoRedefine/>
    <w:uiPriority w:val="39"/>
    <w:semiHidden/>
    <w:unhideWhenUsed/>
    <w:rsid w:val="007F43E6"/>
    <w:pPr>
      <w:ind w:left="720"/>
    </w:pPr>
    <w:rPr>
      <w:sz w:val="20"/>
      <w:szCs w:val="20"/>
    </w:rPr>
  </w:style>
  <w:style w:type="paragraph" w:styleId="TOC5">
    <w:name w:val="toc 5"/>
    <w:basedOn w:val="Normal"/>
    <w:next w:val="Normal"/>
    <w:autoRedefine/>
    <w:uiPriority w:val="39"/>
    <w:semiHidden/>
    <w:unhideWhenUsed/>
    <w:rsid w:val="007F43E6"/>
    <w:pPr>
      <w:ind w:left="960"/>
    </w:pPr>
    <w:rPr>
      <w:sz w:val="20"/>
      <w:szCs w:val="20"/>
    </w:rPr>
  </w:style>
  <w:style w:type="paragraph" w:styleId="TOC6">
    <w:name w:val="toc 6"/>
    <w:basedOn w:val="Normal"/>
    <w:next w:val="Normal"/>
    <w:autoRedefine/>
    <w:uiPriority w:val="39"/>
    <w:semiHidden/>
    <w:unhideWhenUsed/>
    <w:rsid w:val="007F43E6"/>
    <w:pPr>
      <w:ind w:left="1200"/>
    </w:pPr>
    <w:rPr>
      <w:sz w:val="20"/>
      <w:szCs w:val="20"/>
    </w:rPr>
  </w:style>
  <w:style w:type="paragraph" w:styleId="TOC7">
    <w:name w:val="toc 7"/>
    <w:basedOn w:val="Normal"/>
    <w:next w:val="Normal"/>
    <w:autoRedefine/>
    <w:uiPriority w:val="39"/>
    <w:semiHidden/>
    <w:unhideWhenUsed/>
    <w:rsid w:val="007F43E6"/>
    <w:pPr>
      <w:ind w:left="1440"/>
    </w:pPr>
    <w:rPr>
      <w:sz w:val="20"/>
      <w:szCs w:val="20"/>
    </w:rPr>
  </w:style>
  <w:style w:type="paragraph" w:styleId="TOC8">
    <w:name w:val="toc 8"/>
    <w:basedOn w:val="Normal"/>
    <w:next w:val="Normal"/>
    <w:autoRedefine/>
    <w:uiPriority w:val="39"/>
    <w:semiHidden/>
    <w:unhideWhenUsed/>
    <w:rsid w:val="007F43E6"/>
    <w:pPr>
      <w:ind w:left="1680"/>
    </w:pPr>
    <w:rPr>
      <w:sz w:val="20"/>
      <w:szCs w:val="20"/>
    </w:rPr>
  </w:style>
  <w:style w:type="paragraph" w:styleId="TOC9">
    <w:name w:val="toc 9"/>
    <w:basedOn w:val="Normal"/>
    <w:next w:val="Normal"/>
    <w:autoRedefine/>
    <w:uiPriority w:val="39"/>
    <w:semiHidden/>
    <w:unhideWhenUsed/>
    <w:rsid w:val="007F43E6"/>
    <w:pPr>
      <w:ind w:left="1920"/>
    </w:pPr>
    <w:rPr>
      <w:sz w:val="20"/>
      <w:szCs w:val="20"/>
    </w:rPr>
  </w:style>
  <w:style w:type="character" w:customStyle="1" w:styleId="Heading3Char">
    <w:name w:val="Heading 3 Char"/>
    <w:basedOn w:val="DefaultParagraphFont"/>
    <w:link w:val="Heading3"/>
    <w:uiPriority w:val="9"/>
    <w:rsid w:val="0098548D"/>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294AD7"/>
    <w:rPr>
      <w:sz w:val="18"/>
      <w:szCs w:val="18"/>
    </w:rPr>
  </w:style>
  <w:style w:type="paragraph" w:styleId="CommentText">
    <w:name w:val="annotation text"/>
    <w:basedOn w:val="Normal"/>
    <w:link w:val="CommentTextChar"/>
    <w:uiPriority w:val="99"/>
    <w:unhideWhenUsed/>
    <w:rsid w:val="00294AD7"/>
  </w:style>
  <w:style w:type="character" w:customStyle="1" w:styleId="CommentTextChar">
    <w:name w:val="Comment Text Char"/>
    <w:basedOn w:val="DefaultParagraphFont"/>
    <w:link w:val="CommentText"/>
    <w:uiPriority w:val="99"/>
    <w:rsid w:val="00294AD7"/>
  </w:style>
  <w:style w:type="paragraph" w:styleId="CommentSubject">
    <w:name w:val="annotation subject"/>
    <w:basedOn w:val="CommentText"/>
    <w:next w:val="CommentText"/>
    <w:link w:val="CommentSubjectChar"/>
    <w:uiPriority w:val="99"/>
    <w:semiHidden/>
    <w:unhideWhenUsed/>
    <w:rsid w:val="00294AD7"/>
    <w:rPr>
      <w:b/>
      <w:bCs/>
      <w:sz w:val="20"/>
      <w:szCs w:val="20"/>
    </w:rPr>
  </w:style>
  <w:style w:type="character" w:customStyle="1" w:styleId="CommentSubjectChar">
    <w:name w:val="Comment Subject Char"/>
    <w:basedOn w:val="CommentTextChar"/>
    <w:link w:val="CommentSubject"/>
    <w:uiPriority w:val="99"/>
    <w:semiHidden/>
    <w:rsid w:val="00294AD7"/>
    <w:rPr>
      <w:b/>
      <w:bCs/>
      <w:sz w:val="20"/>
      <w:szCs w:val="20"/>
    </w:rPr>
  </w:style>
  <w:style w:type="paragraph" w:styleId="ListParagraph">
    <w:name w:val="List Paragraph"/>
    <w:basedOn w:val="Normal"/>
    <w:uiPriority w:val="34"/>
    <w:qFormat/>
    <w:rsid w:val="00170FE8"/>
    <w:pPr>
      <w:ind w:left="720"/>
      <w:contextualSpacing/>
    </w:pPr>
  </w:style>
  <w:style w:type="character" w:styleId="Hyperlink">
    <w:name w:val="Hyperlink"/>
    <w:basedOn w:val="DefaultParagraphFont"/>
    <w:uiPriority w:val="99"/>
    <w:unhideWhenUsed/>
    <w:rsid w:val="0038686F"/>
    <w:rPr>
      <w:color w:val="0000FF" w:themeColor="hyperlink"/>
      <w:u w:val="single"/>
    </w:rPr>
  </w:style>
  <w:style w:type="paragraph" w:styleId="Subtitle">
    <w:name w:val="Subtitle"/>
    <w:basedOn w:val="Normal"/>
    <w:next w:val="Normal"/>
    <w:link w:val="SubtitleChar"/>
    <w:uiPriority w:val="11"/>
    <w:qFormat/>
    <w:rsid w:val="00F17C9C"/>
    <w:pPr>
      <w:numPr>
        <w:ilvl w:val="1"/>
      </w:numPr>
      <w:spacing w:after="200" w:line="276" w:lineRule="auto"/>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F17C9C"/>
    <w:rPr>
      <w:rFonts w:asciiTheme="majorHAnsi" w:eastAsiaTheme="majorEastAsia" w:hAnsiTheme="majorHAnsi" w:cstheme="majorBidi"/>
      <w:i/>
      <w:iCs/>
      <w:color w:val="4F81BD" w:themeColor="accent1"/>
      <w:spacing w:val="15"/>
      <w:lang w:eastAsia="ja-JP"/>
    </w:rPr>
  </w:style>
  <w:style w:type="character" w:customStyle="1" w:styleId="Heading7Char">
    <w:name w:val="Heading 7 Char"/>
    <w:basedOn w:val="DefaultParagraphFont"/>
    <w:link w:val="Heading7"/>
    <w:uiPriority w:val="9"/>
    <w:semiHidden/>
    <w:rsid w:val="00F17C9C"/>
    <w:rPr>
      <w:rFonts w:asciiTheme="majorHAnsi" w:eastAsiaTheme="majorEastAsia" w:hAnsiTheme="majorHAnsi" w:cstheme="majorBidi"/>
      <w:i/>
      <w:iCs/>
      <w:color w:val="404040" w:themeColor="text1" w:themeTint="BF"/>
    </w:rPr>
  </w:style>
  <w:style w:type="paragraph" w:styleId="Header">
    <w:name w:val="header"/>
    <w:basedOn w:val="Normal"/>
    <w:link w:val="HeaderChar"/>
    <w:uiPriority w:val="99"/>
    <w:unhideWhenUsed/>
    <w:rsid w:val="00F17C9C"/>
    <w:pPr>
      <w:tabs>
        <w:tab w:val="center" w:pos="4680"/>
        <w:tab w:val="right" w:pos="9360"/>
      </w:tabs>
    </w:pPr>
  </w:style>
  <w:style w:type="character" w:customStyle="1" w:styleId="HeaderChar">
    <w:name w:val="Header Char"/>
    <w:basedOn w:val="DefaultParagraphFont"/>
    <w:link w:val="Header"/>
    <w:uiPriority w:val="99"/>
    <w:rsid w:val="00F17C9C"/>
  </w:style>
  <w:style w:type="paragraph" w:styleId="Footer">
    <w:name w:val="footer"/>
    <w:basedOn w:val="Normal"/>
    <w:link w:val="FooterChar"/>
    <w:uiPriority w:val="99"/>
    <w:unhideWhenUsed/>
    <w:rsid w:val="00F17C9C"/>
    <w:pPr>
      <w:tabs>
        <w:tab w:val="center" w:pos="4680"/>
        <w:tab w:val="right" w:pos="9360"/>
      </w:tabs>
    </w:pPr>
  </w:style>
  <w:style w:type="character" w:customStyle="1" w:styleId="FooterChar">
    <w:name w:val="Footer Char"/>
    <w:basedOn w:val="DefaultParagraphFont"/>
    <w:link w:val="Footer"/>
    <w:uiPriority w:val="99"/>
    <w:rsid w:val="00F17C9C"/>
  </w:style>
  <w:style w:type="paragraph" w:customStyle="1" w:styleId="BodyText1">
    <w:name w:val="Body Text 1"/>
    <w:basedOn w:val="BodyText2"/>
    <w:rsid w:val="00F17C9C"/>
    <w:pPr>
      <w:spacing w:line="240" w:lineRule="auto"/>
    </w:pPr>
    <w:rPr>
      <w:rFonts w:eastAsia="Times New Roman"/>
    </w:rPr>
  </w:style>
  <w:style w:type="paragraph" w:customStyle="1" w:styleId="TableHeading">
    <w:name w:val="Table Heading"/>
    <w:basedOn w:val="BodyText2"/>
    <w:rsid w:val="00F17C9C"/>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F17C9C"/>
    <w:pPr>
      <w:spacing w:after="120" w:line="480" w:lineRule="auto"/>
    </w:pPr>
  </w:style>
  <w:style w:type="character" w:customStyle="1" w:styleId="BodyText2Char">
    <w:name w:val="Body Text 2 Char"/>
    <w:basedOn w:val="DefaultParagraphFont"/>
    <w:link w:val="BodyText2"/>
    <w:uiPriority w:val="99"/>
    <w:semiHidden/>
    <w:rsid w:val="00F17C9C"/>
  </w:style>
  <w:style w:type="character" w:customStyle="1" w:styleId="Heading4Char">
    <w:name w:val="Heading 4 Char"/>
    <w:basedOn w:val="DefaultParagraphFont"/>
    <w:link w:val="Heading4"/>
    <w:uiPriority w:val="9"/>
    <w:semiHidden/>
    <w:rsid w:val="001A3FF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A3FF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A3FF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1A3FF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A3FFC"/>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oleObject" Target="file:///C:\Users\rwilkins\Documents\GitHub\med656\Medical%20Project%20Proposal.docx" TargetMode="External"/><Relationship Id="rId2" Type="http://schemas.openxmlformats.org/officeDocument/2006/relationships/numbering" Target="numbering.xml"/><Relationship Id="rId16" Type="http://schemas.openxmlformats.org/officeDocument/2006/relationships/image" Target="media/image3.em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microsoft.com/office/2011/relationships/commentsExtended" Target="commentsExtended.xml"/><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omments" Target="comments.xm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974B783930347AA8DEFFE7A66F1BE18"/>
        <w:category>
          <w:name w:val="General"/>
          <w:gallery w:val="placeholder"/>
        </w:category>
        <w:types>
          <w:type w:val="bbPlcHdr"/>
        </w:types>
        <w:behaviors>
          <w:behavior w:val="content"/>
        </w:behaviors>
        <w:guid w:val="{A44B6653-333A-4A06-9127-336C4B2E724D}"/>
      </w:docPartPr>
      <w:docPartBody>
        <w:p w:rsidR="00E83BEC" w:rsidRDefault="00E83BEC" w:rsidP="00E83BEC">
          <w:pPr>
            <w:pStyle w:val="C974B783930347AA8DEFFE7A66F1BE18"/>
          </w:pPr>
          <w:r>
            <w:rPr>
              <w:rFonts w:asciiTheme="majorHAnsi" w:hAnsiTheme="majorHAnsi"/>
              <w:sz w:val="80"/>
              <w:szCs w:val="80"/>
            </w:rPr>
            <w:t>[Type the document title]</w:t>
          </w:r>
        </w:p>
      </w:docPartBody>
    </w:docPart>
    <w:docPart>
      <w:docPartPr>
        <w:name w:val="7EAD650E5BCF4CDC8D60BFBCB5A88063"/>
        <w:category>
          <w:name w:val="General"/>
          <w:gallery w:val="placeholder"/>
        </w:category>
        <w:types>
          <w:type w:val="bbPlcHdr"/>
        </w:types>
        <w:behaviors>
          <w:behavior w:val="content"/>
        </w:behaviors>
        <w:guid w:val="{B621DCD6-C635-4BBE-A215-C0D518C5995E}"/>
      </w:docPartPr>
      <w:docPartBody>
        <w:p w:rsidR="00E83BEC" w:rsidRDefault="00E83BEC" w:rsidP="00E83BEC">
          <w:pPr>
            <w:pStyle w:val="7EAD650E5BCF4CDC8D60BFBCB5A88063"/>
          </w:pPr>
          <w:r>
            <w:rPr>
              <w:rFonts w:asciiTheme="majorHAnsi" w:hAnsiTheme="majorHAns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3BEC"/>
    <w:rsid w:val="00397A4D"/>
    <w:rsid w:val="008311CB"/>
    <w:rsid w:val="00E73E1E"/>
    <w:rsid w:val="00E83B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74B783930347AA8DEFFE7A66F1BE18">
    <w:name w:val="C974B783930347AA8DEFFE7A66F1BE18"/>
    <w:rsid w:val="00E83BEC"/>
  </w:style>
  <w:style w:type="paragraph" w:customStyle="1" w:styleId="7EAD650E5BCF4CDC8D60BFBCB5A88063">
    <w:name w:val="7EAD650E5BCF4CDC8D60BFBCB5A88063"/>
    <w:rsid w:val="00E83BEC"/>
  </w:style>
  <w:style w:type="paragraph" w:customStyle="1" w:styleId="DB49379B27F74265B4E60F4438820B73">
    <w:name w:val="DB49379B27F74265B4E60F4438820B73"/>
    <w:rsid w:val="00E83BE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58C35C-6E5D-4274-8457-5E2F78E5A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11</Pages>
  <Words>3064</Words>
  <Characters>17468</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UAHealth Bit Vault Software Test Plan</vt:lpstr>
    </vt:vector>
  </TitlesOfParts>
  <Company/>
  <LinksUpToDate>false</LinksUpToDate>
  <CharactersWithSpaces>20492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UAHealth Bit Vault Software Test Plan</dc:title>
  <dc:subject>CPE 656/658 Software Studio </dc:subject>
  <dc:creator>Timothy Ryan Wilkins</dc:creator>
  <cp:keywords/>
  <dc:description/>
  <cp:lastModifiedBy>RYAN WILKINS</cp:lastModifiedBy>
  <cp:revision>157</cp:revision>
  <dcterms:created xsi:type="dcterms:W3CDTF">2015-09-30T23:11:00Z</dcterms:created>
  <dcterms:modified xsi:type="dcterms:W3CDTF">2015-10-20T00:05:00Z</dcterms:modified>
</cp:coreProperties>
</file>