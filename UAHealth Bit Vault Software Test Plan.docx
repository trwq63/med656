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0E177E"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customXmlInsRangeEnd w:id="3"/>
                    <w:proofErr w:type="spellStart"/>
                    <w:ins w:id="4" w:author="Jimmy Duggan" w:date="2015-10-12T16:49:00Z">
                      <w:r w:rsidR="00F17C9C" w:rsidRPr="001A3FFC">
                        <w:rPr>
                          <w:sz w:val="96"/>
                          <w:szCs w:val="96"/>
                          <w:rPrChange w:id="5" w:author="Jimmy Duggan" w:date="2015-10-12T17:04:00Z">
                            <w:rPr/>
                          </w:rPrChange>
                        </w:rPr>
                        <w:t>UAHealth</w:t>
                      </w:r>
                      <w:proofErr w:type="spellEnd"/>
                      <w:r w:rsidR="00F17C9C" w:rsidRPr="001A3FFC">
                        <w:rPr>
                          <w:sz w:val="96"/>
                          <w:szCs w:val="96"/>
                          <w:rPrChange w:id="6" w:author="Jimmy Duggan" w:date="2015-10-12T17:04:00Z">
                            <w:rPr/>
                          </w:rPrChange>
                        </w:rPr>
                        <w:t xml:space="preserve"> Bit Vault </w:t>
                      </w:r>
                    </w:ins>
                    <w:ins w:id="7" w:author="Jimmy Duggan" w:date="2015-10-12T16:52:00Z">
                      <w:r w:rsidR="00F17C9C" w:rsidRPr="001A3FFC">
                        <w:rPr>
                          <w:sz w:val="96"/>
                          <w:szCs w:val="96"/>
                          <w:rPrChange w:id="8" w:author="Jimmy Duggan" w:date="2015-10-12T17:04:00Z">
                            <w:rPr/>
                          </w:rPrChange>
                        </w:rPr>
                        <w:t>Software</w:t>
                      </w:r>
                    </w:ins>
                    <w:ins w:id="9" w:author="Jimmy Duggan" w:date="2015-10-12T16:49:00Z">
                      <w:r w:rsidR="00F17C9C" w:rsidRPr="001A3FFC">
                        <w:rPr>
                          <w:sz w:val="96"/>
                          <w:szCs w:val="96"/>
                          <w:rPrChange w:id="10" w:author="Jimmy Duggan" w:date="2015-10-12T17:04:00Z">
                            <w:rPr/>
                          </w:rPrChange>
                        </w:rPr>
                        <w:t xml:space="preserve"> Test Plan</w:t>
                      </w:r>
                    </w:ins>
                    <w:customXmlInsRangeStart w:id="11" w:author="Jimmy Duggan" w:date="2015-10-12T16:49:00Z"/>
                  </w:sdtContent>
                </w:sdt>
                <w:customXmlInsRangeEnd w:id="11"/>
              </w:p>
            </w:tc>
          </w:tr>
          <w:tr w:rsidR="00F17C9C" w14:paraId="38E5A236" w14:textId="77777777">
            <w:trPr>
              <w:ins w:id="12" w:author="Jimmy Duggan" w:date="2015-10-12T16:49:00Z"/>
            </w:trPr>
            <w:tc>
              <w:tcPr>
                <w:tcW w:w="0" w:type="auto"/>
                <w:vAlign w:val="bottom"/>
              </w:tcPr>
              <w:p w14:paraId="315F87B3" w14:textId="12A623A2" w:rsidR="00F17C9C" w:rsidRDefault="000E177E" w:rsidP="002D56AC">
                <w:pPr>
                  <w:pStyle w:val="Subtitle"/>
                  <w:rPr>
                    <w:ins w:id="13" w:author="Jimmy Duggan" w:date="2015-10-12T16:49:00Z"/>
                  </w:rPr>
                </w:pPr>
                <w:customXmlInsRangeStart w:id="14"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rFonts w:eastAsiaTheme="majorEastAsia"/>
                        <w:b/>
                        <w:bCs/>
                        <w:i/>
                        <w:iCs/>
                        <w:color w:val="000000" w:themeColor="text1"/>
                        <w:sz w:val="28"/>
                        <w:szCs w:val="28"/>
                      </w:rPr>
                    </w:rPrChange>
                  </w:rPr>
                  <w:pPrChange w:id="21" w:author="Jimmy Duggan" w:date="2015-10-12T17:04:00Z">
                    <w:pPr>
                      <w:keepNext/>
                      <w:keepLines/>
                      <w:framePr w:hSpace="187" w:wrap="around" w:hAnchor="margin" w:yAlign="center"/>
                      <w:numPr>
                        <w:ilvl w:val="3"/>
                        <w:numId w:val="8"/>
                      </w:numPr>
                      <w:spacing w:before="200" w:line="276" w:lineRule="auto"/>
                      <w:ind w:left="864" w:hanging="864"/>
                      <w:outlineLvl w:val="3"/>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rFonts w:eastAsiaTheme="majorEastAsia"/>
                        <w:b/>
                        <w:bCs/>
                        <w:i/>
                        <w:iCs/>
                        <w:color w:val="000000" w:themeColor="text1"/>
                        <w:sz w:val="20"/>
                        <w:szCs w:val="28"/>
                      </w:rPr>
                    </w:rPrChange>
                  </w:rPr>
                  <w:pPrChange w:id="27" w:author="Jimmy Duggan" w:date="2015-10-12T17:04:00Z">
                    <w:pPr>
                      <w:keepNext/>
                      <w:keepLines/>
                      <w:framePr w:hSpace="187" w:wrap="around" w:hAnchor="margin" w:yAlign="center"/>
                      <w:numPr>
                        <w:ilvl w:val="3"/>
                        <w:numId w:val="8"/>
                      </w:numPr>
                      <w:spacing w:before="200"/>
                      <w:ind w:left="864" w:hanging="864"/>
                      <w:outlineLvl w:val="3"/>
                    </w:pPr>
                  </w:pPrChange>
                </w:pPr>
                <w:ins w:id="28" w:author="Jimmy Duggan" w:date="2015-10-12T16:50:00Z">
                  <w:r w:rsidRPr="00F17C9C">
                    <w:rPr>
                      <w:rPrChange w:id="29" w:author="Jimmy Duggan" w:date="2015-10-12T16:51:00Z">
                        <w:rPr>
                          <w:color w:val="000000" w:themeColor="text1"/>
                          <w:szCs w:val="28"/>
                        </w:rPr>
                      </w:rPrChange>
                    </w:rPr>
                    <w:t xml:space="preserve">Whit J. </w:t>
                  </w:r>
                  <w:proofErr w:type="spellStart"/>
                  <w:r w:rsidRPr="00F17C9C">
                    <w:rPr>
                      <w:rPrChange w:id="30" w:author="Jimmy Duggan" w:date="2015-10-12T16:51:00Z">
                        <w:rPr>
                          <w:color w:val="000000" w:themeColor="text1"/>
                          <w:szCs w:val="28"/>
                        </w:rPr>
                      </w:rPrChange>
                    </w:rPr>
                    <w:t>Sisulak</w:t>
                  </w:r>
                  <w:proofErr w:type="spellEnd"/>
                </w:ins>
              </w:p>
              <w:p w14:paraId="6F50D8F8" w14:textId="77777777" w:rsidR="00F17C9C" w:rsidRPr="00F17C9C" w:rsidRDefault="00F17C9C">
                <w:pPr>
                  <w:spacing w:line="360" w:lineRule="auto"/>
                  <w:rPr>
                    <w:ins w:id="31" w:author="Jimmy Duggan" w:date="2015-10-12T16:50:00Z"/>
                    <w:rPrChange w:id="32" w:author="Jimmy Duggan" w:date="2015-10-12T16:51:00Z">
                      <w:rPr>
                        <w:ins w:id="33" w:author="Jimmy Duggan" w:date="2015-10-12T16:50:00Z"/>
                        <w:rFonts w:eastAsiaTheme="majorEastAsia"/>
                        <w:b/>
                        <w:bCs/>
                        <w:i/>
                        <w:iCs/>
                        <w:color w:val="000000" w:themeColor="text1"/>
                        <w:sz w:val="28"/>
                        <w:szCs w:val="28"/>
                      </w:rPr>
                    </w:rPrChange>
                  </w:rPr>
                  <w:pPrChange w:id="34" w:author="Jimmy Duggan" w:date="2015-10-12T17:04:00Z">
                    <w:pPr>
                      <w:keepNext/>
                      <w:keepLines/>
                      <w:framePr w:hSpace="187" w:wrap="around" w:hAnchor="margin" w:yAlign="center"/>
                      <w:numPr>
                        <w:ilvl w:val="3"/>
                        <w:numId w:val="8"/>
                      </w:numPr>
                      <w:spacing w:before="200" w:line="276" w:lineRule="auto"/>
                      <w:ind w:left="864" w:hanging="864"/>
                      <w:outlineLvl w:val="3"/>
                    </w:pPr>
                  </w:pPrChange>
                </w:pPr>
                <w:ins w:id="35" w:author="Jimmy Duggan" w:date="2015-10-12T16:50:00Z">
                  <w:r w:rsidRPr="00F17C9C">
                    <w:rPr>
                      <w:rPrChange w:id="36" w:author="Jimmy Duggan" w:date="2015-10-12T16:51:00Z">
                        <w:rPr>
                          <w:color w:val="000000" w:themeColor="text1"/>
                          <w:szCs w:val="28"/>
                        </w:rPr>
                      </w:rPrChange>
                    </w:rPr>
                    <w:t xml:space="preserve">Glen L. </w:t>
                  </w:r>
                  <w:proofErr w:type="spellStart"/>
                  <w:r w:rsidRPr="00F17C9C">
                    <w:rPr>
                      <w:rPrChange w:id="37" w:author="Jimmy Duggan" w:date="2015-10-12T16:51:00Z">
                        <w:rPr>
                          <w:color w:val="000000" w:themeColor="text1"/>
                          <w:szCs w:val="28"/>
                        </w:rPr>
                      </w:rPrChange>
                    </w:rPr>
                    <w:t>Riden</w:t>
                  </w:r>
                  <w:proofErr w:type="spellEnd"/>
                </w:ins>
              </w:p>
              <w:p w14:paraId="5C8CD6B2" w14:textId="0BA08D52" w:rsidR="00F17C9C" w:rsidRDefault="00F17C9C">
                <w:pPr>
                  <w:spacing w:line="360" w:lineRule="auto"/>
                  <w:rPr>
                    <w:ins w:id="38" w:author="Jimmy Duggan" w:date="2015-10-12T16:49:00Z"/>
                  </w:rPr>
                  <w:pPrChange w:id="39" w:author="Jimmy Duggan" w:date="2015-10-12T17:04:00Z">
                    <w:pPr>
                      <w:framePr w:hSpace="187" w:wrap="around" w:hAnchor="margin" w:yAlign="center"/>
                    </w:pPr>
                  </w:pPrChange>
                </w:pPr>
                <w:ins w:id="40" w:author="Jimmy Duggan" w:date="2015-10-12T16:50:00Z">
                  <w:r w:rsidRPr="00F17C9C">
                    <w:rPr>
                      <w:rPrChange w:id="41" w:author="Jimmy Duggan" w:date="2015-10-12T16:51:00Z">
                        <w:rPr>
                          <w:color w:val="000000" w:themeColor="text1"/>
                          <w:szCs w:val="28"/>
                        </w:rPr>
                      </w:rPrChange>
                    </w:rPr>
                    <w:t>James J. Duggan IV</w:t>
                  </w:r>
                </w:ins>
              </w:p>
            </w:tc>
          </w:tr>
        </w:tbl>
        <w:p w14:paraId="435B5DBD" w14:textId="71453D00" w:rsidR="00F17C9C" w:rsidRDefault="00F17C9C">
          <w:pPr>
            <w:rPr>
              <w:ins w:id="42" w:author="Jimmy Duggan" w:date="2015-10-12T16:49:00Z"/>
              <w:rFonts w:asciiTheme="majorHAnsi" w:eastAsiaTheme="majorEastAsia" w:hAnsiTheme="majorHAnsi" w:cstheme="majorBidi"/>
              <w:color w:val="17365D" w:themeColor="text2" w:themeShade="BF"/>
              <w:spacing w:val="5"/>
              <w:kern w:val="28"/>
              <w:sz w:val="52"/>
              <w:szCs w:val="52"/>
            </w:rPr>
          </w:pPr>
          <w:ins w:id="43"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EndPr/>
                                  <w:sdtContent>
                                    <w:p w14:paraId="50A88E29" w14:textId="3E4E3B7B" w:rsidR="003A5EA3" w:rsidRDefault="003A5EA3">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DA600B" w:rsidRDefault="00DA600B">
                                <w:pPr>
                                  <w:pStyle w:val="Subtitle"/>
                                  <w:pPrChange w:id="46" w:author="Jimmy Duggan" w:date="2015-10-12T17:02:00Z">
                                    <w:pPr>
                                      <w:pStyle w:val="Subtitle"/>
                                      <w:spacing w:after="0" w:line="240" w:lineRule="auto"/>
                                    </w:pPr>
                                  </w:pPrChange>
                                </w:pPr>
                                <w:ins w:id="47"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2D56AC" w:rsidDel="00F17C9C" w:rsidRDefault="00236633">
      <w:pPr>
        <w:pStyle w:val="Heading1"/>
        <w:numPr>
          <w:ilvl w:val="0"/>
          <w:numId w:val="0"/>
        </w:numPr>
        <w:ind w:left="432" w:hanging="432"/>
        <w:rPr>
          <w:del w:id="47" w:author="Jimmy Duggan" w:date="2015-10-12T16:51:00Z"/>
        </w:rPr>
        <w:pPrChange w:id="48" w:author="Jimmy Duggan" w:date="2015-10-12T17:02:00Z">
          <w:pPr>
            <w:pStyle w:val="Title"/>
            <w:jc w:val="center"/>
          </w:pPr>
        </w:pPrChange>
      </w:pPr>
      <w:del w:id="49" w:author="Jimmy Duggan" w:date="2015-10-12T16:51:00Z">
        <w:r w:rsidRPr="00F17C9C" w:rsidDel="00F17C9C">
          <w:rPr>
            <w:rPrChange w:id="50"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1" w:author="Jimmy Duggan" w:date="2015-10-12T16:57:00Z"/>
        </w:rPr>
        <w:pPrChange w:id="52" w:author="Jimmy Duggan" w:date="2015-10-12T17:02:00Z">
          <w:pPr>
            <w:pStyle w:val="Heading1"/>
          </w:pPr>
        </w:pPrChange>
      </w:pPr>
      <w:bookmarkStart w:id="53" w:name="_Toc431750915"/>
      <w:bookmarkStart w:id="54" w:name="_Toc431762509"/>
      <w:bookmarkStart w:id="55" w:name="_Toc432431166"/>
      <w:bookmarkStart w:id="56" w:name="_Toc432432708"/>
      <w:ins w:id="57" w:author="Jimmy Duggan" w:date="2015-10-12T16:57:00Z">
        <w:r w:rsidRPr="00F17C9C">
          <w:t>Revision History</w:t>
        </w:r>
        <w:bookmarkEnd w:id="53"/>
        <w:bookmarkEnd w:id="54"/>
        <w:bookmarkEnd w:id="55"/>
        <w:bookmarkEnd w:id="56"/>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9" w:author="Jimmy Duggan" w:date="2015-10-12T16:57:00Z"/>
                <w:u w:val="single"/>
              </w:rPr>
            </w:pPr>
            <w:ins w:id="60"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1" w:author="Jimmy Duggan" w:date="2015-10-12T16:57:00Z"/>
              </w:rPr>
            </w:pPr>
            <w:ins w:id="62"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3" w:author="Jimmy Duggan" w:date="2015-10-12T16:57:00Z"/>
              </w:rPr>
            </w:pPr>
            <w:ins w:id="64"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5" w:author="Jimmy Duggan" w:date="2015-10-12T16:57:00Z"/>
              </w:rPr>
            </w:pPr>
            <w:ins w:id="66" w:author="Jimmy Duggan" w:date="2015-10-12T16:57:00Z">
              <w:r>
                <w:t>Author</w:t>
              </w:r>
            </w:ins>
          </w:p>
        </w:tc>
      </w:tr>
      <w:tr w:rsidR="00F17C9C" w14:paraId="598F4AB4" w14:textId="77777777" w:rsidTr="00F17C9C">
        <w:trPr>
          <w:ins w:id="6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8" w:author="Jimmy Duggan" w:date="2015-10-12T16:57:00Z"/>
              </w:rPr>
            </w:pPr>
            <w:ins w:id="69"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0" w:author="Jimmy Duggan" w:date="2015-10-12T16:57:00Z"/>
              </w:rPr>
            </w:pPr>
            <w:ins w:id="71"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2" w:author="Jimmy Duggan" w:date="2015-10-12T16:57:00Z"/>
              </w:rPr>
            </w:pPr>
            <w:ins w:id="73"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4" w:author="Jimmy Duggan" w:date="2015-10-12T16:57:00Z"/>
              </w:rPr>
            </w:pPr>
            <w:ins w:id="75" w:author="Jimmy Duggan" w:date="2015-10-12T16:57:00Z">
              <w:r>
                <w:t>T. Wilk</w:t>
              </w:r>
              <w:del w:id="76" w:author="RYAN WILKINS" w:date="2015-10-13T17:55:00Z">
                <w:r w:rsidDel="00694263">
                  <w:delText>e</w:delText>
                </w:r>
              </w:del>
            </w:ins>
            <w:ins w:id="77" w:author="RYAN WILKINS" w:date="2015-10-13T17:55:00Z">
              <w:r w:rsidR="00694263">
                <w:t>i</w:t>
              </w:r>
            </w:ins>
            <w:ins w:id="78" w:author="Jimmy Duggan" w:date="2015-10-12T16:57:00Z">
              <w:r>
                <w:t>ns</w:t>
              </w:r>
            </w:ins>
          </w:p>
        </w:tc>
      </w:tr>
      <w:tr w:rsidR="00F17C9C" w14:paraId="20E2DDB5" w14:textId="77777777" w:rsidTr="00F17C9C">
        <w:trPr>
          <w:ins w:id="7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0" w:author="Jimmy Duggan" w:date="2015-10-12T16:57:00Z"/>
              </w:rPr>
            </w:pPr>
            <w:ins w:id="81"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2" w:author="Jimmy Duggan" w:date="2015-10-12T16:57:00Z"/>
              </w:rPr>
            </w:pPr>
            <w:ins w:id="83"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4" w:author="Jimmy Duggan" w:date="2015-10-12T16:57:00Z"/>
              </w:rPr>
            </w:pPr>
            <w:ins w:id="85"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6" w:author="Jimmy Duggan" w:date="2015-10-12T16:57:00Z"/>
              </w:rPr>
            </w:pPr>
            <w:ins w:id="87" w:author="Jimmy Duggan" w:date="2015-10-12T16:57:00Z">
              <w:r>
                <w:t>J. Duggan</w:t>
              </w:r>
            </w:ins>
          </w:p>
        </w:tc>
      </w:tr>
      <w:tr w:rsidR="00F17C9C" w14:paraId="4644B1C7" w14:textId="77777777" w:rsidTr="00F17C9C">
        <w:trPr>
          <w:ins w:id="8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9" w:author="Jimmy Duggan" w:date="2015-10-12T16:57:00Z"/>
              </w:rPr>
            </w:pPr>
            <w:ins w:id="90"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1" w:author="Jimmy Duggan" w:date="2015-10-12T16:57:00Z"/>
              </w:rPr>
            </w:pPr>
            <w:ins w:id="92"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3" w:author="Jimmy Duggan" w:date="2015-10-12T16:57:00Z"/>
              </w:rPr>
            </w:pPr>
            <w:ins w:id="94" w:author="RYAN WILKINS" w:date="2015-10-13T17:54:00Z">
              <w:r>
                <w:t xml:space="preserve">Added section </w:t>
              </w:r>
            </w:ins>
            <w:ins w:id="95" w:author="RYAN WILKINS" w:date="2015-10-13T17:55:00Z">
              <w:r>
                <w:fldChar w:fldCharType="begin"/>
              </w:r>
              <w:r>
                <w:instrText xml:space="preserve"> REF _Ref432522240 \r \h </w:instrText>
              </w:r>
            </w:ins>
            <w:r>
              <w:fldChar w:fldCharType="separate"/>
            </w:r>
            <w:ins w:id="96"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7" w:author="Jimmy Duggan" w:date="2015-10-12T16:57:00Z"/>
              </w:rPr>
            </w:pPr>
            <w:ins w:id="98" w:author="RYAN WILKINS" w:date="2015-10-13T17:55:00Z">
              <w:r>
                <w:t>T. Wilkins</w:t>
              </w:r>
            </w:ins>
          </w:p>
        </w:tc>
      </w:tr>
      <w:tr w:rsidR="00F17C9C" w14:paraId="170140CE" w14:textId="77777777" w:rsidTr="00F17C9C">
        <w:trPr>
          <w:ins w:id="9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100" w:author="Jimmy Duggan" w:date="2015-10-12T16:57:00Z"/>
              </w:rPr>
            </w:pPr>
            <w:ins w:id="101"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102" w:author="Jimmy Duggan" w:date="2015-10-12T16:57:00Z"/>
              </w:rPr>
            </w:pPr>
            <w:ins w:id="103"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4" w:author="Jimmy Duggan" w:date="2015-10-12T16:57:00Z"/>
              </w:rPr>
            </w:pPr>
            <w:ins w:id="105"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6" w:author="Jimmy Duggan" w:date="2015-10-12T16:57:00Z"/>
              </w:rPr>
            </w:pPr>
            <w:ins w:id="107" w:author="Timothy Wilkins" w:date="2015-10-20T19:31:00Z">
              <w:r>
                <w:t>T. Wilkins</w:t>
              </w:r>
            </w:ins>
          </w:p>
        </w:tc>
      </w:tr>
      <w:tr w:rsidR="00C3480D" w14:paraId="4F2E3D6A" w14:textId="77777777" w:rsidTr="00F17C9C">
        <w:trPr>
          <w:ins w:id="108"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9" w:author="Timothy Wilkins" w:date="2015-10-20T19:31:00Z"/>
              </w:rPr>
            </w:pPr>
            <w:ins w:id="110"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11" w:author="Timothy Wilkins" w:date="2015-10-20T19:31:00Z"/>
              </w:rPr>
            </w:pPr>
            <w:ins w:id="112"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3" w:author="Timothy Wilkins" w:date="2015-10-20T19:31:00Z"/>
              </w:rPr>
            </w:pPr>
            <w:ins w:id="114"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5" w:author="Timothy Wilkins" w:date="2015-10-20T19:31:00Z"/>
              </w:rPr>
            </w:pPr>
            <w:ins w:id="116" w:author="Timothy Wilkins" w:date="2015-10-25T18:51:00Z">
              <w:r>
                <w:t>T. Wilkins</w:t>
              </w:r>
            </w:ins>
          </w:p>
        </w:tc>
      </w:tr>
      <w:tr w:rsidR="00A01994" w14:paraId="28992347" w14:textId="77777777" w:rsidTr="00F17C9C">
        <w:trPr>
          <w:ins w:id="117"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rPr>
                <w:ins w:id="118" w:author="Timothy Wilkins" w:date="2015-10-25T18:51:00Z"/>
              </w:rPr>
            </w:pPr>
            <w:ins w:id="119" w:author="Timothy Wilkins" w:date="2015-11-15T17:56:00Z">
              <w:r>
                <w:t>0.6</w:t>
              </w:r>
            </w:ins>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rPr>
                <w:ins w:id="120" w:author="Timothy Wilkins" w:date="2015-10-25T18:51:00Z"/>
              </w:rPr>
            </w:pPr>
            <w:ins w:id="121" w:author="Timothy Wilkins" w:date="2015-11-15T17:56:00Z">
              <w:r>
                <w:t>11/15/15</w:t>
              </w:r>
            </w:ins>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rPr>
                <w:ins w:id="122" w:author="Timothy Wilkins" w:date="2015-10-25T18:51:00Z"/>
              </w:rPr>
            </w:pPr>
            <w:ins w:id="123" w:author="Timothy Wilkins" w:date="2015-11-15T17:57:00Z">
              <w:r>
                <w:t>Finished the first draft</w:t>
              </w:r>
            </w:ins>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rPr>
                <w:ins w:id="124" w:author="Timothy Wilkins" w:date="2015-10-25T18:51:00Z"/>
              </w:rPr>
            </w:pPr>
            <w:ins w:id="125" w:author="Timothy Wilkins" w:date="2015-11-15T17:57:00Z">
              <w:r>
                <w:t>T. Wilkins</w:t>
              </w:r>
            </w:ins>
          </w:p>
        </w:tc>
      </w:tr>
      <w:tr w:rsidR="0007357B" w14:paraId="2021DB9F" w14:textId="77777777" w:rsidTr="00F17C9C">
        <w:trPr>
          <w:ins w:id="126" w:author="Timothy Wilkins" w:date="2015-11-22T17:52:00Z"/>
        </w:trPr>
        <w:tc>
          <w:tcPr>
            <w:tcW w:w="1440" w:type="dxa"/>
            <w:tcBorders>
              <w:top w:val="single" w:sz="4" w:space="0" w:color="auto"/>
              <w:left w:val="single" w:sz="4" w:space="0" w:color="auto"/>
              <w:bottom w:val="single" w:sz="4" w:space="0" w:color="auto"/>
              <w:right w:val="single" w:sz="4" w:space="0" w:color="auto"/>
            </w:tcBorders>
          </w:tcPr>
          <w:p w14:paraId="2B83DB4E" w14:textId="4DF31CC2" w:rsidR="0007357B" w:rsidRDefault="0007357B">
            <w:pPr>
              <w:pStyle w:val="BodyText1"/>
              <w:rPr>
                <w:ins w:id="127" w:author="Timothy Wilkins" w:date="2015-11-22T17:52:00Z"/>
              </w:rPr>
            </w:pPr>
            <w:ins w:id="128" w:author="Timothy Wilkins" w:date="2015-11-22T17:52:00Z">
              <w:r>
                <w:t>0.7</w:t>
              </w:r>
            </w:ins>
          </w:p>
        </w:tc>
        <w:tc>
          <w:tcPr>
            <w:tcW w:w="1620" w:type="dxa"/>
            <w:tcBorders>
              <w:top w:val="single" w:sz="4" w:space="0" w:color="auto"/>
              <w:left w:val="single" w:sz="4" w:space="0" w:color="auto"/>
              <w:bottom w:val="single" w:sz="4" w:space="0" w:color="auto"/>
              <w:right w:val="single" w:sz="4" w:space="0" w:color="auto"/>
            </w:tcBorders>
          </w:tcPr>
          <w:p w14:paraId="7C811713" w14:textId="33BC8296" w:rsidR="0007357B" w:rsidRDefault="0007357B">
            <w:pPr>
              <w:pStyle w:val="BodyText1"/>
              <w:rPr>
                <w:ins w:id="129" w:author="Timothy Wilkins" w:date="2015-11-22T17:52:00Z"/>
              </w:rPr>
            </w:pPr>
            <w:ins w:id="130" w:author="Timothy Wilkins" w:date="2015-11-22T17:53:00Z">
              <w:r>
                <w:t>11/22/15</w:t>
              </w:r>
            </w:ins>
          </w:p>
        </w:tc>
        <w:tc>
          <w:tcPr>
            <w:tcW w:w="3790" w:type="dxa"/>
            <w:tcBorders>
              <w:top w:val="single" w:sz="4" w:space="0" w:color="auto"/>
              <w:left w:val="single" w:sz="4" w:space="0" w:color="auto"/>
              <w:bottom w:val="single" w:sz="4" w:space="0" w:color="auto"/>
              <w:right w:val="single" w:sz="4" w:space="0" w:color="auto"/>
            </w:tcBorders>
          </w:tcPr>
          <w:p w14:paraId="7F5F28A3" w14:textId="61EA95AC" w:rsidR="0007357B" w:rsidRDefault="0007357B">
            <w:pPr>
              <w:pStyle w:val="BodyText1"/>
              <w:rPr>
                <w:ins w:id="131" w:author="Timothy Wilkins" w:date="2015-11-22T17:52:00Z"/>
              </w:rPr>
            </w:pPr>
            <w:ins w:id="132" w:author="Timothy Wilkins" w:date="2015-11-22T17:53:00Z">
              <w:r>
                <w:t>Addressed comments from Program Manager</w:t>
              </w:r>
            </w:ins>
          </w:p>
        </w:tc>
        <w:tc>
          <w:tcPr>
            <w:tcW w:w="1790" w:type="dxa"/>
            <w:tcBorders>
              <w:top w:val="single" w:sz="4" w:space="0" w:color="auto"/>
              <w:left w:val="single" w:sz="4" w:space="0" w:color="auto"/>
              <w:bottom w:val="single" w:sz="4" w:space="0" w:color="auto"/>
              <w:right w:val="single" w:sz="4" w:space="0" w:color="auto"/>
            </w:tcBorders>
          </w:tcPr>
          <w:p w14:paraId="00A6F56C" w14:textId="7F7CD7E0" w:rsidR="0007357B" w:rsidRDefault="0007357B">
            <w:pPr>
              <w:pStyle w:val="BodyText1"/>
              <w:rPr>
                <w:ins w:id="133" w:author="Timothy Wilkins" w:date="2015-11-22T17:52:00Z"/>
              </w:rPr>
            </w:pPr>
            <w:ins w:id="134" w:author="Timothy Wilkins" w:date="2015-11-22T17:53:00Z">
              <w:r>
                <w:t>T. Wilkins</w:t>
              </w:r>
            </w:ins>
          </w:p>
        </w:tc>
      </w:tr>
      <w:tr w:rsidR="00303114" w14:paraId="686312DD" w14:textId="77777777" w:rsidTr="00F17C9C">
        <w:trPr>
          <w:ins w:id="135" w:author="Timothy Ryan Wilkins" w:date="2015-11-26T10:10:00Z"/>
        </w:trPr>
        <w:tc>
          <w:tcPr>
            <w:tcW w:w="1440" w:type="dxa"/>
            <w:tcBorders>
              <w:top w:val="single" w:sz="4" w:space="0" w:color="auto"/>
              <w:left w:val="single" w:sz="4" w:space="0" w:color="auto"/>
              <w:bottom w:val="single" w:sz="4" w:space="0" w:color="auto"/>
              <w:right w:val="single" w:sz="4" w:space="0" w:color="auto"/>
            </w:tcBorders>
          </w:tcPr>
          <w:p w14:paraId="1852C496" w14:textId="3BD784D2" w:rsidR="00303114" w:rsidRDefault="00303114">
            <w:pPr>
              <w:pStyle w:val="BodyText1"/>
              <w:rPr>
                <w:ins w:id="136" w:author="Timothy Ryan Wilkins" w:date="2015-11-26T10:10:00Z"/>
              </w:rPr>
            </w:pPr>
            <w:ins w:id="137" w:author="Timothy Ryan Wilkins" w:date="2015-11-26T10:10:00Z">
              <w:r>
                <w:t>0.8</w:t>
              </w:r>
            </w:ins>
          </w:p>
        </w:tc>
        <w:tc>
          <w:tcPr>
            <w:tcW w:w="1620" w:type="dxa"/>
            <w:tcBorders>
              <w:top w:val="single" w:sz="4" w:space="0" w:color="auto"/>
              <w:left w:val="single" w:sz="4" w:space="0" w:color="auto"/>
              <w:bottom w:val="single" w:sz="4" w:space="0" w:color="auto"/>
              <w:right w:val="single" w:sz="4" w:space="0" w:color="auto"/>
            </w:tcBorders>
          </w:tcPr>
          <w:p w14:paraId="3A4C72C1" w14:textId="16270D87" w:rsidR="00303114" w:rsidRDefault="00303114">
            <w:pPr>
              <w:pStyle w:val="BodyText1"/>
              <w:rPr>
                <w:ins w:id="138" w:author="Timothy Ryan Wilkins" w:date="2015-11-26T10:10:00Z"/>
              </w:rPr>
            </w:pPr>
            <w:ins w:id="139" w:author="Timothy Ryan Wilkins" w:date="2015-11-26T10:10:00Z">
              <w:r>
                <w:t>11/26/15</w:t>
              </w:r>
            </w:ins>
          </w:p>
        </w:tc>
        <w:tc>
          <w:tcPr>
            <w:tcW w:w="3790" w:type="dxa"/>
            <w:tcBorders>
              <w:top w:val="single" w:sz="4" w:space="0" w:color="auto"/>
              <w:left w:val="single" w:sz="4" w:space="0" w:color="auto"/>
              <w:bottom w:val="single" w:sz="4" w:space="0" w:color="auto"/>
              <w:right w:val="single" w:sz="4" w:space="0" w:color="auto"/>
            </w:tcBorders>
          </w:tcPr>
          <w:p w14:paraId="21DB1BCC" w14:textId="4D1BBF0D" w:rsidR="00303114" w:rsidRDefault="00303114">
            <w:pPr>
              <w:pStyle w:val="BodyText1"/>
              <w:rPr>
                <w:ins w:id="140" w:author="Timothy Ryan Wilkins" w:date="2015-11-26T10:10:00Z"/>
              </w:rPr>
            </w:pPr>
            <w:ins w:id="141" w:author="Timothy Ryan Wilkins" w:date="2015-11-26T10:10:00Z">
              <w:r>
                <w:t xml:space="preserve">Further defined CM plan for Mock data, moved unit test requirement </w:t>
              </w:r>
            </w:ins>
            <w:ins w:id="142" w:author="Timothy Ryan Wilkins" w:date="2015-11-26T10:12:00Z">
              <w:r w:rsidR="008F0723">
                <w:t xml:space="preserve">from 5.1.3 </w:t>
              </w:r>
            </w:ins>
            <w:ins w:id="143" w:author="Timothy Ryan Wilkins" w:date="2015-11-26T10:10:00Z">
              <w:r>
                <w:t xml:space="preserve">to </w:t>
              </w:r>
            </w:ins>
            <w:ins w:id="144" w:author="Timothy Ryan Wilkins" w:date="2015-11-26T10:11:00Z">
              <w:r w:rsidR="008F0723">
                <w:t>4.1.5</w:t>
              </w:r>
            </w:ins>
          </w:p>
        </w:tc>
        <w:tc>
          <w:tcPr>
            <w:tcW w:w="1790" w:type="dxa"/>
            <w:tcBorders>
              <w:top w:val="single" w:sz="4" w:space="0" w:color="auto"/>
              <w:left w:val="single" w:sz="4" w:space="0" w:color="auto"/>
              <w:bottom w:val="single" w:sz="4" w:space="0" w:color="auto"/>
              <w:right w:val="single" w:sz="4" w:space="0" w:color="auto"/>
            </w:tcBorders>
          </w:tcPr>
          <w:p w14:paraId="6DC63819" w14:textId="22BC5B53" w:rsidR="00303114" w:rsidRDefault="00104242">
            <w:pPr>
              <w:pStyle w:val="BodyText1"/>
              <w:rPr>
                <w:ins w:id="145" w:author="Timothy Ryan Wilkins" w:date="2015-11-26T10:10:00Z"/>
              </w:rPr>
            </w:pPr>
            <w:ins w:id="146" w:author="Timothy Ryan Wilkins" w:date="2015-11-26T19:35:00Z">
              <w:r>
                <w:t>T. Wilkins</w:t>
              </w:r>
            </w:ins>
          </w:p>
        </w:tc>
      </w:tr>
      <w:tr w:rsidR="000E6B46" w14:paraId="22EF801A" w14:textId="77777777" w:rsidTr="00F17C9C">
        <w:trPr>
          <w:ins w:id="147" w:author="Timothy Wilkins" w:date="2015-12-03T18:30:00Z"/>
        </w:trPr>
        <w:tc>
          <w:tcPr>
            <w:tcW w:w="1440" w:type="dxa"/>
            <w:tcBorders>
              <w:top w:val="single" w:sz="4" w:space="0" w:color="auto"/>
              <w:left w:val="single" w:sz="4" w:space="0" w:color="auto"/>
              <w:bottom w:val="single" w:sz="4" w:space="0" w:color="auto"/>
              <w:right w:val="single" w:sz="4" w:space="0" w:color="auto"/>
            </w:tcBorders>
          </w:tcPr>
          <w:p w14:paraId="08016C34" w14:textId="59123000" w:rsidR="000E6B46" w:rsidRDefault="000E6B46">
            <w:pPr>
              <w:pStyle w:val="BodyText1"/>
              <w:rPr>
                <w:ins w:id="148" w:author="Timothy Wilkins" w:date="2015-12-03T18:30:00Z"/>
              </w:rPr>
            </w:pPr>
            <w:ins w:id="149" w:author="Timothy Wilkins" w:date="2015-12-03T18:30:00Z">
              <w:r>
                <w:t>0.9</w:t>
              </w:r>
            </w:ins>
          </w:p>
        </w:tc>
        <w:tc>
          <w:tcPr>
            <w:tcW w:w="1620" w:type="dxa"/>
            <w:tcBorders>
              <w:top w:val="single" w:sz="4" w:space="0" w:color="auto"/>
              <w:left w:val="single" w:sz="4" w:space="0" w:color="auto"/>
              <w:bottom w:val="single" w:sz="4" w:space="0" w:color="auto"/>
              <w:right w:val="single" w:sz="4" w:space="0" w:color="auto"/>
            </w:tcBorders>
          </w:tcPr>
          <w:p w14:paraId="39A0CC5A" w14:textId="29C85694" w:rsidR="000E6B46" w:rsidRDefault="000E6B46">
            <w:pPr>
              <w:pStyle w:val="BodyText1"/>
              <w:rPr>
                <w:ins w:id="150" w:author="Timothy Wilkins" w:date="2015-12-03T18:30:00Z"/>
              </w:rPr>
            </w:pPr>
            <w:ins w:id="151" w:author="Timothy Wilkins" w:date="2015-12-03T18:30:00Z">
              <w:r>
                <w:t>12/03/15</w:t>
              </w:r>
            </w:ins>
          </w:p>
        </w:tc>
        <w:tc>
          <w:tcPr>
            <w:tcW w:w="3790" w:type="dxa"/>
            <w:tcBorders>
              <w:top w:val="single" w:sz="4" w:space="0" w:color="auto"/>
              <w:left w:val="single" w:sz="4" w:space="0" w:color="auto"/>
              <w:bottom w:val="single" w:sz="4" w:space="0" w:color="auto"/>
              <w:right w:val="single" w:sz="4" w:space="0" w:color="auto"/>
            </w:tcBorders>
          </w:tcPr>
          <w:p w14:paraId="68CC5AC8" w14:textId="07C59319" w:rsidR="000E6B46" w:rsidRDefault="000E6B46">
            <w:pPr>
              <w:pStyle w:val="BodyText1"/>
              <w:rPr>
                <w:ins w:id="152" w:author="Timothy Wilkins" w:date="2015-12-03T18:30:00Z"/>
              </w:rPr>
            </w:pPr>
            <w:ins w:id="153" w:author="Timothy Wilkins" w:date="2015-12-03T18:30:00Z">
              <w:r>
                <w:t>Redefined the CM plan for Mock patient data. Edited a few tests to cover holes that were present in the traceability matrix.</w:t>
              </w:r>
            </w:ins>
          </w:p>
        </w:tc>
        <w:tc>
          <w:tcPr>
            <w:tcW w:w="1790" w:type="dxa"/>
            <w:tcBorders>
              <w:top w:val="single" w:sz="4" w:space="0" w:color="auto"/>
              <w:left w:val="single" w:sz="4" w:space="0" w:color="auto"/>
              <w:bottom w:val="single" w:sz="4" w:space="0" w:color="auto"/>
              <w:right w:val="single" w:sz="4" w:space="0" w:color="auto"/>
            </w:tcBorders>
          </w:tcPr>
          <w:p w14:paraId="02C38C71" w14:textId="41A8E745" w:rsidR="000E6B46" w:rsidRDefault="000E6B46">
            <w:pPr>
              <w:pStyle w:val="BodyText1"/>
              <w:rPr>
                <w:ins w:id="154" w:author="Timothy Wilkins" w:date="2015-12-03T18:30:00Z"/>
              </w:rPr>
            </w:pPr>
            <w:ins w:id="155" w:author="Timothy Wilkins" w:date="2015-12-03T18:31:00Z">
              <w:r>
                <w:t>T. Wilkins</w:t>
              </w:r>
            </w:ins>
          </w:p>
        </w:tc>
      </w:tr>
    </w:tbl>
    <w:p w14:paraId="261FE5F2" w14:textId="435C47C6" w:rsidR="00F17C9C" w:rsidRDefault="00F17C9C">
      <w:pPr>
        <w:pStyle w:val="Heading1"/>
        <w:numPr>
          <w:ilvl w:val="0"/>
          <w:numId w:val="0"/>
        </w:numPr>
        <w:ind w:left="432"/>
        <w:rPr>
          <w:ins w:id="156" w:author="Jimmy Duggan" w:date="2015-10-12T16:57:00Z"/>
        </w:rPr>
        <w:pPrChange w:id="157" w:author="Jimmy Duggan" w:date="2015-10-12T17:02:00Z">
          <w:pPr>
            <w:pStyle w:val="Heading1"/>
          </w:pPr>
        </w:pPrChange>
      </w:pPr>
    </w:p>
    <w:p w14:paraId="09252C2D" w14:textId="77777777" w:rsidR="00F17C9C" w:rsidRDefault="00F17C9C">
      <w:pPr>
        <w:rPr>
          <w:ins w:id="158" w:author="Jimmy Duggan" w:date="2015-10-12T16:57:00Z"/>
          <w:rFonts w:asciiTheme="majorHAnsi" w:eastAsiaTheme="majorEastAsia" w:hAnsiTheme="majorHAnsi" w:cstheme="majorBidi"/>
          <w:color w:val="345A8A" w:themeColor="accent1" w:themeShade="B5"/>
          <w:sz w:val="32"/>
          <w:szCs w:val="32"/>
        </w:rPr>
      </w:pPr>
      <w:ins w:id="159"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60" w:author="Jimmy Duggan" w:date="2015-10-12T17:03:00Z">
                <w:rPr/>
              </w:rPrChange>
            </w:rPr>
            <w:pPrChange w:id="161" w:author="Jimmy Duggan" w:date="2015-10-12T17:02:00Z">
              <w:pPr>
                <w:pStyle w:val="TOCHeading"/>
              </w:pPr>
            </w:pPrChange>
          </w:pPr>
          <w:r w:rsidRPr="001A3FFC">
            <w:rPr>
              <w:rStyle w:val="Heading1Char"/>
              <w:rPrChange w:id="162" w:author="Jimmy Duggan" w:date="2015-10-12T17:03:00Z">
                <w:rPr/>
              </w:rPrChange>
            </w:rPr>
            <w:t>Table of Contents</w:t>
          </w:r>
        </w:p>
        <w:p w14:paraId="39E4AD49" w14:textId="77777777" w:rsidR="001A3FFC" w:rsidRDefault="007F43E6">
          <w:pPr>
            <w:pStyle w:val="TOC1"/>
            <w:tabs>
              <w:tab w:val="right" w:leader="dot" w:pos="8630"/>
            </w:tabs>
            <w:rPr>
              <w:ins w:id="163"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64"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65"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66" w:author="Jimmy Duggan" w:date="2015-10-12T17:03:00Z"/>
              <w:rFonts w:asciiTheme="minorHAnsi" w:hAnsiTheme="minorHAnsi" w:cstheme="minorBidi"/>
              <w:b w:val="0"/>
              <w:noProof/>
              <w:sz w:val="22"/>
              <w:szCs w:val="22"/>
            </w:rPr>
          </w:pPr>
          <w:ins w:id="1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68"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69" w:author="Jimmy Duggan" w:date="2015-10-12T17:03:00Z"/>
              <w:rFonts w:asciiTheme="minorHAnsi" w:hAnsiTheme="minorHAnsi" w:cstheme="minorBidi"/>
              <w:b w:val="0"/>
              <w:noProof/>
              <w:sz w:val="22"/>
              <w:szCs w:val="22"/>
            </w:rPr>
          </w:pPr>
          <w:ins w:id="1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71"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72" w:author="Jimmy Duggan" w:date="2015-10-12T17:03:00Z"/>
              <w:rFonts w:asciiTheme="minorHAnsi" w:hAnsiTheme="minorHAnsi" w:cstheme="minorBidi"/>
              <w:b w:val="0"/>
              <w:noProof/>
            </w:rPr>
          </w:pPr>
          <w:ins w:id="1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74"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75" w:author="Jimmy Duggan" w:date="2015-10-12T17:03:00Z"/>
              <w:rFonts w:asciiTheme="minorHAnsi" w:hAnsiTheme="minorHAnsi" w:cstheme="minorBidi"/>
              <w:b w:val="0"/>
              <w:noProof/>
              <w:sz w:val="22"/>
              <w:szCs w:val="22"/>
            </w:rPr>
          </w:pPr>
          <w:ins w:id="1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77"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78" w:author="Jimmy Duggan" w:date="2015-10-12T17:03:00Z"/>
              <w:rFonts w:asciiTheme="minorHAnsi" w:hAnsiTheme="minorHAnsi" w:cstheme="minorBidi"/>
              <w:b w:val="0"/>
              <w:noProof/>
            </w:rPr>
          </w:pPr>
          <w:ins w:id="17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80"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81" w:author="Jimmy Duggan" w:date="2015-10-12T17:03:00Z"/>
              <w:rFonts w:asciiTheme="minorHAnsi" w:hAnsiTheme="minorHAnsi" w:cstheme="minorBidi"/>
              <w:b w:val="0"/>
              <w:noProof/>
            </w:rPr>
          </w:pPr>
          <w:ins w:id="1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83"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84" w:author="Jimmy Duggan" w:date="2015-10-12T17:03:00Z"/>
              <w:rFonts w:asciiTheme="minorHAnsi" w:hAnsiTheme="minorHAnsi" w:cstheme="minorBidi"/>
              <w:b w:val="0"/>
              <w:noProof/>
            </w:rPr>
          </w:pPr>
          <w:ins w:id="18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86"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87" w:author="Jimmy Duggan" w:date="2015-10-12T17:03:00Z"/>
              <w:rFonts w:asciiTheme="minorHAnsi" w:hAnsiTheme="minorHAnsi" w:cstheme="minorBidi"/>
              <w:b w:val="0"/>
              <w:noProof/>
            </w:rPr>
          </w:pPr>
          <w:ins w:id="18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89"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90" w:author="Jimmy Duggan" w:date="2015-10-12T17:03:00Z"/>
              <w:rFonts w:asciiTheme="minorHAnsi" w:hAnsiTheme="minorHAnsi" w:cstheme="minorBidi"/>
              <w:b w:val="0"/>
              <w:noProof/>
              <w:sz w:val="22"/>
              <w:szCs w:val="22"/>
            </w:rPr>
          </w:pPr>
          <w:ins w:id="19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92"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93" w:author="Jimmy Duggan" w:date="2015-10-12T17:03:00Z"/>
              <w:rFonts w:asciiTheme="minorHAnsi" w:hAnsiTheme="minorHAnsi" w:cstheme="minorBidi"/>
              <w:b w:val="0"/>
              <w:noProof/>
              <w:sz w:val="22"/>
              <w:szCs w:val="22"/>
            </w:rPr>
          </w:pPr>
          <w:ins w:id="19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95"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96" w:author="Jimmy Duggan" w:date="2015-10-12T17:03:00Z"/>
              <w:rFonts w:asciiTheme="minorHAnsi" w:hAnsiTheme="minorHAnsi" w:cstheme="minorBidi"/>
              <w:b w:val="0"/>
              <w:noProof/>
            </w:rPr>
          </w:pPr>
          <w:ins w:id="19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98"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99" w:author="Jimmy Duggan" w:date="2015-10-12T17:03:00Z"/>
              <w:rFonts w:asciiTheme="minorHAnsi" w:hAnsiTheme="minorHAnsi" w:cstheme="minorBidi"/>
              <w:noProof/>
            </w:rPr>
          </w:pPr>
          <w:ins w:id="20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201"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202" w:author="Jimmy Duggan" w:date="2015-10-12T17:03:00Z"/>
              <w:rFonts w:asciiTheme="minorHAnsi" w:hAnsiTheme="minorHAnsi" w:cstheme="minorBidi"/>
              <w:noProof/>
            </w:rPr>
          </w:pPr>
          <w:ins w:id="20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204"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205" w:author="Jimmy Duggan" w:date="2015-10-12T17:03:00Z"/>
              <w:rFonts w:asciiTheme="minorHAnsi" w:hAnsiTheme="minorHAnsi" w:cstheme="minorBidi"/>
              <w:noProof/>
            </w:rPr>
          </w:pPr>
          <w:ins w:id="20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207"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208" w:author="Jimmy Duggan" w:date="2015-10-12T17:03:00Z"/>
              <w:rFonts w:asciiTheme="minorHAnsi" w:hAnsiTheme="minorHAnsi" w:cstheme="minorBidi"/>
              <w:noProof/>
            </w:rPr>
          </w:pPr>
          <w:ins w:id="20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210"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211" w:author="Jimmy Duggan" w:date="2015-10-12T17:03:00Z"/>
              <w:rFonts w:asciiTheme="minorHAnsi" w:hAnsiTheme="minorHAnsi" w:cstheme="minorBidi"/>
              <w:noProof/>
            </w:rPr>
          </w:pPr>
          <w:ins w:id="21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213"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214" w:author="Jimmy Duggan" w:date="2015-10-12T17:03:00Z"/>
              <w:rFonts w:asciiTheme="minorHAnsi" w:hAnsiTheme="minorHAnsi" w:cstheme="minorBidi"/>
              <w:noProof/>
            </w:rPr>
          </w:pPr>
          <w:ins w:id="21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216"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217" w:author="Jimmy Duggan" w:date="2015-10-12T17:03:00Z"/>
              <w:rFonts w:asciiTheme="minorHAnsi" w:hAnsiTheme="minorHAnsi" w:cstheme="minorBidi"/>
              <w:noProof/>
            </w:rPr>
          </w:pPr>
          <w:ins w:id="21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219"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220" w:author="Jimmy Duggan" w:date="2015-10-12T17:03:00Z"/>
              <w:rFonts w:asciiTheme="minorHAnsi" w:hAnsiTheme="minorHAnsi" w:cstheme="minorBidi"/>
              <w:noProof/>
            </w:rPr>
          </w:pPr>
          <w:ins w:id="22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222"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223" w:author="Jimmy Duggan" w:date="2015-10-12T17:03:00Z"/>
              <w:rFonts w:asciiTheme="minorHAnsi" w:hAnsiTheme="minorHAnsi" w:cstheme="minorBidi"/>
              <w:noProof/>
            </w:rPr>
          </w:pPr>
          <w:ins w:id="22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225"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226" w:author="Jimmy Duggan" w:date="2015-10-12T17:03:00Z"/>
              <w:rFonts w:asciiTheme="minorHAnsi" w:hAnsiTheme="minorHAnsi" w:cstheme="minorBidi"/>
              <w:b w:val="0"/>
              <w:noProof/>
            </w:rPr>
          </w:pPr>
          <w:ins w:id="22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228"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229" w:author="Jimmy Duggan" w:date="2015-10-12T17:03:00Z"/>
              <w:rFonts w:asciiTheme="minorHAnsi" w:hAnsiTheme="minorHAnsi" w:cstheme="minorBidi"/>
              <w:noProof/>
            </w:rPr>
          </w:pPr>
          <w:ins w:id="23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231"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232" w:author="Jimmy Duggan" w:date="2015-10-12T17:03:00Z"/>
              <w:rFonts w:asciiTheme="minorHAnsi" w:hAnsiTheme="minorHAnsi" w:cstheme="minorBidi"/>
              <w:noProof/>
            </w:rPr>
          </w:pPr>
          <w:ins w:id="23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34"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35" w:author="Jimmy Duggan" w:date="2015-10-12T17:03:00Z"/>
              <w:rFonts w:asciiTheme="minorHAnsi" w:hAnsiTheme="minorHAnsi" w:cstheme="minorBidi"/>
              <w:noProof/>
            </w:rPr>
          </w:pPr>
          <w:ins w:id="23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37"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38" w:author="Jimmy Duggan" w:date="2015-10-12T17:03:00Z"/>
              <w:rFonts w:asciiTheme="minorHAnsi" w:hAnsiTheme="minorHAnsi" w:cstheme="minorBidi"/>
              <w:noProof/>
            </w:rPr>
          </w:pPr>
          <w:ins w:id="23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40"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41" w:author="Jimmy Duggan" w:date="2015-10-12T17:03:00Z"/>
              <w:rFonts w:asciiTheme="minorHAnsi" w:hAnsiTheme="minorHAnsi" w:cstheme="minorBidi"/>
              <w:noProof/>
            </w:rPr>
          </w:pPr>
          <w:ins w:id="24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43"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44" w:author="Jimmy Duggan" w:date="2015-10-12T17:03:00Z"/>
              <w:rFonts w:asciiTheme="minorHAnsi" w:hAnsiTheme="minorHAnsi" w:cstheme="minorBidi"/>
              <w:b w:val="0"/>
              <w:noProof/>
              <w:sz w:val="22"/>
              <w:szCs w:val="22"/>
            </w:rPr>
          </w:pPr>
          <w:ins w:id="24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46"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47" w:author="Jimmy Duggan" w:date="2015-10-12T17:03:00Z"/>
              <w:rFonts w:asciiTheme="minorHAnsi" w:hAnsiTheme="minorHAnsi" w:cstheme="minorBidi"/>
              <w:b w:val="0"/>
              <w:noProof/>
            </w:rPr>
          </w:pPr>
          <w:ins w:id="24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49"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50" w:author="Jimmy Duggan" w:date="2015-10-12T17:03:00Z"/>
              <w:rFonts w:asciiTheme="minorHAnsi" w:hAnsiTheme="minorHAnsi" w:cstheme="minorBidi"/>
              <w:noProof/>
            </w:rPr>
          </w:pPr>
          <w:ins w:id="25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52"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53" w:author="Jimmy Duggan" w:date="2015-10-12T17:03:00Z"/>
              <w:rFonts w:asciiTheme="minorHAnsi" w:hAnsiTheme="minorHAnsi" w:cstheme="minorBidi"/>
              <w:noProof/>
            </w:rPr>
          </w:pPr>
          <w:ins w:id="25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55"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56" w:author="Jimmy Duggan" w:date="2015-10-12T17:03:00Z"/>
              <w:rFonts w:asciiTheme="minorHAnsi" w:hAnsiTheme="minorHAnsi" w:cstheme="minorBidi"/>
              <w:noProof/>
            </w:rPr>
          </w:pPr>
          <w:ins w:id="25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58"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59" w:author="Jimmy Duggan" w:date="2015-10-12T17:03:00Z"/>
              <w:rFonts w:asciiTheme="minorHAnsi" w:hAnsiTheme="minorHAnsi" w:cstheme="minorBidi"/>
              <w:noProof/>
            </w:rPr>
          </w:pPr>
          <w:ins w:id="26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61"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62" w:author="Jimmy Duggan" w:date="2015-10-12T17:03:00Z"/>
              <w:rFonts w:asciiTheme="minorHAnsi" w:hAnsiTheme="minorHAnsi" w:cstheme="minorBidi"/>
              <w:noProof/>
            </w:rPr>
          </w:pPr>
          <w:ins w:id="26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64"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65" w:author="Jimmy Duggan" w:date="2015-10-12T17:03:00Z"/>
              <w:rFonts w:asciiTheme="minorHAnsi" w:hAnsiTheme="minorHAnsi" w:cstheme="minorBidi"/>
              <w:b w:val="0"/>
              <w:noProof/>
            </w:rPr>
          </w:pPr>
          <w:ins w:id="26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67"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68" w:author="Jimmy Duggan" w:date="2015-10-12T17:03:00Z"/>
              <w:rFonts w:asciiTheme="minorHAnsi" w:hAnsiTheme="minorHAnsi" w:cstheme="minorBidi"/>
              <w:noProof/>
            </w:rPr>
          </w:pPr>
          <w:ins w:id="26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70"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71" w:author="Jimmy Duggan" w:date="2015-10-12T17:03:00Z"/>
              <w:rFonts w:asciiTheme="minorHAnsi" w:hAnsiTheme="minorHAnsi" w:cstheme="minorBidi"/>
              <w:noProof/>
            </w:rPr>
          </w:pPr>
          <w:ins w:id="27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73"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74" w:author="Jimmy Duggan" w:date="2015-10-12T17:03:00Z"/>
              <w:rFonts w:asciiTheme="minorHAnsi" w:hAnsiTheme="minorHAnsi" w:cstheme="minorBidi"/>
              <w:b w:val="0"/>
              <w:noProof/>
              <w:sz w:val="22"/>
              <w:szCs w:val="22"/>
            </w:rPr>
          </w:pPr>
          <w:ins w:id="27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76"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77" w:author="Jimmy Duggan" w:date="2015-10-12T17:03:00Z"/>
              <w:rFonts w:asciiTheme="minorHAnsi" w:hAnsiTheme="minorHAnsi" w:cstheme="minorBidi"/>
              <w:b w:val="0"/>
              <w:noProof/>
              <w:sz w:val="22"/>
              <w:szCs w:val="22"/>
            </w:rPr>
          </w:pPr>
          <w:ins w:id="27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79"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80" w:author="Jimmy Duggan" w:date="2015-10-12T17:03:00Z"/>
              <w:rFonts w:asciiTheme="minorHAnsi" w:hAnsiTheme="minorHAnsi" w:cstheme="minorBidi"/>
              <w:b w:val="0"/>
              <w:noProof/>
              <w:sz w:val="22"/>
              <w:szCs w:val="22"/>
            </w:rPr>
          </w:pPr>
          <w:ins w:id="28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82"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83" w:author="Jimmy Duggan" w:date="2015-10-12T17:03:00Z"/>
              <w:rFonts w:asciiTheme="minorHAnsi" w:hAnsiTheme="minorHAnsi" w:cstheme="minorBidi"/>
              <w:b w:val="0"/>
              <w:noProof/>
              <w:sz w:val="22"/>
              <w:szCs w:val="22"/>
            </w:rPr>
          </w:pPr>
          <w:ins w:id="28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85"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86" w:author="Jimmy Duggan" w:date="2015-10-12T17:03:00Z"/>
              <w:rFonts w:asciiTheme="minorHAnsi" w:hAnsiTheme="minorHAnsi" w:cstheme="minorBidi"/>
              <w:b w:val="0"/>
              <w:noProof/>
              <w:sz w:val="22"/>
              <w:szCs w:val="22"/>
            </w:rPr>
          </w:pPr>
          <w:ins w:id="28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88"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89" w:author="Jimmy Duggan" w:date="2015-10-12T17:03:00Z"/>
              <w:rFonts w:asciiTheme="minorHAnsi" w:hAnsiTheme="minorHAnsi" w:cstheme="minorBidi"/>
              <w:b w:val="0"/>
              <w:noProof/>
            </w:rPr>
          </w:pPr>
          <w:ins w:id="290"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91"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92" w:author="Jimmy Duggan" w:date="2015-10-12T17:03:00Z"/>
              <w:rFonts w:asciiTheme="minorHAnsi" w:hAnsiTheme="minorHAnsi" w:cstheme="minorBidi"/>
              <w:b w:val="0"/>
              <w:noProof/>
            </w:rPr>
          </w:pPr>
          <w:ins w:id="29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94"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95" w:author="Jimmy Duggan" w:date="2015-10-12T17:03:00Z"/>
              <w:rFonts w:asciiTheme="minorHAnsi" w:hAnsiTheme="minorHAnsi" w:cstheme="minorBidi"/>
              <w:b w:val="0"/>
              <w:noProof/>
            </w:rPr>
          </w:pPr>
          <w:ins w:id="29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97"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98" w:author="Jimmy Duggan" w:date="2015-10-12T17:03:00Z"/>
              <w:rFonts w:asciiTheme="minorHAnsi" w:hAnsiTheme="minorHAnsi" w:cstheme="minorBidi"/>
              <w:b w:val="0"/>
              <w:noProof/>
            </w:rPr>
          </w:pPr>
          <w:ins w:id="29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300"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301" w:author="Jimmy Duggan" w:date="2015-10-12T17:03:00Z"/>
              <w:rFonts w:asciiTheme="minorHAnsi" w:hAnsiTheme="minorHAnsi" w:cstheme="minorBidi"/>
              <w:b w:val="0"/>
              <w:noProof/>
            </w:rPr>
          </w:pPr>
          <w:ins w:id="30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303"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304" w:author="Jimmy Duggan" w:date="2015-10-12T17:03:00Z"/>
              <w:rFonts w:asciiTheme="minorHAnsi" w:hAnsiTheme="minorHAnsi" w:cstheme="minorBidi"/>
              <w:b w:val="0"/>
              <w:noProof/>
              <w:sz w:val="22"/>
              <w:szCs w:val="22"/>
            </w:rPr>
          </w:pPr>
          <w:ins w:id="30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306"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307" w:author="Jimmy Duggan" w:date="2015-10-12T16:58:00Z"/>
              <w:noProof/>
            </w:rPr>
            <w:pPrChange w:id="308" w:author="Jimmy Duggan" w:date="2015-10-12T17:02:00Z">
              <w:pPr>
                <w:pStyle w:val="TOC1"/>
                <w:tabs>
                  <w:tab w:val="right" w:leader="dot" w:pos="8630"/>
                </w:tabs>
              </w:pPr>
            </w:pPrChange>
          </w:pPr>
          <w:del w:id="309"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310" w:author="Jimmy Duggan" w:date="2015-10-12T16:58:00Z"/>
              <w:noProof/>
            </w:rPr>
            <w:pPrChange w:id="311" w:author="Jimmy Duggan" w:date="2015-10-12T17:02:00Z">
              <w:pPr>
                <w:pStyle w:val="TOC2"/>
                <w:tabs>
                  <w:tab w:val="right" w:leader="dot" w:pos="8630"/>
                </w:tabs>
              </w:pPr>
            </w:pPrChange>
          </w:pPr>
          <w:del w:id="312"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313" w:author="Jimmy Duggan" w:date="2015-10-12T16:58:00Z"/>
              <w:noProof/>
            </w:rPr>
            <w:pPrChange w:id="314" w:author="Jimmy Duggan" w:date="2015-10-12T17:02:00Z">
              <w:pPr>
                <w:pStyle w:val="TOC1"/>
                <w:tabs>
                  <w:tab w:val="right" w:leader="dot" w:pos="8630"/>
                </w:tabs>
              </w:pPr>
            </w:pPrChange>
          </w:pPr>
          <w:del w:id="315"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316" w:author="Jimmy Duggan" w:date="2015-10-12T16:58:00Z"/>
              <w:noProof/>
            </w:rPr>
            <w:pPrChange w:id="317" w:author="Jimmy Duggan" w:date="2015-10-12T17:02:00Z">
              <w:pPr>
                <w:pStyle w:val="TOC2"/>
                <w:tabs>
                  <w:tab w:val="right" w:leader="dot" w:pos="8630"/>
                </w:tabs>
              </w:pPr>
            </w:pPrChange>
          </w:pPr>
          <w:del w:id="318"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319" w:author="Jimmy Duggan" w:date="2015-10-12T16:58:00Z"/>
              <w:noProof/>
            </w:rPr>
            <w:pPrChange w:id="320" w:author="Jimmy Duggan" w:date="2015-10-12T17:02:00Z">
              <w:pPr>
                <w:pStyle w:val="TOC2"/>
                <w:tabs>
                  <w:tab w:val="right" w:leader="dot" w:pos="8630"/>
                </w:tabs>
              </w:pPr>
            </w:pPrChange>
          </w:pPr>
          <w:del w:id="321"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322" w:author="Jimmy Duggan" w:date="2015-10-12T16:58:00Z"/>
              <w:noProof/>
            </w:rPr>
            <w:pPrChange w:id="323" w:author="Jimmy Duggan" w:date="2015-10-12T17:02:00Z">
              <w:pPr>
                <w:pStyle w:val="TOC2"/>
                <w:tabs>
                  <w:tab w:val="right" w:leader="dot" w:pos="8630"/>
                </w:tabs>
              </w:pPr>
            </w:pPrChange>
          </w:pPr>
          <w:del w:id="324"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325" w:author="Jimmy Duggan" w:date="2015-10-12T16:58:00Z"/>
              <w:noProof/>
            </w:rPr>
            <w:pPrChange w:id="326" w:author="Jimmy Duggan" w:date="2015-10-12T17:02:00Z">
              <w:pPr>
                <w:pStyle w:val="TOC2"/>
                <w:tabs>
                  <w:tab w:val="right" w:leader="dot" w:pos="8630"/>
                </w:tabs>
              </w:pPr>
            </w:pPrChange>
          </w:pPr>
          <w:del w:id="327"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328" w:author="Jimmy Duggan" w:date="2015-10-12T16:58:00Z"/>
              <w:noProof/>
            </w:rPr>
            <w:pPrChange w:id="329" w:author="Jimmy Duggan" w:date="2015-10-12T17:02:00Z">
              <w:pPr>
                <w:pStyle w:val="TOC1"/>
                <w:tabs>
                  <w:tab w:val="right" w:leader="dot" w:pos="8630"/>
                </w:tabs>
              </w:pPr>
            </w:pPrChange>
          </w:pPr>
          <w:del w:id="330"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331" w:author="Jimmy Duggan" w:date="2015-10-12T16:58:00Z"/>
              <w:noProof/>
            </w:rPr>
            <w:pPrChange w:id="332" w:author="Jimmy Duggan" w:date="2015-10-12T17:02:00Z">
              <w:pPr>
                <w:pStyle w:val="TOC2"/>
                <w:tabs>
                  <w:tab w:val="right" w:leader="dot" w:pos="8630"/>
                </w:tabs>
              </w:pPr>
            </w:pPrChange>
          </w:pPr>
          <w:del w:id="333"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34" w:author="Jimmy Duggan" w:date="2015-10-12T16:58:00Z"/>
              <w:noProof/>
            </w:rPr>
            <w:pPrChange w:id="335" w:author="Jimmy Duggan" w:date="2015-10-12T17:02:00Z">
              <w:pPr>
                <w:pStyle w:val="TOC2"/>
                <w:tabs>
                  <w:tab w:val="right" w:leader="dot" w:pos="8630"/>
                </w:tabs>
              </w:pPr>
            </w:pPrChange>
          </w:pPr>
          <w:del w:id="336"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37" w:author="Jimmy Duggan" w:date="2015-10-12T16:58:00Z"/>
              <w:noProof/>
            </w:rPr>
            <w:pPrChange w:id="338" w:author="Jimmy Duggan" w:date="2015-10-12T17:02:00Z">
              <w:pPr>
                <w:pStyle w:val="TOC2"/>
                <w:tabs>
                  <w:tab w:val="right" w:leader="dot" w:pos="8630"/>
                </w:tabs>
              </w:pPr>
            </w:pPrChange>
          </w:pPr>
          <w:del w:id="339"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40" w:author="Jimmy Duggan" w:date="2015-10-12T16:58:00Z"/>
              <w:noProof/>
            </w:rPr>
            <w:pPrChange w:id="341" w:author="Jimmy Duggan" w:date="2015-10-12T17:02:00Z">
              <w:pPr>
                <w:pStyle w:val="TOC2"/>
                <w:tabs>
                  <w:tab w:val="right" w:leader="dot" w:pos="8630"/>
                </w:tabs>
              </w:pPr>
            </w:pPrChange>
          </w:pPr>
          <w:del w:id="342"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43" w:author="Jimmy Duggan" w:date="2015-10-12T16:58:00Z"/>
              <w:noProof/>
            </w:rPr>
            <w:pPrChange w:id="344" w:author="Jimmy Duggan" w:date="2015-10-12T17:02:00Z">
              <w:pPr>
                <w:pStyle w:val="TOC2"/>
                <w:tabs>
                  <w:tab w:val="right" w:leader="dot" w:pos="8630"/>
                </w:tabs>
              </w:pPr>
            </w:pPrChange>
          </w:pPr>
          <w:del w:id="345"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46" w:author="Jimmy Duggan" w:date="2015-10-12T16:58:00Z"/>
              <w:noProof/>
            </w:rPr>
            <w:pPrChange w:id="347" w:author="Jimmy Duggan" w:date="2015-10-12T17:02:00Z">
              <w:pPr>
                <w:pStyle w:val="TOC2"/>
                <w:tabs>
                  <w:tab w:val="right" w:leader="dot" w:pos="8630"/>
                </w:tabs>
              </w:pPr>
            </w:pPrChange>
          </w:pPr>
          <w:del w:id="348"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49" w:author="Jimmy Duggan" w:date="2015-10-12T16:58:00Z"/>
              <w:noProof/>
            </w:rPr>
            <w:pPrChange w:id="350" w:author="Jimmy Duggan" w:date="2015-10-12T17:02:00Z">
              <w:pPr>
                <w:pStyle w:val="TOC2"/>
                <w:tabs>
                  <w:tab w:val="right" w:leader="dot" w:pos="8630"/>
                </w:tabs>
              </w:pPr>
            </w:pPrChange>
          </w:pPr>
          <w:del w:id="351"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52" w:author="Jimmy Duggan" w:date="2015-10-12T16:58:00Z"/>
              <w:noProof/>
            </w:rPr>
            <w:pPrChange w:id="353" w:author="Jimmy Duggan" w:date="2015-10-12T17:02:00Z">
              <w:pPr>
                <w:pStyle w:val="TOC2"/>
                <w:tabs>
                  <w:tab w:val="right" w:leader="dot" w:pos="8630"/>
                </w:tabs>
              </w:pPr>
            </w:pPrChange>
          </w:pPr>
          <w:del w:id="354"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55" w:author="Jimmy Duggan" w:date="2015-10-12T16:58:00Z"/>
              <w:noProof/>
            </w:rPr>
            <w:pPrChange w:id="356" w:author="Jimmy Duggan" w:date="2015-10-12T17:02:00Z">
              <w:pPr>
                <w:pStyle w:val="TOC2"/>
                <w:tabs>
                  <w:tab w:val="right" w:leader="dot" w:pos="8630"/>
                </w:tabs>
              </w:pPr>
            </w:pPrChange>
          </w:pPr>
          <w:del w:id="357"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58" w:author="Jimmy Duggan" w:date="2015-10-12T16:58:00Z"/>
              <w:noProof/>
            </w:rPr>
            <w:pPrChange w:id="359" w:author="Jimmy Duggan" w:date="2015-10-12T17:02:00Z">
              <w:pPr>
                <w:pStyle w:val="TOC1"/>
                <w:tabs>
                  <w:tab w:val="right" w:leader="dot" w:pos="8630"/>
                </w:tabs>
              </w:pPr>
            </w:pPrChange>
          </w:pPr>
          <w:del w:id="360"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61" w:author="Jimmy Duggan" w:date="2015-10-12T16:58:00Z"/>
              <w:noProof/>
            </w:rPr>
            <w:pPrChange w:id="362" w:author="Jimmy Duggan" w:date="2015-10-12T17:02:00Z">
              <w:pPr>
                <w:pStyle w:val="TOC2"/>
                <w:tabs>
                  <w:tab w:val="right" w:leader="dot" w:pos="8630"/>
                </w:tabs>
              </w:pPr>
            </w:pPrChange>
          </w:pPr>
          <w:del w:id="363"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64" w:author="Jimmy Duggan" w:date="2015-10-12T16:58:00Z"/>
              <w:noProof/>
            </w:rPr>
            <w:pPrChange w:id="365" w:author="Jimmy Duggan" w:date="2015-10-12T17:02:00Z">
              <w:pPr>
                <w:pStyle w:val="TOC2"/>
                <w:tabs>
                  <w:tab w:val="right" w:leader="dot" w:pos="8630"/>
                </w:tabs>
              </w:pPr>
            </w:pPrChange>
          </w:pPr>
          <w:del w:id="366"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67" w:author="Jimmy Duggan" w:date="2015-10-12T16:58:00Z"/>
              <w:noProof/>
            </w:rPr>
            <w:pPrChange w:id="368" w:author="Jimmy Duggan" w:date="2015-10-12T17:02:00Z">
              <w:pPr>
                <w:pStyle w:val="TOC1"/>
                <w:tabs>
                  <w:tab w:val="right" w:leader="dot" w:pos="8630"/>
                </w:tabs>
              </w:pPr>
            </w:pPrChange>
          </w:pPr>
          <w:del w:id="369"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70" w:author="Jimmy Duggan" w:date="2015-10-12T16:58:00Z"/>
              <w:noProof/>
            </w:rPr>
            <w:pPrChange w:id="371" w:author="Jimmy Duggan" w:date="2015-10-12T17:02:00Z">
              <w:pPr>
                <w:pStyle w:val="TOC1"/>
                <w:tabs>
                  <w:tab w:val="right" w:leader="dot" w:pos="8630"/>
                </w:tabs>
              </w:pPr>
            </w:pPrChange>
          </w:pPr>
          <w:del w:id="372"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73" w:author="Jimmy Duggan" w:date="2015-10-12T16:58:00Z"/>
              <w:noProof/>
            </w:rPr>
            <w:pPrChange w:id="374" w:author="Jimmy Duggan" w:date="2015-10-12T17:02:00Z">
              <w:pPr>
                <w:pStyle w:val="TOC2"/>
                <w:tabs>
                  <w:tab w:val="right" w:leader="dot" w:pos="8630"/>
                </w:tabs>
              </w:pPr>
            </w:pPrChange>
          </w:pPr>
          <w:del w:id="375"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76" w:author="Jimmy Duggan" w:date="2015-10-12T16:58:00Z"/>
              <w:noProof/>
            </w:rPr>
            <w:pPrChange w:id="377" w:author="Jimmy Duggan" w:date="2015-10-12T17:02:00Z">
              <w:pPr>
                <w:pStyle w:val="TOC2"/>
                <w:tabs>
                  <w:tab w:val="right" w:leader="dot" w:pos="8630"/>
                </w:tabs>
              </w:pPr>
            </w:pPrChange>
          </w:pPr>
          <w:del w:id="378"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79" w:author="Jimmy Duggan" w:date="2015-10-12T16:58:00Z"/>
              <w:noProof/>
            </w:rPr>
            <w:pPrChange w:id="380" w:author="Jimmy Duggan" w:date="2015-10-12T17:02:00Z">
              <w:pPr>
                <w:pStyle w:val="TOC2"/>
                <w:tabs>
                  <w:tab w:val="right" w:leader="dot" w:pos="8630"/>
                </w:tabs>
              </w:pPr>
            </w:pPrChange>
          </w:pPr>
          <w:del w:id="381"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82" w:author="Jimmy Duggan" w:date="2015-10-12T16:58:00Z"/>
              <w:noProof/>
            </w:rPr>
            <w:pPrChange w:id="383" w:author="Jimmy Duggan" w:date="2015-10-12T17:02:00Z">
              <w:pPr>
                <w:pStyle w:val="TOC2"/>
                <w:tabs>
                  <w:tab w:val="right" w:leader="dot" w:pos="8630"/>
                </w:tabs>
              </w:pPr>
            </w:pPrChange>
          </w:pPr>
          <w:del w:id="384"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85" w:author="Jimmy Duggan" w:date="2015-10-12T16:58:00Z"/>
              <w:noProof/>
            </w:rPr>
            <w:pPrChange w:id="386" w:author="Jimmy Duggan" w:date="2015-10-12T17:02:00Z">
              <w:pPr>
                <w:pStyle w:val="TOC1"/>
                <w:tabs>
                  <w:tab w:val="right" w:leader="dot" w:pos="8630"/>
                </w:tabs>
              </w:pPr>
            </w:pPrChange>
          </w:pPr>
          <w:del w:id="387"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88" w:author="Jimmy Duggan" w:date="2015-10-12T16:58:00Z"/>
              <w:noProof/>
            </w:rPr>
            <w:pPrChange w:id="389" w:author="Jimmy Duggan" w:date="2015-10-12T17:02:00Z">
              <w:pPr>
                <w:pStyle w:val="TOC1"/>
                <w:tabs>
                  <w:tab w:val="right" w:leader="dot" w:pos="8630"/>
                </w:tabs>
              </w:pPr>
            </w:pPrChange>
          </w:pPr>
          <w:del w:id="390"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91" w:author="Jimmy Duggan" w:date="2015-10-12T16:58:00Z"/>
              <w:noProof/>
            </w:rPr>
            <w:pPrChange w:id="392" w:author="Jimmy Duggan" w:date="2015-10-12T17:02:00Z">
              <w:pPr>
                <w:pStyle w:val="TOC2"/>
                <w:tabs>
                  <w:tab w:val="right" w:leader="dot" w:pos="8630"/>
                </w:tabs>
              </w:pPr>
            </w:pPrChange>
          </w:pPr>
          <w:del w:id="393"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94" w:author="Jimmy Duggan" w:date="2015-10-12T16:58:00Z"/>
              <w:noProof/>
            </w:rPr>
            <w:pPrChange w:id="395" w:author="Jimmy Duggan" w:date="2015-10-12T17:02:00Z">
              <w:pPr>
                <w:pStyle w:val="TOC2"/>
                <w:tabs>
                  <w:tab w:val="right" w:leader="dot" w:pos="8630"/>
                </w:tabs>
              </w:pPr>
            </w:pPrChange>
          </w:pPr>
          <w:del w:id="396"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97" w:author="Jimmy Duggan" w:date="2015-10-12T16:58:00Z"/>
              <w:noProof/>
            </w:rPr>
            <w:pPrChange w:id="398" w:author="Jimmy Duggan" w:date="2015-10-12T17:02:00Z">
              <w:pPr>
                <w:pStyle w:val="TOC1"/>
                <w:tabs>
                  <w:tab w:val="right" w:leader="dot" w:pos="8630"/>
                </w:tabs>
              </w:pPr>
            </w:pPrChange>
          </w:pPr>
          <w:del w:id="399"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400" w:author="Jimmy Duggan" w:date="2015-10-12T16:58:00Z"/>
              <w:noProof/>
            </w:rPr>
            <w:pPrChange w:id="401" w:author="Jimmy Duggan" w:date="2015-10-12T17:02:00Z">
              <w:pPr>
                <w:pStyle w:val="TOC1"/>
                <w:tabs>
                  <w:tab w:val="right" w:leader="dot" w:pos="8630"/>
                </w:tabs>
              </w:pPr>
            </w:pPrChange>
          </w:pPr>
          <w:del w:id="402"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403" w:author="Jimmy Duggan" w:date="2015-10-12T16:58:00Z"/>
              <w:noProof/>
            </w:rPr>
            <w:pPrChange w:id="404" w:author="Jimmy Duggan" w:date="2015-10-12T17:02:00Z">
              <w:pPr>
                <w:pStyle w:val="TOC1"/>
                <w:tabs>
                  <w:tab w:val="right" w:leader="dot" w:pos="8630"/>
                </w:tabs>
              </w:pPr>
            </w:pPrChange>
          </w:pPr>
          <w:del w:id="405"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406" w:author="Jimmy Duggan" w:date="2015-10-12T16:58:00Z"/>
              <w:noProof/>
            </w:rPr>
            <w:pPrChange w:id="407" w:author="Jimmy Duggan" w:date="2015-10-12T17:02:00Z">
              <w:pPr>
                <w:pStyle w:val="TOC1"/>
                <w:tabs>
                  <w:tab w:val="right" w:leader="dot" w:pos="8630"/>
                </w:tabs>
              </w:pPr>
            </w:pPrChange>
          </w:pPr>
          <w:del w:id="408"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409" w:author="Jimmy Duggan" w:date="2015-10-12T16:58:00Z"/>
              <w:noProof/>
            </w:rPr>
            <w:pPrChange w:id="410" w:author="Jimmy Duggan" w:date="2015-10-12T17:02:00Z">
              <w:pPr>
                <w:pStyle w:val="TOC2"/>
                <w:tabs>
                  <w:tab w:val="right" w:leader="dot" w:pos="8630"/>
                </w:tabs>
              </w:pPr>
            </w:pPrChange>
          </w:pPr>
          <w:del w:id="411"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412" w:author="Jimmy Duggan" w:date="2015-10-12T16:58:00Z"/>
              <w:noProof/>
            </w:rPr>
            <w:pPrChange w:id="413" w:author="Jimmy Duggan" w:date="2015-10-12T17:02:00Z">
              <w:pPr>
                <w:pStyle w:val="TOC2"/>
                <w:tabs>
                  <w:tab w:val="right" w:leader="dot" w:pos="8630"/>
                </w:tabs>
              </w:pPr>
            </w:pPrChange>
          </w:pPr>
          <w:del w:id="414"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415" w:author="Jimmy Duggan" w:date="2015-10-12T16:58:00Z"/>
              <w:noProof/>
            </w:rPr>
            <w:pPrChange w:id="416" w:author="Jimmy Duggan" w:date="2015-10-12T17:02:00Z">
              <w:pPr>
                <w:pStyle w:val="TOC2"/>
                <w:tabs>
                  <w:tab w:val="right" w:leader="dot" w:pos="8630"/>
                </w:tabs>
              </w:pPr>
            </w:pPrChange>
          </w:pPr>
          <w:del w:id="417"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418" w:author="Jimmy Duggan" w:date="2015-10-12T16:58:00Z"/>
              <w:noProof/>
            </w:rPr>
            <w:pPrChange w:id="419" w:author="Jimmy Duggan" w:date="2015-10-12T17:02:00Z">
              <w:pPr>
                <w:pStyle w:val="TOC2"/>
                <w:tabs>
                  <w:tab w:val="right" w:leader="dot" w:pos="8630"/>
                </w:tabs>
              </w:pPr>
            </w:pPrChange>
          </w:pPr>
          <w:del w:id="420"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421" w:author="Jimmy Duggan" w:date="2015-10-12T16:58:00Z"/>
              <w:noProof/>
            </w:rPr>
            <w:pPrChange w:id="422" w:author="Jimmy Duggan" w:date="2015-10-12T17:02:00Z">
              <w:pPr>
                <w:pStyle w:val="TOC1"/>
                <w:tabs>
                  <w:tab w:val="right" w:leader="dot" w:pos="8630"/>
                </w:tabs>
              </w:pPr>
            </w:pPrChange>
          </w:pPr>
          <w:del w:id="423"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424" w:author="Jimmy Duggan" w:date="2015-10-12T16:58:00Z"/>
              <w:noProof/>
            </w:rPr>
            <w:pPrChange w:id="425" w:author="Jimmy Duggan" w:date="2015-10-12T17:02:00Z">
              <w:pPr>
                <w:pStyle w:val="TOC2"/>
                <w:tabs>
                  <w:tab w:val="right" w:leader="dot" w:pos="8630"/>
                </w:tabs>
              </w:pPr>
            </w:pPrChange>
          </w:pPr>
          <w:del w:id="426"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427" w:author="Jimmy Duggan" w:date="2015-10-12T16:58:00Z"/>
              <w:noProof/>
            </w:rPr>
            <w:pPrChange w:id="428" w:author="Jimmy Duggan" w:date="2015-10-12T17:02:00Z">
              <w:pPr>
                <w:pStyle w:val="TOC2"/>
                <w:tabs>
                  <w:tab w:val="right" w:leader="dot" w:pos="8630"/>
                </w:tabs>
              </w:pPr>
            </w:pPrChange>
          </w:pPr>
          <w:del w:id="429"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430" w:author="Jimmy Duggan" w:date="2015-10-12T16:58:00Z"/>
              <w:noProof/>
            </w:rPr>
            <w:pPrChange w:id="431" w:author="Jimmy Duggan" w:date="2015-10-12T17:02:00Z">
              <w:pPr>
                <w:pStyle w:val="TOC2"/>
                <w:tabs>
                  <w:tab w:val="right" w:leader="dot" w:pos="8630"/>
                </w:tabs>
              </w:pPr>
            </w:pPrChange>
          </w:pPr>
          <w:del w:id="432"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433" w:author="Jimmy Duggan" w:date="2015-10-12T16:58:00Z"/>
              <w:noProof/>
            </w:rPr>
            <w:pPrChange w:id="434" w:author="Jimmy Duggan" w:date="2015-10-12T17:02:00Z">
              <w:pPr>
                <w:pStyle w:val="TOC2"/>
                <w:tabs>
                  <w:tab w:val="right" w:leader="dot" w:pos="8630"/>
                </w:tabs>
              </w:pPr>
            </w:pPrChange>
          </w:pPr>
          <w:del w:id="435"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36" w:author="Jimmy Duggan" w:date="2015-10-12T16:58:00Z"/>
              <w:noProof/>
            </w:rPr>
            <w:pPrChange w:id="437" w:author="Jimmy Duggan" w:date="2015-10-12T17:02:00Z">
              <w:pPr>
                <w:pStyle w:val="TOC2"/>
                <w:tabs>
                  <w:tab w:val="right" w:leader="dot" w:pos="8630"/>
                </w:tabs>
              </w:pPr>
            </w:pPrChange>
          </w:pPr>
          <w:del w:id="438"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39" w:author="Jimmy Duggan" w:date="2015-10-12T16:58:00Z"/>
              <w:noProof/>
            </w:rPr>
            <w:pPrChange w:id="440" w:author="Jimmy Duggan" w:date="2015-10-12T17:02:00Z">
              <w:pPr>
                <w:pStyle w:val="TOC1"/>
                <w:tabs>
                  <w:tab w:val="right" w:leader="dot" w:pos="8630"/>
                </w:tabs>
              </w:pPr>
            </w:pPrChange>
          </w:pPr>
          <w:del w:id="441"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42" w:author="Jimmy Duggan" w:date="2015-10-12T16:58:00Z"/>
              <w:noProof/>
            </w:rPr>
            <w:pPrChange w:id="443" w:author="Jimmy Duggan" w:date="2015-10-12T17:02:00Z">
              <w:pPr>
                <w:pStyle w:val="TOC1"/>
                <w:tabs>
                  <w:tab w:val="right" w:leader="dot" w:pos="8630"/>
                </w:tabs>
              </w:pPr>
            </w:pPrChange>
          </w:pPr>
          <w:del w:id="444"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45" w:author="Jimmy Duggan" w:date="2015-10-12T16:58:00Z"/>
              <w:noProof/>
            </w:rPr>
            <w:pPrChange w:id="446" w:author="Jimmy Duggan" w:date="2015-10-12T17:02:00Z">
              <w:pPr>
                <w:pStyle w:val="TOC1"/>
                <w:tabs>
                  <w:tab w:val="right" w:leader="dot" w:pos="8630"/>
                </w:tabs>
              </w:pPr>
            </w:pPrChange>
          </w:pPr>
          <w:del w:id="447" w:author="Jimmy Duggan" w:date="2015-10-12T16:58:00Z">
            <w:r w:rsidDel="00F17C9C">
              <w:rPr>
                <w:noProof/>
              </w:rPr>
              <w:delText>Approvals</w:delText>
            </w:r>
            <w:r w:rsidDel="00F17C9C">
              <w:rPr>
                <w:noProof/>
              </w:rPr>
              <w:tab/>
              <w:delText>5</w:delText>
            </w:r>
          </w:del>
        </w:p>
        <w:p w14:paraId="72DD2C65" w14:textId="77777777" w:rsidR="007F43E6" w:rsidRDefault="007F43E6">
          <w:pPr>
            <w:rPr>
              <w:ins w:id="448"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49" w:author="Jimmy Duggan" w:date="2015-10-12T17:03:00Z"/>
        </w:rPr>
        <w:pPrChange w:id="450" w:author="Jimmy Duggan" w:date="2015-10-12T17:03:00Z">
          <w:pPr>
            <w:pStyle w:val="Heading1"/>
          </w:pPr>
        </w:pPrChange>
      </w:pPr>
      <w:bookmarkStart w:id="451" w:name="_Toc432432709"/>
      <w:bookmarkEnd w:id="451"/>
    </w:p>
    <w:p w14:paraId="21FFCBCC" w14:textId="35E35C94" w:rsidR="00F17C9C" w:rsidRDefault="007F43E6">
      <w:pPr>
        <w:rPr>
          <w:ins w:id="452"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98" w:author="Jimmy Duggan" w:date="2015-10-12T17:03:00Z">
        <w:r w:rsidDel="001A3FFC">
          <w:br w:type="page"/>
        </w:r>
      </w:del>
    </w:p>
    <w:p w14:paraId="3359264F" w14:textId="15CE0DC5" w:rsidR="00F17C9C" w:rsidRDefault="00F17C9C">
      <w:pPr>
        <w:pStyle w:val="Title"/>
        <w:rPr>
          <w:ins w:id="499" w:author="Jimmy Duggan" w:date="2015-10-12T16:59:00Z"/>
        </w:rPr>
      </w:pPr>
      <w:ins w:id="500" w:author="Jimmy Duggan" w:date="2015-10-12T16:59:00Z">
        <w:r>
          <w:lastRenderedPageBreak/>
          <w:t>Software Test Plan</w:t>
        </w:r>
      </w:ins>
    </w:p>
    <w:p w14:paraId="6E9FA89F" w14:textId="1CF2F916" w:rsidR="007F43E6" w:rsidDel="00F17C9C" w:rsidRDefault="007F43E6">
      <w:pPr>
        <w:pStyle w:val="Heading1"/>
        <w:rPr>
          <w:del w:id="501" w:author="Jimmy Duggan" w:date="2015-10-12T16:59:00Z"/>
        </w:rPr>
        <w:pPrChange w:id="502" w:author="Jimmy Duggan" w:date="2015-10-12T17:02:00Z">
          <w:pPr/>
        </w:pPrChange>
      </w:pPr>
      <w:bookmarkStart w:id="503" w:name="_Toc432432710"/>
      <w:bookmarkEnd w:id="503"/>
    </w:p>
    <w:p w14:paraId="7E14DD16" w14:textId="304A9583" w:rsidR="007F43E6" w:rsidDel="00F17C9C" w:rsidRDefault="007F43E6">
      <w:pPr>
        <w:pStyle w:val="Heading1"/>
        <w:rPr>
          <w:del w:id="504" w:author="Jimmy Duggan" w:date="2015-10-12T16:59:00Z"/>
        </w:rPr>
      </w:pPr>
      <w:bookmarkStart w:id="505" w:name="_Toc432432711"/>
      <w:bookmarkEnd w:id="505"/>
    </w:p>
    <w:p w14:paraId="0172829E" w14:textId="3856983C" w:rsidR="007F43E6" w:rsidRPr="007F43E6" w:rsidDel="00F17C9C" w:rsidRDefault="007F43E6">
      <w:pPr>
        <w:pStyle w:val="Heading1"/>
        <w:rPr>
          <w:del w:id="506" w:author="Jimmy Duggan" w:date="2015-10-12T16:59:00Z"/>
        </w:rPr>
        <w:pPrChange w:id="507" w:author="Jimmy Duggan" w:date="2015-10-12T17:02:00Z">
          <w:pPr/>
        </w:pPrChange>
      </w:pPr>
      <w:del w:id="508" w:author="Jimmy Duggan" w:date="2015-10-12T16:58:00Z">
        <w:r w:rsidDel="00F17C9C">
          <w:br w:type="page"/>
        </w:r>
      </w:del>
    </w:p>
    <w:p w14:paraId="210990FC" w14:textId="77777777" w:rsidR="00236633" w:rsidRDefault="00540A29">
      <w:pPr>
        <w:pStyle w:val="Heading1"/>
      </w:pPr>
      <w:bookmarkStart w:id="509" w:name="_Toc432432712"/>
      <w:r>
        <w:t>Introduction</w:t>
      </w:r>
      <w:bookmarkEnd w:id="509"/>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510" w:author="Jimmy Duggan" w:date="2015-10-12T17:02:00Z">
          <w:pPr/>
        </w:pPrChange>
      </w:pPr>
      <w:bookmarkStart w:id="511" w:name="_Toc432432713"/>
      <w:r w:rsidRPr="002D56AC">
        <w:t>Objectives</w:t>
      </w:r>
      <w:bookmarkEnd w:id="511"/>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512" w:name="_Toc432432714"/>
      <w:r w:rsidRPr="00540A29">
        <w:t>Scope</w:t>
      </w:r>
      <w:bookmarkEnd w:id="512"/>
    </w:p>
    <w:p w14:paraId="715C235B" w14:textId="4076E37E" w:rsidR="00540A29" w:rsidRDefault="00AF03BF">
      <w:pPr>
        <w:pStyle w:val="Heading2"/>
        <w:pPrChange w:id="513" w:author="Jimmy Duggan" w:date="2015-10-12T17:02:00Z">
          <w:pPr>
            <w:pStyle w:val="Heading1"/>
          </w:pPr>
        </w:pPrChange>
      </w:pPr>
      <w:bookmarkStart w:id="514" w:name="_Toc432432715"/>
      <w:r>
        <w:t>Identification</w:t>
      </w:r>
      <w:bookmarkEnd w:id="514"/>
    </w:p>
    <w:p w14:paraId="358623E6" w14:textId="04012F8A" w:rsidR="00C549DC" w:rsidRPr="00C549DC" w:rsidRDefault="008B136A">
      <w:pPr>
        <w:ind w:firstLine="576"/>
        <w:pPrChange w:id="515" w:author="Timothy Wilkins" w:date="2015-11-19T16:1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516"/>
      <w:del w:id="517" w:author="Jimmy Duggan" w:date="2015-10-12T16:48:00Z">
        <w:r w:rsidR="00765E94" w:rsidDel="00F17C9C">
          <w:delText xml:space="preserve">Med656 </w:delText>
        </w:r>
      </w:del>
      <w:proofErr w:type="spellStart"/>
      <w:ins w:id="518" w:author="Jimmy Duggan" w:date="2015-10-12T16:48:00Z">
        <w:r w:rsidR="00F17C9C">
          <w:t>UAHealth</w:t>
        </w:r>
        <w:proofErr w:type="spellEnd"/>
        <w:r w:rsidR="00F17C9C">
          <w:t xml:space="preserve"> Bit Vault </w:t>
        </w:r>
      </w:ins>
      <w:r w:rsidR="008A6496">
        <w:t>1.0</w:t>
      </w:r>
      <w:commentRangeEnd w:id="516"/>
      <w:r w:rsidR="00294AD7">
        <w:rPr>
          <w:rStyle w:val="CommentReference"/>
        </w:rPr>
        <w:commentReference w:id="516"/>
      </w:r>
      <w:r w:rsidR="008A6496">
        <w:t xml:space="preserve">. </w:t>
      </w:r>
      <w:ins w:id="519" w:author="Timothy Wilkins" w:date="2015-10-08T19:03:00Z">
        <w:r w:rsidR="00EF47D3">
          <w:t xml:space="preserve"> </w:t>
        </w:r>
      </w:ins>
    </w:p>
    <w:p w14:paraId="76C5511E" w14:textId="73250951" w:rsidR="00540A29" w:rsidRDefault="00AF03BF">
      <w:pPr>
        <w:pStyle w:val="Heading2"/>
        <w:rPr>
          <w:ins w:id="520" w:author="RYAN WILKINS" w:date="2015-10-19T18:07:00Z"/>
        </w:rPr>
        <w:pPrChange w:id="521" w:author="Jimmy Duggan" w:date="2015-10-12T17:02:00Z">
          <w:pPr/>
        </w:pPrChange>
      </w:pPr>
      <w:bookmarkStart w:id="522" w:name="_Toc432432716"/>
      <w:r>
        <w:t>System Overview</w:t>
      </w:r>
      <w:bookmarkEnd w:id="522"/>
    </w:p>
    <w:p w14:paraId="0F066E9A" w14:textId="37845F23" w:rsidR="00772D9B" w:rsidRDefault="00772D9B">
      <w:pPr>
        <w:ind w:firstLine="576"/>
        <w:rPr>
          <w:ins w:id="523" w:author="Timothy Wilkins" w:date="2015-11-19T16:11:00Z"/>
        </w:rPr>
        <w:pPrChange w:id="524" w:author="Timothy Wilkins" w:date="2015-11-19T16:18:00Z">
          <w:pPr/>
        </w:pPrChange>
      </w:pPr>
      <w:ins w:id="525" w:author="RYAN WILKINS" w:date="2015-10-19T18:07:00Z">
        <w:r>
          <w:t xml:space="preserve">Below is a linked document containing the </w:t>
        </w:r>
        <w:del w:id="526" w:author="Timothy Wilkins" w:date="2015-11-19T16:17:00Z">
          <w:r w:rsidDel="00B153FD">
            <w:delText>system overview</w:delText>
          </w:r>
        </w:del>
      </w:ins>
      <w:ins w:id="527" w:author="Timothy Wilkins" w:date="2015-11-19T16:17:00Z">
        <w:r w:rsidR="00B153FD">
          <w:t>Project Proposal. This can be referenced to get a good idea of the overall system.</w:t>
        </w:r>
      </w:ins>
      <w:ins w:id="528" w:author="RYAN WILKINS" w:date="2015-10-19T18:07:00Z">
        <w:del w:id="529" w:author="Timothy Wilkins" w:date="2015-11-19T16:18:00Z">
          <w:r w:rsidDel="00B153FD">
            <w:delText>.</w:delText>
          </w:r>
        </w:del>
      </w:ins>
    </w:p>
    <w:p w14:paraId="72A4FF1A" w14:textId="77777777" w:rsidR="00E56EDB" w:rsidRDefault="00E56EDB">
      <w:pPr>
        <w:ind w:left="576"/>
        <w:rPr>
          <w:ins w:id="530" w:author="Timothy Wilkins" w:date="2015-11-19T16:08:00Z"/>
        </w:rPr>
        <w:pPrChange w:id="531" w:author="RYAN WILKINS" w:date="2015-10-19T18:07:00Z">
          <w:pPr/>
        </w:pPrChange>
      </w:pPr>
    </w:p>
    <w:p w14:paraId="57FA4F37" w14:textId="4DA90086" w:rsidR="00E56EDB" w:rsidRPr="00772D9B" w:rsidRDefault="00985491">
      <w:pPr>
        <w:ind w:left="576"/>
        <w:rPr>
          <w:ins w:id="532" w:author="Timothy Wilkins" w:date="2015-10-08T19:04:00Z"/>
        </w:rPr>
        <w:pPrChange w:id="533" w:author="RYAN WILKINS" w:date="2015-10-19T18:07:00Z">
          <w:pPr/>
        </w:pPrChange>
      </w:pPr>
      <w:ins w:id="534" w:author="Timothy Wilkins" w:date="2015-11-19T16:11:00Z">
        <w:r>
          <w:object w:dxaOrig="9360" w:dyaOrig="9640" w14:anchorId="00DE7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83.25pt" o:ole="">
              <v:imagedata r:id="rId16" o:title=""/>
            </v:shape>
            <o:OLEObject Type="Link" ProgID="Word.Document.12" ShapeID="_x0000_i1025" DrawAspect="Content" r:id="rId17" UpdateMode="Always">
              <o:LinkType>Picture</o:LinkType>
              <o:LockedField>false</o:LockedField>
              <o:FieldCodes>\f 0</o:FieldCodes>
            </o:OLEObject>
          </w:object>
        </w:r>
      </w:ins>
    </w:p>
    <w:p w14:paraId="194B6DF3" w14:textId="34D3B29A" w:rsidR="00EF47D3" w:rsidDel="00772D9B" w:rsidRDefault="00772D9B">
      <w:pPr>
        <w:rPr>
          <w:ins w:id="535" w:author="Timothy Wilkins" w:date="2015-10-08T19:05:00Z"/>
          <w:del w:id="536" w:author="RYAN WILKINS" w:date="2015-10-19T18:01:00Z"/>
        </w:rPr>
      </w:pPr>
      <w:del w:id="537" w:author="Timothy Wilkins" w:date="2015-11-19T16:11:00Z">
        <w:r w:rsidDel="00E56EDB">
          <w:fldChar w:fldCharType="begin"/>
        </w:r>
      </w:del>
      <w:ins w:id="538" w:author="RYAN WILKINS" w:date="2015-10-19T18:06:00Z">
        <w:del w:id="539" w:author="Timothy Wilkins" w:date="2015-11-19T16:11:00Z">
          <w:r w:rsidDel="00E56EDB">
            <w:delInstrText xml:space="preserve"> LINK Word.Document.12 "" "" \a \p \f 0 </w:delInstrText>
          </w:r>
        </w:del>
      </w:ins>
      <w:del w:id="540" w:author="Timothy Wilkins" w:date="2015-11-19T16:11:00Z">
        <w:r w:rsidDel="00E56EDB">
          <w:fldChar w:fldCharType="separate"/>
        </w:r>
      </w:del>
      <w:ins w:id="541" w:author="RYAN WILKINS" w:date="2015-10-19T18:06:00Z">
        <w:del w:id="542" w:author="Timothy Wilkins" w:date="2015-11-19T16:11:00Z">
          <w:r w:rsidR="000E177E">
            <w:object w:dxaOrig="9360" w:dyaOrig="12472" w14:anchorId="5D24558E">
              <v:shape id="_x0000_i1026" type="#_x0000_t75" style="width:468pt;height:623.6pt">
                <v:imagedata r:id="rId18" o:title=""/>
              </v:shape>
            </w:object>
          </w:r>
        </w:del>
      </w:ins>
      <w:del w:id="543" w:author="Timothy Wilkins" w:date="2015-11-19T16:11:00Z">
        <w:r w:rsidDel="00E56EDB">
          <w:fldChar w:fldCharType="end"/>
        </w:r>
      </w:del>
      <w:ins w:id="544" w:author="Timothy Wilkins" w:date="2015-10-08T19:05:00Z">
        <w:del w:id="545" w:author="RYAN WILKINS" w:date="2015-10-19T18:01:00Z">
          <w:r w:rsidR="00EF47D3"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546" w:author="Timothy Wilkins" w:date="2015-10-08T19:05:00Z"/>
          <w:del w:id="547" w:author="RYAN WILKINS" w:date="2015-10-19T18:01:00Z"/>
        </w:rPr>
      </w:pPr>
      <w:ins w:id="548" w:author="Timothy Wilkins" w:date="2015-10-08T19:05:00Z">
        <w:del w:id="549"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550" w:author="Timothy Wilkins" w:date="2015-10-08T19:05:00Z"/>
          <w:del w:id="551" w:author="RYAN WILKINS" w:date="2015-10-19T18:01:00Z"/>
        </w:rPr>
      </w:pPr>
      <w:ins w:id="552" w:author="Timothy Wilkins" w:date="2015-10-08T19:05:00Z">
        <w:del w:id="553"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54" w:author="Timothy Wilkins" w:date="2015-10-08T19:05:00Z"/>
          <w:del w:id="555" w:author="RYAN WILKINS" w:date="2015-10-19T18:01:00Z"/>
        </w:rPr>
      </w:pPr>
      <w:ins w:id="556" w:author="Timothy Wilkins" w:date="2015-10-08T19:05:00Z">
        <w:del w:id="557" w:author="RYAN WILKINS" w:date="2015-10-19T18:01:00Z">
          <w:r w:rsidDel="00772D9B">
            <w:delText>•</w:delText>
          </w:r>
          <w:r w:rsidDel="00772D9B">
            <w:tab/>
            <w:delText>Simple Moving Average</w:delText>
          </w:r>
        </w:del>
      </w:ins>
    </w:p>
    <w:p w14:paraId="43AFF147" w14:textId="41E7B1B9" w:rsidR="00EF47D3" w:rsidDel="00772D9B" w:rsidRDefault="00EF47D3">
      <w:pPr>
        <w:rPr>
          <w:ins w:id="558" w:author="Timothy Wilkins" w:date="2015-10-08T19:05:00Z"/>
          <w:del w:id="559" w:author="RYAN WILKINS" w:date="2015-10-19T18:01:00Z"/>
        </w:rPr>
      </w:pPr>
      <w:ins w:id="560" w:author="Timothy Wilkins" w:date="2015-10-08T19:05:00Z">
        <w:del w:id="561"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62" w:author="Timothy Wilkins" w:date="2015-10-08T19:05:00Z"/>
          <w:del w:id="563" w:author="RYAN WILKINS" w:date="2015-10-19T18:01:00Z"/>
        </w:rPr>
      </w:pPr>
      <w:ins w:id="564" w:author="Timothy Wilkins" w:date="2015-10-08T19:05:00Z">
        <w:del w:id="565"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66" w:author="Timothy Wilkins" w:date="2015-10-08T19:05:00Z">
        <w:del w:id="567"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68" w:author="Timothy Wilkins" w:date="2015-10-08T19:05:00Z"/>
        </w:rPr>
        <w:pPrChange w:id="569" w:author="Jimmy Duggan" w:date="2015-10-12T17:02:00Z">
          <w:pPr/>
        </w:pPrChange>
      </w:pPr>
      <w:bookmarkStart w:id="570" w:name="_Toc432432717"/>
      <w:r>
        <w:t>Document Overview</w:t>
      </w:r>
      <w:bookmarkEnd w:id="570"/>
    </w:p>
    <w:p w14:paraId="6CD7EA24" w14:textId="31040153" w:rsidR="00EF47D3" w:rsidRPr="00F17C9C" w:rsidRDefault="00D5038F">
      <w:pPr>
        <w:pPrChange w:id="571" w:author="Jimmy Duggan" w:date="2015-10-12T17:02:00Z">
          <w:pPr>
            <w:pStyle w:val="Heading2"/>
          </w:pPr>
        </w:pPrChange>
      </w:pPr>
      <w:ins w:id="572" w:author="Timothy Wilkins" w:date="2015-10-08T19:05:00Z">
        <w:r>
          <w:tab/>
          <w:t xml:space="preserve">This document contains information </w:t>
        </w:r>
      </w:ins>
      <w:ins w:id="573" w:author="Timothy Wilkins" w:date="2015-10-08T19:06:00Z">
        <w:r>
          <w:t>relevant</w:t>
        </w:r>
      </w:ins>
      <w:ins w:id="574" w:author="Timothy Wilkins" w:date="2015-10-08T19:05:00Z">
        <w:r>
          <w:t xml:space="preserve"> </w:t>
        </w:r>
      </w:ins>
      <w:ins w:id="575" w:author="Timothy Wilkins" w:date="2015-10-08T19:06:00Z">
        <w:r>
          <w:t xml:space="preserve">only to the software, testing, and planning associated with such. None of the material in this document is to contain actual names, </w:t>
        </w:r>
      </w:ins>
      <w:ins w:id="576" w:author="Timothy Wilkins" w:date="2015-10-08T19:07:00Z">
        <w:r>
          <w:t xml:space="preserve">medical </w:t>
        </w:r>
      </w:ins>
      <w:ins w:id="577" w:author="Timothy Wilkins" w:date="2015-10-08T19:06:00Z">
        <w:r>
          <w:t xml:space="preserve">data, or information about actual people </w:t>
        </w:r>
      </w:ins>
      <w:ins w:id="578" w:author="Timothy Wilkins" w:date="2015-10-08T19:07:00Z">
        <w:r>
          <w:t xml:space="preserve">living or dead. Medical information is private and no actual data from actual people will be included in this document. As </w:t>
        </w:r>
      </w:ins>
      <w:ins w:id="579" w:author="Timothy Wilkins" w:date="2015-10-08T19:08:00Z">
        <w:r>
          <w:t>such, this document may be distributed freely and made publicly available.</w:t>
        </w:r>
      </w:ins>
    </w:p>
    <w:p w14:paraId="63DD4BC3" w14:textId="28724D6A" w:rsidR="00540A29" w:rsidRDefault="00AF03BF">
      <w:pPr>
        <w:pStyle w:val="Heading2"/>
        <w:rPr>
          <w:ins w:id="580" w:author="Timothy Wilkins" w:date="2015-10-08T19:09:00Z"/>
        </w:rPr>
        <w:pPrChange w:id="581" w:author="Jimmy Duggan" w:date="2015-10-12T17:02:00Z">
          <w:pPr/>
        </w:pPrChange>
      </w:pPr>
      <w:bookmarkStart w:id="582" w:name="_Toc432432718"/>
      <w:r>
        <w:lastRenderedPageBreak/>
        <w:t>Relationships</w:t>
      </w:r>
      <w:bookmarkEnd w:id="582"/>
    </w:p>
    <w:p w14:paraId="7A635E94" w14:textId="7D58C118" w:rsidR="00D5038F" w:rsidRPr="00F17C9C" w:rsidRDefault="002F4442">
      <w:pPr>
        <w:pPrChange w:id="583" w:author="Jimmy Duggan" w:date="2015-10-12T17:02:00Z">
          <w:pPr>
            <w:pStyle w:val="Heading2"/>
          </w:pPr>
        </w:pPrChange>
      </w:pPr>
      <w:ins w:id="584" w:author="Timothy Wilkins" w:date="2015-10-08T19:14:00Z">
        <w:r>
          <w:tab/>
          <w:t xml:space="preserve">This document is closely related to the Software Development Plan (SDP). </w:t>
        </w:r>
      </w:ins>
      <w:ins w:id="585"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86" w:author="Timothy Wilkins" w:date="2015-10-08T19:17:00Z">
        <w:r w:rsidR="004D3669">
          <w:t xml:space="preserve">features, classes, or functions described in the SDP and thus as these elements are updated or changed, this document will need to be updated or changed. </w:t>
        </w:r>
      </w:ins>
      <w:ins w:id="587" w:author="Timothy Wilkins" w:date="2015-10-08T19:19:00Z">
        <w:r w:rsidR="00215118">
          <w:t xml:space="preserve">Updates to this document will be under revision control as described in the </w:t>
        </w:r>
      </w:ins>
      <w:ins w:id="588" w:author="Timothy Wilkins" w:date="2015-10-08T19:21:00Z">
        <w:r w:rsidR="005B6629">
          <w:t xml:space="preserve">Configuration Management Plan. </w:t>
        </w:r>
      </w:ins>
    </w:p>
    <w:p w14:paraId="68F209E4" w14:textId="4410B054" w:rsidR="00AF03BF" w:rsidRDefault="00AF03BF">
      <w:pPr>
        <w:pStyle w:val="Heading1"/>
        <w:rPr>
          <w:ins w:id="589" w:author="Timothy Wilkins" w:date="2015-11-19T16:17:00Z"/>
        </w:rPr>
      </w:pPr>
      <w:bookmarkStart w:id="590" w:name="_Toc432432719"/>
      <w:r>
        <w:t>References</w:t>
      </w:r>
      <w:bookmarkEnd w:id="590"/>
    </w:p>
    <w:p w14:paraId="10257C32" w14:textId="725F107D" w:rsidR="00E56EDB" w:rsidRPr="00287FC7" w:rsidRDefault="00E56EDB">
      <w:pPr>
        <w:rPr>
          <w:ins w:id="591" w:author="Timothy Wilkins" w:date="2015-11-19T16:12:00Z"/>
        </w:rPr>
        <w:pPrChange w:id="592" w:author="Timothy Wilkins" w:date="2015-11-19T16:17:00Z">
          <w:pPr>
            <w:pStyle w:val="Heading1"/>
          </w:pPr>
        </w:pPrChange>
      </w:pPr>
      <w:ins w:id="593" w:author="Timothy Wilkins" w:date="2015-11-19T16:17:00Z">
        <w:r>
          <w:t>Software Development Plan:</w:t>
        </w:r>
      </w:ins>
    </w:p>
    <w:p w14:paraId="3877819B" w14:textId="148380D4" w:rsidR="00E56EDB" w:rsidRDefault="00985491">
      <w:pPr>
        <w:rPr>
          <w:ins w:id="594" w:author="Timothy Wilkins" w:date="2015-11-19T16:17:00Z"/>
        </w:rPr>
        <w:pPrChange w:id="595" w:author="Timothy Wilkins" w:date="2015-11-19T16:12:00Z">
          <w:pPr>
            <w:pStyle w:val="Heading1"/>
          </w:pPr>
        </w:pPrChange>
      </w:pPr>
      <w:ins w:id="596" w:author="Timothy Wilkins" w:date="2015-11-19T16:17:00Z">
        <w:r>
          <w:object w:dxaOrig="915" w:dyaOrig="879" w14:anchorId="18B5C3CE">
            <v:shape id="_x0000_i1027" type="#_x0000_t75" style="width:45.75pt;height:43.95pt" o:ole="">
              <v:imagedata r:id="rId19" o:title=""/>
            </v:shape>
            <o:OLEObject Type="Link" ProgID="Word.Document.12" ShapeID="_x0000_i1027" DrawAspect="Content" r:id="rId20" UpdateMode="Always">
              <o:LinkType>Picture</o:LinkType>
              <o:LockedField>false</o:LockedField>
              <o:FieldCodes>\f 0</o:FieldCodes>
            </o:OLEObject>
          </w:object>
        </w:r>
      </w:ins>
    </w:p>
    <w:p w14:paraId="440877FB" w14:textId="77777777" w:rsidR="00E56EDB" w:rsidRDefault="00E56EDB">
      <w:pPr>
        <w:rPr>
          <w:ins w:id="597" w:author="Timothy Wilkins" w:date="2015-11-19T16:17:00Z"/>
        </w:rPr>
        <w:pPrChange w:id="598" w:author="Timothy Wilkins" w:date="2015-11-19T16:12:00Z">
          <w:pPr>
            <w:pStyle w:val="Heading1"/>
          </w:pPr>
        </w:pPrChange>
      </w:pPr>
    </w:p>
    <w:p w14:paraId="13EFB9AB" w14:textId="72706974" w:rsidR="00E56EDB" w:rsidRDefault="00912D89">
      <w:pPr>
        <w:rPr>
          <w:ins w:id="599" w:author="Timothy Wilkins" w:date="2015-11-19T16:18:00Z"/>
        </w:rPr>
        <w:pPrChange w:id="600" w:author="Timothy Wilkins" w:date="2015-11-19T16:12:00Z">
          <w:pPr>
            <w:pStyle w:val="Heading1"/>
          </w:pPr>
        </w:pPrChange>
      </w:pPr>
      <w:ins w:id="601" w:author="Timothy Wilkins" w:date="2015-11-19T16:18:00Z">
        <w:r>
          <w:t>Project Proposal:</w:t>
        </w:r>
      </w:ins>
    </w:p>
    <w:p w14:paraId="143FE63D" w14:textId="26C398B3" w:rsidR="00912D89" w:rsidRDefault="00985491">
      <w:pPr>
        <w:rPr>
          <w:ins w:id="602" w:author="Timothy Wilkins" w:date="2015-11-19T16:38:00Z"/>
        </w:rPr>
        <w:pPrChange w:id="603" w:author="Timothy Wilkins" w:date="2015-11-19T16:12:00Z">
          <w:pPr>
            <w:pStyle w:val="Heading1"/>
          </w:pPr>
        </w:pPrChange>
      </w:pPr>
      <w:ins w:id="604" w:author="Timothy Wilkins" w:date="2015-11-19T16:29:00Z">
        <w:r>
          <w:object w:dxaOrig="9360" w:dyaOrig="9640" w14:anchorId="1754ECB9">
            <v:shape id="_x0000_i1028" type="#_x0000_t75" style="width:468.6pt;height:483.25pt" o:ole="">
              <v:imagedata r:id="rId21" o:title=""/>
            </v:shape>
            <o:OLEObject Type="Link" ProgID="Word.Document.12" ShapeID="_x0000_i1028" DrawAspect="Content" r:id="rId22" UpdateMode="Always">
              <o:LinkType>Picture</o:LinkType>
              <o:LockedField>false</o:LockedField>
              <o:FieldCodes>\f 0</o:FieldCodes>
            </o:OLEObject>
          </w:object>
        </w:r>
      </w:ins>
    </w:p>
    <w:p w14:paraId="6AF48D98" w14:textId="77777777" w:rsidR="005C1030" w:rsidRDefault="005C1030">
      <w:pPr>
        <w:rPr>
          <w:ins w:id="605" w:author="Timothy Wilkins" w:date="2015-11-19T16:38:00Z"/>
        </w:rPr>
        <w:pPrChange w:id="606" w:author="Timothy Wilkins" w:date="2015-11-19T16:12:00Z">
          <w:pPr>
            <w:pStyle w:val="Heading1"/>
          </w:pPr>
        </w:pPrChange>
      </w:pPr>
    </w:p>
    <w:p w14:paraId="300A3340" w14:textId="2862C91B" w:rsidR="008926C1" w:rsidRDefault="005C1030">
      <w:pPr>
        <w:rPr>
          <w:ins w:id="607" w:author="Timothy Wilkins" w:date="2015-11-19T16:38:00Z"/>
        </w:rPr>
        <w:pPrChange w:id="608" w:author="Timothy Wilkins" w:date="2015-11-19T16:12:00Z">
          <w:pPr>
            <w:pStyle w:val="Heading1"/>
          </w:pPr>
        </w:pPrChange>
      </w:pPr>
      <w:proofErr w:type="spellStart"/>
      <w:ins w:id="609" w:author="Timothy Wilkins" w:date="2015-11-19T16:38:00Z">
        <w:r>
          <w:t>Git</w:t>
        </w:r>
        <w:proofErr w:type="spellEnd"/>
        <w:r>
          <w:t xml:space="preserve"> Hub installation: </w:t>
        </w:r>
        <w:r>
          <w:fldChar w:fldCharType="begin"/>
        </w:r>
        <w:r>
          <w:instrText xml:space="preserve"> HYPERLINK "</w:instrText>
        </w:r>
        <w:r w:rsidRPr="00A44C39">
          <w:instrText>https://help.github.com/desktop/guides/getting-started/</w:instrText>
        </w:r>
        <w:r>
          <w:instrText xml:space="preserve">" </w:instrText>
        </w:r>
        <w:r>
          <w:fldChar w:fldCharType="separate"/>
        </w:r>
        <w:r w:rsidRPr="00BF598F">
          <w:rPr>
            <w:rStyle w:val="Hyperlink"/>
          </w:rPr>
          <w:t>https://help.github.com/desktop/guides/getting-started/</w:t>
        </w:r>
        <w:r>
          <w:fldChar w:fldCharType="end"/>
        </w:r>
      </w:ins>
    </w:p>
    <w:p w14:paraId="70C9C8A1" w14:textId="77777777" w:rsidR="005C1030" w:rsidRDefault="005C1030">
      <w:pPr>
        <w:rPr>
          <w:ins w:id="610" w:author="Timothy Wilkins" w:date="2015-11-19T16:38:00Z"/>
        </w:rPr>
        <w:pPrChange w:id="611" w:author="Timothy Wilkins" w:date="2015-11-19T16:12:00Z">
          <w:pPr>
            <w:pStyle w:val="Heading1"/>
          </w:pPr>
        </w:pPrChange>
      </w:pPr>
    </w:p>
    <w:p w14:paraId="0822AEB2" w14:textId="77777777" w:rsidR="005C1030" w:rsidRPr="00287FC7" w:rsidRDefault="005C1030">
      <w:pPr>
        <w:pPrChange w:id="612" w:author="Timothy Wilkins" w:date="2015-11-19T16:12:00Z">
          <w:pPr>
            <w:pStyle w:val="Heading1"/>
          </w:pPr>
        </w:pPrChange>
      </w:pPr>
    </w:p>
    <w:p w14:paraId="3BB067EF" w14:textId="479EC92F" w:rsidR="00540A29" w:rsidRDefault="00484ACE">
      <w:pPr>
        <w:pStyle w:val="Heading1"/>
        <w:rPr>
          <w:ins w:id="613" w:author="Timothy Wilkins" w:date="2015-10-08T19:21:00Z"/>
        </w:rPr>
      </w:pPr>
      <w:bookmarkStart w:id="614" w:name="_Toc432432720"/>
      <w:r>
        <w:t>Software Test Environment</w:t>
      </w:r>
      <w:bookmarkEnd w:id="614"/>
      <w:r w:rsidR="00540A29" w:rsidRPr="00540A29">
        <w:t xml:space="preserve"> </w:t>
      </w:r>
    </w:p>
    <w:p w14:paraId="5C560C5B" w14:textId="790F47A5" w:rsidR="00B67514" w:rsidRDefault="006963FC">
      <w:pPr>
        <w:rPr>
          <w:ins w:id="615" w:author="RYAN WILKINS" w:date="2015-10-19T18:40:00Z"/>
        </w:rPr>
        <w:pPrChange w:id="616" w:author="Jimmy Duggan" w:date="2015-10-12T17:02:00Z">
          <w:pPr>
            <w:pStyle w:val="Heading1"/>
          </w:pPr>
        </w:pPrChange>
      </w:pPr>
      <w:ins w:id="617" w:author="Timothy Wilkins" w:date="2015-10-08T19:22:00Z">
        <w:r>
          <w:tab/>
          <w:t>This section describes the test environment.</w:t>
        </w:r>
        <w:del w:id="618" w:author="RYAN WILKINS" w:date="2015-10-19T18:10:00Z">
          <w:r w:rsidDel="00410527">
            <w:delText xml:space="preserve"> </w:delText>
          </w:r>
        </w:del>
      </w:ins>
      <w:ins w:id="619" w:author="Timothy Wilkins" w:date="2015-10-08T19:23:00Z">
        <w:del w:id="620" w:author="RYAN WILKINS" w:date="2015-10-19T18:10:00Z">
          <w:r w:rsidR="00F0700B" w:rsidDel="00410527">
            <w:delText>There will be 2 test environments. One for the data collection software and another for the data analysis software.</w:delText>
          </w:r>
        </w:del>
      </w:ins>
      <w:ins w:id="621" w:author="RYAN WILKINS" w:date="2015-10-19T18:10:00Z">
        <w:r w:rsidR="00410527">
          <w:t xml:space="preserve"> The environment includes the software and hardware needed to test the product. This section will also cover the installation, </w:t>
        </w:r>
      </w:ins>
      <w:ins w:id="622" w:author="RYAN WILKINS" w:date="2015-10-19T18:11:00Z">
        <w:r w:rsidR="00410527">
          <w:t xml:space="preserve">testing, and control processes of the test software and hardware. </w:t>
        </w:r>
      </w:ins>
      <w:ins w:id="623" w:author="Timothy Wilkins" w:date="2015-10-08T19:23:00Z">
        <w:r w:rsidR="00F0700B">
          <w:t xml:space="preserve"> </w:t>
        </w:r>
      </w:ins>
    </w:p>
    <w:p w14:paraId="130841A1" w14:textId="77777777" w:rsidR="00EB7304" w:rsidRDefault="00EB7304">
      <w:pPr>
        <w:rPr>
          <w:ins w:id="624" w:author="RYAN WILKINS" w:date="2015-10-19T18:40:00Z"/>
        </w:rPr>
        <w:pPrChange w:id="625" w:author="Jimmy Duggan" w:date="2015-10-12T17:02:00Z">
          <w:pPr>
            <w:pStyle w:val="Heading1"/>
          </w:pPr>
        </w:pPrChange>
      </w:pPr>
    </w:p>
    <w:p w14:paraId="3ECA78AF" w14:textId="530D1046" w:rsidR="00EB7304" w:rsidRDefault="00AB4424">
      <w:pPr>
        <w:pStyle w:val="Heading2"/>
        <w:rPr>
          <w:ins w:id="626" w:author="RYAN WILKINS" w:date="2015-10-19T18:40:00Z"/>
        </w:rPr>
        <w:pPrChange w:id="627" w:author="RYAN WILKINS" w:date="2015-10-19T18:40:00Z">
          <w:pPr>
            <w:pStyle w:val="Heading1"/>
          </w:pPr>
        </w:pPrChange>
      </w:pPr>
      <w:ins w:id="628" w:author="RYAN WILKINS" w:date="2015-10-19T18:40:00Z">
        <w:r>
          <w:t>Local Testing Environment</w:t>
        </w:r>
      </w:ins>
    </w:p>
    <w:p w14:paraId="3CBD70E5" w14:textId="7738FFB9" w:rsidR="006166A4" w:rsidRPr="002D56AC" w:rsidRDefault="006166A4">
      <w:pPr>
        <w:ind w:left="576"/>
        <w:pPrChange w:id="629" w:author="RYAN WILKINS" w:date="2015-10-19T18:40:00Z">
          <w:pPr>
            <w:pStyle w:val="Heading1"/>
          </w:pPr>
        </w:pPrChange>
      </w:pPr>
      <w:ins w:id="630" w:author="RYAN WILKINS" w:date="2015-10-19T18:40:00Z">
        <w:r>
          <w:t xml:space="preserve">This is the environment local to the </w:t>
        </w:r>
      </w:ins>
      <w:ins w:id="631" w:author="RYAN WILKINS" w:date="2015-10-19T18:41:00Z">
        <w:r>
          <w:t>developer’s</w:t>
        </w:r>
      </w:ins>
      <w:ins w:id="632" w:author="RYAN WILKINS" w:date="2015-10-19T18:40:00Z">
        <w:r>
          <w:t xml:space="preserve"> machine</w:t>
        </w:r>
      </w:ins>
      <w:ins w:id="633"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634" w:author="Timothy Wilkins" w:date="2015-10-08T19:25:00Z"/>
          <w:del w:id="635" w:author="RYAN WILKINS" w:date="2015-10-19T18:11:00Z"/>
        </w:rPr>
        <w:pPrChange w:id="636" w:author="RYAN WILKINS" w:date="2015-10-19T18:11:00Z">
          <w:pPr/>
        </w:pPrChange>
      </w:pPr>
      <w:bookmarkStart w:id="637" w:name="_Toc432432721"/>
      <w:ins w:id="638" w:author="Timothy Wilkins" w:date="2015-10-08T19:25:00Z">
        <w:del w:id="639" w:author="RYAN WILKINS" w:date="2015-10-19T18:10:00Z">
          <w:r w:rsidDel="00410527">
            <w:delText xml:space="preserve">Data Collection </w:delText>
          </w:r>
        </w:del>
        <w:del w:id="640" w:author="RYAN WILKINS" w:date="2015-10-19T18:11:00Z">
          <w:r w:rsidDel="00C60DD9">
            <w:delText>Test Environment</w:delText>
          </w:r>
          <w:bookmarkEnd w:id="637"/>
        </w:del>
      </w:ins>
    </w:p>
    <w:p w14:paraId="79900B78" w14:textId="487F28C0" w:rsidR="00540A29" w:rsidRDefault="00540A29">
      <w:pPr>
        <w:pStyle w:val="Heading3"/>
        <w:rPr>
          <w:ins w:id="641" w:author="Timothy Wilkins" w:date="2015-10-08T19:24:00Z"/>
        </w:rPr>
        <w:pPrChange w:id="642" w:author="RYAN WILKINS" w:date="2015-10-19T18:33:00Z">
          <w:pPr>
            <w:pStyle w:val="Heading2"/>
          </w:pPr>
        </w:pPrChange>
      </w:pPr>
      <w:bookmarkStart w:id="643" w:name="_Toc432432722"/>
      <w:r w:rsidRPr="00540A29">
        <w:t>S</w:t>
      </w:r>
      <w:r w:rsidR="0098548D">
        <w:t>oftware</w:t>
      </w:r>
      <w:bookmarkEnd w:id="643"/>
    </w:p>
    <w:p w14:paraId="0AD293D5" w14:textId="2FE4AC6D" w:rsidR="00DE489A" w:rsidRDefault="00817F4A">
      <w:pPr>
        <w:rPr>
          <w:ins w:id="644" w:author="Timothy Wilkins" w:date="2015-10-08T19:31:00Z"/>
        </w:rPr>
        <w:pPrChange w:id="645" w:author="Jimmy Duggan" w:date="2015-10-12T17:02:00Z">
          <w:pPr>
            <w:pStyle w:val="Heading3"/>
          </w:pPr>
        </w:pPrChange>
      </w:pPr>
      <w:ins w:id="646" w:author="Timothy Wilkins" w:date="2015-10-08T19:27:00Z">
        <w:r>
          <w:tab/>
          <w:t xml:space="preserve">Tools to be used </w:t>
        </w:r>
      </w:ins>
      <w:ins w:id="647" w:author="Timothy Wilkins" w:date="2015-10-08T19:29:00Z">
        <w:r>
          <w:t xml:space="preserve">during testing </w:t>
        </w:r>
        <w:del w:id="648" w:author="RYAN WILKINS" w:date="2015-10-19T18:57:00Z">
          <w:r w:rsidDel="00442E9C">
            <w:delText xml:space="preserve">of the data collection software </w:delText>
          </w:r>
        </w:del>
      </w:ins>
      <w:ins w:id="649" w:author="RYAN WILKINS" w:date="2015-10-19T18:57:00Z">
        <w:r w:rsidR="00442E9C">
          <w:t xml:space="preserve">in the local environment </w:t>
        </w:r>
      </w:ins>
      <w:ins w:id="650" w:author="Timothy Wilkins" w:date="2015-10-08T19:31:00Z">
        <w:r w:rsidR="00170FE8">
          <w:t>are listed below. A detailed description of the tool, its intended use, where or who to get it from and any other relevant details are below.</w:t>
        </w:r>
      </w:ins>
      <w:ins w:id="651" w:author="Timothy Wilkins" w:date="2015-10-11T17:48:00Z">
        <w:r w:rsidR="003133F6">
          <w:t xml:space="preserve"> These will be added to as we develop the </w:t>
        </w:r>
      </w:ins>
      <w:ins w:id="652"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653" w:author="Timothy Wilkins" w:date="2015-10-08T19:35:00Z"/>
        </w:rPr>
        <w:pPrChange w:id="654" w:author="Jimmy Duggan" w:date="2015-10-12T17:02:00Z">
          <w:pPr/>
        </w:pPrChange>
      </w:pPr>
      <w:ins w:id="655" w:author="Timothy Wilkins" w:date="2015-10-08T19:32:00Z">
        <w:r>
          <w:t>Visual Studio</w:t>
        </w:r>
      </w:ins>
      <w:ins w:id="656" w:author="Timothy Wilkins" w:date="2015-10-08T19:33:00Z">
        <w:r>
          <w:t xml:space="preserve"> </w:t>
        </w:r>
      </w:ins>
      <w:ins w:id="657" w:author="RYAN WILKINS" w:date="2015-10-19T18:14:00Z">
        <w:r w:rsidR="00F30600">
          <w:t>Enterprise 2015</w:t>
        </w:r>
      </w:ins>
      <w:ins w:id="658" w:author="Timothy Wilkins" w:date="2015-10-08T19:33:00Z">
        <w:del w:id="659" w:author="RYAN WILKINS" w:date="2015-10-19T18:14:00Z">
          <w:r w:rsidDel="00F30600">
            <w:delText>(x.x.x)</w:delText>
          </w:r>
        </w:del>
      </w:ins>
      <w:ins w:id="660" w:author="Timothy Wilkins" w:date="2015-10-08T19:32:00Z">
        <w:r>
          <w:t xml:space="preserve"> – This tool will be utilized for </w:t>
        </w:r>
      </w:ins>
      <w:ins w:id="661" w:author="Timothy Wilkins" w:date="2015-10-08T19:33:00Z">
        <w:r w:rsidR="007E64FC">
          <w:t>local development of the software</w:t>
        </w:r>
        <w:del w:id="662" w:author="RYAN WILKINS" w:date="2015-10-19T18:19:00Z">
          <w:r w:rsidR="007E64FC" w:rsidDel="00F30600">
            <w:delText>, but also development and execution of unit tests</w:delText>
          </w:r>
        </w:del>
      </w:ins>
      <w:ins w:id="663" w:author="Timothy Wilkins" w:date="2015-10-08T19:34:00Z">
        <w:del w:id="664" w:author="RYAN WILKINS" w:date="2015-10-19T18:19:00Z">
          <w:r w:rsidR="00DA7E7C" w:rsidDel="00F30600">
            <w:delText>.</w:delText>
          </w:r>
          <w:r w:rsidR="00024D0B" w:rsidDel="00F30600">
            <w:delText xml:space="preserve"> </w:delText>
          </w:r>
        </w:del>
      </w:ins>
      <w:ins w:id="665" w:author="RYAN WILKINS" w:date="2015-10-19T18:19:00Z">
        <w:r w:rsidR="00F30600">
          <w:t xml:space="preserve">. </w:t>
        </w:r>
      </w:ins>
      <w:ins w:id="666" w:author="Timothy Wilkins" w:date="2015-10-08T19:34:00Z">
        <w:r w:rsidR="00024D0B">
          <w:t xml:space="preserve">Visual Studio </w:t>
        </w:r>
      </w:ins>
      <w:ins w:id="667" w:author="RYAN WILKINS" w:date="2015-10-19T18:15:00Z">
        <w:r w:rsidR="00F30600">
          <w:t>Enterprise 2015</w:t>
        </w:r>
      </w:ins>
      <w:ins w:id="668" w:author="Timothy Wilkins" w:date="2015-10-08T19:34:00Z">
        <w:del w:id="669" w:author="RYAN WILKINS" w:date="2015-10-19T18:15:00Z">
          <w:r w:rsidR="00024D0B" w:rsidDel="00F30600">
            <w:delText>x.x.x</w:delText>
          </w:r>
        </w:del>
        <w:r w:rsidR="00024D0B">
          <w:t xml:space="preserve"> and the unit test plugin can be obtained here: </w:t>
        </w:r>
        <w:del w:id="670" w:author="RYAN WILKINS" w:date="2015-10-19T18:15:00Z">
          <w:r w:rsidR="00024D0B" w:rsidDel="00F30600">
            <w:delText>***</w:delText>
          </w:r>
        </w:del>
      </w:ins>
      <w:ins w:id="671"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672" w:author="Timothy Wilkins" w:date="2015-10-08T19:34:00Z">
        <w:del w:id="673" w:author="RYAN WILKINS" w:date="2015-10-19T18:19:00Z">
          <w:r w:rsidR="00024D0B" w:rsidDel="00F30600">
            <w:delText xml:space="preserve"> </w:delText>
          </w:r>
        </w:del>
      </w:ins>
      <w:ins w:id="674" w:author="Timothy Wilkins" w:date="2015-10-08T19:35:00Z">
        <w:del w:id="675" w:author="RYAN WILKINS" w:date="2015-10-19T18:19:00Z">
          <w:r w:rsidR="00024D0B" w:rsidDel="00F30600">
            <w:delText>and ***.</w:delText>
          </w:r>
        </w:del>
      </w:ins>
    </w:p>
    <w:p w14:paraId="0FABD96B" w14:textId="2B2E23A5" w:rsidR="00636DF5" w:rsidRDefault="00C143BE">
      <w:pPr>
        <w:pStyle w:val="ListParagraph"/>
        <w:numPr>
          <w:ilvl w:val="0"/>
          <w:numId w:val="1"/>
        </w:numPr>
        <w:rPr>
          <w:ins w:id="676" w:author="Timothy Wilkins" w:date="2015-10-08T19:36:00Z"/>
        </w:rPr>
      </w:pPr>
      <w:ins w:id="677" w:author="Timothy Wilkins" w:date="2015-10-08T19:35:00Z">
        <w:r>
          <w:t xml:space="preserve">Windows </w:t>
        </w:r>
      </w:ins>
      <w:ins w:id="678" w:author="RYAN WILKINS" w:date="2015-10-19T18:09:00Z">
        <w:r w:rsidR="00410527">
          <w:t>Server 2008</w:t>
        </w:r>
      </w:ins>
      <w:ins w:id="679" w:author="Timothy Wilkins" w:date="2015-10-08T19:35:00Z">
        <w:del w:id="680" w:author="RYAN WILKINS" w:date="2015-10-19T18:09:00Z">
          <w:r w:rsidDel="00410527">
            <w:delText>7</w:delText>
          </w:r>
        </w:del>
        <w:r>
          <w:t xml:space="preserve"> </w:t>
        </w:r>
      </w:ins>
      <w:ins w:id="681" w:author="Timothy Wilkins" w:date="2015-10-08T19:36:00Z">
        <w:r>
          <w:t>–</w:t>
        </w:r>
      </w:ins>
      <w:ins w:id="682" w:author="Timothy Wilkins" w:date="2015-10-08T19:35:00Z">
        <w:r>
          <w:t xml:space="preserve"> This </w:t>
        </w:r>
      </w:ins>
      <w:ins w:id="683" w:author="Timothy Wilkins" w:date="2015-10-08T19:36:00Z">
        <w:r>
          <w:t>will be the developing OS</w:t>
        </w:r>
        <w:r w:rsidR="003165CF">
          <w:t xml:space="preserve">. </w:t>
        </w:r>
        <w:r w:rsidR="00B051E3">
          <w:t xml:space="preserve">All development and testing should be performed on this OS for this piece of software. </w:t>
        </w:r>
      </w:ins>
      <w:ins w:id="684"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85" w:author="RYAN WILKINS" w:date="2015-10-19T18:30:00Z"/>
        </w:rPr>
      </w:pPr>
      <w:proofErr w:type="spellStart"/>
      <w:ins w:id="686" w:author="Timothy Wilkins" w:date="2015-10-08T19:36:00Z">
        <w:r>
          <w:t>GitHub</w:t>
        </w:r>
      </w:ins>
      <w:proofErr w:type="spellEnd"/>
      <w:ins w:id="687" w:author="RYAN WILKINS" w:date="2015-10-19T18:45:00Z">
        <w:r w:rsidR="00A44C39">
          <w:t xml:space="preserve"> Desktop</w:t>
        </w:r>
      </w:ins>
      <w:ins w:id="688" w:author="Timothy Wilkins" w:date="2015-10-08T19:36:00Z">
        <w:r>
          <w:t xml:space="preserve"> </w:t>
        </w:r>
      </w:ins>
      <w:ins w:id="689" w:author="Timothy Wilkins" w:date="2015-10-08T19:37:00Z">
        <w:r>
          <w:t>–</w:t>
        </w:r>
      </w:ins>
      <w:ins w:id="690" w:author="Timothy Wilkins" w:date="2015-10-08T19:36:00Z">
        <w:r>
          <w:t xml:space="preserve"> This is the repository software to be used to store all tests. </w:t>
        </w:r>
      </w:ins>
      <w:proofErr w:type="spellStart"/>
      <w:ins w:id="691" w:author="RYAN WILKINS" w:date="2015-10-19T18:43:00Z">
        <w:r w:rsidR="00031DB5">
          <w:t>GitHub</w:t>
        </w:r>
        <w:proofErr w:type="spellEnd"/>
        <w:r w:rsidR="00031DB5">
          <w:t xml:space="preserve">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92" w:author="Timothy Wilkins" w:date="2015-10-08T19:39:00Z"/>
        </w:rPr>
      </w:pPr>
      <w:proofErr w:type="spellStart"/>
      <w:ins w:id="693" w:author="RYAN WILKINS" w:date="2015-10-19T18:30:00Z">
        <w:r>
          <w:t>NUnit</w:t>
        </w:r>
        <w:proofErr w:type="spellEnd"/>
        <w:r>
          <w:t xml:space="preserve"> 2.6.4 – This will be used for unit test development. It can be downloaded here: </w:t>
        </w:r>
      </w:ins>
      <w:ins w:id="694"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95" w:author="Timothy Wilkins" w:date="2015-10-11T17:45:00Z"/>
          <w:del w:id="696" w:author="RYAN WILKINS" w:date="2015-10-19T18:23:00Z"/>
        </w:rPr>
      </w:pPr>
      <w:ins w:id="697" w:author="Timothy Wilkins" w:date="2015-10-08T19:39:00Z">
        <w:r>
          <w:t xml:space="preserve">Mock </w:t>
        </w:r>
        <w:del w:id="698" w:author="RYAN WILKINS" w:date="2015-10-19T18:23:00Z">
          <w:r w:rsidDel="00F30600">
            <w:delText xml:space="preserve">Database – This has not been decided upon yet, but there will need to be a mock database of some sort to test the data collection software against. </w:delText>
          </w:r>
        </w:del>
      </w:ins>
      <w:ins w:id="699" w:author="Timothy Wilkins" w:date="2015-10-08T19:42:00Z">
        <w:del w:id="700"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701" w:author="Timothy Wilkins" w:date="2015-10-11T17:45:00Z"/>
          <w:del w:id="702" w:author="RYAN WILKINS" w:date="2015-10-19T18:23:00Z"/>
        </w:rPr>
      </w:pPr>
      <w:ins w:id="703" w:author="Timothy Wilkins" w:date="2015-10-11T17:45:00Z">
        <w:del w:id="704"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705" w:author="Timothy Wilkins" w:date="2015-10-11T17:46:00Z"/>
          <w:del w:id="706" w:author="RYAN WILKINS" w:date="2015-10-19T18:23:00Z"/>
        </w:rPr>
      </w:pPr>
      <w:ins w:id="707" w:author="Timothy Wilkins" w:date="2015-10-11T17:45:00Z">
        <w:del w:id="708" w:author="RYAN WILKINS" w:date="2015-10-19T18:23:00Z">
          <w:r w:rsidDel="00F30600">
            <w:delText>Mock FileObject</w:delText>
          </w:r>
        </w:del>
      </w:ins>
      <w:ins w:id="709" w:author="Timothy Wilkins" w:date="2015-10-11T17:46:00Z">
        <w:del w:id="710"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1CC73A5E" w:rsidR="006E62F5" w:rsidRPr="00F17C9C" w:rsidRDefault="001458CA">
      <w:pPr>
        <w:pStyle w:val="ListParagraph"/>
        <w:numPr>
          <w:ilvl w:val="0"/>
          <w:numId w:val="1"/>
        </w:numPr>
      </w:pPr>
      <w:ins w:id="711" w:author="Timothy Wilkins" w:date="2015-10-11T17:46:00Z">
        <w:del w:id="712"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713" w:author="RYAN WILKINS" w:date="2015-10-19T18:23:00Z">
        <w:r w:rsidR="00F30600">
          <w:t>Classes –</w:t>
        </w:r>
      </w:ins>
      <w:ins w:id="714" w:author="RYAN WILKINS" w:date="2015-10-19T18:24:00Z">
        <w:r w:rsidR="00F30600">
          <w:t xml:space="preserve"> A mock of each class necessary for performing unit tests will need to be created</w:t>
        </w:r>
      </w:ins>
      <w:ins w:id="715" w:author="RYAN WILKINS" w:date="2015-10-19T18:23:00Z">
        <w:r w:rsidR="00F30600">
          <w:t xml:space="preserve">. </w:t>
        </w:r>
      </w:ins>
      <w:ins w:id="716" w:author="RYAN WILKINS" w:date="2015-10-19T18:24:00Z">
        <w:r w:rsidR="00F30600">
          <w:t xml:space="preserve">It will be the responsibility of the team members to create these mock classes. </w:t>
        </w:r>
      </w:ins>
      <w:ins w:id="717" w:author="Timothy Ryan Wilkins" w:date="2015-11-26T09:58:00Z">
        <w:r w:rsidR="004D635D">
          <w:t xml:space="preserve">A mock class has no functionality of the class it is mocking. It shall only respond with a hard coded response needed to perform the test being run. </w:t>
        </w:r>
      </w:ins>
    </w:p>
    <w:p w14:paraId="2614FE05" w14:textId="1F693F71" w:rsidR="00540A29" w:rsidRDefault="0098548D">
      <w:pPr>
        <w:pStyle w:val="Heading3"/>
        <w:rPr>
          <w:ins w:id="718" w:author="Timothy Wilkins" w:date="2015-10-08T19:40:00Z"/>
        </w:rPr>
        <w:pPrChange w:id="719" w:author="RYAN WILKINS" w:date="2015-10-19T18:33:00Z">
          <w:pPr>
            <w:pStyle w:val="ListParagraph"/>
            <w:numPr>
              <w:numId w:val="1"/>
            </w:numPr>
            <w:ind w:hanging="360"/>
          </w:pPr>
        </w:pPrChange>
      </w:pPr>
      <w:bookmarkStart w:id="720" w:name="_Toc432432723"/>
      <w:r>
        <w:t>Hardware and Firmware</w:t>
      </w:r>
      <w:bookmarkEnd w:id="720"/>
    </w:p>
    <w:p w14:paraId="5856F6F5" w14:textId="3EC26614" w:rsidR="001D6A1E" w:rsidRDefault="001D6A1E">
      <w:pPr>
        <w:rPr>
          <w:ins w:id="721" w:author="Timothy Wilkins" w:date="2015-10-08T19:41:00Z"/>
        </w:rPr>
        <w:pPrChange w:id="722" w:author="Jimmy Duggan" w:date="2015-10-12T17:02:00Z">
          <w:pPr>
            <w:pStyle w:val="Heading3"/>
          </w:pPr>
        </w:pPrChange>
      </w:pPr>
      <w:ins w:id="723" w:author="Timothy Wilkins" w:date="2015-10-08T19:40:00Z">
        <w:r>
          <w:tab/>
        </w:r>
      </w:ins>
      <w:ins w:id="724"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725" w:author="Timothy Wilkins" w:date="2015-10-08T19:44:00Z"/>
        </w:rPr>
        <w:pPrChange w:id="726" w:author="Jimmy Duggan" w:date="2015-10-12T17:02:00Z">
          <w:pPr/>
        </w:pPrChange>
      </w:pPr>
      <w:ins w:id="727"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728" w:author="Timothy Wilkins" w:date="2015-10-08T19:44:00Z">
        <w:r>
          <w:t xml:space="preserve">Internet Connection – an </w:t>
        </w:r>
        <w:proofErr w:type="gramStart"/>
        <w:r>
          <w:t>internet</w:t>
        </w:r>
        <w:proofErr w:type="gramEnd"/>
        <w:r>
          <w:t xml:space="preserve"> connection will be required for saving and retrieving the tests. It is also the responsibility of each team member to provide this for </w:t>
        </w:r>
      </w:ins>
      <w:ins w:id="729" w:author="Timothy Wilkins" w:date="2015-10-08T19:45:00Z">
        <w:r>
          <w:t>himself</w:t>
        </w:r>
      </w:ins>
      <w:ins w:id="730" w:author="Timothy Wilkins" w:date="2015-10-08T19:44:00Z">
        <w:r>
          <w:t xml:space="preserve">. </w:t>
        </w:r>
      </w:ins>
    </w:p>
    <w:p w14:paraId="0E61D060" w14:textId="0D42B882" w:rsidR="00540A29" w:rsidRDefault="0098548D">
      <w:pPr>
        <w:pStyle w:val="Heading3"/>
        <w:rPr>
          <w:ins w:id="731" w:author="Timothy Wilkins" w:date="2015-10-08T19:46:00Z"/>
        </w:rPr>
        <w:pPrChange w:id="732" w:author="RYAN WILKINS" w:date="2015-10-19T18:33:00Z">
          <w:pPr>
            <w:pStyle w:val="ListParagraph"/>
            <w:numPr>
              <w:numId w:val="2"/>
            </w:numPr>
            <w:ind w:hanging="360"/>
          </w:pPr>
        </w:pPrChange>
      </w:pPr>
      <w:bookmarkStart w:id="733" w:name="_Toc432432724"/>
      <w:r>
        <w:t>Other Materials</w:t>
      </w:r>
      <w:bookmarkEnd w:id="733"/>
    </w:p>
    <w:p w14:paraId="2D6C60FE" w14:textId="3B7ED9DF" w:rsidR="001B13E8" w:rsidRDefault="001B13E8">
      <w:pPr>
        <w:rPr>
          <w:ins w:id="734" w:author="Timothy Wilkins" w:date="2015-10-08T19:46:00Z"/>
        </w:rPr>
      </w:pPr>
      <w:ins w:id="735" w:author="Timothy Wilkins" w:date="2015-10-08T19:46:00Z">
        <w:r>
          <w:tab/>
          <w:t xml:space="preserve">Any other materials to be used during testing </w:t>
        </w:r>
      </w:ins>
      <w:ins w:id="736" w:author="Timothy Wilkins" w:date="2015-10-20T19:14:00Z">
        <w:r w:rsidR="00453FFA">
          <w:t>on the local environment</w:t>
        </w:r>
      </w:ins>
      <w:ins w:id="737" w:author="Timothy Wilkins" w:date="2015-10-08T19:46:00Z">
        <w:r>
          <w:t xml:space="preserve"> are listed below. A detailed description of the material, its intended use, where or who to get it from and any other relevant details are below.</w:t>
        </w:r>
      </w:ins>
    </w:p>
    <w:p w14:paraId="2AA41D6E" w14:textId="34C66980" w:rsidR="00D92FBA" w:rsidRPr="00F17C9C" w:rsidRDefault="00174F05">
      <w:pPr>
        <w:pStyle w:val="ListParagraph"/>
        <w:numPr>
          <w:ilvl w:val="0"/>
          <w:numId w:val="3"/>
        </w:numPr>
        <w:pPrChange w:id="738" w:author="Jimmy Duggan" w:date="2015-10-12T17:02:00Z">
          <w:pPr/>
        </w:pPrChange>
      </w:pPr>
      <w:ins w:id="739" w:author="Timothy Wilkins" w:date="2015-10-08T19:48:00Z">
        <w:r>
          <w:t>Mock patient data –</w:t>
        </w:r>
        <w:r w:rsidR="001730A1">
          <w:t xml:space="preserve"> </w:t>
        </w:r>
      </w:ins>
      <w:ins w:id="740" w:author="Timothy Wilkins" w:date="2015-10-08T19:49:00Z">
        <w:r w:rsidR="001730A1">
          <w:t xml:space="preserve">This is made up data that can be </w:t>
        </w:r>
      </w:ins>
      <w:ins w:id="741" w:author="Timothy Wilkins" w:date="2015-10-08T19:50:00Z">
        <w:r w:rsidR="001730A1">
          <w:t>imbedded</w:t>
        </w:r>
      </w:ins>
      <w:ins w:id="742" w:author="Timothy Wilkins" w:date="2015-10-08T19:49:00Z">
        <w:r w:rsidR="001730A1">
          <w:t xml:space="preserve"> </w:t>
        </w:r>
      </w:ins>
      <w:ins w:id="743" w:author="Timothy Wilkins" w:date="2015-10-08T19:50:00Z">
        <w:r w:rsidR="001730A1">
          <w:t xml:space="preserve">in the tests for automation purposes. </w:t>
        </w:r>
      </w:ins>
      <w:ins w:id="744" w:author="Timothy Wilkins" w:date="2015-10-08T19:48:00Z">
        <w:r w:rsidR="001730A1">
          <w:t>T</w:t>
        </w:r>
        <w:r>
          <w:t xml:space="preserve">his is to be provided by the team. </w:t>
        </w:r>
      </w:ins>
      <w:ins w:id="745" w:author="Timothy Ryan Wilkins" w:date="2015-11-26T10:00:00Z">
        <w:r w:rsidR="00AD5871">
          <w:t>This data shall be created as needed and is not under configuration management.</w:t>
        </w:r>
      </w:ins>
    </w:p>
    <w:p w14:paraId="59839C16" w14:textId="341299C1" w:rsidR="00540A29" w:rsidRPr="00540A29" w:rsidRDefault="0098548D">
      <w:pPr>
        <w:pStyle w:val="Heading3"/>
        <w:pPrChange w:id="746" w:author="RYAN WILKINS" w:date="2015-10-19T18:33:00Z">
          <w:pPr>
            <w:pStyle w:val="ListParagraph"/>
            <w:numPr>
              <w:numId w:val="3"/>
            </w:numPr>
            <w:ind w:hanging="360"/>
          </w:pPr>
        </w:pPrChange>
      </w:pPr>
      <w:bookmarkStart w:id="747" w:name="_Toc432432725"/>
      <w:r>
        <w:lastRenderedPageBreak/>
        <w:t>Proprietary Nature, Acquirer’s Rights, and Licensing</w:t>
      </w:r>
      <w:bookmarkEnd w:id="747"/>
    </w:p>
    <w:p w14:paraId="2907CE16" w14:textId="48A146DF" w:rsidR="00540A29" w:rsidRDefault="0098548D">
      <w:pPr>
        <w:pStyle w:val="Heading3"/>
        <w:rPr>
          <w:ins w:id="748" w:author="Timothy Wilkins" w:date="2015-10-08T19:50:00Z"/>
        </w:rPr>
      </w:pPr>
      <w:bookmarkStart w:id="749" w:name="_Toc432432726"/>
      <w:bookmarkStart w:id="750" w:name="_Ref432521445"/>
      <w:r>
        <w:t>Installation, Testing, and Control</w:t>
      </w:r>
      <w:bookmarkEnd w:id="749"/>
      <w:bookmarkEnd w:id="750"/>
    </w:p>
    <w:p w14:paraId="64CAD392" w14:textId="3FCF67F2" w:rsidR="00085A27" w:rsidDel="00A44C39" w:rsidRDefault="00356CA7">
      <w:pPr>
        <w:rPr>
          <w:ins w:id="751" w:author="Timothy Wilkins" w:date="2015-10-11T17:29:00Z"/>
          <w:del w:id="752" w:author="RYAN WILKINS" w:date="2015-10-19T18:45:00Z"/>
        </w:rPr>
        <w:pPrChange w:id="753" w:author="RYAN WILKINS" w:date="2015-10-19T18:46:00Z">
          <w:pPr>
            <w:pStyle w:val="Heading3"/>
          </w:pPr>
        </w:pPrChange>
      </w:pPr>
      <w:ins w:id="754" w:author="Timothy Wilkins" w:date="2015-10-11T17:22:00Z">
        <w:r>
          <w:tab/>
          <w:t xml:space="preserve">Each team member shall be responsible for downloading and installing Visual Studio </w:t>
        </w:r>
        <w:del w:id="755" w:author="RYAN WILKINS" w:date="2015-10-19T18:42:00Z">
          <w:r w:rsidDel="00031DB5">
            <w:delText>(x.x.x)</w:delText>
          </w:r>
        </w:del>
      </w:ins>
      <w:ins w:id="756" w:author="RYAN WILKINS" w:date="2015-10-19T18:42:00Z">
        <w:r w:rsidR="00031DB5">
          <w:t xml:space="preserve">Enterprise 2015 and Windows </w:t>
        </w:r>
      </w:ins>
      <w:ins w:id="757" w:author="RYAN WILKINS" w:date="2015-10-19T18:43:00Z">
        <w:r w:rsidR="00031DB5">
          <w:t>Server 2008</w:t>
        </w:r>
      </w:ins>
      <w:ins w:id="758" w:author="Timothy Wilkins" w:date="2015-10-11T17:22:00Z">
        <w:r>
          <w:t>.</w:t>
        </w:r>
        <w:del w:id="759" w:author="RYAN WILKINS" w:date="2015-10-19T18:43:00Z">
          <w:r w:rsidDel="00031DB5">
            <w:delText xml:space="preserve"> </w:delText>
          </w:r>
        </w:del>
      </w:ins>
      <w:ins w:id="760" w:author="Timothy Wilkins" w:date="2015-10-11T17:23:00Z">
        <w:del w:id="761" w:author="RYAN WILKINS" w:date="2015-10-19T18:42:00Z">
          <w:r w:rsidR="00BF3CFF" w:rsidDel="00031DB5">
            <w:delText xml:space="preserve">Visual studio can be downloaded here *** and installation </w:delText>
          </w:r>
        </w:del>
      </w:ins>
      <w:ins w:id="762" w:author="Timothy Wilkins" w:date="2015-10-11T17:24:00Z">
        <w:del w:id="763" w:author="RYAN WILKINS" w:date="2015-10-19T18:42:00Z">
          <w:r w:rsidR="00190FBB" w:rsidDel="00031DB5">
            <w:delText>instructions can</w:delText>
          </w:r>
        </w:del>
      </w:ins>
      <w:ins w:id="764" w:author="Timothy Wilkins" w:date="2015-10-11T17:23:00Z">
        <w:del w:id="765" w:author="RYAN WILKINS" w:date="2015-10-19T18:42:00Z">
          <w:r w:rsidR="00BF3CFF" w:rsidDel="00031DB5">
            <w:delText xml:space="preserve"> be found here ***. </w:delText>
          </w:r>
        </w:del>
      </w:ins>
      <w:ins w:id="766" w:author="Timothy Wilkins" w:date="2015-10-11T17:24:00Z">
        <w:del w:id="767" w:author="RYAN WILKINS" w:date="2015-10-19T18:43:00Z">
          <w:r w:rsidR="00F90A19" w:rsidDel="00031DB5">
            <w:delText>Windows 7</w:delText>
          </w:r>
        </w:del>
      </w:ins>
      <w:ins w:id="768" w:author="Timothy Wilkins" w:date="2015-10-11T17:25:00Z">
        <w:del w:id="769" w:author="RYAN WILKINS" w:date="2015-10-19T18:43:00Z">
          <w:r w:rsidR="00F90A19" w:rsidDel="00031DB5">
            <w:delText xml:space="preserve"> with </w:delText>
          </w:r>
        </w:del>
      </w:ins>
      <w:ins w:id="770" w:author="Timothy Wilkins" w:date="2015-10-11T17:26:00Z">
        <w:del w:id="771" w:author="RYAN WILKINS" w:date="2015-10-19T18:43:00Z">
          <w:r w:rsidR="00CB58CD" w:rsidDel="00031DB5">
            <w:delText>service pack ***</w:delText>
          </w:r>
        </w:del>
      </w:ins>
      <w:ins w:id="772" w:author="Timothy Wilkins" w:date="2015-10-11T17:24:00Z">
        <w:del w:id="773" w:author="RYAN WILKINS" w:date="2015-10-19T18:43:00Z">
          <w:r w:rsidR="00F90A19" w:rsidDel="00031DB5">
            <w:delText xml:space="preserve"> is to be provided by the team member.</w:delText>
          </w:r>
        </w:del>
        <w:r w:rsidR="00F90A19">
          <w:t xml:space="preserve"> </w:t>
        </w:r>
      </w:ins>
      <w:ins w:id="774" w:author="Timothy Wilkins" w:date="2015-10-11T17:27:00Z">
        <w:r w:rsidR="00B1783A">
          <w:t>Code under test and the tests thems</w:t>
        </w:r>
        <w:r w:rsidR="005E1930">
          <w:t xml:space="preserve">elves can be downloaded off of </w:t>
        </w:r>
        <w:proofErr w:type="spellStart"/>
        <w:r w:rsidR="005E1930">
          <w:t>G</w:t>
        </w:r>
        <w:r w:rsidR="00B1783A">
          <w:t>itHub</w:t>
        </w:r>
        <w:proofErr w:type="spellEnd"/>
        <w:r w:rsidR="00B1783A">
          <w:t xml:space="preserve">. </w:t>
        </w:r>
      </w:ins>
      <w:ins w:id="775" w:author="Timothy Wilkins" w:date="2015-10-11T17:38:00Z">
        <w:del w:id="776"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777" w:author="RYAN WILKINS" w:date="2015-10-19T18:46:00Z">
        <w:r w:rsidR="00A44C39">
          <w:t xml:space="preserve">In order to download from </w:t>
        </w:r>
        <w:proofErr w:type="spellStart"/>
        <w:r w:rsidR="00A44C39">
          <w:t>GitHub</w:t>
        </w:r>
        <w:proofErr w:type="spellEnd"/>
        <w:r w:rsidR="00A44C39">
          <w:t xml:space="preserve">, the </w:t>
        </w:r>
        <w:proofErr w:type="spellStart"/>
        <w:r w:rsidR="00A44C39">
          <w:t>GitHub</w:t>
        </w:r>
        <w:proofErr w:type="spellEnd"/>
        <w:r w:rsidR="00A44C39">
          <w:t xml:space="preserve"> Desktop software needs to be installed. Follow this tutorial to perform the installation: </w:t>
        </w:r>
      </w:ins>
      <w:ins w:id="778"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79" w:author="Timothy Wilkins" w:date="2015-10-11T17:28:00Z">
        <w:del w:id="780" w:author="RYAN WILKINS" w:date="2015-10-19T18:46:00Z">
          <w:r w:rsidR="002B10EC" w:rsidDel="00A44C39">
            <w:delText xml:space="preserve">Code and tests can be downloaded to a system </w:delText>
          </w:r>
        </w:del>
      </w:ins>
      <w:ins w:id="781" w:author="Timothy Wilkins" w:date="2015-10-11T17:29:00Z">
        <w:del w:id="782" w:author="RYAN WILKINS" w:date="2015-10-19T18:46:00Z">
          <w:r w:rsidR="005E1930" w:rsidDel="00A44C39">
            <w:delText>for testing purposes by clicking the “Clone in Desktop” button as seen below on the GitHub</w:delText>
          </w:r>
        </w:del>
      </w:ins>
      <w:ins w:id="783" w:author="Timothy Wilkins" w:date="2015-10-11T17:33:00Z">
        <w:del w:id="784" w:author="RYAN WILKINS" w:date="2015-10-19T18:46:00Z">
          <w:r w:rsidR="005E1930" w:rsidDel="00A44C39">
            <w:delText xml:space="preserve"> project page.</w:delText>
          </w:r>
        </w:del>
      </w:ins>
    </w:p>
    <w:p w14:paraId="5BC12316" w14:textId="7221C822" w:rsidR="005E1930" w:rsidDel="00A44C39" w:rsidRDefault="005E1930">
      <w:pPr>
        <w:rPr>
          <w:ins w:id="785" w:author="Timothy Wilkins" w:date="2015-10-11T17:32:00Z"/>
          <w:del w:id="786" w:author="RYAN WILKINS" w:date="2015-10-19T18:45:00Z"/>
        </w:rPr>
      </w:pPr>
      <w:ins w:id="787" w:author="Timothy Wilkins" w:date="2015-10-11T17:32:00Z">
        <w:del w:id="788"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89" w:author="Timothy Wilkins" w:date="2015-10-11T17:32:00Z"/>
        </w:rPr>
      </w:pPr>
    </w:p>
    <w:p w14:paraId="6205BFD3" w14:textId="77777777" w:rsidR="005C1030" w:rsidRDefault="005C1030">
      <w:pPr>
        <w:ind w:firstLine="720"/>
        <w:rPr>
          <w:ins w:id="790" w:author="Timothy Wilkins" w:date="2015-11-19T16:46:00Z"/>
        </w:rPr>
        <w:pPrChange w:id="791" w:author="Timothy Wilkins" w:date="2015-11-19T16:45:00Z">
          <w:pPr/>
        </w:pPrChange>
      </w:pPr>
      <w:ins w:id="792" w:author="Timothy Wilkins" w:date="2015-10-11T17:40:00Z">
        <w:r>
          <w:t>All the mock classes</w:t>
        </w:r>
        <w:r w:rsidR="003A4F1A">
          <w:t xml:space="preserve"> will need to be developed</w:t>
        </w:r>
      </w:ins>
      <w:ins w:id="793" w:author="Timothy Wilkins" w:date="2015-11-19T16:45:00Z">
        <w:r>
          <w:t xml:space="preserve"> to perform unit testing</w:t>
        </w:r>
      </w:ins>
      <w:ins w:id="794" w:author="Timothy Wilkins" w:date="2015-10-11T17:40:00Z">
        <w:r w:rsidR="003A4F1A">
          <w:t xml:space="preserve">. </w:t>
        </w:r>
      </w:ins>
      <w:ins w:id="795" w:author="Timothy Wilkins" w:date="2015-10-11T17:52:00Z">
        <w:r>
          <w:t>The mock classes</w:t>
        </w:r>
        <w:r w:rsidR="00460378">
          <w:t xml:space="preserve"> should be developed at the same time or before the classes they are needed to test. </w:t>
        </w:r>
      </w:ins>
      <w:ins w:id="796" w:author="RYAN WILKINS" w:date="2015-10-19T18:48:00Z">
        <w:del w:id="797" w:author="Timothy Wilkins" w:date="2015-10-20T19:13:00Z">
          <w:r w:rsidR="00BA1300" w:rsidDel="00940CD1">
            <w:delText>Testing of a mock is performed by following the CM plan for software development</w:delText>
          </w:r>
        </w:del>
      </w:ins>
      <w:ins w:id="798" w:author="Timothy Wilkins" w:date="2015-10-20T19:13:00Z">
        <w:r>
          <w:t>Following</w:t>
        </w:r>
        <w:r w:rsidR="00940CD1">
          <w:t xml:space="preserve"> the CM plan for software development performs testing of a mock</w:t>
        </w:r>
      </w:ins>
      <w:ins w:id="799" w:author="Timothy Wilkins" w:date="2015-11-19T16:44:00Z">
        <w:r>
          <w:t xml:space="preserve"> class</w:t>
        </w:r>
      </w:ins>
      <w:ins w:id="800" w:author="RYAN WILKINS" w:date="2015-10-19T18:48:00Z">
        <w:r w:rsidR="00BA1300">
          <w:t>.</w:t>
        </w:r>
      </w:ins>
    </w:p>
    <w:p w14:paraId="7577BDDC" w14:textId="4A41C82E" w:rsidR="005C1030" w:rsidRDefault="005C1030">
      <w:pPr>
        <w:ind w:firstLine="720"/>
        <w:rPr>
          <w:ins w:id="801" w:author="Timothy Wilkins" w:date="2015-10-11T17:53:00Z"/>
        </w:rPr>
        <w:pPrChange w:id="802" w:author="Timothy Wilkins" w:date="2015-11-19T16:45:00Z">
          <w:pPr/>
        </w:pPrChange>
      </w:pPr>
      <w:ins w:id="803" w:author="Timothy Wilkins" w:date="2015-11-19T16:46:00Z">
        <w:r>
          <w:t>Mock patient data will need to be created to preform some unit testing. This dat</w:t>
        </w:r>
        <w:r w:rsidR="00F63467">
          <w:t xml:space="preserve">a does not need to accurately represent specific events. The data should be within the bounds of realism, but does not need to correspond to any action. </w:t>
        </w:r>
      </w:ins>
      <w:ins w:id="804" w:author="Timothy Wilkins" w:date="2015-11-19T16:48:00Z">
        <w:r w:rsidR="000C3BC4">
          <w:t xml:space="preserve">It will be used to unit test the ability to parse data from each device. It could also be used to test the ability to tag data with an action. </w:t>
        </w:r>
      </w:ins>
      <w:ins w:id="805" w:author="Timothy Ryan Wilkins" w:date="2015-11-26T10:01:00Z">
        <w:r w:rsidR="00C978C6">
          <w:t xml:space="preserve">The data will be </w:t>
        </w:r>
      </w:ins>
      <w:ins w:id="806" w:author="Timothy Ryan Wilkins" w:date="2015-11-26T10:02:00Z">
        <w:r w:rsidR="00C978C6">
          <w:t>imbedded</w:t>
        </w:r>
      </w:ins>
      <w:ins w:id="807" w:author="Timothy Ryan Wilkins" w:date="2015-11-26T10:01:00Z">
        <w:r w:rsidR="00C978C6">
          <w:t xml:space="preserve"> </w:t>
        </w:r>
      </w:ins>
      <w:ins w:id="808" w:author="Timothy Ryan Wilkins" w:date="2015-11-26T10:02:00Z">
        <w:r w:rsidR="00C978C6">
          <w:t xml:space="preserve">inside the test. This is the only management that will be performed for this data. It is not considered a configuration management item. </w:t>
        </w:r>
      </w:ins>
      <w:ins w:id="809" w:author="RYAN WILKINS" w:date="2015-10-19T18:48:00Z">
        <w:del w:id="810" w:author="Timothy Wilkins" w:date="2015-11-19T16:46:00Z">
          <w:r w:rsidR="00BA1300" w:rsidDel="005C1030">
            <w:delText xml:space="preserve"> </w:delText>
          </w:r>
        </w:del>
      </w:ins>
    </w:p>
    <w:p w14:paraId="79EB9514" w14:textId="69B59CC9" w:rsidR="007250A4" w:rsidRDefault="00B02FAA">
      <w:pPr>
        <w:ind w:firstLine="720"/>
        <w:rPr>
          <w:ins w:id="811" w:author="Timothy Wilkins" w:date="2015-10-11T17:56:00Z"/>
        </w:rPr>
        <w:pPrChange w:id="812" w:author="RYAN WILKINS" w:date="2015-10-13T17:40:00Z">
          <w:pPr/>
        </w:pPrChange>
      </w:pPr>
      <w:ins w:id="813"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814" w:author="Timothy Wilkins" w:date="2015-10-11T17:55:00Z">
        <w:r w:rsidR="006173FF">
          <w:t>download</w:t>
        </w:r>
      </w:ins>
      <w:ins w:id="815" w:author="Timothy Wilkins" w:date="2015-10-11T17:54:00Z">
        <w:r w:rsidR="006316CA">
          <w:t xml:space="preserve"> the tests and code under test.</w:t>
        </w:r>
      </w:ins>
    </w:p>
    <w:p w14:paraId="0B286842" w14:textId="6B373B4F" w:rsidR="00E367DE" w:rsidRDefault="00347CC1">
      <w:pPr>
        <w:ind w:firstLine="720"/>
        <w:rPr>
          <w:ins w:id="816" w:author="Timothy Ryan Wilkins" w:date="2015-11-26T10:09:00Z"/>
        </w:rPr>
        <w:pPrChange w:id="817" w:author="RYAN WILKINS" w:date="2015-10-13T17:40:00Z">
          <w:pPr/>
        </w:pPrChange>
      </w:pPr>
      <w:proofErr w:type="spellStart"/>
      <w:ins w:id="818" w:author="Timothy Wilkins" w:date="2015-10-11T18:00:00Z">
        <w:r>
          <w:t>GitHub</w:t>
        </w:r>
        <w:proofErr w:type="spellEnd"/>
        <w:r>
          <w:t xml:space="preserve"> </w:t>
        </w:r>
      </w:ins>
      <w:ins w:id="819" w:author="Timothy Wilkins" w:date="2015-10-11T18:02:00Z">
        <w:r w:rsidR="006F4EC8">
          <w:t xml:space="preserve">and the Internet connection </w:t>
        </w:r>
      </w:ins>
      <w:ins w:id="820" w:author="Timothy Wilkins" w:date="2015-10-11T18:00:00Z">
        <w:r w:rsidR="006F4EC8">
          <w:t>are</w:t>
        </w:r>
        <w:r>
          <w:t xml:space="preserve"> under test and control by the provider. Windows </w:t>
        </w:r>
      </w:ins>
      <w:ins w:id="821" w:author="RYAN WILKINS" w:date="2015-10-19T18:49:00Z">
        <w:r w:rsidR="00170D1F">
          <w:t>Server 2008</w:t>
        </w:r>
      </w:ins>
      <w:ins w:id="822" w:author="Timothy Wilkins" w:date="2015-10-11T18:00:00Z">
        <w:del w:id="823" w:author="RYAN WILKINS" w:date="2015-10-19T18:49:00Z">
          <w:r w:rsidDel="00170D1F">
            <w:delText>7</w:delText>
          </w:r>
        </w:del>
        <w:r>
          <w:t xml:space="preserve"> </w:t>
        </w:r>
      </w:ins>
      <w:ins w:id="824" w:author="Timothy Wilkins" w:date="2015-10-11T18:03:00Z">
        <w:r w:rsidR="00AC672F">
          <w:t xml:space="preserve">and Visual Studio are under test by third parties and the versions are under control by the </w:t>
        </w:r>
      </w:ins>
      <w:ins w:id="825" w:author="Timothy Wilkins" w:date="2015-10-11T18:05:00Z">
        <w:r w:rsidR="00AC672F">
          <w:t>configuration management plan. The</w:t>
        </w:r>
      </w:ins>
      <w:ins w:id="826" w:author="Timothy Wilkins" w:date="2015-10-11T18:00:00Z">
        <w:r>
          <w:t xml:space="preserve"> PC is assumed to be working and maintained by the team member. </w:t>
        </w:r>
      </w:ins>
    </w:p>
    <w:p w14:paraId="6E85CCEF" w14:textId="393F371C" w:rsidR="004A2433" w:rsidRPr="00F17C9C" w:rsidRDefault="004A2433">
      <w:pPr>
        <w:ind w:firstLine="720"/>
        <w:pPrChange w:id="827" w:author="RYAN WILKINS" w:date="2015-10-13T17:40:00Z">
          <w:pPr/>
        </w:pPrChange>
      </w:pPr>
      <w:ins w:id="828" w:author="Timothy Ryan Wilkins" w:date="2015-11-26T10:09:00Z">
        <w:r>
          <w:t>Before code is committed to each team member’s development branch, all unit tests must be passing.</w:t>
        </w:r>
      </w:ins>
    </w:p>
    <w:p w14:paraId="2B79F085" w14:textId="1CB4615D" w:rsidR="00540A29" w:rsidRDefault="0098548D">
      <w:pPr>
        <w:pStyle w:val="Heading3"/>
        <w:rPr>
          <w:ins w:id="829" w:author="Timothy Wilkins" w:date="2015-10-11T17:55:00Z"/>
        </w:rPr>
        <w:pPrChange w:id="830" w:author="RYAN WILKINS" w:date="2015-10-19T18:33:00Z">
          <w:pPr/>
        </w:pPrChange>
      </w:pPr>
      <w:bookmarkStart w:id="831" w:name="_Toc432432727"/>
      <w:r>
        <w:t>Participating Organizations</w:t>
      </w:r>
      <w:bookmarkEnd w:id="831"/>
    </w:p>
    <w:p w14:paraId="265EDE66" w14:textId="4C96A529" w:rsidR="005C0D80" w:rsidRDefault="00682F7B">
      <w:pPr>
        <w:rPr>
          <w:ins w:id="832" w:author="Timothy Wilkins" w:date="2015-10-11T18:09:00Z"/>
        </w:rPr>
        <w:pPrChange w:id="833" w:author="Jimmy Duggan" w:date="2015-10-12T17:02:00Z">
          <w:pPr>
            <w:pStyle w:val="Heading3"/>
          </w:pPr>
        </w:pPrChange>
      </w:pPr>
      <w:ins w:id="834" w:author="Timothy Wilkins" w:date="2015-10-11T18:07:00Z">
        <w:r>
          <w:tab/>
          <w:t xml:space="preserve">Organizations involved in the testing of the </w:t>
        </w:r>
      </w:ins>
      <w:ins w:id="835"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836" w:author="Timothy Wilkins" w:date="2015-10-11T18:14:00Z"/>
        </w:rPr>
        <w:pPrChange w:id="837" w:author="Jimmy Duggan" w:date="2015-10-12T17:02:00Z">
          <w:pPr/>
        </w:pPrChange>
      </w:pPr>
      <w:ins w:id="838" w:author="Timothy Wilkins" w:date="2015-10-11T18:12:00Z">
        <w:r>
          <w:t xml:space="preserve">Med656 Team – The Med656 team will be responsible for </w:t>
        </w:r>
      </w:ins>
      <w:ins w:id="839"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840" w:author="Timothy Wilkins" w:date="2015-10-11T18:14:00Z">
        <w:r>
          <w:t xml:space="preserve">Customer </w:t>
        </w:r>
      </w:ins>
      <w:ins w:id="841" w:author="Timothy Wilkins" w:date="2015-10-11T18:17:00Z">
        <w:r w:rsidR="00F60428">
          <w:t>–</w:t>
        </w:r>
      </w:ins>
      <w:ins w:id="842" w:author="Timothy Wilkins" w:date="2015-10-11T18:14:00Z">
        <w:r>
          <w:t xml:space="preserve"> </w:t>
        </w:r>
      </w:ins>
      <w:ins w:id="843" w:author="Timothy Wilkins" w:date="2015-10-11T18:17:00Z">
        <w:r w:rsidR="00F60428">
          <w:t>The customer</w:t>
        </w:r>
        <w:r w:rsidR="00306AE0">
          <w:t xml:space="preserve"> will be responsible for </w:t>
        </w:r>
      </w:ins>
      <w:ins w:id="844" w:author="Timothy Wilkins" w:date="2015-10-11T18:19:00Z">
        <w:r w:rsidR="00AE6E84">
          <w:t xml:space="preserve">customer acceptance tests. </w:t>
        </w:r>
      </w:ins>
    </w:p>
    <w:p w14:paraId="000CDF95" w14:textId="1B738ABA" w:rsidR="00540A29" w:rsidDel="00FC6721" w:rsidRDefault="0098548D">
      <w:pPr>
        <w:pStyle w:val="Heading3"/>
        <w:rPr>
          <w:ins w:id="845" w:author="Timothy Wilkins" w:date="2015-10-11T18:28:00Z"/>
          <w:del w:id="846" w:author="RYAN WILKINS" w:date="2015-10-19T18:50:00Z"/>
        </w:rPr>
        <w:pPrChange w:id="847" w:author="RYAN WILKINS" w:date="2015-10-19T18:33:00Z">
          <w:pPr>
            <w:pStyle w:val="ListParagraph"/>
            <w:numPr>
              <w:numId w:val="3"/>
            </w:numPr>
            <w:ind w:hanging="360"/>
          </w:pPr>
        </w:pPrChange>
      </w:pPr>
      <w:bookmarkStart w:id="848" w:name="_Toc432432728"/>
      <w:del w:id="849" w:author="RYAN WILKINS" w:date="2015-10-19T18:50:00Z">
        <w:r w:rsidDel="00FC6721">
          <w:delText>Personnel</w:delText>
        </w:r>
      </w:del>
      <w:bookmarkEnd w:id="848"/>
    </w:p>
    <w:p w14:paraId="07268974" w14:textId="4A032C86" w:rsidR="00DA4839" w:rsidRPr="00F17C9C" w:rsidDel="00FC6721" w:rsidRDefault="00DA4839">
      <w:pPr>
        <w:rPr>
          <w:del w:id="850" w:author="RYAN WILKINS" w:date="2015-10-19T18:50:00Z"/>
        </w:rPr>
        <w:pPrChange w:id="851" w:author="Jimmy Duggan" w:date="2015-10-12T17:02:00Z">
          <w:pPr>
            <w:pStyle w:val="Heading3"/>
          </w:pPr>
        </w:pPrChange>
      </w:pPr>
      <w:ins w:id="852" w:author="Timothy Wilkins" w:date="2015-10-11T18:28:00Z">
        <w:del w:id="853"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854" w:author="Timothy Wilkins" w:date="2015-10-11T18:28:00Z"/>
        </w:rPr>
        <w:pPrChange w:id="855" w:author="RYAN WILKINS" w:date="2015-10-19T18:33:00Z">
          <w:pPr/>
        </w:pPrChange>
      </w:pPr>
      <w:bookmarkStart w:id="856" w:name="_Toc432432729"/>
      <w:r>
        <w:t>Orientation Plan</w:t>
      </w:r>
      <w:bookmarkEnd w:id="856"/>
    </w:p>
    <w:p w14:paraId="17C57A58" w14:textId="750854B3" w:rsidR="001723D0" w:rsidDel="00E92C0E" w:rsidRDefault="00155B84">
      <w:pPr>
        <w:rPr>
          <w:ins w:id="857" w:author="Timothy Wilkins" w:date="2015-10-11T18:29:00Z"/>
          <w:del w:id="858" w:author="RYAN WILKINS" w:date="2015-10-19T18:50:00Z"/>
        </w:rPr>
        <w:pPrChange w:id="859" w:author="Jimmy Duggan" w:date="2015-10-12T17:02:00Z">
          <w:pPr>
            <w:pStyle w:val="Heading3"/>
          </w:pPr>
        </w:pPrChange>
      </w:pPr>
      <w:ins w:id="860" w:author="Timothy Wilkins" w:date="2015-10-11T18:29:00Z">
        <w:r>
          <w:tab/>
          <w:t>All team members are to go through the following tutorial</w:t>
        </w:r>
        <w:del w:id="861" w:author="RYAN WILKINS" w:date="2015-10-19T18:50:00Z">
          <w:r w:rsidDel="00E92C0E">
            <w:delText>s</w:delText>
          </w:r>
        </w:del>
        <w:r>
          <w:t xml:space="preserve"> for training purposes</w:t>
        </w:r>
      </w:ins>
      <w:ins w:id="862" w:author="RYAN WILKINS" w:date="2015-10-19T18:51:00Z">
        <w:r w:rsidR="00E92C0E">
          <w:t xml:space="preserve"> for </w:t>
        </w:r>
        <w:proofErr w:type="spellStart"/>
        <w:r w:rsidR="00E92C0E">
          <w:t>GitHub</w:t>
        </w:r>
        <w:proofErr w:type="spellEnd"/>
        <w:r w:rsidR="00E92C0E">
          <w:t>:</w:t>
        </w:r>
      </w:ins>
      <w:ins w:id="863" w:author="Timothy Wilkins" w:date="2015-10-11T18:29:00Z">
        <w:del w:id="864" w:author="RYAN WILKINS" w:date="2015-10-19T18:51:00Z">
          <w:r w:rsidDel="00E92C0E">
            <w:delText>:</w:delText>
          </w:r>
        </w:del>
      </w:ins>
      <w:ins w:id="865" w:author="RYAN WILKINS" w:date="2015-10-19T18:50:00Z">
        <w:r w:rsidR="00E92C0E">
          <w:t xml:space="preserve"> </w:t>
        </w:r>
      </w:ins>
      <w:ins w:id="866" w:author="Timothy Wilkins" w:date="2015-10-11T18:29:00Z">
        <w:del w:id="867" w:author="RYAN WILKINS" w:date="2015-10-19T18:50:00Z">
          <w:r w:rsidDel="00E92C0E">
            <w:delText xml:space="preserve"> </w:delText>
          </w:r>
        </w:del>
      </w:ins>
    </w:p>
    <w:p w14:paraId="2E7DBB51" w14:textId="4B72DA9E" w:rsidR="00155B84" w:rsidRDefault="00D32CED">
      <w:pPr>
        <w:rPr>
          <w:ins w:id="868" w:author="Timothy Wilkins" w:date="2015-10-11T18:32:00Z"/>
        </w:rPr>
      </w:pPr>
      <w:ins w:id="869"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870" w:author="RYAN WILKINS" w:date="2015-10-19T18:51:00Z">
        <w:r w:rsidR="00E92C0E">
          <w:t>. There will also be a training session for C#</w:t>
        </w:r>
      </w:ins>
      <w:ins w:id="871" w:author="RYAN WILKINS" w:date="2015-10-19T18:52:00Z">
        <w:r w:rsidR="00E92C0E">
          <w:t>/Visual Studio</w:t>
        </w:r>
      </w:ins>
      <w:ins w:id="872" w:author="RYAN WILKINS" w:date="2015-10-19T18:51:00Z">
        <w:r w:rsidR="00E92C0E">
          <w:t xml:space="preserve"> let by James</w:t>
        </w:r>
      </w:ins>
      <w:ins w:id="873"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874" w:author="Timothy Wilkins" w:date="2015-10-11T18:32:00Z"/>
          <w:del w:id="875" w:author="RYAN WILKINS" w:date="2015-10-19T18:50:00Z"/>
        </w:rPr>
      </w:pPr>
      <w:ins w:id="876" w:author="Timothy Wilkins" w:date="2015-10-11T18:32:00Z">
        <w:del w:id="877"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878" w:author="RYAN WILKINS" w:date="2015-10-19T18:50:00Z"/>
        </w:rPr>
      </w:pPr>
      <w:ins w:id="879" w:author="Timothy Wilkins" w:date="2015-10-11T18:33:00Z">
        <w:del w:id="880" w:author="RYAN WILKINS" w:date="2015-10-19T18:50:00Z">
          <w:r w:rsidDel="00C5286C">
            <w:delText xml:space="preserve">C#: </w:delText>
          </w:r>
        </w:del>
      </w:ins>
    </w:p>
    <w:p w14:paraId="7D74C48B" w14:textId="62A69675" w:rsidR="0098548D" w:rsidRPr="0098548D" w:rsidRDefault="0098548D">
      <w:pPr>
        <w:pStyle w:val="Heading3"/>
        <w:pPrChange w:id="881" w:author="RYAN WILKINS" w:date="2015-10-19T18:33:00Z">
          <w:pPr>
            <w:pStyle w:val="ListParagraph"/>
            <w:numPr>
              <w:numId w:val="4"/>
            </w:numPr>
            <w:ind w:hanging="360"/>
          </w:pPr>
        </w:pPrChange>
      </w:pPr>
      <w:bookmarkStart w:id="882" w:name="_Toc432432730"/>
      <w:r>
        <w:t xml:space="preserve">Tests </w:t>
      </w:r>
      <w:ins w:id="883" w:author="Timothy Wilkins" w:date="2015-10-20T19:13:00Z">
        <w:r w:rsidR="00940CD1">
          <w:t>T</w:t>
        </w:r>
      </w:ins>
      <w:del w:id="884" w:author="Timothy Wilkins" w:date="2015-10-20T19:13:00Z">
        <w:r w:rsidDel="00940CD1">
          <w:delText>t</w:delText>
        </w:r>
      </w:del>
      <w:r>
        <w:t xml:space="preserve">o </w:t>
      </w:r>
      <w:ins w:id="885" w:author="Timothy Wilkins" w:date="2015-10-20T19:13:00Z">
        <w:r w:rsidR="00940CD1">
          <w:t>B</w:t>
        </w:r>
      </w:ins>
      <w:del w:id="886" w:author="Timothy Wilkins" w:date="2015-10-20T19:13:00Z">
        <w:r w:rsidDel="00940CD1">
          <w:delText>b</w:delText>
        </w:r>
      </w:del>
      <w:r>
        <w:t>e Performed</w:t>
      </w:r>
      <w:bookmarkEnd w:id="882"/>
    </w:p>
    <w:p w14:paraId="08EA12A0" w14:textId="77777777" w:rsidR="00540A29" w:rsidRDefault="00540A29">
      <w:pPr>
        <w:rPr>
          <w:ins w:id="887" w:author="RYAN WILKINS" w:date="2015-10-19T18:53:00Z"/>
        </w:rPr>
      </w:pPr>
    </w:p>
    <w:p w14:paraId="79BF57BF" w14:textId="030A8601" w:rsidR="00F258DF" w:rsidRDefault="00F258DF">
      <w:pPr>
        <w:pStyle w:val="Heading2"/>
        <w:rPr>
          <w:ins w:id="888" w:author="RYAN WILKINS" w:date="2015-10-19T18:54:00Z"/>
        </w:rPr>
        <w:pPrChange w:id="889" w:author="RYAN WILKINS" w:date="2015-10-19T18:53:00Z">
          <w:pPr/>
        </w:pPrChange>
      </w:pPr>
      <w:ins w:id="890" w:author="RYAN WILKINS" w:date="2015-10-19T18:53:00Z">
        <w:r>
          <w:t>Staged Testing Environment</w:t>
        </w:r>
      </w:ins>
    </w:p>
    <w:p w14:paraId="52EF4D74" w14:textId="63AFAF4F" w:rsidR="0099052E" w:rsidRDefault="0099052E">
      <w:pPr>
        <w:ind w:left="576"/>
        <w:rPr>
          <w:ins w:id="891" w:author="RYAN WILKINS" w:date="2015-10-19T18:56:00Z"/>
        </w:rPr>
        <w:pPrChange w:id="892" w:author="RYAN WILKINS" w:date="2015-10-19T18:54:00Z">
          <w:pPr/>
        </w:pPrChange>
      </w:pPr>
      <w:ins w:id="893" w:author="RYAN WILKINS" w:date="2015-10-19T18:54:00Z">
        <w:r>
          <w:t xml:space="preserve">This will be the testing environment on our controlled UAH server. </w:t>
        </w:r>
        <w:r w:rsidR="00370492">
          <w:t xml:space="preserve">Testing here will be focused on </w:t>
        </w:r>
      </w:ins>
      <w:ins w:id="894" w:author="RYAN WILKINS" w:date="2015-10-19T18:55:00Z">
        <w:r w:rsidR="00370492">
          <w:t xml:space="preserve">end-to-end tests but may also cover some component testing. </w:t>
        </w:r>
      </w:ins>
    </w:p>
    <w:p w14:paraId="4DD59B89" w14:textId="77777777" w:rsidR="00442E9C" w:rsidRDefault="00442E9C">
      <w:pPr>
        <w:ind w:left="576"/>
        <w:rPr>
          <w:ins w:id="895" w:author="RYAN WILKINS" w:date="2015-10-19T18:56:00Z"/>
        </w:rPr>
        <w:pPrChange w:id="896" w:author="RYAN WILKINS" w:date="2015-10-19T18:54:00Z">
          <w:pPr/>
        </w:pPrChange>
      </w:pPr>
    </w:p>
    <w:p w14:paraId="7BEFAE09" w14:textId="3A9C41EA" w:rsidR="00442E9C" w:rsidRDefault="00442E9C">
      <w:pPr>
        <w:pStyle w:val="Heading3"/>
        <w:rPr>
          <w:ins w:id="897" w:author="RYAN WILKINS" w:date="2015-10-19T18:56:00Z"/>
        </w:rPr>
        <w:pPrChange w:id="898" w:author="RYAN WILKINS" w:date="2015-10-19T18:56:00Z">
          <w:pPr/>
        </w:pPrChange>
      </w:pPr>
      <w:ins w:id="899" w:author="RYAN WILKINS" w:date="2015-10-19T18:56:00Z">
        <w:r>
          <w:t>Software</w:t>
        </w:r>
      </w:ins>
    </w:p>
    <w:p w14:paraId="217691A4" w14:textId="0C160F68" w:rsidR="00442E9C" w:rsidRDefault="00442E9C">
      <w:pPr>
        <w:ind w:firstLine="576"/>
        <w:rPr>
          <w:ins w:id="900" w:author="RYAN WILKINS" w:date="2015-10-19T18:57:00Z"/>
        </w:rPr>
        <w:pPrChange w:id="901" w:author="RYAN WILKINS" w:date="2015-10-19T18:56:00Z">
          <w:pPr/>
        </w:pPrChange>
      </w:pPr>
      <w:ins w:id="902" w:author="RYAN WILKINS" w:date="2015-10-19T18:56:00Z">
        <w:r w:rsidRPr="00442E9C">
          <w:t xml:space="preserve">Tools to be used during testing </w:t>
        </w:r>
      </w:ins>
      <w:ins w:id="903" w:author="RYAN WILKINS" w:date="2015-10-19T18:57:00Z">
        <w:r>
          <w:t>in the staged environment</w:t>
        </w:r>
      </w:ins>
      <w:ins w:id="904"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905" w:author="RYAN WILKINS" w:date="2015-10-19T19:00:00Z"/>
        </w:rPr>
        <w:pPrChange w:id="906" w:author="RYAN WILKINS" w:date="2015-10-19T18:57:00Z">
          <w:pPr/>
        </w:pPrChange>
      </w:pPr>
      <w:ins w:id="907" w:author="RYAN WILKINS" w:date="2015-10-19T18:59:00Z">
        <w:r>
          <w:t xml:space="preserve">Windows Server 2008 – This will be the OS running on the stage server. </w:t>
        </w:r>
      </w:ins>
      <w:ins w:id="908" w:author="RYAN WILKINS" w:date="2015-10-19T19:00:00Z">
        <w:r w:rsidR="005D7EC7">
          <w:t xml:space="preserve">The OS on the server should be running on top of a VM. The </w:t>
        </w:r>
        <w:del w:id="909" w:author="Timothy Wilkins" w:date="2015-10-20T19:13:00Z">
          <w:r w:rsidR="005D7EC7" w:rsidDel="00940CD1">
            <w:delText>OS and the VM should be provided by the customer</w:delText>
          </w:r>
        </w:del>
      </w:ins>
      <w:ins w:id="910" w:author="Timothy Wilkins" w:date="2015-10-20T19:13:00Z">
        <w:r w:rsidR="00940CD1">
          <w:t>customer should provide the OS and the VM</w:t>
        </w:r>
      </w:ins>
      <w:ins w:id="911" w:author="RYAN WILKINS" w:date="2015-10-19T19:00:00Z">
        <w:r w:rsidR="005D7EC7">
          <w:t xml:space="preserve">. </w:t>
        </w:r>
      </w:ins>
    </w:p>
    <w:p w14:paraId="34572E07" w14:textId="05D91B4A" w:rsidR="00B973F3" w:rsidRDefault="00975B5D">
      <w:pPr>
        <w:pStyle w:val="ListParagraph"/>
        <w:numPr>
          <w:ilvl w:val="0"/>
          <w:numId w:val="11"/>
        </w:numPr>
        <w:rPr>
          <w:ins w:id="912" w:author="RYAN WILKINS" w:date="2015-10-19T19:01:00Z"/>
        </w:rPr>
        <w:pPrChange w:id="913" w:author="RYAN WILKINS" w:date="2015-10-19T18:57:00Z">
          <w:pPr/>
        </w:pPrChange>
      </w:pPr>
      <w:ins w:id="914" w:author="RYAN WILKINS" w:date="2015-10-19T19:01:00Z">
        <w:r>
          <w:t>Visual Studio Enterprise 2015 – This will be used to develop the tests for this environment.</w:t>
        </w:r>
      </w:ins>
    </w:p>
    <w:p w14:paraId="1510985C" w14:textId="2FEDE707" w:rsidR="0010117B" w:rsidRDefault="00975B5D">
      <w:pPr>
        <w:pStyle w:val="ListParagraph"/>
        <w:numPr>
          <w:ilvl w:val="0"/>
          <w:numId w:val="11"/>
        </w:numPr>
        <w:rPr>
          <w:ins w:id="915" w:author="RYAN WILKINS" w:date="2015-10-19T19:03:00Z"/>
        </w:rPr>
        <w:pPrChange w:id="916" w:author="RYAN WILKINS" w:date="2015-10-19T19:03:00Z">
          <w:pPr/>
        </w:pPrChange>
      </w:pPr>
      <w:ins w:id="917" w:author="RYAN WILKINS" w:date="2015-10-19T19:01:00Z">
        <w:r>
          <w:t>Selenium</w:t>
        </w:r>
      </w:ins>
      <w:ins w:id="918" w:author="RYAN WILKINS" w:date="2015-10-19T19:03:00Z">
        <w:r>
          <w:t xml:space="preserve"> 2.48.0 for C#</w:t>
        </w:r>
      </w:ins>
      <w:ins w:id="919" w:author="RYAN WILKINS" w:date="2015-10-19T19:01:00Z">
        <w:r>
          <w:t xml:space="preserve"> </w:t>
        </w:r>
      </w:ins>
      <w:ins w:id="920" w:author="RYAN WILKINS" w:date="2015-10-19T19:02:00Z">
        <w:r>
          <w:t>–</w:t>
        </w:r>
      </w:ins>
      <w:ins w:id="921" w:author="RYAN WILKINS" w:date="2015-10-19T19:01:00Z">
        <w:r>
          <w:t xml:space="preserve"> This</w:t>
        </w:r>
      </w:ins>
      <w:ins w:id="922" w:author="Timothy Wilkins" w:date="2015-11-19T16:51:00Z">
        <w:r w:rsidR="00B53F9E">
          <w:t xml:space="preserve"> tool is good for automating web interaction and</w:t>
        </w:r>
      </w:ins>
      <w:ins w:id="923" w:author="RYAN WILKINS" w:date="2015-10-19T19:01:00Z">
        <w:r>
          <w:t xml:space="preserve"> </w:t>
        </w:r>
      </w:ins>
      <w:ins w:id="924" w:author="RYAN WILKINS" w:date="2015-10-19T19:02:00Z">
        <w:r>
          <w:t>will be used to execute the end-to-end tests</w:t>
        </w:r>
      </w:ins>
      <w:ins w:id="925" w:author="Timothy Wilkins" w:date="2015-11-19T16:51:00Z">
        <w:r w:rsidR="00B53F9E">
          <w:t xml:space="preserve"> that exercise the web GUI</w:t>
        </w:r>
      </w:ins>
      <w:ins w:id="926" w:author="RYAN WILKINS" w:date="2015-10-19T19:02:00Z">
        <w:r>
          <w:t xml:space="preserve">.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927" w:author="RYAN WILKINS" w:date="2015-10-19T19:05:00Z"/>
        </w:rPr>
        <w:pPrChange w:id="928" w:author="RYAN WILKINS" w:date="2015-10-19T19:03:00Z">
          <w:pPr/>
        </w:pPrChange>
      </w:pPr>
      <w:ins w:id="929" w:author="RYAN WILKINS" w:date="2015-10-19T19:03:00Z">
        <w:r>
          <w:t xml:space="preserve">Hardware and </w:t>
        </w:r>
      </w:ins>
      <w:ins w:id="930" w:author="RYAN WILKINS" w:date="2015-10-19T19:05:00Z">
        <w:r w:rsidR="0028047C">
          <w:t>Firmware</w:t>
        </w:r>
      </w:ins>
    </w:p>
    <w:p w14:paraId="0338C6EC" w14:textId="28E547B3" w:rsidR="00D319B9" w:rsidRDefault="002D56AC">
      <w:pPr>
        <w:ind w:firstLine="576"/>
        <w:rPr>
          <w:ins w:id="931" w:author="Timothy Wilkins" w:date="2015-10-20T19:05:00Z"/>
        </w:rPr>
        <w:pPrChange w:id="932" w:author="Timothy Wilkins" w:date="2015-10-20T19:04:00Z">
          <w:pPr/>
        </w:pPrChange>
      </w:pPr>
      <w:ins w:id="933"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934" w:author="Timothy Wilkins" w:date="2015-10-20T19:06:00Z"/>
        </w:rPr>
        <w:pPrChange w:id="935" w:author="Timothy Wilkins" w:date="2015-10-20T19:05:00Z">
          <w:pPr/>
        </w:pPrChange>
      </w:pPr>
      <w:ins w:id="936"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937" w:author="Timothy Wilkins" w:date="2015-10-20T19:10:00Z"/>
        </w:rPr>
        <w:pPrChange w:id="938" w:author="Timothy Wilkins" w:date="2015-10-20T19:05:00Z">
          <w:pPr/>
        </w:pPrChange>
      </w:pPr>
      <w:ins w:id="939" w:author="Timothy Wilkins" w:date="2015-10-20T19:05:00Z">
        <w:r>
          <w:t xml:space="preserve">Hypervisor </w:t>
        </w:r>
      </w:ins>
      <w:ins w:id="940" w:author="Timothy Wilkins" w:date="2015-10-20T19:07:00Z">
        <w:r>
          <w:t>–</w:t>
        </w:r>
      </w:ins>
      <w:ins w:id="941" w:author="Timothy Wilkins" w:date="2015-10-20T19:05:00Z">
        <w:r w:rsidR="00DA00AB">
          <w:t xml:space="preserve"> T</w:t>
        </w:r>
        <w:r>
          <w:t>here will be a hypervisor installed on the server of the customer</w:t>
        </w:r>
      </w:ins>
      <w:ins w:id="942" w:author="Timothy Wilkins" w:date="2015-10-20T19:08:00Z">
        <w:r>
          <w:t>’</w:t>
        </w:r>
      </w:ins>
      <w:ins w:id="943" w:author="Timothy Wilkins" w:date="2015-10-20T19:05:00Z">
        <w:r>
          <w:t>s choice. Maintenance</w:t>
        </w:r>
      </w:ins>
      <w:ins w:id="944" w:author="Timothy Wilkins" w:date="2015-10-20T19:10:00Z">
        <w:r w:rsidR="00DA00AB">
          <w:t xml:space="preserve"> and control</w:t>
        </w:r>
      </w:ins>
      <w:ins w:id="945" w:author="Timothy Wilkins" w:date="2015-10-20T19:05:00Z">
        <w:r>
          <w:t xml:space="preserve"> of the host OS and hypervisor are up to the customer. </w:t>
        </w:r>
      </w:ins>
    </w:p>
    <w:p w14:paraId="50121D8E" w14:textId="32F595EF" w:rsidR="00F96F6F" w:rsidRDefault="00F96F6F">
      <w:pPr>
        <w:pStyle w:val="ListParagraph"/>
        <w:numPr>
          <w:ilvl w:val="0"/>
          <w:numId w:val="12"/>
        </w:numPr>
        <w:rPr>
          <w:ins w:id="946" w:author="Timothy Wilkins" w:date="2015-10-20T19:14:00Z"/>
        </w:rPr>
        <w:pPrChange w:id="947" w:author="Timothy Wilkins" w:date="2015-10-20T19:05:00Z">
          <w:pPr/>
        </w:pPrChange>
      </w:pPr>
      <w:ins w:id="948" w:author="Timothy Wilkins" w:date="2015-10-20T19:11:00Z">
        <w:r>
          <w:t>VPN Access – The customer will provide VPN access</w:t>
        </w:r>
      </w:ins>
      <w:ins w:id="949" w:author="Timothy Wilkins" w:date="2015-11-19T16:54:00Z">
        <w:r w:rsidR="00D12063">
          <w:t xml:space="preserve"> (or other form of remote access)</w:t>
        </w:r>
      </w:ins>
      <w:ins w:id="950" w:author="Timothy Wilkins" w:date="2015-10-20T19:11:00Z">
        <w:r>
          <w:t xml:space="preserve"> to the guest OS</w:t>
        </w:r>
      </w:ins>
      <w:ins w:id="951" w:author="Timothy Wilkins" w:date="2015-11-19T16:53:00Z">
        <w:r w:rsidR="00D12063">
          <w:t xml:space="preserve"> in order for work to be done remotely</w:t>
        </w:r>
      </w:ins>
      <w:ins w:id="952" w:author="Timothy Wilkins" w:date="2015-10-20T19:11:00Z">
        <w:r>
          <w:t xml:space="preserve">. This will be up to the customer to provide and the team to maintain. </w:t>
        </w:r>
      </w:ins>
    </w:p>
    <w:p w14:paraId="0C790F11" w14:textId="5D084D5C" w:rsidR="00453FFA" w:rsidRDefault="00453FFA">
      <w:pPr>
        <w:pStyle w:val="Heading3"/>
        <w:rPr>
          <w:ins w:id="953" w:author="Timothy Wilkins" w:date="2015-10-20T19:14:00Z"/>
        </w:rPr>
        <w:pPrChange w:id="954" w:author="Timothy Wilkins" w:date="2015-10-20T19:14:00Z">
          <w:pPr/>
        </w:pPrChange>
      </w:pPr>
      <w:ins w:id="955" w:author="Timothy Wilkins" w:date="2015-10-20T19:14:00Z">
        <w:r>
          <w:t>Installation Testing and Control</w:t>
        </w:r>
      </w:ins>
    </w:p>
    <w:p w14:paraId="333D984B" w14:textId="46F5EFB0" w:rsidR="00453FFA" w:rsidRDefault="0038107F">
      <w:pPr>
        <w:ind w:firstLine="576"/>
        <w:rPr>
          <w:ins w:id="956" w:author="Timothy Wilkins" w:date="2015-10-20T19:22:00Z"/>
        </w:rPr>
        <w:pPrChange w:id="957" w:author="Timothy Wilkins" w:date="2015-10-20T19:17:00Z">
          <w:pPr/>
        </w:pPrChange>
      </w:pPr>
      <w:ins w:id="958" w:author="Timothy Wilkins" w:date="2015-10-20T19:15:00Z">
        <w:r>
          <w:t xml:space="preserve">The Server, hypervisor, </w:t>
        </w:r>
        <w:r w:rsidR="00601829">
          <w:t>guest OS</w:t>
        </w:r>
      </w:ins>
      <w:ins w:id="959" w:author="Timothy Wilkins" w:date="2015-10-20T19:21:00Z">
        <w:r>
          <w:t xml:space="preserve">, and </w:t>
        </w:r>
        <w:proofErr w:type="gramStart"/>
        <w:r>
          <w:t>VPN access</w:t>
        </w:r>
      </w:ins>
      <w:ins w:id="960" w:author="Timothy Wilkins" w:date="2015-10-20T19:16:00Z">
        <w:r w:rsidR="0040465F">
          <w:t xml:space="preserve"> shall be installed </w:t>
        </w:r>
        <w:r w:rsidR="00601829">
          <w:t>by the customer</w:t>
        </w:r>
        <w:proofErr w:type="gramEnd"/>
        <w:r w:rsidR="00601829">
          <w:t xml:space="preserve">. </w:t>
        </w:r>
      </w:ins>
      <w:ins w:id="961" w:author="Timothy Wilkins" w:date="2015-10-20T19:18:00Z">
        <w:r w:rsidR="0040465F">
          <w:t>The Server</w:t>
        </w:r>
        <w:r>
          <w:t xml:space="preserve">, </w:t>
        </w:r>
        <w:r w:rsidR="0040465F">
          <w:t>hypervisor</w:t>
        </w:r>
      </w:ins>
      <w:ins w:id="962" w:author="Timothy Wilkins" w:date="2015-10-20T19:21:00Z">
        <w:r>
          <w:t>, and VPN access</w:t>
        </w:r>
      </w:ins>
      <w:ins w:id="963"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964" w:author="Timothy Wilkins" w:date="2015-10-20T19:19:00Z">
        <w:r w:rsidR="00C21D00">
          <w:t xml:space="preserve">The guest OS shall be tested and controlled by the team. </w:t>
        </w:r>
      </w:ins>
    </w:p>
    <w:p w14:paraId="1DCBA9A5" w14:textId="35A108F7" w:rsidR="00A14F1C" w:rsidRDefault="00A14F1C">
      <w:pPr>
        <w:ind w:firstLine="576"/>
        <w:rPr>
          <w:ins w:id="965" w:author="Timothy Wilkins" w:date="2015-10-20T19:24:00Z"/>
        </w:rPr>
        <w:pPrChange w:id="966" w:author="Timothy Wilkins" w:date="2015-10-20T19:17:00Z">
          <w:pPr/>
        </w:pPrChange>
      </w:pPr>
      <w:ins w:id="967" w:author="Timothy Wilkins" w:date="2015-10-20T19:22:00Z">
        <w:r>
          <w:t xml:space="preserve">Visual Studio and Selenium shall be installed by the team onto the guest OS. </w:t>
        </w:r>
      </w:ins>
      <w:proofErr w:type="gramStart"/>
      <w:ins w:id="968" w:author="Timothy Wilkins" w:date="2015-10-20T19:23:00Z">
        <w:r w:rsidR="00B72204">
          <w:t>Issues with these components will be resolved by the team</w:t>
        </w:r>
        <w:proofErr w:type="gramEnd"/>
        <w:r w:rsidR="00B72204">
          <w:t xml:space="preserve">. </w:t>
        </w:r>
      </w:ins>
    </w:p>
    <w:p w14:paraId="5F1A17A4" w14:textId="521C6A1B" w:rsidR="0007510B" w:rsidRDefault="0007510B">
      <w:pPr>
        <w:pStyle w:val="Heading3"/>
        <w:rPr>
          <w:ins w:id="969" w:author="Timothy Wilkins" w:date="2015-10-20T19:24:00Z"/>
        </w:rPr>
        <w:pPrChange w:id="970" w:author="Timothy Wilkins" w:date="2015-10-20T19:24:00Z">
          <w:pPr/>
        </w:pPrChange>
      </w:pPr>
      <w:ins w:id="971" w:author="Timothy Wilkins" w:date="2015-10-20T19:24:00Z">
        <w:r>
          <w:t>Participating Organizations</w:t>
        </w:r>
      </w:ins>
    </w:p>
    <w:p w14:paraId="3BCFF0A9" w14:textId="77777777" w:rsidR="00EB43E7" w:rsidRDefault="007F6F19">
      <w:pPr>
        <w:ind w:firstLine="576"/>
        <w:rPr>
          <w:ins w:id="972" w:author="Timothy Wilkins" w:date="2015-10-25T17:43:00Z"/>
        </w:rPr>
        <w:pPrChange w:id="973" w:author="Timothy Wilkins" w:date="2015-10-20T19:25:00Z">
          <w:pPr/>
        </w:pPrChange>
      </w:pPr>
      <w:ins w:id="974"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975" w:author="Timothy Wilkins" w:date="2015-10-25T17:49:00Z"/>
        </w:rPr>
        <w:pPrChange w:id="976" w:author="Timothy Wilkins" w:date="2015-10-25T17:43:00Z">
          <w:pPr/>
        </w:pPrChange>
      </w:pPr>
      <w:ins w:id="977" w:author="Timothy Wilkins" w:date="2015-10-25T17:44:00Z">
        <w:r>
          <w:t>Team</w:t>
        </w:r>
      </w:ins>
      <w:ins w:id="978" w:author="Timothy Wilkins" w:date="2015-10-25T17:48:00Z">
        <w:r w:rsidR="005748A2">
          <w:t xml:space="preserve"> – The team will be involved in writing and performing tests. </w:t>
        </w:r>
      </w:ins>
      <w:ins w:id="979"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980" w:author="Timothy Wilkins" w:date="2015-10-11T18:36:00Z"/>
        </w:rPr>
        <w:pPrChange w:id="981" w:author="Timothy Wilkins" w:date="2015-10-25T17:43:00Z">
          <w:pPr/>
        </w:pPrChange>
      </w:pPr>
      <w:ins w:id="982" w:author="Timothy Wilkins" w:date="2015-10-25T17:50:00Z">
        <w:r>
          <w:t xml:space="preserve">Customer – The customer will be involved with reviewing this document, test case coverage, and test results. </w:t>
        </w:r>
      </w:ins>
      <w:ins w:id="983"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984" w:author="Timothy Wilkins" w:date="2015-10-11T18:36:00Z"/>
          <w:del w:id="985" w:author="RYAN WILKINS" w:date="2015-10-19T18:13:00Z"/>
        </w:rPr>
        <w:pPrChange w:id="986" w:author="Jimmy Duggan" w:date="2015-10-12T17:02:00Z">
          <w:pPr/>
        </w:pPrChange>
      </w:pPr>
      <w:bookmarkStart w:id="987" w:name="_Toc432432731"/>
      <w:ins w:id="988" w:author="Timothy Wilkins" w:date="2015-10-11T18:36:00Z">
        <w:del w:id="989" w:author="RYAN WILKINS" w:date="2015-10-19T18:13:00Z">
          <w:r w:rsidDel="00C60DD9">
            <w:lastRenderedPageBreak/>
            <w:delText>Data Analysis Test Environment</w:delText>
          </w:r>
          <w:bookmarkEnd w:id="987"/>
        </w:del>
      </w:ins>
    </w:p>
    <w:p w14:paraId="70635302" w14:textId="51BB9B76" w:rsidR="00013886" w:rsidDel="00C60DD9" w:rsidRDefault="00013886">
      <w:pPr>
        <w:pStyle w:val="Heading3"/>
        <w:rPr>
          <w:ins w:id="990" w:author="Timothy Wilkins" w:date="2015-10-11T18:36:00Z"/>
          <w:del w:id="991" w:author="RYAN WILKINS" w:date="2015-10-19T18:13:00Z"/>
        </w:rPr>
        <w:pPrChange w:id="992" w:author="Jimmy Duggan" w:date="2015-10-12T17:02:00Z">
          <w:pPr/>
        </w:pPrChange>
      </w:pPr>
      <w:bookmarkStart w:id="993" w:name="_Toc432432732"/>
      <w:ins w:id="994" w:author="Timothy Wilkins" w:date="2015-10-11T18:36:00Z">
        <w:del w:id="995" w:author="RYAN WILKINS" w:date="2015-10-19T18:13:00Z">
          <w:r w:rsidDel="00C60DD9">
            <w:delText>Software</w:delText>
          </w:r>
          <w:bookmarkEnd w:id="993"/>
        </w:del>
      </w:ins>
    </w:p>
    <w:p w14:paraId="67344758" w14:textId="3B5B2BEC" w:rsidR="00013886" w:rsidDel="00C60DD9" w:rsidRDefault="00013886">
      <w:pPr>
        <w:rPr>
          <w:ins w:id="996" w:author="Timothy Wilkins" w:date="2015-10-11T18:38:00Z"/>
          <w:del w:id="997" w:author="RYAN WILKINS" w:date="2015-10-19T18:13:00Z"/>
        </w:rPr>
      </w:pPr>
      <w:ins w:id="998" w:author="Timothy Wilkins" w:date="2015-10-11T18:36:00Z">
        <w:del w:id="999" w:author="RYAN WILKINS" w:date="2015-10-19T18:13:00Z">
          <w:r w:rsidDel="00C60DD9">
            <w:tab/>
            <w:delText xml:space="preserve">Tools to be used during testing of the data analysis software are listed below. A </w:delText>
          </w:r>
        </w:del>
      </w:ins>
      <w:ins w:id="1000" w:author="Timothy Wilkins" w:date="2015-10-11T18:37:00Z">
        <w:del w:id="1001" w:author="RYAN WILKINS" w:date="2015-10-19T18:13:00Z">
          <w:r w:rsidR="006D43A4" w:rsidDel="00C60DD9">
            <w:delText xml:space="preserve">detailed </w:delText>
          </w:r>
        </w:del>
      </w:ins>
      <w:ins w:id="1002" w:author="Timothy Wilkins" w:date="2015-10-11T18:38:00Z">
        <w:del w:id="1003"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1004" w:author="Timothy Wilkins" w:date="2015-10-11T18:39:00Z"/>
          <w:del w:id="1005" w:author="RYAN WILKINS" w:date="2015-10-19T18:13:00Z"/>
        </w:rPr>
        <w:pPrChange w:id="1006" w:author="Jimmy Duggan" w:date="2015-10-12T17:02:00Z">
          <w:pPr/>
        </w:pPrChange>
      </w:pPr>
      <w:ins w:id="1007" w:author="Timothy Wilkins" w:date="2015-10-11T18:39:00Z">
        <w:del w:id="1008"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1009" w:author="Timothy Wilkins" w:date="2015-10-11T18:42:00Z"/>
          <w:del w:id="1010" w:author="RYAN WILKINS" w:date="2015-10-19T18:13:00Z"/>
        </w:rPr>
        <w:pPrChange w:id="1011" w:author="Jimmy Duggan" w:date="2015-10-12T17:02:00Z">
          <w:pPr/>
        </w:pPrChange>
      </w:pPr>
      <w:ins w:id="1012" w:author="Timothy Wilkins" w:date="2015-10-11T18:40:00Z">
        <w:del w:id="1013" w:author="RYAN WILKINS" w:date="2015-10-19T18:13:00Z">
          <w:r w:rsidDel="00C60DD9">
            <w:delText>Ubuntu Server</w:delText>
          </w:r>
        </w:del>
      </w:ins>
      <w:ins w:id="1014" w:author="Timothy Wilkins" w:date="2015-10-11T18:41:00Z">
        <w:del w:id="1015"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1016" w:author="Timothy Wilkins" w:date="2015-10-11T18:42:00Z">
        <w:del w:id="1017"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1018" w:author="Timothy Wilkins" w:date="2015-10-11T18:43:00Z"/>
          <w:del w:id="1019" w:author="RYAN WILKINS" w:date="2015-10-19T18:13:00Z"/>
        </w:rPr>
        <w:pPrChange w:id="1020" w:author="Jimmy Duggan" w:date="2015-10-12T17:02:00Z">
          <w:pPr/>
        </w:pPrChange>
      </w:pPr>
      <w:ins w:id="1021" w:author="Timothy Wilkins" w:date="2015-10-11T18:42:00Z">
        <w:del w:id="1022" w:author="RYAN WILKINS" w:date="2015-10-19T18:13:00Z">
          <w:r w:rsidDel="00C60DD9">
            <w:delText xml:space="preserve">GitHub </w:delText>
          </w:r>
        </w:del>
      </w:ins>
      <w:ins w:id="1023" w:author="Timothy Wilkins" w:date="2015-10-11T18:43:00Z">
        <w:del w:id="1024" w:author="RYAN WILKINS" w:date="2015-10-19T18:13:00Z">
          <w:r w:rsidDel="00C60DD9">
            <w:delText>–</w:delText>
          </w:r>
        </w:del>
      </w:ins>
      <w:ins w:id="1025" w:author="Timothy Wilkins" w:date="2015-10-11T18:42:00Z">
        <w:del w:id="1026" w:author="RYAN WILKINS" w:date="2015-10-19T18:13:00Z">
          <w:r w:rsidDel="00C60DD9">
            <w:delText xml:space="preserve"> This </w:delText>
          </w:r>
        </w:del>
      </w:ins>
      <w:ins w:id="1027" w:author="Timothy Wilkins" w:date="2015-10-11T18:43:00Z">
        <w:del w:id="1028"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1029" w:author="Timothy Wilkins" w:date="2015-10-11T18:44:00Z"/>
          <w:del w:id="1030" w:author="RYAN WILKINS" w:date="2015-10-19T18:13:00Z"/>
        </w:rPr>
        <w:pPrChange w:id="1031" w:author="Jimmy Duggan" w:date="2015-10-12T17:02:00Z">
          <w:pPr/>
        </w:pPrChange>
      </w:pPr>
      <w:ins w:id="1032" w:author="Timothy Wilkins" w:date="2015-10-11T18:43:00Z">
        <w:del w:id="1033" w:author="RYAN WILKINS" w:date="2015-10-19T18:13:00Z">
          <w:r w:rsidDel="00C60DD9">
            <w:delText>Mocks – Mocks of each of the classes will be created as needed in order to run unit tests</w:delText>
          </w:r>
        </w:del>
      </w:ins>
      <w:ins w:id="1034" w:author="Timothy Wilkins" w:date="2015-10-11T18:44:00Z">
        <w:del w:id="1035" w:author="RYAN WILKINS" w:date="2015-10-19T18:13:00Z">
          <w:r w:rsidR="00F121AD" w:rsidDel="00C60DD9">
            <w:delText>.</w:delText>
          </w:r>
        </w:del>
      </w:ins>
    </w:p>
    <w:p w14:paraId="76CB60A4" w14:textId="68D98B30" w:rsidR="00C04C4B" w:rsidDel="00C60DD9" w:rsidRDefault="00BD4722">
      <w:pPr>
        <w:pStyle w:val="Heading3"/>
        <w:rPr>
          <w:ins w:id="1036" w:author="Timothy Wilkins" w:date="2015-10-11T18:44:00Z"/>
          <w:del w:id="1037" w:author="RYAN WILKINS" w:date="2015-10-19T18:13:00Z"/>
        </w:rPr>
        <w:pPrChange w:id="1038" w:author="Jimmy Duggan" w:date="2015-10-12T17:02:00Z">
          <w:pPr/>
        </w:pPrChange>
      </w:pPr>
      <w:bookmarkStart w:id="1039" w:name="_Toc432432733"/>
      <w:ins w:id="1040" w:author="Timothy Wilkins" w:date="2015-10-11T18:44:00Z">
        <w:del w:id="1041" w:author="RYAN WILKINS" w:date="2015-10-19T18:13:00Z">
          <w:r w:rsidDel="00C60DD9">
            <w:delText>Hardware and Firmware</w:delText>
          </w:r>
          <w:bookmarkEnd w:id="1039"/>
        </w:del>
      </w:ins>
    </w:p>
    <w:p w14:paraId="13EE7F2C" w14:textId="3237C5D9" w:rsidR="00BD4722" w:rsidDel="00C60DD9" w:rsidRDefault="00BD4722">
      <w:pPr>
        <w:rPr>
          <w:ins w:id="1042" w:author="Timothy Wilkins" w:date="2015-10-11T18:45:00Z"/>
          <w:del w:id="1043" w:author="RYAN WILKINS" w:date="2015-10-19T18:13:00Z"/>
        </w:rPr>
      </w:pPr>
      <w:ins w:id="1044" w:author="Timothy Wilkins" w:date="2015-10-11T18:44:00Z">
        <w:del w:id="1045" w:author="RYAN WILKINS" w:date="2015-10-19T18:13:00Z">
          <w:r w:rsidDel="00C60DD9">
            <w:tab/>
          </w:r>
        </w:del>
      </w:ins>
      <w:ins w:id="1046" w:author="Timothy Wilkins" w:date="2015-10-11T18:45:00Z">
        <w:del w:id="1047"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1048" w:author="Timothy Wilkins" w:date="2015-10-11T18:46:00Z"/>
          <w:del w:id="1049" w:author="RYAN WILKINS" w:date="2015-10-19T18:13:00Z"/>
        </w:rPr>
        <w:pPrChange w:id="1050" w:author="Jimmy Duggan" w:date="2015-10-12T17:02:00Z">
          <w:pPr/>
        </w:pPrChange>
      </w:pPr>
      <w:ins w:id="1051" w:author="Timothy Wilkins" w:date="2015-10-11T18:45:00Z">
        <w:del w:id="1052" w:author="RYAN WILKINS" w:date="2015-10-19T18:13:00Z">
          <w:r w:rsidDel="00C60DD9">
            <w:delText xml:space="preserve">Server – The customer will provide the server hardware. The </w:delText>
          </w:r>
        </w:del>
      </w:ins>
      <w:ins w:id="1053" w:author="Timothy Wilkins" w:date="2015-10-11T18:46:00Z">
        <w:del w:id="1054"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1055" w:author="Timothy Wilkins" w:date="2015-10-11T18:47:00Z">
        <w:del w:id="1056" w:author="RYAN WILKINS" w:date="2015-10-19T18:13:00Z">
          <w:r w:rsidR="00230F97" w:rsidDel="00C60DD9">
            <w:delText xml:space="preserve"> location the</w:delText>
          </w:r>
        </w:del>
      </w:ins>
      <w:ins w:id="1057" w:author="Timothy Wilkins" w:date="2015-10-11T18:46:00Z">
        <w:del w:id="1058"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1059" w:author="Timothy Wilkins" w:date="2015-10-11T18:49:00Z"/>
          <w:del w:id="1060" w:author="RYAN WILKINS" w:date="2015-10-19T18:13:00Z"/>
        </w:rPr>
        <w:pPrChange w:id="1061" w:author="Jimmy Duggan" w:date="2015-10-12T17:02:00Z">
          <w:pPr/>
        </w:pPrChange>
      </w:pPr>
      <w:ins w:id="1062" w:author="Timothy Wilkins" w:date="2015-10-11T18:48:00Z">
        <w:del w:id="1063" w:author="RYAN WILKINS" w:date="2015-10-19T18:13:00Z">
          <w:r w:rsidDel="00C60DD9">
            <w:delText xml:space="preserve">Internet Connection – </w:delText>
          </w:r>
        </w:del>
      </w:ins>
      <w:ins w:id="1064" w:author="Timothy Wilkins" w:date="2015-10-11T18:49:00Z">
        <w:del w:id="1065" w:author="RYAN WILKINS" w:date="2015-10-19T18:13:00Z">
          <w:r w:rsidR="00CF01E4" w:rsidDel="00C60DD9">
            <w:delText>T</w:delText>
          </w:r>
          <w:r w:rsidR="00A6542B" w:rsidDel="00C60DD9">
            <w:delText>he customer shall provide an Internet connection to the Server</w:delText>
          </w:r>
        </w:del>
      </w:ins>
      <w:ins w:id="1066" w:author="Timothy Wilkins" w:date="2015-10-11T18:48:00Z">
        <w:del w:id="1067" w:author="RYAN WILKINS" w:date="2015-10-19T18:13:00Z">
          <w:r w:rsidDel="00C60DD9">
            <w:delText xml:space="preserve">. This </w:delText>
          </w:r>
        </w:del>
      </w:ins>
      <w:ins w:id="1068" w:author="Timothy Wilkins" w:date="2015-10-11T18:49:00Z">
        <w:del w:id="1069" w:author="RYAN WILKINS" w:date="2015-10-19T18:13:00Z">
          <w:r w:rsidDel="00C60DD9">
            <w:delText>will</w:delText>
          </w:r>
        </w:del>
      </w:ins>
      <w:ins w:id="1070" w:author="Timothy Wilkins" w:date="2015-10-11T18:48:00Z">
        <w:del w:id="1071" w:author="RYAN WILKINS" w:date="2015-10-19T18:13:00Z">
          <w:r w:rsidDel="00C60DD9">
            <w:delText xml:space="preserve"> </w:delText>
          </w:r>
        </w:del>
      </w:ins>
      <w:ins w:id="1072" w:author="Timothy Wilkins" w:date="2015-10-11T18:49:00Z">
        <w:del w:id="1073" w:author="RYAN WILKINS" w:date="2015-10-19T18:13:00Z">
          <w:r w:rsidDel="00C60DD9">
            <w:delText>be necessary to download the code and tests.</w:delText>
          </w:r>
        </w:del>
      </w:ins>
    </w:p>
    <w:p w14:paraId="05645E2C" w14:textId="4CDE02EA" w:rsidR="00CE72F6" w:rsidDel="00C60DD9" w:rsidRDefault="00CE72F6">
      <w:pPr>
        <w:pStyle w:val="Heading3"/>
        <w:rPr>
          <w:ins w:id="1074" w:author="Timothy Wilkins" w:date="2015-10-11T18:50:00Z"/>
          <w:del w:id="1075" w:author="RYAN WILKINS" w:date="2015-10-19T18:13:00Z"/>
        </w:rPr>
        <w:pPrChange w:id="1076" w:author="Jimmy Duggan" w:date="2015-10-12T17:02:00Z">
          <w:pPr/>
        </w:pPrChange>
      </w:pPr>
      <w:bookmarkStart w:id="1077" w:name="_Toc432432734"/>
      <w:ins w:id="1078" w:author="Timothy Wilkins" w:date="2015-10-11T18:50:00Z">
        <w:del w:id="1079" w:author="RYAN WILKINS" w:date="2015-10-19T18:13:00Z">
          <w:r w:rsidDel="00C60DD9">
            <w:delText>Other Material</w:delText>
          </w:r>
          <w:bookmarkEnd w:id="1077"/>
        </w:del>
      </w:ins>
    </w:p>
    <w:p w14:paraId="0E4CE3E5" w14:textId="3DAA0BB2" w:rsidR="00CE72F6" w:rsidDel="00C60DD9" w:rsidRDefault="00CE72F6">
      <w:pPr>
        <w:rPr>
          <w:ins w:id="1080" w:author="Timothy Wilkins" w:date="2015-10-11T18:50:00Z"/>
          <w:del w:id="1081" w:author="RYAN WILKINS" w:date="2015-10-19T18:13:00Z"/>
        </w:rPr>
      </w:pPr>
      <w:ins w:id="1082" w:author="Timothy Wilkins" w:date="2015-10-11T18:50:00Z">
        <w:del w:id="1083"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1084" w:author="Timothy Wilkins" w:date="2015-10-11T18:50:00Z"/>
          <w:del w:id="1085" w:author="RYAN WILKINS" w:date="2015-10-19T18:13:00Z"/>
        </w:rPr>
        <w:pPrChange w:id="1086" w:author="Jimmy Duggan" w:date="2015-10-12T17:02:00Z">
          <w:pPr/>
        </w:pPrChange>
      </w:pPr>
      <w:ins w:id="1087" w:author="Timothy Wilkins" w:date="2015-10-11T18:50:00Z">
        <w:del w:id="1088" w:author="RYAN WILKINS" w:date="2015-10-19T18:13:00Z">
          <w:r w:rsidDel="00C60DD9">
            <w:delText>None.</w:delText>
          </w:r>
        </w:del>
      </w:ins>
    </w:p>
    <w:p w14:paraId="05780B2D" w14:textId="34904E2A" w:rsidR="00151B57" w:rsidDel="00C60DD9" w:rsidRDefault="00151B57">
      <w:pPr>
        <w:pStyle w:val="Heading3"/>
        <w:rPr>
          <w:ins w:id="1089" w:author="Timothy Wilkins" w:date="2015-10-11T18:50:00Z"/>
          <w:del w:id="1090" w:author="RYAN WILKINS" w:date="2015-10-19T18:13:00Z"/>
        </w:rPr>
        <w:pPrChange w:id="1091" w:author="Jimmy Duggan" w:date="2015-10-12T17:02:00Z">
          <w:pPr/>
        </w:pPrChange>
      </w:pPr>
      <w:bookmarkStart w:id="1092" w:name="_Toc432432735"/>
      <w:ins w:id="1093" w:author="Timothy Wilkins" w:date="2015-10-11T18:50:00Z">
        <w:del w:id="1094" w:author="RYAN WILKINS" w:date="2015-10-19T18:13:00Z">
          <w:r w:rsidDel="00C60DD9">
            <w:delText>Proprietary Nature, Acquirer’s Rights, and Licensing</w:delText>
          </w:r>
          <w:bookmarkEnd w:id="1092"/>
        </w:del>
      </w:ins>
    </w:p>
    <w:p w14:paraId="4F87D15D" w14:textId="18F425E6" w:rsidR="000E3701" w:rsidRPr="00BB062D" w:rsidDel="00640306" w:rsidRDefault="00151B57">
      <w:pPr>
        <w:ind w:firstLine="432"/>
        <w:rPr>
          <w:ins w:id="1095" w:author="Timothy Wilkins" w:date="2015-10-11T18:51:00Z"/>
          <w:del w:id="1096" w:author="RYAN WILKINS" w:date="2015-10-13T17:51:00Z"/>
        </w:rPr>
        <w:pPrChange w:id="1097" w:author="RYAN WILKINS" w:date="2015-10-13T17:46:00Z">
          <w:pPr/>
        </w:pPrChange>
      </w:pPr>
      <w:bookmarkStart w:id="1098" w:name="_Toc432432736"/>
      <w:bookmarkStart w:id="1099" w:name="_Ref432522240"/>
      <w:ins w:id="1100" w:author="Timothy Wilkins" w:date="2015-10-11T18:51:00Z">
        <w:del w:id="1101" w:author="RYAN WILKINS" w:date="2015-10-19T18:13:00Z">
          <w:r w:rsidDel="00C60DD9">
            <w:delText>Installation, Testing, and Control</w:delText>
          </w:r>
        </w:del>
        <w:bookmarkEnd w:id="1098"/>
        <w:bookmarkEnd w:id="1099"/>
      </w:ins>
    </w:p>
    <w:p w14:paraId="3921906A" w14:textId="018C8B93" w:rsidR="00151B57" w:rsidRPr="00151B57" w:rsidDel="00E47F54" w:rsidRDefault="00151B57">
      <w:pPr>
        <w:rPr>
          <w:del w:id="1102" w:author="RYAN WILKINS" w:date="2015-10-13T17:47:00Z"/>
        </w:rPr>
      </w:pPr>
    </w:p>
    <w:p w14:paraId="16D94026" w14:textId="03022853" w:rsidR="00540A29" w:rsidRDefault="0098548D">
      <w:pPr>
        <w:pStyle w:val="Heading1"/>
        <w:rPr>
          <w:ins w:id="1103" w:author="Timothy Wilkins" w:date="2015-10-25T17:54:00Z"/>
        </w:rPr>
      </w:pPr>
      <w:bookmarkStart w:id="1104" w:name="_Toc432432737"/>
      <w:r>
        <w:t>Test Identification</w:t>
      </w:r>
      <w:bookmarkEnd w:id="1104"/>
    </w:p>
    <w:p w14:paraId="59796AB5" w14:textId="3CCE8D0E" w:rsidR="005D5075" w:rsidRPr="001F750C" w:rsidRDefault="005D5075">
      <w:pPr>
        <w:ind w:firstLine="432"/>
        <w:pPrChange w:id="1105" w:author="Timothy Wilkins" w:date="2015-10-25T17:58:00Z">
          <w:pPr>
            <w:pStyle w:val="Heading1"/>
          </w:pPr>
        </w:pPrChange>
      </w:pPr>
      <w:ins w:id="1106" w:author="Timothy Wilkins" w:date="2015-10-25T17:54:00Z">
        <w:r>
          <w:t xml:space="preserve">This section identifies all the tests that will apply to this software test plan. It gives a description of each test. Each </w:t>
        </w:r>
      </w:ins>
      <w:ins w:id="1107"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108" w:author="Timothy Wilkins" w:date="2015-10-25T17:58:00Z"/>
        </w:rPr>
        <w:pPrChange w:id="1109" w:author="Jimmy Duggan" w:date="2015-10-12T17:02:00Z">
          <w:pPr>
            <w:pStyle w:val="Heading1"/>
          </w:pPr>
        </w:pPrChange>
      </w:pPr>
      <w:bookmarkStart w:id="1110" w:name="_Toc432432738"/>
      <w:r>
        <w:t>General Information</w:t>
      </w:r>
      <w:bookmarkEnd w:id="1110"/>
    </w:p>
    <w:p w14:paraId="1CAC8FE3" w14:textId="2318AAA5" w:rsidR="00CA6ADE" w:rsidRPr="001F750C" w:rsidRDefault="00CA6ADE">
      <w:pPr>
        <w:ind w:firstLine="576"/>
        <w:pPrChange w:id="1111" w:author="Timothy Wilkins" w:date="2015-10-25T18:00:00Z">
          <w:pPr>
            <w:pStyle w:val="Heading1"/>
          </w:pPr>
        </w:pPrChange>
      </w:pPr>
      <w:ins w:id="1112"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113" w:author="Timothy Wilkins" w:date="2015-10-25T18:00:00Z"/>
        </w:rPr>
      </w:pPr>
      <w:bookmarkStart w:id="1114" w:name="_Toc432432739"/>
      <w:r>
        <w:t>Test Levels</w:t>
      </w:r>
      <w:bookmarkEnd w:id="1114"/>
    </w:p>
    <w:p w14:paraId="453CD611" w14:textId="2C06C28C" w:rsidR="00F51DB4" w:rsidRDefault="00F51DB4">
      <w:pPr>
        <w:rPr>
          <w:ins w:id="1115" w:author="Timothy Wilkins" w:date="2015-10-25T18:00:00Z"/>
        </w:rPr>
        <w:pPrChange w:id="1116" w:author="Timothy Wilkins" w:date="2015-10-25T18:00:00Z">
          <w:pPr>
            <w:pStyle w:val="Heading3"/>
          </w:pPr>
        </w:pPrChange>
      </w:pPr>
      <w:ins w:id="1117"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118" w:author="Timothy Wilkins" w:date="2015-10-25T18:03:00Z"/>
        </w:rPr>
        <w:pPrChange w:id="1119" w:author="Timothy Wilkins" w:date="2015-10-25T18:01:00Z">
          <w:pPr>
            <w:pStyle w:val="Heading3"/>
          </w:pPr>
        </w:pPrChange>
      </w:pPr>
      <w:ins w:id="1120" w:author="Timothy Wilkins" w:date="2015-10-25T18:01:00Z">
        <w:r>
          <w:t xml:space="preserve">Procedure level </w:t>
        </w:r>
      </w:ins>
      <w:ins w:id="1121" w:author="Timothy Wilkins" w:date="2015-10-25T18:02:00Z">
        <w:r>
          <w:t>–</w:t>
        </w:r>
      </w:ins>
      <w:ins w:id="1122" w:author="Timothy Wilkins" w:date="2015-10-25T18:01:00Z">
        <w:r>
          <w:t xml:space="preserve"> This level will be covered by a minimum of one unit test per procedure. This shall apply to both class procedures as well as any global pr</w:t>
        </w:r>
      </w:ins>
      <w:ins w:id="1123" w:author="Timothy Wilkins" w:date="2015-10-25T18:03:00Z">
        <w:r>
          <w:t xml:space="preserve">ocedures. </w:t>
        </w:r>
      </w:ins>
    </w:p>
    <w:p w14:paraId="469DFC65" w14:textId="64A68DE8" w:rsidR="00F51DB4" w:rsidRDefault="00F51DB4">
      <w:pPr>
        <w:pStyle w:val="ListParagraph"/>
        <w:numPr>
          <w:ilvl w:val="0"/>
          <w:numId w:val="14"/>
        </w:numPr>
        <w:rPr>
          <w:ins w:id="1124" w:author="Timothy Wilkins" w:date="2015-10-25T18:07:00Z"/>
        </w:rPr>
        <w:pPrChange w:id="1125" w:author="Timothy Wilkins" w:date="2015-10-25T18:01:00Z">
          <w:pPr>
            <w:pStyle w:val="Heading3"/>
          </w:pPr>
        </w:pPrChange>
      </w:pPr>
      <w:ins w:id="1126" w:author="Timothy Wilkins" w:date="2015-10-25T18:03:00Z">
        <w:r>
          <w:t xml:space="preserve">Class level </w:t>
        </w:r>
      </w:ins>
      <w:ins w:id="1127" w:author="Timothy Wilkins" w:date="2015-10-25T18:04:00Z">
        <w:r>
          <w:t>–</w:t>
        </w:r>
      </w:ins>
      <w:ins w:id="1128" w:author="Timothy Wilkins" w:date="2015-10-25T18:03:00Z">
        <w:r>
          <w:t xml:space="preserve"> This </w:t>
        </w:r>
      </w:ins>
      <w:ins w:id="1129" w:author="Timothy Wilkins" w:date="2015-10-25T18:04:00Z">
        <w:r>
          <w:t xml:space="preserve">level will be covered by </w:t>
        </w:r>
      </w:ins>
      <w:ins w:id="1130" w:author="Timothy Wilkins" w:date="2015-10-25T18:05:00Z">
        <w:r>
          <w:t xml:space="preserve">acceptance tests. Each of these tests will be written to directly or indirectly, partially or fully test the software with regard to functionality </w:t>
        </w:r>
      </w:ins>
      <w:ins w:id="1131" w:author="Timothy Wilkins" w:date="2015-10-25T18:08:00Z">
        <w:r w:rsidR="00925520">
          <w:t xml:space="preserve">or non-functional </w:t>
        </w:r>
      </w:ins>
      <w:ins w:id="1132" w:author="Timothy Wilkins" w:date="2015-10-25T18:05:00Z">
        <w:r>
          <w:t xml:space="preserve">requirements. </w:t>
        </w:r>
      </w:ins>
    </w:p>
    <w:p w14:paraId="757E547B" w14:textId="649EF2EB" w:rsidR="00453D25" w:rsidRPr="001F750C" w:rsidRDefault="000A56F1">
      <w:pPr>
        <w:pStyle w:val="ListParagraph"/>
        <w:numPr>
          <w:ilvl w:val="0"/>
          <w:numId w:val="14"/>
        </w:numPr>
        <w:pPrChange w:id="1133" w:author="Timothy Wilkins" w:date="2015-10-25T18:01:00Z">
          <w:pPr>
            <w:pStyle w:val="Heading3"/>
          </w:pPr>
        </w:pPrChange>
      </w:pPr>
      <w:ins w:id="1134" w:author="Timothy Wilkins" w:date="2015-10-25T18:07:00Z">
        <w:r>
          <w:t xml:space="preserve">UI level – This level will be covered by end-to-end tests. </w:t>
        </w:r>
      </w:ins>
      <w:ins w:id="1135"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136" w:author="Timothy Wilkins" w:date="2015-10-25T18:09:00Z"/>
        </w:rPr>
      </w:pPr>
      <w:bookmarkStart w:id="1137" w:name="_Toc432432740"/>
      <w:r>
        <w:t>Test Classes</w:t>
      </w:r>
      <w:bookmarkEnd w:id="1137"/>
    </w:p>
    <w:p w14:paraId="5FC660D8" w14:textId="2C2089BD" w:rsidR="00C72B9A" w:rsidRDefault="00C72B9A">
      <w:pPr>
        <w:rPr>
          <w:ins w:id="1138" w:author="Timothy Wilkins" w:date="2015-10-25T18:10:00Z"/>
        </w:rPr>
        <w:pPrChange w:id="1139" w:author="Timothy Wilkins" w:date="2015-10-25T18:09:00Z">
          <w:pPr>
            <w:pStyle w:val="Heading3"/>
          </w:pPr>
        </w:pPrChange>
      </w:pPr>
      <w:ins w:id="1140" w:author="Timothy Wilkins" w:date="2015-10-25T18:09:00Z">
        <w:r>
          <w:t>The following is a list of classes</w:t>
        </w:r>
      </w:ins>
      <w:ins w:id="1141" w:author="Timothy Wilkins" w:date="2015-10-25T18:10:00Z">
        <w:r>
          <w:t>/types</w:t>
        </w:r>
      </w:ins>
      <w:ins w:id="1142" w:author="Timothy Wilkins" w:date="2015-10-25T18:09:00Z">
        <w:r>
          <w:t xml:space="preserve"> of tests</w:t>
        </w:r>
      </w:ins>
      <w:ins w:id="1143" w:author="Timothy Wilkins" w:date="2015-10-25T18:10:00Z">
        <w:r>
          <w:t xml:space="preserve"> that will be performed.</w:t>
        </w:r>
      </w:ins>
    </w:p>
    <w:p w14:paraId="7C6AE6AE" w14:textId="16D20B77" w:rsidR="00C72B9A" w:rsidRDefault="00232573">
      <w:pPr>
        <w:pStyle w:val="ListParagraph"/>
        <w:numPr>
          <w:ilvl w:val="0"/>
          <w:numId w:val="15"/>
        </w:numPr>
        <w:rPr>
          <w:ins w:id="1144" w:author="Timothy Wilkins" w:date="2015-10-25T18:11:00Z"/>
        </w:rPr>
        <w:pPrChange w:id="1145" w:author="Timothy Wilkins" w:date="2015-10-25T18:10:00Z">
          <w:pPr>
            <w:pStyle w:val="Heading3"/>
          </w:pPr>
        </w:pPrChange>
      </w:pPr>
      <w:ins w:id="1146"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147" w:author="Timothy Wilkins" w:date="2015-10-25T18:13:00Z"/>
        </w:rPr>
        <w:pPrChange w:id="1148" w:author="Timothy Wilkins" w:date="2015-10-25T18:13:00Z">
          <w:pPr>
            <w:pStyle w:val="Heading3"/>
          </w:pPr>
        </w:pPrChange>
      </w:pPr>
      <w:ins w:id="1149" w:author="Timothy Wilkins" w:date="2015-10-25T18:13:00Z">
        <w:r>
          <w:t xml:space="preserve">Timing – </w:t>
        </w:r>
      </w:ins>
      <w:ins w:id="1150" w:author="Timothy Wilkins" w:date="2015-10-25T18:19:00Z">
        <w:r w:rsidR="001D07FB">
          <w:t xml:space="preserve">Tests of this </w:t>
        </w:r>
      </w:ins>
      <w:ins w:id="1151" w:author="Timothy Wilkins" w:date="2015-10-25T18:20:00Z">
        <w:r w:rsidR="001D07FB">
          <w:t>category</w:t>
        </w:r>
      </w:ins>
      <w:ins w:id="1152" w:author="Timothy Wilkins" w:date="2015-10-25T18:19:00Z">
        <w:r w:rsidR="001D07FB">
          <w:t xml:space="preserve"> </w:t>
        </w:r>
      </w:ins>
      <w:ins w:id="1153"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154" w:author="Timothy Wilkins" w:date="2015-10-25T18:12:00Z"/>
        </w:rPr>
        <w:pPrChange w:id="1155" w:author="Timothy Wilkins" w:date="2015-10-25T18:10:00Z">
          <w:pPr>
            <w:pStyle w:val="Heading3"/>
          </w:pPr>
        </w:pPrChange>
      </w:pPr>
      <w:ins w:id="1156" w:author="Timothy Wilkins" w:date="2015-10-25T18:12:00Z">
        <w:r>
          <w:t xml:space="preserve">Scale – </w:t>
        </w:r>
      </w:ins>
      <w:ins w:id="1157"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158" w:author="Timothy Wilkins" w:date="2015-10-25T18:13:00Z"/>
        </w:rPr>
        <w:pPrChange w:id="1159" w:author="Timothy Wilkins" w:date="2015-10-25T18:10:00Z">
          <w:pPr>
            <w:pStyle w:val="Heading3"/>
          </w:pPr>
        </w:pPrChange>
      </w:pPr>
      <w:ins w:id="1160" w:author="Timothy Wilkins" w:date="2015-10-25T18:13:00Z">
        <w:r>
          <w:t xml:space="preserve">Erroneous Input </w:t>
        </w:r>
      </w:ins>
      <w:ins w:id="1161" w:author="Timothy Wilkins" w:date="2015-10-25T18:14:00Z">
        <w:r>
          <w:t>–</w:t>
        </w:r>
      </w:ins>
      <w:ins w:id="1162" w:author="Timothy Wilkins" w:date="2015-10-25T18:13:00Z">
        <w:r>
          <w:t xml:space="preserve"> </w:t>
        </w:r>
      </w:ins>
      <w:ins w:id="1163"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164" w:author="Timothy Wilkins" w:date="2015-10-25T18:14:00Z"/>
        </w:rPr>
        <w:pPrChange w:id="1165" w:author="Timothy Wilkins" w:date="2015-10-25T18:10:00Z">
          <w:pPr>
            <w:pStyle w:val="Heading3"/>
          </w:pPr>
        </w:pPrChange>
      </w:pPr>
      <w:ins w:id="1166" w:author="Timothy Wilkins" w:date="2015-10-25T18:14:00Z">
        <w:r>
          <w:t xml:space="preserve">Service Interruption – </w:t>
        </w:r>
      </w:ins>
      <w:ins w:id="1167" w:author="Timothy Wilkins" w:date="2015-10-25T18:21:00Z">
        <w:r w:rsidR="001D07FB">
          <w:t>Tests of this category will check the ability of the system to recover from a loss of some resource (power</w:t>
        </w:r>
      </w:ins>
      <w:ins w:id="1168" w:author="Timothy Wilkins" w:date="2015-10-25T18:22:00Z">
        <w:r w:rsidR="001D07FB">
          <w:t>, network, database…).</w:t>
        </w:r>
      </w:ins>
    </w:p>
    <w:p w14:paraId="7D7E603C" w14:textId="7CF16613" w:rsidR="00D10F48" w:rsidRDefault="00D10F48">
      <w:pPr>
        <w:pStyle w:val="ListParagraph"/>
        <w:numPr>
          <w:ilvl w:val="0"/>
          <w:numId w:val="15"/>
        </w:numPr>
        <w:rPr>
          <w:ins w:id="1169" w:author="Timothy Wilkins" w:date="2015-10-25T18:14:00Z"/>
        </w:rPr>
        <w:pPrChange w:id="1170" w:author="Timothy Wilkins" w:date="2015-10-25T18:10:00Z">
          <w:pPr>
            <w:pStyle w:val="Heading3"/>
          </w:pPr>
        </w:pPrChange>
      </w:pPr>
      <w:ins w:id="1171" w:author="Timothy Wilkins" w:date="2015-10-25T18:14:00Z">
        <w:r>
          <w:t>Installation</w:t>
        </w:r>
      </w:ins>
      <w:ins w:id="1172" w:author="Timothy Wilkins" w:date="2015-10-25T18:15:00Z">
        <w:r>
          <w:t>/Setup</w:t>
        </w:r>
      </w:ins>
      <w:ins w:id="1173" w:author="Timothy Wilkins" w:date="2015-10-25T18:14:00Z">
        <w:r>
          <w:t xml:space="preserve"> </w:t>
        </w:r>
      </w:ins>
      <w:ins w:id="1174" w:author="Timothy Wilkins" w:date="2015-10-25T18:15:00Z">
        <w:r>
          <w:t>–</w:t>
        </w:r>
      </w:ins>
      <w:ins w:id="1175" w:author="Timothy Wilkins" w:date="2015-10-25T18:14:00Z">
        <w:r>
          <w:t xml:space="preserve"> </w:t>
        </w:r>
      </w:ins>
      <w:ins w:id="1176"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177" w:author="Timothy Wilkins" w:date="2015-10-25T18:10:00Z">
          <w:pPr>
            <w:pStyle w:val="Heading3"/>
          </w:pPr>
        </w:pPrChange>
      </w:pPr>
      <w:ins w:id="1178" w:author="Timothy Wilkins" w:date="2015-10-25T18:18:00Z">
        <w:r>
          <w:t xml:space="preserve">Security – </w:t>
        </w:r>
      </w:ins>
      <w:ins w:id="1179"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180" w:author="Timothy Wilkins" w:date="2015-10-25T18:35:00Z"/>
        </w:rPr>
      </w:pPr>
      <w:bookmarkStart w:id="1181" w:name="_Toc432432741"/>
      <w:r>
        <w:t>General Test Conditions</w:t>
      </w:r>
      <w:bookmarkEnd w:id="1181"/>
    </w:p>
    <w:p w14:paraId="04D9DC6C" w14:textId="55DB2D6D" w:rsidR="00823092" w:rsidRDefault="001F750C">
      <w:pPr>
        <w:rPr>
          <w:ins w:id="1182" w:author="Timothy Wilkins" w:date="2015-11-01T17:25:00Z"/>
        </w:rPr>
        <w:pPrChange w:id="1183" w:author="Timothy Wilkins" w:date="2015-10-25T18:35:00Z">
          <w:pPr>
            <w:pStyle w:val="Heading3"/>
          </w:pPr>
        </w:pPrChange>
      </w:pPr>
      <w:ins w:id="1184"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185" w:author="Timothy Wilkins" w:date="2015-11-01T17:28:00Z"/>
        </w:rPr>
        <w:pPrChange w:id="1186" w:author="Timothy Wilkins" w:date="2015-11-01T17:25:00Z">
          <w:pPr>
            <w:pStyle w:val="Heading3"/>
          </w:pPr>
        </w:pPrChange>
      </w:pPr>
      <w:ins w:id="1187" w:author="Timothy Wilkins" w:date="2015-11-01T17:25:00Z">
        <w:r>
          <w:t xml:space="preserve">All tests shall pass a </w:t>
        </w:r>
      </w:ins>
      <w:ins w:id="1188" w:author="Timothy Wilkins" w:date="2015-11-01T17:26:00Z">
        <w:r>
          <w:t>minimum</w:t>
        </w:r>
      </w:ins>
      <w:ins w:id="1189" w:author="Timothy Wilkins" w:date="2015-11-01T17:25:00Z">
        <w:r>
          <w:t xml:space="preserve"> of three consecutive test runs </w:t>
        </w:r>
      </w:ins>
      <w:ins w:id="1190" w:author="Timothy Wilkins" w:date="2015-11-01T17:27:00Z">
        <w:r>
          <w:t xml:space="preserve">for their results to be marked as passed in the </w:t>
        </w:r>
      </w:ins>
      <w:ins w:id="1191" w:author="Timothy Wilkins" w:date="2015-11-01T17:28:00Z">
        <w:r>
          <w:t xml:space="preserve">customer </w:t>
        </w:r>
      </w:ins>
      <w:ins w:id="1192" w:author="Timothy Wilkins" w:date="2015-11-01T17:27:00Z">
        <w:r>
          <w:t>acceptance test report</w:t>
        </w:r>
      </w:ins>
      <w:ins w:id="1193" w:author="Timothy Wilkins" w:date="2015-11-01T17:28:00Z">
        <w:r>
          <w:t>.</w:t>
        </w:r>
      </w:ins>
    </w:p>
    <w:p w14:paraId="1E19AB59" w14:textId="5C857AFD" w:rsidR="001F750C" w:rsidRDefault="001F750C">
      <w:pPr>
        <w:pStyle w:val="ListParagraph"/>
        <w:numPr>
          <w:ilvl w:val="0"/>
          <w:numId w:val="16"/>
        </w:numPr>
        <w:rPr>
          <w:ins w:id="1194" w:author="Timothy Wilkins" w:date="2015-11-01T17:28:00Z"/>
        </w:rPr>
        <w:pPrChange w:id="1195" w:author="Timothy Wilkins" w:date="2015-11-01T17:25:00Z">
          <w:pPr>
            <w:pStyle w:val="Heading3"/>
          </w:pPr>
        </w:pPrChange>
      </w:pPr>
      <w:ins w:id="1196" w:author="Timothy Wilkins" w:date="2015-11-01T17:28:00Z">
        <w:r>
          <w:t>Before code is committed to each team member’s development branch, all unit tests must be passing.</w:t>
        </w:r>
      </w:ins>
    </w:p>
    <w:p w14:paraId="48180505" w14:textId="5B243C87" w:rsidR="001F750C" w:rsidRDefault="001F750C">
      <w:pPr>
        <w:pStyle w:val="ListParagraph"/>
        <w:numPr>
          <w:ilvl w:val="0"/>
          <w:numId w:val="16"/>
        </w:numPr>
        <w:rPr>
          <w:ins w:id="1197" w:author="Timothy Wilkins" w:date="2015-11-01T18:22:00Z"/>
        </w:rPr>
        <w:pPrChange w:id="1198" w:author="Timothy Wilkins" w:date="2015-11-01T17:25:00Z">
          <w:pPr>
            <w:pStyle w:val="Heading3"/>
          </w:pPr>
        </w:pPrChange>
      </w:pPr>
      <w:ins w:id="1199" w:author="Timothy Wilkins" w:date="2015-11-01T17:29:00Z">
        <w:r>
          <w:t xml:space="preserve">Unit tests shall maintain a </w:t>
        </w:r>
      </w:ins>
      <w:ins w:id="1200" w:author="Timothy Wilkins" w:date="2015-11-01T17:32:00Z">
        <w:r>
          <w:t>minimum</w:t>
        </w:r>
      </w:ins>
      <w:ins w:id="1201" w:author="Timothy Wilkins" w:date="2015-11-01T17:29:00Z">
        <w:r>
          <w:t xml:space="preserve"> </w:t>
        </w:r>
      </w:ins>
      <w:proofErr w:type="gramStart"/>
      <w:ins w:id="1202" w:author="Timothy Wilkins" w:date="2015-11-01T17:32:00Z">
        <w:r>
          <w:t xml:space="preserve">of </w:t>
        </w:r>
      </w:ins>
      <w:ins w:id="1203" w:author="Timothy Ryan Wilkins" w:date="2015-11-26T10:13:00Z">
        <w:r w:rsidR="008F0723">
          <w:t>9</w:t>
        </w:r>
      </w:ins>
      <w:ins w:id="1204" w:author="Timothy Wilkins" w:date="2015-11-01T17:32:00Z">
        <w:del w:id="1205" w:author="Timothy Ryan Wilkins" w:date="2015-11-26T10:13:00Z">
          <w:r w:rsidDel="008F0723">
            <w:delText>7</w:delText>
          </w:r>
        </w:del>
        <w:r>
          <w:t>0% code coverage</w:t>
        </w:r>
        <w:proofErr w:type="gramEnd"/>
        <w:r>
          <w:t xml:space="preserve">. </w:t>
        </w:r>
      </w:ins>
      <w:ins w:id="1206" w:author="Timothy Wilkins" w:date="2015-11-01T18:22:00Z">
        <w:r w:rsidR="00B057DD">
          <w:t xml:space="preserve">Unit test coverage is the first chance to uncover bugs and helps code stability, but requiring 100% code </w:t>
        </w:r>
        <w:r w:rsidR="00B057DD">
          <w:lastRenderedPageBreak/>
          <w:t>coverage without development team buy in can cause a lac</w:t>
        </w:r>
      </w:ins>
      <w:ins w:id="1207" w:author="Timothy Wilkins" w:date="2015-11-19T17:04:00Z">
        <w:r w:rsidR="00937DED">
          <w:t>k</w:t>
        </w:r>
      </w:ins>
      <w:ins w:id="1208" w:author="Timothy Wilkins" w:date="2015-11-01T18:22:00Z">
        <w:r w:rsidR="00B057DD">
          <w:t xml:space="preserve"> of quality</w:t>
        </w:r>
        <w:r w:rsidR="0032528E">
          <w:t xml:space="preserve"> in unit tests. Therefore the 90</w:t>
        </w:r>
        <w:r w:rsidR="00B057DD">
          <w:t>% was selected</w:t>
        </w:r>
      </w:ins>
      <w:ins w:id="1209" w:author="Timothy Ryan Wilkins" w:date="2015-11-26T10:13:00Z">
        <w:r w:rsidR="000E3C81">
          <w:t xml:space="preserve"> as a minimum</w:t>
        </w:r>
      </w:ins>
      <w:ins w:id="1210" w:author="Timothy Wilkins" w:date="2015-11-01T18:22:00Z">
        <w:r w:rsidR="00B057DD">
          <w:t xml:space="preserve"> </w:t>
        </w:r>
      </w:ins>
      <w:ins w:id="1211" w:author="Timothy Ryan Wilkins" w:date="2015-11-26T10:14:00Z">
        <w:r w:rsidR="000E3C81">
          <w:t xml:space="preserve">requirement </w:t>
        </w:r>
      </w:ins>
      <w:ins w:id="1212" w:author="Timothy Wilkins" w:date="2015-11-01T18:22:00Z">
        <w:r w:rsidR="00B057DD">
          <w:t xml:space="preserve">to encourage high quality unit test </w:t>
        </w:r>
        <w:del w:id="1213" w:author="Timothy Ryan Wilkins" w:date="2015-11-26T10:13:00Z">
          <w:r w:rsidR="00B057DD" w:rsidDel="000E3C81">
            <w:delText>development</w:delText>
          </w:r>
        </w:del>
      </w:ins>
      <w:ins w:id="1214" w:author="Timothy Ryan Wilkins" w:date="2015-11-26T10:13:00Z">
        <w:r w:rsidR="000E3C81">
          <w:t xml:space="preserve">development with the goal of 100% </w:t>
        </w:r>
      </w:ins>
      <w:ins w:id="1215" w:author="Timothy Ryan Wilkins" w:date="2015-11-26T10:14:00Z">
        <w:r w:rsidR="000E3C81">
          <w:t>code coverage</w:t>
        </w:r>
      </w:ins>
      <w:ins w:id="1216" w:author="Timothy Wilkins" w:date="2015-11-01T18:22:00Z">
        <w:r w:rsidR="00B057DD">
          <w:t>.</w:t>
        </w:r>
      </w:ins>
    </w:p>
    <w:p w14:paraId="7FFC6723" w14:textId="5427072D" w:rsidR="00B057DD" w:rsidRDefault="00B057DD">
      <w:pPr>
        <w:pStyle w:val="ListParagraph"/>
        <w:numPr>
          <w:ilvl w:val="0"/>
          <w:numId w:val="16"/>
        </w:numPr>
        <w:rPr>
          <w:ins w:id="1217" w:author="Timothy Wilkins" w:date="2015-11-01T18:30:00Z"/>
        </w:rPr>
        <w:pPrChange w:id="1218" w:author="Timothy Wilkins" w:date="2015-11-01T17:25:00Z">
          <w:pPr>
            <w:pStyle w:val="Heading3"/>
          </w:pPr>
        </w:pPrChange>
      </w:pPr>
      <w:ins w:id="1219" w:author="Timothy Wilkins" w:date="2015-11-01T18:24:00Z">
        <w:r>
          <w:t xml:space="preserve">Acceptance tests shall cover </w:t>
        </w:r>
      </w:ins>
      <w:ins w:id="1220" w:author="Timothy Wilkins" w:date="2015-11-01T18:23:00Z">
        <w:r>
          <w:t xml:space="preserve">100% </w:t>
        </w:r>
      </w:ins>
      <w:ins w:id="1221" w:author="Timothy Wilkins" w:date="2015-11-01T18:24:00Z">
        <w:r>
          <w:t>o</w:t>
        </w:r>
        <w:r w:rsidR="007129E1">
          <w:t xml:space="preserve">f the functional requirements. Properly </w:t>
        </w:r>
      </w:ins>
      <w:ins w:id="1222" w:author="Timothy Wilkins" w:date="2015-11-01T18:28:00Z">
        <w:r w:rsidR="007129E1">
          <w:t>written</w:t>
        </w:r>
      </w:ins>
      <w:ins w:id="1223" w:author="Timothy Wilkins" w:date="2015-11-01T18:24:00Z">
        <w:r w:rsidR="007129E1">
          <w:t xml:space="preserve"> </w:t>
        </w:r>
      </w:ins>
      <w:ins w:id="1224" w:author="Timothy Wilkins" w:date="2015-11-01T18:28:00Z">
        <w:r w:rsidR="007129E1">
          <w:t>a</w:t>
        </w:r>
      </w:ins>
      <w:ins w:id="1225" w:author="Timothy Wilkins" w:date="2015-11-01T18:24:00Z">
        <w:r>
          <w:t xml:space="preserve">cceptance tests are </w:t>
        </w:r>
      </w:ins>
      <w:ins w:id="1226" w:author="Timothy Wilkins" w:date="2015-11-01T18:28:00Z">
        <w:r w:rsidR="00D31407">
          <w:t xml:space="preserve">one of </w:t>
        </w:r>
      </w:ins>
      <w:ins w:id="1227" w:author="Timothy Wilkins" w:date="2015-11-01T18:24:00Z">
        <w:r>
          <w:t xml:space="preserve">the </w:t>
        </w:r>
      </w:ins>
      <w:ins w:id="1228" w:author="Timothy Wilkins" w:date="2015-11-01T18:28:00Z">
        <w:r w:rsidR="007129E1">
          <w:t xml:space="preserve">best </w:t>
        </w:r>
      </w:ins>
      <w:ins w:id="1229" w:author="Timothy Wilkins" w:date="2015-11-01T18:29:00Z">
        <w:r w:rsidR="00461A1A">
          <w:t>ways</w:t>
        </w:r>
      </w:ins>
      <w:ins w:id="1230"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231" w:author="Timothy Wilkins" w:date="2015-11-01T18:29:00Z">
        <w:r w:rsidR="00461A1A">
          <w:t>customers’</w:t>
        </w:r>
      </w:ins>
      <w:ins w:id="1232" w:author="Timothy Wilkins" w:date="2015-11-01T18:28:00Z">
        <w:r w:rsidR="009577FE">
          <w:t xml:space="preserve"> requests are met. </w:t>
        </w:r>
      </w:ins>
    </w:p>
    <w:p w14:paraId="2635C466" w14:textId="5B04F760" w:rsidR="0082622C" w:rsidRPr="001F750C" w:rsidRDefault="0082622C">
      <w:pPr>
        <w:ind w:firstLine="360"/>
        <w:pPrChange w:id="1233" w:author="Timothy Wilkins" w:date="2015-11-01T18:33:00Z">
          <w:pPr>
            <w:pStyle w:val="Heading3"/>
          </w:pPr>
        </w:pPrChange>
      </w:pPr>
      <w:ins w:id="1234" w:author="Timothy Wilkins" w:date="2015-11-01T18:30:00Z">
        <w:r>
          <w:t xml:space="preserve">There shall be three </w:t>
        </w:r>
      </w:ins>
      <w:ins w:id="1235" w:author="Timothy Wilkins" w:date="2015-11-01T18:31:00Z">
        <w:r>
          <w:t>categories</w:t>
        </w:r>
      </w:ins>
      <w:ins w:id="1236" w:author="Timothy Wilkins" w:date="2015-11-01T18:30:00Z">
        <w:r>
          <w:t xml:space="preserve"> of t</w:t>
        </w:r>
      </w:ins>
      <w:ins w:id="1237" w:author="Timothy Wilkins" w:date="2015-11-01T18:31:00Z">
        <w:r>
          <w:t xml:space="preserve">ests: CI tests, customer acceptance tests, and regression tests. </w:t>
        </w:r>
      </w:ins>
      <w:ins w:id="1238" w:author="Timothy Wilkins" w:date="2015-11-01T18:33:00Z">
        <w:r>
          <w:t xml:space="preserve">CI tests shall consist of very fast tests. All tests in this </w:t>
        </w:r>
      </w:ins>
      <w:ins w:id="1239" w:author="Timothy Wilkins" w:date="2015-11-01T18:34:00Z">
        <w:r>
          <w:t>category</w:t>
        </w:r>
      </w:ins>
      <w:ins w:id="1240" w:author="Timothy Wilkins" w:date="2015-11-01T18:33:00Z">
        <w:r>
          <w:t xml:space="preserve"> </w:t>
        </w:r>
      </w:ins>
      <w:ins w:id="1241" w:author="Timothy Wilkins" w:date="2015-11-01T18:34:00Z">
        <w:r w:rsidR="00801BF9">
          <w:t>must complete running within 5</w:t>
        </w:r>
        <w:r>
          <w:t xml:space="preserve"> min. This helps to guarantee that each developer will run the test before or immediately after commitment of any changes. </w:t>
        </w:r>
      </w:ins>
      <w:ins w:id="1242" w:author="Timothy Wilkins" w:date="2015-11-01T18:35:00Z">
        <w:r w:rsidR="00801BF9">
          <w:t>Tests that will push the test run time beyond 5 min.</w:t>
        </w:r>
      </w:ins>
      <w:ins w:id="1243" w:author="Timothy Wilkins" w:date="2015-11-01T18:36:00Z">
        <w:r w:rsidR="00801BF9">
          <w:t xml:space="preserve"> will be put into the customer acceptance category. These tests will be run before code is released to the customer</w:t>
        </w:r>
      </w:ins>
      <w:ins w:id="1244" w:author="Timothy Wilkins" w:date="2015-11-01T18:37:00Z">
        <w:r w:rsidR="009D6FB6">
          <w:t xml:space="preserve"> at a minimum</w:t>
        </w:r>
      </w:ins>
      <w:ins w:id="1245" w:author="Timothy Wilkins" w:date="2015-11-01T18:36:00Z">
        <w:r w:rsidR="00801BF9">
          <w:t xml:space="preserve">. </w:t>
        </w:r>
      </w:ins>
      <w:ins w:id="1246" w:author="Timothy Wilkins" w:date="2015-11-01T18:38:00Z">
        <w:r w:rsidR="004C2BA1">
          <w:t>The customer acceptance category shall be subdivided into functional categories that can be run independent of each other</w:t>
        </w:r>
      </w:ins>
      <w:ins w:id="1247" w:author="Timothy Wilkins" w:date="2015-11-01T18:39:00Z">
        <w:r w:rsidR="004C2BA1">
          <w:t xml:space="preserve"> to test specific features when hotfixes have been applied. </w:t>
        </w:r>
      </w:ins>
      <w:ins w:id="1248" w:author="Timothy Wilkins" w:date="2015-11-01T18:40:00Z">
        <w:r w:rsidR="00FA4A47">
          <w:t xml:space="preserve">Customer acceptance tests will include tests for current features. Any tests related to </w:t>
        </w:r>
      </w:ins>
      <w:ins w:id="1249" w:author="Timothy Wilkins" w:date="2015-11-01T18:41:00Z">
        <w:r w:rsidR="008F0978">
          <w:t xml:space="preserve">outdated, deprecated, or existing features that are no longer being developed </w:t>
        </w:r>
      </w:ins>
      <w:ins w:id="1250" w:author="Timothy Wilkins" w:date="2015-11-01T18:42:00Z">
        <w:r w:rsidR="008F0978">
          <w:t>should</w:t>
        </w:r>
      </w:ins>
      <w:ins w:id="1251" w:author="Timothy Wilkins" w:date="2015-11-01T18:41:00Z">
        <w:r w:rsidR="008F0978">
          <w:t xml:space="preserve"> be moved to the regression category. The regression category tests shall be run </w:t>
        </w:r>
      </w:ins>
      <w:ins w:id="1252" w:author="Timothy Wilkins" w:date="2015-11-01T18:42:00Z">
        <w:r w:rsidR="008F0978">
          <w:t xml:space="preserve">before each major point release. </w:t>
        </w:r>
      </w:ins>
    </w:p>
    <w:p w14:paraId="35E1645F" w14:textId="32888C6B" w:rsidR="0098548D" w:rsidRDefault="0098548D">
      <w:pPr>
        <w:pStyle w:val="Heading3"/>
        <w:rPr>
          <w:ins w:id="1253" w:author="Timothy Wilkins" w:date="2015-11-01T18:43:00Z"/>
        </w:rPr>
      </w:pPr>
      <w:bookmarkStart w:id="1254" w:name="_Toc432432742"/>
      <w:r>
        <w:t>Test Progression</w:t>
      </w:r>
      <w:bookmarkEnd w:id="1254"/>
    </w:p>
    <w:p w14:paraId="6D365783" w14:textId="58C81CB8" w:rsidR="002302B1" w:rsidRPr="006775D8" w:rsidRDefault="002302B1">
      <w:pPr>
        <w:pPrChange w:id="1255" w:author="Timothy Wilkins" w:date="2015-11-01T18:43:00Z">
          <w:pPr>
            <w:pStyle w:val="Heading3"/>
          </w:pPr>
        </w:pPrChange>
      </w:pPr>
      <w:ins w:id="1256" w:author="Timothy Wilkins" w:date="2015-11-01T18:43:00Z">
        <w:r>
          <w:t>N/A</w:t>
        </w:r>
      </w:ins>
    </w:p>
    <w:p w14:paraId="466BD99F" w14:textId="3B7FAEAD" w:rsidR="0098548D" w:rsidRDefault="0098548D">
      <w:pPr>
        <w:pStyle w:val="Heading3"/>
        <w:rPr>
          <w:ins w:id="1257" w:author="Timothy Wilkins" w:date="2015-11-01T18:43:00Z"/>
        </w:rPr>
      </w:pPr>
      <w:bookmarkStart w:id="1258" w:name="_Toc432432743"/>
      <w:r>
        <w:t>Data Recording, Reduction, and Analysis</w:t>
      </w:r>
      <w:bookmarkEnd w:id="1258"/>
    </w:p>
    <w:p w14:paraId="100292D7" w14:textId="5AF81774" w:rsidR="002302B1" w:rsidRPr="006775D8" w:rsidRDefault="002302B1">
      <w:pPr>
        <w:ind w:firstLine="576"/>
        <w:pPrChange w:id="1259" w:author="Timothy Wilkins" w:date="2015-11-01T18:45:00Z">
          <w:pPr>
            <w:pStyle w:val="Heading3"/>
          </w:pPr>
        </w:pPrChange>
      </w:pPr>
      <w:ins w:id="1260" w:author="Timothy Wilkins" w:date="2015-11-01T18:43:00Z">
        <w:r>
          <w:t xml:space="preserve">Unit test results shall not be </w:t>
        </w:r>
      </w:ins>
      <w:ins w:id="1261" w:author="Timothy Ryan Wilkins" w:date="2015-11-26T10:15:00Z">
        <w:r w:rsidR="003E45FE">
          <w:t>delivered</w:t>
        </w:r>
      </w:ins>
      <w:ins w:id="1262" w:author="Timothy Wilkins" w:date="2015-11-01T18:43:00Z">
        <w:del w:id="1263" w:author="Timothy Ryan Wilkins" w:date="2015-11-26T10:14:00Z">
          <w:r w:rsidDel="003E45FE">
            <w:delText>saved</w:delText>
          </w:r>
        </w:del>
      </w:ins>
      <w:ins w:id="1264" w:author="Timothy Ryan Wilkins" w:date="2015-11-26T10:15:00Z">
        <w:r w:rsidR="003E45FE">
          <w:t xml:space="preserve"> to</w:t>
        </w:r>
      </w:ins>
      <w:ins w:id="1265" w:author="Timothy Wilkins" w:date="2015-11-01T18:43:00Z">
        <w:del w:id="1266" w:author="Timothy Ryan Wilkins" w:date="2015-11-26T10:15:00Z">
          <w:r w:rsidDel="003E45FE">
            <w:delText xml:space="preserve"> for evaluation</w:delText>
          </w:r>
        </w:del>
      </w:ins>
      <w:ins w:id="1267" w:author="Timothy Wilkins" w:date="2015-11-01T18:45:00Z">
        <w:del w:id="1268" w:author="Timothy Ryan Wilkins" w:date="2015-11-26T10:15:00Z">
          <w:r w:rsidDel="003E45FE">
            <w:delText xml:space="preserve"> by</w:delText>
          </w:r>
        </w:del>
        <w:r>
          <w:t xml:space="preserve"> the customer</w:t>
        </w:r>
      </w:ins>
      <w:ins w:id="1269" w:author="Timothy Wilkins" w:date="2015-11-01T18:43:00Z">
        <w:r>
          <w:t xml:space="preserve">. Acceptance test results and regression test results shall be </w:t>
        </w:r>
      </w:ins>
      <w:ins w:id="1270" w:author="Timothy Ryan Wilkins" w:date="2015-11-26T10:15:00Z">
        <w:r w:rsidR="00015C52">
          <w:t xml:space="preserve">delivered to the customer </w:t>
        </w:r>
      </w:ins>
      <w:ins w:id="1271" w:author="Timothy Wilkins" w:date="2015-11-01T18:43:00Z">
        <w:del w:id="1272" w:author="Timothy Ryan Wilkins" w:date="2015-11-26T10:15:00Z">
          <w:r w:rsidDel="00015C52">
            <w:delText>saved</w:delText>
          </w:r>
        </w:del>
      </w:ins>
      <w:ins w:id="1273" w:author="Timothy Wilkins" w:date="2015-11-01T18:45:00Z">
        <w:del w:id="1274" w:author="Timothy Ryan Wilkins" w:date="2015-11-26T10:15:00Z">
          <w:r w:rsidDel="00015C52">
            <w:delText xml:space="preserve"> </w:delText>
          </w:r>
        </w:del>
        <w:r>
          <w:t>for evaluation.</w:t>
        </w:r>
      </w:ins>
      <w:ins w:id="1275" w:author="Timothy Wilkins" w:date="2015-11-01T18:46:00Z">
        <w:r>
          <w:t xml:space="preserve"> </w:t>
        </w:r>
      </w:ins>
      <w:ins w:id="1276" w:author="Timothy Wilkins" w:date="2015-11-01T18:47:00Z">
        <w:r w:rsidR="002C172A">
          <w:t>All test results and test artifacts generated during</w:t>
        </w:r>
      </w:ins>
      <w:ins w:id="1277" w:author="Timothy Wilkins" w:date="2015-11-01T18:48:00Z">
        <w:r w:rsidR="002C172A">
          <w:t xml:space="preserve"> the execution of automatic</w:t>
        </w:r>
      </w:ins>
      <w:ins w:id="1278" w:author="Timothy Wilkins" w:date="2015-11-01T18:47:00Z">
        <w:r w:rsidR="002C172A">
          <w:t xml:space="preserve"> testing of acceptance or regression tests shall be zipped together and delivered to the customer.</w:t>
        </w:r>
      </w:ins>
      <w:ins w:id="1279" w:author="Timothy Wilkins" w:date="2015-11-01T18:48:00Z">
        <w:r w:rsidR="002C172A">
          <w:t xml:space="preserve"> Test results of semi-automatic or manual test</w:t>
        </w:r>
      </w:ins>
      <w:ins w:id="1280"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281" w:author="Jimmy Duggan" w:date="2015-10-12T17:02:00Z">
          <w:pPr>
            <w:pStyle w:val="Heading3"/>
          </w:pPr>
        </w:pPrChange>
      </w:pPr>
      <w:bookmarkStart w:id="1282" w:name="_Toc432432744"/>
      <w:r>
        <w:t>Planned Tests</w:t>
      </w:r>
      <w:bookmarkEnd w:id="1282"/>
    </w:p>
    <w:p w14:paraId="13CB2B12" w14:textId="311D7F22" w:rsidR="00977DB6" w:rsidRDefault="00424C58">
      <w:pPr>
        <w:pStyle w:val="Heading3"/>
        <w:rPr>
          <w:ins w:id="1283" w:author="Timothy Wilkins" w:date="2015-11-01T18:58:00Z"/>
        </w:rPr>
      </w:pPr>
      <w:bookmarkStart w:id="1284" w:name="_Toc432432745"/>
      <w:ins w:id="1285" w:author="Timothy Wilkins" w:date="2015-11-14T19:49:00Z">
        <w:r>
          <w:t>Fit Vault Software</w:t>
        </w:r>
      </w:ins>
    </w:p>
    <w:p w14:paraId="13EAD3F5" w14:textId="3620B2CA" w:rsidR="00977DB6" w:rsidRDefault="009043EF">
      <w:pPr>
        <w:pStyle w:val="Heading4"/>
        <w:rPr>
          <w:ins w:id="1286" w:author="RYAN WILKINS" w:date="2015-11-02T09:29:00Z"/>
        </w:rPr>
        <w:pPrChange w:id="1287" w:author="Timothy Wilkins" w:date="2015-11-01T18:59:00Z">
          <w:pPr>
            <w:pStyle w:val="Heading3"/>
          </w:pPr>
        </w:pPrChange>
      </w:pPr>
      <w:ins w:id="1288" w:author="RYAN WILKINS" w:date="2015-11-02T09:28:00Z">
        <w:r>
          <w:t>User Login</w:t>
        </w:r>
      </w:ins>
      <w:ins w:id="1289" w:author="RYAN WILKINS" w:date="2015-11-02T09:45:00Z">
        <w:r w:rsidR="004321C5">
          <w:t xml:space="preserve"> Customer Acceptance</w:t>
        </w:r>
      </w:ins>
      <w:ins w:id="1290" w:author="RYAN WILKINS" w:date="2015-11-02T09:28:00Z">
        <w:r>
          <w:t xml:space="preserve"> Tests</w:t>
        </w:r>
      </w:ins>
    </w:p>
    <w:p w14:paraId="424B8340" w14:textId="56E8CFA1" w:rsidR="009043EF" w:rsidRDefault="009043EF">
      <w:pPr>
        <w:pStyle w:val="ListParagraph"/>
        <w:numPr>
          <w:ilvl w:val="0"/>
          <w:numId w:val="17"/>
        </w:numPr>
        <w:rPr>
          <w:ins w:id="1291" w:author="RYAN WILKINS" w:date="2015-11-02T09:45:00Z"/>
        </w:rPr>
        <w:pPrChange w:id="1292" w:author="RYAN WILKINS" w:date="2015-11-02T09:29:00Z">
          <w:pPr>
            <w:pStyle w:val="Heading3"/>
          </w:pPr>
        </w:pPrChange>
      </w:pPr>
      <w:ins w:id="1293" w:author="RYAN WILKINS" w:date="2015-11-02T09:29:00Z">
        <w:r>
          <w:t xml:space="preserve">Objective </w:t>
        </w:r>
      </w:ins>
      <w:ins w:id="1294" w:author="RYAN WILKINS" w:date="2015-11-02T09:30:00Z">
        <w:r>
          <w:t>–</w:t>
        </w:r>
      </w:ins>
      <w:ins w:id="1295" w:author="RYAN WILKINS" w:date="2015-11-02T09:29:00Z">
        <w:r>
          <w:t xml:space="preserve"> These tests will verify the requirements in section 3.1.1 of the Software Requirements document have been met. </w:t>
        </w:r>
      </w:ins>
      <w:ins w:id="1296" w:author="Timothy Wilkins" w:date="2015-11-14T19:07:00Z">
        <w:r w:rsidR="00A968F5">
          <w:t>There shall be 2 tests per user. One positive and one negative test to verify the user account can see what he should and cannot see what he should not.</w:t>
        </w:r>
      </w:ins>
    </w:p>
    <w:p w14:paraId="1F77C34E" w14:textId="0D39B29D" w:rsidR="004321C5" w:rsidRDefault="004321C5">
      <w:pPr>
        <w:pStyle w:val="ListParagraph"/>
        <w:numPr>
          <w:ilvl w:val="0"/>
          <w:numId w:val="17"/>
        </w:numPr>
        <w:rPr>
          <w:ins w:id="1297" w:author="RYAN WILKINS" w:date="2015-11-02T09:45:00Z"/>
        </w:rPr>
        <w:pPrChange w:id="1298" w:author="RYAN WILKINS" w:date="2015-11-02T09:29:00Z">
          <w:pPr>
            <w:pStyle w:val="Heading3"/>
          </w:pPr>
        </w:pPrChange>
      </w:pPr>
      <w:ins w:id="1299" w:author="RYAN WILKINS" w:date="2015-11-02T09:45:00Z">
        <w:r>
          <w:t xml:space="preserve">Test Level – These tests will be at the UI level. </w:t>
        </w:r>
      </w:ins>
    </w:p>
    <w:p w14:paraId="1249361F" w14:textId="77777777" w:rsidR="004321C5" w:rsidRDefault="004321C5">
      <w:pPr>
        <w:pStyle w:val="ListParagraph"/>
        <w:numPr>
          <w:ilvl w:val="0"/>
          <w:numId w:val="17"/>
        </w:numPr>
        <w:rPr>
          <w:ins w:id="1300" w:author="RYAN WILKINS" w:date="2015-11-02T09:48:00Z"/>
        </w:rPr>
        <w:pPrChange w:id="1301" w:author="RYAN WILKINS" w:date="2015-11-02T09:29:00Z">
          <w:pPr>
            <w:pStyle w:val="Heading3"/>
          </w:pPr>
        </w:pPrChange>
      </w:pPr>
      <w:ins w:id="1302" w:author="RYAN WILKINS" w:date="2015-11-02T09:46:00Z">
        <w:r>
          <w:t xml:space="preserve">Test Class – These tests will include classes: </w:t>
        </w:r>
      </w:ins>
      <w:ins w:id="1303" w:author="RYAN WILKINS" w:date="2015-11-02T09:47:00Z">
        <w:r>
          <w:t xml:space="preserve">Functional, Scale, </w:t>
        </w:r>
      </w:ins>
      <w:ins w:id="1304" w:author="RYAN WILKINS" w:date="2015-11-02T09:48:00Z">
        <w:r>
          <w:t>Erroneous Input, and Security.</w:t>
        </w:r>
      </w:ins>
    </w:p>
    <w:p w14:paraId="32309818" w14:textId="1DC52546" w:rsidR="004152FB" w:rsidRDefault="00600EB1">
      <w:pPr>
        <w:pStyle w:val="ListParagraph"/>
        <w:numPr>
          <w:ilvl w:val="0"/>
          <w:numId w:val="17"/>
        </w:numPr>
        <w:rPr>
          <w:ins w:id="1305" w:author="RYAN WILKINS" w:date="2015-11-02T09:56:00Z"/>
        </w:rPr>
        <w:pPrChange w:id="1306" w:author="RYAN WILKINS" w:date="2015-11-02T09:29:00Z">
          <w:pPr>
            <w:pStyle w:val="Heading3"/>
          </w:pPr>
        </w:pPrChange>
      </w:pPr>
      <w:ins w:id="1307" w:author="RYAN WILKINS" w:date="2015-11-02T10:00:00Z">
        <w:r>
          <w:t xml:space="preserve">Qualification method </w:t>
        </w:r>
        <w:del w:id="1308" w:author="Timothy Wilkins" w:date="2015-11-14T19:08:00Z">
          <w:r w:rsidDel="00725023">
            <w:delText>-</w:delText>
          </w:r>
        </w:del>
      </w:ins>
      <w:ins w:id="1309" w:author="Timothy Wilkins" w:date="2015-11-14T19:08:00Z">
        <w:r w:rsidR="00725023">
          <w:t>–</w:t>
        </w:r>
      </w:ins>
      <w:ins w:id="1310" w:author="RYAN WILKINS" w:date="2015-11-02T10:00:00Z">
        <w:r>
          <w:t xml:space="preserve"> </w:t>
        </w:r>
      </w:ins>
      <w:ins w:id="1311" w:author="Timothy Wilkins" w:date="2015-11-14T19:08:00Z">
        <w:r w:rsidR="00725023">
          <w:t>Automated pass/fail analysis.</w:t>
        </w:r>
      </w:ins>
      <w:ins w:id="1312" w:author="RYAN WILKINS" w:date="2015-11-02T09:56:00Z">
        <w:del w:id="1313" w:author="Timothy Wilkins" w:date="2015-11-14T19:08:00Z">
          <w:r w:rsidR="004152FB" w:rsidDel="00725023">
            <w:delText>???</w:delText>
          </w:r>
        </w:del>
      </w:ins>
    </w:p>
    <w:p w14:paraId="5D36752A" w14:textId="229F4CD7" w:rsidR="004321C5" w:rsidRDefault="00600EB1">
      <w:pPr>
        <w:pStyle w:val="ListParagraph"/>
        <w:numPr>
          <w:ilvl w:val="0"/>
          <w:numId w:val="17"/>
        </w:numPr>
        <w:rPr>
          <w:ins w:id="1314" w:author="RYAN WILKINS" w:date="2015-11-02T10:01:00Z"/>
        </w:rPr>
        <w:pPrChange w:id="1315" w:author="RYAN WILKINS" w:date="2015-11-02T09:29:00Z">
          <w:pPr>
            <w:pStyle w:val="Heading3"/>
          </w:pPr>
        </w:pPrChange>
      </w:pPr>
      <w:ins w:id="1316" w:author="RYAN WILKINS" w:date="2015-11-02T10:00:00Z">
        <w:r>
          <w:t xml:space="preserve">Requirements - </w:t>
        </w:r>
      </w:ins>
      <w:ins w:id="1317" w:author="RYAN WILKINS" w:date="2015-11-02T09:58:00Z">
        <w:r w:rsidR="004152FB">
          <w:t xml:space="preserve">See </w:t>
        </w:r>
      </w:ins>
      <w:ins w:id="1318" w:author="RYAN WILKINS" w:date="2015-11-02T09:59:00Z">
        <w:r w:rsidR="004152FB">
          <w:fldChar w:fldCharType="begin"/>
        </w:r>
        <w:r w:rsidR="004152FB">
          <w:instrText xml:space="preserve"> REF _Ref434221718 \h </w:instrText>
        </w:r>
      </w:ins>
      <w:r w:rsidR="004152FB">
        <w:fldChar w:fldCharType="separate"/>
      </w:r>
      <w:ins w:id="1319" w:author="RYAN WILKINS" w:date="2015-11-02T09:59:00Z">
        <w:r w:rsidR="004152FB">
          <w:t>Requirements Traceability</w:t>
        </w:r>
        <w:r w:rsidR="004152FB">
          <w:fldChar w:fldCharType="end"/>
        </w:r>
        <w:r>
          <w:t>.</w:t>
        </w:r>
      </w:ins>
    </w:p>
    <w:p w14:paraId="2739C620" w14:textId="77D9DC8C" w:rsidR="00600EB1" w:rsidRDefault="00600EB1">
      <w:pPr>
        <w:pStyle w:val="ListParagraph"/>
        <w:numPr>
          <w:ilvl w:val="0"/>
          <w:numId w:val="17"/>
        </w:numPr>
        <w:rPr>
          <w:ins w:id="1320" w:author="RYAN WILKINS" w:date="2015-11-02T10:01:00Z"/>
        </w:rPr>
        <w:pPrChange w:id="1321" w:author="RYAN WILKINS" w:date="2015-11-02T09:29:00Z">
          <w:pPr>
            <w:pStyle w:val="Heading3"/>
          </w:pPr>
        </w:pPrChange>
      </w:pPr>
      <w:ins w:id="1322" w:author="RYAN WILKINS" w:date="2015-11-02T10:01:00Z">
        <w:r>
          <w:t>Special requirements – N/A.</w:t>
        </w:r>
      </w:ins>
    </w:p>
    <w:p w14:paraId="165FE4D1" w14:textId="1BF989BD" w:rsidR="00600EB1" w:rsidRDefault="00600EB1">
      <w:pPr>
        <w:pStyle w:val="ListParagraph"/>
        <w:numPr>
          <w:ilvl w:val="0"/>
          <w:numId w:val="17"/>
        </w:numPr>
        <w:rPr>
          <w:ins w:id="1323" w:author="RYAN WILKINS" w:date="2015-11-02T10:01:00Z"/>
        </w:rPr>
        <w:pPrChange w:id="1324" w:author="RYAN WILKINS" w:date="2015-11-02T09:29:00Z">
          <w:pPr>
            <w:pStyle w:val="Heading3"/>
          </w:pPr>
        </w:pPrChange>
      </w:pPr>
      <w:ins w:id="1325" w:author="RYAN WILKINS" w:date="2015-11-02T10:01:00Z">
        <w:r>
          <w:lastRenderedPageBreak/>
          <w:t xml:space="preserve">Recorded data type </w:t>
        </w:r>
      </w:ins>
      <w:ins w:id="1326" w:author="RYAN WILKINS" w:date="2015-11-02T10:02:00Z">
        <w:r>
          <w:t>–</w:t>
        </w:r>
      </w:ins>
      <w:ins w:id="1327" w:author="RYAN WILKINS" w:date="2015-11-02T10:01:00Z">
        <w:r>
          <w:t xml:space="preserve"> automated test generated artifacts, test results.</w:t>
        </w:r>
      </w:ins>
    </w:p>
    <w:p w14:paraId="07C1417A" w14:textId="7F2F279C" w:rsidR="00600EB1" w:rsidRDefault="00600EB1">
      <w:pPr>
        <w:pStyle w:val="ListParagraph"/>
        <w:numPr>
          <w:ilvl w:val="0"/>
          <w:numId w:val="17"/>
        </w:numPr>
        <w:rPr>
          <w:ins w:id="1328" w:author="RYAN WILKINS" w:date="2015-11-02T10:04:00Z"/>
        </w:rPr>
        <w:pPrChange w:id="1329" w:author="RYAN WILKINS" w:date="2015-11-02T09:29:00Z">
          <w:pPr>
            <w:pStyle w:val="Heading3"/>
          </w:pPr>
        </w:pPrChange>
      </w:pPr>
      <w:ins w:id="1330" w:author="RYAN WILKINS" w:date="2015-11-02T10:03:00Z">
        <w:r w:rsidRPr="00600EB1">
          <w:t>Type of data recording/reduction/analysis</w:t>
        </w:r>
        <w:r>
          <w:t xml:space="preserve"> – Logger (Info and Debug), </w:t>
        </w:r>
      </w:ins>
      <w:ins w:id="1331" w:author="RYAN WILKINS" w:date="2015-11-02T10:04:00Z">
        <w:r>
          <w:t>test framework test report.</w:t>
        </w:r>
      </w:ins>
    </w:p>
    <w:p w14:paraId="140E2F09" w14:textId="17289660" w:rsidR="00600EB1" w:rsidRDefault="003F613D">
      <w:pPr>
        <w:pStyle w:val="ListParagraph"/>
        <w:numPr>
          <w:ilvl w:val="0"/>
          <w:numId w:val="17"/>
        </w:numPr>
        <w:rPr>
          <w:ins w:id="1332" w:author="RYAN WILKINS" w:date="2015-11-02T10:05:00Z"/>
        </w:rPr>
        <w:pPrChange w:id="1333" w:author="RYAN WILKINS" w:date="2015-11-02T09:29:00Z">
          <w:pPr>
            <w:pStyle w:val="Heading3"/>
          </w:pPr>
        </w:pPrChange>
      </w:pPr>
      <w:ins w:id="1334" w:author="RYAN WILKINS" w:date="2015-11-02T10:05:00Z">
        <w:r>
          <w:t>Assumptions/Constraints – N/A.</w:t>
        </w:r>
      </w:ins>
    </w:p>
    <w:p w14:paraId="1CF5A787" w14:textId="0844C9B2" w:rsidR="003F613D" w:rsidRDefault="008F5917">
      <w:pPr>
        <w:pStyle w:val="ListParagraph"/>
        <w:numPr>
          <w:ilvl w:val="0"/>
          <w:numId w:val="17"/>
        </w:numPr>
        <w:rPr>
          <w:ins w:id="1335" w:author="Timothy Wilkins" w:date="2015-11-14T08:32:00Z"/>
        </w:rPr>
        <w:pPrChange w:id="1336" w:author="RYAN WILKINS" w:date="2015-11-02T09:29:00Z">
          <w:pPr>
            <w:pStyle w:val="Heading3"/>
          </w:pPr>
        </w:pPrChange>
      </w:pPr>
      <w:ins w:id="1337" w:author="RYAN WILKINS" w:date="2015-11-02T10:05:00Z">
        <w:r>
          <w:t>Safety, security, privacy</w:t>
        </w:r>
      </w:ins>
      <w:ins w:id="1338" w:author="RYAN WILKINS" w:date="2015-11-02T10:06:00Z">
        <w:r>
          <w:t xml:space="preserve"> considerations </w:t>
        </w:r>
        <w:r w:rsidR="00435A73">
          <w:t>–</w:t>
        </w:r>
        <w:r>
          <w:t xml:space="preserve"> </w:t>
        </w:r>
        <w:r w:rsidR="00435A73">
          <w:t>Tests related to security must pass with no exceptions.</w:t>
        </w:r>
      </w:ins>
    </w:p>
    <w:p w14:paraId="5631474B" w14:textId="75F7B68D" w:rsidR="006775D8" w:rsidRDefault="00536F16">
      <w:pPr>
        <w:pStyle w:val="Heading4"/>
        <w:rPr>
          <w:ins w:id="1339" w:author="Timothy Wilkins" w:date="2015-11-14T08:33:00Z"/>
        </w:rPr>
        <w:pPrChange w:id="1340" w:author="Timothy Wilkins" w:date="2015-11-14T08:32:00Z">
          <w:pPr>
            <w:pStyle w:val="Heading3"/>
          </w:pPr>
        </w:pPrChange>
      </w:pPr>
      <w:ins w:id="1341" w:author="Timothy Wilkins" w:date="2015-11-14T19:09:00Z">
        <w:r>
          <w:t>User Information Tests</w:t>
        </w:r>
      </w:ins>
    </w:p>
    <w:p w14:paraId="703AA1D8" w14:textId="440E0C7F" w:rsidR="006775D8" w:rsidRDefault="006775D8">
      <w:pPr>
        <w:pStyle w:val="ListParagraph"/>
        <w:numPr>
          <w:ilvl w:val="0"/>
          <w:numId w:val="18"/>
        </w:numPr>
        <w:rPr>
          <w:ins w:id="1342" w:author="Timothy Wilkins" w:date="2015-11-14T08:33:00Z"/>
        </w:rPr>
        <w:pPrChange w:id="1343" w:author="Timothy Wilkins" w:date="2015-11-14T08:33:00Z">
          <w:pPr>
            <w:pStyle w:val="ListParagraph"/>
            <w:numPr>
              <w:numId w:val="17"/>
            </w:numPr>
            <w:ind w:hanging="360"/>
          </w:pPr>
        </w:pPrChange>
      </w:pPr>
      <w:ins w:id="1344" w:author="Timothy Wilkins" w:date="2015-11-14T08:33:00Z">
        <w:r>
          <w:t xml:space="preserve">Objective – </w:t>
        </w:r>
      </w:ins>
      <w:ins w:id="1345" w:author="Timothy Wilkins" w:date="2015-11-14T19:09:00Z">
        <w:r w:rsidR="00536F16">
          <w:t xml:space="preserve">These tests shall verify all the information required is stored in the user account. </w:t>
        </w:r>
      </w:ins>
      <w:ins w:id="1346" w:author="Timothy Wilkins" w:date="2015-11-14T19:12:00Z">
        <w:r w:rsidR="00A07EC0">
          <w:t>There needs to be 1 test per user account type.</w:t>
        </w:r>
      </w:ins>
    </w:p>
    <w:p w14:paraId="145FD096" w14:textId="27C5FCC5" w:rsidR="006775D8" w:rsidRDefault="006775D8">
      <w:pPr>
        <w:pStyle w:val="ListParagraph"/>
        <w:numPr>
          <w:ilvl w:val="0"/>
          <w:numId w:val="18"/>
        </w:numPr>
        <w:rPr>
          <w:ins w:id="1347" w:author="Timothy Wilkins" w:date="2015-11-14T08:33:00Z"/>
        </w:rPr>
        <w:pPrChange w:id="1348" w:author="Timothy Wilkins" w:date="2015-11-14T08:33:00Z">
          <w:pPr>
            <w:pStyle w:val="ListParagraph"/>
            <w:numPr>
              <w:numId w:val="17"/>
            </w:numPr>
            <w:ind w:hanging="360"/>
          </w:pPr>
        </w:pPrChange>
      </w:pPr>
      <w:ins w:id="1349" w:author="Timothy Wilkins" w:date="2015-11-14T08:33:00Z">
        <w:r>
          <w:t xml:space="preserve">Test Level – </w:t>
        </w:r>
      </w:ins>
      <w:ins w:id="1350" w:author="Timothy Wilkins" w:date="2015-11-14T19:10:00Z">
        <w:r w:rsidR="00536F16">
          <w:t>Class level.</w:t>
        </w:r>
      </w:ins>
    </w:p>
    <w:p w14:paraId="3AD1BA5F" w14:textId="717EE3C3" w:rsidR="006775D8" w:rsidRDefault="006775D8">
      <w:pPr>
        <w:pStyle w:val="ListParagraph"/>
        <w:numPr>
          <w:ilvl w:val="0"/>
          <w:numId w:val="18"/>
        </w:numPr>
        <w:rPr>
          <w:ins w:id="1351" w:author="Timothy Wilkins" w:date="2015-11-14T08:33:00Z"/>
        </w:rPr>
        <w:pPrChange w:id="1352" w:author="Timothy Wilkins" w:date="2015-11-14T08:33:00Z">
          <w:pPr>
            <w:pStyle w:val="ListParagraph"/>
            <w:numPr>
              <w:numId w:val="17"/>
            </w:numPr>
            <w:ind w:hanging="360"/>
          </w:pPr>
        </w:pPrChange>
      </w:pPr>
      <w:ins w:id="1353" w:author="Timothy Wilkins" w:date="2015-11-14T08:33:00Z">
        <w:r>
          <w:t xml:space="preserve">Test Class – </w:t>
        </w:r>
      </w:ins>
      <w:ins w:id="1354" w:author="Timothy Wilkins" w:date="2015-11-14T19:10:00Z">
        <w:r w:rsidR="00536F16">
          <w:t>Functional.</w:t>
        </w:r>
      </w:ins>
    </w:p>
    <w:p w14:paraId="1AE7AAFA" w14:textId="2BF493A5" w:rsidR="006775D8" w:rsidRDefault="006775D8">
      <w:pPr>
        <w:pStyle w:val="ListParagraph"/>
        <w:numPr>
          <w:ilvl w:val="0"/>
          <w:numId w:val="18"/>
        </w:numPr>
        <w:rPr>
          <w:ins w:id="1355" w:author="Timothy Wilkins" w:date="2015-11-14T08:33:00Z"/>
        </w:rPr>
        <w:pPrChange w:id="1356" w:author="Timothy Wilkins" w:date="2015-11-14T08:33:00Z">
          <w:pPr>
            <w:pStyle w:val="ListParagraph"/>
            <w:numPr>
              <w:numId w:val="17"/>
            </w:numPr>
            <w:ind w:hanging="360"/>
          </w:pPr>
        </w:pPrChange>
      </w:pPr>
      <w:ins w:id="1357" w:author="Timothy Wilkins" w:date="2015-11-14T08:33:00Z">
        <w:r>
          <w:t xml:space="preserve">Qualification method </w:t>
        </w:r>
      </w:ins>
      <w:ins w:id="1358" w:author="Timothy Wilkins" w:date="2015-11-14T08:34:00Z">
        <w:r>
          <w:t>–</w:t>
        </w:r>
      </w:ins>
      <w:ins w:id="1359" w:author="Timothy Wilkins" w:date="2015-11-14T08:33:00Z">
        <w:r>
          <w:t xml:space="preserve"> </w:t>
        </w:r>
      </w:ins>
      <w:ins w:id="1360" w:author="Timothy Wilkins" w:date="2015-11-14T19:10:00Z">
        <w:r w:rsidR="00536F16">
          <w:t>Automated pass/fail analysis.</w:t>
        </w:r>
      </w:ins>
    </w:p>
    <w:p w14:paraId="4496F1D7" w14:textId="7A1230AF" w:rsidR="006775D8" w:rsidRDefault="006775D8">
      <w:pPr>
        <w:pStyle w:val="ListParagraph"/>
        <w:numPr>
          <w:ilvl w:val="0"/>
          <w:numId w:val="18"/>
        </w:numPr>
        <w:rPr>
          <w:ins w:id="1361" w:author="Timothy Wilkins" w:date="2015-11-14T08:33:00Z"/>
        </w:rPr>
        <w:pPrChange w:id="1362" w:author="Timothy Wilkins" w:date="2015-11-14T08:33:00Z">
          <w:pPr>
            <w:pStyle w:val="ListParagraph"/>
            <w:numPr>
              <w:numId w:val="17"/>
            </w:numPr>
            <w:ind w:hanging="360"/>
          </w:pPr>
        </w:pPrChange>
      </w:pPr>
      <w:ins w:id="1363" w:author="Timothy Wilkins" w:date="2015-11-14T08:33:00Z">
        <w:r>
          <w:t xml:space="preserve">Requirements </w:t>
        </w:r>
      </w:ins>
      <w:ins w:id="1364" w:author="Timothy Wilkins" w:date="2015-11-14T08:34:00Z">
        <w:r>
          <w:t>–</w:t>
        </w:r>
      </w:ins>
      <w:ins w:id="1365" w:author="Timothy Wilkins" w:date="2015-11-14T08:33:00Z">
        <w:r>
          <w:t xml:space="preserve"> </w:t>
        </w:r>
      </w:ins>
      <w:ins w:id="1366" w:author="Timothy Wilkins" w:date="2015-11-14T19:11:00Z">
        <w:r w:rsidR="00A07EC0">
          <w:t xml:space="preserve">See </w:t>
        </w:r>
        <w:r w:rsidR="00A07EC0">
          <w:fldChar w:fldCharType="begin"/>
        </w:r>
        <w:r w:rsidR="00A07EC0">
          <w:instrText xml:space="preserve"> REF _Ref434221718 \h </w:instrText>
        </w:r>
      </w:ins>
      <w:ins w:id="1367" w:author="Timothy Wilkins" w:date="2015-11-14T19:11:00Z">
        <w:r w:rsidR="00A07EC0">
          <w:fldChar w:fldCharType="separate"/>
        </w:r>
      </w:ins>
      <w:r w:rsidR="00A07EC0">
        <w:t>Requirements Traceability</w:t>
      </w:r>
      <w:ins w:id="1368" w:author="Timothy Wilkins" w:date="2015-11-14T19:11:00Z">
        <w:r w:rsidR="00A07EC0">
          <w:fldChar w:fldCharType="end"/>
        </w:r>
        <w:r w:rsidR="00A07EC0">
          <w:t>.</w:t>
        </w:r>
      </w:ins>
    </w:p>
    <w:p w14:paraId="6DC8A7B5" w14:textId="77777777" w:rsidR="006775D8" w:rsidRDefault="006775D8">
      <w:pPr>
        <w:pStyle w:val="ListParagraph"/>
        <w:numPr>
          <w:ilvl w:val="0"/>
          <w:numId w:val="18"/>
        </w:numPr>
        <w:rPr>
          <w:ins w:id="1369" w:author="Timothy Wilkins" w:date="2015-11-14T08:33:00Z"/>
        </w:rPr>
        <w:pPrChange w:id="1370" w:author="Timothy Wilkins" w:date="2015-11-14T08:33:00Z">
          <w:pPr>
            <w:pStyle w:val="ListParagraph"/>
            <w:numPr>
              <w:numId w:val="17"/>
            </w:numPr>
            <w:ind w:hanging="360"/>
          </w:pPr>
        </w:pPrChange>
      </w:pPr>
      <w:ins w:id="1371" w:author="Timothy Wilkins" w:date="2015-11-14T08:33:00Z">
        <w:r>
          <w:t>Special requirements – N/A.</w:t>
        </w:r>
      </w:ins>
    </w:p>
    <w:p w14:paraId="45D6CC74" w14:textId="17663266" w:rsidR="006775D8" w:rsidRDefault="006775D8">
      <w:pPr>
        <w:pStyle w:val="ListParagraph"/>
        <w:numPr>
          <w:ilvl w:val="0"/>
          <w:numId w:val="18"/>
        </w:numPr>
        <w:rPr>
          <w:ins w:id="1372" w:author="Timothy Wilkins" w:date="2015-11-14T08:33:00Z"/>
        </w:rPr>
        <w:pPrChange w:id="1373" w:author="Timothy Wilkins" w:date="2015-11-14T08:33:00Z">
          <w:pPr>
            <w:pStyle w:val="ListParagraph"/>
            <w:numPr>
              <w:numId w:val="17"/>
            </w:numPr>
            <w:ind w:hanging="360"/>
          </w:pPr>
        </w:pPrChange>
      </w:pPr>
      <w:ins w:id="1374" w:author="Timothy Wilkins" w:date="2015-11-14T08:33:00Z">
        <w:r>
          <w:t>Recorded data type –</w:t>
        </w:r>
      </w:ins>
      <w:ins w:id="1375" w:author="Timothy Wilkins" w:date="2015-11-14T19:11:00Z">
        <w:r w:rsidR="00A07EC0">
          <w:t xml:space="preserve"> automated test generated artifacts, test results.</w:t>
        </w:r>
      </w:ins>
    </w:p>
    <w:p w14:paraId="5C6E682A" w14:textId="5980FA45" w:rsidR="006775D8" w:rsidRDefault="006775D8">
      <w:pPr>
        <w:pStyle w:val="ListParagraph"/>
        <w:numPr>
          <w:ilvl w:val="0"/>
          <w:numId w:val="18"/>
        </w:numPr>
        <w:rPr>
          <w:ins w:id="1376" w:author="Timothy Wilkins" w:date="2015-11-14T08:33:00Z"/>
        </w:rPr>
        <w:pPrChange w:id="1377" w:author="Timothy Wilkins" w:date="2015-11-14T08:33:00Z">
          <w:pPr>
            <w:pStyle w:val="ListParagraph"/>
            <w:numPr>
              <w:numId w:val="17"/>
            </w:numPr>
            <w:ind w:hanging="360"/>
          </w:pPr>
        </w:pPrChange>
      </w:pPr>
      <w:ins w:id="1378" w:author="Timothy Wilkins" w:date="2015-11-14T08:33:00Z">
        <w:r w:rsidRPr="00600EB1">
          <w:t>Type of data recording/reduction/analysis</w:t>
        </w:r>
        <w:r>
          <w:t xml:space="preserve"> – </w:t>
        </w:r>
      </w:ins>
      <w:ins w:id="1379" w:author="Timothy Wilkins" w:date="2015-11-14T19:12:00Z">
        <w:r w:rsidR="00A07EC0">
          <w:t>Logger (Info and Debug), test framework test report.</w:t>
        </w:r>
      </w:ins>
    </w:p>
    <w:p w14:paraId="129EEDED" w14:textId="77777777" w:rsidR="006775D8" w:rsidRDefault="006775D8">
      <w:pPr>
        <w:pStyle w:val="ListParagraph"/>
        <w:numPr>
          <w:ilvl w:val="0"/>
          <w:numId w:val="18"/>
        </w:numPr>
        <w:rPr>
          <w:ins w:id="1380" w:author="Timothy Wilkins" w:date="2015-11-14T08:33:00Z"/>
        </w:rPr>
        <w:pPrChange w:id="1381" w:author="Timothy Wilkins" w:date="2015-11-14T08:33:00Z">
          <w:pPr>
            <w:pStyle w:val="ListParagraph"/>
            <w:numPr>
              <w:numId w:val="17"/>
            </w:numPr>
            <w:ind w:hanging="360"/>
          </w:pPr>
        </w:pPrChange>
      </w:pPr>
      <w:ins w:id="1382" w:author="Timothy Wilkins" w:date="2015-11-14T08:33:00Z">
        <w:r>
          <w:t>Assumptions/Constraints – N/A.</w:t>
        </w:r>
      </w:ins>
    </w:p>
    <w:p w14:paraId="761A4854" w14:textId="3EFFAA66" w:rsidR="006775D8" w:rsidRDefault="006775D8">
      <w:pPr>
        <w:pStyle w:val="ListParagraph"/>
        <w:numPr>
          <w:ilvl w:val="0"/>
          <w:numId w:val="18"/>
        </w:numPr>
        <w:rPr>
          <w:ins w:id="1383" w:author="Timothy Wilkins" w:date="2015-11-14T19:24:00Z"/>
        </w:rPr>
        <w:pPrChange w:id="1384" w:author="Timothy Wilkins" w:date="2015-11-14T08:33:00Z">
          <w:pPr>
            <w:pStyle w:val="ListParagraph"/>
            <w:numPr>
              <w:numId w:val="17"/>
            </w:numPr>
            <w:ind w:hanging="360"/>
          </w:pPr>
        </w:pPrChange>
      </w:pPr>
      <w:ins w:id="1385" w:author="Timothy Wilkins" w:date="2015-11-14T08:33:00Z">
        <w:r>
          <w:t xml:space="preserve">Safety, security, privacy considerations – </w:t>
        </w:r>
      </w:ins>
      <w:ins w:id="1386" w:author="Timothy Ryan Wilkins" w:date="2015-11-26T10:54:00Z">
        <w:r w:rsidR="002D55B3">
          <w:t>N/A.</w:t>
        </w:r>
      </w:ins>
    </w:p>
    <w:p w14:paraId="32B020AF" w14:textId="77EA481C" w:rsidR="00EB0596" w:rsidRDefault="00EB0596">
      <w:pPr>
        <w:pStyle w:val="Heading4"/>
        <w:rPr>
          <w:ins w:id="1387" w:author="Timothy Wilkins" w:date="2015-11-14T19:26:00Z"/>
        </w:rPr>
        <w:pPrChange w:id="1388" w:author="Timothy Wilkins" w:date="2015-11-14T19:26:00Z">
          <w:pPr>
            <w:pStyle w:val="ListParagraph"/>
            <w:numPr>
              <w:numId w:val="17"/>
            </w:numPr>
            <w:ind w:hanging="360"/>
          </w:pPr>
        </w:pPrChange>
      </w:pPr>
      <w:ins w:id="1389" w:author="Timothy Wilkins" w:date="2015-11-14T19:26:00Z">
        <w:r>
          <w:t>User Privacy Tests</w:t>
        </w:r>
      </w:ins>
    </w:p>
    <w:p w14:paraId="57886825" w14:textId="07BE35A7" w:rsidR="00EB0596" w:rsidRDefault="00EB0596">
      <w:pPr>
        <w:pStyle w:val="ListParagraph"/>
        <w:numPr>
          <w:ilvl w:val="0"/>
          <w:numId w:val="21"/>
        </w:numPr>
        <w:rPr>
          <w:ins w:id="1390" w:author="Timothy Wilkins" w:date="2015-11-14T19:26:00Z"/>
        </w:rPr>
        <w:pPrChange w:id="1391" w:author="Timothy Wilkins" w:date="2015-11-14T19:26:00Z">
          <w:pPr>
            <w:pStyle w:val="ListParagraph"/>
            <w:numPr>
              <w:numId w:val="18"/>
            </w:numPr>
            <w:ind w:hanging="360"/>
          </w:pPr>
        </w:pPrChange>
      </w:pPr>
      <w:ins w:id="1392" w:author="Timothy Wilkins" w:date="2015-11-14T19:26:00Z">
        <w:r>
          <w:t>Objective – These tests shall be used to verify that there are no data that can be considered personal identifiable information available for a patient.</w:t>
        </w:r>
      </w:ins>
      <w:ins w:id="1393" w:author="Timothy Wilkins" w:date="2015-11-14T19:28:00Z">
        <w:r>
          <w:t xml:space="preserve"> This shall be a single test.</w:t>
        </w:r>
      </w:ins>
      <w:ins w:id="1394" w:author="Timothy Ryan Wilkins" w:date="2015-11-26T10:29:00Z">
        <w:r w:rsidR="004350FD">
          <w:t xml:space="preserve"> This could be a simple test consisting of a user </w:t>
        </w:r>
      </w:ins>
      <w:ins w:id="1395" w:author="Timothy Ryan Wilkins" w:date="2015-11-26T10:31:00Z">
        <w:r w:rsidR="007D436E">
          <w:t>visually looking at the types of data that are stored in the database and determining if they could be used to identify an individual.</w:t>
        </w:r>
      </w:ins>
      <w:ins w:id="1396" w:author="Timothy Ryan Wilkins" w:date="2015-11-26T10:32:00Z">
        <w:r w:rsidR="001C2B57">
          <w:t xml:space="preserve"> This is not </w:t>
        </w:r>
        <w:proofErr w:type="gramStart"/>
        <w:r w:rsidR="001C2B57">
          <w:t>a</w:t>
        </w:r>
        <w:proofErr w:type="gramEnd"/>
        <w:r w:rsidR="001C2B57">
          <w:t xml:space="preserve"> easily automated task (because human </w:t>
        </w:r>
      </w:ins>
      <w:ins w:id="1397" w:author="Timothy Ryan Wilkins" w:date="2015-11-26T10:33:00Z">
        <w:r w:rsidR="001C2B57">
          <w:t>judgment</w:t>
        </w:r>
      </w:ins>
      <w:ins w:id="1398" w:author="Timothy Ryan Wilkins" w:date="2015-11-26T10:32:00Z">
        <w:r w:rsidR="001C2B57">
          <w:t xml:space="preserve"> is</w:t>
        </w:r>
      </w:ins>
      <w:ins w:id="1399" w:author="Timothy Ryan Wilkins" w:date="2015-11-26T10:33:00Z">
        <w:r w:rsidR="001C2B57">
          <w:t xml:space="preserve"> involved) therefore this should be a visual inspection/human analysis.</w:t>
        </w:r>
      </w:ins>
    </w:p>
    <w:p w14:paraId="27103A95" w14:textId="4A1C76EE" w:rsidR="00EB0596" w:rsidRDefault="000E0FAD">
      <w:pPr>
        <w:pStyle w:val="ListParagraph"/>
        <w:numPr>
          <w:ilvl w:val="0"/>
          <w:numId w:val="21"/>
        </w:numPr>
        <w:rPr>
          <w:ins w:id="1400" w:author="Timothy Wilkins" w:date="2015-11-14T19:26:00Z"/>
        </w:rPr>
        <w:pPrChange w:id="1401" w:author="Timothy Wilkins" w:date="2015-11-14T19:26:00Z">
          <w:pPr>
            <w:pStyle w:val="ListParagraph"/>
            <w:numPr>
              <w:numId w:val="18"/>
            </w:numPr>
            <w:ind w:hanging="360"/>
          </w:pPr>
        </w:pPrChange>
      </w:pPr>
      <w:ins w:id="1402" w:author="Timothy Wilkins" w:date="2015-11-14T19:26:00Z">
        <w:r>
          <w:t>Test Level – UI level</w:t>
        </w:r>
        <w:r w:rsidR="00EB0596">
          <w:t>.</w:t>
        </w:r>
      </w:ins>
    </w:p>
    <w:p w14:paraId="34A42DE9" w14:textId="0FFEFAB6" w:rsidR="00EB0596" w:rsidRDefault="000E0FAD">
      <w:pPr>
        <w:pStyle w:val="ListParagraph"/>
        <w:numPr>
          <w:ilvl w:val="0"/>
          <w:numId w:val="21"/>
        </w:numPr>
        <w:rPr>
          <w:ins w:id="1403" w:author="Timothy Wilkins" w:date="2015-11-14T19:26:00Z"/>
        </w:rPr>
        <w:pPrChange w:id="1404" w:author="Timothy Wilkins" w:date="2015-11-14T19:26:00Z">
          <w:pPr>
            <w:pStyle w:val="ListParagraph"/>
            <w:numPr>
              <w:numId w:val="18"/>
            </w:numPr>
            <w:ind w:hanging="360"/>
          </w:pPr>
        </w:pPrChange>
      </w:pPr>
      <w:ins w:id="1405" w:author="Timothy Wilkins" w:date="2015-11-14T19:26:00Z">
        <w:r>
          <w:t xml:space="preserve">Test Class – </w:t>
        </w:r>
      </w:ins>
      <w:ins w:id="1406" w:author="Timothy Wilkins" w:date="2015-11-14T19:34:00Z">
        <w:r>
          <w:t>Security.</w:t>
        </w:r>
      </w:ins>
    </w:p>
    <w:p w14:paraId="19821DF0" w14:textId="7ED7FC86" w:rsidR="00EB0596" w:rsidRDefault="00EB0596">
      <w:pPr>
        <w:pStyle w:val="ListParagraph"/>
        <w:numPr>
          <w:ilvl w:val="0"/>
          <w:numId w:val="21"/>
        </w:numPr>
        <w:rPr>
          <w:ins w:id="1407" w:author="Timothy Wilkins" w:date="2015-11-14T19:26:00Z"/>
        </w:rPr>
        <w:pPrChange w:id="1408" w:author="Timothy Wilkins" w:date="2015-11-14T19:26:00Z">
          <w:pPr>
            <w:pStyle w:val="ListParagraph"/>
            <w:numPr>
              <w:numId w:val="18"/>
            </w:numPr>
            <w:ind w:hanging="360"/>
          </w:pPr>
        </w:pPrChange>
      </w:pPr>
      <w:ins w:id="1409" w:author="Timothy Wilkins" w:date="2015-11-14T19:26:00Z">
        <w:r>
          <w:t>Qualification metho</w:t>
        </w:r>
        <w:r w:rsidR="000E0FAD">
          <w:t>d – Visual Inspection</w:t>
        </w:r>
      </w:ins>
      <w:ins w:id="1410" w:author="Timothy Ryan Wilkins" w:date="2015-11-26T10:52:00Z">
        <w:r w:rsidR="002D55B3">
          <w:t>/Human Analysis</w:t>
        </w:r>
      </w:ins>
      <w:ins w:id="1411" w:author="Timothy Wilkins" w:date="2015-11-14T19:26:00Z">
        <w:r>
          <w:t>.</w:t>
        </w:r>
      </w:ins>
    </w:p>
    <w:p w14:paraId="2FC32EF2" w14:textId="77777777" w:rsidR="00EB0596" w:rsidRDefault="00EB0596">
      <w:pPr>
        <w:pStyle w:val="ListParagraph"/>
        <w:numPr>
          <w:ilvl w:val="0"/>
          <w:numId w:val="21"/>
        </w:numPr>
        <w:rPr>
          <w:ins w:id="1412" w:author="Timothy Wilkins" w:date="2015-11-14T19:26:00Z"/>
        </w:rPr>
        <w:pPrChange w:id="1413" w:author="Timothy Wilkins" w:date="2015-11-14T19:26:00Z">
          <w:pPr>
            <w:pStyle w:val="ListParagraph"/>
            <w:numPr>
              <w:numId w:val="18"/>
            </w:numPr>
            <w:ind w:hanging="360"/>
          </w:pPr>
        </w:pPrChange>
      </w:pPr>
      <w:ins w:id="1414" w:author="Timothy Wilkins" w:date="2015-11-14T19:26:00Z">
        <w:r>
          <w:t xml:space="preserve">Requirements – See </w:t>
        </w:r>
        <w:r>
          <w:fldChar w:fldCharType="begin"/>
        </w:r>
        <w:r>
          <w:instrText xml:space="preserve"> REF _Ref434221718 \h </w:instrText>
        </w:r>
      </w:ins>
      <w:ins w:id="1415" w:author="Timothy Wilkins" w:date="2015-11-14T19:26:00Z">
        <w:r>
          <w:fldChar w:fldCharType="separate"/>
        </w:r>
      </w:ins>
      <w:r>
        <w:t>Requirements Traceability</w:t>
      </w:r>
      <w:ins w:id="1416" w:author="Timothy Wilkins" w:date="2015-11-14T19:26:00Z">
        <w:r>
          <w:fldChar w:fldCharType="end"/>
        </w:r>
        <w:r>
          <w:t>.</w:t>
        </w:r>
      </w:ins>
    </w:p>
    <w:p w14:paraId="6DECBA93" w14:textId="77777777" w:rsidR="00EB0596" w:rsidRDefault="00EB0596">
      <w:pPr>
        <w:pStyle w:val="ListParagraph"/>
        <w:numPr>
          <w:ilvl w:val="0"/>
          <w:numId w:val="21"/>
        </w:numPr>
        <w:rPr>
          <w:ins w:id="1417" w:author="Timothy Wilkins" w:date="2015-11-14T19:26:00Z"/>
        </w:rPr>
        <w:pPrChange w:id="1418" w:author="Timothy Wilkins" w:date="2015-11-14T19:26:00Z">
          <w:pPr>
            <w:pStyle w:val="ListParagraph"/>
            <w:numPr>
              <w:numId w:val="18"/>
            </w:numPr>
            <w:ind w:hanging="360"/>
          </w:pPr>
        </w:pPrChange>
      </w:pPr>
      <w:ins w:id="1419" w:author="Timothy Wilkins" w:date="2015-11-14T19:26:00Z">
        <w:r>
          <w:t>Special requirements – N/A.</w:t>
        </w:r>
      </w:ins>
    </w:p>
    <w:p w14:paraId="2DBE903D" w14:textId="5BFAA666" w:rsidR="00EB0596" w:rsidRDefault="00EB0596">
      <w:pPr>
        <w:pStyle w:val="ListParagraph"/>
        <w:numPr>
          <w:ilvl w:val="0"/>
          <w:numId w:val="21"/>
        </w:numPr>
        <w:rPr>
          <w:ins w:id="1420" w:author="Timothy Wilkins" w:date="2015-11-14T19:26:00Z"/>
        </w:rPr>
        <w:pPrChange w:id="1421" w:author="Timothy Wilkins" w:date="2015-11-14T19:26:00Z">
          <w:pPr>
            <w:pStyle w:val="ListParagraph"/>
            <w:numPr>
              <w:numId w:val="18"/>
            </w:numPr>
            <w:ind w:hanging="360"/>
          </w:pPr>
        </w:pPrChange>
      </w:pPr>
      <w:ins w:id="1422" w:author="Timothy Wilkins" w:date="2015-11-14T19:26:00Z">
        <w:r>
          <w:t>Recorded data type – test results</w:t>
        </w:r>
      </w:ins>
      <w:ins w:id="1423" w:author="Timothy Wilkins" w:date="2015-11-14T19:34:00Z">
        <w:r w:rsidR="00CA453E">
          <w:t>, tester</w:t>
        </w:r>
      </w:ins>
      <w:ins w:id="1424" w:author="Timothy Wilkins" w:date="2015-11-14T19:36:00Z">
        <w:r w:rsidR="00361325">
          <w:t xml:space="preserve"> information</w:t>
        </w:r>
      </w:ins>
      <w:ins w:id="1425" w:author="Timothy Wilkins" w:date="2015-11-14T19:26:00Z">
        <w:r>
          <w:t>.</w:t>
        </w:r>
      </w:ins>
    </w:p>
    <w:p w14:paraId="02B0514D" w14:textId="3F46B8F1" w:rsidR="00EB0596" w:rsidRDefault="00EB0596">
      <w:pPr>
        <w:pStyle w:val="ListParagraph"/>
        <w:numPr>
          <w:ilvl w:val="0"/>
          <w:numId w:val="21"/>
        </w:numPr>
        <w:rPr>
          <w:ins w:id="1426" w:author="Timothy Wilkins" w:date="2015-11-14T19:26:00Z"/>
        </w:rPr>
        <w:pPrChange w:id="1427" w:author="Timothy Wilkins" w:date="2015-11-14T19:26:00Z">
          <w:pPr>
            <w:pStyle w:val="ListParagraph"/>
            <w:numPr>
              <w:numId w:val="18"/>
            </w:numPr>
            <w:ind w:hanging="360"/>
          </w:pPr>
        </w:pPrChange>
      </w:pPr>
      <w:ins w:id="1428" w:author="Timothy Wilkins" w:date="2015-11-14T19:26:00Z">
        <w:r w:rsidRPr="00600EB1">
          <w:t>Type of data recording/reduction/analysis</w:t>
        </w:r>
        <w:r>
          <w:t xml:space="preserve"> –</w:t>
        </w:r>
      </w:ins>
      <w:ins w:id="1429" w:author="Timothy Wilkins" w:date="2015-11-14T19:36:00Z">
        <w:r w:rsidR="00361325">
          <w:t xml:space="preserve"> Notes by the tester recording what information can be seen and noting if that information can or cannot be used to identify the patient</w:t>
        </w:r>
      </w:ins>
      <w:ins w:id="1430" w:author="Timothy Wilkins" w:date="2015-11-14T19:26:00Z">
        <w:r>
          <w:t>.</w:t>
        </w:r>
      </w:ins>
    </w:p>
    <w:p w14:paraId="412BA1FB" w14:textId="77777777" w:rsidR="00EB0596" w:rsidRDefault="00EB0596">
      <w:pPr>
        <w:pStyle w:val="ListParagraph"/>
        <w:numPr>
          <w:ilvl w:val="0"/>
          <w:numId w:val="21"/>
        </w:numPr>
        <w:rPr>
          <w:ins w:id="1431" w:author="Timothy Wilkins" w:date="2015-11-14T19:26:00Z"/>
        </w:rPr>
        <w:pPrChange w:id="1432" w:author="Timothy Wilkins" w:date="2015-11-14T19:26:00Z">
          <w:pPr>
            <w:pStyle w:val="ListParagraph"/>
            <w:numPr>
              <w:numId w:val="18"/>
            </w:numPr>
            <w:ind w:hanging="360"/>
          </w:pPr>
        </w:pPrChange>
      </w:pPr>
      <w:ins w:id="1433" w:author="Timothy Wilkins" w:date="2015-11-14T19:26:00Z">
        <w:r>
          <w:t>Assumptions/Constraints – N/A.</w:t>
        </w:r>
      </w:ins>
    </w:p>
    <w:p w14:paraId="41F1FE11" w14:textId="4E49F5F9" w:rsidR="00EB0596" w:rsidRDefault="00EB0596">
      <w:pPr>
        <w:pStyle w:val="ListParagraph"/>
        <w:numPr>
          <w:ilvl w:val="0"/>
          <w:numId w:val="21"/>
        </w:numPr>
        <w:rPr>
          <w:ins w:id="1434" w:author="Timothy Wilkins" w:date="2015-11-14T19:38:00Z"/>
        </w:rPr>
        <w:pPrChange w:id="1435" w:author="Timothy Wilkins" w:date="2015-11-14T19:26:00Z">
          <w:pPr>
            <w:pStyle w:val="ListParagraph"/>
            <w:numPr>
              <w:numId w:val="18"/>
            </w:numPr>
            <w:ind w:hanging="360"/>
          </w:pPr>
        </w:pPrChange>
      </w:pPr>
      <w:ins w:id="1436" w:author="Timothy Wilkins" w:date="2015-11-14T19:26:00Z">
        <w:r>
          <w:t xml:space="preserve">Safety, security, </w:t>
        </w:r>
        <w:del w:id="1437" w:author="Timothy Ryan Wilkins" w:date="2015-11-26T10:17:00Z">
          <w:r w:rsidDel="006F0648">
            <w:delText>privacy</w:delText>
          </w:r>
        </w:del>
      </w:ins>
      <w:ins w:id="1438" w:author="Timothy Ryan Wilkins" w:date="2015-11-26T10:17:00Z">
        <w:r w:rsidR="006F0648">
          <w:t>and privacy</w:t>
        </w:r>
      </w:ins>
      <w:ins w:id="1439" w:author="Timothy Wilkins" w:date="2015-11-14T19:26:00Z">
        <w:r>
          <w:t xml:space="preserve"> considerations – </w:t>
        </w:r>
      </w:ins>
      <w:ins w:id="1440" w:author="Timothy Wilkins" w:date="2015-11-14T19:37:00Z">
        <w:r w:rsidR="00361325">
          <w:t xml:space="preserve">No information revealing the identity of the patient may be included in the system. The system cannot be released under any </w:t>
        </w:r>
      </w:ins>
      <w:ins w:id="1441" w:author="Timothy Wilkins" w:date="2015-11-14T19:38:00Z">
        <w:r w:rsidR="00361325">
          <w:t>circumstance</w:t>
        </w:r>
      </w:ins>
      <w:ins w:id="1442" w:author="Timothy Wilkins" w:date="2015-11-14T19:37:00Z">
        <w:r w:rsidR="00361325">
          <w:t>s with this test failing.</w:t>
        </w:r>
      </w:ins>
    </w:p>
    <w:p w14:paraId="0F468B10" w14:textId="2841F164" w:rsidR="005C0CA4" w:rsidRDefault="0036377E">
      <w:pPr>
        <w:pStyle w:val="Heading4"/>
        <w:rPr>
          <w:ins w:id="1443" w:author="Timothy Wilkins" w:date="2015-11-14T19:40:00Z"/>
        </w:rPr>
        <w:pPrChange w:id="1444" w:author="Timothy Wilkins" w:date="2015-11-14T19:38:00Z">
          <w:pPr>
            <w:pStyle w:val="ListParagraph"/>
            <w:numPr>
              <w:numId w:val="18"/>
            </w:numPr>
            <w:ind w:hanging="360"/>
          </w:pPr>
        </w:pPrChange>
      </w:pPr>
      <w:ins w:id="1445" w:author="Timothy Wilkins" w:date="2015-11-14T19:40:00Z">
        <w:r>
          <w:t>Account editing Tests</w:t>
        </w:r>
      </w:ins>
    </w:p>
    <w:p w14:paraId="04D65157" w14:textId="00D4F069" w:rsidR="0036377E" w:rsidRDefault="0036377E">
      <w:pPr>
        <w:pStyle w:val="ListParagraph"/>
        <w:numPr>
          <w:ilvl w:val="0"/>
          <w:numId w:val="22"/>
        </w:numPr>
        <w:rPr>
          <w:ins w:id="1446" w:author="Timothy Wilkins" w:date="2015-11-14T19:40:00Z"/>
        </w:rPr>
        <w:pPrChange w:id="1447" w:author="Timothy Wilkins" w:date="2015-11-14T19:40:00Z">
          <w:pPr>
            <w:pStyle w:val="ListParagraph"/>
            <w:numPr>
              <w:numId w:val="18"/>
            </w:numPr>
            <w:ind w:hanging="360"/>
          </w:pPr>
        </w:pPrChange>
      </w:pPr>
      <w:ins w:id="1448" w:author="Timothy Wilkins" w:date="2015-11-14T19:40:00Z">
        <w:r>
          <w:t xml:space="preserve">Objective – These tests shall verify that the </w:t>
        </w:r>
      </w:ins>
      <w:ins w:id="1449" w:author="Timothy Wilkins" w:date="2015-11-14T19:42:00Z">
        <w:r>
          <w:t>correct users can edit the proper account information</w:t>
        </w:r>
      </w:ins>
      <w:ins w:id="1450" w:author="Timothy Wilkins" w:date="2015-11-14T19:40:00Z">
        <w:r>
          <w:t>.</w:t>
        </w:r>
      </w:ins>
      <w:ins w:id="1451" w:author="Timothy Wilkins" w:date="2015-11-14T19:42:00Z">
        <w:r>
          <w:t xml:space="preserve"> This will include 1 test </w:t>
        </w:r>
      </w:ins>
      <w:ins w:id="1452" w:author="Timothy Wilkins" w:date="2015-11-19T17:25:00Z">
        <w:r w:rsidR="001E5F1A">
          <w:t xml:space="preserve">case </w:t>
        </w:r>
      </w:ins>
      <w:ins w:id="1453" w:author="Timothy Wilkins" w:date="2015-11-14T19:42:00Z">
        <w:r>
          <w:t xml:space="preserve">for the physician and </w:t>
        </w:r>
      </w:ins>
      <w:ins w:id="1454" w:author="Timothy Wilkins" w:date="2015-11-14T19:44:00Z">
        <w:r w:rsidR="001E5F1A">
          <w:t>2 test cases</w:t>
        </w:r>
        <w:r>
          <w:t xml:space="preserve"> for the system administrator.</w:t>
        </w:r>
      </w:ins>
      <w:ins w:id="1455" w:author="Timothy Wilkins" w:date="2015-11-19T17:26:00Z">
        <w:r w:rsidR="001E5F1A">
          <w:t xml:space="preserve"> Each test case should test a subset of all possible </w:t>
        </w:r>
        <w:r w:rsidR="004D7F1E">
          <w:t xml:space="preserve">account information edits. </w:t>
        </w:r>
      </w:ins>
    </w:p>
    <w:p w14:paraId="2CFB1913" w14:textId="77777777" w:rsidR="0036377E" w:rsidRDefault="0036377E">
      <w:pPr>
        <w:pStyle w:val="ListParagraph"/>
        <w:numPr>
          <w:ilvl w:val="0"/>
          <w:numId w:val="22"/>
        </w:numPr>
        <w:rPr>
          <w:ins w:id="1456" w:author="Timothy Wilkins" w:date="2015-11-14T19:40:00Z"/>
        </w:rPr>
        <w:pPrChange w:id="1457" w:author="Timothy Wilkins" w:date="2015-11-14T19:40:00Z">
          <w:pPr>
            <w:pStyle w:val="ListParagraph"/>
            <w:numPr>
              <w:numId w:val="18"/>
            </w:numPr>
            <w:ind w:hanging="360"/>
          </w:pPr>
        </w:pPrChange>
      </w:pPr>
      <w:ins w:id="1458" w:author="Timothy Wilkins" w:date="2015-11-14T19:40:00Z">
        <w:r>
          <w:lastRenderedPageBreak/>
          <w:t>Test Level – Class level.</w:t>
        </w:r>
      </w:ins>
    </w:p>
    <w:p w14:paraId="37FDB6A9" w14:textId="77777777" w:rsidR="0036377E" w:rsidRDefault="0036377E">
      <w:pPr>
        <w:pStyle w:val="ListParagraph"/>
        <w:numPr>
          <w:ilvl w:val="0"/>
          <w:numId w:val="22"/>
        </w:numPr>
        <w:rPr>
          <w:ins w:id="1459" w:author="Timothy Wilkins" w:date="2015-11-14T19:40:00Z"/>
        </w:rPr>
        <w:pPrChange w:id="1460" w:author="Timothy Wilkins" w:date="2015-11-14T19:40:00Z">
          <w:pPr>
            <w:pStyle w:val="ListParagraph"/>
            <w:numPr>
              <w:numId w:val="18"/>
            </w:numPr>
            <w:ind w:hanging="360"/>
          </w:pPr>
        </w:pPrChange>
      </w:pPr>
      <w:ins w:id="1461" w:author="Timothy Wilkins" w:date="2015-11-14T19:40:00Z">
        <w:r>
          <w:t>Test Class – Functional.</w:t>
        </w:r>
      </w:ins>
    </w:p>
    <w:p w14:paraId="1B55332F" w14:textId="77777777" w:rsidR="0036377E" w:rsidRDefault="0036377E">
      <w:pPr>
        <w:pStyle w:val="ListParagraph"/>
        <w:numPr>
          <w:ilvl w:val="0"/>
          <w:numId w:val="22"/>
        </w:numPr>
        <w:rPr>
          <w:ins w:id="1462" w:author="Timothy Wilkins" w:date="2015-11-14T19:40:00Z"/>
        </w:rPr>
        <w:pPrChange w:id="1463" w:author="Timothy Wilkins" w:date="2015-11-14T19:40:00Z">
          <w:pPr>
            <w:pStyle w:val="ListParagraph"/>
            <w:numPr>
              <w:numId w:val="18"/>
            </w:numPr>
            <w:ind w:hanging="360"/>
          </w:pPr>
        </w:pPrChange>
      </w:pPr>
      <w:ins w:id="1464" w:author="Timothy Wilkins" w:date="2015-11-14T19:40:00Z">
        <w:r>
          <w:t>Qualification method – Automated pass/fail analysis.</w:t>
        </w:r>
      </w:ins>
    </w:p>
    <w:p w14:paraId="2E9957FC" w14:textId="77777777" w:rsidR="0036377E" w:rsidRDefault="0036377E">
      <w:pPr>
        <w:pStyle w:val="ListParagraph"/>
        <w:numPr>
          <w:ilvl w:val="0"/>
          <w:numId w:val="22"/>
        </w:numPr>
        <w:rPr>
          <w:ins w:id="1465" w:author="Timothy Wilkins" w:date="2015-11-14T19:40:00Z"/>
        </w:rPr>
        <w:pPrChange w:id="1466" w:author="Timothy Wilkins" w:date="2015-11-14T19:40:00Z">
          <w:pPr>
            <w:pStyle w:val="ListParagraph"/>
            <w:numPr>
              <w:numId w:val="18"/>
            </w:numPr>
            <w:ind w:hanging="360"/>
          </w:pPr>
        </w:pPrChange>
      </w:pPr>
      <w:ins w:id="1467" w:author="Timothy Wilkins" w:date="2015-11-14T19:40:00Z">
        <w:r>
          <w:t xml:space="preserve">Requirements – See </w:t>
        </w:r>
        <w:r>
          <w:fldChar w:fldCharType="begin"/>
        </w:r>
        <w:r>
          <w:instrText xml:space="preserve"> REF _Ref434221718 \h </w:instrText>
        </w:r>
      </w:ins>
      <w:ins w:id="1468" w:author="Timothy Wilkins" w:date="2015-11-14T19:40:00Z">
        <w:r>
          <w:fldChar w:fldCharType="separate"/>
        </w:r>
      </w:ins>
      <w:r>
        <w:t>Requirements Traceability</w:t>
      </w:r>
      <w:ins w:id="1469" w:author="Timothy Wilkins" w:date="2015-11-14T19:40:00Z">
        <w:r>
          <w:fldChar w:fldCharType="end"/>
        </w:r>
        <w:r>
          <w:t>.</w:t>
        </w:r>
      </w:ins>
    </w:p>
    <w:p w14:paraId="4BD12414" w14:textId="77777777" w:rsidR="0036377E" w:rsidRDefault="0036377E">
      <w:pPr>
        <w:pStyle w:val="ListParagraph"/>
        <w:numPr>
          <w:ilvl w:val="0"/>
          <w:numId w:val="22"/>
        </w:numPr>
        <w:rPr>
          <w:ins w:id="1470" w:author="Timothy Wilkins" w:date="2015-11-14T19:40:00Z"/>
        </w:rPr>
        <w:pPrChange w:id="1471" w:author="Timothy Wilkins" w:date="2015-11-14T19:40:00Z">
          <w:pPr>
            <w:pStyle w:val="ListParagraph"/>
            <w:numPr>
              <w:numId w:val="18"/>
            </w:numPr>
            <w:ind w:hanging="360"/>
          </w:pPr>
        </w:pPrChange>
      </w:pPr>
      <w:ins w:id="1472" w:author="Timothy Wilkins" w:date="2015-11-14T19:40:00Z">
        <w:r>
          <w:t>Special requirements – N/A.</w:t>
        </w:r>
      </w:ins>
    </w:p>
    <w:p w14:paraId="316202AF" w14:textId="77777777" w:rsidR="0036377E" w:rsidRDefault="0036377E">
      <w:pPr>
        <w:pStyle w:val="ListParagraph"/>
        <w:numPr>
          <w:ilvl w:val="0"/>
          <w:numId w:val="22"/>
        </w:numPr>
        <w:rPr>
          <w:ins w:id="1473" w:author="Timothy Wilkins" w:date="2015-11-14T19:40:00Z"/>
        </w:rPr>
        <w:pPrChange w:id="1474" w:author="Timothy Wilkins" w:date="2015-11-14T19:40:00Z">
          <w:pPr>
            <w:pStyle w:val="ListParagraph"/>
            <w:numPr>
              <w:numId w:val="18"/>
            </w:numPr>
            <w:ind w:hanging="360"/>
          </w:pPr>
        </w:pPrChange>
      </w:pPr>
      <w:ins w:id="1475" w:author="Timothy Wilkins" w:date="2015-11-14T19:40:00Z">
        <w:r>
          <w:t>Recorded data type – automated test generated artifacts, test results.</w:t>
        </w:r>
      </w:ins>
    </w:p>
    <w:p w14:paraId="180DD13D" w14:textId="77777777" w:rsidR="0036377E" w:rsidRDefault="0036377E">
      <w:pPr>
        <w:pStyle w:val="ListParagraph"/>
        <w:numPr>
          <w:ilvl w:val="0"/>
          <w:numId w:val="22"/>
        </w:numPr>
        <w:rPr>
          <w:ins w:id="1476" w:author="Timothy Wilkins" w:date="2015-11-14T19:40:00Z"/>
        </w:rPr>
        <w:pPrChange w:id="1477" w:author="Timothy Wilkins" w:date="2015-11-14T19:40:00Z">
          <w:pPr>
            <w:pStyle w:val="ListParagraph"/>
            <w:numPr>
              <w:numId w:val="18"/>
            </w:numPr>
            <w:ind w:hanging="360"/>
          </w:pPr>
        </w:pPrChange>
      </w:pPr>
      <w:ins w:id="1478" w:author="Timothy Wilkins" w:date="2015-11-14T19:40:00Z">
        <w:r w:rsidRPr="00600EB1">
          <w:t>Type of data recording/reduction/analysis</w:t>
        </w:r>
        <w:r>
          <w:t xml:space="preserve"> – Logger (Info and Debug), test framework test report.</w:t>
        </w:r>
      </w:ins>
    </w:p>
    <w:p w14:paraId="6520C695" w14:textId="77777777" w:rsidR="0036377E" w:rsidRDefault="0036377E">
      <w:pPr>
        <w:pStyle w:val="ListParagraph"/>
        <w:numPr>
          <w:ilvl w:val="0"/>
          <w:numId w:val="22"/>
        </w:numPr>
        <w:rPr>
          <w:ins w:id="1479" w:author="Timothy Wilkins" w:date="2015-11-14T19:40:00Z"/>
        </w:rPr>
        <w:pPrChange w:id="1480" w:author="Timothy Wilkins" w:date="2015-11-14T19:40:00Z">
          <w:pPr>
            <w:pStyle w:val="ListParagraph"/>
            <w:numPr>
              <w:numId w:val="18"/>
            </w:numPr>
            <w:ind w:hanging="360"/>
          </w:pPr>
        </w:pPrChange>
      </w:pPr>
      <w:ins w:id="1481" w:author="Timothy Wilkins" w:date="2015-11-14T19:40:00Z">
        <w:r>
          <w:t>Assumptions/Constraints – N/A.</w:t>
        </w:r>
      </w:ins>
    </w:p>
    <w:p w14:paraId="356F2F86" w14:textId="7138DF7F" w:rsidR="0036377E" w:rsidRDefault="0036377E">
      <w:pPr>
        <w:pStyle w:val="ListParagraph"/>
        <w:numPr>
          <w:ilvl w:val="0"/>
          <w:numId w:val="22"/>
        </w:numPr>
        <w:rPr>
          <w:ins w:id="1482" w:author="Timothy Wilkins" w:date="2015-11-14T19:40:00Z"/>
        </w:rPr>
        <w:pPrChange w:id="1483" w:author="Timothy Wilkins" w:date="2015-11-14T19:40:00Z">
          <w:pPr>
            <w:pStyle w:val="ListParagraph"/>
            <w:numPr>
              <w:numId w:val="18"/>
            </w:numPr>
            <w:ind w:hanging="360"/>
          </w:pPr>
        </w:pPrChange>
      </w:pPr>
      <w:ins w:id="1484" w:author="Timothy Wilkins" w:date="2015-11-14T19:40:00Z">
        <w:r>
          <w:t xml:space="preserve">Safety, security, privacy considerations – </w:t>
        </w:r>
      </w:ins>
      <w:ins w:id="1485" w:author="Timothy Ryan Wilkins" w:date="2015-11-26T10:54:00Z">
        <w:r w:rsidR="002D55B3">
          <w:t>N/A.</w:t>
        </w:r>
      </w:ins>
    </w:p>
    <w:p w14:paraId="2AEEDA85" w14:textId="0AAD8F81" w:rsidR="0036377E" w:rsidRPr="00E35C6F" w:rsidRDefault="0036377E">
      <w:pPr>
        <w:pStyle w:val="Heading4"/>
        <w:rPr>
          <w:ins w:id="1486" w:author="Timothy Wilkins" w:date="2015-11-14T19:26:00Z"/>
        </w:rPr>
        <w:pPrChange w:id="1487" w:author="Timothy Wilkins" w:date="2015-11-14T19:46:00Z">
          <w:pPr>
            <w:pStyle w:val="ListParagraph"/>
            <w:numPr>
              <w:numId w:val="18"/>
            </w:numPr>
            <w:ind w:hanging="360"/>
          </w:pPr>
        </w:pPrChange>
      </w:pPr>
      <w:ins w:id="1488" w:author="Timothy Wilkins" w:date="2015-11-14T19:46:00Z">
        <w:r>
          <w:t>Account Management Tests</w:t>
        </w:r>
      </w:ins>
    </w:p>
    <w:p w14:paraId="38C5465D" w14:textId="7818A3C4" w:rsidR="0036377E" w:rsidRDefault="0036377E">
      <w:pPr>
        <w:pStyle w:val="ListParagraph"/>
        <w:numPr>
          <w:ilvl w:val="0"/>
          <w:numId w:val="23"/>
        </w:numPr>
        <w:rPr>
          <w:ins w:id="1489" w:author="Timothy Wilkins" w:date="2015-11-14T19:46:00Z"/>
        </w:rPr>
        <w:pPrChange w:id="1490" w:author="Timothy Wilkins" w:date="2015-11-14T19:46:00Z">
          <w:pPr>
            <w:pStyle w:val="ListParagraph"/>
            <w:numPr>
              <w:numId w:val="18"/>
            </w:numPr>
            <w:ind w:hanging="360"/>
          </w:pPr>
        </w:pPrChange>
      </w:pPr>
      <w:ins w:id="1491" w:author="Timothy Wilkins" w:date="2015-11-14T19:46:00Z">
        <w:r>
          <w:t xml:space="preserve">Objective – These tests shall verify </w:t>
        </w:r>
      </w:ins>
      <w:ins w:id="1492" w:author="Timothy Wilkins" w:date="2015-12-03T18:32:00Z">
        <w:r w:rsidR="00ED158C">
          <w:t xml:space="preserve">the appropriate </w:t>
        </w:r>
      </w:ins>
      <w:ins w:id="1493" w:author="Timothy Wilkins" w:date="2015-11-14T19:46:00Z">
        <w:r>
          <w:t>accounts can be added, removed, enabled and disabled by the system administrator</w:t>
        </w:r>
      </w:ins>
      <w:ins w:id="1494" w:author="Timothy Wilkins" w:date="2015-12-03T18:32:00Z">
        <w:r w:rsidR="00ED158C">
          <w:t xml:space="preserve"> and physician</w:t>
        </w:r>
      </w:ins>
      <w:ins w:id="1495" w:author="Timothy Wilkins" w:date="2015-11-14T19:46:00Z">
        <w:r>
          <w:t>.</w:t>
        </w:r>
      </w:ins>
      <w:ins w:id="1496" w:author="Timothy Wilkins" w:date="2015-11-14T19:47:00Z">
        <w:r>
          <w:t xml:space="preserve"> This will consist of 4 tests. 1 for each function.</w:t>
        </w:r>
      </w:ins>
    </w:p>
    <w:p w14:paraId="03292D96" w14:textId="77777777" w:rsidR="0036377E" w:rsidRDefault="0036377E">
      <w:pPr>
        <w:pStyle w:val="ListParagraph"/>
        <w:numPr>
          <w:ilvl w:val="0"/>
          <w:numId w:val="23"/>
        </w:numPr>
        <w:rPr>
          <w:ins w:id="1497" w:author="Timothy Wilkins" w:date="2015-11-14T19:46:00Z"/>
        </w:rPr>
        <w:pPrChange w:id="1498" w:author="Timothy Wilkins" w:date="2015-11-14T19:46:00Z">
          <w:pPr>
            <w:pStyle w:val="ListParagraph"/>
            <w:numPr>
              <w:numId w:val="18"/>
            </w:numPr>
            <w:ind w:hanging="360"/>
          </w:pPr>
        </w:pPrChange>
      </w:pPr>
      <w:ins w:id="1499" w:author="Timothy Wilkins" w:date="2015-11-14T19:46:00Z">
        <w:r>
          <w:t>Test Level – Class level.</w:t>
        </w:r>
      </w:ins>
    </w:p>
    <w:p w14:paraId="5DC69820" w14:textId="77777777" w:rsidR="0036377E" w:rsidRDefault="0036377E">
      <w:pPr>
        <w:pStyle w:val="ListParagraph"/>
        <w:numPr>
          <w:ilvl w:val="0"/>
          <w:numId w:val="23"/>
        </w:numPr>
        <w:rPr>
          <w:ins w:id="1500" w:author="Timothy Wilkins" w:date="2015-11-14T19:46:00Z"/>
        </w:rPr>
        <w:pPrChange w:id="1501" w:author="Timothy Wilkins" w:date="2015-11-14T19:46:00Z">
          <w:pPr>
            <w:pStyle w:val="ListParagraph"/>
            <w:numPr>
              <w:numId w:val="18"/>
            </w:numPr>
            <w:ind w:hanging="360"/>
          </w:pPr>
        </w:pPrChange>
      </w:pPr>
      <w:ins w:id="1502" w:author="Timothy Wilkins" w:date="2015-11-14T19:46:00Z">
        <w:r>
          <w:t>Test Class – Functional.</w:t>
        </w:r>
      </w:ins>
    </w:p>
    <w:p w14:paraId="26C6EC27" w14:textId="77777777" w:rsidR="0036377E" w:rsidRDefault="0036377E">
      <w:pPr>
        <w:pStyle w:val="ListParagraph"/>
        <w:numPr>
          <w:ilvl w:val="0"/>
          <w:numId w:val="23"/>
        </w:numPr>
        <w:rPr>
          <w:ins w:id="1503" w:author="Timothy Wilkins" w:date="2015-11-14T19:46:00Z"/>
        </w:rPr>
        <w:pPrChange w:id="1504" w:author="Timothy Wilkins" w:date="2015-11-14T19:46:00Z">
          <w:pPr>
            <w:pStyle w:val="ListParagraph"/>
            <w:numPr>
              <w:numId w:val="18"/>
            </w:numPr>
            <w:ind w:hanging="360"/>
          </w:pPr>
        </w:pPrChange>
      </w:pPr>
      <w:ins w:id="1505" w:author="Timothy Wilkins" w:date="2015-11-14T19:46:00Z">
        <w:r>
          <w:t>Qualification method – Automated pass/fail analysis.</w:t>
        </w:r>
      </w:ins>
    </w:p>
    <w:p w14:paraId="385E6D8F" w14:textId="77777777" w:rsidR="0036377E" w:rsidRDefault="0036377E">
      <w:pPr>
        <w:pStyle w:val="ListParagraph"/>
        <w:numPr>
          <w:ilvl w:val="0"/>
          <w:numId w:val="23"/>
        </w:numPr>
        <w:rPr>
          <w:ins w:id="1506" w:author="Timothy Wilkins" w:date="2015-11-14T19:46:00Z"/>
        </w:rPr>
        <w:pPrChange w:id="1507" w:author="Timothy Wilkins" w:date="2015-11-14T19:46:00Z">
          <w:pPr>
            <w:pStyle w:val="ListParagraph"/>
            <w:numPr>
              <w:numId w:val="18"/>
            </w:numPr>
            <w:ind w:hanging="360"/>
          </w:pPr>
        </w:pPrChange>
      </w:pPr>
      <w:ins w:id="1508" w:author="Timothy Wilkins" w:date="2015-11-14T19:46:00Z">
        <w:r>
          <w:t xml:space="preserve">Requirements – See </w:t>
        </w:r>
        <w:r>
          <w:fldChar w:fldCharType="begin"/>
        </w:r>
        <w:r>
          <w:instrText xml:space="preserve"> REF _Ref434221718 \h </w:instrText>
        </w:r>
      </w:ins>
      <w:ins w:id="1509" w:author="Timothy Wilkins" w:date="2015-11-14T19:46:00Z">
        <w:r>
          <w:fldChar w:fldCharType="separate"/>
        </w:r>
      </w:ins>
      <w:r>
        <w:t>Requirements Traceability</w:t>
      </w:r>
      <w:ins w:id="1510" w:author="Timothy Wilkins" w:date="2015-11-14T19:46:00Z">
        <w:r>
          <w:fldChar w:fldCharType="end"/>
        </w:r>
        <w:r>
          <w:t>.</w:t>
        </w:r>
      </w:ins>
    </w:p>
    <w:p w14:paraId="199DD52D" w14:textId="77777777" w:rsidR="0036377E" w:rsidRDefault="0036377E">
      <w:pPr>
        <w:pStyle w:val="ListParagraph"/>
        <w:numPr>
          <w:ilvl w:val="0"/>
          <w:numId w:val="23"/>
        </w:numPr>
        <w:rPr>
          <w:ins w:id="1511" w:author="Timothy Wilkins" w:date="2015-11-14T19:46:00Z"/>
        </w:rPr>
        <w:pPrChange w:id="1512" w:author="Timothy Wilkins" w:date="2015-11-14T19:46:00Z">
          <w:pPr>
            <w:pStyle w:val="ListParagraph"/>
            <w:numPr>
              <w:numId w:val="18"/>
            </w:numPr>
            <w:ind w:hanging="360"/>
          </w:pPr>
        </w:pPrChange>
      </w:pPr>
      <w:ins w:id="1513" w:author="Timothy Wilkins" w:date="2015-11-14T19:46:00Z">
        <w:r>
          <w:t>Special requirements – N/A.</w:t>
        </w:r>
      </w:ins>
    </w:p>
    <w:p w14:paraId="5707EB19" w14:textId="77777777" w:rsidR="0036377E" w:rsidRDefault="0036377E">
      <w:pPr>
        <w:pStyle w:val="ListParagraph"/>
        <w:numPr>
          <w:ilvl w:val="0"/>
          <w:numId w:val="23"/>
        </w:numPr>
        <w:rPr>
          <w:ins w:id="1514" w:author="Timothy Wilkins" w:date="2015-11-14T19:46:00Z"/>
        </w:rPr>
        <w:pPrChange w:id="1515" w:author="Timothy Wilkins" w:date="2015-11-14T19:46:00Z">
          <w:pPr>
            <w:pStyle w:val="ListParagraph"/>
            <w:numPr>
              <w:numId w:val="18"/>
            </w:numPr>
            <w:ind w:hanging="360"/>
          </w:pPr>
        </w:pPrChange>
      </w:pPr>
      <w:ins w:id="1516" w:author="Timothy Wilkins" w:date="2015-11-14T19:46:00Z">
        <w:r>
          <w:t>Recorded data type – automated test generated artifacts, test results.</w:t>
        </w:r>
      </w:ins>
    </w:p>
    <w:p w14:paraId="65D3106C" w14:textId="77777777" w:rsidR="0036377E" w:rsidRDefault="0036377E">
      <w:pPr>
        <w:pStyle w:val="ListParagraph"/>
        <w:numPr>
          <w:ilvl w:val="0"/>
          <w:numId w:val="23"/>
        </w:numPr>
        <w:rPr>
          <w:ins w:id="1517" w:author="Timothy Wilkins" w:date="2015-11-14T19:46:00Z"/>
        </w:rPr>
        <w:pPrChange w:id="1518" w:author="Timothy Wilkins" w:date="2015-11-14T19:46:00Z">
          <w:pPr>
            <w:pStyle w:val="ListParagraph"/>
            <w:numPr>
              <w:numId w:val="18"/>
            </w:numPr>
            <w:ind w:hanging="360"/>
          </w:pPr>
        </w:pPrChange>
      </w:pPr>
      <w:ins w:id="1519" w:author="Timothy Wilkins" w:date="2015-11-14T19:46:00Z">
        <w:r w:rsidRPr="00600EB1">
          <w:t>Type of data recording/reduction/analysis</w:t>
        </w:r>
        <w:r>
          <w:t xml:space="preserve"> – Logger (Info and Debug), test framework test report.</w:t>
        </w:r>
      </w:ins>
    </w:p>
    <w:p w14:paraId="6D29E01D" w14:textId="77777777" w:rsidR="0036377E" w:rsidRDefault="0036377E">
      <w:pPr>
        <w:pStyle w:val="ListParagraph"/>
        <w:numPr>
          <w:ilvl w:val="0"/>
          <w:numId w:val="23"/>
        </w:numPr>
        <w:rPr>
          <w:ins w:id="1520" w:author="Timothy Wilkins" w:date="2015-11-14T19:46:00Z"/>
        </w:rPr>
        <w:pPrChange w:id="1521" w:author="Timothy Wilkins" w:date="2015-11-14T19:46:00Z">
          <w:pPr>
            <w:pStyle w:val="ListParagraph"/>
            <w:numPr>
              <w:numId w:val="18"/>
            </w:numPr>
            <w:ind w:hanging="360"/>
          </w:pPr>
        </w:pPrChange>
      </w:pPr>
      <w:ins w:id="1522" w:author="Timothy Wilkins" w:date="2015-11-14T19:46:00Z">
        <w:r>
          <w:t>Assumptions/Constraints – N/A.</w:t>
        </w:r>
      </w:ins>
    </w:p>
    <w:p w14:paraId="7A87B36A" w14:textId="2DE3002D" w:rsidR="0036377E" w:rsidRDefault="0036377E">
      <w:pPr>
        <w:pStyle w:val="ListParagraph"/>
        <w:numPr>
          <w:ilvl w:val="0"/>
          <w:numId w:val="23"/>
        </w:numPr>
        <w:rPr>
          <w:ins w:id="1523" w:author="Timothy Wilkins" w:date="2015-11-14T19:46:00Z"/>
        </w:rPr>
        <w:pPrChange w:id="1524" w:author="Timothy Wilkins" w:date="2015-11-14T19:46:00Z">
          <w:pPr>
            <w:pStyle w:val="ListParagraph"/>
            <w:numPr>
              <w:numId w:val="18"/>
            </w:numPr>
            <w:ind w:hanging="360"/>
          </w:pPr>
        </w:pPrChange>
      </w:pPr>
      <w:ins w:id="1525" w:author="Timothy Wilkins" w:date="2015-11-14T19:46:00Z">
        <w:r>
          <w:t xml:space="preserve">Safety, security, privacy considerations – </w:t>
        </w:r>
      </w:ins>
      <w:ins w:id="1526" w:author="Timothy Ryan Wilkins" w:date="2015-11-26T10:54:00Z">
        <w:r w:rsidR="002D55B3">
          <w:t>TBD.</w:t>
        </w:r>
      </w:ins>
    </w:p>
    <w:p w14:paraId="29E2ABEC" w14:textId="312AF812" w:rsidR="00EB0596" w:rsidRDefault="00F16EDC">
      <w:pPr>
        <w:pStyle w:val="Heading4"/>
        <w:rPr>
          <w:ins w:id="1527" w:author="Timothy Wilkins" w:date="2015-11-14T19:50:00Z"/>
        </w:rPr>
        <w:pPrChange w:id="1528" w:author="Timothy Wilkins" w:date="2015-11-14T19:47:00Z">
          <w:pPr>
            <w:pStyle w:val="ListParagraph"/>
            <w:numPr>
              <w:numId w:val="17"/>
            </w:numPr>
            <w:ind w:hanging="360"/>
          </w:pPr>
        </w:pPrChange>
      </w:pPr>
      <w:ins w:id="1529" w:author="Timothy Wilkins" w:date="2015-11-14T19:50:00Z">
        <w:r>
          <w:t>Username Tests</w:t>
        </w:r>
      </w:ins>
    </w:p>
    <w:p w14:paraId="587B8F06" w14:textId="5B1E44C0" w:rsidR="00F16EDC" w:rsidRDefault="00F16EDC">
      <w:pPr>
        <w:pStyle w:val="ListParagraph"/>
        <w:numPr>
          <w:ilvl w:val="0"/>
          <w:numId w:val="24"/>
        </w:numPr>
        <w:rPr>
          <w:ins w:id="1530" w:author="Timothy Wilkins" w:date="2015-11-14T19:50:00Z"/>
        </w:rPr>
        <w:pPrChange w:id="1531" w:author="Timothy Wilkins" w:date="2015-11-14T19:50:00Z">
          <w:pPr>
            <w:pStyle w:val="ListParagraph"/>
            <w:numPr>
              <w:numId w:val="18"/>
            </w:numPr>
            <w:ind w:hanging="360"/>
          </w:pPr>
        </w:pPrChange>
      </w:pPr>
      <w:ins w:id="1532" w:author="Timothy Wilkins" w:date="2015-11-14T19:50:00Z">
        <w:r>
          <w:t>Objective – These tests shall verify</w:t>
        </w:r>
      </w:ins>
      <w:ins w:id="1533" w:author="Timothy Wilkins" w:date="2015-11-14T19:51:00Z">
        <w:r>
          <w:t xml:space="preserve"> that the usernames created are unique and an error is thrown if attempts are made to copy usernames between accounts</w:t>
        </w:r>
      </w:ins>
      <w:ins w:id="1534" w:author="Timothy Wilkins" w:date="2015-11-14T19:50:00Z">
        <w:r>
          <w:t>.</w:t>
        </w:r>
      </w:ins>
      <w:ins w:id="1535" w:author="Timothy Wilkins" w:date="2015-11-14T19:51:00Z">
        <w:r>
          <w:t xml:space="preserve"> This shall consist of 1 </w:t>
        </w:r>
      </w:ins>
      <w:ins w:id="1536" w:author="Timothy Wilkins" w:date="2015-11-14T19:53:00Z">
        <w:r>
          <w:t xml:space="preserve">test to verify that users with unique names can be created (a minimum of 3 usernames must be used) and 1 test to verify that users with identical names cannot be created (a minimum of 2 </w:t>
        </w:r>
      </w:ins>
      <w:ins w:id="1537" w:author="Timothy Wilkins" w:date="2015-11-14T19:54:00Z">
        <w:r>
          <w:t>usernames</w:t>
        </w:r>
      </w:ins>
      <w:ins w:id="1538" w:author="Timothy Wilkins" w:date="2015-11-14T19:53:00Z">
        <w:r>
          <w:t xml:space="preserve"> must be used).</w:t>
        </w:r>
      </w:ins>
    </w:p>
    <w:p w14:paraId="172AB3C5" w14:textId="77777777" w:rsidR="00F16EDC" w:rsidRDefault="00F16EDC">
      <w:pPr>
        <w:pStyle w:val="ListParagraph"/>
        <w:numPr>
          <w:ilvl w:val="0"/>
          <w:numId w:val="24"/>
        </w:numPr>
        <w:rPr>
          <w:ins w:id="1539" w:author="Timothy Wilkins" w:date="2015-11-14T19:50:00Z"/>
        </w:rPr>
        <w:pPrChange w:id="1540" w:author="Timothy Wilkins" w:date="2015-11-14T19:50:00Z">
          <w:pPr>
            <w:pStyle w:val="ListParagraph"/>
            <w:numPr>
              <w:numId w:val="18"/>
            </w:numPr>
            <w:ind w:hanging="360"/>
          </w:pPr>
        </w:pPrChange>
      </w:pPr>
      <w:ins w:id="1541" w:author="Timothy Wilkins" w:date="2015-11-14T19:50:00Z">
        <w:r>
          <w:t>Test Level – Class level.</w:t>
        </w:r>
      </w:ins>
    </w:p>
    <w:p w14:paraId="5C3F5732" w14:textId="77777777" w:rsidR="00F16EDC" w:rsidRDefault="00F16EDC">
      <w:pPr>
        <w:pStyle w:val="ListParagraph"/>
        <w:numPr>
          <w:ilvl w:val="0"/>
          <w:numId w:val="24"/>
        </w:numPr>
        <w:rPr>
          <w:ins w:id="1542" w:author="Timothy Wilkins" w:date="2015-11-14T19:50:00Z"/>
        </w:rPr>
        <w:pPrChange w:id="1543" w:author="Timothy Wilkins" w:date="2015-11-14T19:50:00Z">
          <w:pPr>
            <w:pStyle w:val="ListParagraph"/>
            <w:numPr>
              <w:numId w:val="18"/>
            </w:numPr>
            <w:ind w:hanging="360"/>
          </w:pPr>
        </w:pPrChange>
      </w:pPr>
      <w:ins w:id="1544" w:author="Timothy Wilkins" w:date="2015-11-14T19:50:00Z">
        <w:r>
          <w:t>Test Class – Functional.</w:t>
        </w:r>
      </w:ins>
    </w:p>
    <w:p w14:paraId="0500EFB6" w14:textId="67D2BCA0" w:rsidR="00F16EDC" w:rsidRDefault="00F16EDC">
      <w:pPr>
        <w:pStyle w:val="ListParagraph"/>
        <w:numPr>
          <w:ilvl w:val="0"/>
          <w:numId w:val="24"/>
        </w:numPr>
        <w:rPr>
          <w:ins w:id="1545" w:author="Timothy Wilkins" w:date="2015-11-14T19:50:00Z"/>
        </w:rPr>
        <w:pPrChange w:id="1546" w:author="Timothy Wilkins" w:date="2015-11-14T19:50:00Z">
          <w:pPr>
            <w:pStyle w:val="ListParagraph"/>
            <w:numPr>
              <w:numId w:val="18"/>
            </w:numPr>
            <w:ind w:hanging="360"/>
          </w:pPr>
        </w:pPrChange>
      </w:pPr>
      <w:ins w:id="1547" w:author="Timothy Wilkins" w:date="2015-11-14T19:50:00Z">
        <w:r>
          <w:t>Qualification method – Automated pass/fail analysis</w:t>
        </w:r>
      </w:ins>
      <w:ins w:id="1548" w:author="Timothy Ryan Wilkins" w:date="2015-11-26T12:38:00Z">
        <w:r w:rsidR="00195F7C">
          <w:t xml:space="preserve"> (</w:t>
        </w:r>
      </w:ins>
      <w:ins w:id="1549" w:author="Timothy Ryan Wilkins" w:date="2015-11-26T12:39:00Z">
        <w:r w:rsidR="00195F7C">
          <w:t>steps will be created in test details that automation shall follow</w:t>
        </w:r>
      </w:ins>
      <w:ins w:id="1550" w:author="Timothy Ryan Wilkins" w:date="2015-11-26T12:38:00Z">
        <w:r w:rsidR="00195F7C">
          <w:t>)</w:t>
        </w:r>
      </w:ins>
      <w:ins w:id="1551" w:author="Timothy Wilkins" w:date="2015-11-14T19:50:00Z">
        <w:r>
          <w:t>.</w:t>
        </w:r>
      </w:ins>
    </w:p>
    <w:p w14:paraId="0FF8C4BB" w14:textId="77777777" w:rsidR="00F16EDC" w:rsidRDefault="00F16EDC">
      <w:pPr>
        <w:pStyle w:val="ListParagraph"/>
        <w:numPr>
          <w:ilvl w:val="0"/>
          <w:numId w:val="24"/>
        </w:numPr>
        <w:rPr>
          <w:ins w:id="1552" w:author="Timothy Wilkins" w:date="2015-11-14T19:50:00Z"/>
        </w:rPr>
        <w:pPrChange w:id="1553" w:author="Timothy Wilkins" w:date="2015-11-14T19:50:00Z">
          <w:pPr>
            <w:pStyle w:val="ListParagraph"/>
            <w:numPr>
              <w:numId w:val="18"/>
            </w:numPr>
            <w:ind w:hanging="360"/>
          </w:pPr>
        </w:pPrChange>
      </w:pPr>
      <w:ins w:id="1554" w:author="Timothy Wilkins" w:date="2015-11-14T19:50:00Z">
        <w:r>
          <w:t xml:space="preserve">Requirements – See </w:t>
        </w:r>
        <w:r>
          <w:fldChar w:fldCharType="begin"/>
        </w:r>
        <w:r>
          <w:instrText xml:space="preserve"> REF _Ref434221718 \h </w:instrText>
        </w:r>
      </w:ins>
      <w:ins w:id="1555" w:author="Timothy Wilkins" w:date="2015-11-14T19:50:00Z">
        <w:r>
          <w:fldChar w:fldCharType="separate"/>
        </w:r>
      </w:ins>
      <w:r>
        <w:t>Requirements Traceability</w:t>
      </w:r>
      <w:ins w:id="1556" w:author="Timothy Wilkins" w:date="2015-11-14T19:50:00Z">
        <w:r>
          <w:fldChar w:fldCharType="end"/>
        </w:r>
        <w:r>
          <w:t>.</w:t>
        </w:r>
      </w:ins>
    </w:p>
    <w:p w14:paraId="559FE278" w14:textId="77777777" w:rsidR="00F16EDC" w:rsidRDefault="00F16EDC">
      <w:pPr>
        <w:pStyle w:val="ListParagraph"/>
        <w:numPr>
          <w:ilvl w:val="0"/>
          <w:numId w:val="24"/>
        </w:numPr>
        <w:rPr>
          <w:ins w:id="1557" w:author="Timothy Wilkins" w:date="2015-11-14T19:50:00Z"/>
        </w:rPr>
        <w:pPrChange w:id="1558" w:author="Timothy Wilkins" w:date="2015-11-14T19:50:00Z">
          <w:pPr>
            <w:pStyle w:val="ListParagraph"/>
            <w:numPr>
              <w:numId w:val="18"/>
            </w:numPr>
            <w:ind w:hanging="360"/>
          </w:pPr>
        </w:pPrChange>
      </w:pPr>
      <w:ins w:id="1559" w:author="Timothy Wilkins" w:date="2015-11-14T19:50:00Z">
        <w:r>
          <w:t>Special requirements – N/A.</w:t>
        </w:r>
      </w:ins>
    </w:p>
    <w:p w14:paraId="71BFF9B2" w14:textId="77777777" w:rsidR="00F16EDC" w:rsidRDefault="00F16EDC">
      <w:pPr>
        <w:pStyle w:val="ListParagraph"/>
        <w:numPr>
          <w:ilvl w:val="0"/>
          <w:numId w:val="24"/>
        </w:numPr>
        <w:rPr>
          <w:ins w:id="1560" w:author="Timothy Wilkins" w:date="2015-11-14T19:50:00Z"/>
        </w:rPr>
        <w:pPrChange w:id="1561" w:author="Timothy Wilkins" w:date="2015-11-14T19:50:00Z">
          <w:pPr>
            <w:pStyle w:val="ListParagraph"/>
            <w:numPr>
              <w:numId w:val="18"/>
            </w:numPr>
            <w:ind w:hanging="360"/>
          </w:pPr>
        </w:pPrChange>
      </w:pPr>
      <w:ins w:id="1562" w:author="Timothy Wilkins" w:date="2015-11-14T19:50:00Z">
        <w:r>
          <w:t>Recorded data type – automated test generated artifacts, test results.</w:t>
        </w:r>
      </w:ins>
    </w:p>
    <w:p w14:paraId="6CDB1547" w14:textId="77777777" w:rsidR="00F16EDC" w:rsidRDefault="00F16EDC">
      <w:pPr>
        <w:pStyle w:val="ListParagraph"/>
        <w:numPr>
          <w:ilvl w:val="0"/>
          <w:numId w:val="24"/>
        </w:numPr>
        <w:rPr>
          <w:ins w:id="1563" w:author="Timothy Wilkins" w:date="2015-11-14T19:50:00Z"/>
        </w:rPr>
        <w:pPrChange w:id="1564" w:author="Timothy Wilkins" w:date="2015-11-14T19:50:00Z">
          <w:pPr>
            <w:pStyle w:val="ListParagraph"/>
            <w:numPr>
              <w:numId w:val="18"/>
            </w:numPr>
            <w:ind w:hanging="360"/>
          </w:pPr>
        </w:pPrChange>
      </w:pPr>
      <w:ins w:id="1565" w:author="Timothy Wilkins" w:date="2015-11-14T19:50:00Z">
        <w:r w:rsidRPr="00600EB1">
          <w:t>Type of data recording/reduction/analysis</w:t>
        </w:r>
        <w:r>
          <w:t xml:space="preserve"> – Logger (Info and Debug), test framework test report.</w:t>
        </w:r>
      </w:ins>
    </w:p>
    <w:p w14:paraId="2BCC2920" w14:textId="77777777" w:rsidR="00F16EDC" w:rsidRDefault="00F16EDC">
      <w:pPr>
        <w:pStyle w:val="ListParagraph"/>
        <w:numPr>
          <w:ilvl w:val="0"/>
          <w:numId w:val="24"/>
        </w:numPr>
        <w:rPr>
          <w:ins w:id="1566" w:author="Timothy Wilkins" w:date="2015-11-14T19:50:00Z"/>
        </w:rPr>
        <w:pPrChange w:id="1567" w:author="Timothy Wilkins" w:date="2015-11-14T19:50:00Z">
          <w:pPr>
            <w:pStyle w:val="ListParagraph"/>
            <w:numPr>
              <w:numId w:val="18"/>
            </w:numPr>
            <w:ind w:hanging="360"/>
          </w:pPr>
        </w:pPrChange>
      </w:pPr>
      <w:ins w:id="1568" w:author="Timothy Wilkins" w:date="2015-11-14T19:50:00Z">
        <w:r>
          <w:t>Assumptions/Constraints – N/A.</w:t>
        </w:r>
      </w:ins>
    </w:p>
    <w:p w14:paraId="52526C7E" w14:textId="788A8DB2" w:rsidR="00F16EDC" w:rsidRDefault="00F16EDC">
      <w:pPr>
        <w:pStyle w:val="ListParagraph"/>
        <w:numPr>
          <w:ilvl w:val="0"/>
          <w:numId w:val="24"/>
        </w:numPr>
        <w:rPr>
          <w:ins w:id="1569" w:author="Timothy Wilkins" w:date="2015-11-14T19:50:00Z"/>
        </w:rPr>
        <w:pPrChange w:id="1570" w:author="Timothy Wilkins" w:date="2015-11-14T19:50:00Z">
          <w:pPr>
            <w:pStyle w:val="ListParagraph"/>
            <w:numPr>
              <w:numId w:val="18"/>
            </w:numPr>
            <w:ind w:hanging="360"/>
          </w:pPr>
        </w:pPrChange>
      </w:pPr>
      <w:ins w:id="1571" w:author="Timothy Wilkins" w:date="2015-11-14T19:50:00Z">
        <w:r>
          <w:t xml:space="preserve">Safety, security, privacy considerations – </w:t>
        </w:r>
      </w:ins>
      <w:ins w:id="1572" w:author="Timothy Ryan Wilkins" w:date="2015-11-26T10:54:00Z">
        <w:r w:rsidR="002D55B3">
          <w:t>N/A.</w:t>
        </w:r>
      </w:ins>
    </w:p>
    <w:p w14:paraId="30F1392B" w14:textId="39ABC448" w:rsidR="00F16EDC" w:rsidRDefault="00972EA3">
      <w:pPr>
        <w:pStyle w:val="Heading4"/>
        <w:rPr>
          <w:ins w:id="1573" w:author="Timothy Wilkins" w:date="2015-11-14T19:55:00Z"/>
        </w:rPr>
        <w:pPrChange w:id="1574" w:author="Timothy Wilkins" w:date="2015-11-14T19:54:00Z">
          <w:pPr>
            <w:pStyle w:val="ListParagraph"/>
            <w:numPr>
              <w:numId w:val="17"/>
            </w:numPr>
            <w:ind w:hanging="360"/>
          </w:pPr>
        </w:pPrChange>
      </w:pPr>
      <w:ins w:id="1575" w:author="Timothy Wilkins" w:date="2015-11-14T19:55:00Z">
        <w:r>
          <w:t>Patient ID Tests</w:t>
        </w:r>
      </w:ins>
    </w:p>
    <w:p w14:paraId="0D95CA83" w14:textId="2529839E" w:rsidR="00972EA3" w:rsidRDefault="00972EA3">
      <w:pPr>
        <w:pStyle w:val="ListParagraph"/>
        <w:numPr>
          <w:ilvl w:val="0"/>
          <w:numId w:val="25"/>
        </w:numPr>
        <w:rPr>
          <w:ins w:id="1576" w:author="Timothy Wilkins" w:date="2015-11-14T19:55:00Z"/>
        </w:rPr>
        <w:pPrChange w:id="1577" w:author="Timothy Wilkins" w:date="2015-11-14T19:55:00Z">
          <w:pPr>
            <w:pStyle w:val="ListParagraph"/>
            <w:numPr>
              <w:numId w:val="18"/>
            </w:numPr>
            <w:ind w:hanging="360"/>
          </w:pPr>
        </w:pPrChange>
      </w:pPr>
      <w:ins w:id="1578" w:author="Timothy Wilkins" w:date="2015-11-14T19:55:00Z">
        <w:r>
          <w:t>Objective – These tests shall verify</w:t>
        </w:r>
      </w:ins>
      <w:ins w:id="1579" w:author="Timothy Wilkins" w:date="2015-11-14T19:56:00Z">
        <w:r>
          <w:t xml:space="preserve"> tha</w:t>
        </w:r>
      </w:ins>
      <w:ins w:id="1580" w:author="Timothy Ryan Wilkins" w:date="2015-11-26T12:50:00Z">
        <w:r w:rsidR="00B850B8">
          <w:t>t</w:t>
        </w:r>
      </w:ins>
      <w:ins w:id="1581" w:author="Timothy Wilkins" w:date="2015-11-14T19:56:00Z">
        <w:del w:id="1582" w:author="Timothy Ryan Wilkins" w:date="2015-11-26T12:50:00Z">
          <w:r w:rsidDel="00B850B8">
            <w:delText>t unique</w:delText>
          </w:r>
        </w:del>
        <w:r>
          <w:t xml:space="preserve"> </w:t>
        </w:r>
      </w:ins>
      <w:ins w:id="1583" w:author="Timothy Ryan Wilkins" w:date="2015-11-26T12:51:00Z">
        <w:r w:rsidR="00B850B8">
          <w:t xml:space="preserve">the </w:t>
        </w:r>
      </w:ins>
      <w:ins w:id="1584" w:author="Timothy Wilkins" w:date="2015-11-14T19:56:00Z">
        <w:r>
          <w:t xml:space="preserve">patient IDs </w:t>
        </w:r>
      </w:ins>
      <w:ins w:id="1585" w:author="Timothy Ryan Wilkins" w:date="2015-11-26T12:51:00Z">
        <w:r w:rsidR="00B850B8">
          <w:t xml:space="preserve">that </w:t>
        </w:r>
      </w:ins>
      <w:ins w:id="1586" w:author="Timothy Wilkins" w:date="2015-11-14T19:56:00Z">
        <w:r>
          <w:t xml:space="preserve">are created </w:t>
        </w:r>
      </w:ins>
      <w:ins w:id="1587" w:author="Timothy Wilkins" w:date="2015-11-14T19:57:00Z">
        <w:r w:rsidR="00D212D8">
          <w:t>when a patient account is created</w:t>
        </w:r>
      </w:ins>
      <w:ins w:id="1588" w:author="Timothy Ryan Wilkins" w:date="2015-11-26T12:51:00Z">
        <w:r w:rsidR="00B850B8">
          <w:t xml:space="preserve"> are all different. No patient ID</w:t>
        </w:r>
      </w:ins>
      <w:ins w:id="1589" w:author="Timothy Ryan Wilkins" w:date="2015-11-26T12:52:00Z">
        <w:r w:rsidR="00A45B9B">
          <w:t xml:space="preserve"> number</w:t>
        </w:r>
      </w:ins>
      <w:ins w:id="1590" w:author="Timothy Ryan Wilkins" w:date="2015-11-26T12:51:00Z">
        <w:r w:rsidR="00B850B8">
          <w:t xml:space="preserve"> may be the </w:t>
        </w:r>
        <w:r w:rsidR="00B850B8">
          <w:lastRenderedPageBreak/>
          <w:t>same</w:t>
        </w:r>
      </w:ins>
      <w:ins w:id="1591" w:author="Timothy Wilkins" w:date="2015-11-14T19:55:00Z">
        <w:r>
          <w:t>.</w:t>
        </w:r>
      </w:ins>
      <w:ins w:id="1592" w:author="Timothy Wilkins" w:date="2015-11-14T19:57:00Z">
        <w:r w:rsidR="00D212D8">
          <w:t xml:space="preserve"> This shall be verified by a </w:t>
        </w:r>
      </w:ins>
      <w:ins w:id="1593" w:author="Timothy Wilkins" w:date="2015-11-14T20:08:00Z">
        <w:r w:rsidR="00494F16">
          <w:t xml:space="preserve">single test that creates at 5 users at a minimum and verifies their IDs are all unique. </w:t>
        </w:r>
      </w:ins>
    </w:p>
    <w:p w14:paraId="4686BA96" w14:textId="77777777" w:rsidR="00972EA3" w:rsidRDefault="00972EA3">
      <w:pPr>
        <w:pStyle w:val="ListParagraph"/>
        <w:numPr>
          <w:ilvl w:val="0"/>
          <w:numId w:val="25"/>
        </w:numPr>
        <w:rPr>
          <w:ins w:id="1594" w:author="Timothy Wilkins" w:date="2015-11-14T19:55:00Z"/>
        </w:rPr>
        <w:pPrChange w:id="1595" w:author="Timothy Wilkins" w:date="2015-11-14T19:55:00Z">
          <w:pPr>
            <w:pStyle w:val="ListParagraph"/>
            <w:numPr>
              <w:numId w:val="18"/>
            </w:numPr>
            <w:ind w:hanging="360"/>
          </w:pPr>
        </w:pPrChange>
      </w:pPr>
      <w:ins w:id="1596" w:author="Timothy Wilkins" w:date="2015-11-14T19:55:00Z">
        <w:r>
          <w:t>Test Level – Class level.</w:t>
        </w:r>
      </w:ins>
    </w:p>
    <w:p w14:paraId="39B0F2C5" w14:textId="77777777" w:rsidR="00972EA3" w:rsidRDefault="00972EA3">
      <w:pPr>
        <w:pStyle w:val="ListParagraph"/>
        <w:numPr>
          <w:ilvl w:val="0"/>
          <w:numId w:val="25"/>
        </w:numPr>
        <w:rPr>
          <w:ins w:id="1597" w:author="Timothy Wilkins" w:date="2015-11-14T19:55:00Z"/>
        </w:rPr>
        <w:pPrChange w:id="1598" w:author="Timothy Wilkins" w:date="2015-11-14T19:55:00Z">
          <w:pPr>
            <w:pStyle w:val="ListParagraph"/>
            <w:numPr>
              <w:numId w:val="18"/>
            </w:numPr>
            <w:ind w:hanging="360"/>
          </w:pPr>
        </w:pPrChange>
      </w:pPr>
      <w:ins w:id="1599" w:author="Timothy Wilkins" w:date="2015-11-14T19:55:00Z">
        <w:r>
          <w:t>Test Class – Functional.</w:t>
        </w:r>
      </w:ins>
    </w:p>
    <w:p w14:paraId="545E4715" w14:textId="77777777" w:rsidR="00972EA3" w:rsidRDefault="00972EA3">
      <w:pPr>
        <w:pStyle w:val="ListParagraph"/>
        <w:numPr>
          <w:ilvl w:val="0"/>
          <w:numId w:val="25"/>
        </w:numPr>
        <w:rPr>
          <w:ins w:id="1600" w:author="Timothy Wilkins" w:date="2015-11-14T19:55:00Z"/>
        </w:rPr>
        <w:pPrChange w:id="1601" w:author="Timothy Wilkins" w:date="2015-11-14T19:55:00Z">
          <w:pPr>
            <w:pStyle w:val="ListParagraph"/>
            <w:numPr>
              <w:numId w:val="18"/>
            </w:numPr>
            <w:ind w:hanging="360"/>
          </w:pPr>
        </w:pPrChange>
      </w:pPr>
      <w:ins w:id="1602" w:author="Timothy Wilkins" w:date="2015-11-14T19:55:00Z">
        <w:r>
          <w:t>Qualification method – Automated pass/fail analysis.</w:t>
        </w:r>
      </w:ins>
    </w:p>
    <w:p w14:paraId="3FD9D076" w14:textId="77777777" w:rsidR="00972EA3" w:rsidRDefault="00972EA3">
      <w:pPr>
        <w:pStyle w:val="ListParagraph"/>
        <w:numPr>
          <w:ilvl w:val="0"/>
          <w:numId w:val="25"/>
        </w:numPr>
        <w:rPr>
          <w:ins w:id="1603" w:author="Timothy Wilkins" w:date="2015-11-14T19:55:00Z"/>
        </w:rPr>
        <w:pPrChange w:id="1604" w:author="Timothy Wilkins" w:date="2015-11-14T19:55:00Z">
          <w:pPr>
            <w:pStyle w:val="ListParagraph"/>
            <w:numPr>
              <w:numId w:val="18"/>
            </w:numPr>
            <w:ind w:hanging="360"/>
          </w:pPr>
        </w:pPrChange>
      </w:pPr>
      <w:ins w:id="1605" w:author="Timothy Wilkins" w:date="2015-11-14T19:55:00Z">
        <w:r>
          <w:t xml:space="preserve">Requirements – See </w:t>
        </w:r>
        <w:r>
          <w:fldChar w:fldCharType="begin"/>
        </w:r>
        <w:r>
          <w:instrText xml:space="preserve"> REF _Ref434221718 \h </w:instrText>
        </w:r>
      </w:ins>
      <w:ins w:id="1606" w:author="Timothy Wilkins" w:date="2015-11-14T19:55:00Z">
        <w:r>
          <w:fldChar w:fldCharType="separate"/>
        </w:r>
      </w:ins>
      <w:r>
        <w:t>Requirements Traceability</w:t>
      </w:r>
      <w:ins w:id="1607" w:author="Timothy Wilkins" w:date="2015-11-14T19:55:00Z">
        <w:r>
          <w:fldChar w:fldCharType="end"/>
        </w:r>
        <w:r>
          <w:t>.</w:t>
        </w:r>
      </w:ins>
    </w:p>
    <w:p w14:paraId="221F24EC" w14:textId="77777777" w:rsidR="00972EA3" w:rsidRDefault="00972EA3">
      <w:pPr>
        <w:pStyle w:val="ListParagraph"/>
        <w:numPr>
          <w:ilvl w:val="0"/>
          <w:numId w:val="25"/>
        </w:numPr>
        <w:rPr>
          <w:ins w:id="1608" w:author="Timothy Wilkins" w:date="2015-11-14T19:55:00Z"/>
        </w:rPr>
        <w:pPrChange w:id="1609" w:author="Timothy Wilkins" w:date="2015-11-14T19:55:00Z">
          <w:pPr>
            <w:pStyle w:val="ListParagraph"/>
            <w:numPr>
              <w:numId w:val="18"/>
            </w:numPr>
            <w:ind w:hanging="360"/>
          </w:pPr>
        </w:pPrChange>
      </w:pPr>
      <w:ins w:id="1610" w:author="Timothy Wilkins" w:date="2015-11-14T19:55:00Z">
        <w:r>
          <w:t>Special requirements – N/A.</w:t>
        </w:r>
      </w:ins>
    </w:p>
    <w:p w14:paraId="1FD83459" w14:textId="77777777" w:rsidR="00972EA3" w:rsidRDefault="00972EA3">
      <w:pPr>
        <w:pStyle w:val="ListParagraph"/>
        <w:numPr>
          <w:ilvl w:val="0"/>
          <w:numId w:val="25"/>
        </w:numPr>
        <w:rPr>
          <w:ins w:id="1611" w:author="Timothy Wilkins" w:date="2015-11-14T19:55:00Z"/>
        </w:rPr>
        <w:pPrChange w:id="1612" w:author="Timothy Wilkins" w:date="2015-11-14T19:55:00Z">
          <w:pPr>
            <w:pStyle w:val="ListParagraph"/>
            <w:numPr>
              <w:numId w:val="18"/>
            </w:numPr>
            <w:ind w:hanging="360"/>
          </w:pPr>
        </w:pPrChange>
      </w:pPr>
      <w:ins w:id="1613" w:author="Timothy Wilkins" w:date="2015-11-14T19:55:00Z">
        <w:r>
          <w:t>Recorded data type – automated test generated artifacts, test results.</w:t>
        </w:r>
      </w:ins>
    </w:p>
    <w:p w14:paraId="445D002A" w14:textId="77777777" w:rsidR="00972EA3" w:rsidRDefault="00972EA3">
      <w:pPr>
        <w:pStyle w:val="ListParagraph"/>
        <w:numPr>
          <w:ilvl w:val="0"/>
          <w:numId w:val="25"/>
        </w:numPr>
        <w:rPr>
          <w:ins w:id="1614" w:author="Timothy Wilkins" w:date="2015-11-14T19:55:00Z"/>
        </w:rPr>
        <w:pPrChange w:id="1615" w:author="Timothy Wilkins" w:date="2015-11-14T19:55:00Z">
          <w:pPr>
            <w:pStyle w:val="ListParagraph"/>
            <w:numPr>
              <w:numId w:val="18"/>
            </w:numPr>
            <w:ind w:hanging="360"/>
          </w:pPr>
        </w:pPrChange>
      </w:pPr>
      <w:ins w:id="1616" w:author="Timothy Wilkins" w:date="2015-11-14T19:55:00Z">
        <w:r w:rsidRPr="00600EB1">
          <w:t>Type of data recording/reduction/analysis</w:t>
        </w:r>
        <w:r>
          <w:t xml:space="preserve"> – Logger (Info and Debug), test framework test report.</w:t>
        </w:r>
      </w:ins>
    </w:p>
    <w:p w14:paraId="3EDC3030" w14:textId="77777777" w:rsidR="00972EA3" w:rsidRDefault="00972EA3">
      <w:pPr>
        <w:pStyle w:val="ListParagraph"/>
        <w:numPr>
          <w:ilvl w:val="0"/>
          <w:numId w:val="25"/>
        </w:numPr>
        <w:rPr>
          <w:ins w:id="1617" w:author="Timothy Wilkins" w:date="2015-11-14T19:55:00Z"/>
        </w:rPr>
        <w:pPrChange w:id="1618" w:author="Timothy Wilkins" w:date="2015-11-14T19:55:00Z">
          <w:pPr>
            <w:pStyle w:val="ListParagraph"/>
            <w:numPr>
              <w:numId w:val="18"/>
            </w:numPr>
            <w:ind w:hanging="360"/>
          </w:pPr>
        </w:pPrChange>
      </w:pPr>
      <w:ins w:id="1619" w:author="Timothy Wilkins" w:date="2015-11-14T19:55:00Z">
        <w:r>
          <w:t>Assumptions/Constraints – N/A.</w:t>
        </w:r>
      </w:ins>
    </w:p>
    <w:p w14:paraId="20316E9E" w14:textId="766ACD36" w:rsidR="00972EA3" w:rsidRDefault="00972EA3">
      <w:pPr>
        <w:pStyle w:val="ListParagraph"/>
        <w:numPr>
          <w:ilvl w:val="0"/>
          <w:numId w:val="25"/>
        </w:numPr>
        <w:rPr>
          <w:ins w:id="1620" w:author="Timothy Wilkins" w:date="2015-11-14T19:55:00Z"/>
        </w:rPr>
        <w:pPrChange w:id="1621" w:author="Timothy Wilkins" w:date="2015-11-14T19:55:00Z">
          <w:pPr>
            <w:pStyle w:val="ListParagraph"/>
            <w:numPr>
              <w:numId w:val="18"/>
            </w:numPr>
            <w:ind w:hanging="360"/>
          </w:pPr>
        </w:pPrChange>
      </w:pPr>
      <w:ins w:id="1622" w:author="Timothy Wilkins" w:date="2015-11-14T19:55:00Z">
        <w:r>
          <w:t xml:space="preserve">Safety, security, privacy considerations – </w:t>
        </w:r>
      </w:ins>
      <w:ins w:id="1623" w:author="Timothy Ryan Wilkins" w:date="2015-11-26T10:54:00Z">
        <w:r w:rsidR="002D55B3">
          <w:t>N/A.</w:t>
        </w:r>
      </w:ins>
    </w:p>
    <w:p w14:paraId="6E2918DD" w14:textId="35D9ACA4" w:rsidR="00972EA3" w:rsidRDefault="004355C6">
      <w:pPr>
        <w:pStyle w:val="Heading4"/>
        <w:rPr>
          <w:ins w:id="1624" w:author="Timothy Wilkins" w:date="2015-11-14T20:09:00Z"/>
        </w:rPr>
        <w:pPrChange w:id="1625" w:author="Timothy Wilkins" w:date="2015-11-14T20:08:00Z">
          <w:pPr>
            <w:pStyle w:val="ListParagraph"/>
            <w:numPr>
              <w:numId w:val="17"/>
            </w:numPr>
            <w:ind w:hanging="360"/>
          </w:pPr>
        </w:pPrChange>
      </w:pPr>
      <w:ins w:id="1626" w:author="Timothy Wilkins" w:date="2015-11-14T20:09:00Z">
        <w:r>
          <w:t>Password Tests</w:t>
        </w:r>
      </w:ins>
    </w:p>
    <w:p w14:paraId="7AC0D9FB" w14:textId="4D330B5D" w:rsidR="004355C6" w:rsidRDefault="004355C6">
      <w:pPr>
        <w:pStyle w:val="ListParagraph"/>
        <w:numPr>
          <w:ilvl w:val="0"/>
          <w:numId w:val="26"/>
        </w:numPr>
        <w:rPr>
          <w:ins w:id="1627" w:author="Timothy Wilkins" w:date="2015-11-14T20:09:00Z"/>
        </w:rPr>
        <w:pPrChange w:id="1628" w:author="Timothy Wilkins" w:date="2015-11-14T20:09:00Z">
          <w:pPr>
            <w:pStyle w:val="ListParagraph"/>
            <w:numPr>
              <w:numId w:val="18"/>
            </w:numPr>
            <w:ind w:hanging="360"/>
          </w:pPr>
        </w:pPrChange>
      </w:pPr>
      <w:ins w:id="1629" w:author="Timothy Wilkins" w:date="2015-11-14T20:09:00Z">
        <w:r>
          <w:t>Objective – These tests shall verify that only passwords that meet the security criteria can be created.</w:t>
        </w:r>
      </w:ins>
      <w:ins w:id="1630" w:author="Timothy Wilkins" w:date="2015-11-14T20:10:00Z">
        <w:r>
          <w:t xml:space="preserve"> This will need 4 separate tests that each attempt to create a password missing one of the 4 requirements. It will also need a single test verifying that it can create a password matching all the requirements. </w:t>
        </w:r>
      </w:ins>
    </w:p>
    <w:p w14:paraId="53775A2F" w14:textId="77777777" w:rsidR="004355C6" w:rsidRDefault="004355C6">
      <w:pPr>
        <w:pStyle w:val="ListParagraph"/>
        <w:numPr>
          <w:ilvl w:val="0"/>
          <w:numId w:val="26"/>
        </w:numPr>
        <w:rPr>
          <w:ins w:id="1631" w:author="Timothy Wilkins" w:date="2015-11-14T20:09:00Z"/>
        </w:rPr>
        <w:pPrChange w:id="1632" w:author="Timothy Wilkins" w:date="2015-11-14T20:09:00Z">
          <w:pPr>
            <w:pStyle w:val="ListParagraph"/>
            <w:numPr>
              <w:numId w:val="18"/>
            </w:numPr>
            <w:ind w:hanging="360"/>
          </w:pPr>
        </w:pPrChange>
      </w:pPr>
      <w:ins w:id="1633" w:author="Timothy Wilkins" w:date="2015-11-14T20:09:00Z">
        <w:r>
          <w:t>Test Level – Class level.</w:t>
        </w:r>
      </w:ins>
    </w:p>
    <w:p w14:paraId="24CB9B69" w14:textId="77777777" w:rsidR="004355C6" w:rsidRDefault="004355C6">
      <w:pPr>
        <w:pStyle w:val="ListParagraph"/>
        <w:numPr>
          <w:ilvl w:val="0"/>
          <w:numId w:val="26"/>
        </w:numPr>
        <w:rPr>
          <w:ins w:id="1634" w:author="Timothy Wilkins" w:date="2015-11-14T20:09:00Z"/>
        </w:rPr>
        <w:pPrChange w:id="1635" w:author="Timothy Wilkins" w:date="2015-11-14T20:09:00Z">
          <w:pPr>
            <w:pStyle w:val="ListParagraph"/>
            <w:numPr>
              <w:numId w:val="18"/>
            </w:numPr>
            <w:ind w:hanging="360"/>
          </w:pPr>
        </w:pPrChange>
      </w:pPr>
      <w:ins w:id="1636" w:author="Timothy Wilkins" w:date="2015-11-14T20:09:00Z">
        <w:r>
          <w:t>Test Class – Functional.</w:t>
        </w:r>
      </w:ins>
    </w:p>
    <w:p w14:paraId="3215D8EC" w14:textId="77777777" w:rsidR="004355C6" w:rsidRDefault="004355C6">
      <w:pPr>
        <w:pStyle w:val="ListParagraph"/>
        <w:numPr>
          <w:ilvl w:val="0"/>
          <w:numId w:val="26"/>
        </w:numPr>
        <w:rPr>
          <w:ins w:id="1637" w:author="Timothy Wilkins" w:date="2015-11-14T20:09:00Z"/>
        </w:rPr>
        <w:pPrChange w:id="1638" w:author="Timothy Wilkins" w:date="2015-11-14T20:09:00Z">
          <w:pPr>
            <w:pStyle w:val="ListParagraph"/>
            <w:numPr>
              <w:numId w:val="18"/>
            </w:numPr>
            <w:ind w:hanging="360"/>
          </w:pPr>
        </w:pPrChange>
      </w:pPr>
      <w:ins w:id="1639" w:author="Timothy Wilkins" w:date="2015-11-14T20:09:00Z">
        <w:r>
          <w:t>Qualification method – Automated pass/fail analysis.</w:t>
        </w:r>
      </w:ins>
    </w:p>
    <w:p w14:paraId="0B2F9E0B" w14:textId="77777777" w:rsidR="004355C6" w:rsidRDefault="004355C6">
      <w:pPr>
        <w:pStyle w:val="ListParagraph"/>
        <w:numPr>
          <w:ilvl w:val="0"/>
          <w:numId w:val="26"/>
        </w:numPr>
        <w:rPr>
          <w:ins w:id="1640" w:author="Timothy Wilkins" w:date="2015-11-14T20:09:00Z"/>
        </w:rPr>
        <w:pPrChange w:id="1641" w:author="Timothy Wilkins" w:date="2015-11-14T20:09:00Z">
          <w:pPr>
            <w:pStyle w:val="ListParagraph"/>
            <w:numPr>
              <w:numId w:val="18"/>
            </w:numPr>
            <w:ind w:hanging="360"/>
          </w:pPr>
        </w:pPrChange>
      </w:pPr>
      <w:ins w:id="1642" w:author="Timothy Wilkins" w:date="2015-11-14T20:09:00Z">
        <w:r>
          <w:t xml:space="preserve">Requirements – See </w:t>
        </w:r>
        <w:r>
          <w:fldChar w:fldCharType="begin"/>
        </w:r>
        <w:r>
          <w:instrText xml:space="preserve"> REF _Ref434221718 \h </w:instrText>
        </w:r>
      </w:ins>
      <w:ins w:id="1643" w:author="Timothy Wilkins" w:date="2015-11-14T20:09:00Z">
        <w:r>
          <w:fldChar w:fldCharType="separate"/>
        </w:r>
      </w:ins>
      <w:r>
        <w:t>Requirements Traceability</w:t>
      </w:r>
      <w:ins w:id="1644" w:author="Timothy Wilkins" w:date="2015-11-14T20:09:00Z">
        <w:r>
          <w:fldChar w:fldCharType="end"/>
        </w:r>
        <w:r>
          <w:t>.</w:t>
        </w:r>
      </w:ins>
    </w:p>
    <w:p w14:paraId="3CCECA56" w14:textId="77777777" w:rsidR="004355C6" w:rsidRDefault="004355C6">
      <w:pPr>
        <w:pStyle w:val="ListParagraph"/>
        <w:numPr>
          <w:ilvl w:val="0"/>
          <w:numId w:val="26"/>
        </w:numPr>
        <w:rPr>
          <w:ins w:id="1645" w:author="Timothy Wilkins" w:date="2015-11-14T20:09:00Z"/>
        </w:rPr>
        <w:pPrChange w:id="1646" w:author="Timothy Wilkins" w:date="2015-11-14T20:09:00Z">
          <w:pPr>
            <w:pStyle w:val="ListParagraph"/>
            <w:numPr>
              <w:numId w:val="18"/>
            </w:numPr>
            <w:ind w:hanging="360"/>
          </w:pPr>
        </w:pPrChange>
      </w:pPr>
      <w:ins w:id="1647" w:author="Timothy Wilkins" w:date="2015-11-14T20:09:00Z">
        <w:r>
          <w:t>Special requirements – N/A.</w:t>
        </w:r>
      </w:ins>
    </w:p>
    <w:p w14:paraId="643523E0" w14:textId="77777777" w:rsidR="004355C6" w:rsidRDefault="004355C6">
      <w:pPr>
        <w:pStyle w:val="ListParagraph"/>
        <w:numPr>
          <w:ilvl w:val="0"/>
          <w:numId w:val="26"/>
        </w:numPr>
        <w:rPr>
          <w:ins w:id="1648" w:author="Timothy Wilkins" w:date="2015-11-14T20:09:00Z"/>
        </w:rPr>
        <w:pPrChange w:id="1649" w:author="Timothy Wilkins" w:date="2015-11-14T20:09:00Z">
          <w:pPr>
            <w:pStyle w:val="ListParagraph"/>
            <w:numPr>
              <w:numId w:val="18"/>
            </w:numPr>
            <w:ind w:hanging="360"/>
          </w:pPr>
        </w:pPrChange>
      </w:pPr>
      <w:ins w:id="1650" w:author="Timothy Wilkins" w:date="2015-11-14T20:09:00Z">
        <w:r>
          <w:t>Recorded data type – automated test generated artifacts, test results.</w:t>
        </w:r>
      </w:ins>
    </w:p>
    <w:p w14:paraId="65AE3206" w14:textId="77777777" w:rsidR="004355C6" w:rsidRDefault="004355C6">
      <w:pPr>
        <w:pStyle w:val="ListParagraph"/>
        <w:numPr>
          <w:ilvl w:val="0"/>
          <w:numId w:val="26"/>
        </w:numPr>
        <w:rPr>
          <w:ins w:id="1651" w:author="Timothy Wilkins" w:date="2015-11-14T20:09:00Z"/>
        </w:rPr>
        <w:pPrChange w:id="1652" w:author="Timothy Wilkins" w:date="2015-11-14T20:09:00Z">
          <w:pPr>
            <w:pStyle w:val="ListParagraph"/>
            <w:numPr>
              <w:numId w:val="18"/>
            </w:numPr>
            <w:ind w:hanging="360"/>
          </w:pPr>
        </w:pPrChange>
      </w:pPr>
      <w:ins w:id="1653" w:author="Timothy Wilkins" w:date="2015-11-14T20:09:00Z">
        <w:r w:rsidRPr="00600EB1">
          <w:t>Type of data recording/reduction/analysis</w:t>
        </w:r>
        <w:r>
          <w:t xml:space="preserve"> – Logger (Info and Debug), test framework test report.</w:t>
        </w:r>
      </w:ins>
    </w:p>
    <w:p w14:paraId="66C1EE5D" w14:textId="77777777" w:rsidR="004355C6" w:rsidRDefault="004355C6">
      <w:pPr>
        <w:pStyle w:val="ListParagraph"/>
        <w:numPr>
          <w:ilvl w:val="0"/>
          <w:numId w:val="26"/>
        </w:numPr>
        <w:rPr>
          <w:ins w:id="1654" w:author="Timothy Wilkins" w:date="2015-11-14T20:09:00Z"/>
        </w:rPr>
        <w:pPrChange w:id="1655" w:author="Timothy Wilkins" w:date="2015-11-14T20:09:00Z">
          <w:pPr>
            <w:pStyle w:val="ListParagraph"/>
            <w:numPr>
              <w:numId w:val="18"/>
            </w:numPr>
            <w:ind w:hanging="360"/>
          </w:pPr>
        </w:pPrChange>
      </w:pPr>
      <w:ins w:id="1656" w:author="Timothy Wilkins" w:date="2015-11-14T20:09:00Z">
        <w:r>
          <w:t>Assumptions/Constraints – N/A.</w:t>
        </w:r>
      </w:ins>
    </w:p>
    <w:p w14:paraId="38E24BFD" w14:textId="7A4F9204" w:rsidR="004355C6" w:rsidRDefault="004355C6">
      <w:pPr>
        <w:pStyle w:val="ListParagraph"/>
        <w:numPr>
          <w:ilvl w:val="0"/>
          <w:numId w:val="26"/>
        </w:numPr>
        <w:rPr>
          <w:ins w:id="1657" w:author="Timothy Wilkins" w:date="2015-11-14T20:09:00Z"/>
        </w:rPr>
        <w:pPrChange w:id="1658" w:author="Timothy Wilkins" w:date="2015-11-14T20:09:00Z">
          <w:pPr>
            <w:pStyle w:val="ListParagraph"/>
            <w:numPr>
              <w:numId w:val="18"/>
            </w:numPr>
            <w:ind w:hanging="360"/>
          </w:pPr>
        </w:pPrChange>
      </w:pPr>
      <w:ins w:id="1659" w:author="Timothy Wilkins" w:date="2015-11-14T20:09:00Z">
        <w:r>
          <w:t xml:space="preserve">Safety, security, privacy considerations – </w:t>
        </w:r>
      </w:ins>
      <w:ins w:id="1660" w:author="Timothy Ryan Wilkins" w:date="2015-11-26T10:54:00Z">
        <w:r w:rsidR="002D55B3">
          <w:t>TBD.</w:t>
        </w:r>
      </w:ins>
    </w:p>
    <w:p w14:paraId="62496CA4" w14:textId="35C4444E" w:rsidR="004355C6" w:rsidRDefault="00652BA3">
      <w:pPr>
        <w:pStyle w:val="Heading4"/>
        <w:rPr>
          <w:ins w:id="1661" w:author="Timothy Wilkins" w:date="2015-11-14T20:11:00Z"/>
        </w:rPr>
        <w:pPrChange w:id="1662" w:author="Timothy Wilkins" w:date="2015-11-14T20:11:00Z">
          <w:pPr>
            <w:pStyle w:val="ListParagraph"/>
            <w:numPr>
              <w:numId w:val="17"/>
            </w:numPr>
            <w:ind w:hanging="360"/>
          </w:pPr>
        </w:pPrChange>
      </w:pPr>
      <w:ins w:id="1663" w:author="Timothy Wilkins" w:date="2015-11-14T20:12:00Z">
        <w:r>
          <w:t>Username/</w:t>
        </w:r>
      </w:ins>
      <w:ins w:id="1664" w:author="Timothy Wilkins" w:date="2015-11-14T20:11:00Z">
        <w:r>
          <w:t>Password Retrieval Tests</w:t>
        </w:r>
      </w:ins>
    </w:p>
    <w:p w14:paraId="29F6A3D9" w14:textId="457D26CC" w:rsidR="00652BA3" w:rsidRDefault="00652BA3">
      <w:pPr>
        <w:pStyle w:val="ListParagraph"/>
        <w:numPr>
          <w:ilvl w:val="0"/>
          <w:numId w:val="27"/>
        </w:numPr>
        <w:rPr>
          <w:ins w:id="1665" w:author="Timothy Wilkins" w:date="2015-11-14T20:12:00Z"/>
        </w:rPr>
        <w:pPrChange w:id="1666" w:author="Timothy Wilkins" w:date="2015-11-14T20:12:00Z">
          <w:pPr>
            <w:pStyle w:val="ListParagraph"/>
            <w:numPr>
              <w:numId w:val="18"/>
            </w:numPr>
            <w:ind w:hanging="360"/>
          </w:pPr>
        </w:pPrChange>
      </w:pPr>
      <w:ins w:id="1667" w:author="Timothy Wilkins" w:date="2015-11-14T20:12:00Z">
        <w:r>
          <w:t>Objective – These tests shall verify that there exists a utility to retrieve a forgotten username or password. This will be a single test.</w:t>
        </w:r>
      </w:ins>
    </w:p>
    <w:p w14:paraId="75F8729A" w14:textId="3AD38952" w:rsidR="00652BA3" w:rsidRDefault="00652BA3">
      <w:pPr>
        <w:pStyle w:val="ListParagraph"/>
        <w:numPr>
          <w:ilvl w:val="0"/>
          <w:numId w:val="27"/>
        </w:numPr>
        <w:rPr>
          <w:ins w:id="1668" w:author="Timothy Wilkins" w:date="2015-11-14T20:12:00Z"/>
        </w:rPr>
        <w:pPrChange w:id="1669" w:author="Timothy Wilkins" w:date="2015-11-14T20:12:00Z">
          <w:pPr>
            <w:pStyle w:val="ListParagraph"/>
            <w:numPr>
              <w:numId w:val="18"/>
            </w:numPr>
            <w:ind w:hanging="360"/>
          </w:pPr>
        </w:pPrChange>
      </w:pPr>
      <w:ins w:id="1670" w:author="Timothy Wilkins" w:date="2015-11-14T20:12:00Z">
        <w:r>
          <w:t>Test Level – UI level.</w:t>
        </w:r>
      </w:ins>
    </w:p>
    <w:p w14:paraId="575175AE" w14:textId="3FB4912E" w:rsidR="00652BA3" w:rsidRDefault="00652BA3">
      <w:pPr>
        <w:pStyle w:val="ListParagraph"/>
        <w:numPr>
          <w:ilvl w:val="0"/>
          <w:numId w:val="27"/>
        </w:numPr>
        <w:rPr>
          <w:ins w:id="1671" w:author="Timothy Wilkins" w:date="2015-11-14T20:12:00Z"/>
        </w:rPr>
        <w:pPrChange w:id="1672" w:author="Timothy Wilkins" w:date="2015-11-14T20:12:00Z">
          <w:pPr>
            <w:pStyle w:val="ListParagraph"/>
            <w:numPr>
              <w:numId w:val="18"/>
            </w:numPr>
            <w:ind w:hanging="360"/>
          </w:pPr>
        </w:pPrChange>
      </w:pPr>
      <w:ins w:id="1673" w:author="Timothy Wilkins" w:date="2015-11-14T20:12:00Z">
        <w:r>
          <w:t>Test Class – Functional.</w:t>
        </w:r>
      </w:ins>
    </w:p>
    <w:p w14:paraId="6B1C783D" w14:textId="25471860" w:rsidR="00652BA3" w:rsidRDefault="00652BA3">
      <w:pPr>
        <w:pStyle w:val="ListParagraph"/>
        <w:numPr>
          <w:ilvl w:val="0"/>
          <w:numId w:val="27"/>
        </w:numPr>
        <w:rPr>
          <w:ins w:id="1674" w:author="Timothy Wilkins" w:date="2015-11-14T20:12:00Z"/>
        </w:rPr>
        <w:pPrChange w:id="1675" w:author="Timothy Wilkins" w:date="2015-11-14T20:12:00Z">
          <w:pPr>
            <w:pStyle w:val="ListParagraph"/>
            <w:numPr>
              <w:numId w:val="18"/>
            </w:numPr>
            <w:ind w:hanging="360"/>
          </w:pPr>
        </w:pPrChange>
      </w:pPr>
      <w:ins w:id="1676" w:author="Timothy Wilkins" w:date="2015-11-14T20:12:00Z">
        <w:r>
          <w:t xml:space="preserve">Qualification method – </w:t>
        </w:r>
      </w:ins>
      <w:ins w:id="1677" w:author="Timothy Wilkins" w:date="2015-11-14T20:13:00Z">
        <w:r>
          <w:t>Visual Inspection</w:t>
        </w:r>
      </w:ins>
      <w:ins w:id="1678" w:author="Timothy Wilkins" w:date="2015-11-14T20:12:00Z">
        <w:r w:rsidR="006B7B6D">
          <w:t xml:space="preserve"> for any processes that might not be automated, otherwise </w:t>
        </w:r>
        <w:proofErr w:type="gramStart"/>
        <w:r w:rsidR="006B7B6D">
          <w:t>Automated</w:t>
        </w:r>
        <w:proofErr w:type="gramEnd"/>
        <w:r w:rsidR="006B7B6D">
          <w:t xml:space="preserve"> pass/fail</w:t>
        </w:r>
      </w:ins>
      <w:ins w:id="1679" w:author="Timothy Wilkins" w:date="2015-11-22T17:26:00Z">
        <w:r w:rsidR="006B7B6D">
          <w:t xml:space="preserve"> analysis.</w:t>
        </w:r>
      </w:ins>
      <w:ins w:id="1680" w:author="Timothy Wilkins" w:date="2015-11-22T17:23:00Z">
        <w:r w:rsidR="006B7B6D">
          <w:t xml:space="preserve"> </w:t>
        </w:r>
      </w:ins>
    </w:p>
    <w:p w14:paraId="3E3DA8CE" w14:textId="77777777" w:rsidR="00652BA3" w:rsidRDefault="00652BA3">
      <w:pPr>
        <w:pStyle w:val="ListParagraph"/>
        <w:numPr>
          <w:ilvl w:val="0"/>
          <w:numId w:val="27"/>
        </w:numPr>
        <w:rPr>
          <w:ins w:id="1681" w:author="Timothy Wilkins" w:date="2015-11-14T20:12:00Z"/>
        </w:rPr>
        <w:pPrChange w:id="1682" w:author="Timothy Wilkins" w:date="2015-11-14T20:12:00Z">
          <w:pPr>
            <w:pStyle w:val="ListParagraph"/>
            <w:numPr>
              <w:numId w:val="18"/>
            </w:numPr>
            <w:ind w:hanging="360"/>
          </w:pPr>
        </w:pPrChange>
      </w:pPr>
      <w:ins w:id="1683" w:author="Timothy Wilkins" w:date="2015-11-14T20:12:00Z">
        <w:r>
          <w:t xml:space="preserve">Requirements – See </w:t>
        </w:r>
        <w:r>
          <w:fldChar w:fldCharType="begin"/>
        </w:r>
        <w:r>
          <w:instrText xml:space="preserve"> REF _Ref434221718 \h </w:instrText>
        </w:r>
      </w:ins>
      <w:ins w:id="1684" w:author="Timothy Wilkins" w:date="2015-11-14T20:12:00Z">
        <w:r>
          <w:fldChar w:fldCharType="separate"/>
        </w:r>
      </w:ins>
      <w:r>
        <w:t>Requirements Traceability</w:t>
      </w:r>
      <w:ins w:id="1685" w:author="Timothy Wilkins" w:date="2015-11-14T20:12:00Z">
        <w:r>
          <w:fldChar w:fldCharType="end"/>
        </w:r>
        <w:r>
          <w:t>.</w:t>
        </w:r>
      </w:ins>
    </w:p>
    <w:p w14:paraId="5E81CF5C" w14:textId="77777777" w:rsidR="00652BA3" w:rsidRDefault="00652BA3">
      <w:pPr>
        <w:pStyle w:val="ListParagraph"/>
        <w:numPr>
          <w:ilvl w:val="0"/>
          <w:numId w:val="27"/>
        </w:numPr>
        <w:rPr>
          <w:ins w:id="1686" w:author="Timothy Wilkins" w:date="2015-11-14T20:12:00Z"/>
        </w:rPr>
        <w:pPrChange w:id="1687" w:author="Timothy Wilkins" w:date="2015-11-14T20:12:00Z">
          <w:pPr>
            <w:pStyle w:val="ListParagraph"/>
            <w:numPr>
              <w:numId w:val="18"/>
            </w:numPr>
            <w:ind w:hanging="360"/>
          </w:pPr>
        </w:pPrChange>
      </w:pPr>
      <w:ins w:id="1688" w:author="Timothy Wilkins" w:date="2015-11-14T20:12:00Z">
        <w:r>
          <w:t>Special requirements – N/A.</w:t>
        </w:r>
      </w:ins>
    </w:p>
    <w:p w14:paraId="34FCE52C" w14:textId="52E1C5BA" w:rsidR="00652BA3" w:rsidRDefault="00652BA3">
      <w:pPr>
        <w:pStyle w:val="ListParagraph"/>
        <w:numPr>
          <w:ilvl w:val="0"/>
          <w:numId w:val="27"/>
        </w:numPr>
        <w:rPr>
          <w:ins w:id="1689" w:author="Timothy Wilkins" w:date="2015-11-14T20:12:00Z"/>
        </w:rPr>
        <w:pPrChange w:id="1690" w:author="Timothy Wilkins" w:date="2015-11-14T20:12:00Z">
          <w:pPr>
            <w:pStyle w:val="ListParagraph"/>
            <w:numPr>
              <w:numId w:val="18"/>
            </w:numPr>
            <w:ind w:hanging="360"/>
          </w:pPr>
        </w:pPrChange>
      </w:pPr>
      <w:ins w:id="1691" w:author="Timothy Wilkins" w:date="2015-11-14T20:12:00Z">
        <w:r>
          <w:t>Recorded data type – test results</w:t>
        </w:r>
      </w:ins>
      <w:ins w:id="1692" w:author="Timothy Wilkins" w:date="2015-11-14T20:14:00Z">
        <w:r>
          <w:t>, tester information</w:t>
        </w:r>
      </w:ins>
      <w:ins w:id="1693" w:author="Timothy Wilkins" w:date="2015-11-22T17:27:00Z">
        <w:r w:rsidR="005A48D5">
          <w:t>; or automated test generated artifacts and test results</w:t>
        </w:r>
      </w:ins>
      <w:ins w:id="1694" w:author="Timothy Wilkins" w:date="2015-11-14T20:12:00Z">
        <w:r>
          <w:t>.</w:t>
        </w:r>
      </w:ins>
    </w:p>
    <w:p w14:paraId="64F0A046" w14:textId="49C415CD" w:rsidR="00652BA3" w:rsidRDefault="00652BA3">
      <w:pPr>
        <w:pStyle w:val="ListParagraph"/>
        <w:numPr>
          <w:ilvl w:val="0"/>
          <w:numId w:val="27"/>
        </w:numPr>
        <w:rPr>
          <w:ins w:id="1695" w:author="Timothy Wilkins" w:date="2015-11-14T20:12:00Z"/>
        </w:rPr>
        <w:pPrChange w:id="1696" w:author="Timothy Wilkins" w:date="2015-11-14T20:12:00Z">
          <w:pPr>
            <w:pStyle w:val="ListParagraph"/>
            <w:numPr>
              <w:numId w:val="18"/>
            </w:numPr>
            <w:ind w:hanging="360"/>
          </w:pPr>
        </w:pPrChange>
      </w:pPr>
      <w:ins w:id="1697" w:author="Timothy Wilkins" w:date="2015-11-14T20:12:00Z">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ins>
      <w:ins w:id="1698" w:author="Timothy Wilkins" w:date="2015-11-22T17:27:00Z">
        <w:r w:rsidR="002E1FA9">
          <w:t xml:space="preserve"> If automated, Logger (Info and Debug), test framework test report.</w:t>
        </w:r>
      </w:ins>
    </w:p>
    <w:p w14:paraId="7E418EB8" w14:textId="77777777" w:rsidR="00652BA3" w:rsidRDefault="00652BA3">
      <w:pPr>
        <w:pStyle w:val="ListParagraph"/>
        <w:numPr>
          <w:ilvl w:val="0"/>
          <w:numId w:val="27"/>
        </w:numPr>
        <w:rPr>
          <w:ins w:id="1699" w:author="Timothy Wilkins" w:date="2015-11-14T20:12:00Z"/>
        </w:rPr>
        <w:pPrChange w:id="1700" w:author="Timothy Wilkins" w:date="2015-11-14T20:12:00Z">
          <w:pPr>
            <w:pStyle w:val="ListParagraph"/>
            <w:numPr>
              <w:numId w:val="18"/>
            </w:numPr>
            <w:ind w:hanging="360"/>
          </w:pPr>
        </w:pPrChange>
      </w:pPr>
      <w:ins w:id="1701" w:author="Timothy Wilkins" w:date="2015-11-14T20:12:00Z">
        <w:r>
          <w:t>Assumptions/Constraints – N/A.</w:t>
        </w:r>
      </w:ins>
    </w:p>
    <w:p w14:paraId="340D1B43" w14:textId="59A197F7" w:rsidR="00652BA3" w:rsidRDefault="00652BA3">
      <w:pPr>
        <w:pStyle w:val="ListParagraph"/>
        <w:numPr>
          <w:ilvl w:val="0"/>
          <w:numId w:val="27"/>
        </w:numPr>
        <w:rPr>
          <w:ins w:id="1702" w:author="Timothy Wilkins" w:date="2015-11-14T20:12:00Z"/>
        </w:rPr>
        <w:pPrChange w:id="1703" w:author="Timothy Wilkins" w:date="2015-11-14T20:12:00Z">
          <w:pPr>
            <w:pStyle w:val="ListParagraph"/>
            <w:numPr>
              <w:numId w:val="18"/>
            </w:numPr>
            <w:ind w:hanging="360"/>
          </w:pPr>
        </w:pPrChange>
      </w:pPr>
      <w:ins w:id="1704" w:author="Timothy Wilkins" w:date="2015-11-14T20:12:00Z">
        <w:r>
          <w:t xml:space="preserve">Safety, security, privacy considerations – </w:t>
        </w:r>
      </w:ins>
      <w:ins w:id="1705" w:author="Timothy Ryan Wilkins" w:date="2015-11-26T10:54:00Z">
        <w:r w:rsidR="002D55B3">
          <w:t>TBD.</w:t>
        </w:r>
      </w:ins>
    </w:p>
    <w:p w14:paraId="43DC7221" w14:textId="52D27C38" w:rsidR="00652BA3" w:rsidRDefault="00D322F6">
      <w:pPr>
        <w:pStyle w:val="Heading4"/>
        <w:rPr>
          <w:ins w:id="1706" w:author="Timothy Wilkins" w:date="2015-11-14T20:17:00Z"/>
        </w:rPr>
        <w:pPrChange w:id="1707" w:author="Timothy Wilkins" w:date="2015-11-14T20:15:00Z">
          <w:pPr>
            <w:pStyle w:val="ListParagraph"/>
            <w:numPr>
              <w:numId w:val="17"/>
            </w:numPr>
            <w:ind w:hanging="360"/>
          </w:pPr>
        </w:pPrChange>
      </w:pPr>
      <w:ins w:id="1708" w:author="Timothy Wilkins" w:date="2015-11-14T20:17:00Z">
        <w:r>
          <w:lastRenderedPageBreak/>
          <w:t xml:space="preserve">Data File Processing </w:t>
        </w:r>
      </w:ins>
      <w:ins w:id="1709" w:author="Timothy Wilkins" w:date="2015-11-14T20:25:00Z">
        <w:r w:rsidR="009A5E2B">
          <w:t xml:space="preserve">Interface </w:t>
        </w:r>
      </w:ins>
      <w:ins w:id="1710" w:author="Timothy Wilkins" w:date="2015-11-14T20:17:00Z">
        <w:r>
          <w:t>Tests</w:t>
        </w:r>
      </w:ins>
    </w:p>
    <w:p w14:paraId="3E01D736" w14:textId="7110C3C2" w:rsidR="00D322F6" w:rsidRDefault="00D322F6">
      <w:pPr>
        <w:pStyle w:val="ListParagraph"/>
        <w:numPr>
          <w:ilvl w:val="0"/>
          <w:numId w:val="28"/>
        </w:numPr>
        <w:rPr>
          <w:ins w:id="1711" w:author="Timothy Wilkins" w:date="2015-11-14T20:17:00Z"/>
        </w:rPr>
        <w:pPrChange w:id="1712" w:author="Timothy Wilkins" w:date="2015-11-14T20:17:00Z">
          <w:pPr>
            <w:pStyle w:val="ListParagraph"/>
            <w:numPr>
              <w:numId w:val="18"/>
            </w:numPr>
            <w:ind w:hanging="360"/>
          </w:pPr>
        </w:pPrChange>
      </w:pPr>
      <w:ins w:id="1713" w:author="Timothy Wilkins" w:date="2015-11-14T20:17:00Z">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ins>
      <w:ins w:id="1714" w:author="Timothy Wilkins" w:date="2015-11-14T20:19:00Z">
        <w:r w:rsidR="007B22D0">
          <w:t>, upload single file with at a minimum 3 activities, and upload multiple files with at minimum 3 activities each</w:t>
        </w:r>
      </w:ins>
      <w:ins w:id="1715" w:author="Timothy Wilkins" w:date="2015-11-14T20:24:00Z">
        <w:r w:rsidR="00F71FED">
          <w:t>.</w:t>
        </w:r>
      </w:ins>
      <w:ins w:id="1716" w:author="Timothy Ryan Wilkins" w:date="2015-11-26T13:44:00Z">
        <w:r w:rsidR="002D412A">
          <w:t xml:space="preserve"> These tests with in combination with the other tests listed in this document should provide </w:t>
        </w:r>
      </w:ins>
      <w:ins w:id="1717" w:author="Timothy Ryan Wilkins" w:date="2015-11-26T13:45:00Z">
        <w:r w:rsidR="002D412A">
          <w:t xml:space="preserve">adequate coverage, but for any failures that are found </w:t>
        </w:r>
      </w:ins>
      <w:ins w:id="1718" w:author="Timothy Ryan Wilkins" w:date="2015-11-26T13:44:00Z">
        <w:r w:rsidR="002D412A">
          <w:t xml:space="preserve">after passing these tests, a new test shall be created. </w:t>
        </w:r>
      </w:ins>
    </w:p>
    <w:p w14:paraId="67A9F78D" w14:textId="5B56C51A" w:rsidR="00D322F6" w:rsidRDefault="0059118C">
      <w:pPr>
        <w:pStyle w:val="ListParagraph"/>
        <w:numPr>
          <w:ilvl w:val="0"/>
          <w:numId w:val="28"/>
        </w:numPr>
        <w:rPr>
          <w:ins w:id="1719" w:author="Timothy Wilkins" w:date="2015-11-14T20:17:00Z"/>
        </w:rPr>
        <w:pPrChange w:id="1720" w:author="Timothy Wilkins" w:date="2015-11-14T20:17:00Z">
          <w:pPr>
            <w:pStyle w:val="ListParagraph"/>
            <w:numPr>
              <w:numId w:val="18"/>
            </w:numPr>
            <w:ind w:hanging="360"/>
          </w:pPr>
        </w:pPrChange>
      </w:pPr>
      <w:ins w:id="1721" w:author="Timothy Wilkins" w:date="2015-11-14T20:17:00Z">
        <w:r>
          <w:t>Test Level – UI</w:t>
        </w:r>
        <w:r w:rsidR="00D322F6">
          <w:t xml:space="preserve"> level.</w:t>
        </w:r>
      </w:ins>
    </w:p>
    <w:p w14:paraId="7E8ABA41" w14:textId="77777777" w:rsidR="00D322F6" w:rsidRDefault="00D322F6">
      <w:pPr>
        <w:pStyle w:val="ListParagraph"/>
        <w:numPr>
          <w:ilvl w:val="0"/>
          <w:numId w:val="28"/>
        </w:numPr>
        <w:rPr>
          <w:ins w:id="1722" w:author="Timothy Wilkins" w:date="2015-11-14T20:17:00Z"/>
        </w:rPr>
        <w:pPrChange w:id="1723" w:author="Timothy Wilkins" w:date="2015-11-14T20:17:00Z">
          <w:pPr>
            <w:pStyle w:val="ListParagraph"/>
            <w:numPr>
              <w:numId w:val="18"/>
            </w:numPr>
            <w:ind w:hanging="360"/>
          </w:pPr>
        </w:pPrChange>
      </w:pPr>
      <w:ins w:id="1724" w:author="Timothy Wilkins" w:date="2015-11-14T20:17:00Z">
        <w:r>
          <w:t>Test Class – Functional.</w:t>
        </w:r>
      </w:ins>
    </w:p>
    <w:p w14:paraId="2B184E3E" w14:textId="77777777" w:rsidR="00D322F6" w:rsidRDefault="00D322F6">
      <w:pPr>
        <w:pStyle w:val="ListParagraph"/>
        <w:numPr>
          <w:ilvl w:val="0"/>
          <w:numId w:val="28"/>
        </w:numPr>
        <w:rPr>
          <w:ins w:id="1725" w:author="Timothy Wilkins" w:date="2015-11-14T20:17:00Z"/>
        </w:rPr>
        <w:pPrChange w:id="1726" w:author="Timothy Wilkins" w:date="2015-11-14T20:17:00Z">
          <w:pPr>
            <w:pStyle w:val="ListParagraph"/>
            <w:numPr>
              <w:numId w:val="18"/>
            </w:numPr>
            <w:ind w:hanging="360"/>
          </w:pPr>
        </w:pPrChange>
      </w:pPr>
      <w:ins w:id="1727" w:author="Timothy Wilkins" w:date="2015-11-14T20:17:00Z">
        <w:r>
          <w:t>Qualification method – Automated pass/fail analysis.</w:t>
        </w:r>
      </w:ins>
    </w:p>
    <w:p w14:paraId="5E7E7976" w14:textId="77777777" w:rsidR="00D322F6" w:rsidRDefault="00D322F6">
      <w:pPr>
        <w:pStyle w:val="ListParagraph"/>
        <w:numPr>
          <w:ilvl w:val="0"/>
          <w:numId w:val="28"/>
        </w:numPr>
        <w:rPr>
          <w:ins w:id="1728" w:author="Timothy Wilkins" w:date="2015-11-14T20:17:00Z"/>
        </w:rPr>
        <w:pPrChange w:id="1729" w:author="Timothy Wilkins" w:date="2015-11-14T20:17:00Z">
          <w:pPr>
            <w:pStyle w:val="ListParagraph"/>
            <w:numPr>
              <w:numId w:val="18"/>
            </w:numPr>
            <w:ind w:hanging="360"/>
          </w:pPr>
        </w:pPrChange>
      </w:pPr>
      <w:ins w:id="1730" w:author="Timothy Wilkins" w:date="2015-11-14T20:17:00Z">
        <w:r>
          <w:t xml:space="preserve">Requirements – See </w:t>
        </w:r>
        <w:r>
          <w:fldChar w:fldCharType="begin"/>
        </w:r>
        <w:r>
          <w:instrText xml:space="preserve"> REF _Ref434221718 \h </w:instrText>
        </w:r>
      </w:ins>
      <w:ins w:id="1731" w:author="Timothy Wilkins" w:date="2015-11-14T20:17:00Z">
        <w:r>
          <w:fldChar w:fldCharType="separate"/>
        </w:r>
      </w:ins>
      <w:r>
        <w:t>Requirements Traceability</w:t>
      </w:r>
      <w:ins w:id="1732" w:author="Timothy Wilkins" w:date="2015-11-14T20:17:00Z">
        <w:r>
          <w:fldChar w:fldCharType="end"/>
        </w:r>
        <w:r>
          <w:t>.</w:t>
        </w:r>
      </w:ins>
    </w:p>
    <w:p w14:paraId="35069503" w14:textId="77777777" w:rsidR="00D322F6" w:rsidRDefault="00D322F6">
      <w:pPr>
        <w:pStyle w:val="ListParagraph"/>
        <w:numPr>
          <w:ilvl w:val="0"/>
          <w:numId w:val="28"/>
        </w:numPr>
        <w:rPr>
          <w:ins w:id="1733" w:author="Timothy Wilkins" w:date="2015-11-14T20:17:00Z"/>
        </w:rPr>
        <w:pPrChange w:id="1734" w:author="Timothy Wilkins" w:date="2015-11-14T20:17:00Z">
          <w:pPr>
            <w:pStyle w:val="ListParagraph"/>
            <w:numPr>
              <w:numId w:val="18"/>
            </w:numPr>
            <w:ind w:hanging="360"/>
          </w:pPr>
        </w:pPrChange>
      </w:pPr>
      <w:ins w:id="1735" w:author="Timothy Wilkins" w:date="2015-11-14T20:17:00Z">
        <w:r>
          <w:t>Special requirements – N/A.</w:t>
        </w:r>
      </w:ins>
    </w:p>
    <w:p w14:paraId="588F5234" w14:textId="77777777" w:rsidR="00D322F6" w:rsidRDefault="00D322F6">
      <w:pPr>
        <w:pStyle w:val="ListParagraph"/>
        <w:numPr>
          <w:ilvl w:val="0"/>
          <w:numId w:val="28"/>
        </w:numPr>
        <w:rPr>
          <w:ins w:id="1736" w:author="Timothy Wilkins" w:date="2015-11-14T20:17:00Z"/>
        </w:rPr>
        <w:pPrChange w:id="1737" w:author="Timothy Wilkins" w:date="2015-11-14T20:17:00Z">
          <w:pPr>
            <w:pStyle w:val="ListParagraph"/>
            <w:numPr>
              <w:numId w:val="18"/>
            </w:numPr>
            <w:ind w:hanging="360"/>
          </w:pPr>
        </w:pPrChange>
      </w:pPr>
      <w:ins w:id="1738" w:author="Timothy Wilkins" w:date="2015-11-14T20:17:00Z">
        <w:r>
          <w:t>Recorded data type – automated test generated artifacts, test results.</w:t>
        </w:r>
      </w:ins>
    </w:p>
    <w:p w14:paraId="0D5184FD" w14:textId="77777777" w:rsidR="00D322F6" w:rsidRDefault="00D322F6">
      <w:pPr>
        <w:pStyle w:val="ListParagraph"/>
        <w:numPr>
          <w:ilvl w:val="0"/>
          <w:numId w:val="28"/>
        </w:numPr>
        <w:rPr>
          <w:ins w:id="1739" w:author="Timothy Wilkins" w:date="2015-11-14T20:17:00Z"/>
        </w:rPr>
        <w:pPrChange w:id="1740" w:author="Timothy Wilkins" w:date="2015-11-14T20:17:00Z">
          <w:pPr>
            <w:pStyle w:val="ListParagraph"/>
            <w:numPr>
              <w:numId w:val="18"/>
            </w:numPr>
            <w:ind w:hanging="360"/>
          </w:pPr>
        </w:pPrChange>
      </w:pPr>
      <w:ins w:id="1741" w:author="Timothy Wilkins" w:date="2015-11-14T20:17:00Z">
        <w:r w:rsidRPr="00600EB1">
          <w:t>Type of data recording/reduction/analysis</w:t>
        </w:r>
        <w:r>
          <w:t xml:space="preserve"> – Logger (Info and Debug), test framework test report.</w:t>
        </w:r>
      </w:ins>
    </w:p>
    <w:p w14:paraId="0B678733" w14:textId="77777777" w:rsidR="00D322F6" w:rsidRDefault="00D322F6">
      <w:pPr>
        <w:pStyle w:val="ListParagraph"/>
        <w:numPr>
          <w:ilvl w:val="0"/>
          <w:numId w:val="28"/>
        </w:numPr>
        <w:rPr>
          <w:ins w:id="1742" w:author="Timothy Wilkins" w:date="2015-11-14T20:17:00Z"/>
        </w:rPr>
        <w:pPrChange w:id="1743" w:author="Timothy Wilkins" w:date="2015-11-14T20:17:00Z">
          <w:pPr>
            <w:pStyle w:val="ListParagraph"/>
            <w:numPr>
              <w:numId w:val="18"/>
            </w:numPr>
            <w:ind w:hanging="360"/>
          </w:pPr>
        </w:pPrChange>
      </w:pPr>
      <w:ins w:id="1744" w:author="Timothy Wilkins" w:date="2015-11-14T20:17:00Z">
        <w:r>
          <w:t>Assumptions/Constraints – N/A.</w:t>
        </w:r>
      </w:ins>
    </w:p>
    <w:p w14:paraId="1DBA663A" w14:textId="57DE2936" w:rsidR="00D322F6" w:rsidRDefault="00D322F6">
      <w:pPr>
        <w:pStyle w:val="ListParagraph"/>
        <w:numPr>
          <w:ilvl w:val="0"/>
          <w:numId w:val="28"/>
        </w:numPr>
        <w:rPr>
          <w:ins w:id="1745" w:author="Timothy Wilkins" w:date="2015-11-14T20:17:00Z"/>
        </w:rPr>
        <w:pPrChange w:id="1746" w:author="Timothy Wilkins" w:date="2015-11-14T20:17:00Z">
          <w:pPr>
            <w:pStyle w:val="ListParagraph"/>
            <w:numPr>
              <w:numId w:val="18"/>
            </w:numPr>
            <w:ind w:hanging="360"/>
          </w:pPr>
        </w:pPrChange>
      </w:pPr>
      <w:ins w:id="1747" w:author="Timothy Wilkins" w:date="2015-11-14T20:17:00Z">
        <w:r>
          <w:t xml:space="preserve">Safety, security, privacy considerations – </w:t>
        </w:r>
      </w:ins>
      <w:ins w:id="1748" w:author="Timothy Ryan Wilkins" w:date="2015-11-26T12:22:00Z">
        <w:r w:rsidR="003A5EA3">
          <w:t>N/A.</w:t>
        </w:r>
      </w:ins>
    </w:p>
    <w:p w14:paraId="7148F471" w14:textId="089B9605" w:rsidR="00D322F6" w:rsidRDefault="00585098">
      <w:pPr>
        <w:pStyle w:val="Heading4"/>
        <w:rPr>
          <w:ins w:id="1749" w:author="Timothy Wilkins" w:date="2015-11-14T20:20:00Z"/>
        </w:rPr>
        <w:pPrChange w:id="1750" w:author="Timothy Wilkins" w:date="2015-11-14T20:20:00Z">
          <w:pPr>
            <w:pStyle w:val="ListParagraph"/>
            <w:numPr>
              <w:numId w:val="17"/>
            </w:numPr>
            <w:ind w:hanging="360"/>
          </w:pPr>
        </w:pPrChange>
      </w:pPr>
      <w:ins w:id="1751" w:author="Timothy Wilkins" w:date="2015-11-14T20:20:00Z">
        <w:r>
          <w:t>File Upload Interface Tests</w:t>
        </w:r>
      </w:ins>
    </w:p>
    <w:p w14:paraId="53D7005A" w14:textId="06E55487" w:rsidR="00585098" w:rsidRDefault="00585098">
      <w:pPr>
        <w:pStyle w:val="ListParagraph"/>
        <w:numPr>
          <w:ilvl w:val="0"/>
          <w:numId w:val="29"/>
        </w:numPr>
        <w:rPr>
          <w:ins w:id="1752" w:author="Timothy Wilkins" w:date="2015-11-14T20:20:00Z"/>
        </w:rPr>
        <w:pPrChange w:id="1753" w:author="Timothy Wilkins" w:date="2015-11-14T20:20:00Z">
          <w:pPr>
            <w:pStyle w:val="ListParagraph"/>
            <w:numPr>
              <w:numId w:val="18"/>
            </w:numPr>
            <w:ind w:hanging="360"/>
          </w:pPr>
        </w:pPrChange>
      </w:pPr>
      <w:ins w:id="1754" w:author="Timothy Wilkins" w:date="2015-11-14T20:20:00Z">
        <w:r>
          <w:t>Objective – These tests shall verify</w:t>
        </w:r>
      </w:ins>
      <w:ins w:id="1755" w:author="Timothy Wilkins" w:date="2015-11-14T20:21:00Z">
        <w:r>
          <w:t xml:space="preserve"> the interface for uploading a file meets the requirements</w:t>
        </w:r>
      </w:ins>
      <w:ins w:id="1756" w:author="Timothy Wilkins" w:date="2015-11-14T20:22:00Z">
        <w:r w:rsidR="00617DF2">
          <w:t xml:space="preserve"> (specifically 3.1.2.3)</w:t>
        </w:r>
      </w:ins>
      <w:ins w:id="1757" w:author="Timothy Wilkins" w:date="2015-11-14T20:20:00Z">
        <w:r>
          <w:t>.</w:t>
        </w:r>
      </w:ins>
      <w:ins w:id="1758" w:author="Timothy Wilkins" w:date="2015-11-14T20:21:00Z">
        <w:r>
          <w:t xml:space="preserve"> This can be a single visual inspection.</w:t>
        </w:r>
      </w:ins>
      <w:ins w:id="1759" w:author="Timothy Wilkins" w:date="2015-11-22T17:32:00Z">
        <w:r w:rsidR="00ED3507">
          <w:t xml:space="preserve"> Since </w:t>
        </w:r>
        <w:proofErr w:type="gramStart"/>
        <w:r w:rsidR="00ED3507">
          <w:t>the uploads</w:t>
        </w:r>
        <w:proofErr w:type="gramEnd"/>
        <w:r w:rsidR="00ED3507">
          <w:t xml:space="preserve"> have been tested, this test is purely to check the visual web GUI.</w:t>
        </w:r>
      </w:ins>
    </w:p>
    <w:p w14:paraId="7A3561EC" w14:textId="15F747A2" w:rsidR="00585098" w:rsidRDefault="00585098">
      <w:pPr>
        <w:pStyle w:val="ListParagraph"/>
        <w:numPr>
          <w:ilvl w:val="0"/>
          <w:numId w:val="29"/>
        </w:numPr>
        <w:rPr>
          <w:ins w:id="1760" w:author="Timothy Wilkins" w:date="2015-11-14T20:20:00Z"/>
        </w:rPr>
        <w:pPrChange w:id="1761" w:author="Timothy Wilkins" w:date="2015-11-14T20:20:00Z">
          <w:pPr>
            <w:pStyle w:val="ListParagraph"/>
            <w:numPr>
              <w:numId w:val="18"/>
            </w:numPr>
            <w:ind w:hanging="360"/>
          </w:pPr>
        </w:pPrChange>
      </w:pPr>
      <w:ins w:id="1762" w:author="Timothy Wilkins" w:date="2015-11-14T20:20:00Z">
        <w:r>
          <w:t>Test Level – UI level.</w:t>
        </w:r>
      </w:ins>
    </w:p>
    <w:p w14:paraId="6CFA83C8" w14:textId="77777777" w:rsidR="00585098" w:rsidRDefault="00585098">
      <w:pPr>
        <w:pStyle w:val="ListParagraph"/>
        <w:numPr>
          <w:ilvl w:val="0"/>
          <w:numId w:val="29"/>
        </w:numPr>
        <w:rPr>
          <w:ins w:id="1763" w:author="Timothy Wilkins" w:date="2015-11-14T20:20:00Z"/>
        </w:rPr>
        <w:pPrChange w:id="1764" w:author="Timothy Wilkins" w:date="2015-11-14T20:20:00Z">
          <w:pPr>
            <w:pStyle w:val="ListParagraph"/>
            <w:numPr>
              <w:numId w:val="18"/>
            </w:numPr>
            <w:ind w:hanging="360"/>
          </w:pPr>
        </w:pPrChange>
      </w:pPr>
      <w:ins w:id="1765" w:author="Timothy Wilkins" w:date="2015-11-14T20:20:00Z">
        <w:r>
          <w:t>Test Class – Functional.</w:t>
        </w:r>
      </w:ins>
    </w:p>
    <w:p w14:paraId="619E82F8" w14:textId="396D08BF" w:rsidR="00585098" w:rsidRDefault="00585098">
      <w:pPr>
        <w:pStyle w:val="ListParagraph"/>
        <w:numPr>
          <w:ilvl w:val="0"/>
          <w:numId w:val="29"/>
        </w:numPr>
        <w:rPr>
          <w:ins w:id="1766" w:author="Timothy Wilkins" w:date="2015-11-14T20:20:00Z"/>
        </w:rPr>
        <w:pPrChange w:id="1767" w:author="Timothy Wilkins" w:date="2015-11-14T20:20:00Z">
          <w:pPr>
            <w:pStyle w:val="ListParagraph"/>
            <w:numPr>
              <w:numId w:val="18"/>
            </w:numPr>
            <w:ind w:hanging="360"/>
          </w:pPr>
        </w:pPrChange>
      </w:pPr>
      <w:ins w:id="1768" w:author="Timothy Wilkins" w:date="2015-11-14T20:20:00Z">
        <w:r>
          <w:t xml:space="preserve">Qualification method – </w:t>
        </w:r>
      </w:ins>
      <w:ins w:id="1769" w:author="Timothy Wilkins" w:date="2015-11-14T20:21:00Z">
        <w:r>
          <w:t>Visual Inspection</w:t>
        </w:r>
      </w:ins>
      <w:ins w:id="1770" w:author="Timothy Ryan Wilkins" w:date="2015-11-26T19:28:00Z">
        <w:r w:rsidR="00BF6C44">
          <w:t xml:space="preserve"> of the web GUI</w:t>
        </w:r>
      </w:ins>
      <w:ins w:id="1771" w:author="Timothy Wilkins" w:date="2015-11-14T20:20:00Z">
        <w:r>
          <w:t>.</w:t>
        </w:r>
      </w:ins>
    </w:p>
    <w:p w14:paraId="191352EA" w14:textId="77777777" w:rsidR="00585098" w:rsidRDefault="00585098">
      <w:pPr>
        <w:pStyle w:val="ListParagraph"/>
        <w:numPr>
          <w:ilvl w:val="0"/>
          <w:numId w:val="29"/>
        </w:numPr>
        <w:rPr>
          <w:ins w:id="1772" w:author="Timothy Wilkins" w:date="2015-11-14T20:20:00Z"/>
        </w:rPr>
        <w:pPrChange w:id="1773" w:author="Timothy Wilkins" w:date="2015-11-14T20:20:00Z">
          <w:pPr>
            <w:pStyle w:val="ListParagraph"/>
            <w:numPr>
              <w:numId w:val="18"/>
            </w:numPr>
            <w:ind w:hanging="360"/>
          </w:pPr>
        </w:pPrChange>
      </w:pPr>
      <w:ins w:id="1774" w:author="Timothy Wilkins" w:date="2015-11-14T20:20:00Z">
        <w:r>
          <w:t xml:space="preserve">Requirements – See </w:t>
        </w:r>
        <w:r>
          <w:fldChar w:fldCharType="begin"/>
        </w:r>
        <w:r>
          <w:instrText xml:space="preserve"> REF _Ref434221718 \h </w:instrText>
        </w:r>
      </w:ins>
      <w:ins w:id="1775" w:author="Timothy Wilkins" w:date="2015-11-14T20:20:00Z">
        <w:r>
          <w:fldChar w:fldCharType="separate"/>
        </w:r>
      </w:ins>
      <w:r>
        <w:t>Requirements Traceability</w:t>
      </w:r>
      <w:ins w:id="1776" w:author="Timothy Wilkins" w:date="2015-11-14T20:20:00Z">
        <w:r>
          <w:fldChar w:fldCharType="end"/>
        </w:r>
        <w:r>
          <w:t>.</w:t>
        </w:r>
      </w:ins>
    </w:p>
    <w:p w14:paraId="1560A74A" w14:textId="77777777" w:rsidR="00585098" w:rsidRDefault="00585098">
      <w:pPr>
        <w:pStyle w:val="ListParagraph"/>
        <w:numPr>
          <w:ilvl w:val="0"/>
          <w:numId w:val="29"/>
        </w:numPr>
        <w:rPr>
          <w:ins w:id="1777" w:author="Timothy Wilkins" w:date="2015-11-14T20:20:00Z"/>
        </w:rPr>
        <w:pPrChange w:id="1778" w:author="Timothy Wilkins" w:date="2015-11-14T20:20:00Z">
          <w:pPr>
            <w:pStyle w:val="ListParagraph"/>
            <w:numPr>
              <w:numId w:val="18"/>
            </w:numPr>
            <w:ind w:hanging="360"/>
          </w:pPr>
        </w:pPrChange>
      </w:pPr>
      <w:ins w:id="1779" w:author="Timothy Wilkins" w:date="2015-11-14T20:20:00Z">
        <w:r>
          <w:t>Special requirements – N/A.</w:t>
        </w:r>
      </w:ins>
    </w:p>
    <w:p w14:paraId="37FE71EA" w14:textId="3C000433" w:rsidR="00585098" w:rsidRDefault="00585098">
      <w:pPr>
        <w:pStyle w:val="ListParagraph"/>
        <w:numPr>
          <w:ilvl w:val="0"/>
          <w:numId w:val="29"/>
        </w:numPr>
        <w:rPr>
          <w:ins w:id="1780" w:author="Timothy Wilkins" w:date="2015-11-14T20:20:00Z"/>
        </w:rPr>
        <w:pPrChange w:id="1781" w:author="Timothy Wilkins" w:date="2015-11-14T20:22:00Z">
          <w:pPr>
            <w:pStyle w:val="ListParagraph"/>
            <w:numPr>
              <w:numId w:val="18"/>
            </w:numPr>
            <w:ind w:hanging="360"/>
          </w:pPr>
        </w:pPrChange>
      </w:pPr>
      <w:ins w:id="1782" w:author="Timothy Wilkins" w:date="2015-11-14T20:20:00Z">
        <w:r>
          <w:t>Recorded data type –</w:t>
        </w:r>
      </w:ins>
      <w:ins w:id="1783" w:author="Timothy Wilkins" w:date="2015-11-14T20:22:00Z">
        <w:r w:rsidR="00617DF2">
          <w:t xml:space="preserve"> </w:t>
        </w:r>
      </w:ins>
      <w:ins w:id="1784" w:author="Timothy Wilkins" w:date="2015-11-14T20:20:00Z">
        <w:r>
          <w:t>test results</w:t>
        </w:r>
      </w:ins>
      <w:ins w:id="1785" w:author="Timothy Wilkins" w:date="2015-11-14T20:22:00Z">
        <w:r w:rsidR="00617DF2">
          <w:t>, tester information</w:t>
        </w:r>
      </w:ins>
      <w:ins w:id="1786" w:author="Timothy Wilkins" w:date="2015-11-14T20:20:00Z">
        <w:r>
          <w:t>.</w:t>
        </w:r>
      </w:ins>
    </w:p>
    <w:p w14:paraId="3764E20B" w14:textId="7972FE9F" w:rsidR="00585098" w:rsidRDefault="00585098">
      <w:pPr>
        <w:pStyle w:val="ListParagraph"/>
        <w:numPr>
          <w:ilvl w:val="0"/>
          <w:numId w:val="29"/>
        </w:numPr>
        <w:rPr>
          <w:ins w:id="1787" w:author="Timothy Wilkins" w:date="2015-11-14T20:20:00Z"/>
        </w:rPr>
        <w:pPrChange w:id="1788" w:author="Timothy Wilkins" w:date="2015-11-14T20:20:00Z">
          <w:pPr>
            <w:pStyle w:val="ListParagraph"/>
            <w:numPr>
              <w:numId w:val="18"/>
            </w:numPr>
            <w:ind w:hanging="360"/>
          </w:pPr>
        </w:pPrChange>
      </w:pPr>
      <w:ins w:id="1789" w:author="Timothy Wilkins" w:date="2015-11-14T20:20:00Z">
        <w:r w:rsidRPr="00600EB1">
          <w:t>Type of data recording/reduction/analysis</w:t>
        </w:r>
        <w:r>
          <w:t xml:space="preserve"> – </w:t>
        </w:r>
      </w:ins>
      <w:ins w:id="1790" w:author="Timothy Wilkins" w:date="2015-11-14T20:22:00Z">
        <w:r w:rsidR="00617DF2">
          <w:t>Notes from the tester recording the test status and pertinent information about the system and how it hits or misses the requirements</w:t>
        </w:r>
      </w:ins>
      <w:ins w:id="1791" w:author="Timothy Wilkins" w:date="2015-11-14T20:20:00Z">
        <w:r>
          <w:t>.</w:t>
        </w:r>
      </w:ins>
    </w:p>
    <w:p w14:paraId="34409724" w14:textId="77777777" w:rsidR="00585098" w:rsidRDefault="00585098">
      <w:pPr>
        <w:pStyle w:val="ListParagraph"/>
        <w:numPr>
          <w:ilvl w:val="0"/>
          <w:numId w:val="29"/>
        </w:numPr>
        <w:rPr>
          <w:ins w:id="1792" w:author="Timothy Wilkins" w:date="2015-11-14T20:20:00Z"/>
        </w:rPr>
        <w:pPrChange w:id="1793" w:author="Timothy Wilkins" w:date="2015-11-14T20:20:00Z">
          <w:pPr>
            <w:pStyle w:val="ListParagraph"/>
            <w:numPr>
              <w:numId w:val="18"/>
            </w:numPr>
            <w:ind w:hanging="360"/>
          </w:pPr>
        </w:pPrChange>
      </w:pPr>
      <w:ins w:id="1794" w:author="Timothy Wilkins" w:date="2015-11-14T20:20:00Z">
        <w:r>
          <w:t>Assumptions/Constraints – N/A.</w:t>
        </w:r>
      </w:ins>
    </w:p>
    <w:p w14:paraId="2CF2FD12" w14:textId="00DFDC28" w:rsidR="00585098" w:rsidRDefault="00585098">
      <w:pPr>
        <w:pStyle w:val="ListParagraph"/>
        <w:numPr>
          <w:ilvl w:val="0"/>
          <w:numId w:val="29"/>
        </w:numPr>
        <w:rPr>
          <w:ins w:id="1795" w:author="Timothy Wilkins" w:date="2015-11-14T20:20:00Z"/>
        </w:rPr>
        <w:pPrChange w:id="1796" w:author="Timothy Wilkins" w:date="2015-11-14T20:20:00Z">
          <w:pPr>
            <w:pStyle w:val="ListParagraph"/>
            <w:numPr>
              <w:numId w:val="18"/>
            </w:numPr>
            <w:ind w:hanging="360"/>
          </w:pPr>
        </w:pPrChange>
      </w:pPr>
      <w:ins w:id="1797" w:author="Timothy Wilkins" w:date="2015-11-14T20:20:00Z">
        <w:r>
          <w:t xml:space="preserve">Safety, security, privacy considerations – </w:t>
        </w:r>
      </w:ins>
      <w:ins w:id="1798" w:author="Timothy Ryan Wilkins" w:date="2015-11-26T12:22:00Z">
        <w:r w:rsidR="003A5EA3">
          <w:t>N/A.</w:t>
        </w:r>
      </w:ins>
    </w:p>
    <w:p w14:paraId="2163B175" w14:textId="353DA5AE" w:rsidR="00585098" w:rsidRDefault="009A5E2B">
      <w:pPr>
        <w:pStyle w:val="Heading4"/>
        <w:rPr>
          <w:ins w:id="1799" w:author="Timothy Wilkins" w:date="2015-11-14T20:25:00Z"/>
        </w:rPr>
        <w:pPrChange w:id="1800" w:author="Timothy Wilkins" w:date="2015-11-14T20:25:00Z">
          <w:pPr>
            <w:pStyle w:val="ListParagraph"/>
            <w:numPr>
              <w:numId w:val="17"/>
            </w:numPr>
            <w:ind w:hanging="360"/>
          </w:pPr>
        </w:pPrChange>
      </w:pPr>
      <w:ins w:id="1801" w:author="Timothy Wilkins" w:date="2015-11-14T20:25:00Z">
        <w:r>
          <w:t>Data Type Tests</w:t>
        </w:r>
      </w:ins>
    </w:p>
    <w:p w14:paraId="1909C660" w14:textId="25F48283" w:rsidR="009A5E2B" w:rsidRDefault="009A5E2B">
      <w:pPr>
        <w:pStyle w:val="ListParagraph"/>
        <w:numPr>
          <w:ilvl w:val="0"/>
          <w:numId w:val="30"/>
        </w:numPr>
        <w:rPr>
          <w:ins w:id="1802" w:author="Timothy Wilkins" w:date="2015-11-14T20:26:00Z"/>
        </w:rPr>
        <w:pPrChange w:id="1803" w:author="Timothy Wilkins" w:date="2015-11-14T20:26:00Z">
          <w:pPr>
            <w:pStyle w:val="ListParagraph"/>
            <w:numPr>
              <w:numId w:val="18"/>
            </w:numPr>
            <w:ind w:hanging="360"/>
          </w:pPr>
        </w:pPrChange>
      </w:pPr>
      <w:ins w:id="1804" w:author="Timothy Wilkins" w:date="2015-11-14T20:26:00Z">
        <w:r>
          <w:t xml:space="preserve">Objective – These tests shall verify all the types of data required </w:t>
        </w:r>
        <w:r w:rsidR="00962A9A">
          <w:t>can</w:t>
        </w:r>
        <w:r>
          <w:t xml:space="preserve"> be processed.</w:t>
        </w:r>
      </w:ins>
      <w:ins w:id="1805" w:author="Timothy Wilkins" w:date="2015-11-14T20:27:00Z">
        <w:r w:rsidR="006733F9">
          <w:t xml:space="preserve"> This shall consist of 3</w:t>
        </w:r>
        <w:r w:rsidR="00A32543">
          <w:t xml:space="preserve"> positive tests (1 for each data file type) and a single negative test.</w:t>
        </w:r>
      </w:ins>
      <w:ins w:id="1806" w:author="Timothy Ryan Wilkins" w:date="2015-11-26T19:29:00Z">
        <w:r w:rsidR="003712EC">
          <w:t xml:space="preserve"> As failures are identified new tests shall be created. </w:t>
        </w:r>
      </w:ins>
    </w:p>
    <w:p w14:paraId="270C1343" w14:textId="77777777" w:rsidR="009A5E2B" w:rsidRDefault="009A5E2B">
      <w:pPr>
        <w:pStyle w:val="ListParagraph"/>
        <w:numPr>
          <w:ilvl w:val="0"/>
          <w:numId w:val="30"/>
        </w:numPr>
        <w:rPr>
          <w:ins w:id="1807" w:author="Timothy Wilkins" w:date="2015-11-14T20:26:00Z"/>
        </w:rPr>
        <w:pPrChange w:id="1808" w:author="Timothy Wilkins" w:date="2015-11-14T20:26:00Z">
          <w:pPr>
            <w:pStyle w:val="ListParagraph"/>
            <w:numPr>
              <w:numId w:val="18"/>
            </w:numPr>
            <w:ind w:hanging="360"/>
          </w:pPr>
        </w:pPrChange>
      </w:pPr>
      <w:ins w:id="1809" w:author="Timothy Wilkins" w:date="2015-11-14T20:26:00Z">
        <w:r>
          <w:t>Test Level – Class level.</w:t>
        </w:r>
      </w:ins>
    </w:p>
    <w:p w14:paraId="154BC8A2" w14:textId="77777777" w:rsidR="009A5E2B" w:rsidRDefault="009A5E2B">
      <w:pPr>
        <w:pStyle w:val="ListParagraph"/>
        <w:numPr>
          <w:ilvl w:val="0"/>
          <w:numId w:val="30"/>
        </w:numPr>
        <w:rPr>
          <w:ins w:id="1810" w:author="Timothy Wilkins" w:date="2015-11-14T20:26:00Z"/>
        </w:rPr>
        <w:pPrChange w:id="1811" w:author="Timothy Wilkins" w:date="2015-11-14T20:26:00Z">
          <w:pPr>
            <w:pStyle w:val="ListParagraph"/>
            <w:numPr>
              <w:numId w:val="18"/>
            </w:numPr>
            <w:ind w:hanging="360"/>
          </w:pPr>
        </w:pPrChange>
      </w:pPr>
      <w:ins w:id="1812" w:author="Timothy Wilkins" w:date="2015-11-14T20:26:00Z">
        <w:r>
          <w:t>Test Class – Functional.</w:t>
        </w:r>
      </w:ins>
    </w:p>
    <w:p w14:paraId="175CB9C8" w14:textId="77777777" w:rsidR="009A5E2B" w:rsidRDefault="009A5E2B">
      <w:pPr>
        <w:pStyle w:val="ListParagraph"/>
        <w:numPr>
          <w:ilvl w:val="0"/>
          <w:numId w:val="30"/>
        </w:numPr>
        <w:rPr>
          <w:ins w:id="1813" w:author="Timothy Wilkins" w:date="2015-11-14T20:26:00Z"/>
        </w:rPr>
        <w:pPrChange w:id="1814" w:author="Timothy Wilkins" w:date="2015-11-14T20:26:00Z">
          <w:pPr>
            <w:pStyle w:val="ListParagraph"/>
            <w:numPr>
              <w:numId w:val="18"/>
            </w:numPr>
            <w:ind w:hanging="360"/>
          </w:pPr>
        </w:pPrChange>
      </w:pPr>
      <w:ins w:id="1815" w:author="Timothy Wilkins" w:date="2015-11-14T20:26:00Z">
        <w:r>
          <w:t>Qualification method – Automated pass/fail analysis.</w:t>
        </w:r>
      </w:ins>
    </w:p>
    <w:p w14:paraId="5B4FF9B5" w14:textId="77777777" w:rsidR="009A5E2B" w:rsidRDefault="009A5E2B">
      <w:pPr>
        <w:pStyle w:val="ListParagraph"/>
        <w:numPr>
          <w:ilvl w:val="0"/>
          <w:numId w:val="30"/>
        </w:numPr>
        <w:rPr>
          <w:ins w:id="1816" w:author="Timothy Wilkins" w:date="2015-11-14T20:26:00Z"/>
        </w:rPr>
        <w:pPrChange w:id="1817" w:author="Timothy Wilkins" w:date="2015-11-14T20:26:00Z">
          <w:pPr>
            <w:pStyle w:val="ListParagraph"/>
            <w:numPr>
              <w:numId w:val="18"/>
            </w:numPr>
            <w:ind w:hanging="360"/>
          </w:pPr>
        </w:pPrChange>
      </w:pPr>
      <w:ins w:id="1818" w:author="Timothy Wilkins" w:date="2015-11-14T20:26:00Z">
        <w:r>
          <w:t xml:space="preserve">Requirements – See </w:t>
        </w:r>
        <w:r>
          <w:fldChar w:fldCharType="begin"/>
        </w:r>
        <w:r>
          <w:instrText xml:space="preserve"> REF _Ref434221718 \h </w:instrText>
        </w:r>
      </w:ins>
      <w:ins w:id="1819" w:author="Timothy Wilkins" w:date="2015-11-14T20:26:00Z">
        <w:r>
          <w:fldChar w:fldCharType="separate"/>
        </w:r>
      </w:ins>
      <w:r>
        <w:t>Requirements Traceability</w:t>
      </w:r>
      <w:ins w:id="1820" w:author="Timothy Wilkins" w:date="2015-11-14T20:26:00Z">
        <w:r>
          <w:fldChar w:fldCharType="end"/>
        </w:r>
        <w:r>
          <w:t>.</w:t>
        </w:r>
      </w:ins>
    </w:p>
    <w:p w14:paraId="262B7C9B" w14:textId="77777777" w:rsidR="009A5E2B" w:rsidRDefault="009A5E2B">
      <w:pPr>
        <w:pStyle w:val="ListParagraph"/>
        <w:numPr>
          <w:ilvl w:val="0"/>
          <w:numId w:val="30"/>
        </w:numPr>
        <w:rPr>
          <w:ins w:id="1821" w:author="Timothy Wilkins" w:date="2015-11-14T20:26:00Z"/>
        </w:rPr>
        <w:pPrChange w:id="1822" w:author="Timothy Wilkins" w:date="2015-11-14T20:26:00Z">
          <w:pPr>
            <w:pStyle w:val="ListParagraph"/>
            <w:numPr>
              <w:numId w:val="18"/>
            </w:numPr>
            <w:ind w:hanging="360"/>
          </w:pPr>
        </w:pPrChange>
      </w:pPr>
      <w:ins w:id="1823" w:author="Timothy Wilkins" w:date="2015-11-14T20:26:00Z">
        <w:r>
          <w:t>Special requirements – N/A.</w:t>
        </w:r>
      </w:ins>
    </w:p>
    <w:p w14:paraId="6D5816B4" w14:textId="77777777" w:rsidR="009A5E2B" w:rsidRDefault="009A5E2B">
      <w:pPr>
        <w:pStyle w:val="ListParagraph"/>
        <w:numPr>
          <w:ilvl w:val="0"/>
          <w:numId w:val="30"/>
        </w:numPr>
        <w:rPr>
          <w:ins w:id="1824" w:author="Timothy Wilkins" w:date="2015-11-14T20:26:00Z"/>
        </w:rPr>
        <w:pPrChange w:id="1825" w:author="Timothy Wilkins" w:date="2015-11-14T20:26:00Z">
          <w:pPr>
            <w:pStyle w:val="ListParagraph"/>
            <w:numPr>
              <w:numId w:val="18"/>
            </w:numPr>
            <w:ind w:hanging="360"/>
          </w:pPr>
        </w:pPrChange>
      </w:pPr>
      <w:ins w:id="1826" w:author="Timothy Wilkins" w:date="2015-11-14T20:26:00Z">
        <w:r>
          <w:t>Recorded data type – automated test generated artifacts, test results.</w:t>
        </w:r>
      </w:ins>
    </w:p>
    <w:p w14:paraId="676BF3C5" w14:textId="77777777" w:rsidR="009A5E2B" w:rsidRDefault="009A5E2B">
      <w:pPr>
        <w:pStyle w:val="ListParagraph"/>
        <w:numPr>
          <w:ilvl w:val="0"/>
          <w:numId w:val="30"/>
        </w:numPr>
        <w:rPr>
          <w:ins w:id="1827" w:author="Timothy Wilkins" w:date="2015-11-14T20:26:00Z"/>
        </w:rPr>
        <w:pPrChange w:id="1828" w:author="Timothy Wilkins" w:date="2015-11-14T20:26:00Z">
          <w:pPr>
            <w:pStyle w:val="ListParagraph"/>
            <w:numPr>
              <w:numId w:val="18"/>
            </w:numPr>
            <w:ind w:hanging="360"/>
          </w:pPr>
        </w:pPrChange>
      </w:pPr>
      <w:ins w:id="1829" w:author="Timothy Wilkins" w:date="2015-11-14T20:26:00Z">
        <w:r w:rsidRPr="00600EB1">
          <w:lastRenderedPageBreak/>
          <w:t>Type of data recording/reduction/analysis</w:t>
        </w:r>
        <w:r>
          <w:t xml:space="preserve"> – Logger (Info and Debug), test framework test report.</w:t>
        </w:r>
      </w:ins>
    </w:p>
    <w:p w14:paraId="3373BA7D" w14:textId="77777777" w:rsidR="009A5E2B" w:rsidRDefault="009A5E2B">
      <w:pPr>
        <w:pStyle w:val="ListParagraph"/>
        <w:numPr>
          <w:ilvl w:val="0"/>
          <w:numId w:val="30"/>
        </w:numPr>
        <w:rPr>
          <w:ins w:id="1830" w:author="Timothy Wilkins" w:date="2015-11-14T20:26:00Z"/>
        </w:rPr>
        <w:pPrChange w:id="1831" w:author="Timothy Wilkins" w:date="2015-11-14T20:26:00Z">
          <w:pPr>
            <w:pStyle w:val="ListParagraph"/>
            <w:numPr>
              <w:numId w:val="18"/>
            </w:numPr>
            <w:ind w:hanging="360"/>
          </w:pPr>
        </w:pPrChange>
      </w:pPr>
      <w:ins w:id="1832" w:author="Timothy Wilkins" w:date="2015-11-14T20:26:00Z">
        <w:r>
          <w:t>Assumptions/Constraints – N/A.</w:t>
        </w:r>
      </w:ins>
    </w:p>
    <w:p w14:paraId="79C612CA" w14:textId="732EAECB" w:rsidR="009A5E2B" w:rsidRDefault="009A5E2B">
      <w:pPr>
        <w:pStyle w:val="ListParagraph"/>
        <w:numPr>
          <w:ilvl w:val="0"/>
          <w:numId w:val="30"/>
        </w:numPr>
        <w:rPr>
          <w:ins w:id="1833" w:author="Timothy Wilkins" w:date="2015-11-14T20:26:00Z"/>
        </w:rPr>
        <w:pPrChange w:id="1834" w:author="Timothy Wilkins" w:date="2015-11-14T20:26:00Z">
          <w:pPr>
            <w:pStyle w:val="ListParagraph"/>
            <w:numPr>
              <w:numId w:val="18"/>
            </w:numPr>
            <w:ind w:hanging="360"/>
          </w:pPr>
        </w:pPrChange>
      </w:pPr>
      <w:ins w:id="1835" w:author="Timothy Wilkins" w:date="2015-11-14T20:26:00Z">
        <w:r>
          <w:t xml:space="preserve">Safety, security, privacy considerations – </w:t>
        </w:r>
      </w:ins>
      <w:ins w:id="1836" w:author="Timothy Ryan Wilkins" w:date="2015-11-26T12:22:00Z">
        <w:r w:rsidR="000D4E1A">
          <w:t>N/A.</w:t>
        </w:r>
      </w:ins>
    </w:p>
    <w:p w14:paraId="7B8EED97" w14:textId="63A161F1" w:rsidR="009A5E2B" w:rsidRDefault="0017371F">
      <w:pPr>
        <w:pStyle w:val="Heading4"/>
        <w:rPr>
          <w:ins w:id="1837" w:author="Timothy Wilkins" w:date="2015-11-14T20:27:00Z"/>
        </w:rPr>
        <w:pPrChange w:id="1838" w:author="Timothy Wilkins" w:date="2015-11-14T20:27:00Z">
          <w:pPr>
            <w:pStyle w:val="ListParagraph"/>
            <w:numPr>
              <w:numId w:val="17"/>
            </w:numPr>
            <w:ind w:hanging="360"/>
          </w:pPr>
        </w:pPrChange>
      </w:pPr>
      <w:ins w:id="1839" w:author="Timothy Wilkins" w:date="2015-11-14T20:27:00Z">
        <w:r>
          <w:t>Database Function Test</w:t>
        </w:r>
      </w:ins>
    </w:p>
    <w:p w14:paraId="41373D3B" w14:textId="2C8D9D61" w:rsidR="0017371F" w:rsidRDefault="0017371F">
      <w:pPr>
        <w:pStyle w:val="ListParagraph"/>
        <w:numPr>
          <w:ilvl w:val="0"/>
          <w:numId w:val="31"/>
        </w:numPr>
        <w:rPr>
          <w:ins w:id="1840" w:author="Timothy Wilkins" w:date="2015-11-14T20:28:00Z"/>
        </w:rPr>
        <w:pPrChange w:id="1841" w:author="Timothy Wilkins" w:date="2015-11-14T20:28:00Z">
          <w:pPr>
            <w:pStyle w:val="ListParagraph"/>
            <w:numPr>
              <w:numId w:val="18"/>
            </w:numPr>
            <w:ind w:hanging="360"/>
          </w:pPr>
        </w:pPrChange>
      </w:pPr>
      <w:ins w:id="1842" w:author="Timothy Wilkins" w:date="2015-11-14T20:28:00Z">
        <w:r>
          <w:t>Objective – These tests shall verify that when a file is processed, information shows up in the database. This can be a single test.</w:t>
        </w:r>
      </w:ins>
    </w:p>
    <w:p w14:paraId="7F34E2BC" w14:textId="77777777" w:rsidR="0017371F" w:rsidRDefault="0017371F">
      <w:pPr>
        <w:pStyle w:val="ListParagraph"/>
        <w:numPr>
          <w:ilvl w:val="0"/>
          <w:numId w:val="31"/>
        </w:numPr>
        <w:rPr>
          <w:ins w:id="1843" w:author="Timothy Wilkins" w:date="2015-11-14T20:28:00Z"/>
        </w:rPr>
        <w:pPrChange w:id="1844" w:author="Timothy Wilkins" w:date="2015-11-14T20:28:00Z">
          <w:pPr>
            <w:pStyle w:val="ListParagraph"/>
            <w:numPr>
              <w:numId w:val="18"/>
            </w:numPr>
            <w:ind w:hanging="360"/>
          </w:pPr>
        </w:pPrChange>
      </w:pPr>
      <w:ins w:id="1845" w:author="Timothy Wilkins" w:date="2015-11-14T20:28:00Z">
        <w:r>
          <w:t>Test Level – Class level.</w:t>
        </w:r>
      </w:ins>
    </w:p>
    <w:p w14:paraId="2AEB527D" w14:textId="77777777" w:rsidR="0017371F" w:rsidRDefault="0017371F">
      <w:pPr>
        <w:pStyle w:val="ListParagraph"/>
        <w:numPr>
          <w:ilvl w:val="0"/>
          <w:numId w:val="31"/>
        </w:numPr>
        <w:rPr>
          <w:ins w:id="1846" w:author="Timothy Wilkins" w:date="2015-11-14T20:28:00Z"/>
        </w:rPr>
        <w:pPrChange w:id="1847" w:author="Timothy Wilkins" w:date="2015-11-14T20:28:00Z">
          <w:pPr>
            <w:pStyle w:val="ListParagraph"/>
            <w:numPr>
              <w:numId w:val="18"/>
            </w:numPr>
            <w:ind w:hanging="360"/>
          </w:pPr>
        </w:pPrChange>
      </w:pPr>
      <w:ins w:id="1848" w:author="Timothy Wilkins" w:date="2015-11-14T20:28:00Z">
        <w:r>
          <w:t>Test Class – Functional.</w:t>
        </w:r>
      </w:ins>
    </w:p>
    <w:p w14:paraId="20C8598F" w14:textId="77777777" w:rsidR="0017371F" w:rsidRDefault="0017371F">
      <w:pPr>
        <w:pStyle w:val="ListParagraph"/>
        <w:numPr>
          <w:ilvl w:val="0"/>
          <w:numId w:val="31"/>
        </w:numPr>
        <w:rPr>
          <w:ins w:id="1849" w:author="Timothy Wilkins" w:date="2015-11-14T20:28:00Z"/>
        </w:rPr>
        <w:pPrChange w:id="1850" w:author="Timothy Wilkins" w:date="2015-11-14T20:28:00Z">
          <w:pPr>
            <w:pStyle w:val="ListParagraph"/>
            <w:numPr>
              <w:numId w:val="18"/>
            </w:numPr>
            <w:ind w:hanging="360"/>
          </w:pPr>
        </w:pPrChange>
      </w:pPr>
      <w:ins w:id="1851" w:author="Timothy Wilkins" w:date="2015-11-14T20:28:00Z">
        <w:r>
          <w:t>Qualification method – Automated pass/fail analysis.</w:t>
        </w:r>
      </w:ins>
    </w:p>
    <w:p w14:paraId="412075C0" w14:textId="77777777" w:rsidR="0017371F" w:rsidRDefault="0017371F">
      <w:pPr>
        <w:pStyle w:val="ListParagraph"/>
        <w:numPr>
          <w:ilvl w:val="0"/>
          <w:numId w:val="31"/>
        </w:numPr>
        <w:rPr>
          <w:ins w:id="1852" w:author="Timothy Wilkins" w:date="2015-11-14T20:28:00Z"/>
        </w:rPr>
        <w:pPrChange w:id="1853" w:author="Timothy Wilkins" w:date="2015-11-14T20:28:00Z">
          <w:pPr>
            <w:pStyle w:val="ListParagraph"/>
            <w:numPr>
              <w:numId w:val="18"/>
            </w:numPr>
            <w:ind w:hanging="360"/>
          </w:pPr>
        </w:pPrChange>
      </w:pPr>
      <w:ins w:id="1854" w:author="Timothy Wilkins" w:date="2015-11-14T20:28:00Z">
        <w:r>
          <w:t xml:space="preserve">Requirements – See </w:t>
        </w:r>
        <w:r>
          <w:fldChar w:fldCharType="begin"/>
        </w:r>
        <w:r>
          <w:instrText xml:space="preserve"> REF _Ref434221718 \h </w:instrText>
        </w:r>
      </w:ins>
      <w:ins w:id="1855" w:author="Timothy Wilkins" w:date="2015-11-14T20:28:00Z">
        <w:r>
          <w:fldChar w:fldCharType="separate"/>
        </w:r>
      </w:ins>
      <w:r>
        <w:t>Requirements Traceability</w:t>
      </w:r>
      <w:ins w:id="1856" w:author="Timothy Wilkins" w:date="2015-11-14T20:28:00Z">
        <w:r>
          <w:fldChar w:fldCharType="end"/>
        </w:r>
        <w:r>
          <w:t>.</w:t>
        </w:r>
      </w:ins>
    </w:p>
    <w:p w14:paraId="15522670" w14:textId="77777777" w:rsidR="0017371F" w:rsidRDefault="0017371F">
      <w:pPr>
        <w:pStyle w:val="ListParagraph"/>
        <w:numPr>
          <w:ilvl w:val="0"/>
          <w:numId w:val="31"/>
        </w:numPr>
        <w:rPr>
          <w:ins w:id="1857" w:author="Timothy Wilkins" w:date="2015-11-14T20:28:00Z"/>
        </w:rPr>
        <w:pPrChange w:id="1858" w:author="Timothy Wilkins" w:date="2015-11-14T20:28:00Z">
          <w:pPr>
            <w:pStyle w:val="ListParagraph"/>
            <w:numPr>
              <w:numId w:val="18"/>
            </w:numPr>
            <w:ind w:hanging="360"/>
          </w:pPr>
        </w:pPrChange>
      </w:pPr>
      <w:ins w:id="1859" w:author="Timothy Wilkins" w:date="2015-11-14T20:28:00Z">
        <w:r>
          <w:t>Special requirements – N/A.</w:t>
        </w:r>
      </w:ins>
    </w:p>
    <w:p w14:paraId="0B994872" w14:textId="77777777" w:rsidR="0017371F" w:rsidRDefault="0017371F">
      <w:pPr>
        <w:pStyle w:val="ListParagraph"/>
        <w:numPr>
          <w:ilvl w:val="0"/>
          <w:numId w:val="31"/>
        </w:numPr>
        <w:rPr>
          <w:ins w:id="1860" w:author="Timothy Wilkins" w:date="2015-11-14T20:28:00Z"/>
        </w:rPr>
        <w:pPrChange w:id="1861" w:author="Timothy Wilkins" w:date="2015-11-14T20:28:00Z">
          <w:pPr>
            <w:pStyle w:val="ListParagraph"/>
            <w:numPr>
              <w:numId w:val="18"/>
            </w:numPr>
            <w:ind w:hanging="360"/>
          </w:pPr>
        </w:pPrChange>
      </w:pPr>
      <w:ins w:id="1862" w:author="Timothy Wilkins" w:date="2015-11-14T20:28:00Z">
        <w:r>
          <w:t>Recorded data type – automated test generated artifacts, test results.</w:t>
        </w:r>
      </w:ins>
    </w:p>
    <w:p w14:paraId="127CE1E8" w14:textId="77777777" w:rsidR="0017371F" w:rsidRDefault="0017371F">
      <w:pPr>
        <w:pStyle w:val="ListParagraph"/>
        <w:numPr>
          <w:ilvl w:val="0"/>
          <w:numId w:val="31"/>
        </w:numPr>
        <w:rPr>
          <w:ins w:id="1863" w:author="Timothy Wilkins" w:date="2015-11-14T20:28:00Z"/>
        </w:rPr>
        <w:pPrChange w:id="1864" w:author="Timothy Wilkins" w:date="2015-11-14T20:28:00Z">
          <w:pPr>
            <w:pStyle w:val="ListParagraph"/>
            <w:numPr>
              <w:numId w:val="18"/>
            </w:numPr>
            <w:ind w:hanging="360"/>
          </w:pPr>
        </w:pPrChange>
      </w:pPr>
      <w:ins w:id="1865" w:author="Timothy Wilkins" w:date="2015-11-14T20:28:00Z">
        <w:r w:rsidRPr="00600EB1">
          <w:t>Type of data recording/reduction/analysis</w:t>
        </w:r>
        <w:r>
          <w:t xml:space="preserve"> – Logger (Info and Debug), test framework test report.</w:t>
        </w:r>
      </w:ins>
    </w:p>
    <w:p w14:paraId="5BF3465D" w14:textId="77777777" w:rsidR="0017371F" w:rsidRDefault="0017371F">
      <w:pPr>
        <w:pStyle w:val="ListParagraph"/>
        <w:numPr>
          <w:ilvl w:val="0"/>
          <w:numId w:val="31"/>
        </w:numPr>
        <w:rPr>
          <w:ins w:id="1866" w:author="Timothy Wilkins" w:date="2015-11-14T20:28:00Z"/>
        </w:rPr>
        <w:pPrChange w:id="1867" w:author="Timothy Wilkins" w:date="2015-11-14T20:28:00Z">
          <w:pPr>
            <w:pStyle w:val="ListParagraph"/>
            <w:numPr>
              <w:numId w:val="18"/>
            </w:numPr>
            <w:ind w:hanging="360"/>
          </w:pPr>
        </w:pPrChange>
      </w:pPr>
      <w:ins w:id="1868" w:author="Timothy Wilkins" w:date="2015-11-14T20:28:00Z">
        <w:r>
          <w:t>Assumptions/Constraints – N/A.</w:t>
        </w:r>
      </w:ins>
    </w:p>
    <w:p w14:paraId="1EDF49C2" w14:textId="60F4A35F" w:rsidR="0017371F" w:rsidRDefault="0017371F">
      <w:pPr>
        <w:pStyle w:val="ListParagraph"/>
        <w:numPr>
          <w:ilvl w:val="0"/>
          <w:numId w:val="31"/>
        </w:numPr>
        <w:rPr>
          <w:ins w:id="1869" w:author="Timothy Wilkins" w:date="2015-11-14T20:28:00Z"/>
        </w:rPr>
        <w:pPrChange w:id="1870" w:author="Timothy Wilkins" w:date="2015-11-14T20:28:00Z">
          <w:pPr>
            <w:pStyle w:val="ListParagraph"/>
            <w:numPr>
              <w:numId w:val="18"/>
            </w:numPr>
            <w:ind w:hanging="360"/>
          </w:pPr>
        </w:pPrChange>
      </w:pPr>
      <w:ins w:id="1871" w:author="Timothy Wilkins" w:date="2015-11-14T20:28:00Z">
        <w:r>
          <w:t xml:space="preserve">Safety, security, privacy considerations – </w:t>
        </w:r>
      </w:ins>
      <w:ins w:id="1872" w:author="Timothy Ryan Wilkins" w:date="2015-11-26T12:22:00Z">
        <w:r w:rsidR="000D4E1A">
          <w:t>N/A.</w:t>
        </w:r>
      </w:ins>
    </w:p>
    <w:p w14:paraId="6AAF56CA" w14:textId="4D4532B4" w:rsidR="0017371F" w:rsidRDefault="00BC4171">
      <w:pPr>
        <w:pStyle w:val="Heading4"/>
        <w:rPr>
          <w:ins w:id="1873" w:author="Timothy Wilkins" w:date="2015-11-15T15:19:00Z"/>
        </w:rPr>
        <w:pPrChange w:id="1874" w:author="Timothy Wilkins" w:date="2015-11-15T15:18:00Z">
          <w:pPr>
            <w:pStyle w:val="ListParagraph"/>
            <w:numPr>
              <w:numId w:val="17"/>
            </w:numPr>
            <w:ind w:hanging="360"/>
          </w:pPr>
        </w:pPrChange>
      </w:pPr>
      <w:ins w:id="1875" w:author="Timothy Wilkins" w:date="2015-11-15T15:19:00Z">
        <w:r>
          <w:t>Experiment Tests</w:t>
        </w:r>
      </w:ins>
    </w:p>
    <w:p w14:paraId="72B6F343" w14:textId="18731786" w:rsidR="00BC4171" w:rsidRDefault="00BC4171">
      <w:pPr>
        <w:pStyle w:val="ListParagraph"/>
        <w:numPr>
          <w:ilvl w:val="0"/>
          <w:numId w:val="32"/>
        </w:numPr>
        <w:rPr>
          <w:ins w:id="1876" w:author="Timothy Wilkins" w:date="2015-11-15T15:19:00Z"/>
        </w:rPr>
        <w:pPrChange w:id="1877" w:author="Timothy Wilkins" w:date="2015-11-15T15:20:00Z">
          <w:pPr>
            <w:pStyle w:val="ListParagraph"/>
            <w:numPr>
              <w:numId w:val="31"/>
            </w:numPr>
            <w:ind w:hanging="360"/>
          </w:pPr>
        </w:pPrChange>
      </w:pPr>
      <w:ins w:id="1878" w:author="Timothy Wilkins" w:date="2015-11-15T15:19:00Z">
        <w:r>
          <w:t>Objective – These tests shall verify</w:t>
        </w:r>
      </w:ins>
      <w:ins w:id="1879" w:author="Timothy Wilkins" w:date="2015-11-15T15:20:00Z">
        <w:r>
          <w:t xml:space="preserve"> that an experiment can be created and viewed correctly</w:t>
        </w:r>
      </w:ins>
      <w:ins w:id="1880" w:author="Timothy Wilkins" w:date="2015-11-15T15:19:00Z">
        <w:r>
          <w:t>.</w:t>
        </w:r>
      </w:ins>
      <w:ins w:id="1881" w:author="Timothy Wilkins" w:date="2015-11-15T15:21:00Z">
        <w:r>
          <w:t xml:space="preserve"> There should be 1 test </w:t>
        </w:r>
      </w:ins>
      <w:ins w:id="1882" w:author="Timothy Wilkins" w:date="2015-11-22T17:38:00Z">
        <w:r w:rsidR="00F04D3A">
          <w:t xml:space="preserve">case </w:t>
        </w:r>
      </w:ins>
      <w:ins w:id="1883" w:author="Timothy Wilkins" w:date="2015-11-15T15:21:00Z">
        <w:r>
          <w:t xml:space="preserve">to create an experiment with a complex query </w:t>
        </w:r>
      </w:ins>
      <w:ins w:id="1884" w:author="Timothy Wilkins" w:date="2015-11-15T15:23:00Z">
        <w:r>
          <w:t xml:space="preserve">with experiment administrator </w:t>
        </w:r>
      </w:ins>
      <w:ins w:id="1885" w:author="Timothy Wilkins" w:date="2015-11-15T15:21:00Z">
        <w:r>
          <w:t xml:space="preserve">and delete </w:t>
        </w:r>
      </w:ins>
      <w:ins w:id="1886" w:author="Timothy Wilkins" w:date="2015-11-15T15:23:00Z">
        <w:r>
          <w:t xml:space="preserve">the experiment with the experiment administrator. </w:t>
        </w:r>
      </w:ins>
      <w:ins w:id="1887" w:author="Timothy Wilkins" w:date="2015-11-15T15:24:00Z">
        <w:r w:rsidR="00F90FD0">
          <w:t>There shall also be 1 test</w:t>
        </w:r>
      </w:ins>
      <w:ins w:id="1888" w:author="Timothy Wilkins" w:date="2015-11-22T17:38:00Z">
        <w:r w:rsidR="00F04D3A">
          <w:t xml:space="preserve"> procedure</w:t>
        </w:r>
      </w:ins>
      <w:ins w:id="1889" w:author="Timothy Wilkins" w:date="2015-11-15T15:24:00Z">
        <w:r w:rsidR="00F90FD0">
          <w:t xml:space="preserve"> to create an experiment with a simple query and delete the experiment with the system administrator. </w:t>
        </w:r>
      </w:ins>
      <w:ins w:id="1890" w:author="Timothy Wilkins" w:date="2015-11-15T15:25:00Z">
        <w:r w:rsidR="00E97300">
          <w:t>Both of those can be automated. There should also be a couple visual inspection tests checking that other user types cannot create experiments and that the experiment looks correct when viewed by the experiment administrator.</w:t>
        </w:r>
      </w:ins>
      <w:ins w:id="1891" w:author="Timothy Ryan Wilkins" w:date="2015-11-26T19:30:00Z">
        <w:r w:rsidR="00B816D5">
          <w:t xml:space="preserve"> As failures are found, new tests shall be created to catch those failures.</w:t>
        </w:r>
      </w:ins>
    </w:p>
    <w:p w14:paraId="6F9F434E" w14:textId="04267A36" w:rsidR="00BC4171" w:rsidRDefault="00BC4171">
      <w:pPr>
        <w:pStyle w:val="ListParagraph"/>
        <w:numPr>
          <w:ilvl w:val="0"/>
          <w:numId w:val="32"/>
        </w:numPr>
        <w:rPr>
          <w:ins w:id="1892" w:author="Timothy Wilkins" w:date="2015-11-15T15:19:00Z"/>
        </w:rPr>
        <w:pPrChange w:id="1893" w:author="Timothy Wilkins" w:date="2015-11-15T15:20:00Z">
          <w:pPr>
            <w:pStyle w:val="ListParagraph"/>
            <w:numPr>
              <w:numId w:val="31"/>
            </w:numPr>
            <w:ind w:hanging="360"/>
          </w:pPr>
        </w:pPrChange>
      </w:pPr>
      <w:ins w:id="1894" w:author="Timothy Wilkins" w:date="2015-11-15T15:19:00Z">
        <w:r>
          <w:t xml:space="preserve">Test Level – </w:t>
        </w:r>
        <w:r w:rsidR="00B012EC">
          <w:t>UI</w:t>
        </w:r>
        <w:r>
          <w:t xml:space="preserve"> level.</w:t>
        </w:r>
      </w:ins>
    </w:p>
    <w:p w14:paraId="4BE5EBD0" w14:textId="77777777" w:rsidR="00BC4171" w:rsidRDefault="00BC4171">
      <w:pPr>
        <w:pStyle w:val="ListParagraph"/>
        <w:numPr>
          <w:ilvl w:val="0"/>
          <w:numId w:val="32"/>
        </w:numPr>
        <w:rPr>
          <w:ins w:id="1895" w:author="Timothy Wilkins" w:date="2015-11-15T15:19:00Z"/>
        </w:rPr>
        <w:pPrChange w:id="1896" w:author="Timothy Wilkins" w:date="2015-11-15T15:20:00Z">
          <w:pPr>
            <w:pStyle w:val="ListParagraph"/>
            <w:numPr>
              <w:numId w:val="31"/>
            </w:numPr>
            <w:ind w:hanging="360"/>
          </w:pPr>
        </w:pPrChange>
      </w:pPr>
      <w:ins w:id="1897" w:author="Timothy Wilkins" w:date="2015-11-15T15:19:00Z">
        <w:r>
          <w:t>Test Class – Functional.</w:t>
        </w:r>
      </w:ins>
    </w:p>
    <w:p w14:paraId="4E947ABB" w14:textId="532B1048" w:rsidR="00BC4171" w:rsidRDefault="00BC4171">
      <w:pPr>
        <w:pStyle w:val="ListParagraph"/>
        <w:numPr>
          <w:ilvl w:val="0"/>
          <w:numId w:val="32"/>
        </w:numPr>
        <w:rPr>
          <w:ins w:id="1898" w:author="Timothy Wilkins" w:date="2015-11-15T15:19:00Z"/>
        </w:rPr>
        <w:pPrChange w:id="1899" w:author="Timothy Wilkins" w:date="2015-11-15T15:20:00Z">
          <w:pPr>
            <w:pStyle w:val="ListParagraph"/>
            <w:numPr>
              <w:numId w:val="31"/>
            </w:numPr>
            <w:ind w:hanging="360"/>
          </w:pPr>
        </w:pPrChange>
      </w:pPr>
      <w:ins w:id="1900" w:author="Timothy Wilkins" w:date="2015-11-15T15:19:00Z">
        <w:r>
          <w:t>Qualification method – Automated pass/fail analysis</w:t>
        </w:r>
      </w:ins>
      <w:ins w:id="1901" w:author="Timothy Wilkins" w:date="2015-11-15T15:27:00Z">
        <w:r w:rsidR="00B012EC">
          <w:t xml:space="preserve"> and visual inspection</w:t>
        </w:r>
      </w:ins>
      <w:ins w:id="1902" w:author="Timothy Wilkins" w:date="2015-11-15T15:19:00Z">
        <w:r>
          <w:t>.</w:t>
        </w:r>
      </w:ins>
    </w:p>
    <w:p w14:paraId="31352E8D" w14:textId="77777777" w:rsidR="00BC4171" w:rsidRDefault="00BC4171">
      <w:pPr>
        <w:pStyle w:val="ListParagraph"/>
        <w:numPr>
          <w:ilvl w:val="0"/>
          <w:numId w:val="32"/>
        </w:numPr>
        <w:rPr>
          <w:ins w:id="1903" w:author="Timothy Wilkins" w:date="2015-11-15T15:19:00Z"/>
        </w:rPr>
        <w:pPrChange w:id="1904" w:author="Timothy Wilkins" w:date="2015-11-15T15:20:00Z">
          <w:pPr>
            <w:pStyle w:val="ListParagraph"/>
            <w:numPr>
              <w:numId w:val="31"/>
            </w:numPr>
            <w:ind w:hanging="360"/>
          </w:pPr>
        </w:pPrChange>
      </w:pPr>
      <w:ins w:id="1905" w:author="Timothy Wilkins" w:date="2015-11-15T15:19:00Z">
        <w:r>
          <w:t xml:space="preserve">Requirements – See </w:t>
        </w:r>
        <w:r>
          <w:fldChar w:fldCharType="begin"/>
        </w:r>
        <w:r>
          <w:instrText xml:space="preserve"> REF _Ref434221718 \h </w:instrText>
        </w:r>
      </w:ins>
      <w:ins w:id="1906" w:author="Timothy Wilkins" w:date="2015-11-15T15:19:00Z">
        <w:r>
          <w:fldChar w:fldCharType="separate"/>
        </w:r>
      </w:ins>
      <w:r>
        <w:t>Requirements Traceability</w:t>
      </w:r>
      <w:ins w:id="1907" w:author="Timothy Wilkins" w:date="2015-11-15T15:19:00Z">
        <w:r>
          <w:fldChar w:fldCharType="end"/>
        </w:r>
        <w:r>
          <w:t>.</w:t>
        </w:r>
      </w:ins>
    </w:p>
    <w:p w14:paraId="6047B029" w14:textId="77777777" w:rsidR="00BC4171" w:rsidRDefault="00BC4171">
      <w:pPr>
        <w:pStyle w:val="ListParagraph"/>
        <w:numPr>
          <w:ilvl w:val="0"/>
          <w:numId w:val="32"/>
        </w:numPr>
        <w:rPr>
          <w:ins w:id="1908" w:author="Timothy Wilkins" w:date="2015-11-15T15:19:00Z"/>
        </w:rPr>
        <w:pPrChange w:id="1909" w:author="Timothy Wilkins" w:date="2015-11-15T15:20:00Z">
          <w:pPr>
            <w:pStyle w:val="ListParagraph"/>
            <w:numPr>
              <w:numId w:val="31"/>
            </w:numPr>
            <w:ind w:hanging="360"/>
          </w:pPr>
        </w:pPrChange>
      </w:pPr>
      <w:ins w:id="1910" w:author="Timothy Wilkins" w:date="2015-11-15T15:19:00Z">
        <w:r>
          <w:t>Special requirements – N/A.</w:t>
        </w:r>
      </w:ins>
    </w:p>
    <w:p w14:paraId="393E0609" w14:textId="361C6982" w:rsidR="00BC4171" w:rsidRDefault="00BC4171">
      <w:pPr>
        <w:pStyle w:val="ListParagraph"/>
        <w:numPr>
          <w:ilvl w:val="0"/>
          <w:numId w:val="32"/>
        </w:numPr>
        <w:rPr>
          <w:ins w:id="1911" w:author="Timothy Wilkins" w:date="2015-11-15T15:19:00Z"/>
        </w:rPr>
        <w:pPrChange w:id="1912" w:author="Timothy Wilkins" w:date="2015-11-15T15:20:00Z">
          <w:pPr>
            <w:pStyle w:val="ListParagraph"/>
            <w:numPr>
              <w:numId w:val="31"/>
            </w:numPr>
            <w:ind w:hanging="360"/>
          </w:pPr>
        </w:pPrChange>
      </w:pPr>
      <w:ins w:id="1913" w:author="Timothy Wilkins" w:date="2015-11-15T15:19:00Z">
        <w:r>
          <w:t>Recorded data type – automated test generated artifacts, test results</w:t>
        </w:r>
      </w:ins>
      <w:ins w:id="1914" w:author="Timothy Wilkins" w:date="2015-11-15T15:28:00Z">
        <w:r w:rsidR="00B012EC">
          <w:t>, and tester information</w:t>
        </w:r>
      </w:ins>
      <w:ins w:id="1915" w:author="Timothy Wilkins" w:date="2015-11-15T15:19:00Z">
        <w:r>
          <w:t>.</w:t>
        </w:r>
      </w:ins>
    </w:p>
    <w:p w14:paraId="1B7A6BC0" w14:textId="7B086169" w:rsidR="00BC4171" w:rsidRDefault="00BC4171">
      <w:pPr>
        <w:pStyle w:val="ListParagraph"/>
        <w:numPr>
          <w:ilvl w:val="0"/>
          <w:numId w:val="32"/>
        </w:numPr>
        <w:rPr>
          <w:ins w:id="1916" w:author="Timothy Wilkins" w:date="2015-11-15T15:19:00Z"/>
        </w:rPr>
        <w:pPrChange w:id="1917" w:author="Timothy Wilkins" w:date="2015-11-15T15:20:00Z">
          <w:pPr>
            <w:pStyle w:val="ListParagraph"/>
            <w:numPr>
              <w:numId w:val="31"/>
            </w:numPr>
            <w:ind w:hanging="360"/>
          </w:pPr>
        </w:pPrChange>
      </w:pPr>
      <w:ins w:id="1918" w:author="Timothy Wilkins" w:date="2015-11-15T15:19:00Z">
        <w:r w:rsidRPr="00600EB1">
          <w:t>Type of data recording/reduction/analysis</w:t>
        </w:r>
        <w:r>
          <w:t xml:space="preserve"> – Logger (Info and Debug), test framework test report</w:t>
        </w:r>
      </w:ins>
      <w:ins w:id="1919" w:author="Timothy Wilkins" w:date="2015-11-15T15:28:00Z">
        <w:r w:rsidR="00B012EC">
          <w:t>, and notes by the tester verifying the inability to create experiments by incorrect users and notes by the tester verifying the correct view of an experiment</w:t>
        </w:r>
      </w:ins>
      <w:ins w:id="1920" w:author="Timothy Wilkins" w:date="2015-11-15T15:19:00Z">
        <w:r>
          <w:t>.</w:t>
        </w:r>
      </w:ins>
    </w:p>
    <w:p w14:paraId="42846E7B" w14:textId="77777777" w:rsidR="00BC4171" w:rsidRDefault="00BC4171">
      <w:pPr>
        <w:pStyle w:val="ListParagraph"/>
        <w:numPr>
          <w:ilvl w:val="0"/>
          <w:numId w:val="32"/>
        </w:numPr>
        <w:rPr>
          <w:ins w:id="1921" w:author="Timothy Wilkins" w:date="2015-11-15T15:19:00Z"/>
        </w:rPr>
        <w:pPrChange w:id="1922" w:author="Timothy Wilkins" w:date="2015-11-15T15:20:00Z">
          <w:pPr>
            <w:pStyle w:val="ListParagraph"/>
            <w:numPr>
              <w:numId w:val="31"/>
            </w:numPr>
            <w:ind w:hanging="360"/>
          </w:pPr>
        </w:pPrChange>
      </w:pPr>
      <w:ins w:id="1923" w:author="Timothy Wilkins" w:date="2015-11-15T15:19:00Z">
        <w:r>
          <w:t>Assumptions/Constraints – N/A.</w:t>
        </w:r>
      </w:ins>
    </w:p>
    <w:p w14:paraId="6D8F3454" w14:textId="242C56A5" w:rsidR="00BC4171" w:rsidRDefault="00BC4171">
      <w:pPr>
        <w:pStyle w:val="ListParagraph"/>
        <w:numPr>
          <w:ilvl w:val="0"/>
          <w:numId w:val="32"/>
        </w:numPr>
        <w:rPr>
          <w:ins w:id="1924" w:author="Timothy Wilkins" w:date="2015-11-15T15:19:00Z"/>
        </w:rPr>
        <w:pPrChange w:id="1925" w:author="Timothy Wilkins" w:date="2015-11-15T15:20:00Z">
          <w:pPr>
            <w:pStyle w:val="ListParagraph"/>
            <w:numPr>
              <w:numId w:val="31"/>
            </w:numPr>
            <w:ind w:hanging="360"/>
          </w:pPr>
        </w:pPrChange>
      </w:pPr>
      <w:ins w:id="1926" w:author="Timothy Wilkins" w:date="2015-11-15T15:19:00Z">
        <w:r>
          <w:t xml:space="preserve">Safety, security, privacy considerations – </w:t>
        </w:r>
      </w:ins>
      <w:ins w:id="1927" w:author="Timothy Ryan Wilkins" w:date="2015-11-26T12:23:00Z">
        <w:r w:rsidR="000D4E1A">
          <w:t>N/A.</w:t>
        </w:r>
      </w:ins>
    </w:p>
    <w:p w14:paraId="29F23E1A" w14:textId="37730196" w:rsidR="00BC4171" w:rsidRDefault="000E1FF8">
      <w:pPr>
        <w:pStyle w:val="Heading4"/>
        <w:rPr>
          <w:ins w:id="1928" w:author="Timothy Wilkins" w:date="2015-11-15T15:30:00Z"/>
        </w:rPr>
        <w:pPrChange w:id="1929" w:author="Timothy Wilkins" w:date="2015-11-15T15:30:00Z">
          <w:pPr>
            <w:pStyle w:val="ListParagraph"/>
            <w:numPr>
              <w:numId w:val="17"/>
            </w:numPr>
            <w:ind w:hanging="360"/>
          </w:pPr>
        </w:pPrChange>
      </w:pPr>
      <w:ins w:id="1930" w:author="Timothy Wilkins" w:date="2015-11-15T15:30:00Z">
        <w:r>
          <w:lastRenderedPageBreak/>
          <w:t>Data Exportation Tests</w:t>
        </w:r>
      </w:ins>
    </w:p>
    <w:p w14:paraId="5210B5E7" w14:textId="4B296E6C" w:rsidR="000E1FF8" w:rsidRDefault="000E1FF8">
      <w:pPr>
        <w:pStyle w:val="ListParagraph"/>
        <w:numPr>
          <w:ilvl w:val="0"/>
          <w:numId w:val="33"/>
        </w:numPr>
        <w:rPr>
          <w:ins w:id="1931" w:author="Timothy Wilkins" w:date="2015-11-15T15:30:00Z"/>
        </w:rPr>
        <w:pPrChange w:id="1932" w:author="Timothy Wilkins" w:date="2015-11-15T15:30:00Z">
          <w:pPr>
            <w:pStyle w:val="ListParagraph"/>
            <w:numPr>
              <w:numId w:val="31"/>
            </w:numPr>
            <w:ind w:hanging="360"/>
          </w:pPr>
        </w:pPrChange>
      </w:pPr>
      <w:ins w:id="1933" w:author="Timothy Wilkins" w:date="2015-11-15T15:30:00Z">
        <w:r>
          <w:t>Objective – These tests shall verify</w:t>
        </w:r>
      </w:ins>
      <w:ins w:id="1934" w:author="Timothy Wilkins" w:date="2015-11-15T15:34:00Z">
        <w:r>
          <w:t xml:space="preserve"> that all data exportation features work</w:t>
        </w:r>
      </w:ins>
      <w:ins w:id="1935" w:author="Timothy Wilkins" w:date="2015-11-15T15:30:00Z">
        <w:r>
          <w:t>.</w:t>
        </w:r>
      </w:ins>
      <w:ins w:id="1936" w:author="Timothy Wilkins" w:date="2015-11-15T15:36:00Z">
        <w:r w:rsidR="009517D0">
          <w:t xml:space="preserve"> There shall be one test for an experiment, one test for a patient, and one test for a physician. </w:t>
        </w:r>
      </w:ins>
      <w:ins w:id="1937" w:author="Timothy Wilkins" w:date="2015-11-15T15:37:00Z">
        <w:r w:rsidR="005E1ED7">
          <w:t>Graphical exports will need Visual inspection.</w:t>
        </w:r>
      </w:ins>
    </w:p>
    <w:p w14:paraId="661F33A9" w14:textId="77777777" w:rsidR="000E1FF8" w:rsidRDefault="000E1FF8">
      <w:pPr>
        <w:pStyle w:val="ListParagraph"/>
        <w:numPr>
          <w:ilvl w:val="0"/>
          <w:numId w:val="33"/>
        </w:numPr>
        <w:rPr>
          <w:ins w:id="1938" w:author="Timothy Wilkins" w:date="2015-11-15T15:30:00Z"/>
        </w:rPr>
        <w:pPrChange w:id="1939" w:author="Timothy Wilkins" w:date="2015-11-15T15:30:00Z">
          <w:pPr>
            <w:pStyle w:val="ListParagraph"/>
            <w:numPr>
              <w:numId w:val="31"/>
            </w:numPr>
            <w:ind w:hanging="360"/>
          </w:pPr>
        </w:pPrChange>
      </w:pPr>
      <w:ins w:id="1940" w:author="Timothy Wilkins" w:date="2015-11-15T15:30:00Z">
        <w:r>
          <w:t>Test Level – Class level.</w:t>
        </w:r>
      </w:ins>
    </w:p>
    <w:p w14:paraId="560DC4F1" w14:textId="77777777" w:rsidR="000E1FF8" w:rsidRDefault="000E1FF8">
      <w:pPr>
        <w:pStyle w:val="ListParagraph"/>
        <w:numPr>
          <w:ilvl w:val="0"/>
          <w:numId w:val="33"/>
        </w:numPr>
        <w:rPr>
          <w:ins w:id="1941" w:author="Timothy Wilkins" w:date="2015-11-15T15:30:00Z"/>
        </w:rPr>
        <w:pPrChange w:id="1942" w:author="Timothy Wilkins" w:date="2015-11-15T15:30:00Z">
          <w:pPr>
            <w:pStyle w:val="ListParagraph"/>
            <w:numPr>
              <w:numId w:val="31"/>
            </w:numPr>
            <w:ind w:hanging="360"/>
          </w:pPr>
        </w:pPrChange>
      </w:pPr>
      <w:ins w:id="1943" w:author="Timothy Wilkins" w:date="2015-11-15T15:30:00Z">
        <w:r>
          <w:t>Test Class – Functional.</w:t>
        </w:r>
      </w:ins>
    </w:p>
    <w:p w14:paraId="694936A0" w14:textId="36C06C1D" w:rsidR="000E1FF8" w:rsidRDefault="000E1FF8">
      <w:pPr>
        <w:pStyle w:val="ListParagraph"/>
        <w:numPr>
          <w:ilvl w:val="0"/>
          <w:numId w:val="33"/>
        </w:numPr>
        <w:rPr>
          <w:ins w:id="1944" w:author="Timothy Wilkins" w:date="2015-11-15T15:30:00Z"/>
        </w:rPr>
        <w:pPrChange w:id="1945" w:author="Timothy Wilkins" w:date="2015-11-15T15:30:00Z">
          <w:pPr>
            <w:pStyle w:val="ListParagraph"/>
            <w:numPr>
              <w:numId w:val="31"/>
            </w:numPr>
            <w:ind w:hanging="360"/>
          </w:pPr>
        </w:pPrChange>
      </w:pPr>
      <w:ins w:id="1946" w:author="Timothy Wilkins" w:date="2015-11-15T15:30:00Z">
        <w:r>
          <w:t>Qualification method – Automated pass/fail analysis</w:t>
        </w:r>
      </w:ins>
      <w:ins w:id="1947" w:author="Timothy Wilkins" w:date="2015-11-15T15:38:00Z">
        <w:r w:rsidR="00844FC3">
          <w:t>, Visual Inspection</w:t>
        </w:r>
      </w:ins>
      <w:ins w:id="1948" w:author="Timothy Ryan Wilkins" w:date="2015-11-26T19:31:00Z">
        <w:r w:rsidR="003334C5">
          <w:t xml:space="preserve"> of any graphical exports</w:t>
        </w:r>
      </w:ins>
      <w:ins w:id="1949" w:author="Timothy Wilkins" w:date="2015-11-15T15:30:00Z">
        <w:r>
          <w:t>.</w:t>
        </w:r>
      </w:ins>
    </w:p>
    <w:p w14:paraId="38C1999A" w14:textId="77777777" w:rsidR="000E1FF8" w:rsidRDefault="000E1FF8">
      <w:pPr>
        <w:pStyle w:val="ListParagraph"/>
        <w:numPr>
          <w:ilvl w:val="0"/>
          <w:numId w:val="33"/>
        </w:numPr>
        <w:rPr>
          <w:ins w:id="1950" w:author="Timothy Wilkins" w:date="2015-11-15T15:30:00Z"/>
        </w:rPr>
        <w:pPrChange w:id="1951" w:author="Timothy Wilkins" w:date="2015-11-15T15:30:00Z">
          <w:pPr>
            <w:pStyle w:val="ListParagraph"/>
            <w:numPr>
              <w:numId w:val="31"/>
            </w:numPr>
            <w:ind w:hanging="360"/>
          </w:pPr>
        </w:pPrChange>
      </w:pPr>
      <w:ins w:id="1952" w:author="Timothy Wilkins" w:date="2015-11-15T15:30:00Z">
        <w:r>
          <w:t xml:space="preserve">Requirements – See </w:t>
        </w:r>
        <w:r>
          <w:fldChar w:fldCharType="begin"/>
        </w:r>
        <w:r>
          <w:instrText xml:space="preserve"> REF _Ref434221718 \h </w:instrText>
        </w:r>
      </w:ins>
      <w:ins w:id="1953" w:author="Timothy Wilkins" w:date="2015-11-15T15:30:00Z">
        <w:r>
          <w:fldChar w:fldCharType="separate"/>
        </w:r>
      </w:ins>
      <w:r>
        <w:t>Requirements Traceability</w:t>
      </w:r>
      <w:ins w:id="1954" w:author="Timothy Wilkins" w:date="2015-11-15T15:30:00Z">
        <w:r>
          <w:fldChar w:fldCharType="end"/>
        </w:r>
        <w:r>
          <w:t>.</w:t>
        </w:r>
      </w:ins>
    </w:p>
    <w:p w14:paraId="762E7DFC" w14:textId="77777777" w:rsidR="000E1FF8" w:rsidRDefault="000E1FF8">
      <w:pPr>
        <w:pStyle w:val="ListParagraph"/>
        <w:numPr>
          <w:ilvl w:val="0"/>
          <w:numId w:val="33"/>
        </w:numPr>
        <w:rPr>
          <w:ins w:id="1955" w:author="Timothy Wilkins" w:date="2015-11-15T15:30:00Z"/>
        </w:rPr>
        <w:pPrChange w:id="1956" w:author="Timothy Wilkins" w:date="2015-11-15T15:30:00Z">
          <w:pPr>
            <w:pStyle w:val="ListParagraph"/>
            <w:numPr>
              <w:numId w:val="31"/>
            </w:numPr>
            <w:ind w:hanging="360"/>
          </w:pPr>
        </w:pPrChange>
      </w:pPr>
      <w:ins w:id="1957" w:author="Timothy Wilkins" w:date="2015-11-15T15:30:00Z">
        <w:r>
          <w:t>Special requirements – N/A.</w:t>
        </w:r>
      </w:ins>
    </w:p>
    <w:p w14:paraId="70A432F7" w14:textId="22A704F4" w:rsidR="000E1FF8" w:rsidRDefault="000E1FF8">
      <w:pPr>
        <w:pStyle w:val="ListParagraph"/>
        <w:numPr>
          <w:ilvl w:val="0"/>
          <w:numId w:val="33"/>
        </w:numPr>
        <w:rPr>
          <w:ins w:id="1958" w:author="Timothy Wilkins" w:date="2015-11-15T15:30:00Z"/>
        </w:rPr>
        <w:pPrChange w:id="1959" w:author="Timothy Wilkins" w:date="2015-11-15T15:30:00Z">
          <w:pPr>
            <w:pStyle w:val="ListParagraph"/>
            <w:numPr>
              <w:numId w:val="31"/>
            </w:numPr>
            <w:ind w:hanging="360"/>
          </w:pPr>
        </w:pPrChange>
      </w:pPr>
      <w:ins w:id="1960" w:author="Timothy Wilkins" w:date="2015-11-15T15:30:00Z">
        <w:r>
          <w:t>Recorded data type – automated test generated artifacts, test results</w:t>
        </w:r>
      </w:ins>
      <w:ins w:id="1961" w:author="Timothy Wilkins" w:date="2015-11-15T15:38:00Z">
        <w:r w:rsidR="00844FC3">
          <w:t>, tester information</w:t>
        </w:r>
      </w:ins>
      <w:ins w:id="1962" w:author="Timothy Wilkins" w:date="2015-11-15T15:30:00Z">
        <w:r>
          <w:t>.</w:t>
        </w:r>
      </w:ins>
    </w:p>
    <w:p w14:paraId="664428D6" w14:textId="7C75C5AD" w:rsidR="000E1FF8" w:rsidRDefault="000E1FF8">
      <w:pPr>
        <w:pStyle w:val="ListParagraph"/>
        <w:numPr>
          <w:ilvl w:val="0"/>
          <w:numId w:val="33"/>
        </w:numPr>
        <w:rPr>
          <w:ins w:id="1963" w:author="Timothy Wilkins" w:date="2015-11-15T15:30:00Z"/>
        </w:rPr>
        <w:pPrChange w:id="1964" w:author="Timothy Wilkins" w:date="2015-11-15T15:30:00Z">
          <w:pPr>
            <w:pStyle w:val="ListParagraph"/>
            <w:numPr>
              <w:numId w:val="31"/>
            </w:numPr>
            <w:ind w:hanging="360"/>
          </w:pPr>
        </w:pPrChange>
      </w:pPr>
      <w:ins w:id="1965" w:author="Timothy Wilkins" w:date="2015-11-15T15:30:00Z">
        <w:r w:rsidRPr="00600EB1">
          <w:t>Type of data recording/reduction/analysis</w:t>
        </w:r>
        <w:r>
          <w:t xml:space="preserve"> – Logger (Info and Debug), test framework test report</w:t>
        </w:r>
      </w:ins>
      <w:ins w:id="1966" w:author="Timothy Wilkins" w:date="2015-11-15T15:38:00Z">
        <w:r w:rsidR="00844FC3">
          <w:t>, notes for the tester regarding the visual inspection</w:t>
        </w:r>
      </w:ins>
      <w:ins w:id="1967" w:author="Timothy Wilkins" w:date="2015-11-15T15:30:00Z">
        <w:r>
          <w:t>.</w:t>
        </w:r>
      </w:ins>
    </w:p>
    <w:p w14:paraId="5FDF845D" w14:textId="77777777" w:rsidR="000E1FF8" w:rsidRDefault="000E1FF8">
      <w:pPr>
        <w:pStyle w:val="ListParagraph"/>
        <w:numPr>
          <w:ilvl w:val="0"/>
          <w:numId w:val="33"/>
        </w:numPr>
        <w:rPr>
          <w:ins w:id="1968" w:author="Timothy Wilkins" w:date="2015-11-15T15:30:00Z"/>
        </w:rPr>
        <w:pPrChange w:id="1969" w:author="Timothy Wilkins" w:date="2015-11-15T15:30:00Z">
          <w:pPr>
            <w:pStyle w:val="ListParagraph"/>
            <w:numPr>
              <w:numId w:val="31"/>
            </w:numPr>
            <w:ind w:hanging="360"/>
          </w:pPr>
        </w:pPrChange>
      </w:pPr>
      <w:ins w:id="1970" w:author="Timothy Wilkins" w:date="2015-11-15T15:30:00Z">
        <w:r>
          <w:t>Assumptions/Constraints – N/A.</w:t>
        </w:r>
      </w:ins>
    </w:p>
    <w:p w14:paraId="1CE5CFD6" w14:textId="5404B754" w:rsidR="000E1FF8" w:rsidRDefault="000E1FF8">
      <w:pPr>
        <w:pStyle w:val="ListParagraph"/>
        <w:numPr>
          <w:ilvl w:val="0"/>
          <w:numId w:val="33"/>
        </w:numPr>
        <w:rPr>
          <w:ins w:id="1971" w:author="Timothy Wilkins" w:date="2015-11-15T15:30:00Z"/>
        </w:rPr>
        <w:pPrChange w:id="1972" w:author="Timothy Wilkins" w:date="2015-11-15T15:30:00Z">
          <w:pPr>
            <w:pStyle w:val="ListParagraph"/>
            <w:numPr>
              <w:numId w:val="31"/>
            </w:numPr>
            <w:ind w:hanging="360"/>
          </w:pPr>
        </w:pPrChange>
      </w:pPr>
      <w:ins w:id="1973" w:author="Timothy Wilkins" w:date="2015-11-15T15:30:00Z">
        <w:r>
          <w:t xml:space="preserve">Safety, security, privacy considerations – </w:t>
        </w:r>
      </w:ins>
      <w:ins w:id="1974" w:author="Timothy Ryan Wilkins" w:date="2015-11-26T12:23:00Z">
        <w:r w:rsidR="000D4E1A">
          <w:t>N/A.</w:t>
        </w:r>
      </w:ins>
    </w:p>
    <w:p w14:paraId="13CCEB7E" w14:textId="292A4C3A" w:rsidR="000E1FF8" w:rsidRDefault="001F1F99">
      <w:pPr>
        <w:pStyle w:val="Heading4"/>
        <w:rPr>
          <w:ins w:id="1975" w:author="Timothy Wilkins" w:date="2015-11-15T15:52:00Z"/>
        </w:rPr>
        <w:pPrChange w:id="1976" w:author="Timothy Wilkins" w:date="2015-11-15T15:40:00Z">
          <w:pPr>
            <w:pStyle w:val="ListParagraph"/>
            <w:numPr>
              <w:numId w:val="17"/>
            </w:numPr>
            <w:ind w:hanging="360"/>
          </w:pPr>
        </w:pPrChange>
      </w:pPr>
      <w:ins w:id="1977" w:author="Timothy Wilkins" w:date="2015-11-15T15:52:00Z">
        <w:r>
          <w:t>Medical Data View Tests</w:t>
        </w:r>
      </w:ins>
    </w:p>
    <w:p w14:paraId="56BB1C1E" w14:textId="7508B34E" w:rsidR="001F1F99" w:rsidRDefault="001F1F99">
      <w:pPr>
        <w:pStyle w:val="ListParagraph"/>
        <w:numPr>
          <w:ilvl w:val="0"/>
          <w:numId w:val="34"/>
        </w:numPr>
        <w:rPr>
          <w:ins w:id="1978" w:author="Timothy Wilkins" w:date="2015-11-15T15:52:00Z"/>
        </w:rPr>
        <w:pPrChange w:id="1979" w:author="Timothy Wilkins" w:date="2015-11-15T15:52:00Z">
          <w:pPr>
            <w:pStyle w:val="ListParagraph"/>
            <w:numPr>
              <w:numId w:val="31"/>
            </w:numPr>
            <w:ind w:hanging="360"/>
          </w:pPr>
        </w:pPrChange>
      </w:pPr>
      <w:ins w:id="1980" w:author="Timothy Wilkins" w:date="2015-11-15T15:52:00Z">
        <w:r>
          <w:t>Objective – These tests shall verify that</w:t>
        </w:r>
      </w:ins>
      <w:ins w:id="1981" w:author="Timothy Wilkins" w:date="2015-11-15T15:53:00Z">
        <w:r>
          <w:t xml:space="preserve"> there is an interface for displaying medical data</w:t>
        </w:r>
      </w:ins>
      <w:ins w:id="1982" w:author="Timothy Wilkins" w:date="2015-11-15T15:52:00Z">
        <w:r>
          <w:t>.</w:t>
        </w:r>
      </w:ins>
      <w:ins w:id="1983" w:author="Timothy Wilkins" w:date="2015-11-22T17:42:00Z">
        <w:r w:rsidR="00985491">
          <w:t xml:space="preserve"> This test may</w:t>
        </w:r>
        <w:r w:rsidR="00936CC9">
          <w:t xml:space="preserve"> be manual </w:t>
        </w:r>
      </w:ins>
      <w:ins w:id="1984" w:author="Timothy Wilkins" w:date="2015-11-22T17:47:00Z">
        <w:r w:rsidR="00171FDF">
          <w:t xml:space="preserve">visual verification </w:t>
        </w:r>
      </w:ins>
      <w:ins w:id="1985" w:author="Timothy Wilkins" w:date="2015-11-22T17:42:00Z">
        <w:r w:rsidR="00936CC9">
          <w:t xml:space="preserve">because there may be </w:t>
        </w:r>
      </w:ins>
      <w:ins w:id="1986" w:author="Timothy Wilkins" w:date="2015-11-22T17:47:00Z">
        <w:r w:rsidR="00171FDF">
          <w:t>problems with the UI that cannot be caught by automation.</w:t>
        </w:r>
      </w:ins>
    </w:p>
    <w:p w14:paraId="63329CF0" w14:textId="1E8827D9" w:rsidR="001F1F99" w:rsidRDefault="001F1F99">
      <w:pPr>
        <w:pStyle w:val="ListParagraph"/>
        <w:numPr>
          <w:ilvl w:val="0"/>
          <w:numId w:val="34"/>
        </w:numPr>
        <w:rPr>
          <w:ins w:id="1987" w:author="Timothy Wilkins" w:date="2015-11-15T15:52:00Z"/>
        </w:rPr>
        <w:pPrChange w:id="1988" w:author="Timothy Wilkins" w:date="2015-11-15T15:52:00Z">
          <w:pPr>
            <w:pStyle w:val="ListParagraph"/>
            <w:numPr>
              <w:numId w:val="31"/>
            </w:numPr>
            <w:ind w:hanging="360"/>
          </w:pPr>
        </w:pPrChange>
      </w:pPr>
      <w:ins w:id="1989" w:author="Timothy Wilkins" w:date="2015-11-15T15:52:00Z">
        <w:r>
          <w:t>Test Level – UI level.</w:t>
        </w:r>
      </w:ins>
    </w:p>
    <w:p w14:paraId="27BB8E90" w14:textId="77777777" w:rsidR="001F1F99" w:rsidRDefault="001F1F99">
      <w:pPr>
        <w:pStyle w:val="ListParagraph"/>
        <w:numPr>
          <w:ilvl w:val="0"/>
          <w:numId w:val="34"/>
        </w:numPr>
        <w:rPr>
          <w:ins w:id="1990" w:author="Timothy Wilkins" w:date="2015-11-15T15:52:00Z"/>
        </w:rPr>
        <w:pPrChange w:id="1991" w:author="Timothy Wilkins" w:date="2015-11-15T15:52:00Z">
          <w:pPr>
            <w:pStyle w:val="ListParagraph"/>
            <w:numPr>
              <w:numId w:val="31"/>
            </w:numPr>
            <w:ind w:hanging="360"/>
          </w:pPr>
        </w:pPrChange>
      </w:pPr>
      <w:ins w:id="1992" w:author="Timothy Wilkins" w:date="2015-11-15T15:52:00Z">
        <w:r>
          <w:t>Test Class – Functional.</w:t>
        </w:r>
      </w:ins>
    </w:p>
    <w:p w14:paraId="6158E8F3" w14:textId="02CAC11E" w:rsidR="001F1F99" w:rsidRDefault="001F1F99">
      <w:pPr>
        <w:pStyle w:val="ListParagraph"/>
        <w:numPr>
          <w:ilvl w:val="0"/>
          <w:numId w:val="34"/>
        </w:numPr>
        <w:rPr>
          <w:ins w:id="1993" w:author="Timothy Wilkins" w:date="2015-11-15T15:52:00Z"/>
        </w:rPr>
        <w:pPrChange w:id="1994" w:author="Timothy Wilkins" w:date="2015-11-15T15:52:00Z">
          <w:pPr>
            <w:pStyle w:val="ListParagraph"/>
            <w:numPr>
              <w:numId w:val="31"/>
            </w:numPr>
            <w:ind w:hanging="360"/>
          </w:pPr>
        </w:pPrChange>
      </w:pPr>
      <w:ins w:id="1995" w:author="Timothy Wilkins" w:date="2015-11-15T15:52:00Z">
        <w:r>
          <w:t>Qualification method – Visual Inspection</w:t>
        </w:r>
      </w:ins>
      <w:ins w:id="1996" w:author="Timothy Ryan Wilkins" w:date="2015-11-26T19:31:00Z">
        <w:r w:rsidR="00D51AF3">
          <w:t xml:space="preserve"> of the GUI</w:t>
        </w:r>
      </w:ins>
      <w:ins w:id="1997" w:author="Timothy Wilkins" w:date="2015-11-15T15:52:00Z">
        <w:r>
          <w:t>.</w:t>
        </w:r>
      </w:ins>
    </w:p>
    <w:p w14:paraId="2AEDACC9" w14:textId="77777777" w:rsidR="001F1F99" w:rsidRDefault="001F1F99">
      <w:pPr>
        <w:pStyle w:val="ListParagraph"/>
        <w:numPr>
          <w:ilvl w:val="0"/>
          <w:numId w:val="34"/>
        </w:numPr>
        <w:rPr>
          <w:ins w:id="1998" w:author="Timothy Wilkins" w:date="2015-11-15T15:52:00Z"/>
        </w:rPr>
        <w:pPrChange w:id="1999" w:author="Timothy Wilkins" w:date="2015-11-15T15:52:00Z">
          <w:pPr>
            <w:pStyle w:val="ListParagraph"/>
            <w:numPr>
              <w:numId w:val="31"/>
            </w:numPr>
            <w:ind w:hanging="360"/>
          </w:pPr>
        </w:pPrChange>
      </w:pPr>
      <w:ins w:id="2000" w:author="Timothy Wilkins" w:date="2015-11-15T15:52:00Z">
        <w:r>
          <w:t xml:space="preserve">Requirements – See </w:t>
        </w:r>
        <w:r>
          <w:fldChar w:fldCharType="begin"/>
        </w:r>
        <w:r>
          <w:instrText xml:space="preserve"> REF _Ref434221718 \h </w:instrText>
        </w:r>
      </w:ins>
      <w:ins w:id="2001" w:author="Timothy Wilkins" w:date="2015-11-15T15:52:00Z">
        <w:r>
          <w:fldChar w:fldCharType="separate"/>
        </w:r>
      </w:ins>
      <w:r>
        <w:t>Requirements Traceability</w:t>
      </w:r>
      <w:ins w:id="2002" w:author="Timothy Wilkins" w:date="2015-11-15T15:52:00Z">
        <w:r>
          <w:fldChar w:fldCharType="end"/>
        </w:r>
        <w:r>
          <w:t>.</w:t>
        </w:r>
      </w:ins>
    </w:p>
    <w:p w14:paraId="7B0A742E" w14:textId="77777777" w:rsidR="001F1F99" w:rsidRDefault="001F1F99">
      <w:pPr>
        <w:pStyle w:val="ListParagraph"/>
        <w:numPr>
          <w:ilvl w:val="0"/>
          <w:numId w:val="34"/>
        </w:numPr>
        <w:rPr>
          <w:ins w:id="2003" w:author="Timothy Wilkins" w:date="2015-11-15T15:52:00Z"/>
        </w:rPr>
        <w:pPrChange w:id="2004" w:author="Timothy Wilkins" w:date="2015-11-15T15:52:00Z">
          <w:pPr>
            <w:pStyle w:val="ListParagraph"/>
            <w:numPr>
              <w:numId w:val="31"/>
            </w:numPr>
            <w:ind w:hanging="360"/>
          </w:pPr>
        </w:pPrChange>
      </w:pPr>
      <w:ins w:id="2005" w:author="Timothy Wilkins" w:date="2015-11-15T15:52:00Z">
        <w:r>
          <w:t>Special requirements – N/A.</w:t>
        </w:r>
      </w:ins>
    </w:p>
    <w:p w14:paraId="5B180EC2" w14:textId="09780491" w:rsidR="001F1F99" w:rsidRDefault="001F1F99">
      <w:pPr>
        <w:pStyle w:val="ListParagraph"/>
        <w:numPr>
          <w:ilvl w:val="0"/>
          <w:numId w:val="34"/>
        </w:numPr>
        <w:rPr>
          <w:ins w:id="2006" w:author="Timothy Wilkins" w:date="2015-11-15T15:52:00Z"/>
        </w:rPr>
        <w:pPrChange w:id="2007" w:author="Timothy Wilkins" w:date="2015-11-15T15:52:00Z">
          <w:pPr>
            <w:pStyle w:val="ListParagraph"/>
            <w:numPr>
              <w:numId w:val="31"/>
            </w:numPr>
            <w:ind w:hanging="360"/>
          </w:pPr>
        </w:pPrChange>
      </w:pPr>
      <w:ins w:id="2008" w:author="Timothy Wilkins" w:date="2015-11-15T15:52:00Z">
        <w:r>
          <w:t>Recorded data type – test results</w:t>
        </w:r>
      </w:ins>
      <w:ins w:id="2009" w:author="Timothy Wilkins" w:date="2015-11-15T15:55:00Z">
        <w:r w:rsidR="00611DCA">
          <w:t>, tester information</w:t>
        </w:r>
      </w:ins>
      <w:ins w:id="2010" w:author="Timothy Wilkins" w:date="2015-11-15T15:52:00Z">
        <w:r>
          <w:t>.</w:t>
        </w:r>
      </w:ins>
    </w:p>
    <w:p w14:paraId="44FB00AB" w14:textId="6793E6F6" w:rsidR="001F1F99" w:rsidRDefault="001F1F99">
      <w:pPr>
        <w:pStyle w:val="ListParagraph"/>
        <w:numPr>
          <w:ilvl w:val="0"/>
          <w:numId w:val="34"/>
        </w:numPr>
        <w:rPr>
          <w:ins w:id="2011" w:author="Timothy Wilkins" w:date="2015-11-15T15:52:00Z"/>
        </w:rPr>
        <w:pPrChange w:id="2012" w:author="Timothy Wilkins" w:date="2015-11-15T15:52:00Z">
          <w:pPr>
            <w:pStyle w:val="ListParagraph"/>
            <w:numPr>
              <w:numId w:val="31"/>
            </w:numPr>
            <w:ind w:hanging="360"/>
          </w:pPr>
        </w:pPrChange>
      </w:pPr>
      <w:ins w:id="2013" w:author="Timothy Wilkins" w:date="2015-11-15T15:52:00Z">
        <w:r w:rsidRPr="00600EB1">
          <w:t>Type of data recording/reduction/analysis</w:t>
        </w:r>
        <w:r>
          <w:t xml:space="preserve"> –</w:t>
        </w:r>
      </w:ins>
      <w:ins w:id="2014" w:author="Timothy Wilkins" w:date="2015-11-15T15:55:00Z">
        <w:r w:rsidR="00611DCA">
          <w:t xml:space="preserve"> Notes from the tester regarding the visual inspection</w:t>
        </w:r>
      </w:ins>
      <w:ins w:id="2015" w:author="Timothy Wilkins" w:date="2015-11-15T15:52:00Z">
        <w:r>
          <w:t>.</w:t>
        </w:r>
      </w:ins>
    </w:p>
    <w:p w14:paraId="6C5571F1" w14:textId="77777777" w:rsidR="001F1F99" w:rsidRDefault="001F1F99">
      <w:pPr>
        <w:pStyle w:val="ListParagraph"/>
        <w:numPr>
          <w:ilvl w:val="0"/>
          <w:numId w:val="34"/>
        </w:numPr>
        <w:rPr>
          <w:ins w:id="2016" w:author="Timothy Wilkins" w:date="2015-11-15T15:52:00Z"/>
        </w:rPr>
        <w:pPrChange w:id="2017" w:author="Timothy Wilkins" w:date="2015-11-15T15:52:00Z">
          <w:pPr>
            <w:pStyle w:val="ListParagraph"/>
            <w:numPr>
              <w:numId w:val="31"/>
            </w:numPr>
            <w:ind w:hanging="360"/>
          </w:pPr>
        </w:pPrChange>
      </w:pPr>
      <w:ins w:id="2018" w:author="Timothy Wilkins" w:date="2015-11-15T15:52:00Z">
        <w:r>
          <w:t>Assumptions/Constraints – N/A.</w:t>
        </w:r>
      </w:ins>
    </w:p>
    <w:p w14:paraId="250111E1" w14:textId="53FA04FB" w:rsidR="001F1F99" w:rsidRDefault="001F1F99">
      <w:pPr>
        <w:pStyle w:val="ListParagraph"/>
        <w:numPr>
          <w:ilvl w:val="0"/>
          <w:numId w:val="34"/>
        </w:numPr>
        <w:rPr>
          <w:ins w:id="2019" w:author="Timothy Wilkins" w:date="2015-11-15T15:52:00Z"/>
        </w:rPr>
        <w:pPrChange w:id="2020" w:author="Timothy Wilkins" w:date="2015-11-15T15:52:00Z">
          <w:pPr>
            <w:pStyle w:val="ListParagraph"/>
            <w:numPr>
              <w:numId w:val="31"/>
            </w:numPr>
            <w:ind w:hanging="360"/>
          </w:pPr>
        </w:pPrChange>
      </w:pPr>
      <w:ins w:id="2021" w:author="Timothy Wilkins" w:date="2015-11-15T15:52:00Z">
        <w:r>
          <w:t xml:space="preserve">Safety, security, privacy considerations – </w:t>
        </w:r>
      </w:ins>
      <w:ins w:id="2022" w:author="Timothy Ryan Wilkins" w:date="2015-11-26T12:23:00Z">
        <w:r w:rsidR="000D4E1A">
          <w:t>N/A.</w:t>
        </w:r>
      </w:ins>
    </w:p>
    <w:p w14:paraId="4134FF13" w14:textId="69CF2AD1" w:rsidR="001F1F99" w:rsidRDefault="005421A4">
      <w:pPr>
        <w:pStyle w:val="Heading4"/>
        <w:rPr>
          <w:ins w:id="2023" w:author="Timothy Wilkins" w:date="2015-11-15T15:57:00Z"/>
        </w:rPr>
        <w:pPrChange w:id="2024" w:author="Timothy Wilkins" w:date="2015-11-15T15:56:00Z">
          <w:pPr>
            <w:pStyle w:val="ListParagraph"/>
            <w:numPr>
              <w:numId w:val="17"/>
            </w:numPr>
            <w:ind w:hanging="360"/>
          </w:pPr>
        </w:pPrChange>
      </w:pPr>
      <w:ins w:id="2025" w:author="Timothy Wilkins" w:date="2015-11-15T15:57:00Z">
        <w:r>
          <w:t>OS Test</w:t>
        </w:r>
      </w:ins>
    </w:p>
    <w:p w14:paraId="4BAA75A2" w14:textId="70366121" w:rsidR="005421A4" w:rsidRDefault="005421A4">
      <w:pPr>
        <w:pStyle w:val="ListParagraph"/>
        <w:numPr>
          <w:ilvl w:val="0"/>
          <w:numId w:val="35"/>
        </w:numPr>
        <w:rPr>
          <w:ins w:id="2026" w:author="Timothy Wilkins" w:date="2015-11-15T15:57:00Z"/>
        </w:rPr>
        <w:pPrChange w:id="2027" w:author="Timothy Wilkins" w:date="2015-11-15T15:57:00Z">
          <w:pPr>
            <w:pStyle w:val="ListParagraph"/>
            <w:numPr>
              <w:numId w:val="31"/>
            </w:numPr>
            <w:ind w:hanging="360"/>
          </w:pPr>
        </w:pPrChange>
      </w:pPr>
      <w:ins w:id="2028" w:author="Timothy Wilkins" w:date="2015-11-15T15:57:00Z">
        <w:r>
          <w:t>Objective – These tests shall verify</w:t>
        </w:r>
      </w:ins>
      <w:ins w:id="2029" w:author="Timothy Wilkins" w:date="2015-11-15T15:59:00Z">
        <w:r>
          <w:t xml:space="preserve"> the </w:t>
        </w:r>
      </w:ins>
      <w:ins w:id="2030" w:author="Timothy Ryan Wilkins" w:date="2015-11-26T19:32:00Z">
        <w:r w:rsidR="002B335F">
          <w:t xml:space="preserve">correct </w:t>
        </w:r>
      </w:ins>
      <w:ins w:id="2031" w:author="Timothy Wilkins" w:date="2015-11-15T15:59:00Z">
        <w:r>
          <w:t>OS the system is installed on</w:t>
        </w:r>
      </w:ins>
      <w:ins w:id="2032" w:author="Timothy Wilkins" w:date="2015-11-15T15:57:00Z">
        <w:r>
          <w:t>.</w:t>
        </w:r>
      </w:ins>
    </w:p>
    <w:p w14:paraId="656F9C4B" w14:textId="76259560" w:rsidR="005421A4" w:rsidRDefault="005421A4">
      <w:pPr>
        <w:pStyle w:val="ListParagraph"/>
        <w:numPr>
          <w:ilvl w:val="0"/>
          <w:numId w:val="35"/>
        </w:numPr>
        <w:rPr>
          <w:ins w:id="2033" w:author="Timothy Wilkins" w:date="2015-11-15T15:57:00Z"/>
        </w:rPr>
        <w:pPrChange w:id="2034" w:author="Timothy Wilkins" w:date="2015-11-15T15:57:00Z">
          <w:pPr>
            <w:pStyle w:val="ListParagraph"/>
            <w:numPr>
              <w:numId w:val="31"/>
            </w:numPr>
            <w:ind w:hanging="360"/>
          </w:pPr>
        </w:pPrChange>
      </w:pPr>
      <w:ins w:id="2035" w:author="Timothy Wilkins" w:date="2015-11-15T15:57:00Z">
        <w:r>
          <w:t>Test Level – UI level.</w:t>
        </w:r>
      </w:ins>
    </w:p>
    <w:p w14:paraId="05CBDE4A" w14:textId="31716E03" w:rsidR="005421A4" w:rsidRDefault="005421A4">
      <w:pPr>
        <w:pStyle w:val="ListParagraph"/>
        <w:numPr>
          <w:ilvl w:val="0"/>
          <w:numId w:val="35"/>
        </w:numPr>
        <w:rPr>
          <w:ins w:id="2036" w:author="Timothy Wilkins" w:date="2015-11-15T15:57:00Z"/>
        </w:rPr>
        <w:pPrChange w:id="2037" w:author="Timothy Wilkins" w:date="2015-11-15T15:57:00Z">
          <w:pPr>
            <w:pStyle w:val="ListParagraph"/>
            <w:numPr>
              <w:numId w:val="31"/>
            </w:numPr>
            <w:ind w:hanging="360"/>
          </w:pPr>
        </w:pPrChange>
      </w:pPr>
      <w:ins w:id="2038" w:author="Timothy Wilkins" w:date="2015-11-15T15:57:00Z">
        <w:r>
          <w:t>Test Class – Non-Functional.</w:t>
        </w:r>
      </w:ins>
    </w:p>
    <w:p w14:paraId="791B65B7" w14:textId="0936A5C9" w:rsidR="005421A4" w:rsidRDefault="005421A4">
      <w:pPr>
        <w:pStyle w:val="ListParagraph"/>
        <w:numPr>
          <w:ilvl w:val="0"/>
          <w:numId w:val="35"/>
        </w:numPr>
        <w:rPr>
          <w:ins w:id="2039" w:author="Timothy Wilkins" w:date="2015-11-15T15:57:00Z"/>
        </w:rPr>
        <w:pPrChange w:id="2040" w:author="Timothy Wilkins" w:date="2015-11-15T15:57:00Z">
          <w:pPr>
            <w:pStyle w:val="ListParagraph"/>
            <w:numPr>
              <w:numId w:val="31"/>
            </w:numPr>
            <w:ind w:hanging="360"/>
          </w:pPr>
        </w:pPrChange>
      </w:pPr>
      <w:ins w:id="2041" w:author="Timothy Wilkins" w:date="2015-11-15T15:57:00Z">
        <w:r>
          <w:t xml:space="preserve">Qualification method – </w:t>
        </w:r>
      </w:ins>
      <w:ins w:id="2042" w:author="Timothy Wilkins" w:date="2015-11-15T15:59:00Z">
        <w:r>
          <w:t>Visual Inspection</w:t>
        </w:r>
      </w:ins>
      <w:ins w:id="2043" w:author="Timothy Wilkins" w:date="2015-11-15T15:57:00Z">
        <w:r>
          <w:t>.</w:t>
        </w:r>
      </w:ins>
    </w:p>
    <w:p w14:paraId="2B1A1D76" w14:textId="77777777" w:rsidR="005421A4" w:rsidRDefault="005421A4">
      <w:pPr>
        <w:pStyle w:val="ListParagraph"/>
        <w:numPr>
          <w:ilvl w:val="0"/>
          <w:numId w:val="35"/>
        </w:numPr>
        <w:rPr>
          <w:ins w:id="2044" w:author="Timothy Wilkins" w:date="2015-11-15T15:57:00Z"/>
        </w:rPr>
        <w:pPrChange w:id="2045" w:author="Timothy Wilkins" w:date="2015-11-15T15:57:00Z">
          <w:pPr>
            <w:pStyle w:val="ListParagraph"/>
            <w:numPr>
              <w:numId w:val="31"/>
            </w:numPr>
            <w:ind w:hanging="360"/>
          </w:pPr>
        </w:pPrChange>
      </w:pPr>
      <w:ins w:id="2046" w:author="Timothy Wilkins" w:date="2015-11-15T15:57:00Z">
        <w:r>
          <w:t xml:space="preserve">Requirements – See </w:t>
        </w:r>
        <w:r>
          <w:fldChar w:fldCharType="begin"/>
        </w:r>
        <w:r>
          <w:instrText xml:space="preserve"> REF _Ref434221718 \h </w:instrText>
        </w:r>
      </w:ins>
      <w:ins w:id="2047" w:author="Timothy Wilkins" w:date="2015-11-15T15:57:00Z">
        <w:r>
          <w:fldChar w:fldCharType="separate"/>
        </w:r>
      </w:ins>
      <w:r>
        <w:t>Requirements Traceability</w:t>
      </w:r>
      <w:ins w:id="2048" w:author="Timothy Wilkins" w:date="2015-11-15T15:57:00Z">
        <w:r>
          <w:fldChar w:fldCharType="end"/>
        </w:r>
        <w:r>
          <w:t>.</w:t>
        </w:r>
      </w:ins>
    </w:p>
    <w:p w14:paraId="23E8F4A3" w14:textId="77777777" w:rsidR="005421A4" w:rsidRDefault="005421A4">
      <w:pPr>
        <w:pStyle w:val="ListParagraph"/>
        <w:numPr>
          <w:ilvl w:val="0"/>
          <w:numId w:val="35"/>
        </w:numPr>
        <w:rPr>
          <w:ins w:id="2049" w:author="Timothy Wilkins" w:date="2015-11-15T15:57:00Z"/>
        </w:rPr>
        <w:pPrChange w:id="2050" w:author="Timothy Wilkins" w:date="2015-11-15T15:57:00Z">
          <w:pPr>
            <w:pStyle w:val="ListParagraph"/>
            <w:numPr>
              <w:numId w:val="31"/>
            </w:numPr>
            <w:ind w:hanging="360"/>
          </w:pPr>
        </w:pPrChange>
      </w:pPr>
      <w:ins w:id="2051" w:author="Timothy Wilkins" w:date="2015-11-15T15:57:00Z">
        <w:r>
          <w:t>Special requirements – N/A.</w:t>
        </w:r>
      </w:ins>
    </w:p>
    <w:p w14:paraId="3AFDD09B" w14:textId="500D13A9" w:rsidR="005421A4" w:rsidRDefault="005421A4">
      <w:pPr>
        <w:pStyle w:val="ListParagraph"/>
        <w:numPr>
          <w:ilvl w:val="0"/>
          <w:numId w:val="35"/>
        </w:numPr>
        <w:rPr>
          <w:ins w:id="2052" w:author="Timothy Wilkins" w:date="2015-11-15T15:57:00Z"/>
        </w:rPr>
        <w:pPrChange w:id="2053" w:author="Timothy Wilkins" w:date="2015-11-15T15:57:00Z">
          <w:pPr>
            <w:pStyle w:val="ListParagraph"/>
            <w:numPr>
              <w:numId w:val="31"/>
            </w:numPr>
            <w:ind w:hanging="360"/>
          </w:pPr>
        </w:pPrChange>
      </w:pPr>
      <w:ins w:id="2054" w:author="Timothy Wilkins" w:date="2015-11-15T15:57:00Z">
        <w:r>
          <w:t>Recorded data type –</w:t>
        </w:r>
      </w:ins>
      <w:ins w:id="2055" w:author="Timothy Wilkins" w:date="2015-11-15T16:00:00Z">
        <w:r>
          <w:t xml:space="preserve"> </w:t>
        </w:r>
      </w:ins>
      <w:ins w:id="2056" w:author="Timothy Wilkins" w:date="2015-11-15T15:57:00Z">
        <w:r>
          <w:t>test results</w:t>
        </w:r>
      </w:ins>
      <w:ins w:id="2057" w:author="Timothy Wilkins" w:date="2015-11-15T16:00:00Z">
        <w:r>
          <w:t>, tester information</w:t>
        </w:r>
      </w:ins>
      <w:ins w:id="2058" w:author="Timothy Wilkins" w:date="2015-11-15T15:57:00Z">
        <w:r>
          <w:t>.</w:t>
        </w:r>
      </w:ins>
    </w:p>
    <w:p w14:paraId="36389769" w14:textId="1810AD5D" w:rsidR="005421A4" w:rsidRDefault="005421A4">
      <w:pPr>
        <w:pStyle w:val="ListParagraph"/>
        <w:numPr>
          <w:ilvl w:val="0"/>
          <w:numId w:val="35"/>
        </w:numPr>
        <w:rPr>
          <w:ins w:id="2059" w:author="Timothy Wilkins" w:date="2015-11-15T15:57:00Z"/>
        </w:rPr>
        <w:pPrChange w:id="2060" w:author="Timothy Wilkins" w:date="2015-11-15T15:57:00Z">
          <w:pPr>
            <w:pStyle w:val="ListParagraph"/>
            <w:numPr>
              <w:numId w:val="31"/>
            </w:numPr>
            <w:ind w:hanging="360"/>
          </w:pPr>
        </w:pPrChange>
      </w:pPr>
      <w:ins w:id="2061" w:author="Timothy Wilkins" w:date="2015-11-15T15:57:00Z">
        <w:r w:rsidRPr="00600EB1">
          <w:t>Type of data recording/reduction/analysis</w:t>
        </w:r>
        <w:r>
          <w:t xml:space="preserve"> –</w:t>
        </w:r>
      </w:ins>
      <w:ins w:id="2062" w:author="Timothy Wilkins" w:date="2015-11-15T16:00:00Z">
        <w:r>
          <w:t xml:space="preserve"> Notes from the tester regarding the visual inspection</w:t>
        </w:r>
      </w:ins>
      <w:ins w:id="2063" w:author="Timothy Wilkins" w:date="2015-11-15T15:57:00Z">
        <w:r>
          <w:t>.</w:t>
        </w:r>
      </w:ins>
    </w:p>
    <w:p w14:paraId="34156D77" w14:textId="77777777" w:rsidR="005421A4" w:rsidRDefault="005421A4">
      <w:pPr>
        <w:pStyle w:val="ListParagraph"/>
        <w:numPr>
          <w:ilvl w:val="0"/>
          <w:numId w:val="35"/>
        </w:numPr>
        <w:rPr>
          <w:ins w:id="2064" w:author="Timothy Wilkins" w:date="2015-11-15T15:57:00Z"/>
        </w:rPr>
        <w:pPrChange w:id="2065" w:author="Timothy Wilkins" w:date="2015-11-15T15:57:00Z">
          <w:pPr>
            <w:pStyle w:val="ListParagraph"/>
            <w:numPr>
              <w:numId w:val="31"/>
            </w:numPr>
            <w:ind w:hanging="360"/>
          </w:pPr>
        </w:pPrChange>
      </w:pPr>
      <w:ins w:id="2066" w:author="Timothy Wilkins" w:date="2015-11-15T15:57:00Z">
        <w:r>
          <w:t>Assumptions/Constraints – N/A.</w:t>
        </w:r>
      </w:ins>
    </w:p>
    <w:p w14:paraId="35152B4C" w14:textId="399DE780" w:rsidR="005421A4" w:rsidRDefault="005421A4">
      <w:pPr>
        <w:pStyle w:val="ListParagraph"/>
        <w:numPr>
          <w:ilvl w:val="0"/>
          <w:numId w:val="35"/>
        </w:numPr>
        <w:rPr>
          <w:ins w:id="2067" w:author="Timothy Wilkins" w:date="2015-11-15T15:57:00Z"/>
        </w:rPr>
        <w:pPrChange w:id="2068" w:author="Timothy Wilkins" w:date="2015-11-15T15:57:00Z">
          <w:pPr>
            <w:pStyle w:val="ListParagraph"/>
            <w:numPr>
              <w:numId w:val="31"/>
            </w:numPr>
            <w:ind w:hanging="360"/>
          </w:pPr>
        </w:pPrChange>
      </w:pPr>
      <w:ins w:id="2069" w:author="Timothy Wilkins" w:date="2015-11-15T15:57:00Z">
        <w:r>
          <w:t xml:space="preserve">Safety, security, privacy considerations – </w:t>
        </w:r>
      </w:ins>
      <w:ins w:id="2070" w:author="Timothy Ryan Wilkins" w:date="2015-11-26T12:23:00Z">
        <w:r w:rsidR="000D4E1A">
          <w:t>N/A.</w:t>
        </w:r>
      </w:ins>
    </w:p>
    <w:p w14:paraId="3EA8B908" w14:textId="0251B2B6" w:rsidR="005421A4" w:rsidRDefault="000169B6">
      <w:pPr>
        <w:pStyle w:val="Heading4"/>
        <w:rPr>
          <w:ins w:id="2071" w:author="Timothy Wilkins" w:date="2015-11-15T16:01:00Z"/>
        </w:rPr>
        <w:pPrChange w:id="2072" w:author="Timothy Wilkins" w:date="2015-11-15T16:00:00Z">
          <w:pPr>
            <w:pStyle w:val="ListParagraph"/>
            <w:numPr>
              <w:numId w:val="17"/>
            </w:numPr>
            <w:ind w:hanging="360"/>
          </w:pPr>
        </w:pPrChange>
      </w:pPr>
      <w:ins w:id="2073" w:author="Timothy Wilkins" w:date="2015-11-15T16:01:00Z">
        <w:r>
          <w:t>SQL Database Test</w:t>
        </w:r>
      </w:ins>
    </w:p>
    <w:p w14:paraId="13419E5A" w14:textId="3045A05E" w:rsidR="000169B6" w:rsidRDefault="000169B6">
      <w:pPr>
        <w:pStyle w:val="ListParagraph"/>
        <w:numPr>
          <w:ilvl w:val="0"/>
          <w:numId w:val="36"/>
        </w:numPr>
        <w:rPr>
          <w:ins w:id="2074" w:author="Timothy Wilkins" w:date="2015-11-15T16:01:00Z"/>
        </w:rPr>
        <w:pPrChange w:id="2075" w:author="Timothy Wilkins" w:date="2015-11-15T16:01:00Z">
          <w:pPr>
            <w:pStyle w:val="ListParagraph"/>
            <w:numPr>
              <w:numId w:val="31"/>
            </w:numPr>
            <w:ind w:hanging="360"/>
          </w:pPr>
        </w:pPrChange>
      </w:pPr>
      <w:ins w:id="2076" w:author="Timothy Wilkins" w:date="2015-11-15T16:01:00Z">
        <w:r>
          <w:t xml:space="preserve">Objective – These tests shall verify the </w:t>
        </w:r>
      </w:ins>
      <w:ins w:id="2077" w:author="Timothy Ryan Wilkins" w:date="2015-11-26T19:32:00Z">
        <w:r w:rsidR="006E5940">
          <w:t xml:space="preserve">correct </w:t>
        </w:r>
      </w:ins>
      <w:ins w:id="2078" w:author="Timothy Wilkins" w:date="2015-11-15T16:01:00Z">
        <w:r>
          <w:t>version of the database.</w:t>
        </w:r>
      </w:ins>
    </w:p>
    <w:p w14:paraId="576498F2" w14:textId="5F6481C6" w:rsidR="000169B6" w:rsidRDefault="000169B6">
      <w:pPr>
        <w:pStyle w:val="ListParagraph"/>
        <w:numPr>
          <w:ilvl w:val="0"/>
          <w:numId w:val="36"/>
        </w:numPr>
        <w:rPr>
          <w:ins w:id="2079" w:author="Timothy Wilkins" w:date="2015-11-15T16:01:00Z"/>
        </w:rPr>
        <w:pPrChange w:id="2080" w:author="Timothy Wilkins" w:date="2015-11-15T16:01:00Z">
          <w:pPr>
            <w:pStyle w:val="ListParagraph"/>
            <w:numPr>
              <w:numId w:val="31"/>
            </w:numPr>
            <w:ind w:hanging="360"/>
          </w:pPr>
        </w:pPrChange>
      </w:pPr>
      <w:ins w:id="2081" w:author="Timothy Wilkins" w:date="2015-11-15T16:01:00Z">
        <w:r>
          <w:lastRenderedPageBreak/>
          <w:t>Test Level – UI level.</w:t>
        </w:r>
      </w:ins>
    </w:p>
    <w:p w14:paraId="494C59E0" w14:textId="2DD380D1" w:rsidR="000169B6" w:rsidRDefault="000169B6">
      <w:pPr>
        <w:pStyle w:val="ListParagraph"/>
        <w:numPr>
          <w:ilvl w:val="0"/>
          <w:numId w:val="36"/>
        </w:numPr>
        <w:rPr>
          <w:ins w:id="2082" w:author="Timothy Wilkins" w:date="2015-11-15T16:01:00Z"/>
        </w:rPr>
        <w:pPrChange w:id="2083" w:author="Timothy Wilkins" w:date="2015-11-15T16:01:00Z">
          <w:pPr>
            <w:pStyle w:val="ListParagraph"/>
            <w:numPr>
              <w:numId w:val="31"/>
            </w:numPr>
            <w:ind w:hanging="360"/>
          </w:pPr>
        </w:pPrChange>
      </w:pPr>
      <w:ins w:id="2084" w:author="Timothy Wilkins" w:date="2015-11-15T16:01:00Z">
        <w:r>
          <w:t xml:space="preserve">Test Class – </w:t>
        </w:r>
      </w:ins>
      <w:ins w:id="2085" w:author="Timothy Wilkins" w:date="2015-11-15T16:02:00Z">
        <w:r>
          <w:t>Non-</w:t>
        </w:r>
      </w:ins>
      <w:ins w:id="2086" w:author="Timothy Wilkins" w:date="2015-11-15T16:01:00Z">
        <w:r>
          <w:t>Functional.</w:t>
        </w:r>
      </w:ins>
    </w:p>
    <w:p w14:paraId="1120B7AD" w14:textId="2F60B2C2" w:rsidR="000169B6" w:rsidRDefault="000169B6">
      <w:pPr>
        <w:pStyle w:val="ListParagraph"/>
        <w:numPr>
          <w:ilvl w:val="0"/>
          <w:numId w:val="36"/>
        </w:numPr>
        <w:rPr>
          <w:ins w:id="2087" w:author="Timothy Wilkins" w:date="2015-11-15T16:01:00Z"/>
        </w:rPr>
        <w:pPrChange w:id="2088" w:author="Timothy Wilkins" w:date="2015-11-15T16:01:00Z">
          <w:pPr>
            <w:pStyle w:val="ListParagraph"/>
            <w:numPr>
              <w:numId w:val="31"/>
            </w:numPr>
            <w:ind w:hanging="360"/>
          </w:pPr>
        </w:pPrChange>
      </w:pPr>
      <w:ins w:id="2089" w:author="Timothy Wilkins" w:date="2015-11-15T16:01:00Z">
        <w:r>
          <w:t>Qualification method –</w:t>
        </w:r>
      </w:ins>
      <w:ins w:id="2090" w:author="Timothy Wilkins" w:date="2015-11-15T16:02:00Z">
        <w:r>
          <w:t xml:space="preserve"> Visual Inspection</w:t>
        </w:r>
      </w:ins>
      <w:ins w:id="2091" w:author="Timothy Wilkins" w:date="2015-11-15T16:01:00Z">
        <w:r>
          <w:t>.</w:t>
        </w:r>
      </w:ins>
    </w:p>
    <w:p w14:paraId="2F331E66" w14:textId="77777777" w:rsidR="000169B6" w:rsidRDefault="000169B6">
      <w:pPr>
        <w:pStyle w:val="ListParagraph"/>
        <w:numPr>
          <w:ilvl w:val="0"/>
          <w:numId w:val="36"/>
        </w:numPr>
        <w:rPr>
          <w:ins w:id="2092" w:author="Timothy Wilkins" w:date="2015-11-15T16:01:00Z"/>
        </w:rPr>
        <w:pPrChange w:id="2093" w:author="Timothy Wilkins" w:date="2015-11-15T16:01:00Z">
          <w:pPr>
            <w:pStyle w:val="ListParagraph"/>
            <w:numPr>
              <w:numId w:val="31"/>
            </w:numPr>
            <w:ind w:hanging="360"/>
          </w:pPr>
        </w:pPrChange>
      </w:pPr>
      <w:ins w:id="2094" w:author="Timothy Wilkins" w:date="2015-11-15T16:01:00Z">
        <w:r>
          <w:t xml:space="preserve">Requirements – See </w:t>
        </w:r>
        <w:r>
          <w:fldChar w:fldCharType="begin"/>
        </w:r>
        <w:r>
          <w:instrText xml:space="preserve"> REF _Ref434221718 \h </w:instrText>
        </w:r>
      </w:ins>
      <w:ins w:id="2095" w:author="Timothy Wilkins" w:date="2015-11-15T16:01:00Z">
        <w:r>
          <w:fldChar w:fldCharType="separate"/>
        </w:r>
      </w:ins>
      <w:r>
        <w:t>Requirements Traceability</w:t>
      </w:r>
      <w:ins w:id="2096" w:author="Timothy Wilkins" w:date="2015-11-15T16:01:00Z">
        <w:r>
          <w:fldChar w:fldCharType="end"/>
        </w:r>
        <w:r>
          <w:t>.</w:t>
        </w:r>
      </w:ins>
    </w:p>
    <w:p w14:paraId="5721EB85" w14:textId="77777777" w:rsidR="000169B6" w:rsidRDefault="000169B6">
      <w:pPr>
        <w:pStyle w:val="ListParagraph"/>
        <w:numPr>
          <w:ilvl w:val="0"/>
          <w:numId w:val="36"/>
        </w:numPr>
        <w:rPr>
          <w:ins w:id="2097" w:author="Timothy Wilkins" w:date="2015-11-15T16:01:00Z"/>
        </w:rPr>
        <w:pPrChange w:id="2098" w:author="Timothy Wilkins" w:date="2015-11-15T16:01:00Z">
          <w:pPr>
            <w:pStyle w:val="ListParagraph"/>
            <w:numPr>
              <w:numId w:val="31"/>
            </w:numPr>
            <w:ind w:hanging="360"/>
          </w:pPr>
        </w:pPrChange>
      </w:pPr>
      <w:ins w:id="2099" w:author="Timothy Wilkins" w:date="2015-11-15T16:01:00Z">
        <w:r>
          <w:t>Special requirements – N/A.</w:t>
        </w:r>
      </w:ins>
    </w:p>
    <w:p w14:paraId="4B553D8F" w14:textId="5ACFF0BB" w:rsidR="000169B6" w:rsidRDefault="000169B6">
      <w:pPr>
        <w:pStyle w:val="ListParagraph"/>
        <w:numPr>
          <w:ilvl w:val="0"/>
          <w:numId w:val="36"/>
        </w:numPr>
        <w:rPr>
          <w:ins w:id="2100" w:author="Timothy Wilkins" w:date="2015-11-15T16:01:00Z"/>
        </w:rPr>
        <w:pPrChange w:id="2101" w:author="Timothy Wilkins" w:date="2015-11-15T16:01:00Z">
          <w:pPr>
            <w:pStyle w:val="ListParagraph"/>
            <w:numPr>
              <w:numId w:val="31"/>
            </w:numPr>
            <w:ind w:hanging="360"/>
          </w:pPr>
        </w:pPrChange>
      </w:pPr>
      <w:ins w:id="2102" w:author="Timothy Wilkins" w:date="2015-11-15T16:01:00Z">
        <w:r>
          <w:t>Recorded data type –</w:t>
        </w:r>
      </w:ins>
      <w:ins w:id="2103" w:author="Timothy Wilkins" w:date="2015-11-15T16:02:00Z">
        <w:r>
          <w:t xml:space="preserve"> </w:t>
        </w:r>
      </w:ins>
      <w:ins w:id="2104" w:author="Timothy Wilkins" w:date="2015-11-15T16:01:00Z">
        <w:r>
          <w:t>test results</w:t>
        </w:r>
      </w:ins>
      <w:ins w:id="2105" w:author="Timothy Wilkins" w:date="2015-11-15T16:02:00Z">
        <w:r>
          <w:t>, tester information</w:t>
        </w:r>
      </w:ins>
      <w:ins w:id="2106" w:author="Timothy Wilkins" w:date="2015-11-15T16:01:00Z">
        <w:r>
          <w:t>.</w:t>
        </w:r>
      </w:ins>
    </w:p>
    <w:p w14:paraId="20277489" w14:textId="3E875953" w:rsidR="000169B6" w:rsidRDefault="000169B6">
      <w:pPr>
        <w:pStyle w:val="ListParagraph"/>
        <w:numPr>
          <w:ilvl w:val="0"/>
          <w:numId w:val="36"/>
        </w:numPr>
        <w:rPr>
          <w:ins w:id="2107" w:author="Timothy Wilkins" w:date="2015-11-15T16:01:00Z"/>
        </w:rPr>
        <w:pPrChange w:id="2108" w:author="Timothy Wilkins" w:date="2015-11-15T16:01:00Z">
          <w:pPr>
            <w:pStyle w:val="ListParagraph"/>
            <w:numPr>
              <w:numId w:val="31"/>
            </w:numPr>
            <w:ind w:hanging="360"/>
          </w:pPr>
        </w:pPrChange>
      </w:pPr>
      <w:ins w:id="2109" w:author="Timothy Wilkins" w:date="2015-11-15T16:01:00Z">
        <w:r w:rsidRPr="00600EB1">
          <w:t>Type of data recording/reduction/analysis</w:t>
        </w:r>
        <w:r>
          <w:t xml:space="preserve"> –</w:t>
        </w:r>
      </w:ins>
      <w:ins w:id="2110" w:author="Timothy Wilkins" w:date="2015-11-15T16:03:00Z">
        <w:r>
          <w:t xml:space="preserve"> Notes from the tester regarding the visual inspection</w:t>
        </w:r>
      </w:ins>
      <w:ins w:id="2111" w:author="Timothy Wilkins" w:date="2015-11-15T16:01:00Z">
        <w:r>
          <w:t>.</w:t>
        </w:r>
      </w:ins>
    </w:p>
    <w:p w14:paraId="24AE8097" w14:textId="77777777" w:rsidR="000169B6" w:rsidRDefault="000169B6">
      <w:pPr>
        <w:pStyle w:val="ListParagraph"/>
        <w:numPr>
          <w:ilvl w:val="0"/>
          <w:numId w:val="36"/>
        </w:numPr>
        <w:rPr>
          <w:ins w:id="2112" w:author="Timothy Wilkins" w:date="2015-11-15T16:01:00Z"/>
        </w:rPr>
        <w:pPrChange w:id="2113" w:author="Timothy Wilkins" w:date="2015-11-15T16:01:00Z">
          <w:pPr>
            <w:pStyle w:val="ListParagraph"/>
            <w:numPr>
              <w:numId w:val="31"/>
            </w:numPr>
            <w:ind w:hanging="360"/>
          </w:pPr>
        </w:pPrChange>
      </w:pPr>
      <w:ins w:id="2114" w:author="Timothy Wilkins" w:date="2015-11-15T16:01:00Z">
        <w:r>
          <w:t>Assumptions/Constraints – N/A.</w:t>
        </w:r>
      </w:ins>
    </w:p>
    <w:p w14:paraId="5587EC02" w14:textId="79C6FCED" w:rsidR="000169B6" w:rsidRDefault="000169B6">
      <w:pPr>
        <w:pStyle w:val="ListParagraph"/>
        <w:numPr>
          <w:ilvl w:val="0"/>
          <w:numId w:val="36"/>
        </w:numPr>
        <w:rPr>
          <w:ins w:id="2115" w:author="Timothy Wilkins" w:date="2015-11-15T16:01:00Z"/>
        </w:rPr>
        <w:pPrChange w:id="2116" w:author="Timothy Wilkins" w:date="2015-11-15T16:01:00Z">
          <w:pPr>
            <w:pStyle w:val="ListParagraph"/>
            <w:numPr>
              <w:numId w:val="31"/>
            </w:numPr>
            <w:ind w:hanging="360"/>
          </w:pPr>
        </w:pPrChange>
      </w:pPr>
      <w:ins w:id="2117" w:author="Timothy Wilkins" w:date="2015-11-15T16:01:00Z">
        <w:r>
          <w:t xml:space="preserve">Safety, security, privacy considerations – </w:t>
        </w:r>
      </w:ins>
      <w:ins w:id="2118" w:author="Timothy Ryan Wilkins" w:date="2015-11-26T12:23:00Z">
        <w:r w:rsidR="000D4E1A">
          <w:t>N/A.</w:t>
        </w:r>
      </w:ins>
    </w:p>
    <w:p w14:paraId="349CE6DE" w14:textId="50D2BA69" w:rsidR="000169B6" w:rsidRDefault="00820E78">
      <w:pPr>
        <w:pStyle w:val="Heading4"/>
        <w:rPr>
          <w:ins w:id="2119" w:author="Timothy Wilkins" w:date="2015-11-15T16:04:00Z"/>
        </w:rPr>
        <w:pPrChange w:id="2120" w:author="Timothy Wilkins" w:date="2015-11-15T16:04:00Z">
          <w:pPr>
            <w:pStyle w:val="ListParagraph"/>
            <w:numPr>
              <w:numId w:val="17"/>
            </w:numPr>
            <w:ind w:hanging="360"/>
          </w:pPr>
        </w:pPrChange>
      </w:pPr>
      <w:ins w:id="2121" w:author="Timothy Wilkins" w:date="2015-11-15T16:04:00Z">
        <w:r>
          <w:t>Network Connection Test</w:t>
        </w:r>
      </w:ins>
    </w:p>
    <w:p w14:paraId="3F462AE8" w14:textId="0F304CDF" w:rsidR="00820E78" w:rsidRDefault="00820E78">
      <w:pPr>
        <w:pStyle w:val="ListParagraph"/>
        <w:numPr>
          <w:ilvl w:val="0"/>
          <w:numId w:val="37"/>
        </w:numPr>
        <w:rPr>
          <w:ins w:id="2122" w:author="Timothy Wilkins" w:date="2015-11-15T16:04:00Z"/>
        </w:rPr>
        <w:pPrChange w:id="2123" w:author="Timothy Wilkins" w:date="2015-11-15T16:05:00Z">
          <w:pPr>
            <w:pStyle w:val="ListParagraph"/>
            <w:numPr>
              <w:numId w:val="31"/>
            </w:numPr>
            <w:ind w:hanging="360"/>
          </w:pPr>
        </w:pPrChange>
      </w:pPr>
      <w:ins w:id="2124" w:author="Timothy Wilkins" w:date="2015-11-15T16:04:00Z">
        <w:r>
          <w:t>Objective – These tests shall verify</w:t>
        </w:r>
      </w:ins>
      <w:ins w:id="2125" w:author="Timothy Wilkins" w:date="2015-11-15T16:06:00Z">
        <w:r w:rsidR="00BD756D">
          <w:t xml:space="preserve"> the network/internet connection of the machine hosting the system</w:t>
        </w:r>
      </w:ins>
      <w:ins w:id="2126" w:author="Timothy Wilkins" w:date="2015-11-15T16:04:00Z">
        <w:r>
          <w:t>.</w:t>
        </w:r>
      </w:ins>
    </w:p>
    <w:p w14:paraId="01E8DB2E" w14:textId="1BB56696" w:rsidR="00820E78" w:rsidRDefault="00BD756D">
      <w:pPr>
        <w:pStyle w:val="ListParagraph"/>
        <w:numPr>
          <w:ilvl w:val="0"/>
          <w:numId w:val="37"/>
        </w:numPr>
        <w:rPr>
          <w:ins w:id="2127" w:author="Timothy Wilkins" w:date="2015-11-15T16:04:00Z"/>
        </w:rPr>
        <w:pPrChange w:id="2128" w:author="Timothy Wilkins" w:date="2015-11-15T16:05:00Z">
          <w:pPr>
            <w:pStyle w:val="ListParagraph"/>
            <w:numPr>
              <w:numId w:val="31"/>
            </w:numPr>
            <w:ind w:hanging="360"/>
          </w:pPr>
        </w:pPrChange>
      </w:pPr>
      <w:ins w:id="2129" w:author="Timothy Wilkins" w:date="2015-11-15T16:04:00Z">
        <w:r>
          <w:t>Test Level – UI</w:t>
        </w:r>
        <w:r w:rsidR="00820E78">
          <w:t xml:space="preserve"> level.</w:t>
        </w:r>
      </w:ins>
    </w:p>
    <w:p w14:paraId="5D2D1F78" w14:textId="192D445D" w:rsidR="00820E78" w:rsidRDefault="00820E78">
      <w:pPr>
        <w:pStyle w:val="ListParagraph"/>
        <w:numPr>
          <w:ilvl w:val="0"/>
          <w:numId w:val="37"/>
        </w:numPr>
        <w:rPr>
          <w:ins w:id="2130" w:author="Timothy Wilkins" w:date="2015-11-15T16:04:00Z"/>
        </w:rPr>
        <w:pPrChange w:id="2131" w:author="Timothy Wilkins" w:date="2015-11-15T16:05:00Z">
          <w:pPr>
            <w:pStyle w:val="ListParagraph"/>
            <w:numPr>
              <w:numId w:val="31"/>
            </w:numPr>
            <w:ind w:hanging="360"/>
          </w:pPr>
        </w:pPrChange>
      </w:pPr>
      <w:ins w:id="2132" w:author="Timothy Wilkins" w:date="2015-11-15T16:04:00Z">
        <w:r>
          <w:t xml:space="preserve">Test Class – </w:t>
        </w:r>
      </w:ins>
      <w:ins w:id="2133" w:author="Timothy Wilkins" w:date="2015-11-15T16:06:00Z">
        <w:r w:rsidR="00BD756D">
          <w:t>Non-</w:t>
        </w:r>
      </w:ins>
      <w:ins w:id="2134" w:author="Timothy Wilkins" w:date="2015-11-15T16:04:00Z">
        <w:r>
          <w:t>Functional.</w:t>
        </w:r>
      </w:ins>
    </w:p>
    <w:p w14:paraId="271D1B6F" w14:textId="2A31E63D" w:rsidR="00820E78" w:rsidRDefault="00820E78">
      <w:pPr>
        <w:pStyle w:val="ListParagraph"/>
        <w:numPr>
          <w:ilvl w:val="0"/>
          <w:numId w:val="37"/>
        </w:numPr>
        <w:rPr>
          <w:ins w:id="2135" w:author="Timothy Wilkins" w:date="2015-11-15T16:04:00Z"/>
        </w:rPr>
        <w:pPrChange w:id="2136" w:author="Timothy Wilkins" w:date="2015-11-15T16:05:00Z">
          <w:pPr>
            <w:pStyle w:val="ListParagraph"/>
            <w:numPr>
              <w:numId w:val="31"/>
            </w:numPr>
            <w:ind w:hanging="360"/>
          </w:pPr>
        </w:pPrChange>
      </w:pPr>
      <w:ins w:id="2137" w:author="Timothy Wilkins" w:date="2015-11-15T16:04:00Z">
        <w:r>
          <w:t>Qualification method –</w:t>
        </w:r>
      </w:ins>
      <w:ins w:id="2138" w:author="Timothy Wilkins" w:date="2015-11-15T16:06:00Z">
        <w:r w:rsidR="00BD756D">
          <w:t xml:space="preserve"> Visual Inspection</w:t>
        </w:r>
      </w:ins>
      <w:ins w:id="2139" w:author="Timothy Ryan Wilkins" w:date="2015-11-26T19:33:00Z">
        <w:r w:rsidR="002B44CA">
          <w:t xml:space="preserve"> that the network/internet connection of the host machine is working</w:t>
        </w:r>
      </w:ins>
      <w:ins w:id="2140" w:author="Timothy Wilkins" w:date="2015-11-15T16:04:00Z">
        <w:r>
          <w:t>.</w:t>
        </w:r>
      </w:ins>
    </w:p>
    <w:p w14:paraId="22B23DD4" w14:textId="77777777" w:rsidR="00820E78" w:rsidRDefault="00820E78">
      <w:pPr>
        <w:pStyle w:val="ListParagraph"/>
        <w:numPr>
          <w:ilvl w:val="0"/>
          <w:numId w:val="37"/>
        </w:numPr>
        <w:rPr>
          <w:ins w:id="2141" w:author="Timothy Wilkins" w:date="2015-11-15T16:04:00Z"/>
        </w:rPr>
        <w:pPrChange w:id="2142" w:author="Timothy Wilkins" w:date="2015-11-15T16:05:00Z">
          <w:pPr>
            <w:pStyle w:val="ListParagraph"/>
            <w:numPr>
              <w:numId w:val="31"/>
            </w:numPr>
            <w:ind w:hanging="360"/>
          </w:pPr>
        </w:pPrChange>
      </w:pPr>
      <w:ins w:id="2143" w:author="Timothy Wilkins" w:date="2015-11-15T16:04:00Z">
        <w:r>
          <w:t xml:space="preserve">Requirements – See </w:t>
        </w:r>
        <w:r>
          <w:fldChar w:fldCharType="begin"/>
        </w:r>
        <w:r>
          <w:instrText xml:space="preserve"> REF _Ref434221718 \h </w:instrText>
        </w:r>
      </w:ins>
      <w:ins w:id="2144" w:author="Timothy Wilkins" w:date="2015-11-15T16:04:00Z">
        <w:r>
          <w:fldChar w:fldCharType="separate"/>
        </w:r>
      </w:ins>
      <w:r>
        <w:t>Requirements Traceability</w:t>
      </w:r>
      <w:ins w:id="2145" w:author="Timothy Wilkins" w:date="2015-11-15T16:04:00Z">
        <w:r>
          <w:fldChar w:fldCharType="end"/>
        </w:r>
        <w:r>
          <w:t>.</w:t>
        </w:r>
      </w:ins>
    </w:p>
    <w:p w14:paraId="2AFAB2F4" w14:textId="77777777" w:rsidR="00820E78" w:rsidRDefault="00820E78">
      <w:pPr>
        <w:pStyle w:val="ListParagraph"/>
        <w:numPr>
          <w:ilvl w:val="0"/>
          <w:numId w:val="37"/>
        </w:numPr>
        <w:rPr>
          <w:ins w:id="2146" w:author="Timothy Wilkins" w:date="2015-11-15T16:04:00Z"/>
        </w:rPr>
        <w:pPrChange w:id="2147" w:author="Timothy Wilkins" w:date="2015-11-15T16:05:00Z">
          <w:pPr>
            <w:pStyle w:val="ListParagraph"/>
            <w:numPr>
              <w:numId w:val="31"/>
            </w:numPr>
            <w:ind w:hanging="360"/>
          </w:pPr>
        </w:pPrChange>
      </w:pPr>
      <w:ins w:id="2148" w:author="Timothy Wilkins" w:date="2015-11-15T16:04:00Z">
        <w:r>
          <w:t>Special requirements – N/A.</w:t>
        </w:r>
      </w:ins>
    </w:p>
    <w:p w14:paraId="6EAFF24F" w14:textId="4E67F261" w:rsidR="00820E78" w:rsidRDefault="00820E78">
      <w:pPr>
        <w:pStyle w:val="ListParagraph"/>
        <w:numPr>
          <w:ilvl w:val="0"/>
          <w:numId w:val="37"/>
        </w:numPr>
        <w:rPr>
          <w:ins w:id="2149" w:author="Timothy Wilkins" w:date="2015-11-15T16:04:00Z"/>
        </w:rPr>
        <w:pPrChange w:id="2150" w:author="Timothy Wilkins" w:date="2015-11-15T16:07:00Z">
          <w:pPr>
            <w:pStyle w:val="ListParagraph"/>
            <w:numPr>
              <w:numId w:val="31"/>
            </w:numPr>
            <w:ind w:hanging="360"/>
          </w:pPr>
        </w:pPrChange>
      </w:pPr>
      <w:ins w:id="2151" w:author="Timothy Wilkins" w:date="2015-11-15T16:04:00Z">
        <w:r>
          <w:t>Recorded data type –</w:t>
        </w:r>
      </w:ins>
      <w:ins w:id="2152" w:author="Timothy Wilkins" w:date="2015-11-15T16:07:00Z">
        <w:r w:rsidR="0027696A">
          <w:t xml:space="preserve"> </w:t>
        </w:r>
      </w:ins>
      <w:ins w:id="2153" w:author="Timothy Wilkins" w:date="2015-11-15T16:04:00Z">
        <w:r>
          <w:t>test results</w:t>
        </w:r>
      </w:ins>
      <w:ins w:id="2154" w:author="Timothy Wilkins" w:date="2015-11-15T16:07:00Z">
        <w:r w:rsidR="0027696A">
          <w:t>, tester information</w:t>
        </w:r>
      </w:ins>
      <w:ins w:id="2155" w:author="Timothy Wilkins" w:date="2015-11-15T16:04:00Z">
        <w:r>
          <w:t>.</w:t>
        </w:r>
      </w:ins>
    </w:p>
    <w:p w14:paraId="6EEFBF53" w14:textId="633A848F" w:rsidR="00820E78" w:rsidRDefault="00820E78">
      <w:pPr>
        <w:pStyle w:val="ListParagraph"/>
        <w:numPr>
          <w:ilvl w:val="0"/>
          <w:numId w:val="37"/>
        </w:numPr>
        <w:rPr>
          <w:ins w:id="2156" w:author="Timothy Wilkins" w:date="2015-11-15T16:04:00Z"/>
        </w:rPr>
        <w:pPrChange w:id="2157" w:author="Timothy Wilkins" w:date="2015-11-15T16:05:00Z">
          <w:pPr>
            <w:pStyle w:val="ListParagraph"/>
            <w:numPr>
              <w:numId w:val="31"/>
            </w:numPr>
            <w:ind w:hanging="360"/>
          </w:pPr>
        </w:pPrChange>
      </w:pPr>
      <w:ins w:id="2158" w:author="Timothy Wilkins" w:date="2015-11-15T16:04:00Z">
        <w:r w:rsidRPr="00600EB1">
          <w:t>Type of data recording/reduction/analysis</w:t>
        </w:r>
        <w:r>
          <w:t xml:space="preserve"> –</w:t>
        </w:r>
      </w:ins>
      <w:ins w:id="2159" w:author="Timothy Wilkins" w:date="2015-11-15T16:07:00Z">
        <w:r w:rsidR="0027696A">
          <w:t xml:space="preserve"> Notes from the tester regarding the visual inspection</w:t>
        </w:r>
      </w:ins>
      <w:ins w:id="2160" w:author="Timothy Wilkins" w:date="2015-11-15T16:04:00Z">
        <w:r>
          <w:t>.</w:t>
        </w:r>
      </w:ins>
    </w:p>
    <w:p w14:paraId="7E8BD274" w14:textId="77777777" w:rsidR="00820E78" w:rsidRDefault="00820E78">
      <w:pPr>
        <w:pStyle w:val="ListParagraph"/>
        <w:numPr>
          <w:ilvl w:val="0"/>
          <w:numId w:val="37"/>
        </w:numPr>
        <w:rPr>
          <w:ins w:id="2161" w:author="Timothy Wilkins" w:date="2015-11-15T16:04:00Z"/>
        </w:rPr>
        <w:pPrChange w:id="2162" w:author="Timothy Wilkins" w:date="2015-11-15T16:05:00Z">
          <w:pPr>
            <w:pStyle w:val="ListParagraph"/>
            <w:numPr>
              <w:numId w:val="31"/>
            </w:numPr>
            <w:ind w:hanging="360"/>
          </w:pPr>
        </w:pPrChange>
      </w:pPr>
      <w:ins w:id="2163" w:author="Timothy Wilkins" w:date="2015-11-15T16:04:00Z">
        <w:r>
          <w:t>Assumptions/Constraints – N/A.</w:t>
        </w:r>
      </w:ins>
    </w:p>
    <w:p w14:paraId="53CF3FE3" w14:textId="61E211B9" w:rsidR="00820E78" w:rsidRPr="00820E78" w:rsidRDefault="00820E78">
      <w:pPr>
        <w:pStyle w:val="ListParagraph"/>
        <w:numPr>
          <w:ilvl w:val="0"/>
          <w:numId w:val="37"/>
        </w:numPr>
        <w:rPr>
          <w:ins w:id="2164" w:author="Timothy Wilkins" w:date="2015-11-14T08:33:00Z"/>
        </w:rPr>
        <w:pPrChange w:id="2165" w:author="Timothy Wilkins" w:date="2015-11-15T16:04:00Z">
          <w:pPr>
            <w:pStyle w:val="ListParagraph"/>
            <w:numPr>
              <w:numId w:val="17"/>
            </w:numPr>
            <w:ind w:hanging="360"/>
          </w:pPr>
        </w:pPrChange>
      </w:pPr>
      <w:ins w:id="2166" w:author="Timothy Wilkins" w:date="2015-11-15T16:04:00Z">
        <w:r>
          <w:t xml:space="preserve">Safety, security, privacy considerations – </w:t>
        </w:r>
      </w:ins>
      <w:ins w:id="2167" w:author="Timothy Ryan Wilkins" w:date="2015-11-26T12:24:00Z">
        <w:r w:rsidR="000D4E1A">
          <w:t>N/A.</w:t>
        </w:r>
      </w:ins>
    </w:p>
    <w:p w14:paraId="251D6120" w14:textId="13548BF8" w:rsidR="006775D8" w:rsidRDefault="002E55C7">
      <w:pPr>
        <w:pStyle w:val="Heading4"/>
        <w:rPr>
          <w:ins w:id="2168" w:author="Timothy Wilkins" w:date="2015-11-14T08:33:00Z"/>
        </w:rPr>
        <w:pPrChange w:id="2169" w:author="Timothy Wilkins" w:date="2015-11-14T08:33:00Z">
          <w:pPr>
            <w:pStyle w:val="Heading3"/>
          </w:pPr>
        </w:pPrChange>
      </w:pPr>
      <w:ins w:id="2170" w:author="Timothy Wilkins" w:date="2015-11-14T19:13:00Z">
        <w:r>
          <w:t>Graph</w:t>
        </w:r>
        <w:r w:rsidR="009063A1">
          <w:t xml:space="preserve"> View Test</w:t>
        </w:r>
      </w:ins>
      <w:ins w:id="2171" w:author="Timothy Wilkins" w:date="2015-11-14T19:19:00Z">
        <w:r>
          <w:t>s</w:t>
        </w:r>
      </w:ins>
    </w:p>
    <w:p w14:paraId="44FF984C" w14:textId="2D8A589A" w:rsidR="006775D8" w:rsidRDefault="006775D8">
      <w:pPr>
        <w:pStyle w:val="ListParagraph"/>
        <w:numPr>
          <w:ilvl w:val="0"/>
          <w:numId w:val="20"/>
        </w:numPr>
        <w:rPr>
          <w:ins w:id="2172" w:author="Timothy Wilkins" w:date="2015-11-14T08:35:00Z"/>
        </w:rPr>
        <w:pPrChange w:id="2173" w:author="Timothy Wilkins" w:date="2015-11-14T08:35:00Z">
          <w:pPr>
            <w:pStyle w:val="ListParagraph"/>
            <w:numPr>
              <w:numId w:val="18"/>
            </w:numPr>
            <w:ind w:hanging="360"/>
          </w:pPr>
        </w:pPrChange>
      </w:pPr>
      <w:ins w:id="2174" w:author="Timothy Wilkins" w:date="2015-11-14T08:35:00Z">
        <w:r>
          <w:t xml:space="preserve">Objective – </w:t>
        </w:r>
      </w:ins>
      <w:ins w:id="2175" w:author="Timothy Wilkins" w:date="2015-11-14T19:19:00Z">
        <w:r w:rsidR="002E55C7">
          <w:t xml:space="preserve">These tests shall verify that the graphs are correctly displayed. </w:t>
        </w:r>
      </w:ins>
    </w:p>
    <w:p w14:paraId="1C8284A9" w14:textId="642E333E" w:rsidR="006775D8" w:rsidRDefault="006775D8">
      <w:pPr>
        <w:pStyle w:val="ListParagraph"/>
        <w:numPr>
          <w:ilvl w:val="0"/>
          <w:numId w:val="20"/>
        </w:numPr>
        <w:rPr>
          <w:ins w:id="2176" w:author="Timothy Wilkins" w:date="2015-11-14T08:35:00Z"/>
        </w:rPr>
        <w:pPrChange w:id="2177" w:author="Timothy Wilkins" w:date="2015-11-14T08:35:00Z">
          <w:pPr>
            <w:pStyle w:val="ListParagraph"/>
            <w:numPr>
              <w:numId w:val="18"/>
            </w:numPr>
            <w:ind w:hanging="360"/>
          </w:pPr>
        </w:pPrChange>
      </w:pPr>
      <w:ins w:id="2178" w:author="Timothy Wilkins" w:date="2015-11-14T08:35:00Z">
        <w:r>
          <w:t xml:space="preserve">Test Level – </w:t>
        </w:r>
      </w:ins>
      <w:ins w:id="2179" w:author="Timothy Wilkins" w:date="2015-11-15T16:11:00Z">
        <w:r w:rsidR="00996872">
          <w:t>UI level.</w:t>
        </w:r>
      </w:ins>
    </w:p>
    <w:p w14:paraId="56281432" w14:textId="5B70C1D7" w:rsidR="006775D8" w:rsidRDefault="006775D8">
      <w:pPr>
        <w:pStyle w:val="ListParagraph"/>
        <w:numPr>
          <w:ilvl w:val="0"/>
          <w:numId w:val="20"/>
        </w:numPr>
        <w:rPr>
          <w:ins w:id="2180" w:author="Timothy Wilkins" w:date="2015-11-14T08:35:00Z"/>
        </w:rPr>
        <w:pPrChange w:id="2181" w:author="Timothy Wilkins" w:date="2015-11-14T08:35:00Z">
          <w:pPr>
            <w:pStyle w:val="ListParagraph"/>
            <w:numPr>
              <w:numId w:val="18"/>
            </w:numPr>
            <w:ind w:hanging="360"/>
          </w:pPr>
        </w:pPrChange>
      </w:pPr>
      <w:ins w:id="2182" w:author="Timothy Wilkins" w:date="2015-11-14T08:35:00Z">
        <w:r>
          <w:t xml:space="preserve">Test Class – </w:t>
        </w:r>
      </w:ins>
      <w:ins w:id="2183" w:author="Timothy Wilkins" w:date="2015-11-15T16:11:00Z">
        <w:r w:rsidR="00996872">
          <w:t>Functional.</w:t>
        </w:r>
      </w:ins>
    </w:p>
    <w:p w14:paraId="5A9BA2F8" w14:textId="0FC939AA" w:rsidR="006775D8" w:rsidRDefault="006775D8">
      <w:pPr>
        <w:pStyle w:val="ListParagraph"/>
        <w:numPr>
          <w:ilvl w:val="0"/>
          <w:numId w:val="20"/>
        </w:numPr>
        <w:rPr>
          <w:ins w:id="2184" w:author="Timothy Wilkins" w:date="2015-11-14T08:35:00Z"/>
        </w:rPr>
        <w:pPrChange w:id="2185" w:author="Timothy Wilkins" w:date="2015-11-14T08:35:00Z">
          <w:pPr>
            <w:pStyle w:val="ListParagraph"/>
            <w:numPr>
              <w:numId w:val="18"/>
            </w:numPr>
            <w:ind w:hanging="360"/>
          </w:pPr>
        </w:pPrChange>
      </w:pPr>
      <w:ins w:id="2186" w:author="Timothy Wilkins" w:date="2015-11-14T08:35:00Z">
        <w:r>
          <w:t xml:space="preserve">Qualification method – </w:t>
        </w:r>
      </w:ins>
      <w:ins w:id="2187" w:author="Timothy Wilkins" w:date="2015-11-15T16:11:00Z">
        <w:r w:rsidR="00996872">
          <w:t>Visual Inspection.</w:t>
        </w:r>
      </w:ins>
    </w:p>
    <w:p w14:paraId="1FC7F803" w14:textId="1C563940" w:rsidR="006775D8" w:rsidRDefault="006775D8">
      <w:pPr>
        <w:pStyle w:val="ListParagraph"/>
        <w:numPr>
          <w:ilvl w:val="0"/>
          <w:numId w:val="20"/>
        </w:numPr>
        <w:rPr>
          <w:ins w:id="2188" w:author="Timothy Wilkins" w:date="2015-11-14T08:35:00Z"/>
        </w:rPr>
        <w:pPrChange w:id="2189" w:author="Timothy Wilkins" w:date="2015-11-14T08:35:00Z">
          <w:pPr>
            <w:pStyle w:val="ListParagraph"/>
            <w:numPr>
              <w:numId w:val="18"/>
            </w:numPr>
            <w:ind w:hanging="360"/>
          </w:pPr>
        </w:pPrChange>
      </w:pPr>
      <w:ins w:id="2190" w:author="Timothy Wilkins" w:date="2015-11-14T08:35:00Z">
        <w:r>
          <w:t xml:space="preserve">Requirements – </w:t>
        </w:r>
      </w:ins>
      <w:ins w:id="2191" w:author="Timothy Wilkins" w:date="2015-11-15T16:11:00Z">
        <w:r w:rsidR="00996872">
          <w:t xml:space="preserve">See </w:t>
        </w:r>
        <w:r w:rsidR="00996872">
          <w:fldChar w:fldCharType="begin"/>
        </w:r>
        <w:r w:rsidR="00996872">
          <w:instrText xml:space="preserve"> REF _Ref434221718 \h </w:instrText>
        </w:r>
      </w:ins>
      <w:ins w:id="2192" w:author="Timothy Wilkins" w:date="2015-11-15T16:11:00Z">
        <w:r w:rsidR="00996872">
          <w:fldChar w:fldCharType="separate"/>
        </w:r>
      </w:ins>
      <w:r w:rsidR="00996872">
        <w:t>Requirements Traceability</w:t>
      </w:r>
      <w:ins w:id="2193" w:author="Timothy Wilkins" w:date="2015-11-15T16:11:00Z">
        <w:r w:rsidR="00996872">
          <w:fldChar w:fldCharType="end"/>
        </w:r>
        <w:r w:rsidR="00996872">
          <w:t>.</w:t>
        </w:r>
      </w:ins>
    </w:p>
    <w:p w14:paraId="55823E7D" w14:textId="77777777" w:rsidR="006775D8" w:rsidRDefault="006775D8">
      <w:pPr>
        <w:pStyle w:val="ListParagraph"/>
        <w:numPr>
          <w:ilvl w:val="0"/>
          <w:numId w:val="20"/>
        </w:numPr>
        <w:rPr>
          <w:ins w:id="2194" w:author="Timothy Wilkins" w:date="2015-11-14T08:35:00Z"/>
        </w:rPr>
        <w:pPrChange w:id="2195" w:author="Timothy Wilkins" w:date="2015-11-14T08:35:00Z">
          <w:pPr>
            <w:pStyle w:val="ListParagraph"/>
            <w:numPr>
              <w:numId w:val="18"/>
            </w:numPr>
            <w:ind w:hanging="360"/>
          </w:pPr>
        </w:pPrChange>
      </w:pPr>
      <w:ins w:id="2196" w:author="Timothy Wilkins" w:date="2015-11-14T08:35:00Z">
        <w:r>
          <w:t>Special requirements – N/A.</w:t>
        </w:r>
      </w:ins>
    </w:p>
    <w:p w14:paraId="00A4327B" w14:textId="63AF4D42" w:rsidR="006775D8" w:rsidRDefault="006775D8">
      <w:pPr>
        <w:pStyle w:val="ListParagraph"/>
        <w:numPr>
          <w:ilvl w:val="0"/>
          <w:numId w:val="20"/>
        </w:numPr>
        <w:rPr>
          <w:ins w:id="2197" w:author="Timothy Wilkins" w:date="2015-11-14T08:35:00Z"/>
        </w:rPr>
        <w:pPrChange w:id="2198" w:author="Timothy Wilkins" w:date="2015-11-14T08:35:00Z">
          <w:pPr>
            <w:pStyle w:val="ListParagraph"/>
            <w:numPr>
              <w:numId w:val="18"/>
            </w:numPr>
            <w:ind w:hanging="360"/>
          </w:pPr>
        </w:pPrChange>
      </w:pPr>
      <w:ins w:id="2199" w:author="Timothy Wilkins" w:date="2015-11-14T08:35:00Z">
        <w:r>
          <w:t>Recorded data type –</w:t>
        </w:r>
      </w:ins>
      <w:ins w:id="2200" w:author="Timothy Wilkins" w:date="2015-11-15T16:12:00Z">
        <w:r w:rsidR="00996872">
          <w:t xml:space="preserve"> test results, tester information.</w:t>
        </w:r>
      </w:ins>
    </w:p>
    <w:p w14:paraId="36314FD5" w14:textId="1115F9FA" w:rsidR="006775D8" w:rsidRDefault="006775D8">
      <w:pPr>
        <w:pStyle w:val="ListParagraph"/>
        <w:numPr>
          <w:ilvl w:val="0"/>
          <w:numId w:val="20"/>
        </w:numPr>
        <w:rPr>
          <w:ins w:id="2201" w:author="Timothy Wilkins" w:date="2015-11-14T08:35:00Z"/>
        </w:rPr>
        <w:pPrChange w:id="2202" w:author="Timothy Wilkins" w:date="2015-11-14T08:35:00Z">
          <w:pPr>
            <w:pStyle w:val="ListParagraph"/>
            <w:numPr>
              <w:numId w:val="18"/>
            </w:numPr>
            <w:ind w:hanging="360"/>
          </w:pPr>
        </w:pPrChange>
      </w:pPr>
      <w:ins w:id="2203" w:author="Timothy Wilkins" w:date="2015-11-14T08:35:00Z">
        <w:r w:rsidRPr="00600EB1">
          <w:t>Type of data recording/reduction/analysis</w:t>
        </w:r>
        <w:r>
          <w:t xml:space="preserve"> – </w:t>
        </w:r>
      </w:ins>
      <w:ins w:id="2204" w:author="Timothy Wilkins" w:date="2015-11-15T16:12:00Z">
        <w:r w:rsidR="00996872">
          <w:t>Notes from the tester regarding the visual inspection.</w:t>
        </w:r>
      </w:ins>
    </w:p>
    <w:p w14:paraId="1CD06C3C" w14:textId="77777777" w:rsidR="006775D8" w:rsidRDefault="006775D8">
      <w:pPr>
        <w:pStyle w:val="ListParagraph"/>
        <w:numPr>
          <w:ilvl w:val="0"/>
          <w:numId w:val="20"/>
        </w:numPr>
        <w:rPr>
          <w:ins w:id="2205" w:author="Timothy Wilkins" w:date="2015-11-14T08:35:00Z"/>
        </w:rPr>
        <w:pPrChange w:id="2206" w:author="Timothy Wilkins" w:date="2015-11-14T08:35:00Z">
          <w:pPr>
            <w:pStyle w:val="ListParagraph"/>
            <w:numPr>
              <w:numId w:val="18"/>
            </w:numPr>
            <w:ind w:hanging="360"/>
          </w:pPr>
        </w:pPrChange>
      </w:pPr>
      <w:ins w:id="2207" w:author="Timothy Wilkins" w:date="2015-11-14T08:35:00Z">
        <w:r>
          <w:t>Assumptions/Constraints – N/A.</w:t>
        </w:r>
      </w:ins>
    </w:p>
    <w:p w14:paraId="0CE65705" w14:textId="38CEC957" w:rsidR="006775D8" w:rsidRDefault="006775D8">
      <w:pPr>
        <w:pStyle w:val="ListParagraph"/>
        <w:numPr>
          <w:ilvl w:val="0"/>
          <w:numId w:val="20"/>
        </w:numPr>
        <w:rPr>
          <w:ins w:id="2208" w:author="Timothy Wilkins" w:date="2015-12-03T18:43:00Z"/>
        </w:rPr>
        <w:pPrChange w:id="2209" w:author="Timothy Wilkins" w:date="2015-11-14T08:33:00Z">
          <w:pPr>
            <w:pStyle w:val="Heading3"/>
          </w:pPr>
        </w:pPrChange>
      </w:pPr>
      <w:ins w:id="2210" w:author="Timothy Wilkins" w:date="2015-11-14T08:35:00Z">
        <w:r>
          <w:t xml:space="preserve">Safety, security, privacy considerations – </w:t>
        </w:r>
      </w:ins>
      <w:ins w:id="2211" w:author="Timothy Ryan Wilkins" w:date="2015-11-26T12:24:00Z">
        <w:r w:rsidR="000D4E1A">
          <w:t>N/A.</w:t>
        </w:r>
      </w:ins>
    </w:p>
    <w:p w14:paraId="19307AB8" w14:textId="38E3FFFD" w:rsidR="00D13F4C" w:rsidRDefault="001664C5" w:rsidP="00D13F4C">
      <w:pPr>
        <w:pStyle w:val="Heading4"/>
        <w:rPr>
          <w:ins w:id="2212" w:author="Timothy Wilkins" w:date="2015-12-03T18:44:00Z"/>
        </w:rPr>
        <w:pPrChange w:id="2213" w:author="Timothy Wilkins" w:date="2015-12-03T18:43:00Z">
          <w:pPr>
            <w:pStyle w:val="Heading3"/>
          </w:pPr>
        </w:pPrChange>
      </w:pPr>
      <w:ins w:id="2214" w:author="Timothy Wilkins" w:date="2015-12-03T18:44:00Z">
        <w:r>
          <w:t>Patient/Physician Association Tests</w:t>
        </w:r>
      </w:ins>
    </w:p>
    <w:p w14:paraId="1A2D8263" w14:textId="77777777" w:rsidR="00707B95" w:rsidRDefault="00707B95" w:rsidP="0044374C">
      <w:pPr>
        <w:pStyle w:val="ListParagraph"/>
        <w:numPr>
          <w:ilvl w:val="0"/>
          <w:numId w:val="38"/>
        </w:numPr>
        <w:rPr>
          <w:ins w:id="2215" w:author="Timothy Wilkins" w:date="2015-12-03T18:47:00Z"/>
        </w:rPr>
        <w:pPrChange w:id="2216" w:author="Timothy Wilkins" w:date="2015-12-03T18:44:00Z">
          <w:pPr>
            <w:pStyle w:val="Heading3"/>
          </w:pPr>
        </w:pPrChange>
      </w:pPr>
      <w:ins w:id="2217" w:author="Timothy Wilkins" w:date="2015-12-03T18:44:00Z">
        <w:r>
          <w:t xml:space="preserve">Objective </w:t>
        </w:r>
      </w:ins>
      <w:ins w:id="2218" w:author="Timothy Wilkins" w:date="2015-12-03T18:47:00Z">
        <w:r>
          <w:t>–</w:t>
        </w:r>
      </w:ins>
      <w:ins w:id="2219" w:author="Timothy Wilkins" w:date="2015-12-03T18:44:00Z">
        <w:r>
          <w:t xml:space="preserve"> </w:t>
        </w:r>
      </w:ins>
      <w:ins w:id="2220" w:author="Timothy Wilkins" w:date="2015-12-03T18:47:00Z">
        <w:r>
          <w:t>These tests shall verify that the Patient accounts can be associated with a Physician.</w:t>
        </w:r>
      </w:ins>
    </w:p>
    <w:p w14:paraId="1FE8707E" w14:textId="77777777" w:rsidR="001D659E" w:rsidRDefault="00707B95" w:rsidP="0044374C">
      <w:pPr>
        <w:pStyle w:val="ListParagraph"/>
        <w:numPr>
          <w:ilvl w:val="0"/>
          <w:numId w:val="38"/>
        </w:numPr>
        <w:rPr>
          <w:ins w:id="2221" w:author="Timothy Wilkins" w:date="2015-12-03T18:48:00Z"/>
        </w:rPr>
        <w:pPrChange w:id="2222" w:author="Timothy Wilkins" w:date="2015-12-03T18:44:00Z">
          <w:pPr>
            <w:pStyle w:val="Heading3"/>
          </w:pPr>
        </w:pPrChange>
      </w:pPr>
      <w:ins w:id="2223" w:author="Timothy Wilkins" w:date="2015-12-03T18:47:00Z">
        <w:r>
          <w:t xml:space="preserve">Test Level </w:t>
        </w:r>
      </w:ins>
      <w:ins w:id="2224" w:author="Timothy Wilkins" w:date="2015-12-03T18:48:00Z">
        <w:r>
          <w:t>–</w:t>
        </w:r>
      </w:ins>
      <w:ins w:id="2225" w:author="Timothy Wilkins" w:date="2015-12-03T18:47:00Z">
        <w:r>
          <w:t xml:space="preserve"> </w:t>
        </w:r>
      </w:ins>
      <w:ins w:id="2226" w:author="Timothy Wilkins" w:date="2015-12-03T18:48:00Z">
        <w:r>
          <w:t>Class level.</w:t>
        </w:r>
      </w:ins>
    </w:p>
    <w:p w14:paraId="39FE8C3A" w14:textId="77777777" w:rsidR="001D659E" w:rsidRDefault="001D659E" w:rsidP="0044374C">
      <w:pPr>
        <w:pStyle w:val="ListParagraph"/>
        <w:numPr>
          <w:ilvl w:val="0"/>
          <w:numId w:val="38"/>
        </w:numPr>
        <w:rPr>
          <w:ins w:id="2227" w:author="Timothy Wilkins" w:date="2015-12-03T18:48:00Z"/>
        </w:rPr>
        <w:pPrChange w:id="2228" w:author="Timothy Wilkins" w:date="2015-12-03T18:44:00Z">
          <w:pPr>
            <w:pStyle w:val="Heading3"/>
          </w:pPr>
        </w:pPrChange>
      </w:pPr>
      <w:ins w:id="2229" w:author="Timothy Wilkins" w:date="2015-12-03T18:48:00Z">
        <w:r>
          <w:t>Test Class – Functional.</w:t>
        </w:r>
      </w:ins>
    </w:p>
    <w:p w14:paraId="576F2F08" w14:textId="77777777" w:rsidR="00B04622" w:rsidRDefault="001D659E" w:rsidP="0044374C">
      <w:pPr>
        <w:pStyle w:val="ListParagraph"/>
        <w:numPr>
          <w:ilvl w:val="0"/>
          <w:numId w:val="38"/>
        </w:numPr>
        <w:rPr>
          <w:ins w:id="2230" w:author="Timothy Wilkins" w:date="2015-12-03T18:49:00Z"/>
        </w:rPr>
        <w:pPrChange w:id="2231" w:author="Timothy Wilkins" w:date="2015-12-03T18:44:00Z">
          <w:pPr>
            <w:pStyle w:val="Heading3"/>
          </w:pPr>
        </w:pPrChange>
      </w:pPr>
      <w:ins w:id="2232" w:author="Timothy Wilkins" w:date="2015-12-03T18:48:00Z">
        <w:r>
          <w:t xml:space="preserve">Qualification method </w:t>
        </w:r>
      </w:ins>
      <w:ins w:id="2233" w:author="Timothy Wilkins" w:date="2015-12-03T18:49:00Z">
        <w:r>
          <w:t>–</w:t>
        </w:r>
      </w:ins>
      <w:ins w:id="2234" w:author="Timothy Wilkins" w:date="2015-12-03T18:48:00Z">
        <w:r>
          <w:t xml:space="preserve"> </w:t>
        </w:r>
      </w:ins>
      <w:ins w:id="2235" w:author="Timothy Wilkins" w:date="2015-12-03T18:49:00Z">
        <w:r>
          <w:t>Automated pass/fail analysis.</w:t>
        </w:r>
      </w:ins>
    </w:p>
    <w:p w14:paraId="52A4E6FF" w14:textId="77777777" w:rsidR="00B04622" w:rsidRDefault="00B04622" w:rsidP="0044374C">
      <w:pPr>
        <w:pStyle w:val="ListParagraph"/>
        <w:numPr>
          <w:ilvl w:val="0"/>
          <w:numId w:val="38"/>
        </w:numPr>
        <w:rPr>
          <w:ins w:id="2236" w:author="Timothy Wilkins" w:date="2015-12-03T18:50:00Z"/>
        </w:rPr>
        <w:pPrChange w:id="2237" w:author="Timothy Wilkins" w:date="2015-12-03T18:44:00Z">
          <w:pPr>
            <w:pStyle w:val="Heading3"/>
          </w:pPr>
        </w:pPrChange>
      </w:pPr>
      <w:ins w:id="2238" w:author="Timothy Wilkins" w:date="2015-12-03T18:50:00Z">
        <w:r>
          <w:t>Requirements – See R</w:t>
        </w:r>
        <w:bookmarkStart w:id="2239" w:name="_GoBack"/>
        <w:bookmarkEnd w:id="2239"/>
        <w:r>
          <w:t>equirements Traceability.</w:t>
        </w:r>
      </w:ins>
    </w:p>
    <w:p w14:paraId="6F0A1E28" w14:textId="77777777" w:rsidR="000F51CB" w:rsidRDefault="000F51CB" w:rsidP="0044374C">
      <w:pPr>
        <w:pStyle w:val="ListParagraph"/>
        <w:numPr>
          <w:ilvl w:val="0"/>
          <w:numId w:val="38"/>
        </w:numPr>
        <w:rPr>
          <w:ins w:id="2240" w:author="Timothy Wilkins" w:date="2015-12-03T18:51:00Z"/>
        </w:rPr>
        <w:pPrChange w:id="2241" w:author="Timothy Wilkins" w:date="2015-12-03T18:44:00Z">
          <w:pPr>
            <w:pStyle w:val="Heading3"/>
          </w:pPr>
        </w:pPrChange>
      </w:pPr>
      <w:ins w:id="2242" w:author="Timothy Wilkins" w:date="2015-12-03T18:50:00Z">
        <w:r>
          <w:t xml:space="preserve">Special requirements </w:t>
        </w:r>
      </w:ins>
      <w:ins w:id="2243" w:author="Timothy Wilkins" w:date="2015-12-03T18:51:00Z">
        <w:r>
          <w:t>–</w:t>
        </w:r>
      </w:ins>
      <w:ins w:id="2244" w:author="Timothy Wilkins" w:date="2015-12-03T18:50:00Z">
        <w:r>
          <w:t xml:space="preserve"> N/</w:t>
        </w:r>
      </w:ins>
      <w:ins w:id="2245" w:author="Timothy Wilkins" w:date="2015-12-03T18:51:00Z">
        <w:r>
          <w:t>A.</w:t>
        </w:r>
      </w:ins>
    </w:p>
    <w:p w14:paraId="12D8F676" w14:textId="34B61860" w:rsidR="0044374C" w:rsidRDefault="004B19AE" w:rsidP="0044374C">
      <w:pPr>
        <w:pStyle w:val="ListParagraph"/>
        <w:numPr>
          <w:ilvl w:val="0"/>
          <w:numId w:val="38"/>
        </w:numPr>
        <w:rPr>
          <w:ins w:id="2246" w:author="Timothy Wilkins" w:date="2015-12-03T18:51:00Z"/>
        </w:rPr>
        <w:pPrChange w:id="2247" w:author="Timothy Wilkins" w:date="2015-12-03T18:44:00Z">
          <w:pPr>
            <w:pStyle w:val="Heading3"/>
          </w:pPr>
        </w:pPrChange>
      </w:pPr>
      <w:ins w:id="2248" w:author="Timothy Wilkins" w:date="2015-12-03T18:51:00Z">
        <w:r>
          <w:t>Recorded data type</w:t>
        </w:r>
      </w:ins>
      <w:ins w:id="2249" w:author="Timothy Wilkins" w:date="2015-12-03T18:54:00Z">
        <w:r w:rsidR="000E177E">
          <w:t xml:space="preserve"> – </w:t>
        </w:r>
      </w:ins>
      <w:ins w:id="2250" w:author="Timothy Wilkins" w:date="2015-12-03T18:51:00Z">
        <w:r>
          <w:t>automated test generated artifacts, test results</w:t>
        </w:r>
        <w:r>
          <w:t>.</w:t>
        </w:r>
      </w:ins>
    </w:p>
    <w:p w14:paraId="207BE527" w14:textId="16ADE961" w:rsidR="004B19AE" w:rsidRDefault="006F7ED6" w:rsidP="0044374C">
      <w:pPr>
        <w:pStyle w:val="ListParagraph"/>
        <w:numPr>
          <w:ilvl w:val="0"/>
          <w:numId w:val="38"/>
        </w:numPr>
        <w:rPr>
          <w:ins w:id="2251" w:author="Timothy Wilkins" w:date="2015-12-03T18:53:00Z"/>
        </w:rPr>
        <w:pPrChange w:id="2252" w:author="Timothy Wilkins" w:date="2015-12-03T18:44:00Z">
          <w:pPr>
            <w:pStyle w:val="Heading3"/>
          </w:pPr>
        </w:pPrChange>
      </w:pPr>
      <w:ins w:id="2253" w:author="Timothy Wilkins" w:date="2015-12-03T18:52:00Z">
        <w:r>
          <w:t>Type of data recording/reduction/analysis</w:t>
        </w:r>
      </w:ins>
      <w:ins w:id="2254" w:author="Timothy Wilkins" w:date="2015-12-03T18:53:00Z">
        <w:r w:rsidR="000E177E">
          <w:t xml:space="preserve"> – </w:t>
        </w:r>
      </w:ins>
      <w:ins w:id="2255" w:author="Timothy Wilkins" w:date="2015-12-03T18:52:00Z">
        <w:r>
          <w:t>Logger (Info and Debug), test framework test repor</w:t>
        </w:r>
        <w:r>
          <w:t xml:space="preserve">t. </w:t>
        </w:r>
      </w:ins>
    </w:p>
    <w:p w14:paraId="0878FD8B" w14:textId="60AF1772" w:rsidR="00AD1F6E" w:rsidRDefault="00AD1F6E" w:rsidP="0044374C">
      <w:pPr>
        <w:pStyle w:val="ListParagraph"/>
        <w:numPr>
          <w:ilvl w:val="0"/>
          <w:numId w:val="38"/>
        </w:numPr>
        <w:rPr>
          <w:ins w:id="2256" w:author="Timothy Wilkins" w:date="2015-12-03T18:53:00Z"/>
        </w:rPr>
        <w:pPrChange w:id="2257" w:author="Timothy Wilkins" w:date="2015-12-03T18:44:00Z">
          <w:pPr>
            <w:pStyle w:val="Heading3"/>
          </w:pPr>
        </w:pPrChange>
      </w:pPr>
      <w:ins w:id="2258" w:author="Timothy Wilkins" w:date="2015-12-03T18:53:00Z">
        <w:r>
          <w:t>Assumptions/Constraints – N/A.</w:t>
        </w:r>
      </w:ins>
    </w:p>
    <w:p w14:paraId="532C2C5F" w14:textId="2A9DB545" w:rsidR="00AD1F6E" w:rsidRPr="0044374C" w:rsidRDefault="00AD1F6E" w:rsidP="0044374C">
      <w:pPr>
        <w:pStyle w:val="ListParagraph"/>
        <w:numPr>
          <w:ilvl w:val="0"/>
          <w:numId w:val="38"/>
        </w:numPr>
        <w:rPr>
          <w:ins w:id="2259" w:author="Timothy Wilkins" w:date="2015-11-01T18:58:00Z"/>
          <w:rPrChange w:id="2260" w:author="Timothy Wilkins" w:date="2015-12-03T18:44:00Z">
            <w:rPr>
              <w:ins w:id="2261" w:author="Timothy Wilkins" w:date="2015-11-01T18:58:00Z"/>
            </w:rPr>
          </w:rPrChange>
        </w:rPr>
        <w:pPrChange w:id="2262" w:author="Timothy Wilkins" w:date="2015-12-03T18:44:00Z">
          <w:pPr>
            <w:pStyle w:val="Heading3"/>
          </w:pPr>
        </w:pPrChange>
      </w:pPr>
      <w:ins w:id="2263" w:author="Timothy Wilkins" w:date="2015-12-03T18:53:00Z">
        <w:r>
          <w:t>Safety, security, privacy considerations – N/A.</w:t>
        </w:r>
      </w:ins>
    </w:p>
    <w:p w14:paraId="05DB232D" w14:textId="3D183269" w:rsidR="0098548D" w:rsidDel="009B6C7D" w:rsidRDefault="0098548D">
      <w:pPr>
        <w:pStyle w:val="Heading3"/>
        <w:rPr>
          <w:del w:id="2264" w:author="Timothy Wilkins" w:date="2015-11-14T20:29:00Z"/>
        </w:rPr>
      </w:pPr>
      <w:del w:id="2265" w:author="Timothy Wilkins" w:date="2015-11-01T18:55:00Z">
        <w:r w:rsidDel="00977DB6">
          <w:delText>Items to be Tested</w:delText>
        </w:r>
      </w:del>
      <w:bookmarkEnd w:id="1284"/>
    </w:p>
    <w:p w14:paraId="50A63251" w14:textId="2E7156B9" w:rsidR="0098548D" w:rsidRPr="0098548D" w:rsidDel="00996872" w:rsidRDefault="0098548D">
      <w:pPr>
        <w:pStyle w:val="Heading3"/>
        <w:rPr>
          <w:del w:id="2266" w:author="Timothy Wilkins" w:date="2015-11-15T16:09:00Z"/>
        </w:rPr>
      </w:pPr>
      <w:bookmarkStart w:id="2267" w:name="_Toc432432746"/>
      <w:del w:id="2268" w:author="Timothy Wilkins" w:date="2015-11-15T16:09:00Z">
        <w:r w:rsidDel="00996872">
          <w:delText>Project-unique Identifier of a Test</w:delText>
        </w:r>
        <w:bookmarkEnd w:id="2267"/>
      </w:del>
    </w:p>
    <w:p w14:paraId="01663B48" w14:textId="77777777" w:rsidR="00540A29" w:rsidRDefault="00540A29">
      <w:pPr>
        <w:pStyle w:val="Heading1"/>
        <w:rPr>
          <w:ins w:id="2269" w:author="Timothy Wilkins" w:date="2015-11-15T16:21:00Z"/>
        </w:rPr>
      </w:pPr>
      <w:bookmarkStart w:id="2270" w:name="_Toc432432747"/>
      <w:r w:rsidRPr="00540A29">
        <w:t>Test Schedule</w:t>
      </w:r>
      <w:bookmarkEnd w:id="2270"/>
    </w:p>
    <w:tbl>
      <w:tblPr>
        <w:tblStyle w:val="TableGrid"/>
        <w:tblW w:w="0" w:type="auto"/>
        <w:tblLook w:val="04A0" w:firstRow="1" w:lastRow="0" w:firstColumn="1" w:lastColumn="0" w:noHBand="0" w:noVBand="1"/>
        <w:tblPrChange w:id="2271" w:author="Timothy Wilkins" w:date="2015-11-15T17:51:00Z">
          <w:tblPr>
            <w:tblStyle w:val="TableGrid"/>
            <w:tblW w:w="0" w:type="auto"/>
            <w:tblLook w:val="04A0" w:firstRow="1" w:lastRow="0" w:firstColumn="1" w:lastColumn="0" w:noHBand="0" w:noVBand="1"/>
          </w:tblPr>
        </w:tblPrChange>
      </w:tblPr>
      <w:tblGrid>
        <w:gridCol w:w="1908"/>
        <w:gridCol w:w="1080"/>
        <w:gridCol w:w="1260"/>
        <w:gridCol w:w="1080"/>
        <w:gridCol w:w="1299"/>
        <w:gridCol w:w="1476"/>
        <w:tblGridChange w:id="2272">
          <w:tblGrid>
            <w:gridCol w:w="1908"/>
            <w:gridCol w:w="1080"/>
            <w:gridCol w:w="1170"/>
            <w:gridCol w:w="90"/>
            <w:gridCol w:w="1080"/>
            <w:gridCol w:w="1299"/>
            <w:gridCol w:w="1476"/>
          </w:tblGrid>
        </w:tblGridChange>
      </w:tblGrid>
      <w:tr w:rsidR="00DA600B" w14:paraId="04FA171E" w14:textId="77777777" w:rsidTr="00DA600B">
        <w:trPr>
          <w:ins w:id="2273" w:author="Timothy Wilkins" w:date="2015-11-15T17:48:00Z"/>
        </w:trPr>
        <w:tc>
          <w:tcPr>
            <w:tcW w:w="1908" w:type="dxa"/>
            <w:tcPrChange w:id="2274" w:author="Timothy Wilkins" w:date="2015-11-15T17:51:00Z">
              <w:tcPr>
                <w:tcW w:w="1908" w:type="dxa"/>
              </w:tcPr>
            </w:tcPrChange>
          </w:tcPr>
          <w:p w14:paraId="2CF63BE2" w14:textId="77777777" w:rsidR="00DA600B" w:rsidRDefault="00DA600B" w:rsidP="002153CF">
            <w:pPr>
              <w:rPr>
                <w:ins w:id="2275" w:author="Timothy Wilkins" w:date="2015-11-15T17:48:00Z"/>
              </w:rPr>
            </w:pPr>
          </w:p>
        </w:tc>
        <w:tc>
          <w:tcPr>
            <w:tcW w:w="1080" w:type="dxa"/>
            <w:tcPrChange w:id="2276" w:author="Timothy Wilkins" w:date="2015-11-15T17:51:00Z">
              <w:tcPr>
                <w:tcW w:w="1080" w:type="dxa"/>
              </w:tcPr>
            </w:tcPrChange>
          </w:tcPr>
          <w:p w14:paraId="7D642729" w14:textId="6A9E2A7D" w:rsidR="00DA600B" w:rsidRDefault="00DA600B" w:rsidP="002153CF">
            <w:pPr>
              <w:rPr>
                <w:ins w:id="2277" w:author="Timothy Wilkins" w:date="2015-11-15T17:48:00Z"/>
              </w:rPr>
            </w:pPr>
            <w:ins w:id="2278" w:author="Timothy Wilkins" w:date="2015-11-15T17:49:00Z">
              <w:r>
                <w:t>Jan</w:t>
              </w:r>
            </w:ins>
          </w:p>
        </w:tc>
        <w:tc>
          <w:tcPr>
            <w:tcW w:w="1260" w:type="dxa"/>
            <w:tcPrChange w:id="2279" w:author="Timothy Wilkins" w:date="2015-11-15T17:51:00Z">
              <w:tcPr>
                <w:tcW w:w="1170" w:type="dxa"/>
              </w:tcPr>
            </w:tcPrChange>
          </w:tcPr>
          <w:p w14:paraId="063F5CD7" w14:textId="50D0F465" w:rsidR="00DA600B" w:rsidRDefault="00DA600B" w:rsidP="002153CF">
            <w:pPr>
              <w:rPr>
                <w:ins w:id="2280" w:author="Timothy Wilkins" w:date="2015-11-15T17:48:00Z"/>
              </w:rPr>
            </w:pPr>
            <w:ins w:id="2281" w:author="Timothy Wilkins" w:date="2015-11-15T17:49:00Z">
              <w:r>
                <w:t>Feb</w:t>
              </w:r>
            </w:ins>
          </w:p>
        </w:tc>
        <w:tc>
          <w:tcPr>
            <w:tcW w:w="1080" w:type="dxa"/>
            <w:tcPrChange w:id="2282" w:author="Timothy Wilkins" w:date="2015-11-15T17:51:00Z">
              <w:tcPr>
                <w:tcW w:w="1170" w:type="dxa"/>
                <w:gridSpan w:val="2"/>
              </w:tcPr>
            </w:tcPrChange>
          </w:tcPr>
          <w:p w14:paraId="47D94AD8" w14:textId="7B3CB19C" w:rsidR="00DA600B" w:rsidRDefault="00DA600B" w:rsidP="002153CF">
            <w:pPr>
              <w:rPr>
                <w:ins w:id="2283" w:author="Timothy Wilkins" w:date="2015-11-15T17:48:00Z"/>
              </w:rPr>
            </w:pPr>
            <w:ins w:id="2284" w:author="Timothy Wilkins" w:date="2015-11-15T17:49:00Z">
              <w:r>
                <w:t>Mar</w:t>
              </w:r>
            </w:ins>
          </w:p>
        </w:tc>
        <w:tc>
          <w:tcPr>
            <w:tcW w:w="1299" w:type="dxa"/>
            <w:tcPrChange w:id="2285" w:author="Timothy Wilkins" w:date="2015-11-15T17:51:00Z">
              <w:tcPr>
                <w:tcW w:w="1299" w:type="dxa"/>
              </w:tcPr>
            </w:tcPrChange>
          </w:tcPr>
          <w:p w14:paraId="761916C8" w14:textId="6276B597" w:rsidR="00DA600B" w:rsidRDefault="00DA600B" w:rsidP="002153CF">
            <w:pPr>
              <w:rPr>
                <w:ins w:id="2286" w:author="Timothy Wilkins" w:date="2015-11-15T17:48:00Z"/>
              </w:rPr>
            </w:pPr>
            <w:ins w:id="2287" w:author="Timothy Wilkins" w:date="2015-11-15T17:49:00Z">
              <w:r>
                <w:t>Apr</w:t>
              </w:r>
            </w:ins>
          </w:p>
        </w:tc>
        <w:tc>
          <w:tcPr>
            <w:tcW w:w="1476" w:type="dxa"/>
            <w:tcPrChange w:id="2288" w:author="Timothy Wilkins" w:date="2015-11-15T17:51:00Z">
              <w:tcPr>
                <w:tcW w:w="1476" w:type="dxa"/>
              </w:tcPr>
            </w:tcPrChange>
          </w:tcPr>
          <w:p w14:paraId="3B8C0073" w14:textId="7F214EDF" w:rsidR="00DA600B" w:rsidRDefault="00DA600B" w:rsidP="002153CF">
            <w:pPr>
              <w:rPr>
                <w:ins w:id="2289" w:author="Timothy Wilkins" w:date="2015-11-15T17:48:00Z"/>
              </w:rPr>
            </w:pPr>
            <w:ins w:id="2290" w:author="Timothy Wilkins" w:date="2015-11-15T17:49:00Z">
              <w:r>
                <w:t>May</w:t>
              </w:r>
            </w:ins>
          </w:p>
        </w:tc>
      </w:tr>
      <w:tr w:rsidR="00DA600B" w14:paraId="695937D4" w14:textId="77777777" w:rsidTr="00AD0373">
        <w:trPr>
          <w:ins w:id="2291" w:author="Timothy Wilkins" w:date="2015-11-15T17:48:00Z"/>
        </w:trPr>
        <w:tc>
          <w:tcPr>
            <w:tcW w:w="1908" w:type="dxa"/>
            <w:tcPrChange w:id="2292" w:author="Timothy Wilkins" w:date="2015-11-15T17:52:00Z">
              <w:tcPr>
                <w:tcW w:w="1908" w:type="dxa"/>
              </w:tcPr>
            </w:tcPrChange>
          </w:tcPr>
          <w:p w14:paraId="09559D7D" w14:textId="208269BA" w:rsidR="00DA600B" w:rsidRDefault="00DA600B" w:rsidP="002153CF">
            <w:pPr>
              <w:rPr>
                <w:ins w:id="2293" w:author="Timothy Wilkins" w:date="2015-11-15T17:48:00Z"/>
              </w:rPr>
            </w:pPr>
            <w:ins w:id="2294" w:author="Timothy Wilkins" w:date="2015-11-15T17:49:00Z">
              <w:r>
                <w:t xml:space="preserve">On-site </w:t>
              </w:r>
            </w:ins>
          </w:p>
        </w:tc>
        <w:tc>
          <w:tcPr>
            <w:tcW w:w="1080" w:type="dxa"/>
            <w:tcPrChange w:id="2295" w:author="Timothy Wilkins" w:date="2015-11-15T17:52:00Z">
              <w:tcPr>
                <w:tcW w:w="1080" w:type="dxa"/>
              </w:tcPr>
            </w:tcPrChange>
          </w:tcPr>
          <w:p w14:paraId="348771BE" w14:textId="77777777" w:rsidR="00DA600B" w:rsidRDefault="00DA600B" w:rsidP="002153CF">
            <w:pPr>
              <w:rPr>
                <w:ins w:id="2296" w:author="Timothy Wilkins" w:date="2015-11-15T17:48:00Z"/>
              </w:rPr>
            </w:pPr>
          </w:p>
        </w:tc>
        <w:tc>
          <w:tcPr>
            <w:tcW w:w="1260" w:type="dxa"/>
            <w:shd w:val="clear" w:color="auto" w:fill="008000"/>
            <w:tcPrChange w:id="2297" w:author="Timothy Wilkins" w:date="2015-11-15T17:52:00Z">
              <w:tcPr>
                <w:tcW w:w="1170" w:type="dxa"/>
              </w:tcPr>
            </w:tcPrChange>
          </w:tcPr>
          <w:p w14:paraId="4B235BBE" w14:textId="77777777" w:rsidR="00DA600B" w:rsidRDefault="00DA600B" w:rsidP="002153CF">
            <w:pPr>
              <w:rPr>
                <w:ins w:id="2298" w:author="Timothy Wilkins" w:date="2015-11-15T17:48:00Z"/>
              </w:rPr>
            </w:pPr>
          </w:p>
        </w:tc>
        <w:tc>
          <w:tcPr>
            <w:tcW w:w="1080" w:type="dxa"/>
            <w:shd w:val="clear" w:color="auto" w:fill="008000"/>
            <w:tcPrChange w:id="2299" w:author="Timothy Wilkins" w:date="2015-11-15T17:52:00Z">
              <w:tcPr>
                <w:tcW w:w="1170" w:type="dxa"/>
                <w:gridSpan w:val="2"/>
              </w:tcPr>
            </w:tcPrChange>
          </w:tcPr>
          <w:p w14:paraId="26835A12" w14:textId="77777777" w:rsidR="00DA600B" w:rsidRDefault="00DA600B" w:rsidP="002153CF">
            <w:pPr>
              <w:rPr>
                <w:ins w:id="2300" w:author="Timothy Wilkins" w:date="2015-11-15T17:48:00Z"/>
              </w:rPr>
            </w:pPr>
          </w:p>
        </w:tc>
        <w:tc>
          <w:tcPr>
            <w:tcW w:w="1299" w:type="dxa"/>
            <w:shd w:val="clear" w:color="auto" w:fill="008000"/>
            <w:tcPrChange w:id="2301" w:author="Timothy Wilkins" w:date="2015-11-15T17:52:00Z">
              <w:tcPr>
                <w:tcW w:w="1299" w:type="dxa"/>
              </w:tcPr>
            </w:tcPrChange>
          </w:tcPr>
          <w:p w14:paraId="18233A69" w14:textId="77777777" w:rsidR="00DA600B" w:rsidRDefault="00DA600B" w:rsidP="002153CF">
            <w:pPr>
              <w:rPr>
                <w:ins w:id="2302" w:author="Timothy Wilkins" w:date="2015-11-15T17:48:00Z"/>
              </w:rPr>
            </w:pPr>
          </w:p>
        </w:tc>
        <w:tc>
          <w:tcPr>
            <w:tcW w:w="1476" w:type="dxa"/>
            <w:shd w:val="clear" w:color="auto" w:fill="008000"/>
            <w:tcPrChange w:id="2303" w:author="Timothy Wilkins" w:date="2015-11-15T17:52:00Z">
              <w:tcPr>
                <w:tcW w:w="1476" w:type="dxa"/>
              </w:tcPr>
            </w:tcPrChange>
          </w:tcPr>
          <w:p w14:paraId="1A8487C4" w14:textId="77777777" w:rsidR="00DA600B" w:rsidRDefault="00DA600B" w:rsidP="002153CF">
            <w:pPr>
              <w:rPr>
                <w:ins w:id="2304" w:author="Timothy Wilkins" w:date="2015-11-15T17:48:00Z"/>
              </w:rPr>
            </w:pPr>
          </w:p>
        </w:tc>
      </w:tr>
      <w:tr w:rsidR="00DA600B" w14:paraId="07C70CD9" w14:textId="77777777" w:rsidTr="00AD0373">
        <w:trPr>
          <w:ins w:id="2305" w:author="Timothy Wilkins" w:date="2015-11-15T17:48:00Z"/>
        </w:trPr>
        <w:tc>
          <w:tcPr>
            <w:tcW w:w="1908" w:type="dxa"/>
            <w:tcPrChange w:id="2306" w:author="Timothy Wilkins" w:date="2015-11-15T17:52:00Z">
              <w:tcPr>
                <w:tcW w:w="1908" w:type="dxa"/>
              </w:tcPr>
            </w:tcPrChange>
          </w:tcPr>
          <w:p w14:paraId="1EBFA0C0" w14:textId="461EDB6A" w:rsidR="00DA600B" w:rsidRDefault="00DA600B" w:rsidP="002153CF">
            <w:pPr>
              <w:rPr>
                <w:ins w:id="2307" w:author="Timothy Wilkins" w:date="2015-11-15T17:48:00Z"/>
              </w:rPr>
            </w:pPr>
            <w:ins w:id="2308" w:author="Timothy Wilkins" w:date="2015-11-15T17:49:00Z">
              <w:r>
                <w:t>Pretest</w:t>
              </w:r>
            </w:ins>
          </w:p>
        </w:tc>
        <w:tc>
          <w:tcPr>
            <w:tcW w:w="1080" w:type="dxa"/>
            <w:shd w:val="clear" w:color="auto" w:fill="008000"/>
            <w:tcPrChange w:id="2309" w:author="Timothy Wilkins" w:date="2015-11-15T17:52:00Z">
              <w:tcPr>
                <w:tcW w:w="1080" w:type="dxa"/>
              </w:tcPr>
            </w:tcPrChange>
          </w:tcPr>
          <w:p w14:paraId="3886AC55" w14:textId="77777777" w:rsidR="00DA600B" w:rsidRDefault="00DA600B" w:rsidP="002153CF">
            <w:pPr>
              <w:rPr>
                <w:ins w:id="2310" w:author="Timothy Wilkins" w:date="2015-11-15T17:48:00Z"/>
              </w:rPr>
            </w:pPr>
          </w:p>
        </w:tc>
        <w:tc>
          <w:tcPr>
            <w:tcW w:w="1260" w:type="dxa"/>
            <w:shd w:val="clear" w:color="auto" w:fill="008000"/>
            <w:tcPrChange w:id="2311" w:author="Timothy Wilkins" w:date="2015-11-15T17:52:00Z">
              <w:tcPr>
                <w:tcW w:w="1170" w:type="dxa"/>
              </w:tcPr>
            </w:tcPrChange>
          </w:tcPr>
          <w:p w14:paraId="218E16C4" w14:textId="77777777" w:rsidR="00DA600B" w:rsidRDefault="00DA600B" w:rsidP="002153CF">
            <w:pPr>
              <w:rPr>
                <w:ins w:id="2312" w:author="Timothy Wilkins" w:date="2015-11-15T17:48:00Z"/>
              </w:rPr>
            </w:pPr>
          </w:p>
        </w:tc>
        <w:tc>
          <w:tcPr>
            <w:tcW w:w="1080" w:type="dxa"/>
            <w:tcPrChange w:id="2313" w:author="Timothy Wilkins" w:date="2015-11-15T17:52:00Z">
              <w:tcPr>
                <w:tcW w:w="1170" w:type="dxa"/>
                <w:gridSpan w:val="2"/>
              </w:tcPr>
            </w:tcPrChange>
          </w:tcPr>
          <w:p w14:paraId="630C2788" w14:textId="77777777" w:rsidR="00DA600B" w:rsidRDefault="00DA600B" w:rsidP="002153CF">
            <w:pPr>
              <w:rPr>
                <w:ins w:id="2314" w:author="Timothy Wilkins" w:date="2015-11-15T17:48:00Z"/>
              </w:rPr>
            </w:pPr>
          </w:p>
        </w:tc>
        <w:tc>
          <w:tcPr>
            <w:tcW w:w="1299" w:type="dxa"/>
            <w:tcPrChange w:id="2315" w:author="Timothy Wilkins" w:date="2015-11-15T17:52:00Z">
              <w:tcPr>
                <w:tcW w:w="1299" w:type="dxa"/>
              </w:tcPr>
            </w:tcPrChange>
          </w:tcPr>
          <w:p w14:paraId="64556D70" w14:textId="77777777" w:rsidR="00DA600B" w:rsidRDefault="00DA600B" w:rsidP="002153CF">
            <w:pPr>
              <w:rPr>
                <w:ins w:id="2316" w:author="Timothy Wilkins" w:date="2015-11-15T17:48:00Z"/>
              </w:rPr>
            </w:pPr>
          </w:p>
        </w:tc>
        <w:tc>
          <w:tcPr>
            <w:tcW w:w="1476" w:type="dxa"/>
            <w:tcPrChange w:id="2317" w:author="Timothy Wilkins" w:date="2015-11-15T17:52:00Z">
              <w:tcPr>
                <w:tcW w:w="1476" w:type="dxa"/>
              </w:tcPr>
            </w:tcPrChange>
          </w:tcPr>
          <w:p w14:paraId="3C544425" w14:textId="77777777" w:rsidR="00DA600B" w:rsidRDefault="00DA600B" w:rsidP="002153CF">
            <w:pPr>
              <w:rPr>
                <w:ins w:id="2318" w:author="Timothy Wilkins" w:date="2015-11-15T17:48:00Z"/>
              </w:rPr>
            </w:pPr>
          </w:p>
        </w:tc>
      </w:tr>
      <w:tr w:rsidR="00DA600B" w14:paraId="74892E71" w14:textId="77777777" w:rsidTr="00DA600B">
        <w:trPr>
          <w:ins w:id="2319" w:author="Timothy Wilkins" w:date="2015-11-15T17:48:00Z"/>
        </w:trPr>
        <w:tc>
          <w:tcPr>
            <w:tcW w:w="1908" w:type="dxa"/>
            <w:tcPrChange w:id="2320" w:author="Timothy Wilkins" w:date="2015-11-15T17:51:00Z">
              <w:tcPr>
                <w:tcW w:w="1908" w:type="dxa"/>
              </w:tcPr>
            </w:tcPrChange>
          </w:tcPr>
          <w:p w14:paraId="7A44864B" w14:textId="1B827AAA" w:rsidR="00DA600B" w:rsidRDefault="00DA600B" w:rsidP="002153CF">
            <w:pPr>
              <w:rPr>
                <w:ins w:id="2321" w:author="Timothy Wilkins" w:date="2015-11-15T17:48:00Z"/>
              </w:rPr>
            </w:pPr>
            <w:ins w:id="2322" w:author="Timothy Wilkins" w:date="2015-11-15T17:50:00Z">
              <w:r>
                <w:t>Operational Data Collection</w:t>
              </w:r>
            </w:ins>
          </w:p>
        </w:tc>
        <w:tc>
          <w:tcPr>
            <w:tcW w:w="1080" w:type="dxa"/>
            <w:tcPrChange w:id="2323" w:author="Timothy Wilkins" w:date="2015-11-15T17:51:00Z">
              <w:tcPr>
                <w:tcW w:w="1080" w:type="dxa"/>
              </w:tcPr>
            </w:tcPrChange>
          </w:tcPr>
          <w:p w14:paraId="31E0E48E" w14:textId="77777777" w:rsidR="00DA600B" w:rsidRDefault="00DA600B" w:rsidP="002153CF">
            <w:pPr>
              <w:rPr>
                <w:ins w:id="2324" w:author="Timothy Wilkins" w:date="2015-11-15T17:48:00Z"/>
              </w:rPr>
            </w:pPr>
          </w:p>
        </w:tc>
        <w:tc>
          <w:tcPr>
            <w:tcW w:w="1260" w:type="dxa"/>
            <w:tcPrChange w:id="2325" w:author="Timothy Wilkins" w:date="2015-11-15T17:51:00Z">
              <w:tcPr>
                <w:tcW w:w="1170" w:type="dxa"/>
              </w:tcPr>
            </w:tcPrChange>
          </w:tcPr>
          <w:p w14:paraId="1BACF86D" w14:textId="77777777" w:rsidR="00DA600B" w:rsidRDefault="00DA600B" w:rsidP="002153CF">
            <w:pPr>
              <w:rPr>
                <w:ins w:id="2326" w:author="Timothy Wilkins" w:date="2015-11-15T17:48:00Z"/>
              </w:rPr>
            </w:pPr>
          </w:p>
        </w:tc>
        <w:tc>
          <w:tcPr>
            <w:tcW w:w="1080" w:type="dxa"/>
            <w:tcPrChange w:id="2327" w:author="Timothy Wilkins" w:date="2015-11-15T17:51:00Z">
              <w:tcPr>
                <w:tcW w:w="1170" w:type="dxa"/>
                <w:gridSpan w:val="2"/>
              </w:tcPr>
            </w:tcPrChange>
          </w:tcPr>
          <w:p w14:paraId="55C32318" w14:textId="77777777" w:rsidR="00DA600B" w:rsidRDefault="00DA600B" w:rsidP="002153CF">
            <w:pPr>
              <w:rPr>
                <w:ins w:id="2328" w:author="Timothy Wilkins" w:date="2015-11-15T17:48:00Z"/>
              </w:rPr>
            </w:pPr>
          </w:p>
        </w:tc>
        <w:tc>
          <w:tcPr>
            <w:tcW w:w="1299" w:type="dxa"/>
            <w:tcPrChange w:id="2329" w:author="Timothy Wilkins" w:date="2015-11-15T17:51:00Z">
              <w:tcPr>
                <w:tcW w:w="1299" w:type="dxa"/>
              </w:tcPr>
            </w:tcPrChange>
          </w:tcPr>
          <w:p w14:paraId="3A264415" w14:textId="77777777" w:rsidR="00DA600B" w:rsidRDefault="00DA600B" w:rsidP="002153CF">
            <w:pPr>
              <w:rPr>
                <w:ins w:id="2330" w:author="Timothy Wilkins" w:date="2015-11-15T17:48:00Z"/>
              </w:rPr>
            </w:pPr>
          </w:p>
        </w:tc>
        <w:tc>
          <w:tcPr>
            <w:tcW w:w="1476" w:type="dxa"/>
            <w:tcPrChange w:id="2331" w:author="Timothy Wilkins" w:date="2015-11-15T17:51:00Z">
              <w:tcPr>
                <w:tcW w:w="1476" w:type="dxa"/>
              </w:tcPr>
            </w:tcPrChange>
          </w:tcPr>
          <w:p w14:paraId="690EB6D6" w14:textId="77777777" w:rsidR="00DA600B" w:rsidRDefault="00DA600B" w:rsidP="002153CF">
            <w:pPr>
              <w:rPr>
                <w:ins w:id="2332" w:author="Timothy Wilkins" w:date="2015-11-15T17:48:00Z"/>
              </w:rPr>
            </w:pPr>
          </w:p>
        </w:tc>
      </w:tr>
      <w:tr w:rsidR="00DA600B" w14:paraId="342E2DC2" w14:textId="77777777" w:rsidTr="00AD0373">
        <w:trPr>
          <w:ins w:id="2333" w:author="Timothy Wilkins" w:date="2015-11-15T17:48:00Z"/>
        </w:trPr>
        <w:tc>
          <w:tcPr>
            <w:tcW w:w="1908" w:type="dxa"/>
            <w:tcPrChange w:id="2334" w:author="Timothy Wilkins" w:date="2015-11-15T17:52:00Z">
              <w:tcPr>
                <w:tcW w:w="1908" w:type="dxa"/>
              </w:tcPr>
            </w:tcPrChange>
          </w:tcPr>
          <w:p w14:paraId="4DC7AB2C" w14:textId="77A883F3" w:rsidR="00DA600B" w:rsidRDefault="00DA600B" w:rsidP="002153CF">
            <w:pPr>
              <w:rPr>
                <w:ins w:id="2335" w:author="Timothy Wilkins" w:date="2015-11-15T17:48:00Z"/>
              </w:rPr>
            </w:pPr>
            <w:ins w:id="2336" w:author="Timothy Wilkins" w:date="2015-11-15T17:50:00Z">
              <w:r>
                <w:t>Testing</w:t>
              </w:r>
            </w:ins>
          </w:p>
        </w:tc>
        <w:tc>
          <w:tcPr>
            <w:tcW w:w="1080" w:type="dxa"/>
            <w:tcPrChange w:id="2337" w:author="Timothy Wilkins" w:date="2015-11-15T17:52:00Z">
              <w:tcPr>
                <w:tcW w:w="1080" w:type="dxa"/>
              </w:tcPr>
            </w:tcPrChange>
          </w:tcPr>
          <w:p w14:paraId="7FFE9637" w14:textId="77777777" w:rsidR="00DA600B" w:rsidRDefault="00DA600B" w:rsidP="002153CF">
            <w:pPr>
              <w:rPr>
                <w:ins w:id="2338" w:author="Timothy Wilkins" w:date="2015-11-15T17:48:00Z"/>
              </w:rPr>
            </w:pPr>
          </w:p>
        </w:tc>
        <w:tc>
          <w:tcPr>
            <w:tcW w:w="1260" w:type="dxa"/>
            <w:shd w:val="clear" w:color="auto" w:fill="008000"/>
            <w:tcPrChange w:id="2339" w:author="Timothy Wilkins" w:date="2015-11-15T17:52:00Z">
              <w:tcPr>
                <w:tcW w:w="1170" w:type="dxa"/>
              </w:tcPr>
            </w:tcPrChange>
          </w:tcPr>
          <w:p w14:paraId="64D5B703" w14:textId="77777777" w:rsidR="00DA600B" w:rsidRDefault="00DA600B" w:rsidP="002153CF">
            <w:pPr>
              <w:rPr>
                <w:ins w:id="2340" w:author="Timothy Wilkins" w:date="2015-11-15T17:48:00Z"/>
              </w:rPr>
            </w:pPr>
          </w:p>
        </w:tc>
        <w:tc>
          <w:tcPr>
            <w:tcW w:w="1080" w:type="dxa"/>
            <w:shd w:val="clear" w:color="auto" w:fill="008000"/>
            <w:tcPrChange w:id="2341" w:author="Timothy Wilkins" w:date="2015-11-15T17:52:00Z">
              <w:tcPr>
                <w:tcW w:w="1170" w:type="dxa"/>
                <w:gridSpan w:val="2"/>
              </w:tcPr>
            </w:tcPrChange>
          </w:tcPr>
          <w:p w14:paraId="75DAD1D1" w14:textId="77777777" w:rsidR="00DA600B" w:rsidRDefault="00DA600B" w:rsidP="002153CF">
            <w:pPr>
              <w:rPr>
                <w:ins w:id="2342" w:author="Timothy Wilkins" w:date="2015-11-15T17:48:00Z"/>
              </w:rPr>
            </w:pPr>
          </w:p>
        </w:tc>
        <w:tc>
          <w:tcPr>
            <w:tcW w:w="1299" w:type="dxa"/>
            <w:shd w:val="clear" w:color="auto" w:fill="008000"/>
            <w:tcPrChange w:id="2343" w:author="Timothy Wilkins" w:date="2015-11-15T17:52:00Z">
              <w:tcPr>
                <w:tcW w:w="1299" w:type="dxa"/>
              </w:tcPr>
            </w:tcPrChange>
          </w:tcPr>
          <w:p w14:paraId="66B0360F" w14:textId="77777777" w:rsidR="00DA600B" w:rsidRDefault="00DA600B" w:rsidP="002153CF">
            <w:pPr>
              <w:rPr>
                <w:ins w:id="2344" w:author="Timothy Wilkins" w:date="2015-11-15T17:48:00Z"/>
              </w:rPr>
            </w:pPr>
          </w:p>
        </w:tc>
        <w:tc>
          <w:tcPr>
            <w:tcW w:w="1476" w:type="dxa"/>
            <w:shd w:val="clear" w:color="auto" w:fill="008000"/>
            <w:tcPrChange w:id="2345" w:author="Timothy Wilkins" w:date="2015-11-15T17:52:00Z">
              <w:tcPr>
                <w:tcW w:w="1476" w:type="dxa"/>
              </w:tcPr>
            </w:tcPrChange>
          </w:tcPr>
          <w:p w14:paraId="1116D676" w14:textId="77777777" w:rsidR="00DA600B" w:rsidRDefault="00DA600B" w:rsidP="002153CF">
            <w:pPr>
              <w:rPr>
                <w:ins w:id="2346" w:author="Timothy Wilkins" w:date="2015-11-15T17:48:00Z"/>
              </w:rPr>
            </w:pPr>
          </w:p>
        </w:tc>
      </w:tr>
      <w:tr w:rsidR="00DA600B" w14:paraId="34E9753E" w14:textId="77777777" w:rsidTr="00DA600B">
        <w:trPr>
          <w:ins w:id="2347" w:author="Timothy Wilkins" w:date="2015-11-15T17:50:00Z"/>
        </w:trPr>
        <w:tc>
          <w:tcPr>
            <w:tcW w:w="1908" w:type="dxa"/>
            <w:tcPrChange w:id="2348" w:author="Timothy Wilkins" w:date="2015-11-15T17:52:00Z">
              <w:tcPr>
                <w:tcW w:w="1908" w:type="dxa"/>
              </w:tcPr>
            </w:tcPrChange>
          </w:tcPr>
          <w:p w14:paraId="2547F277" w14:textId="7B43A21A" w:rsidR="00DA600B" w:rsidRDefault="00DA600B" w:rsidP="002153CF">
            <w:pPr>
              <w:rPr>
                <w:ins w:id="2349" w:author="Timothy Wilkins" w:date="2015-11-15T17:50:00Z"/>
              </w:rPr>
            </w:pPr>
            <w:ins w:id="2350" w:author="Timothy Wilkins" w:date="2015-11-15T17:51:00Z">
              <w:r>
                <w:t>STR Approval</w:t>
              </w:r>
            </w:ins>
          </w:p>
        </w:tc>
        <w:tc>
          <w:tcPr>
            <w:tcW w:w="1080" w:type="dxa"/>
            <w:tcPrChange w:id="2351" w:author="Timothy Wilkins" w:date="2015-11-15T17:52:00Z">
              <w:tcPr>
                <w:tcW w:w="1080" w:type="dxa"/>
              </w:tcPr>
            </w:tcPrChange>
          </w:tcPr>
          <w:p w14:paraId="542D9685" w14:textId="77777777" w:rsidR="00DA600B" w:rsidRDefault="00DA600B" w:rsidP="002153CF">
            <w:pPr>
              <w:rPr>
                <w:ins w:id="2352" w:author="Timothy Wilkins" w:date="2015-11-15T17:50:00Z"/>
              </w:rPr>
            </w:pPr>
          </w:p>
        </w:tc>
        <w:tc>
          <w:tcPr>
            <w:tcW w:w="1260" w:type="dxa"/>
            <w:tcPrChange w:id="2353" w:author="Timothy Wilkins" w:date="2015-11-15T17:52:00Z">
              <w:tcPr>
                <w:tcW w:w="1170" w:type="dxa"/>
              </w:tcPr>
            </w:tcPrChange>
          </w:tcPr>
          <w:p w14:paraId="73F45D9B" w14:textId="77777777" w:rsidR="00DA600B" w:rsidRDefault="00DA600B" w:rsidP="002153CF">
            <w:pPr>
              <w:rPr>
                <w:ins w:id="2354" w:author="Timothy Wilkins" w:date="2015-11-15T17:50:00Z"/>
              </w:rPr>
            </w:pPr>
          </w:p>
        </w:tc>
        <w:tc>
          <w:tcPr>
            <w:tcW w:w="1080" w:type="dxa"/>
            <w:tcPrChange w:id="2355" w:author="Timothy Wilkins" w:date="2015-11-15T17:52:00Z">
              <w:tcPr>
                <w:tcW w:w="1170" w:type="dxa"/>
                <w:gridSpan w:val="2"/>
              </w:tcPr>
            </w:tcPrChange>
          </w:tcPr>
          <w:p w14:paraId="00B7F5BA" w14:textId="77777777" w:rsidR="00DA600B" w:rsidRDefault="00DA600B" w:rsidP="002153CF">
            <w:pPr>
              <w:rPr>
                <w:ins w:id="2356" w:author="Timothy Wilkins" w:date="2015-11-15T17:50:00Z"/>
              </w:rPr>
            </w:pPr>
          </w:p>
        </w:tc>
        <w:tc>
          <w:tcPr>
            <w:tcW w:w="1299" w:type="dxa"/>
            <w:tcPrChange w:id="2357" w:author="Timothy Wilkins" w:date="2015-11-15T17:52:00Z">
              <w:tcPr>
                <w:tcW w:w="1299" w:type="dxa"/>
              </w:tcPr>
            </w:tcPrChange>
          </w:tcPr>
          <w:p w14:paraId="2C5AA222" w14:textId="77777777" w:rsidR="00DA600B" w:rsidRDefault="00DA600B" w:rsidP="002153CF">
            <w:pPr>
              <w:rPr>
                <w:ins w:id="2358" w:author="Timothy Wilkins" w:date="2015-11-15T17:50:00Z"/>
              </w:rPr>
            </w:pPr>
          </w:p>
        </w:tc>
        <w:tc>
          <w:tcPr>
            <w:tcW w:w="1476" w:type="dxa"/>
            <w:shd w:val="clear" w:color="auto" w:fill="008000"/>
            <w:tcPrChange w:id="2359" w:author="Timothy Wilkins" w:date="2015-11-15T17:52:00Z">
              <w:tcPr>
                <w:tcW w:w="1476" w:type="dxa"/>
              </w:tcPr>
            </w:tcPrChange>
          </w:tcPr>
          <w:p w14:paraId="2C0AC9B8" w14:textId="77777777" w:rsidR="00672948" w:rsidRDefault="00672948" w:rsidP="002153CF">
            <w:pPr>
              <w:rPr>
                <w:ins w:id="2360" w:author="Timothy Wilkins" w:date="2015-11-15T17:50:00Z"/>
              </w:rPr>
            </w:pPr>
          </w:p>
        </w:tc>
      </w:tr>
      <w:tr w:rsidR="00672948" w14:paraId="504FA1FC" w14:textId="77777777" w:rsidTr="00672948">
        <w:trPr>
          <w:ins w:id="2361" w:author="Timothy Wilkins" w:date="2015-11-22T17:51:00Z"/>
        </w:trPr>
        <w:tc>
          <w:tcPr>
            <w:tcW w:w="1908" w:type="dxa"/>
            <w:tcPrChange w:id="2362" w:author="Timothy Wilkins" w:date="2015-11-22T17:52:00Z">
              <w:tcPr>
                <w:tcW w:w="1908" w:type="dxa"/>
              </w:tcPr>
            </w:tcPrChange>
          </w:tcPr>
          <w:p w14:paraId="12652B12" w14:textId="1A061F1C" w:rsidR="00672948" w:rsidRDefault="00672948" w:rsidP="002153CF">
            <w:pPr>
              <w:rPr>
                <w:ins w:id="2363" w:author="Timothy Wilkins" w:date="2015-11-22T17:51:00Z"/>
              </w:rPr>
            </w:pPr>
            <w:ins w:id="2364" w:author="Timothy Wilkins" w:date="2015-11-22T17:51:00Z">
              <w:r>
                <w:t>STD</w:t>
              </w:r>
            </w:ins>
          </w:p>
        </w:tc>
        <w:tc>
          <w:tcPr>
            <w:tcW w:w="1080" w:type="dxa"/>
            <w:shd w:val="clear" w:color="auto" w:fill="008000"/>
            <w:tcPrChange w:id="2365" w:author="Timothy Wilkins" w:date="2015-11-22T17:52:00Z">
              <w:tcPr>
                <w:tcW w:w="1080" w:type="dxa"/>
              </w:tcPr>
            </w:tcPrChange>
          </w:tcPr>
          <w:p w14:paraId="4E320983" w14:textId="77777777" w:rsidR="00672948" w:rsidRDefault="00672948" w:rsidP="002153CF">
            <w:pPr>
              <w:rPr>
                <w:ins w:id="2366" w:author="Timothy Wilkins" w:date="2015-11-22T17:51:00Z"/>
              </w:rPr>
            </w:pPr>
          </w:p>
        </w:tc>
        <w:tc>
          <w:tcPr>
            <w:tcW w:w="1260" w:type="dxa"/>
            <w:shd w:val="clear" w:color="auto" w:fill="008000"/>
            <w:tcPrChange w:id="2367" w:author="Timothy Wilkins" w:date="2015-11-22T17:52:00Z">
              <w:tcPr>
                <w:tcW w:w="1260" w:type="dxa"/>
                <w:gridSpan w:val="2"/>
              </w:tcPr>
            </w:tcPrChange>
          </w:tcPr>
          <w:p w14:paraId="70A3B45D" w14:textId="77777777" w:rsidR="00672948" w:rsidRDefault="00672948" w:rsidP="002153CF">
            <w:pPr>
              <w:rPr>
                <w:ins w:id="2368" w:author="Timothy Wilkins" w:date="2015-11-22T17:51:00Z"/>
              </w:rPr>
            </w:pPr>
          </w:p>
        </w:tc>
        <w:tc>
          <w:tcPr>
            <w:tcW w:w="1080" w:type="dxa"/>
            <w:shd w:val="clear" w:color="auto" w:fill="008000"/>
            <w:tcPrChange w:id="2369" w:author="Timothy Wilkins" w:date="2015-11-22T17:52:00Z">
              <w:tcPr>
                <w:tcW w:w="1080" w:type="dxa"/>
              </w:tcPr>
            </w:tcPrChange>
          </w:tcPr>
          <w:p w14:paraId="534B4274" w14:textId="77777777" w:rsidR="00672948" w:rsidRDefault="00672948" w:rsidP="002153CF">
            <w:pPr>
              <w:rPr>
                <w:ins w:id="2370" w:author="Timothy Wilkins" w:date="2015-11-22T17:51:00Z"/>
              </w:rPr>
            </w:pPr>
          </w:p>
        </w:tc>
        <w:tc>
          <w:tcPr>
            <w:tcW w:w="1299" w:type="dxa"/>
            <w:shd w:val="clear" w:color="auto" w:fill="008000"/>
            <w:tcPrChange w:id="2371" w:author="Timothy Wilkins" w:date="2015-11-22T17:52:00Z">
              <w:tcPr>
                <w:tcW w:w="1299" w:type="dxa"/>
              </w:tcPr>
            </w:tcPrChange>
          </w:tcPr>
          <w:p w14:paraId="094140EC" w14:textId="77777777" w:rsidR="00672948" w:rsidRDefault="00672948" w:rsidP="002153CF">
            <w:pPr>
              <w:rPr>
                <w:ins w:id="2372" w:author="Timothy Wilkins" w:date="2015-11-22T17:51:00Z"/>
              </w:rPr>
            </w:pPr>
          </w:p>
        </w:tc>
        <w:tc>
          <w:tcPr>
            <w:tcW w:w="1476" w:type="dxa"/>
            <w:shd w:val="clear" w:color="auto" w:fill="auto"/>
            <w:tcPrChange w:id="2373" w:author="Timothy Wilkins" w:date="2015-11-22T17:52:00Z">
              <w:tcPr>
                <w:tcW w:w="1476" w:type="dxa"/>
                <w:shd w:val="clear" w:color="auto" w:fill="008000"/>
              </w:tcPr>
            </w:tcPrChange>
          </w:tcPr>
          <w:p w14:paraId="27645CFA" w14:textId="77777777" w:rsidR="00672948" w:rsidRDefault="00672948" w:rsidP="002153CF">
            <w:pPr>
              <w:rPr>
                <w:ins w:id="2374" w:author="Timothy Wilkins" w:date="2015-11-22T17:51:00Z"/>
              </w:rPr>
            </w:pPr>
          </w:p>
        </w:tc>
      </w:tr>
    </w:tbl>
    <w:p w14:paraId="3F1CDCC1" w14:textId="77777777" w:rsidR="002153CF" w:rsidRPr="00E35C6F" w:rsidRDefault="002153CF">
      <w:pPr>
        <w:pPrChange w:id="2375" w:author="Timothy Wilkins" w:date="2015-11-15T16:21:00Z">
          <w:pPr>
            <w:pStyle w:val="Heading1"/>
          </w:pPr>
        </w:pPrChange>
      </w:pPr>
    </w:p>
    <w:p w14:paraId="49FCF27A" w14:textId="709C8164" w:rsidR="007F43E6" w:rsidRPr="007F43E6" w:rsidDel="002153CF" w:rsidRDefault="007F43E6">
      <w:pPr>
        <w:rPr>
          <w:del w:id="2376" w:author="Timothy Wilkins" w:date="2015-11-15T16:21:00Z"/>
        </w:rPr>
      </w:pPr>
    </w:p>
    <w:p w14:paraId="07EF0A71" w14:textId="2E90056E" w:rsidR="00540A29" w:rsidRDefault="0098548D">
      <w:pPr>
        <w:pStyle w:val="Heading1"/>
        <w:rPr>
          <w:ins w:id="2377" w:author="Timothy Wilkins" w:date="2015-11-15T17:55:00Z"/>
        </w:rPr>
      </w:pPr>
      <w:bookmarkStart w:id="2378" w:name="_Toc432432748"/>
      <w:bookmarkStart w:id="2379" w:name="_Ref434221642"/>
      <w:bookmarkStart w:id="2380" w:name="_Ref434221648"/>
      <w:bookmarkStart w:id="2381" w:name="_Ref434221685"/>
      <w:bookmarkStart w:id="2382" w:name="_Ref434221697"/>
      <w:bookmarkStart w:id="2383" w:name="_Ref434221718"/>
      <w:r>
        <w:t>Requirements Traceability</w:t>
      </w:r>
      <w:bookmarkEnd w:id="2378"/>
      <w:bookmarkEnd w:id="2379"/>
      <w:bookmarkEnd w:id="2380"/>
      <w:bookmarkEnd w:id="2381"/>
      <w:bookmarkEnd w:id="2382"/>
      <w:bookmarkEnd w:id="2383"/>
    </w:p>
    <w:p w14:paraId="7F80C74B" w14:textId="3EC3A2DF" w:rsidR="002B06B2" w:rsidRPr="00E35C6F" w:rsidRDefault="002B06B2">
      <w:pPr>
        <w:rPr>
          <w:ins w:id="2384" w:author="Timothy Wilkins" w:date="2015-11-15T17:53:00Z"/>
        </w:rPr>
        <w:pPrChange w:id="2385" w:author="Timothy Wilkins" w:date="2015-11-15T17:55:00Z">
          <w:pPr>
            <w:pStyle w:val="Heading1"/>
          </w:pPr>
        </w:pPrChange>
      </w:pPr>
      <w:ins w:id="2386" w:author="Timothy Wilkins" w:date="2015-11-15T17:55:00Z">
        <w:r>
          <w:t>See Tractability Matrix.</w:t>
        </w:r>
      </w:ins>
    </w:p>
    <w:p w14:paraId="6FE3CD79" w14:textId="77777777" w:rsidR="00AD0373" w:rsidRPr="00E35C6F" w:rsidRDefault="00AD0373">
      <w:pPr>
        <w:pPrChange w:id="2387" w:author="Timothy Wilkins" w:date="2015-11-15T17:53:00Z">
          <w:pPr>
            <w:pStyle w:val="Heading1"/>
          </w:pPr>
        </w:pPrChange>
      </w:pPr>
    </w:p>
    <w:p w14:paraId="595BB733" w14:textId="6D645613" w:rsidR="0098548D" w:rsidRDefault="0098548D">
      <w:pPr>
        <w:pStyle w:val="Heading1"/>
        <w:rPr>
          <w:ins w:id="2388" w:author="Timothy Wilkins" w:date="2015-11-15T17:53:00Z"/>
        </w:rPr>
      </w:pPr>
      <w:bookmarkStart w:id="2389" w:name="_Toc432432749"/>
      <w:r>
        <w:t>Notes</w:t>
      </w:r>
      <w:bookmarkEnd w:id="2389"/>
    </w:p>
    <w:p w14:paraId="44FC9DE5" w14:textId="2A4222F3" w:rsidR="00BF2085" w:rsidRPr="00E35C6F" w:rsidRDefault="00BF2085">
      <w:pPr>
        <w:pPrChange w:id="2390" w:author="Timothy Wilkins" w:date="2015-11-15T17:53:00Z">
          <w:pPr>
            <w:pStyle w:val="Heading1"/>
          </w:pPr>
        </w:pPrChange>
      </w:pPr>
      <w:ins w:id="2391" w:author="Timothy Wilkins" w:date="2015-11-15T17:53:00Z">
        <w:r>
          <w:t>None.</w:t>
        </w:r>
      </w:ins>
    </w:p>
    <w:p w14:paraId="3F8E6E6D" w14:textId="60215A50" w:rsidR="00540A29" w:rsidRDefault="0098548D">
      <w:pPr>
        <w:pStyle w:val="Heading1"/>
      </w:pPr>
      <w:bookmarkStart w:id="2392" w:name="_Toc432432750"/>
      <w:r>
        <w:t>Annexes</w:t>
      </w:r>
      <w:bookmarkEnd w:id="2392"/>
    </w:p>
    <w:p w14:paraId="562F29A2" w14:textId="46438610" w:rsidR="00540A29" w:rsidRPr="00540A29" w:rsidRDefault="00BF2085">
      <w:ins w:id="2393" w:author="Timothy Wilkins" w:date="2015-11-15T17:54:00Z">
        <w:r>
          <w:t>None.</w:t>
        </w:r>
      </w:ins>
    </w:p>
    <w:p w14:paraId="6A5D041D" w14:textId="3C32F4B8" w:rsidR="00540A29" w:rsidRPr="00540A29" w:rsidDel="009F39EB" w:rsidRDefault="00540A29">
      <w:pPr>
        <w:pStyle w:val="Heading1"/>
        <w:rPr>
          <w:del w:id="2394" w:author="Timothy Wilkins" w:date="2015-11-15T17:54:00Z"/>
        </w:rPr>
      </w:pPr>
      <w:bookmarkStart w:id="2395" w:name="_Toc432432751"/>
      <w:del w:id="2396" w:author="Timothy Wilkins" w:date="2015-11-15T17:54:00Z">
        <w:r w:rsidRPr="00540A29" w:rsidDel="009F39EB">
          <w:delText>Risks</w:delText>
        </w:r>
        <w:bookmarkEnd w:id="2395"/>
      </w:del>
    </w:p>
    <w:p w14:paraId="0D73CBB1" w14:textId="09E3042C" w:rsidR="00540A29" w:rsidRPr="00540A29" w:rsidDel="009F39EB" w:rsidRDefault="00540A29">
      <w:pPr>
        <w:pStyle w:val="Heading2"/>
        <w:rPr>
          <w:del w:id="2397" w:author="Timothy Wilkins" w:date="2015-11-15T17:54:00Z"/>
        </w:rPr>
        <w:pPrChange w:id="2398" w:author="Jimmy Duggan" w:date="2015-10-12T17:02:00Z">
          <w:pPr>
            <w:pStyle w:val="Heading1"/>
          </w:pPr>
        </w:pPrChange>
      </w:pPr>
      <w:bookmarkStart w:id="2399" w:name="_Toc432432752"/>
      <w:del w:id="2400" w:author="Timothy Wilkins" w:date="2015-11-15T17:54:00Z">
        <w:r w:rsidRPr="00540A29" w:rsidDel="009F39EB">
          <w:delText>Schedule</w:delText>
        </w:r>
        <w:bookmarkEnd w:id="2399"/>
      </w:del>
    </w:p>
    <w:p w14:paraId="2E5A0225" w14:textId="2A0FC589" w:rsidR="007F43E6" w:rsidRPr="007F43E6" w:rsidDel="009F39EB" w:rsidRDefault="00540A29">
      <w:pPr>
        <w:pStyle w:val="Heading2"/>
        <w:rPr>
          <w:del w:id="2401" w:author="Timothy Wilkins" w:date="2015-11-15T17:54:00Z"/>
        </w:rPr>
      </w:pPr>
      <w:bookmarkStart w:id="2402" w:name="_Toc432432753"/>
      <w:del w:id="2403" w:author="Timothy Wilkins" w:date="2015-11-15T17:54:00Z">
        <w:r w:rsidRPr="00540A29" w:rsidDel="009F39EB">
          <w:delText>Technical</w:delText>
        </w:r>
        <w:bookmarkEnd w:id="2402"/>
      </w:del>
    </w:p>
    <w:p w14:paraId="4E110BCC" w14:textId="10DED7F3" w:rsidR="007F43E6" w:rsidRPr="007F43E6" w:rsidDel="009F39EB" w:rsidRDefault="00540A29">
      <w:pPr>
        <w:pStyle w:val="Heading2"/>
        <w:rPr>
          <w:del w:id="2404" w:author="Timothy Wilkins" w:date="2015-11-15T17:54:00Z"/>
        </w:rPr>
      </w:pPr>
      <w:bookmarkStart w:id="2405" w:name="_Toc432432754"/>
      <w:del w:id="2406" w:author="Timothy Wilkins" w:date="2015-11-15T17:54:00Z">
        <w:r w:rsidRPr="00540A29" w:rsidDel="009F39EB">
          <w:delText>Management</w:delText>
        </w:r>
        <w:bookmarkEnd w:id="2405"/>
      </w:del>
    </w:p>
    <w:p w14:paraId="7EFE8073" w14:textId="74EF7F8A" w:rsidR="007F43E6" w:rsidRPr="007F43E6" w:rsidDel="009F39EB" w:rsidRDefault="00540A29">
      <w:pPr>
        <w:pStyle w:val="Heading2"/>
        <w:rPr>
          <w:del w:id="2407" w:author="Timothy Wilkins" w:date="2015-11-15T17:54:00Z"/>
        </w:rPr>
      </w:pPr>
      <w:bookmarkStart w:id="2408" w:name="_Toc432432755"/>
      <w:del w:id="2409" w:author="Timothy Wilkins" w:date="2015-11-15T17:54:00Z">
        <w:r w:rsidRPr="00540A29" w:rsidDel="009F39EB">
          <w:delText>Personnel</w:delText>
        </w:r>
        <w:bookmarkEnd w:id="2408"/>
      </w:del>
    </w:p>
    <w:p w14:paraId="0492B8D6" w14:textId="55290252" w:rsidR="007F43E6" w:rsidRPr="007F43E6" w:rsidDel="009F39EB" w:rsidRDefault="00540A29">
      <w:pPr>
        <w:pStyle w:val="Heading2"/>
        <w:rPr>
          <w:del w:id="2410" w:author="Timothy Wilkins" w:date="2015-11-15T17:54:00Z"/>
        </w:rPr>
      </w:pPr>
      <w:bookmarkStart w:id="2411" w:name="_Toc432432756"/>
      <w:del w:id="2412" w:author="Timothy Wilkins" w:date="2015-11-15T17:54:00Z">
        <w:r w:rsidRPr="00540A29" w:rsidDel="009F39EB">
          <w:delText>Requirements</w:delText>
        </w:r>
        <w:bookmarkEnd w:id="2411"/>
      </w:del>
    </w:p>
    <w:p w14:paraId="00B42DAE" w14:textId="77777777" w:rsidR="00540A29" w:rsidRDefault="00540A29">
      <w:pPr>
        <w:pStyle w:val="Heading1"/>
      </w:pPr>
      <w:bookmarkStart w:id="2413" w:name="_Toc432432757"/>
      <w:r w:rsidRPr="00540A29">
        <w:t>Approvals</w:t>
      </w:r>
      <w:bookmarkEnd w:id="2413"/>
    </w:p>
    <w:p w14:paraId="1B49102E" w14:textId="77777777" w:rsidR="007F43E6" w:rsidRDefault="007F43E6">
      <w:pPr>
        <w:rPr>
          <w:ins w:id="2414" w:author="Timothy Wilkins" w:date="2015-11-15T17:54:00Z"/>
        </w:rPr>
      </w:pPr>
    </w:p>
    <w:p w14:paraId="51D0AA20" w14:textId="77777777" w:rsidR="00E718C4" w:rsidRPr="007F43E6" w:rsidRDefault="00E718C4"/>
    <w:sectPr w:rsidR="00E718C4" w:rsidRPr="007F43E6" w:rsidSect="001A3FFC">
      <w:pgSz w:w="12240" w:h="15840"/>
      <w:pgMar w:top="1440" w:right="1800" w:bottom="1440" w:left="1800" w:header="720" w:footer="720" w:gutter="0"/>
      <w:pgNumType w:start="1"/>
      <w:cols w:space="720"/>
      <w:titlePg/>
      <w:docGrid w:linePitch="360"/>
      <w:sectPrChange w:id="2415" w:author="Jimmy Duggan" w:date="2015-10-12T17:01:00Z">
        <w:sectPr w:rsidR="00E718C4"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6" w:author="Timothy Wilkins" w:date="2015-10-12T17:02:00Z" w:initials="TW">
    <w:p w14:paraId="4253D040" w14:textId="6C69D4DE" w:rsidR="003A5EA3" w:rsidRDefault="003A5EA3"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D375E" w14:textId="77777777" w:rsidR="003A5EA3" w:rsidRDefault="003A5EA3" w:rsidP="001A3FFC">
      <w:r>
        <w:separator/>
      </w:r>
    </w:p>
  </w:endnote>
  <w:endnote w:type="continuationSeparator" w:id="0">
    <w:p w14:paraId="0F7B75F9" w14:textId="77777777" w:rsidR="003A5EA3" w:rsidRDefault="003A5EA3"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3A5EA3" w:rsidRPr="00F17C9C" w:rsidRDefault="003A5EA3">
    <w:pPr>
      <w:rPr>
        <w:ins w:id="456" w:author="Jimmy Duggan" w:date="2015-10-12T16:52:00Z"/>
        <w:snapToGrid w:val="0"/>
      </w:rPr>
      <w:pPrChange w:id="457" w:author="Jimmy Duggan" w:date="2015-10-12T17:02:00Z">
        <w:pPr>
          <w:spacing w:after="200" w:line="276" w:lineRule="auto"/>
        </w:pPr>
      </w:pPrChange>
    </w:pPr>
    <w:ins w:id="458"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ins>
  </w:p>
  <w:p w14:paraId="2F176A89" w14:textId="6C09D480" w:rsidR="003A5EA3" w:rsidRDefault="003A5EA3">
    <w:pPr>
      <w:pPrChange w:id="459" w:author="Jimmy Duggan" w:date="2015-10-12T17:02:00Z">
        <w:pPr>
          <w:pStyle w:val="Footer"/>
        </w:pPr>
      </w:pPrChange>
    </w:pPr>
    <w:ins w:id="460"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61" w:author="Timothy Wilkins" w:date="2015-12-03T18:40:00Z">
      <w:r w:rsidR="00C7459A">
        <w:rPr>
          <w:noProof/>
          <w:snapToGrid w:val="0"/>
        </w:rPr>
        <w:t>12/3/2015</w:t>
      </w:r>
    </w:ins>
    <w:ins w:id="462" w:author="Timothy Ryan Wilkins" w:date="2015-11-26T09:51:00Z">
      <w:del w:id="463" w:author="Timothy Wilkins" w:date="2015-12-03T18:29:00Z">
        <w:r w:rsidDel="000E6B46">
          <w:rPr>
            <w:noProof/>
            <w:snapToGrid w:val="0"/>
          </w:rPr>
          <w:delText>11/26/2015</w:delText>
        </w:r>
      </w:del>
    </w:ins>
    <w:ins w:id="464" w:author="RYAN WILKINS" w:date="2015-11-02T09:26:00Z">
      <w:del w:id="465" w:author="Timothy Wilkins" w:date="2015-12-03T18:29:00Z">
        <w:r w:rsidDel="000E6B46">
          <w:rPr>
            <w:noProof/>
            <w:snapToGrid w:val="0"/>
          </w:rPr>
          <w:delText>11/2/2015</w:delText>
        </w:r>
      </w:del>
    </w:ins>
    <w:ins w:id="466" w:author="Jimmy Duggan" w:date="2015-10-12T16:52:00Z">
      <w:del w:id="467" w:author="Timothy Wilkins" w:date="2015-12-03T18:29:00Z">
        <w:r w:rsidRPr="00F17C9C" w:rsidDel="000E6B46">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68" w:author="Timothy Wilkins" w:date="2015-12-03T18:40:00Z">
      <w:r w:rsidR="00C7459A">
        <w:rPr>
          <w:noProof/>
          <w:snapToGrid w:val="0"/>
        </w:rPr>
        <w:t>6:40:52 PM</w:t>
      </w:r>
    </w:ins>
    <w:ins w:id="469" w:author="Timothy Ryan Wilkins" w:date="2015-11-26T09:51:00Z">
      <w:del w:id="470" w:author="Timothy Wilkins" w:date="2015-12-03T18:29:00Z">
        <w:r w:rsidDel="000E6B46">
          <w:rPr>
            <w:noProof/>
            <w:snapToGrid w:val="0"/>
          </w:rPr>
          <w:delText>9:51:52 AM</w:delText>
        </w:r>
      </w:del>
    </w:ins>
    <w:ins w:id="471" w:author="RYAN WILKINS" w:date="2015-11-02T09:26:00Z">
      <w:del w:id="472" w:author="Timothy Wilkins" w:date="2015-12-03T18:29:00Z">
        <w:r w:rsidDel="000E6B46">
          <w:rPr>
            <w:noProof/>
            <w:snapToGrid w:val="0"/>
          </w:rPr>
          <w:delText>9:26:06 AM</w:delText>
        </w:r>
      </w:del>
    </w:ins>
    <w:ins w:id="473" w:author="Jimmy Duggan" w:date="2015-10-12T16:52:00Z">
      <w:del w:id="474" w:author="Timothy Wilkins" w:date="2015-12-03T18:29:00Z">
        <w:r w:rsidRPr="00F17C9C" w:rsidDel="000E6B46">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0E177E">
      <w:rPr>
        <w:noProof/>
      </w:rPr>
      <w:t>17</w:t>
    </w:r>
    <w:ins w:id="475"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3A5EA3" w:rsidRPr="00F17C9C" w:rsidRDefault="003A5EA3">
    <w:pPr>
      <w:rPr>
        <w:ins w:id="478" w:author="Jimmy Duggan" w:date="2015-10-12T17:01:00Z"/>
        <w:snapToGrid w:val="0"/>
      </w:rPr>
      <w:pPrChange w:id="479" w:author="Jimmy Duggan" w:date="2015-10-12T17:02:00Z">
        <w:pPr>
          <w:spacing w:after="200" w:line="276" w:lineRule="auto"/>
        </w:pPr>
      </w:pPrChange>
    </w:pPr>
    <w:ins w:id="480"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ins>
  </w:p>
  <w:p w14:paraId="738A0BFE" w14:textId="230EAE66" w:rsidR="003A5EA3" w:rsidRDefault="003A5EA3">
    <w:pPr>
      <w:pPrChange w:id="481" w:author="Jimmy Duggan" w:date="2015-10-12T17:02:00Z">
        <w:pPr>
          <w:pStyle w:val="Footer"/>
        </w:pPr>
      </w:pPrChange>
    </w:pPr>
    <w:ins w:id="482"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83" w:author="Timothy Wilkins" w:date="2015-12-03T18:40:00Z">
      <w:r w:rsidR="00C7459A">
        <w:rPr>
          <w:noProof/>
          <w:snapToGrid w:val="0"/>
        </w:rPr>
        <w:t>12/3/2015</w:t>
      </w:r>
    </w:ins>
    <w:ins w:id="484" w:author="Timothy Ryan Wilkins" w:date="2015-11-26T09:51:00Z">
      <w:del w:id="485" w:author="Timothy Wilkins" w:date="2015-12-03T18:29:00Z">
        <w:r w:rsidDel="000E6B46">
          <w:rPr>
            <w:noProof/>
            <w:snapToGrid w:val="0"/>
          </w:rPr>
          <w:delText>11/26/2015</w:delText>
        </w:r>
      </w:del>
    </w:ins>
    <w:ins w:id="486" w:author="RYAN WILKINS" w:date="2015-11-02T09:26:00Z">
      <w:del w:id="487" w:author="Timothy Wilkins" w:date="2015-12-03T18:29:00Z">
        <w:r w:rsidDel="000E6B46">
          <w:rPr>
            <w:noProof/>
            <w:snapToGrid w:val="0"/>
          </w:rPr>
          <w:delText>11/2/2015</w:delText>
        </w:r>
      </w:del>
    </w:ins>
    <w:ins w:id="488" w:author="Jimmy Duggan" w:date="2015-10-12T17:01:00Z">
      <w:del w:id="489" w:author="Timothy Wilkins" w:date="2015-12-03T18:29:00Z">
        <w:r w:rsidRPr="00F17C9C" w:rsidDel="000E6B46">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90" w:author="Timothy Wilkins" w:date="2015-12-03T18:40:00Z">
      <w:r w:rsidR="00C7459A">
        <w:rPr>
          <w:noProof/>
          <w:snapToGrid w:val="0"/>
        </w:rPr>
        <w:t>6:40:52 PM</w:t>
      </w:r>
    </w:ins>
    <w:ins w:id="491" w:author="Timothy Ryan Wilkins" w:date="2015-11-26T09:51:00Z">
      <w:del w:id="492" w:author="Timothy Wilkins" w:date="2015-12-03T18:29:00Z">
        <w:r w:rsidDel="000E6B46">
          <w:rPr>
            <w:noProof/>
            <w:snapToGrid w:val="0"/>
          </w:rPr>
          <w:delText>9:51:52 AM</w:delText>
        </w:r>
      </w:del>
    </w:ins>
    <w:ins w:id="493" w:author="RYAN WILKINS" w:date="2015-11-02T09:26:00Z">
      <w:del w:id="494" w:author="Timothy Wilkins" w:date="2015-12-03T18:29:00Z">
        <w:r w:rsidDel="000E6B46">
          <w:rPr>
            <w:noProof/>
            <w:snapToGrid w:val="0"/>
          </w:rPr>
          <w:delText>9:26:06 AM</w:delText>
        </w:r>
      </w:del>
    </w:ins>
    <w:ins w:id="495" w:author="Jimmy Duggan" w:date="2015-10-12T17:01:00Z">
      <w:del w:id="496" w:author="Timothy Wilkins" w:date="2015-12-03T18:29:00Z">
        <w:r w:rsidRPr="00F17C9C" w:rsidDel="000E6B46">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0E177E">
      <w:rPr>
        <w:noProof/>
      </w:rPr>
      <w:t>1</w:t>
    </w:r>
    <w:ins w:id="497"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5E0E2" w14:textId="77777777" w:rsidR="003A5EA3" w:rsidRDefault="003A5EA3" w:rsidP="001A3FFC">
      <w:r>
        <w:separator/>
      </w:r>
    </w:p>
  </w:footnote>
  <w:footnote w:type="continuationSeparator" w:id="0">
    <w:p w14:paraId="6CDCF860" w14:textId="77777777" w:rsidR="003A5EA3" w:rsidRDefault="003A5EA3"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3A5EA3" w:rsidRPr="00515BB6" w:rsidRDefault="003A5EA3" w:rsidP="001A3FFC">
    <w:pPr>
      <w:pStyle w:val="Header"/>
      <w:rPr>
        <w:ins w:id="453" w:author="Jimmy Duggan" w:date="2015-10-12T16:51:00Z"/>
      </w:rPr>
    </w:pPr>
    <w:ins w:id="454" w:author="Jimmy Duggan" w:date="2015-10-12T16:51:00Z">
      <w:r w:rsidRPr="00515BB6">
        <w:rPr>
          <w:b/>
          <w:noProof/>
          <w:rPrChange w:id="455">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ins>
  </w:p>
  <w:p w14:paraId="2126F9F0" w14:textId="77777777" w:rsidR="003A5EA3" w:rsidRDefault="003A5E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3A5EA3" w:rsidRDefault="003A5EA3">
    <w:pPr>
      <w:pStyle w:val="Header"/>
    </w:pPr>
    <w:ins w:id="476" w:author="Jimmy Duggan" w:date="2015-10-12T17:00:00Z">
      <w:r w:rsidRPr="00515BB6">
        <w:rPr>
          <w:b/>
          <w:noProof/>
          <w:rPrChange w:id="477">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C5FE4"/>
    <w:multiLevelType w:val="hybridMultilevel"/>
    <w:tmpl w:val="15524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6"/>
  </w:num>
  <w:num w:numId="4">
    <w:abstractNumId w:val="1"/>
  </w:num>
  <w:num w:numId="5">
    <w:abstractNumId w:val="31"/>
  </w:num>
  <w:num w:numId="6">
    <w:abstractNumId w:val="13"/>
  </w:num>
  <w:num w:numId="7">
    <w:abstractNumId w:val="17"/>
  </w:num>
  <w:num w:numId="8">
    <w:abstractNumId w:val="35"/>
  </w:num>
  <w:num w:numId="9">
    <w:abstractNumId w:val="10"/>
  </w:num>
  <w:num w:numId="10">
    <w:abstractNumId w:val="32"/>
  </w:num>
  <w:num w:numId="11">
    <w:abstractNumId w:val="2"/>
  </w:num>
  <w:num w:numId="12">
    <w:abstractNumId w:val="37"/>
  </w:num>
  <w:num w:numId="13">
    <w:abstractNumId w:val="16"/>
  </w:num>
  <w:num w:numId="14">
    <w:abstractNumId w:val="9"/>
  </w:num>
  <w:num w:numId="15">
    <w:abstractNumId w:val="34"/>
  </w:num>
  <w:num w:numId="16">
    <w:abstractNumId w:val="27"/>
  </w:num>
  <w:num w:numId="17">
    <w:abstractNumId w:val="26"/>
  </w:num>
  <w:num w:numId="18">
    <w:abstractNumId w:val="8"/>
  </w:num>
  <w:num w:numId="19">
    <w:abstractNumId w:val="30"/>
  </w:num>
  <w:num w:numId="20">
    <w:abstractNumId w:val="21"/>
  </w:num>
  <w:num w:numId="21">
    <w:abstractNumId w:val="36"/>
  </w:num>
  <w:num w:numId="22">
    <w:abstractNumId w:val="3"/>
  </w:num>
  <w:num w:numId="23">
    <w:abstractNumId w:val="24"/>
  </w:num>
  <w:num w:numId="24">
    <w:abstractNumId w:val="23"/>
  </w:num>
  <w:num w:numId="25">
    <w:abstractNumId w:val="14"/>
  </w:num>
  <w:num w:numId="26">
    <w:abstractNumId w:val="29"/>
  </w:num>
  <w:num w:numId="27">
    <w:abstractNumId w:val="33"/>
  </w:num>
  <w:num w:numId="28">
    <w:abstractNumId w:val="7"/>
  </w:num>
  <w:num w:numId="29">
    <w:abstractNumId w:val="0"/>
  </w:num>
  <w:num w:numId="30">
    <w:abstractNumId w:val="22"/>
  </w:num>
  <w:num w:numId="31">
    <w:abstractNumId w:val="25"/>
  </w:num>
  <w:num w:numId="32">
    <w:abstractNumId w:val="15"/>
  </w:num>
  <w:num w:numId="33">
    <w:abstractNumId w:val="19"/>
  </w:num>
  <w:num w:numId="34">
    <w:abstractNumId w:val="18"/>
  </w:num>
  <w:num w:numId="35">
    <w:abstractNumId w:val="5"/>
  </w:num>
  <w:num w:numId="36">
    <w:abstractNumId w:val="28"/>
  </w:num>
  <w:num w:numId="37">
    <w:abstractNumId w:val="11"/>
  </w:num>
  <w:num w:numId="3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5C52"/>
    <w:rsid w:val="000169B6"/>
    <w:rsid w:val="00024D0B"/>
    <w:rsid w:val="00031DB5"/>
    <w:rsid w:val="0007357B"/>
    <w:rsid w:val="0007510B"/>
    <w:rsid w:val="00085A27"/>
    <w:rsid w:val="000A56F1"/>
    <w:rsid w:val="000C3BC4"/>
    <w:rsid w:val="000D4E1A"/>
    <w:rsid w:val="000E0FAD"/>
    <w:rsid w:val="000E177E"/>
    <w:rsid w:val="000E1FF8"/>
    <w:rsid w:val="000E3701"/>
    <w:rsid w:val="000E3C81"/>
    <w:rsid w:val="000E6B46"/>
    <w:rsid w:val="000F51CB"/>
    <w:rsid w:val="000F51D7"/>
    <w:rsid w:val="0010117B"/>
    <w:rsid w:val="00104242"/>
    <w:rsid w:val="001371F9"/>
    <w:rsid w:val="001458CA"/>
    <w:rsid w:val="00151B57"/>
    <w:rsid w:val="00155B84"/>
    <w:rsid w:val="001664C5"/>
    <w:rsid w:val="00170D1F"/>
    <w:rsid w:val="00170FE8"/>
    <w:rsid w:val="00171FDF"/>
    <w:rsid w:val="001723D0"/>
    <w:rsid w:val="001730A1"/>
    <w:rsid w:val="0017371F"/>
    <w:rsid w:val="00174F05"/>
    <w:rsid w:val="00190FBB"/>
    <w:rsid w:val="00195F7C"/>
    <w:rsid w:val="001A3FFC"/>
    <w:rsid w:val="001B13E8"/>
    <w:rsid w:val="001C2B57"/>
    <w:rsid w:val="001D07FB"/>
    <w:rsid w:val="001D659E"/>
    <w:rsid w:val="001D6A1E"/>
    <w:rsid w:val="001E1159"/>
    <w:rsid w:val="001E5F1A"/>
    <w:rsid w:val="001F048E"/>
    <w:rsid w:val="001F1F99"/>
    <w:rsid w:val="001F36DC"/>
    <w:rsid w:val="001F750C"/>
    <w:rsid w:val="00207F0E"/>
    <w:rsid w:val="00214DF4"/>
    <w:rsid w:val="00215118"/>
    <w:rsid w:val="002153CF"/>
    <w:rsid w:val="002164C2"/>
    <w:rsid w:val="002302B1"/>
    <w:rsid w:val="00230F97"/>
    <w:rsid w:val="00232573"/>
    <w:rsid w:val="00236633"/>
    <w:rsid w:val="0027696A"/>
    <w:rsid w:val="0028005F"/>
    <w:rsid w:val="0028047C"/>
    <w:rsid w:val="00285048"/>
    <w:rsid w:val="00286677"/>
    <w:rsid w:val="00287FC7"/>
    <w:rsid w:val="00294AD7"/>
    <w:rsid w:val="002A11AE"/>
    <w:rsid w:val="002B06B2"/>
    <w:rsid w:val="002B10EC"/>
    <w:rsid w:val="002B335F"/>
    <w:rsid w:val="002B44CA"/>
    <w:rsid w:val="002C172A"/>
    <w:rsid w:val="002D412A"/>
    <w:rsid w:val="002D55B3"/>
    <w:rsid w:val="002D56AC"/>
    <w:rsid w:val="002E1FA9"/>
    <w:rsid w:val="002E55C7"/>
    <w:rsid w:val="002F4442"/>
    <w:rsid w:val="00303114"/>
    <w:rsid w:val="003044D5"/>
    <w:rsid w:val="00306AE0"/>
    <w:rsid w:val="003133F6"/>
    <w:rsid w:val="003165CF"/>
    <w:rsid w:val="0032528E"/>
    <w:rsid w:val="003334C5"/>
    <w:rsid w:val="00347CC1"/>
    <w:rsid w:val="00352AA3"/>
    <w:rsid w:val="00356CA7"/>
    <w:rsid w:val="00361325"/>
    <w:rsid w:val="00362D30"/>
    <w:rsid w:val="0036377E"/>
    <w:rsid w:val="00370492"/>
    <w:rsid w:val="003712EC"/>
    <w:rsid w:val="0038107F"/>
    <w:rsid w:val="0038686F"/>
    <w:rsid w:val="00396475"/>
    <w:rsid w:val="003A3CBB"/>
    <w:rsid w:val="003A4ADA"/>
    <w:rsid w:val="003A4F1A"/>
    <w:rsid w:val="003A5EA3"/>
    <w:rsid w:val="003D2F0E"/>
    <w:rsid w:val="003E35F7"/>
    <w:rsid w:val="003E45FE"/>
    <w:rsid w:val="003E75C3"/>
    <w:rsid w:val="003F48FA"/>
    <w:rsid w:val="003F613D"/>
    <w:rsid w:val="003F63F6"/>
    <w:rsid w:val="0040465F"/>
    <w:rsid w:val="00410527"/>
    <w:rsid w:val="004152FB"/>
    <w:rsid w:val="00424C58"/>
    <w:rsid w:val="004321C5"/>
    <w:rsid w:val="004350FD"/>
    <w:rsid w:val="004355C6"/>
    <w:rsid w:val="00435A73"/>
    <w:rsid w:val="00442E9C"/>
    <w:rsid w:val="0044374C"/>
    <w:rsid w:val="00453D25"/>
    <w:rsid w:val="00453FFA"/>
    <w:rsid w:val="0045465B"/>
    <w:rsid w:val="00460378"/>
    <w:rsid w:val="00461A1A"/>
    <w:rsid w:val="00473B02"/>
    <w:rsid w:val="00484ACE"/>
    <w:rsid w:val="00494F16"/>
    <w:rsid w:val="004A2433"/>
    <w:rsid w:val="004B19AE"/>
    <w:rsid w:val="004C2BA1"/>
    <w:rsid w:val="004C384B"/>
    <w:rsid w:val="004D3669"/>
    <w:rsid w:val="004D635D"/>
    <w:rsid w:val="004D7F1E"/>
    <w:rsid w:val="00510029"/>
    <w:rsid w:val="00511E60"/>
    <w:rsid w:val="00536F16"/>
    <w:rsid w:val="00540A29"/>
    <w:rsid w:val="00541C97"/>
    <w:rsid w:val="005421A4"/>
    <w:rsid w:val="00555998"/>
    <w:rsid w:val="00570C57"/>
    <w:rsid w:val="005748A2"/>
    <w:rsid w:val="00585098"/>
    <w:rsid w:val="0059118C"/>
    <w:rsid w:val="005A48D5"/>
    <w:rsid w:val="005B3D2E"/>
    <w:rsid w:val="005B4447"/>
    <w:rsid w:val="005B6629"/>
    <w:rsid w:val="005C0CA4"/>
    <w:rsid w:val="005C0D80"/>
    <w:rsid w:val="005C103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2948"/>
    <w:rsid w:val="006733F9"/>
    <w:rsid w:val="006766EC"/>
    <w:rsid w:val="006775D8"/>
    <w:rsid w:val="00681E8D"/>
    <w:rsid w:val="00682F7B"/>
    <w:rsid w:val="00694263"/>
    <w:rsid w:val="006963FC"/>
    <w:rsid w:val="006B2F13"/>
    <w:rsid w:val="006B7B6D"/>
    <w:rsid w:val="006C2C14"/>
    <w:rsid w:val="006D43A4"/>
    <w:rsid w:val="006E5940"/>
    <w:rsid w:val="006E62F5"/>
    <w:rsid w:val="006F0648"/>
    <w:rsid w:val="006F4EC8"/>
    <w:rsid w:val="006F7ED6"/>
    <w:rsid w:val="0070618B"/>
    <w:rsid w:val="00707B95"/>
    <w:rsid w:val="007129E1"/>
    <w:rsid w:val="00725023"/>
    <w:rsid w:val="007250A4"/>
    <w:rsid w:val="007301B0"/>
    <w:rsid w:val="00746AB3"/>
    <w:rsid w:val="00765E94"/>
    <w:rsid w:val="00772D9B"/>
    <w:rsid w:val="007A65C0"/>
    <w:rsid w:val="007B22D0"/>
    <w:rsid w:val="007B3912"/>
    <w:rsid w:val="007D436E"/>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926C1"/>
    <w:rsid w:val="008A6496"/>
    <w:rsid w:val="008B136A"/>
    <w:rsid w:val="008B402C"/>
    <w:rsid w:val="008D6509"/>
    <w:rsid w:val="008F0723"/>
    <w:rsid w:val="008F0978"/>
    <w:rsid w:val="008F5917"/>
    <w:rsid w:val="008F599F"/>
    <w:rsid w:val="009043EF"/>
    <w:rsid w:val="009063A1"/>
    <w:rsid w:val="00912D89"/>
    <w:rsid w:val="009220FA"/>
    <w:rsid w:val="00925520"/>
    <w:rsid w:val="00931454"/>
    <w:rsid w:val="00936CC9"/>
    <w:rsid w:val="00937DED"/>
    <w:rsid w:val="00940CD1"/>
    <w:rsid w:val="009437C7"/>
    <w:rsid w:val="009517D0"/>
    <w:rsid w:val="00953CC7"/>
    <w:rsid w:val="009577FE"/>
    <w:rsid w:val="00962A9A"/>
    <w:rsid w:val="0096473A"/>
    <w:rsid w:val="00972EA3"/>
    <w:rsid w:val="009742FE"/>
    <w:rsid w:val="00975B5D"/>
    <w:rsid w:val="00977DB6"/>
    <w:rsid w:val="0098548D"/>
    <w:rsid w:val="00985491"/>
    <w:rsid w:val="0099052E"/>
    <w:rsid w:val="00996872"/>
    <w:rsid w:val="009A5E2B"/>
    <w:rsid w:val="009B21B0"/>
    <w:rsid w:val="009B6C7D"/>
    <w:rsid w:val="009D6FB6"/>
    <w:rsid w:val="009E5DA6"/>
    <w:rsid w:val="009F39EB"/>
    <w:rsid w:val="00A01994"/>
    <w:rsid w:val="00A07EC0"/>
    <w:rsid w:val="00A14F1C"/>
    <w:rsid w:val="00A32543"/>
    <w:rsid w:val="00A44C39"/>
    <w:rsid w:val="00A45B9B"/>
    <w:rsid w:val="00A6542B"/>
    <w:rsid w:val="00A80A96"/>
    <w:rsid w:val="00A93837"/>
    <w:rsid w:val="00A968F5"/>
    <w:rsid w:val="00AB4424"/>
    <w:rsid w:val="00AC672F"/>
    <w:rsid w:val="00AD0373"/>
    <w:rsid w:val="00AD1F6E"/>
    <w:rsid w:val="00AD5871"/>
    <w:rsid w:val="00AE6E84"/>
    <w:rsid w:val="00AF03BF"/>
    <w:rsid w:val="00B012EC"/>
    <w:rsid w:val="00B02FAA"/>
    <w:rsid w:val="00B04622"/>
    <w:rsid w:val="00B051E3"/>
    <w:rsid w:val="00B057DD"/>
    <w:rsid w:val="00B153FD"/>
    <w:rsid w:val="00B164E1"/>
    <w:rsid w:val="00B1783A"/>
    <w:rsid w:val="00B30D12"/>
    <w:rsid w:val="00B53F9E"/>
    <w:rsid w:val="00B67514"/>
    <w:rsid w:val="00B72204"/>
    <w:rsid w:val="00B816D5"/>
    <w:rsid w:val="00B850B8"/>
    <w:rsid w:val="00B94FD3"/>
    <w:rsid w:val="00B973F3"/>
    <w:rsid w:val="00BA1300"/>
    <w:rsid w:val="00BB062D"/>
    <w:rsid w:val="00BC1B5A"/>
    <w:rsid w:val="00BC4171"/>
    <w:rsid w:val="00BC59B6"/>
    <w:rsid w:val="00BD4722"/>
    <w:rsid w:val="00BD756D"/>
    <w:rsid w:val="00BF2085"/>
    <w:rsid w:val="00BF3CFF"/>
    <w:rsid w:val="00BF6C44"/>
    <w:rsid w:val="00C04C4B"/>
    <w:rsid w:val="00C061E5"/>
    <w:rsid w:val="00C143BE"/>
    <w:rsid w:val="00C162FA"/>
    <w:rsid w:val="00C21D00"/>
    <w:rsid w:val="00C3480D"/>
    <w:rsid w:val="00C5286C"/>
    <w:rsid w:val="00C549DC"/>
    <w:rsid w:val="00C60DD9"/>
    <w:rsid w:val="00C72B9A"/>
    <w:rsid w:val="00C72C5A"/>
    <w:rsid w:val="00C7459A"/>
    <w:rsid w:val="00C82D28"/>
    <w:rsid w:val="00C978C6"/>
    <w:rsid w:val="00CA453E"/>
    <w:rsid w:val="00CA6ADE"/>
    <w:rsid w:val="00CB58CD"/>
    <w:rsid w:val="00CD2BE4"/>
    <w:rsid w:val="00CE72F6"/>
    <w:rsid w:val="00CF01E4"/>
    <w:rsid w:val="00D00D59"/>
    <w:rsid w:val="00D05D24"/>
    <w:rsid w:val="00D10F48"/>
    <w:rsid w:val="00D12063"/>
    <w:rsid w:val="00D13F4C"/>
    <w:rsid w:val="00D212D8"/>
    <w:rsid w:val="00D21F4B"/>
    <w:rsid w:val="00D31407"/>
    <w:rsid w:val="00D319B9"/>
    <w:rsid w:val="00D322F6"/>
    <w:rsid w:val="00D32CED"/>
    <w:rsid w:val="00D47023"/>
    <w:rsid w:val="00D47848"/>
    <w:rsid w:val="00D5038F"/>
    <w:rsid w:val="00D51AF3"/>
    <w:rsid w:val="00D641B9"/>
    <w:rsid w:val="00D720F0"/>
    <w:rsid w:val="00D75D87"/>
    <w:rsid w:val="00D92FBA"/>
    <w:rsid w:val="00D978A9"/>
    <w:rsid w:val="00D97C4A"/>
    <w:rsid w:val="00DA00AB"/>
    <w:rsid w:val="00DA3F32"/>
    <w:rsid w:val="00DA4839"/>
    <w:rsid w:val="00DA600B"/>
    <w:rsid w:val="00DA7E7C"/>
    <w:rsid w:val="00DE489A"/>
    <w:rsid w:val="00E35C6F"/>
    <w:rsid w:val="00E367DE"/>
    <w:rsid w:val="00E460A0"/>
    <w:rsid w:val="00E47F54"/>
    <w:rsid w:val="00E56EDB"/>
    <w:rsid w:val="00E718C4"/>
    <w:rsid w:val="00E71A8A"/>
    <w:rsid w:val="00E9072D"/>
    <w:rsid w:val="00E92C0E"/>
    <w:rsid w:val="00E97300"/>
    <w:rsid w:val="00EB0596"/>
    <w:rsid w:val="00EB43E7"/>
    <w:rsid w:val="00EB7304"/>
    <w:rsid w:val="00ED158C"/>
    <w:rsid w:val="00ED3507"/>
    <w:rsid w:val="00EF44EB"/>
    <w:rsid w:val="00EF47D3"/>
    <w:rsid w:val="00F04D3A"/>
    <w:rsid w:val="00F0700B"/>
    <w:rsid w:val="00F121AD"/>
    <w:rsid w:val="00F16EDC"/>
    <w:rsid w:val="00F17C9C"/>
    <w:rsid w:val="00F258DF"/>
    <w:rsid w:val="00F30600"/>
    <w:rsid w:val="00F46FA7"/>
    <w:rsid w:val="00F51DB4"/>
    <w:rsid w:val="00F60428"/>
    <w:rsid w:val="00F63467"/>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oleObject" Target="Macintosh%20HD:Users:Wilkins:med656:SDP:SDP.docx" TargetMode="External"/><Relationship Id="rId21" Type="http://schemas.openxmlformats.org/officeDocument/2006/relationships/image" Target="media/image5.emf"/><Relationship Id="rId22" Type="http://schemas.openxmlformats.org/officeDocument/2006/relationships/oleObject" Target="Macintosh%20HD:Users:Wilkins:med656:Medical%20Project%20Proposal.docx" TargetMode="External"/><Relationship Id="rId23" Type="http://schemas.openxmlformats.org/officeDocument/2006/relationships/image" Target="media/image6.png"/><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commentsExtended" Target="commentsExtended.xml"/><Relationship Id="rId27" Type="http://schemas.microsoft.com/office/2011/relationships/people" Target="peop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oleObject" Target="Macintosh%20HD:Users:Wilkins:med656:Medical%20Project%20Proposal.docx" TargetMode="External"/><Relationship Id="rId18" Type="http://schemas.openxmlformats.org/officeDocument/2006/relationships/image" Target="media/image3.emf"/><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A9CDF-732B-EF49-88A4-B97144D3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21</Pages>
  <Words>6765</Words>
  <Characters>38567</Characters>
  <Application>Microsoft Macintosh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45242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344</cp:revision>
  <dcterms:created xsi:type="dcterms:W3CDTF">2015-09-30T23:11:00Z</dcterms:created>
  <dcterms:modified xsi:type="dcterms:W3CDTF">2015-12-04T00:54:00Z</dcterms:modified>
</cp:coreProperties>
</file>