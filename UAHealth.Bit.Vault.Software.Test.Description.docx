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9002A3" w14:textId="77777777" w:rsidR="00235F4D" w:rsidRDefault="00235F4D" w:rsidP="00235F4D">
      <w:pPr>
        <w:pStyle w:val="Heading1"/>
        <w:numPr>
          <w:ilvl w:val="0"/>
          <w:numId w:val="0"/>
        </w:numPr>
        <w:ind w:left="432" w:hanging="432"/>
      </w:pPr>
      <w:bookmarkStart w:id="0" w:name="_Toc431750915"/>
      <w:bookmarkStart w:id="1" w:name="_Toc431762509"/>
      <w:bookmarkStart w:id="2" w:name="_Toc432431166"/>
      <w:bookmarkStart w:id="3" w:name="_Toc432432708"/>
      <w:ins w:id="4" w:author="Jimmy Duggan" w:date="2015-10-12T16:49:00Z">
        <w:r>
          <w:rPr>
            <w:noProof/>
          </w:rPr>
          <mc:AlternateContent>
            <mc:Choice Requires="wps">
              <w:drawing>
                <wp:anchor distT="0" distB="0" distL="114300" distR="114300" simplePos="0" relativeHeight="251661312" behindDoc="0" locked="0" layoutInCell="1" allowOverlap="1" wp14:anchorId="653433EC" wp14:editId="1EB8D3DB">
                  <wp:simplePos x="0" y="0"/>
                  <wp:positionH relativeFrom="page">
                    <wp:posOffset>1143000</wp:posOffset>
                  </wp:positionH>
                  <wp:positionV relativeFrom="page">
                    <wp:posOffset>0</wp:posOffset>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90pt;margin-top:0;width:468pt;height:162pt;z-index:251661312;visibility:visible;mso-wrap-style:square;mso-width-percent:1000;mso-height-percent:250;mso-wrap-distance-left:9pt;mso-wrap-distance-top:0;mso-wrap-distance-right:9pt;mso-wrap-distance-bottom:0;mso-position-horizontal:absolute;mso-position-horizontal-relative:page;mso-position-vertical:absolute;mso-position-vertical-relative:page;mso-width-percent:1000;mso-height-percent:25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33A43A59" wp14:editId="3E5F2E3E">
                  <wp:simplePos x="0" y="0"/>
                  <wp:positionH relativeFrom="page">
                    <wp:posOffset>0</wp:posOffset>
                  </wp:positionH>
                  <wp:positionV relativeFrom="page">
                    <wp:posOffset>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tbl>
                              <w:tblPr>
                                <w:tblW w:w="5000" w:type="pct"/>
                                <w:tblLook w:val="04A0" w:firstRow="1" w:lastRow="0" w:firstColumn="1" w:lastColumn="0" w:noHBand="0" w:noVBand="1"/>
                              </w:tblPr>
                              <w:tblGrid>
                                <w:gridCol w:w="12143"/>
                              </w:tblGrid>
                              <w:tr w:rsidR="00164E8A" w14:paraId="6FE929A1" w14:textId="77777777" w:rsidTr="00235F4D">
                                <w:tc>
                                  <w:tcPr>
                                    <w:tcW w:w="10296" w:type="dxa"/>
                                  </w:tcPr>
                                  <w:p w14:paraId="738C7ECB" w14:textId="77777777" w:rsidR="00164E8A" w:rsidRDefault="00164E8A" w:rsidP="00235F4D">
                                    <w:pPr>
                                      <w:pStyle w:val="Title"/>
                                      <w:ind w:left="1620" w:right="1652"/>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Pr="000B59FC">
                                          <w:rPr>
                                            <w:sz w:val="96"/>
                                            <w:szCs w:val="96"/>
                                          </w:rPr>
                                          <w:t>UAHealth Bit Vault Software</w:t>
                                        </w:r>
                                        <w:r>
                                          <w:rPr>
                                            <w:sz w:val="96"/>
                                            <w:szCs w:val="96"/>
                                          </w:rPr>
                                          <w:t xml:space="preserve"> Test Description</w:t>
                                        </w:r>
                                      </w:sdtContent>
                                    </w:sdt>
                                  </w:p>
                                </w:tc>
                              </w:tr>
                              <w:tr w:rsidR="00164E8A" w14:paraId="109241E2" w14:textId="77777777" w:rsidTr="00235F4D">
                                <w:tc>
                                  <w:tcPr>
                                    <w:tcW w:w="0" w:type="auto"/>
                                    <w:vAlign w:val="bottom"/>
                                  </w:tcPr>
                                  <w:p w14:paraId="5EEEF74E" w14:textId="77777777" w:rsidR="00164E8A" w:rsidRDefault="00164E8A" w:rsidP="00235F4D">
                                    <w:pPr>
                                      <w:pStyle w:val="Subtitle"/>
                                      <w:ind w:left="1620" w:right="1652"/>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Pr="00F17C9C">
                                          <w:t xml:space="preserve">CPE 656/658 Software Studio </w:t>
                                        </w:r>
                                      </w:sdtContent>
                                    </w:sdt>
                                  </w:p>
                                </w:tc>
                              </w:tr>
                              <w:tr w:rsidR="00164E8A" w14:paraId="520EDF33" w14:textId="77777777" w:rsidTr="00235F4D">
                                <w:trPr>
                                  <w:trHeight w:val="1152"/>
                                </w:trPr>
                                <w:tc>
                                  <w:tcPr>
                                    <w:tcW w:w="0" w:type="auto"/>
                                    <w:vAlign w:val="bottom"/>
                                  </w:tcPr>
                                  <w:p w14:paraId="55F626B5" w14:textId="77777777" w:rsidR="00164E8A" w:rsidRPr="00235F4D" w:rsidRDefault="00164E8A" w:rsidP="00235F4D">
                                    <w:pPr>
                                      <w:spacing w:line="360" w:lineRule="auto"/>
                                      <w:ind w:left="1620" w:right="1652"/>
                                      <w:rPr>
                                        <w:color w:val="000000" w:themeColor="text1"/>
                                      </w:rPr>
                                    </w:pPr>
                                    <w:r w:rsidRPr="00235F4D">
                                      <w:rPr>
                                        <w:color w:val="000000" w:themeColor="text1"/>
                                      </w:rPr>
                                      <w:t xml:space="preserve">Timothy R. Wilkins </w:t>
                                    </w:r>
                                  </w:p>
                                  <w:p w14:paraId="5F37E304" w14:textId="77777777" w:rsidR="00164E8A" w:rsidRPr="00235F4D" w:rsidRDefault="00164E8A" w:rsidP="00235F4D">
                                    <w:pPr>
                                      <w:spacing w:line="360" w:lineRule="auto"/>
                                      <w:ind w:left="1620" w:right="1652"/>
                                      <w:rPr>
                                        <w:color w:val="000000" w:themeColor="text1"/>
                                      </w:rPr>
                                    </w:pPr>
                                    <w:r w:rsidRPr="00235F4D">
                                      <w:rPr>
                                        <w:color w:val="000000" w:themeColor="text1"/>
                                      </w:rPr>
                                      <w:t>Glen L. Riden</w:t>
                                    </w:r>
                                  </w:p>
                                  <w:p w14:paraId="7E0CF48E" w14:textId="77777777" w:rsidR="00164E8A" w:rsidRDefault="00164E8A" w:rsidP="00235F4D">
                                    <w:pPr>
                                      <w:spacing w:line="360" w:lineRule="auto"/>
                                      <w:ind w:left="1620" w:right="1652"/>
                                    </w:pPr>
                                    <w:r w:rsidRPr="00235F4D">
                                      <w:rPr>
                                        <w:color w:val="000000" w:themeColor="text1"/>
                                      </w:rPr>
                                      <w:t>James J. Duggan IV</w:t>
                                    </w:r>
                                  </w:p>
                                </w:tc>
                              </w:tr>
                            </w:tbl>
                            <w:p w14:paraId="1F958BDC" w14:textId="77777777" w:rsidR="00164E8A" w:rsidRDefault="00164E8A" w:rsidP="00235F4D">
                              <w:pPr>
                                <w:ind w:left="1620" w:right="1652"/>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left:0;text-align:left;margin-left:0;margin-top:0;width:612pt;height:11in;z-index:-25165721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" stroked="f" strokeweight="2pt">
                  <v:fill r:id="rId10" o:title="" rotate="t" type="frame"/>
                  <v:textbox>
                    <w:txbxContent>
                      <w:tbl>
                        <w:tblPr>
                          <w:tblW w:w="5000" w:type="pct"/>
                          <w:tblLook w:val="04A0" w:firstRow="1" w:lastRow="0" w:firstColumn="1" w:lastColumn="0" w:noHBand="0" w:noVBand="1"/>
                        </w:tblPr>
                        <w:tblGrid>
                          <w:gridCol w:w="12143"/>
                        </w:tblGrid>
                        <w:tr w:rsidR="00164E8A" w14:paraId="6FE929A1" w14:textId="77777777" w:rsidTr="00235F4D">
                          <w:tc>
                            <w:tcPr>
                              <w:tcW w:w="10296" w:type="dxa"/>
                            </w:tcPr>
                            <w:p w14:paraId="738C7ECB" w14:textId="77777777" w:rsidR="00164E8A" w:rsidRDefault="00164E8A" w:rsidP="00235F4D">
                              <w:pPr>
                                <w:pStyle w:val="Title"/>
                                <w:ind w:left="1620" w:right="1652"/>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Pr="000B59FC">
                                    <w:rPr>
                                      <w:sz w:val="96"/>
                                      <w:szCs w:val="96"/>
                                    </w:rPr>
                                    <w:t>UAHealth Bit Vault Software</w:t>
                                  </w:r>
                                  <w:r>
                                    <w:rPr>
                                      <w:sz w:val="96"/>
                                      <w:szCs w:val="96"/>
                                    </w:rPr>
                                    <w:t xml:space="preserve"> Test Description</w:t>
                                  </w:r>
                                </w:sdtContent>
                              </w:sdt>
                            </w:p>
                          </w:tc>
                        </w:tr>
                        <w:tr w:rsidR="00164E8A" w14:paraId="109241E2" w14:textId="77777777" w:rsidTr="00235F4D">
                          <w:tc>
                            <w:tcPr>
                              <w:tcW w:w="0" w:type="auto"/>
                              <w:vAlign w:val="bottom"/>
                            </w:tcPr>
                            <w:p w14:paraId="5EEEF74E" w14:textId="77777777" w:rsidR="00164E8A" w:rsidRDefault="00164E8A" w:rsidP="00235F4D">
                              <w:pPr>
                                <w:pStyle w:val="Subtitle"/>
                                <w:ind w:left="1620" w:right="1652"/>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Pr="00F17C9C">
                                    <w:t xml:space="preserve">CPE 656/658 Software Studio </w:t>
                                  </w:r>
                                </w:sdtContent>
                              </w:sdt>
                            </w:p>
                          </w:tc>
                        </w:tr>
                        <w:tr w:rsidR="00164E8A" w14:paraId="520EDF33" w14:textId="77777777" w:rsidTr="00235F4D">
                          <w:trPr>
                            <w:trHeight w:val="1152"/>
                          </w:trPr>
                          <w:tc>
                            <w:tcPr>
                              <w:tcW w:w="0" w:type="auto"/>
                              <w:vAlign w:val="bottom"/>
                            </w:tcPr>
                            <w:p w14:paraId="55F626B5" w14:textId="77777777" w:rsidR="00164E8A" w:rsidRPr="00235F4D" w:rsidRDefault="00164E8A" w:rsidP="00235F4D">
                              <w:pPr>
                                <w:spacing w:line="360" w:lineRule="auto"/>
                                <w:ind w:left="1620" w:right="1652"/>
                                <w:rPr>
                                  <w:color w:val="000000" w:themeColor="text1"/>
                                </w:rPr>
                              </w:pPr>
                              <w:r w:rsidRPr="00235F4D">
                                <w:rPr>
                                  <w:color w:val="000000" w:themeColor="text1"/>
                                </w:rPr>
                                <w:t xml:space="preserve">Timothy R. Wilkins </w:t>
                              </w:r>
                            </w:p>
                            <w:p w14:paraId="5F37E304" w14:textId="77777777" w:rsidR="00164E8A" w:rsidRPr="00235F4D" w:rsidRDefault="00164E8A" w:rsidP="00235F4D">
                              <w:pPr>
                                <w:spacing w:line="360" w:lineRule="auto"/>
                                <w:ind w:left="1620" w:right="1652"/>
                                <w:rPr>
                                  <w:color w:val="000000" w:themeColor="text1"/>
                                </w:rPr>
                              </w:pPr>
                              <w:r w:rsidRPr="00235F4D">
                                <w:rPr>
                                  <w:color w:val="000000" w:themeColor="text1"/>
                                </w:rPr>
                                <w:t>Glen L. Riden</w:t>
                              </w:r>
                            </w:p>
                            <w:p w14:paraId="7E0CF48E" w14:textId="77777777" w:rsidR="00164E8A" w:rsidRDefault="00164E8A" w:rsidP="00235F4D">
                              <w:pPr>
                                <w:spacing w:line="360" w:lineRule="auto"/>
                                <w:ind w:left="1620" w:right="1652"/>
                              </w:pPr>
                              <w:r w:rsidRPr="00235F4D">
                                <w:rPr>
                                  <w:color w:val="000000" w:themeColor="text1"/>
                                </w:rPr>
                                <w:t>James J. Duggan IV</w:t>
                              </w:r>
                            </w:p>
                          </w:tc>
                        </w:tr>
                      </w:tbl>
                      <w:p w14:paraId="1F958BDC" w14:textId="77777777" w:rsidR="00164E8A" w:rsidRDefault="00164E8A" w:rsidP="00235F4D">
                        <w:pPr>
                          <w:ind w:left="1620" w:right="1652"/>
                          <w:jc w:val="center"/>
                        </w:pPr>
                      </w:p>
                    </w:txbxContent>
                  </v:textbox>
                  <w10:wrap anchorx="page" anchory="page"/>
                </v:rect>
              </w:pict>
            </mc:Fallback>
          </mc:AlternateContent>
        </w:r>
      </w:ins>
    </w:p>
    <w:p w14:paraId="2BC1F9CA" w14:textId="77777777" w:rsidR="00235F4D" w:rsidRDefault="00235F4D" w:rsidP="00235F4D">
      <w:pPr>
        <w:pStyle w:val="Heading1"/>
        <w:numPr>
          <w:ilvl w:val="0"/>
          <w:numId w:val="0"/>
        </w:numPr>
        <w:ind w:left="432" w:hanging="432"/>
      </w:pPr>
    </w:p>
    <w:p w14:paraId="4B98744D" w14:textId="77777777" w:rsidR="00235F4D" w:rsidRDefault="00235F4D" w:rsidP="00235F4D">
      <w:pPr>
        <w:pStyle w:val="Heading1"/>
        <w:numPr>
          <w:ilvl w:val="0"/>
          <w:numId w:val="0"/>
        </w:numPr>
        <w:ind w:left="432" w:hanging="432"/>
      </w:pPr>
    </w:p>
    <w:p w14:paraId="32B29779" w14:textId="77777777" w:rsidR="00235F4D" w:rsidRDefault="00235F4D" w:rsidP="00235F4D">
      <w:pPr>
        <w:pStyle w:val="Heading1"/>
        <w:numPr>
          <w:ilvl w:val="0"/>
          <w:numId w:val="0"/>
        </w:numPr>
        <w:ind w:left="432" w:hanging="432"/>
      </w:pPr>
    </w:p>
    <w:p w14:paraId="0869CD35" w14:textId="77777777" w:rsidR="00235F4D" w:rsidRDefault="00235F4D" w:rsidP="00235F4D">
      <w:pPr>
        <w:pStyle w:val="Heading1"/>
        <w:numPr>
          <w:ilvl w:val="0"/>
          <w:numId w:val="0"/>
        </w:numPr>
        <w:ind w:left="432" w:hanging="432"/>
      </w:pPr>
    </w:p>
    <w:p w14:paraId="5DF23255" w14:textId="77777777" w:rsidR="00235F4D" w:rsidRDefault="00235F4D" w:rsidP="00235F4D">
      <w:pPr>
        <w:pStyle w:val="Heading1"/>
        <w:numPr>
          <w:ilvl w:val="0"/>
          <w:numId w:val="0"/>
        </w:numPr>
        <w:ind w:left="432" w:hanging="432"/>
      </w:pPr>
    </w:p>
    <w:p w14:paraId="2F81DD0B" w14:textId="77777777" w:rsidR="00235F4D" w:rsidRDefault="00235F4D" w:rsidP="00235F4D">
      <w:pPr>
        <w:pStyle w:val="Heading1"/>
        <w:numPr>
          <w:ilvl w:val="0"/>
          <w:numId w:val="0"/>
        </w:numPr>
        <w:ind w:left="432" w:hanging="432"/>
      </w:pPr>
    </w:p>
    <w:p w14:paraId="2409B3A2" w14:textId="77777777" w:rsidR="00235F4D" w:rsidRDefault="00235F4D" w:rsidP="00235F4D">
      <w:pPr>
        <w:pStyle w:val="Heading1"/>
        <w:numPr>
          <w:ilvl w:val="0"/>
          <w:numId w:val="0"/>
        </w:numPr>
        <w:ind w:left="432" w:hanging="432"/>
      </w:pPr>
    </w:p>
    <w:p w14:paraId="233D1004" w14:textId="77777777" w:rsidR="00235F4D" w:rsidRDefault="00235F4D" w:rsidP="00235F4D">
      <w:pPr>
        <w:pStyle w:val="Heading1"/>
        <w:numPr>
          <w:ilvl w:val="0"/>
          <w:numId w:val="0"/>
        </w:numPr>
        <w:ind w:left="432" w:hanging="432"/>
      </w:pPr>
    </w:p>
    <w:p w14:paraId="789C2BD6" w14:textId="77777777" w:rsidR="00235F4D" w:rsidRDefault="00235F4D" w:rsidP="00235F4D">
      <w:pPr>
        <w:pStyle w:val="Heading1"/>
        <w:numPr>
          <w:ilvl w:val="0"/>
          <w:numId w:val="0"/>
        </w:numPr>
        <w:ind w:left="432" w:hanging="432"/>
      </w:pPr>
    </w:p>
    <w:p w14:paraId="1A4AAE66" w14:textId="77777777" w:rsidR="00235F4D" w:rsidRDefault="00235F4D" w:rsidP="00235F4D">
      <w:pPr>
        <w:pStyle w:val="Heading1"/>
        <w:numPr>
          <w:ilvl w:val="0"/>
          <w:numId w:val="0"/>
        </w:numPr>
        <w:ind w:left="432" w:hanging="432"/>
      </w:pPr>
    </w:p>
    <w:p w14:paraId="3E114A0F" w14:textId="77777777" w:rsidR="00235F4D" w:rsidRDefault="00235F4D" w:rsidP="00235F4D">
      <w:pPr>
        <w:pStyle w:val="Heading1"/>
        <w:numPr>
          <w:ilvl w:val="0"/>
          <w:numId w:val="0"/>
        </w:numPr>
        <w:ind w:left="432" w:hanging="432"/>
      </w:pPr>
    </w:p>
    <w:p w14:paraId="3852F478" w14:textId="77777777" w:rsidR="00235F4D" w:rsidRDefault="00235F4D" w:rsidP="00235F4D">
      <w:pPr>
        <w:pStyle w:val="Heading1"/>
        <w:numPr>
          <w:ilvl w:val="0"/>
          <w:numId w:val="0"/>
        </w:numPr>
        <w:ind w:left="432" w:hanging="432"/>
      </w:pPr>
    </w:p>
    <w:p w14:paraId="61798352" w14:textId="77777777" w:rsidR="00235F4D" w:rsidRDefault="00235F4D" w:rsidP="00235F4D">
      <w:pPr>
        <w:pStyle w:val="Heading1"/>
        <w:numPr>
          <w:ilvl w:val="0"/>
          <w:numId w:val="0"/>
        </w:numPr>
        <w:ind w:left="432" w:hanging="432"/>
      </w:pPr>
    </w:p>
    <w:p w14:paraId="0DAFD7EE" w14:textId="77777777" w:rsidR="00235F4D" w:rsidRPr="00F17C9C" w:rsidRDefault="00235F4D" w:rsidP="00235F4D">
      <w:pPr>
        <w:pStyle w:val="Heading1"/>
        <w:numPr>
          <w:ilvl w:val="0"/>
          <w:numId w:val="0"/>
        </w:numPr>
        <w:ind w:left="432" w:hanging="432"/>
      </w:pPr>
      <w:bookmarkStart w:id="5" w:name="_Toc317783407"/>
      <w:r w:rsidRPr="00F17C9C">
        <w:lastRenderedPageBreak/>
        <w:t>Revision History</w:t>
      </w:r>
      <w:bookmarkEnd w:id="0"/>
      <w:bookmarkEnd w:id="1"/>
      <w:bookmarkEnd w:id="2"/>
      <w:bookmarkEnd w:id="3"/>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235F4D" w14:paraId="64B82879" w14:textId="77777777" w:rsidTr="00235F4D">
        <w:tc>
          <w:tcPr>
            <w:tcW w:w="1440" w:type="dxa"/>
            <w:tcBorders>
              <w:top w:val="single" w:sz="4" w:space="0" w:color="auto"/>
              <w:left w:val="single" w:sz="4" w:space="0" w:color="auto"/>
              <w:bottom w:val="single" w:sz="4" w:space="0" w:color="auto"/>
              <w:right w:val="single" w:sz="4" w:space="0" w:color="auto"/>
            </w:tcBorders>
          </w:tcPr>
          <w:p w14:paraId="2DFB7198" w14:textId="77777777" w:rsidR="00235F4D" w:rsidRDefault="00235F4D" w:rsidP="00235F4D">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2241AD89" w14:textId="77777777" w:rsidR="00235F4D" w:rsidRDefault="00235F4D" w:rsidP="00235F4D">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4CAB2807" w14:textId="77777777" w:rsidR="00235F4D" w:rsidRDefault="00235F4D" w:rsidP="00235F4D">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5D2B646A" w14:textId="77777777" w:rsidR="00235F4D" w:rsidRDefault="00235F4D" w:rsidP="00235F4D">
            <w:pPr>
              <w:pStyle w:val="BodyText1"/>
            </w:pPr>
            <w:r>
              <w:t>Author</w:t>
            </w:r>
          </w:p>
        </w:tc>
      </w:tr>
      <w:tr w:rsidR="00235F4D" w14:paraId="0DE85B05" w14:textId="77777777" w:rsidTr="00235F4D">
        <w:tc>
          <w:tcPr>
            <w:tcW w:w="1440" w:type="dxa"/>
            <w:tcBorders>
              <w:top w:val="single" w:sz="4" w:space="0" w:color="auto"/>
              <w:left w:val="single" w:sz="4" w:space="0" w:color="auto"/>
              <w:bottom w:val="single" w:sz="4" w:space="0" w:color="auto"/>
              <w:right w:val="single" w:sz="4" w:space="0" w:color="auto"/>
            </w:tcBorders>
          </w:tcPr>
          <w:p w14:paraId="07F58E5D" w14:textId="77777777" w:rsidR="00235F4D" w:rsidRDefault="00235F4D" w:rsidP="00235F4D">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7263488B" w14:textId="77777777" w:rsidR="00235F4D" w:rsidRDefault="00235F4D" w:rsidP="00235F4D">
            <w:pPr>
              <w:pStyle w:val="BodyText1"/>
            </w:pPr>
            <w:r>
              <w:t>2/22/16</w:t>
            </w:r>
          </w:p>
        </w:tc>
        <w:tc>
          <w:tcPr>
            <w:tcW w:w="3790" w:type="dxa"/>
            <w:tcBorders>
              <w:top w:val="single" w:sz="4" w:space="0" w:color="auto"/>
              <w:left w:val="single" w:sz="4" w:space="0" w:color="auto"/>
              <w:bottom w:val="single" w:sz="4" w:space="0" w:color="auto"/>
              <w:right w:val="single" w:sz="4" w:space="0" w:color="auto"/>
            </w:tcBorders>
          </w:tcPr>
          <w:p w14:paraId="65E2F6A1" w14:textId="77777777" w:rsidR="00235F4D" w:rsidRDefault="00235F4D" w:rsidP="00235F4D">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4F1C5B53" w14:textId="77777777" w:rsidR="00235F4D" w:rsidRDefault="00235F4D" w:rsidP="00235F4D">
            <w:pPr>
              <w:pStyle w:val="BodyText1"/>
            </w:pPr>
            <w:r>
              <w:t>T. Wilkins</w:t>
            </w:r>
          </w:p>
        </w:tc>
      </w:tr>
    </w:tbl>
    <w:p w14:paraId="25F87675" w14:textId="77777777" w:rsidR="00235F4D" w:rsidRPr="001D4236" w:rsidRDefault="001D4236" w:rsidP="00235F4D">
      <w:pPr>
        <w:rPr>
          <w:rFonts w:asciiTheme="majorHAnsi" w:eastAsiaTheme="majorEastAsia" w:hAnsiTheme="majorHAnsi" w:cstheme="majorBidi"/>
          <w:b/>
          <w:bCs/>
          <w:color w:val="345A8A" w:themeColor="accent1" w:themeShade="B5"/>
          <w:sz w:val="36"/>
          <w:szCs w:val="36"/>
        </w:rPr>
      </w:pPr>
      <w:r>
        <w:rPr>
          <w:rFonts w:asciiTheme="majorHAnsi" w:eastAsiaTheme="majorEastAsia" w:hAnsiTheme="majorHAnsi" w:cstheme="majorBidi"/>
          <w:b/>
          <w:bCs/>
          <w:color w:val="345A8A" w:themeColor="accent1" w:themeShade="B5"/>
          <w:sz w:val="36"/>
          <w:szCs w:val="36"/>
        </w:rPr>
        <w:br w:type="page"/>
      </w:r>
    </w:p>
    <w:sdt>
      <w:sdtPr>
        <w:id w:val="-29576511"/>
        <w:docPartObj>
          <w:docPartGallery w:val="Table of Contents"/>
          <w:docPartUnique/>
        </w:docPartObj>
      </w:sdtPr>
      <w:sdtEndPr>
        <w:rPr>
          <w:rFonts w:ascii="Times New Roman" w:eastAsiaTheme="minorEastAsia" w:hAnsi="Times New Roman" w:cs="Times New Roman"/>
          <w:noProof/>
          <w:color w:val="auto"/>
          <w:sz w:val="24"/>
          <w:szCs w:val="24"/>
        </w:rPr>
      </w:sdtEndPr>
      <w:sdtContent>
        <w:p w14:paraId="47E51D5A" w14:textId="77777777" w:rsidR="00235F4D" w:rsidRDefault="00235F4D">
          <w:pPr>
            <w:pStyle w:val="TOCHeading"/>
          </w:pPr>
          <w:r>
            <w:t>Table of Contents</w:t>
          </w:r>
        </w:p>
        <w:p w14:paraId="3BA3DE09" w14:textId="77777777" w:rsidR="00235F4D" w:rsidRDefault="00235F4D">
          <w:pPr>
            <w:pStyle w:val="TOC1"/>
            <w:tabs>
              <w:tab w:val="right" w:leader="dot" w:pos="8630"/>
            </w:tabs>
            <w:rPr>
              <w:noProof/>
            </w:rPr>
          </w:pPr>
          <w:r>
            <w:rPr>
              <w:b w:val="0"/>
            </w:rPr>
            <w:fldChar w:fldCharType="begin"/>
          </w:r>
          <w:r>
            <w:instrText xml:space="preserve"> TOC \o "1-3" \h \z \u </w:instrText>
          </w:r>
          <w:r>
            <w:rPr>
              <w:b w:val="0"/>
            </w:rPr>
            <w:fldChar w:fldCharType="separate"/>
          </w:r>
          <w:r>
            <w:rPr>
              <w:noProof/>
            </w:rPr>
            <w:t>Revision History</w:t>
          </w:r>
          <w:r>
            <w:rPr>
              <w:noProof/>
            </w:rPr>
            <w:tab/>
          </w:r>
          <w:r>
            <w:rPr>
              <w:noProof/>
            </w:rPr>
            <w:fldChar w:fldCharType="begin"/>
          </w:r>
          <w:r>
            <w:rPr>
              <w:noProof/>
            </w:rPr>
            <w:instrText xml:space="preserve"> PAGEREF _Toc317783407 \h </w:instrText>
          </w:r>
          <w:r>
            <w:rPr>
              <w:noProof/>
            </w:rPr>
          </w:r>
          <w:r>
            <w:rPr>
              <w:noProof/>
            </w:rPr>
            <w:fldChar w:fldCharType="separate"/>
          </w:r>
          <w:r>
            <w:rPr>
              <w:noProof/>
            </w:rPr>
            <w:t>2</w:t>
          </w:r>
          <w:r>
            <w:rPr>
              <w:noProof/>
            </w:rPr>
            <w:fldChar w:fldCharType="end"/>
          </w:r>
        </w:p>
        <w:p w14:paraId="1889DF08" w14:textId="77777777" w:rsidR="00235F4D" w:rsidRDefault="00235F4D">
          <w:r>
            <w:rPr>
              <w:b/>
              <w:bCs/>
              <w:noProof/>
            </w:rPr>
            <w:fldChar w:fldCharType="end"/>
          </w:r>
          <w:r>
            <w:br w:type="page"/>
          </w:r>
        </w:p>
        <w:p w14:paraId="7C3DEEA0" w14:textId="77777777" w:rsidR="001D4236" w:rsidRDefault="001D4236" w:rsidP="001D4236">
          <w:pPr>
            <w:pStyle w:val="Heading1"/>
            <w:rPr>
              <w:noProof/>
            </w:rPr>
          </w:pPr>
          <w:r>
            <w:rPr>
              <w:noProof/>
            </w:rPr>
            <w:t>Scope</w:t>
          </w:r>
        </w:p>
        <w:p w14:paraId="6EF85D38" w14:textId="77777777" w:rsidR="001D4236" w:rsidRDefault="001D4236" w:rsidP="001D4236">
          <w:pPr>
            <w:pStyle w:val="Heading2"/>
          </w:pPr>
          <w:r>
            <w:t>Identification</w:t>
          </w:r>
        </w:p>
        <w:p w14:paraId="491D192A" w14:textId="77777777" w:rsidR="00EC0991" w:rsidRPr="00EC0991" w:rsidRDefault="00EC0991" w:rsidP="00EC0991">
          <w:pPr>
            <w:ind w:left="576"/>
          </w:pPr>
          <w:r>
            <w:t xml:space="preserve">This document shall apply to the final release of the UAHealth Bit Vault Software. </w:t>
          </w:r>
        </w:p>
        <w:p w14:paraId="7C5B48C8" w14:textId="77777777" w:rsidR="001D4236" w:rsidRDefault="001D4236" w:rsidP="001D4236">
          <w:pPr>
            <w:pStyle w:val="Heading2"/>
          </w:pPr>
          <w:r>
            <w:t>System Overview</w:t>
          </w:r>
        </w:p>
        <w:p w14:paraId="55040968" w14:textId="77777777" w:rsidR="00EC0991" w:rsidRPr="00EC0991" w:rsidRDefault="00EC0991" w:rsidP="00EC0991">
          <w:pPr>
            <w:ind w:left="576"/>
          </w:pPr>
          <w:r>
            <w:t xml:space="preserve">The UAHealth Bit Vault Software is designed to be a place for doctors, patients, and administrators to store patient’s biometric data and run experiments on that data. </w:t>
          </w:r>
          <w:r w:rsidR="00750B6B">
            <w:t xml:space="preserve">This is the first deployment of this system. The software </w:t>
          </w:r>
          <w:r w:rsidR="006F1449">
            <w:t xml:space="preserve">will </w:t>
          </w:r>
          <w:r w:rsidR="00750B6B">
            <w:t>be deployed on a server in the UAH lab</w:t>
          </w:r>
          <w:r w:rsidR="006F1449">
            <w:t xml:space="preserve"> for Dr. Malenkovich. At the end of the development period, the software will be deployed and ownership shall be transferred to Dr. Malenkovich. </w:t>
          </w:r>
        </w:p>
        <w:p w14:paraId="16E9B23A" w14:textId="77777777" w:rsidR="001D4236" w:rsidRDefault="001D4236" w:rsidP="001D4236">
          <w:pPr>
            <w:pStyle w:val="Heading2"/>
          </w:pPr>
          <w:r>
            <w:t>Document Overview</w:t>
          </w:r>
        </w:p>
        <w:p w14:paraId="1E670D93" w14:textId="16DF9081" w:rsidR="006F1449" w:rsidRPr="006F1449" w:rsidRDefault="00DB5E61" w:rsidP="00DB5E61">
          <w:pPr>
            <w:ind w:left="576"/>
          </w:pPr>
          <w:r>
            <w:t xml:space="preserve">This document is to describe the testing that will be performed on the UAHealth Bit Vault Software for customer acceptance. Test descriptions and all dependent information are included in this document. </w:t>
          </w:r>
        </w:p>
        <w:p w14:paraId="72808436" w14:textId="77777777" w:rsidR="001D4236" w:rsidRDefault="001D4236" w:rsidP="001D4236">
          <w:pPr>
            <w:pStyle w:val="Heading1"/>
          </w:pPr>
          <w:r>
            <w:t>Referenced Documents</w:t>
          </w:r>
        </w:p>
        <w:p w14:paraId="475CF438" w14:textId="77777777" w:rsidR="001D4236" w:rsidRDefault="001D4236" w:rsidP="001D4236">
          <w:pPr>
            <w:pStyle w:val="Heading1"/>
          </w:pPr>
          <w:r>
            <w:t>Test Preparations</w:t>
          </w:r>
        </w:p>
        <w:p w14:paraId="5411D1B3" w14:textId="0A167AAF" w:rsidR="001D4236" w:rsidRDefault="00A44FF5" w:rsidP="001D4236">
          <w:pPr>
            <w:pStyle w:val="Heading2"/>
          </w:pPr>
          <w:r>
            <w:t>Pytest Tests</w:t>
          </w:r>
        </w:p>
        <w:p w14:paraId="018721AB" w14:textId="77777777" w:rsidR="00DB5E61" w:rsidRPr="00DB5E61" w:rsidRDefault="00DB5E61" w:rsidP="00DB5E61"/>
        <w:p w14:paraId="4AA69333" w14:textId="77777777" w:rsidR="001D4236" w:rsidRDefault="001D4236" w:rsidP="001D4236">
          <w:pPr>
            <w:pStyle w:val="Heading3"/>
          </w:pPr>
          <w:r>
            <w:t>Hardware Preparations</w:t>
          </w:r>
        </w:p>
        <w:p w14:paraId="3DA7BA51" w14:textId="65496501" w:rsidR="00A44FF5" w:rsidRDefault="00A44FF5" w:rsidP="00A44FF5">
          <w:pPr>
            <w:ind w:left="720"/>
          </w:pPr>
          <w:r>
            <w:t xml:space="preserve">In order to run the Pytest tests, you must have a physical computer capable of running the latest distribution of Ubuntu. Follow the hardware requirements for this distribution. Ubuntu is not required to run the tests, but the hardware requirements for Ubuntu serve as a minimum requirement to run the Pytest tests. </w:t>
          </w:r>
        </w:p>
        <w:p w14:paraId="647DBF40" w14:textId="77777777" w:rsidR="00A44FF5" w:rsidRDefault="00A44FF5" w:rsidP="00A44FF5">
          <w:pPr>
            <w:ind w:left="720"/>
          </w:pPr>
        </w:p>
        <w:p w14:paraId="5B20FD3D" w14:textId="737D1DD6" w:rsidR="00A44FF5" w:rsidRPr="00A44FF5" w:rsidRDefault="00A44FF5" w:rsidP="00A44FF5">
          <w:pPr>
            <w:ind w:left="720"/>
          </w:pPr>
          <w:r>
            <w:t>The computer you use must have access to the UAHealt server in order to run the Pytest tests. The computer can be the same machine as the UAHealth server</w:t>
          </w:r>
          <w:r w:rsidR="00F45AD2">
            <w:t xml:space="preserve">, but this is not required. </w:t>
          </w:r>
        </w:p>
        <w:p w14:paraId="7369D6D4" w14:textId="77777777" w:rsidR="001D4236" w:rsidRDefault="001D4236" w:rsidP="001D4236">
          <w:pPr>
            <w:pStyle w:val="Heading3"/>
          </w:pPr>
          <w:r>
            <w:t>Software Preparations</w:t>
          </w:r>
        </w:p>
        <w:p w14:paraId="530BEAA9" w14:textId="26272A92" w:rsidR="00A44FF5" w:rsidRPr="00A44FF5" w:rsidRDefault="0000753D" w:rsidP="00A44FF5">
          <w:pPr>
            <w:ind w:left="720"/>
          </w:pPr>
          <w:r>
            <w:t xml:space="preserve">You must have Python 3.5.1 installed on this computer. The OS may be Windows 7/2012 or later, or Ubuntu 14.04.4 LTS or later LTS version. You must also install Pytest and Selenium through “pip”. </w:t>
          </w:r>
        </w:p>
        <w:p w14:paraId="3E6371E9" w14:textId="77777777" w:rsidR="001D4236" w:rsidRDefault="001D4236" w:rsidP="001D4236">
          <w:pPr>
            <w:pStyle w:val="Heading3"/>
          </w:pPr>
          <w:r>
            <w:t>Other pre-test Preparations</w:t>
          </w:r>
        </w:p>
        <w:p w14:paraId="0815CAE5" w14:textId="77777777" w:rsidR="001D4236" w:rsidRDefault="001D4236" w:rsidP="001D4236">
          <w:pPr>
            <w:pStyle w:val="Heading1"/>
          </w:pPr>
          <w:r>
            <w:t>Test Descriptions</w:t>
          </w:r>
        </w:p>
        <w:p w14:paraId="47155F19" w14:textId="00B1323C" w:rsidR="001D4236" w:rsidRDefault="008C0568" w:rsidP="001D4236">
          <w:pPr>
            <w:pStyle w:val="Heading2"/>
          </w:pPr>
          <w:r>
            <w:t>Pytest.CreateAccount</w:t>
          </w:r>
        </w:p>
        <w:p w14:paraId="19EE2CDC" w14:textId="0E837F0E" w:rsidR="001D4236" w:rsidRDefault="008C0568" w:rsidP="001D4236">
          <w:pPr>
            <w:pStyle w:val="Heading3"/>
          </w:pPr>
          <w:r>
            <w:t>Create Physician</w:t>
          </w:r>
        </w:p>
        <w:p w14:paraId="613BA12D" w14:textId="77777777" w:rsidR="001D4236" w:rsidRDefault="001D4236" w:rsidP="001D4236">
          <w:pPr>
            <w:pStyle w:val="Heading4"/>
          </w:pPr>
          <w:r>
            <w:t>Requirements Addressed</w:t>
          </w:r>
        </w:p>
        <w:p w14:paraId="170545F8" w14:textId="56A6AB5C" w:rsidR="00F015B7" w:rsidRDefault="00F015B7" w:rsidP="00F015B7">
          <w:pPr>
            <w:pStyle w:val="ListParagraph"/>
            <w:numPr>
              <w:ilvl w:val="0"/>
              <w:numId w:val="3"/>
            </w:numPr>
          </w:pPr>
          <w:r>
            <w:t>3.1.1.1.2.1: minimum information stored for physician account</w:t>
          </w:r>
        </w:p>
        <w:p w14:paraId="56716118" w14:textId="159ACD47" w:rsidR="00F015B7" w:rsidRDefault="00F015B7" w:rsidP="00F015B7">
          <w:pPr>
            <w:pStyle w:val="ListParagraph"/>
            <w:numPr>
              <w:ilvl w:val="0"/>
              <w:numId w:val="3"/>
            </w:numPr>
          </w:pPr>
          <w:r>
            <w:t>3.1.1.1.4.2: System Administrators shall be able to enable users</w:t>
          </w:r>
        </w:p>
        <w:p w14:paraId="6EC1D609" w14:textId="2FABD668" w:rsidR="00F015B7" w:rsidRDefault="00F015B7" w:rsidP="00F015B7">
          <w:pPr>
            <w:pStyle w:val="ListParagraph"/>
            <w:numPr>
              <w:ilvl w:val="0"/>
              <w:numId w:val="3"/>
            </w:numPr>
          </w:pPr>
          <w:r>
            <w:t>3.1.1.7: Physicians create their own accounts</w:t>
          </w:r>
        </w:p>
        <w:p w14:paraId="4AB8D40D" w14:textId="05CC4098" w:rsidR="00F015B7" w:rsidRDefault="00F015B7" w:rsidP="00F015B7">
          <w:pPr>
            <w:pStyle w:val="ListParagraph"/>
            <w:numPr>
              <w:ilvl w:val="0"/>
              <w:numId w:val="3"/>
            </w:numPr>
          </w:pPr>
          <w:r>
            <w:t>3.1.1.7.1: System Administrators shall verify the creation of a physician account</w:t>
          </w:r>
        </w:p>
        <w:p w14:paraId="0349514E" w14:textId="452E07C2" w:rsidR="00D65315" w:rsidRDefault="00D65315" w:rsidP="00F015B7">
          <w:pPr>
            <w:pStyle w:val="ListParagraph"/>
            <w:numPr>
              <w:ilvl w:val="0"/>
              <w:numId w:val="3"/>
            </w:numPr>
          </w:pPr>
          <w:r>
            <w:t>3.1.6.1: The system shall allow account creation</w:t>
          </w:r>
        </w:p>
        <w:p w14:paraId="11EC8076" w14:textId="0DD97C95" w:rsidR="00D65315" w:rsidRPr="00F015B7" w:rsidRDefault="00D65315" w:rsidP="00D65315">
          <w:pPr>
            <w:pStyle w:val="ListParagraph"/>
            <w:numPr>
              <w:ilvl w:val="0"/>
              <w:numId w:val="3"/>
            </w:numPr>
          </w:pPr>
          <w:r>
            <w:t>3.1.6.1.1: The system shall force account approval for physicians</w:t>
          </w:r>
        </w:p>
        <w:p w14:paraId="47A33076" w14:textId="77777777" w:rsidR="001D4236" w:rsidRDefault="001D4236" w:rsidP="001D4236">
          <w:pPr>
            <w:pStyle w:val="Heading4"/>
          </w:pPr>
          <w:r>
            <w:t>Prerequisite Conditions</w:t>
          </w:r>
        </w:p>
        <w:p w14:paraId="40EF64E1" w14:textId="68AAF986" w:rsidR="00D65315" w:rsidRDefault="00D65315" w:rsidP="00D65315">
          <w:pPr>
            <w:pStyle w:val="ListParagraph"/>
            <w:numPr>
              <w:ilvl w:val="0"/>
              <w:numId w:val="4"/>
            </w:numPr>
          </w:pPr>
          <w:r>
            <w:t>Users should be logged off</w:t>
          </w:r>
        </w:p>
        <w:p w14:paraId="72EC2742" w14:textId="7C85A7FB" w:rsidR="00D65315" w:rsidRPr="00D65315" w:rsidRDefault="00D65315" w:rsidP="00D65315">
          <w:pPr>
            <w:pStyle w:val="ListParagraph"/>
            <w:numPr>
              <w:ilvl w:val="0"/>
              <w:numId w:val="4"/>
            </w:numPr>
          </w:pPr>
          <w:r>
            <w:t>User ‘hfarsworth’ should not exist</w:t>
          </w:r>
        </w:p>
        <w:p w14:paraId="5A86F509" w14:textId="77777777" w:rsidR="001D4236" w:rsidRDefault="001D4236" w:rsidP="001D4236">
          <w:pPr>
            <w:pStyle w:val="Heading4"/>
          </w:pPr>
          <w:r>
            <w:t>Test Input</w:t>
          </w:r>
        </w:p>
        <w:p w14:paraId="1EF76A40" w14:textId="0A0314B2" w:rsidR="00D65315" w:rsidRPr="00D65315" w:rsidRDefault="00D65315" w:rsidP="00D65315">
          <w:pPr>
            <w:ind w:left="720"/>
          </w:pPr>
          <w:r>
            <w:t>N/A</w:t>
          </w:r>
        </w:p>
        <w:p w14:paraId="06732FC4" w14:textId="77777777" w:rsidR="001D4236" w:rsidRDefault="001D4236" w:rsidP="001D4236">
          <w:pPr>
            <w:pStyle w:val="Heading4"/>
          </w:pPr>
          <w:r>
            <w:t>Expected Test Results</w:t>
          </w:r>
        </w:p>
        <w:p w14:paraId="24202BDD" w14:textId="172E24ED" w:rsidR="00D65315" w:rsidRPr="00D65315" w:rsidRDefault="00D65315" w:rsidP="00D65315">
          <w:pPr>
            <w:pStyle w:val="ListParagraph"/>
            <w:numPr>
              <w:ilvl w:val="0"/>
              <w:numId w:val="5"/>
            </w:numPr>
          </w:pPr>
          <w:r>
            <w:t>User ‘hfarnsworth’ is able to log in</w:t>
          </w:r>
        </w:p>
        <w:p w14:paraId="0BFC2F59" w14:textId="77777777" w:rsidR="001D4236" w:rsidRDefault="001D4236" w:rsidP="001D4236">
          <w:pPr>
            <w:pStyle w:val="Heading4"/>
          </w:pPr>
          <w:r>
            <w:t>Criteria for Evaluating Results</w:t>
          </w:r>
        </w:p>
        <w:p w14:paraId="0AA8B96D" w14:textId="4FCE956F" w:rsidR="00D65315" w:rsidRPr="00D65315" w:rsidRDefault="00D65315" w:rsidP="00D65315">
          <w:pPr>
            <w:ind w:left="720"/>
          </w:pPr>
          <w:r>
            <w:t>N/A</w:t>
          </w:r>
        </w:p>
        <w:p w14:paraId="64B12533" w14:textId="77777777" w:rsidR="001D4236" w:rsidRDefault="001D4236" w:rsidP="001D4236">
          <w:pPr>
            <w:pStyle w:val="Heading4"/>
          </w:pPr>
          <w:r>
            <w:t>Test Procedure</w:t>
          </w:r>
        </w:p>
        <w:p w14:paraId="2E92D278" w14:textId="22FAE4F9" w:rsidR="00D65315" w:rsidRPr="00D65315" w:rsidRDefault="00D65315" w:rsidP="00D65315">
          <w:pPr>
            <w:ind w:left="720"/>
          </w:pPr>
          <w:r>
            <w:t>See WebUITestDocumentation.</w:t>
          </w:r>
        </w:p>
        <w:p w14:paraId="7AECF462" w14:textId="77777777" w:rsidR="001D4236" w:rsidRDefault="001D4236" w:rsidP="001D4236">
          <w:pPr>
            <w:pStyle w:val="Heading4"/>
          </w:pPr>
          <w:r>
            <w:t>Assumptions and Constraints</w:t>
          </w:r>
        </w:p>
        <w:p w14:paraId="17050F44" w14:textId="65E25DC6" w:rsidR="00D65315" w:rsidRPr="00D65315" w:rsidRDefault="00D65315" w:rsidP="00D65315">
          <w:pPr>
            <w:ind w:left="720"/>
          </w:pPr>
          <w:r>
            <w:t>See WebUITestDocumentation.</w:t>
          </w:r>
        </w:p>
        <w:p w14:paraId="046FC076" w14:textId="1EE89ED9" w:rsidR="008C0568" w:rsidRDefault="008C0568" w:rsidP="008C0568">
          <w:pPr>
            <w:pStyle w:val="Heading3"/>
          </w:pPr>
          <w:r>
            <w:t>Create Experiment Admin</w:t>
          </w:r>
        </w:p>
        <w:p w14:paraId="788BD7D5" w14:textId="77777777" w:rsidR="008C0568" w:rsidRDefault="008C0568" w:rsidP="008C0568">
          <w:pPr>
            <w:pStyle w:val="Heading4"/>
          </w:pPr>
          <w:r>
            <w:t>Requirements Addressed</w:t>
          </w:r>
        </w:p>
        <w:p w14:paraId="566369A0" w14:textId="0BFA7C6B" w:rsidR="00164E8A" w:rsidRDefault="00164E8A" w:rsidP="00164E8A">
          <w:pPr>
            <w:pStyle w:val="ListParagraph"/>
            <w:numPr>
              <w:ilvl w:val="0"/>
              <w:numId w:val="3"/>
            </w:numPr>
          </w:pPr>
          <w:r>
            <w:t>3.1.1.1.3.1: minimum information stored for experiment admin account</w:t>
          </w:r>
        </w:p>
        <w:p w14:paraId="3ED815A9" w14:textId="77777777" w:rsidR="00164E8A" w:rsidRDefault="00164E8A" w:rsidP="00164E8A">
          <w:pPr>
            <w:pStyle w:val="ListParagraph"/>
            <w:numPr>
              <w:ilvl w:val="0"/>
              <w:numId w:val="3"/>
            </w:numPr>
          </w:pPr>
          <w:r>
            <w:t>3.1.1.1.4.2: System Administrators shall be able to enable users</w:t>
          </w:r>
        </w:p>
        <w:p w14:paraId="02C3DBE0" w14:textId="5C06706C" w:rsidR="00164E8A" w:rsidRDefault="00164E8A" w:rsidP="00164E8A">
          <w:pPr>
            <w:pStyle w:val="ListParagraph"/>
            <w:numPr>
              <w:ilvl w:val="0"/>
              <w:numId w:val="3"/>
            </w:numPr>
          </w:pPr>
          <w:r>
            <w:t>3.1.1.7: Experiment administrators create their own accounts</w:t>
          </w:r>
        </w:p>
        <w:p w14:paraId="2ED6CDEF" w14:textId="54577A85" w:rsidR="00164E8A" w:rsidRDefault="00164E8A" w:rsidP="00164E8A">
          <w:pPr>
            <w:pStyle w:val="ListParagraph"/>
            <w:numPr>
              <w:ilvl w:val="0"/>
              <w:numId w:val="3"/>
            </w:numPr>
          </w:pPr>
          <w:r>
            <w:t>3.1.1.7.1: System Administrators shall verify the creation of a experiment admin account</w:t>
          </w:r>
        </w:p>
        <w:p w14:paraId="01A70E17" w14:textId="77777777" w:rsidR="00164E8A" w:rsidRDefault="00164E8A" w:rsidP="00164E8A">
          <w:pPr>
            <w:pStyle w:val="ListParagraph"/>
            <w:numPr>
              <w:ilvl w:val="0"/>
              <w:numId w:val="3"/>
            </w:numPr>
          </w:pPr>
          <w:r>
            <w:t>3.1.6.1: The system shall allow account creation</w:t>
          </w:r>
        </w:p>
        <w:p w14:paraId="262A22F2" w14:textId="27419ECA" w:rsidR="00164E8A" w:rsidRPr="00164E8A" w:rsidRDefault="00164E8A" w:rsidP="00164E8A">
          <w:pPr>
            <w:pStyle w:val="ListParagraph"/>
            <w:numPr>
              <w:ilvl w:val="0"/>
              <w:numId w:val="3"/>
            </w:numPr>
          </w:pPr>
          <w:r>
            <w:t>3.1.6.1.1: The system shall force account approval for experiment admins</w:t>
          </w:r>
        </w:p>
        <w:p w14:paraId="27E3FB45" w14:textId="77777777" w:rsidR="008C0568" w:rsidRDefault="008C0568" w:rsidP="008C0568">
          <w:pPr>
            <w:pStyle w:val="Heading4"/>
          </w:pPr>
          <w:r>
            <w:t>Prerequisite Conditions</w:t>
          </w:r>
        </w:p>
        <w:p w14:paraId="5796DE5A" w14:textId="77777777" w:rsidR="00164E8A" w:rsidRDefault="00164E8A" w:rsidP="00164E8A">
          <w:pPr>
            <w:pStyle w:val="ListParagraph"/>
            <w:numPr>
              <w:ilvl w:val="0"/>
              <w:numId w:val="4"/>
            </w:numPr>
          </w:pPr>
          <w:r>
            <w:t>Users should be logged off</w:t>
          </w:r>
        </w:p>
        <w:p w14:paraId="6CEC35C4" w14:textId="06DE92D1" w:rsidR="00164E8A" w:rsidRPr="00164E8A" w:rsidRDefault="00164E8A" w:rsidP="00164E8A">
          <w:pPr>
            <w:pStyle w:val="ListParagraph"/>
            <w:numPr>
              <w:ilvl w:val="0"/>
              <w:numId w:val="4"/>
            </w:numPr>
          </w:pPr>
          <w:r>
            <w:t>User ‘awong’ should not exist</w:t>
          </w:r>
        </w:p>
        <w:p w14:paraId="702B4754" w14:textId="77777777" w:rsidR="008C0568" w:rsidRDefault="008C0568" w:rsidP="008C0568">
          <w:pPr>
            <w:pStyle w:val="Heading4"/>
          </w:pPr>
          <w:r>
            <w:t>Test Input</w:t>
          </w:r>
        </w:p>
        <w:p w14:paraId="12DB32AC" w14:textId="7560CB2E" w:rsidR="00164E8A" w:rsidRPr="00164E8A" w:rsidRDefault="00164E8A" w:rsidP="00164E8A">
          <w:pPr>
            <w:ind w:left="720"/>
          </w:pPr>
          <w:r>
            <w:t>N/A</w:t>
          </w:r>
        </w:p>
        <w:p w14:paraId="475C435F" w14:textId="77777777" w:rsidR="008C0568" w:rsidRDefault="008C0568" w:rsidP="008C0568">
          <w:pPr>
            <w:pStyle w:val="Heading4"/>
          </w:pPr>
          <w:r>
            <w:t>Expected Test Results</w:t>
          </w:r>
        </w:p>
        <w:p w14:paraId="3858D774" w14:textId="5E58DD80" w:rsidR="00164E8A" w:rsidRPr="00164E8A" w:rsidRDefault="00164E8A" w:rsidP="00164E8A">
          <w:pPr>
            <w:pStyle w:val="ListParagraph"/>
            <w:numPr>
              <w:ilvl w:val="0"/>
              <w:numId w:val="5"/>
            </w:numPr>
          </w:pPr>
          <w:r>
            <w:t>User ‘hfarnsworth’ is able to log in</w:t>
          </w:r>
        </w:p>
        <w:p w14:paraId="3991760B" w14:textId="77777777" w:rsidR="008C0568" w:rsidRDefault="008C0568" w:rsidP="008C0568">
          <w:pPr>
            <w:pStyle w:val="Heading4"/>
          </w:pPr>
          <w:r>
            <w:t>Criteria for Evaluating Results</w:t>
          </w:r>
        </w:p>
        <w:p w14:paraId="3C72E45E" w14:textId="50536C38" w:rsidR="00164E8A" w:rsidRPr="00164E8A" w:rsidRDefault="00164E8A" w:rsidP="00164E8A">
          <w:pPr>
            <w:ind w:left="720"/>
          </w:pPr>
          <w:r>
            <w:t>N/A</w:t>
          </w:r>
        </w:p>
        <w:p w14:paraId="1C6A585E" w14:textId="77777777" w:rsidR="008C0568" w:rsidRDefault="008C0568" w:rsidP="008C0568">
          <w:pPr>
            <w:pStyle w:val="Heading4"/>
          </w:pPr>
          <w:r>
            <w:t>Test Procedure</w:t>
          </w:r>
        </w:p>
        <w:p w14:paraId="3025337B" w14:textId="796B2BC5" w:rsidR="00164E8A" w:rsidRPr="00164E8A" w:rsidRDefault="00164E8A" w:rsidP="00164E8A">
          <w:pPr>
            <w:ind w:left="720"/>
          </w:pPr>
          <w:r>
            <w:t>See WebUITestDocumentation.</w:t>
          </w:r>
        </w:p>
        <w:p w14:paraId="36CCD5DB" w14:textId="77777777" w:rsidR="008C0568" w:rsidRDefault="008C0568" w:rsidP="008C0568">
          <w:pPr>
            <w:pStyle w:val="Heading4"/>
          </w:pPr>
          <w:r>
            <w:t>Assumptions and Constraints</w:t>
          </w:r>
        </w:p>
        <w:p w14:paraId="4BA43F4E" w14:textId="2E50921C" w:rsidR="008C0568" w:rsidRPr="008C0568" w:rsidRDefault="00164E8A" w:rsidP="00164E8A">
          <w:pPr>
            <w:ind w:left="720"/>
          </w:pPr>
          <w:r>
            <w:t>See WebUITestDocumentation.</w:t>
          </w:r>
        </w:p>
        <w:p w14:paraId="3B96AFF2" w14:textId="1689352A" w:rsidR="008C0568" w:rsidRDefault="008C0568" w:rsidP="008C0568">
          <w:pPr>
            <w:pStyle w:val="Heading3"/>
          </w:pPr>
          <w:r>
            <w:t>Create Patient</w:t>
          </w:r>
        </w:p>
        <w:p w14:paraId="256A3660" w14:textId="77777777" w:rsidR="008C0568" w:rsidRDefault="008C0568" w:rsidP="008C0568">
          <w:pPr>
            <w:pStyle w:val="Heading4"/>
          </w:pPr>
          <w:r>
            <w:t>Requirements Addressed</w:t>
          </w:r>
        </w:p>
        <w:p w14:paraId="0D6F4FEC" w14:textId="46F45CA4" w:rsidR="00164E8A" w:rsidRDefault="00164E8A" w:rsidP="00164E8A">
          <w:pPr>
            <w:pStyle w:val="ListParagraph"/>
            <w:numPr>
              <w:ilvl w:val="0"/>
              <w:numId w:val="5"/>
            </w:numPr>
          </w:pPr>
          <w:r>
            <w:t>3.1.1.1.1.1: minimum information stored for patient account</w:t>
          </w:r>
        </w:p>
        <w:p w14:paraId="1272535A" w14:textId="495E3155" w:rsidR="00164E8A" w:rsidRDefault="00164E8A" w:rsidP="00164E8A">
          <w:pPr>
            <w:pStyle w:val="ListParagraph"/>
            <w:numPr>
              <w:ilvl w:val="0"/>
              <w:numId w:val="5"/>
            </w:numPr>
          </w:pPr>
          <w:r>
            <w:t xml:space="preserve">3.1.1.1.2.5: </w:t>
          </w:r>
          <w:r w:rsidR="00594C0B">
            <w:t>Physician user can add a patient to the system</w:t>
          </w:r>
        </w:p>
        <w:p w14:paraId="0CC053DE" w14:textId="556E4FCA" w:rsidR="00594C0B" w:rsidRDefault="00594C0B" w:rsidP="00164E8A">
          <w:pPr>
            <w:pStyle w:val="ListParagraph"/>
            <w:numPr>
              <w:ilvl w:val="0"/>
              <w:numId w:val="5"/>
            </w:numPr>
          </w:pPr>
          <w:r>
            <w:t>3.1.1.3.1: Display patient ID to physician at the time of creation</w:t>
          </w:r>
        </w:p>
        <w:p w14:paraId="5D710F8C" w14:textId="1650D62B" w:rsidR="00594C0B" w:rsidRDefault="00594C0B" w:rsidP="00164E8A">
          <w:pPr>
            <w:pStyle w:val="ListParagraph"/>
            <w:numPr>
              <w:ilvl w:val="0"/>
              <w:numId w:val="5"/>
            </w:numPr>
          </w:pPr>
          <w:r>
            <w:t>3.1.1.7.2: Physicians shall create their patients accounts</w:t>
          </w:r>
        </w:p>
        <w:p w14:paraId="13393FCA" w14:textId="720D0E0E" w:rsidR="00594C0B" w:rsidRDefault="00594C0B" w:rsidP="00164E8A">
          <w:pPr>
            <w:pStyle w:val="ListParagraph"/>
            <w:numPr>
              <w:ilvl w:val="0"/>
              <w:numId w:val="5"/>
            </w:numPr>
          </w:pPr>
          <w:r>
            <w:t>3.1.6.1: The system shall allow account creation</w:t>
          </w:r>
        </w:p>
        <w:p w14:paraId="4517FC48" w14:textId="7F52448B" w:rsidR="00594C0B" w:rsidRPr="00164E8A" w:rsidRDefault="00594C0B" w:rsidP="00594C0B">
          <w:pPr>
            <w:pStyle w:val="ListParagraph"/>
            <w:numPr>
              <w:ilvl w:val="0"/>
              <w:numId w:val="5"/>
            </w:numPr>
          </w:pPr>
          <w:r>
            <w:t>3.1.6.1.2: Patients shall not need approval for account creation</w:t>
          </w:r>
        </w:p>
        <w:p w14:paraId="76B4C582" w14:textId="77777777" w:rsidR="008C0568" w:rsidRDefault="008C0568" w:rsidP="008C0568">
          <w:pPr>
            <w:pStyle w:val="Heading4"/>
          </w:pPr>
          <w:r>
            <w:t>Prerequisite Conditions</w:t>
          </w:r>
        </w:p>
        <w:p w14:paraId="05976D95" w14:textId="77777777" w:rsidR="009366BA" w:rsidRDefault="009366BA" w:rsidP="009366BA">
          <w:pPr>
            <w:pStyle w:val="ListParagraph"/>
            <w:numPr>
              <w:ilvl w:val="0"/>
              <w:numId w:val="4"/>
            </w:numPr>
          </w:pPr>
          <w:r>
            <w:t>Users should be logged off</w:t>
          </w:r>
        </w:p>
        <w:p w14:paraId="22A80D6E" w14:textId="33F3CF42" w:rsidR="009366BA" w:rsidRPr="009366BA" w:rsidRDefault="009366BA" w:rsidP="009366BA">
          <w:pPr>
            <w:pStyle w:val="ListParagraph"/>
            <w:numPr>
              <w:ilvl w:val="0"/>
              <w:numId w:val="4"/>
            </w:numPr>
          </w:pPr>
          <w:r>
            <w:t>User ‘pfry</w:t>
          </w:r>
          <w:r>
            <w:t>’ should not exist</w:t>
          </w:r>
        </w:p>
        <w:p w14:paraId="1009F4C1" w14:textId="77777777" w:rsidR="008C0568" w:rsidRDefault="008C0568" w:rsidP="008C0568">
          <w:pPr>
            <w:pStyle w:val="Heading4"/>
          </w:pPr>
          <w:r>
            <w:t>Test Input</w:t>
          </w:r>
        </w:p>
        <w:p w14:paraId="6340636D" w14:textId="3A619708" w:rsidR="009366BA" w:rsidRPr="009366BA" w:rsidRDefault="009366BA" w:rsidP="009366BA">
          <w:pPr>
            <w:ind w:left="720"/>
          </w:pPr>
          <w:r>
            <w:t>N/A</w:t>
          </w:r>
        </w:p>
        <w:p w14:paraId="68FF5293" w14:textId="77777777" w:rsidR="008C0568" w:rsidRDefault="008C0568" w:rsidP="008C0568">
          <w:pPr>
            <w:pStyle w:val="Heading4"/>
          </w:pPr>
          <w:r>
            <w:t>Expected Test Results</w:t>
          </w:r>
        </w:p>
        <w:p w14:paraId="0F4C4A2D" w14:textId="4FEEB0DF" w:rsidR="009366BA" w:rsidRPr="009366BA" w:rsidRDefault="009366BA" w:rsidP="009366BA">
          <w:pPr>
            <w:ind w:left="720"/>
          </w:pPr>
          <w:r>
            <w:t>User ‘pfry’ is able to log in</w:t>
          </w:r>
        </w:p>
        <w:p w14:paraId="260FAFAA" w14:textId="77777777" w:rsidR="008C0568" w:rsidRDefault="008C0568" w:rsidP="008C0568">
          <w:pPr>
            <w:pStyle w:val="Heading4"/>
          </w:pPr>
          <w:r>
            <w:t>Criteria for Evaluating Results</w:t>
          </w:r>
        </w:p>
        <w:p w14:paraId="71E99D1E" w14:textId="44F86CFD" w:rsidR="009366BA" w:rsidRPr="009366BA" w:rsidRDefault="009366BA" w:rsidP="009366BA">
          <w:pPr>
            <w:ind w:left="720"/>
          </w:pPr>
          <w:r>
            <w:t>N/A</w:t>
          </w:r>
        </w:p>
        <w:p w14:paraId="42D2D391" w14:textId="77777777" w:rsidR="008C0568" w:rsidRDefault="008C0568" w:rsidP="008C0568">
          <w:pPr>
            <w:pStyle w:val="Heading4"/>
          </w:pPr>
          <w:r>
            <w:t>Test Procedure</w:t>
          </w:r>
        </w:p>
        <w:p w14:paraId="1F544B90" w14:textId="445C7CCC" w:rsidR="009366BA" w:rsidRPr="009366BA" w:rsidRDefault="009366BA" w:rsidP="009366BA">
          <w:pPr>
            <w:ind w:left="720"/>
          </w:pPr>
          <w:r>
            <w:t>See WebUITestDocumentation.</w:t>
          </w:r>
        </w:p>
        <w:p w14:paraId="2D0B2E1B" w14:textId="77777777" w:rsidR="008C0568" w:rsidRDefault="008C0568" w:rsidP="008C0568">
          <w:pPr>
            <w:pStyle w:val="Heading4"/>
          </w:pPr>
          <w:r>
            <w:t>Assumptions and Constraints</w:t>
          </w:r>
        </w:p>
        <w:p w14:paraId="3CBC348A" w14:textId="30302BEC" w:rsidR="008C0568" w:rsidRPr="008C0568" w:rsidRDefault="009366BA" w:rsidP="009366BA">
          <w:pPr>
            <w:ind w:left="720"/>
          </w:pPr>
          <w:r>
            <w:t>See WebUITestDocumentation.</w:t>
          </w:r>
        </w:p>
        <w:p w14:paraId="69AFCB31" w14:textId="06E0B132" w:rsidR="008C0568" w:rsidRDefault="008C0568" w:rsidP="008C0568">
          <w:pPr>
            <w:pStyle w:val="Heading3"/>
          </w:pPr>
          <w:r>
            <w:t>Delete Patient</w:t>
          </w:r>
        </w:p>
        <w:p w14:paraId="5AECCB07" w14:textId="77777777" w:rsidR="008C0568" w:rsidRDefault="008C0568" w:rsidP="008C0568">
          <w:pPr>
            <w:pStyle w:val="Heading4"/>
          </w:pPr>
          <w:r>
            <w:t>Requirements Addressed</w:t>
          </w:r>
        </w:p>
        <w:p w14:paraId="533D4B03" w14:textId="24E4320D" w:rsidR="00245CD5" w:rsidRPr="00245CD5" w:rsidRDefault="00245CD5" w:rsidP="00245CD5">
          <w:pPr>
            <w:pStyle w:val="ListParagraph"/>
            <w:numPr>
              <w:ilvl w:val="0"/>
              <w:numId w:val="6"/>
            </w:numPr>
          </w:pPr>
          <w:r>
            <w:t>3.1.1.1.2.6: Physicians can delete patients</w:t>
          </w:r>
        </w:p>
        <w:p w14:paraId="4935C3E1" w14:textId="77777777" w:rsidR="008C0568" w:rsidRDefault="008C0568" w:rsidP="008C0568">
          <w:pPr>
            <w:pStyle w:val="Heading4"/>
          </w:pPr>
          <w:r>
            <w:t>Prerequisite Conditions</w:t>
          </w:r>
        </w:p>
        <w:p w14:paraId="63B69F53" w14:textId="69370F71" w:rsidR="00245CD5" w:rsidRDefault="00245CD5" w:rsidP="00245CD5">
          <w:pPr>
            <w:pStyle w:val="ListParagraph"/>
            <w:numPr>
              <w:ilvl w:val="0"/>
              <w:numId w:val="6"/>
            </w:numPr>
          </w:pPr>
          <w:r>
            <w:t>Users should be logged off</w:t>
          </w:r>
        </w:p>
        <w:p w14:paraId="433BD3BF" w14:textId="7A2F553A" w:rsidR="00245CD5" w:rsidRDefault="00245CD5" w:rsidP="00245CD5">
          <w:pPr>
            <w:pStyle w:val="ListParagraph"/>
            <w:numPr>
              <w:ilvl w:val="0"/>
              <w:numId w:val="6"/>
            </w:numPr>
          </w:pPr>
          <w:r>
            <w:t>User ‘pfry’ should exist</w:t>
          </w:r>
        </w:p>
        <w:p w14:paraId="04E58B3C" w14:textId="086E940B" w:rsidR="00245CD5" w:rsidRPr="00245CD5" w:rsidRDefault="00245CD5" w:rsidP="00245CD5">
          <w:pPr>
            <w:pStyle w:val="ListParagraph"/>
            <w:numPr>
              <w:ilvl w:val="0"/>
              <w:numId w:val="6"/>
            </w:numPr>
          </w:pPr>
          <w:r>
            <w:t>User ‘pfry’ should have a password ‘P@ssword10’</w:t>
          </w:r>
        </w:p>
        <w:p w14:paraId="2EA85DA4" w14:textId="77777777" w:rsidR="008C0568" w:rsidRDefault="008C0568" w:rsidP="008C0568">
          <w:pPr>
            <w:pStyle w:val="Heading4"/>
          </w:pPr>
          <w:r>
            <w:t>Test Input</w:t>
          </w:r>
        </w:p>
        <w:p w14:paraId="521E7780" w14:textId="7BAE1F24" w:rsidR="00245CD5" w:rsidRPr="00245CD5" w:rsidRDefault="00245CD5" w:rsidP="00245CD5">
          <w:pPr>
            <w:ind w:left="720"/>
          </w:pPr>
          <w:r>
            <w:t>N/A</w:t>
          </w:r>
        </w:p>
        <w:p w14:paraId="0C1D1A53" w14:textId="77777777" w:rsidR="008C0568" w:rsidRDefault="008C0568" w:rsidP="008C0568">
          <w:pPr>
            <w:pStyle w:val="Heading4"/>
          </w:pPr>
          <w:r>
            <w:t>Expected Test Results</w:t>
          </w:r>
        </w:p>
        <w:p w14:paraId="10933408" w14:textId="50A275E5" w:rsidR="00245CD5" w:rsidRPr="00245CD5" w:rsidRDefault="00245CD5" w:rsidP="00245CD5">
          <w:pPr>
            <w:ind w:left="720"/>
          </w:pPr>
          <w:r>
            <w:t>User ‘pfry’ should not be able to login</w:t>
          </w:r>
        </w:p>
        <w:p w14:paraId="5387890A" w14:textId="77777777" w:rsidR="008C0568" w:rsidRDefault="008C0568" w:rsidP="008C0568">
          <w:pPr>
            <w:pStyle w:val="Heading4"/>
          </w:pPr>
          <w:r>
            <w:t>Criteria for Evaluating Results</w:t>
          </w:r>
        </w:p>
        <w:p w14:paraId="53CB5997" w14:textId="26A718BB" w:rsidR="00617606" w:rsidRPr="00617606" w:rsidRDefault="00617606" w:rsidP="00617606">
          <w:pPr>
            <w:ind w:left="720"/>
          </w:pPr>
          <w:r>
            <w:t>N/A</w:t>
          </w:r>
        </w:p>
        <w:p w14:paraId="11A128E4" w14:textId="77777777" w:rsidR="008C0568" w:rsidRDefault="008C0568" w:rsidP="008C0568">
          <w:pPr>
            <w:pStyle w:val="Heading4"/>
          </w:pPr>
          <w:r>
            <w:t>Test Procedure</w:t>
          </w:r>
        </w:p>
        <w:p w14:paraId="2A868625" w14:textId="2FA0094F" w:rsidR="00617606" w:rsidRPr="00617606" w:rsidRDefault="00617606" w:rsidP="00617606">
          <w:pPr>
            <w:ind w:left="720"/>
          </w:pPr>
          <w:r>
            <w:t>See WebUITestDocumentation.</w:t>
          </w:r>
        </w:p>
        <w:p w14:paraId="6EAA67A6" w14:textId="77777777" w:rsidR="008C0568" w:rsidRDefault="008C0568" w:rsidP="008C0568">
          <w:pPr>
            <w:pStyle w:val="Heading4"/>
          </w:pPr>
          <w:r>
            <w:t>Assumptions and Constraints</w:t>
          </w:r>
        </w:p>
        <w:p w14:paraId="3E58BC7D" w14:textId="4194D7B3" w:rsidR="008C0568" w:rsidRPr="008C0568" w:rsidRDefault="00617606" w:rsidP="00617606">
          <w:pPr>
            <w:ind w:left="720"/>
          </w:pPr>
          <w:r>
            <w:t>See WebUITestDocumentation.</w:t>
          </w:r>
        </w:p>
        <w:p w14:paraId="34DE79CB" w14:textId="7844B5B5" w:rsidR="008C0568" w:rsidRDefault="008C0568" w:rsidP="008C0568">
          <w:pPr>
            <w:pStyle w:val="Heading3"/>
          </w:pPr>
          <w:r>
            <w:t>Delete Physician</w:t>
          </w:r>
        </w:p>
        <w:p w14:paraId="675EF964" w14:textId="77777777" w:rsidR="008C0568" w:rsidRDefault="008C0568" w:rsidP="008C0568">
          <w:pPr>
            <w:pStyle w:val="Heading4"/>
          </w:pPr>
          <w:r>
            <w:t>Requirements Addressed</w:t>
          </w:r>
        </w:p>
        <w:p w14:paraId="4A9F0296" w14:textId="7BA4F379" w:rsidR="00617606" w:rsidRPr="00617606" w:rsidRDefault="00617606" w:rsidP="00617606">
          <w:pPr>
            <w:pStyle w:val="ListParagraph"/>
            <w:numPr>
              <w:ilvl w:val="0"/>
              <w:numId w:val="7"/>
            </w:numPr>
          </w:pPr>
          <w:r>
            <w:t>3.1.6.3: System administrator can delete accounts</w:t>
          </w:r>
        </w:p>
        <w:p w14:paraId="41926CCF" w14:textId="77777777" w:rsidR="008C0568" w:rsidRDefault="008C0568" w:rsidP="008C0568">
          <w:pPr>
            <w:pStyle w:val="Heading4"/>
          </w:pPr>
          <w:r>
            <w:t>Prerequisite Conditions</w:t>
          </w:r>
        </w:p>
        <w:p w14:paraId="484E5F81" w14:textId="4B64DE1C" w:rsidR="00617606" w:rsidRDefault="00617606" w:rsidP="00617606">
          <w:pPr>
            <w:pStyle w:val="ListParagraph"/>
            <w:numPr>
              <w:ilvl w:val="0"/>
              <w:numId w:val="7"/>
            </w:numPr>
          </w:pPr>
          <w:r>
            <w:t>Users should be logged off</w:t>
          </w:r>
        </w:p>
        <w:p w14:paraId="214767C6" w14:textId="7EA78123" w:rsidR="00617606" w:rsidRDefault="00617606" w:rsidP="00617606">
          <w:pPr>
            <w:pStyle w:val="ListParagraph"/>
            <w:numPr>
              <w:ilvl w:val="0"/>
              <w:numId w:val="7"/>
            </w:numPr>
          </w:pPr>
          <w:r>
            <w:t>User ‘hfarnsworth’ should exist</w:t>
          </w:r>
        </w:p>
        <w:p w14:paraId="5C713913" w14:textId="34DB5674" w:rsidR="00617606" w:rsidRPr="00617606" w:rsidRDefault="00617606" w:rsidP="00617606">
          <w:pPr>
            <w:pStyle w:val="ListParagraph"/>
            <w:numPr>
              <w:ilvl w:val="0"/>
              <w:numId w:val="7"/>
            </w:numPr>
          </w:pPr>
          <w:r>
            <w:t>User ‘hfarnsworth’ should have a password ‘P@ssword10’</w:t>
          </w:r>
        </w:p>
        <w:p w14:paraId="2965283A" w14:textId="77777777" w:rsidR="008C0568" w:rsidRDefault="008C0568" w:rsidP="008C0568">
          <w:pPr>
            <w:pStyle w:val="Heading4"/>
          </w:pPr>
          <w:r>
            <w:t>Test Input</w:t>
          </w:r>
        </w:p>
        <w:p w14:paraId="293A9326" w14:textId="65A1FB04" w:rsidR="00617606" w:rsidRPr="00617606" w:rsidRDefault="00617606" w:rsidP="00617606">
          <w:pPr>
            <w:ind w:left="720"/>
          </w:pPr>
          <w:r>
            <w:t>N/A</w:t>
          </w:r>
        </w:p>
        <w:p w14:paraId="28C5098C" w14:textId="77777777" w:rsidR="008C0568" w:rsidRDefault="008C0568" w:rsidP="008C0568">
          <w:pPr>
            <w:pStyle w:val="Heading4"/>
          </w:pPr>
          <w:r>
            <w:t>Expected Test Results</w:t>
          </w:r>
        </w:p>
        <w:p w14:paraId="7C2898B9" w14:textId="54EEBA12" w:rsidR="00617606" w:rsidRPr="00617606" w:rsidRDefault="00617606" w:rsidP="00617606">
          <w:pPr>
            <w:ind w:left="720"/>
          </w:pPr>
          <w:r>
            <w:t>User ‘hfarnsworth’ should not be able to login</w:t>
          </w:r>
        </w:p>
        <w:p w14:paraId="2A0BF67C" w14:textId="77777777" w:rsidR="008C0568" w:rsidRDefault="008C0568" w:rsidP="008C0568">
          <w:pPr>
            <w:pStyle w:val="Heading4"/>
          </w:pPr>
          <w:r>
            <w:t>Criteria for Evaluating Results</w:t>
          </w:r>
        </w:p>
        <w:p w14:paraId="45C105AE" w14:textId="04A8CC9B" w:rsidR="00617606" w:rsidRPr="00617606" w:rsidRDefault="00617606" w:rsidP="00617606">
          <w:pPr>
            <w:ind w:left="720"/>
          </w:pPr>
          <w:r>
            <w:t>N/A</w:t>
          </w:r>
        </w:p>
        <w:p w14:paraId="27FBB67C" w14:textId="77777777" w:rsidR="008C0568" w:rsidRDefault="008C0568" w:rsidP="008C0568">
          <w:pPr>
            <w:pStyle w:val="Heading4"/>
          </w:pPr>
          <w:r>
            <w:t>Test Procedure</w:t>
          </w:r>
        </w:p>
        <w:p w14:paraId="7565431C" w14:textId="7BFB6EEE" w:rsidR="00617606" w:rsidRPr="00617606" w:rsidRDefault="00617606" w:rsidP="00617606">
          <w:pPr>
            <w:ind w:left="720"/>
          </w:pPr>
          <w:r>
            <w:t>See WebUITestDocumentation.</w:t>
          </w:r>
        </w:p>
        <w:p w14:paraId="7E9478CD" w14:textId="77777777" w:rsidR="008C0568" w:rsidRDefault="008C0568" w:rsidP="008C0568">
          <w:pPr>
            <w:pStyle w:val="Heading4"/>
          </w:pPr>
          <w:r>
            <w:t>Assumptions and Constraints</w:t>
          </w:r>
        </w:p>
        <w:p w14:paraId="6934F240" w14:textId="5E0DEEA7" w:rsidR="00617606" w:rsidRPr="00617606" w:rsidRDefault="00617606" w:rsidP="00617606">
          <w:pPr>
            <w:ind w:left="720"/>
          </w:pPr>
          <w:r>
            <w:t>See WebUITestDocumentation.</w:t>
          </w:r>
        </w:p>
        <w:p w14:paraId="6391E8A4" w14:textId="77777777" w:rsidR="008C0568" w:rsidRPr="008C0568" w:rsidRDefault="008C0568" w:rsidP="008C0568"/>
        <w:p w14:paraId="65C174E6" w14:textId="7BE37B05" w:rsidR="008C0568" w:rsidRDefault="008C0568" w:rsidP="008C0568">
          <w:pPr>
            <w:pStyle w:val="Heading3"/>
          </w:pPr>
          <w:r>
            <w:t>Delete Experiment Admin</w:t>
          </w:r>
        </w:p>
        <w:p w14:paraId="16B9582C" w14:textId="77777777" w:rsidR="008C0568" w:rsidRDefault="008C0568" w:rsidP="008C0568">
          <w:pPr>
            <w:pStyle w:val="Heading4"/>
          </w:pPr>
          <w:r>
            <w:t>Requirements Addressed</w:t>
          </w:r>
        </w:p>
        <w:p w14:paraId="4A988B98" w14:textId="68984076" w:rsidR="00617606" w:rsidRPr="00617606" w:rsidRDefault="00617606" w:rsidP="00617606">
          <w:pPr>
            <w:pStyle w:val="ListParagraph"/>
            <w:numPr>
              <w:ilvl w:val="0"/>
              <w:numId w:val="7"/>
            </w:numPr>
          </w:pPr>
          <w:r>
            <w:t>3.1.6.3: System administrator can delete accounts</w:t>
          </w:r>
        </w:p>
        <w:p w14:paraId="5F7859F0" w14:textId="77777777" w:rsidR="008C0568" w:rsidRDefault="008C0568" w:rsidP="008C0568">
          <w:pPr>
            <w:pStyle w:val="Heading4"/>
          </w:pPr>
          <w:r>
            <w:t>Prerequisite Conditions</w:t>
          </w:r>
        </w:p>
        <w:p w14:paraId="76DD63CB" w14:textId="1F9D1B4A" w:rsidR="00617606" w:rsidRDefault="00617606" w:rsidP="00617606">
          <w:pPr>
            <w:pStyle w:val="ListParagraph"/>
            <w:numPr>
              <w:ilvl w:val="0"/>
              <w:numId w:val="7"/>
            </w:numPr>
          </w:pPr>
          <w:r>
            <w:t>Users should be logged off</w:t>
          </w:r>
        </w:p>
        <w:p w14:paraId="2928DC6D" w14:textId="60FC3DB0" w:rsidR="00617606" w:rsidRDefault="00617606" w:rsidP="00617606">
          <w:pPr>
            <w:pStyle w:val="ListParagraph"/>
            <w:numPr>
              <w:ilvl w:val="0"/>
              <w:numId w:val="7"/>
            </w:numPr>
          </w:pPr>
          <w:r>
            <w:t>User ‘awong’ should exist</w:t>
          </w:r>
        </w:p>
        <w:p w14:paraId="30F27842" w14:textId="30111969" w:rsidR="00617606" w:rsidRPr="00617606" w:rsidRDefault="00617606" w:rsidP="00617606">
          <w:pPr>
            <w:pStyle w:val="ListParagraph"/>
            <w:numPr>
              <w:ilvl w:val="0"/>
              <w:numId w:val="7"/>
            </w:numPr>
          </w:pPr>
          <w:r>
            <w:t>User ‘awong’ should have a password ‘P@ssword10’</w:t>
          </w:r>
        </w:p>
        <w:p w14:paraId="271F30BE" w14:textId="77777777" w:rsidR="008C0568" w:rsidRDefault="008C0568" w:rsidP="008C0568">
          <w:pPr>
            <w:pStyle w:val="Heading4"/>
          </w:pPr>
          <w:r>
            <w:t>Test Input</w:t>
          </w:r>
        </w:p>
        <w:p w14:paraId="3509BD19" w14:textId="78B58C57" w:rsidR="00617606" w:rsidRPr="00617606" w:rsidRDefault="00617606" w:rsidP="00617606">
          <w:pPr>
            <w:ind w:left="720"/>
          </w:pPr>
          <w:r>
            <w:t>N/A</w:t>
          </w:r>
        </w:p>
        <w:p w14:paraId="729DB9B8" w14:textId="77777777" w:rsidR="008C0568" w:rsidRDefault="008C0568" w:rsidP="008C0568">
          <w:pPr>
            <w:pStyle w:val="Heading4"/>
          </w:pPr>
          <w:r>
            <w:t>Expected Test Results</w:t>
          </w:r>
        </w:p>
        <w:p w14:paraId="03A22915" w14:textId="3C1C6C2E" w:rsidR="00617606" w:rsidRPr="00617606" w:rsidRDefault="00617606" w:rsidP="00617606">
          <w:pPr>
            <w:ind w:left="720"/>
          </w:pPr>
          <w:r>
            <w:t>User ‘awong’ should not be able to login</w:t>
          </w:r>
        </w:p>
        <w:p w14:paraId="27EAB9BD" w14:textId="77777777" w:rsidR="008C0568" w:rsidRDefault="008C0568" w:rsidP="008C0568">
          <w:pPr>
            <w:pStyle w:val="Heading4"/>
          </w:pPr>
          <w:r>
            <w:t>Criteria for Evaluating Results</w:t>
          </w:r>
        </w:p>
        <w:p w14:paraId="1338873B" w14:textId="4B2C2C2B" w:rsidR="00617606" w:rsidRPr="00617606" w:rsidRDefault="00617606" w:rsidP="00617606">
          <w:pPr>
            <w:ind w:left="720"/>
          </w:pPr>
          <w:r>
            <w:t>N/A</w:t>
          </w:r>
        </w:p>
        <w:p w14:paraId="72E43EBB" w14:textId="77777777" w:rsidR="008C0568" w:rsidRDefault="008C0568" w:rsidP="008C0568">
          <w:pPr>
            <w:pStyle w:val="Heading4"/>
          </w:pPr>
          <w:r>
            <w:t>Test Procedure</w:t>
          </w:r>
        </w:p>
        <w:p w14:paraId="00B4B023" w14:textId="140F6981" w:rsidR="00617606" w:rsidRPr="00617606" w:rsidRDefault="00617606" w:rsidP="00617606">
          <w:pPr>
            <w:ind w:left="720"/>
          </w:pPr>
          <w:r>
            <w:t>See WebUITestDocumentation.</w:t>
          </w:r>
        </w:p>
        <w:p w14:paraId="3947792E" w14:textId="77777777" w:rsidR="008C0568" w:rsidRDefault="008C0568" w:rsidP="008C0568">
          <w:pPr>
            <w:pStyle w:val="Heading4"/>
          </w:pPr>
          <w:r>
            <w:t>Assumptions and Constraints</w:t>
          </w:r>
        </w:p>
        <w:p w14:paraId="60D193B0" w14:textId="1F3758FD" w:rsidR="008C0568" w:rsidRDefault="00617606" w:rsidP="00617606">
          <w:pPr>
            <w:ind w:left="576"/>
          </w:pPr>
          <w:r>
            <w:t>See WebUITestDocumentation.</w:t>
          </w:r>
        </w:p>
        <w:p w14:paraId="1908E0C5" w14:textId="68C58239" w:rsidR="00006302" w:rsidRDefault="00006302" w:rsidP="00006302">
          <w:pPr>
            <w:pStyle w:val="Heading2"/>
          </w:pPr>
          <w:r>
            <w:t>Pytest.EditAccount</w:t>
          </w:r>
        </w:p>
        <w:p w14:paraId="1FF0825A" w14:textId="77363113" w:rsidR="00006302" w:rsidRDefault="00006302" w:rsidP="00006302">
          <w:pPr>
            <w:pStyle w:val="Heading3"/>
          </w:pPr>
          <w:r>
            <w:t>Physician Can Edit His Account</w:t>
          </w:r>
        </w:p>
        <w:p w14:paraId="0BCD39D8" w14:textId="77777777" w:rsidR="00006302" w:rsidRDefault="00006302" w:rsidP="00006302">
          <w:pPr>
            <w:pStyle w:val="Heading4"/>
          </w:pPr>
          <w:r>
            <w:t>Requirements Addressed</w:t>
          </w:r>
        </w:p>
        <w:p w14:paraId="08A1F311" w14:textId="1BBFDC66" w:rsidR="00B1110C" w:rsidRDefault="00B1110C" w:rsidP="00B1110C">
          <w:pPr>
            <w:pStyle w:val="ListParagraph"/>
            <w:numPr>
              <w:ilvl w:val="0"/>
              <w:numId w:val="8"/>
            </w:numPr>
          </w:pPr>
          <w:r>
            <w:t>3.1.1.1.2.2: Physician can update his account</w:t>
          </w:r>
        </w:p>
        <w:p w14:paraId="28E607A4" w14:textId="2EB1B76D" w:rsidR="00B1110C" w:rsidRPr="00B1110C" w:rsidRDefault="00B1110C" w:rsidP="00B1110C">
          <w:pPr>
            <w:pStyle w:val="ListParagraph"/>
            <w:numPr>
              <w:ilvl w:val="0"/>
              <w:numId w:val="8"/>
            </w:numPr>
          </w:pPr>
          <w:r>
            <w:t>3.1.6.2: System shall allow users to edit their account</w:t>
          </w:r>
        </w:p>
        <w:p w14:paraId="5B30C572" w14:textId="77777777" w:rsidR="00006302" w:rsidRDefault="00006302" w:rsidP="00006302">
          <w:pPr>
            <w:pStyle w:val="Heading4"/>
          </w:pPr>
          <w:r>
            <w:t>Prerequisite Conditions</w:t>
          </w:r>
        </w:p>
        <w:p w14:paraId="6FD8C600" w14:textId="1B636969" w:rsidR="00B1110C" w:rsidRDefault="00B1110C" w:rsidP="00B1110C">
          <w:pPr>
            <w:pStyle w:val="ListParagraph"/>
            <w:numPr>
              <w:ilvl w:val="0"/>
              <w:numId w:val="9"/>
            </w:numPr>
          </w:pPr>
          <w:r>
            <w:t>Users are logged off</w:t>
          </w:r>
        </w:p>
        <w:p w14:paraId="031A19FB" w14:textId="18688D7E" w:rsidR="00B1110C" w:rsidRDefault="00B1110C" w:rsidP="00B1110C">
          <w:pPr>
            <w:pStyle w:val="ListParagraph"/>
            <w:numPr>
              <w:ilvl w:val="0"/>
              <w:numId w:val="9"/>
            </w:numPr>
          </w:pPr>
          <w:r>
            <w:t>User ‘testPhysician’ should exist</w:t>
          </w:r>
        </w:p>
        <w:p w14:paraId="5C5DE008" w14:textId="795A9A19" w:rsidR="00B1110C" w:rsidRDefault="00B1110C" w:rsidP="00B1110C">
          <w:pPr>
            <w:pStyle w:val="ListParagraph"/>
            <w:numPr>
              <w:ilvl w:val="0"/>
              <w:numId w:val="9"/>
            </w:numPr>
          </w:pPr>
          <w:r>
            <w:t>User ‘testPhysician’ should have a password of ‘P@ssword10’</w:t>
          </w:r>
        </w:p>
        <w:p w14:paraId="23D6A0A7" w14:textId="16CA85AC" w:rsidR="00B1110C" w:rsidRDefault="00B1110C" w:rsidP="00B1110C">
          <w:pPr>
            <w:pStyle w:val="ListParagraph"/>
            <w:numPr>
              <w:ilvl w:val="0"/>
              <w:numId w:val="9"/>
            </w:numPr>
          </w:pPr>
          <w:r>
            <w:t>User ‘testPhysician’ should have email ‘tphysician@aol.com’</w:t>
          </w:r>
        </w:p>
        <w:p w14:paraId="7276D6A5" w14:textId="35531596" w:rsidR="00B1110C" w:rsidRDefault="00B1110C" w:rsidP="00B1110C">
          <w:pPr>
            <w:pStyle w:val="ListParagraph"/>
            <w:numPr>
              <w:ilvl w:val="0"/>
              <w:numId w:val="9"/>
            </w:numPr>
          </w:pPr>
          <w:r>
            <w:t>User ‘testPhysician’ should have address of ‘home’</w:t>
          </w:r>
        </w:p>
        <w:p w14:paraId="4F6FE093" w14:textId="6213683C" w:rsidR="00B1110C" w:rsidRPr="00B1110C" w:rsidRDefault="00B1110C" w:rsidP="00B1110C">
          <w:pPr>
            <w:pStyle w:val="ListParagraph"/>
            <w:numPr>
              <w:ilvl w:val="0"/>
              <w:numId w:val="9"/>
            </w:numPr>
          </w:pPr>
          <w:r>
            <w:t>User ‘testPhysician’ should have phone number of ‘123-456-7890’</w:t>
          </w:r>
        </w:p>
        <w:p w14:paraId="7913862B" w14:textId="77777777" w:rsidR="00006302" w:rsidRDefault="00006302" w:rsidP="00006302">
          <w:pPr>
            <w:pStyle w:val="Heading4"/>
          </w:pPr>
          <w:r>
            <w:t>Test Input</w:t>
          </w:r>
        </w:p>
        <w:p w14:paraId="403ED287" w14:textId="16820F07" w:rsidR="00B1110C" w:rsidRPr="00B1110C" w:rsidRDefault="00B1110C" w:rsidP="00B1110C">
          <w:pPr>
            <w:ind w:left="720"/>
          </w:pPr>
          <w:r>
            <w:t>N/A</w:t>
          </w:r>
        </w:p>
        <w:p w14:paraId="7D0F2511" w14:textId="77777777" w:rsidR="00006302" w:rsidRDefault="00006302" w:rsidP="00006302">
          <w:pPr>
            <w:pStyle w:val="Heading4"/>
          </w:pPr>
          <w:r>
            <w:t>Expected Test Results</w:t>
          </w:r>
        </w:p>
        <w:p w14:paraId="503E6D5F" w14:textId="57B0250C" w:rsidR="00B1110C" w:rsidRPr="00B1110C" w:rsidRDefault="00B1110C" w:rsidP="00B1110C">
          <w:pPr>
            <w:ind w:left="720"/>
          </w:pPr>
          <w:r>
            <w:t>User should have an email of  ‘tphysician@yahoo.com’</w:t>
          </w:r>
        </w:p>
        <w:p w14:paraId="490DEA59" w14:textId="77777777" w:rsidR="00006302" w:rsidRDefault="00006302" w:rsidP="00006302">
          <w:pPr>
            <w:pStyle w:val="Heading4"/>
          </w:pPr>
          <w:r>
            <w:t>Criteria for Evaluating Results</w:t>
          </w:r>
        </w:p>
        <w:p w14:paraId="5159A08C" w14:textId="08E57F92" w:rsidR="00B1110C" w:rsidRPr="00B1110C" w:rsidRDefault="00B1110C" w:rsidP="00B1110C">
          <w:pPr>
            <w:ind w:left="720"/>
          </w:pPr>
          <w:r>
            <w:t>N/A</w:t>
          </w:r>
        </w:p>
        <w:p w14:paraId="35E424D6" w14:textId="77777777" w:rsidR="00006302" w:rsidRDefault="00006302" w:rsidP="00006302">
          <w:pPr>
            <w:pStyle w:val="Heading4"/>
          </w:pPr>
          <w:r>
            <w:t>Test Procedure</w:t>
          </w:r>
        </w:p>
        <w:p w14:paraId="0DBCEFF0" w14:textId="6B9644C4" w:rsidR="00B1110C" w:rsidRPr="00B1110C" w:rsidRDefault="00B1110C" w:rsidP="00B1110C">
          <w:pPr>
            <w:ind w:left="720"/>
          </w:pPr>
          <w:r>
            <w:t>See WebUITestDocumentation.</w:t>
          </w:r>
        </w:p>
        <w:p w14:paraId="0C65EAAE" w14:textId="77777777" w:rsidR="00006302" w:rsidRDefault="00006302" w:rsidP="00006302">
          <w:pPr>
            <w:pStyle w:val="Heading4"/>
          </w:pPr>
          <w:r>
            <w:t>Assumptions and Constraints</w:t>
          </w:r>
        </w:p>
        <w:p w14:paraId="087A1D05" w14:textId="0F72BAAA" w:rsidR="00B1110C" w:rsidRPr="00B1110C" w:rsidRDefault="00B1110C" w:rsidP="00B1110C">
          <w:pPr>
            <w:ind w:left="720"/>
          </w:pPr>
          <w:r>
            <w:t>See WebUITestDocumentation.</w:t>
          </w:r>
        </w:p>
        <w:p w14:paraId="3E5C5503" w14:textId="0F47BFCB" w:rsidR="00006302" w:rsidRDefault="00006302" w:rsidP="00006302">
          <w:pPr>
            <w:pStyle w:val="Heading3"/>
          </w:pPr>
          <w:r>
            <w:t>Sys Admin Can Edit Patient Account</w:t>
          </w:r>
        </w:p>
        <w:p w14:paraId="0251AE8F" w14:textId="77777777" w:rsidR="00006302" w:rsidRDefault="00006302" w:rsidP="00006302">
          <w:pPr>
            <w:pStyle w:val="Heading4"/>
          </w:pPr>
          <w:r>
            <w:t>Requirements Addressed</w:t>
          </w:r>
        </w:p>
        <w:p w14:paraId="46A75863" w14:textId="744E3A17" w:rsidR="00B1110C" w:rsidRPr="00B1110C" w:rsidRDefault="00B1110C" w:rsidP="00B1110C">
          <w:pPr>
            <w:pStyle w:val="ListParagraph"/>
            <w:numPr>
              <w:ilvl w:val="0"/>
              <w:numId w:val="10"/>
            </w:numPr>
          </w:pPr>
          <w:r>
            <w:t>3.1.1.1.4.4: System administrator can update patient account information</w:t>
          </w:r>
        </w:p>
        <w:p w14:paraId="12A25C86" w14:textId="77777777" w:rsidR="00006302" w:rsidRDefault="00006302" w:rsidP="00006302">
          <w:pPr>
            <w:pStyle w:val="Heading4"/>
          </w:pPr>
          <w:r>
            <w:t>Prerequisite Conditions</w:t>
          </w:r>
        </w:p>
        <w:p w14:paraId="42881304" w14:textId="77777777" w:rsidR="00B1110C" w:rsidRDefault="00B1110C" w:rsidP="00B1110C">
          <w:pPr>
            <w:pStyle w:val="ListParagraph"/>
            <w:numPr>
              <w:ilvl w:val="0"/>
              <w:numId w:val="9"/>
            </w:numPr>
          </w:pPr>
          <w:r>
            <w:t>Users are logged off</w:t>
          </w:r>
        </w:p>
        <w:p w14:paraId="794E68AD" w14:textId="3876EDF5" w:rsidR="00B1110C" w:rsidRDefault="00B1110C" w:rsidP="00B1110C">
          <w:pPr>
            <w:pStyle w:val="ListParagraph"/>
            <w:numPr>
              <w:ilvl w:val="0"/>
              <w:numId w:val="9"/>
            </w:numPr>
          </w:pPr>
          <w:r>
            <w:t>User ‘</w:t>
          </w:r>
          <w:r>
            <w:t>testPatient</w:t>
          </w:r>
          <w:r>
            <w:t>’ should exist</w:t>
          </w:r>
        </w:p>
        <w:p w14:paraId="5012A816" w14:textId="578C0211" w:rsidR="00B1110C" w:rsidRDefault="00B1110C" w:rsidP="00B1110C">
          <w:pPr>
            <w:pStyle w:val="ListParagraph"/>
            <w:numPr>
              <w:ilvl w:val="0"/>
              <w:numId w:val="9"/>
            </w:numPr>
          </w:pPr>
          <w:r>
            <w:t>User ‘</w:t>
          </w:r>
          <w:r>
            <w:t>testPatient</w:t>
          </w:r>
          <w:r>
            <w:t>’ should have a password of ‘P@ssword10’</w:t>
          </w:r>
        </w:p>
        <w:p w14:paraId="76C73BEA" w14:textId="330BB42B" w:rsidR="00B1110C" w:rsidRDefault="00B1110C" w:rsidP="00B1110C">
          <w:pPr>
            <w:pStyle w:val="ListParagraph"/>
            <w:numPr>
              <w:ilvl w:val="0"/>
              <w:numId w:val="9"/>
            </w:numPr>
          </w:pPr>
          <w:r>
            <w:t>User ‘</w:t>
          </w:r>
          <w:r>
            <w:t>testPatient</w:t>
          </w:r>
          <w:r>
            <w:t>’ should have email ‘</w:t>
          </w:r>
          <w:r>
            <w:t>tpatient</w:t>
          </w:r>
          <w:r>
            <w:t>@aol.com’</w:t>
          </w:r>
        </w:p>
        <w:p w14:paraId="54527DBD" w14:textId="5468B633" w:rsidR="00B1110C" w:rsidRDefault="00B1110C" w:rsidP="00B1110C">
          <w:pPr>
            <w:pStyle w:val="ListParagraph"/>
            <w:numPr>
              <w:ilvl w:val="0"/>
              <w:numId w:val="9"/>
            </w:numPr>
          </w:pPr>
          <w:r>
            <w:t>User ‘</w:t>
          </w:r>
          <w:r>
            <w:t>testPatient</w:t>
          </w:r>
          <w:r>
            <w:t>’ should have address of ‘home’</w:t>
          </w:r>
        </w:p>
        <w:p w14:paraId="7BAE8DB4" w14:textId="62DFB6AC" w:rsidR="00B1110C" w:rsidRDefault="00B1110C" w:rsidP="00B1110C">
          <w:pPr>
            <w:pStyle w:val="ListParagraph"/>
            <w:numPr>
              <w:ilvl w:val="0"/>
              <w:numId w:val="9"/>
            </w:numPr>
          </w:pPr>
          <w:r>
            <w:t>User ‘</w:t>
          </w:r>
          <w:r>
            <w:t>testPatient</w:t>
          </w:r>
          <w:r>
            <w:t>’ should have phone number of ‘123-456-7890’</w:t>
          </w:r>
        </w:p>
        <w:p w14:paraId="5022AD60" w14:textId="775E170B" w:rsidR="00B1110C" w:rsidRDefault="00B1110C" w:rsidP="00B1110C">
          <w:pPr>
            <w:pStyle w:val="ListParagraph"/>
            <w:numPr>
              <w:ilvl w:val="0"/>
              <w:numId w:val="9"/>
            </w:numPr>
          </w:pPr>
          <w:r>
            <w:t>User ‘fitadmin’ should exist</w:t>
          </w:r>
        </w:p>
        <w:p w14:paraId="4B5E0D29" w14:textId="2FD38270" w:rsidR="00B1110C" w:rsidRPr="00B1110C" w:rsidRDefault="00B1110C" w:rsidP="00B1110C">
          <w:pPr>
            <w:pStyle w:val="ListParagraph"/>
            <w:numPr>
              <w:ilvl w:val="0"/>
              <w:numId w:val="9"/>
            </w:numPr>
          </w:pPr>
          <w:r>
            <w:t>User ‘fitadmin’ should have a password of ‘Password1!’</w:t>
          </w:r>
        </w:p>
        <w:p w14:paraId="79C43979" w14:textId="77777777" w:rsidR="00006302" w:rsidRDefault="00006302" w:rsidP="00006302">
          <w:pPr>
            <w:pStyle w:val="Heading4"/>
          </w:pPr>
          <w:r>
            <w:t>Test Input</w:t>
          </w:r>
        </w:p>
        <w:p w14:paraId="5007E73C" w14:textId="5A3ED25F" w:rsidR="00B1110C" w:rsidRPr="00B1110C" w:rsidRDefault="00B1110C" w:rsidP="00B1110C">
          <w:pPr>
            <w:ind w:firstLine="720"/>
          </w:pPr>
          <w:r>
            <w:t>N/A</w:t>
          </w:r>
        </w:p>
        <w:p w14:paraId="77DDE205" w14:textId="77777777" w:rsidR="00006302" w:rsidRDefault="00006302" w:rsidP="00006302">
          <w:pPr>
            <w:pStyle w:val="Heading4"/>
          </w:pPr>
          <w:r>
            <w:t>Expected Test Results</w:t>
          </w:r>
        </w:p>
        <w:p w14:paraId="565B8797" w14:textId="34793FE5" w:rsidR="00B1110C" w:rsidRPr="00B1110C" w:rsidRDefault="00B1110C" w:rsidP="00B1110C">
          <w:pPr>
            <w:ind w:left="720"/>
          </w:pPr>
          <w:r>
            <w:t>User ‘tpatient’ should have an address of ‘somewhere else’</w:t>
          </w:r>
        </w:p>
        <w:p w14:paraId="1634DED1" w14:textId="77777777" w:rsidR="00006302" w:rsidRDefault="00006302" w:rsidP="00006302">
          <w:pPr>
            <w:pStyle w:val="Heading4"/>
          </w:pPr>
          <w:r>
            <w:t>Criteria for Evaluating Results</w:t>
          </w:r>
        </w:p>
        <w:p w14:paraId="4FA00D3D" w14:textId="19DC50CA" w:rsidR="00B1110C" w:rsidRPr="00B1110C" w:rsidRDefault="00B1110C" w:rsidP="00B1110C">
          <w:pPr>
            <w:ind w:left="720"/>
          </w:pPr>
          <w:r>
            <w:t>N/A</w:t>
          </w:r>
        </w:p>
        <w:p w14:paraId="0554BB4A" w14:textId="77777777" w:rsidR="00006302" w:rsidRDefault="00006302" w:rsidP="00006302">
          <w:pPr>
            <w:pStyle w:val="Heading4"/>
          </w:pPr>
          <w:r>
            <w:t>Test Procedure</w:t>
          </w:r>
        </w:p>
        <w:p w14:paraId="2D21BB87" w14:textId="6D390606" w:rsidR="00B1110C" w:rsidRPr="00B1110C" w:rsidRDefault="00B1110C" w:rsidP="00B1110C">
          <w:pPr>
            <w:ind w:left="720"/>
          </w:pPr>
          <w:r>
            <w:t>See WebUITestDocumentation.</w:t>
          </w:r>
        </w:p>
        <w:p w14:paraId="1EA1C4AD" w14:textId="77777777" w:rsidR="00006302" w:rsidRDefault="00006302" w:rsidP="00006302">
          <w:pPr>
            <w:pStyle w:val="Heading4"/>
          </w:pPr>
          <w:r>
            <w:t>Assumptions and Constraints</w:t>
          </w:r>
        </w:p>
        <w:p w14:paraId="0A5A14B9" w14:textId="0A26E906" w:rsidR="00B1110C" w:rsidRPr="00B1110C" w:rsidRDefault="00B1110C" w:rsidP="00B1110C">
          <w:pPr>
            <w:ind w:left="720"/>
          </w:pPr>
          <w:r>
            <w:t>See WebUITestDocumentation.</w:t>
          </w:r>
        </w:p>
        <w:p w14:paraId="2264C78A" w14:textId="1024555F" w:rsidR="00006302" w:rsidRDefault="00006302" w:rsidP="00006302">
          <w:pPr>
            <w:pStyle w:val="Heading3"/>
          </w:pPr>
          <w:r>
            <w:t>Sys Admin Can Edit Exp Admin Account</w:t>
          </w:r>
        </w:p>
        <w:p w14:paraId="59F4233F" w14:textId="77777777" w:rsidR="00006302" w:rsidRDefault="00006302" w:rsidP="00006302">
          <w:pPr>
            <w:pStyle w:val="Heading4"/>
          </w:pPr>
          <w:r>
            <w:t>Requirements Addressed</w:t>
          </w:r>
        </w:p>
        <w:p w14:paraId="1211DDD1" w14:textId="11636EF3" w:rsidR="00B1110C" w:rsidRPr="00B1110C" w:rsidRDefault="00B1110C" w:rsidP="00B1110C">
          <w:pPr>
            <w:pStyle w:val="ListParagraph"/>
            <w:numPr>
              <w:ilvl w:val="0"/>
              <w:numId w:val="10"/>
            </w:numPr>
          </w:pPr>
          <w:r>
            <w:t xml:space="preserve">3.1.1.1.4.4: System </w:t>
          </w:r>
          <w:r>
            <w:t>administrator can update experiment administrator</w:t>
          </w:r>
          <w:r>
            <w:t xml:space="preserve"> account information</w:t>
          </w:r>
        </w:p>
        <w:p w14:paraId="05F90986" w14:textId="77777777" w:rsidR="00006302" w:rsidRDefault="00006302" w:rsidP="00006302">
          <w:pPr>
            <w:pStyle w:val="Heading4"/>
          </w:pPr>
          <w:r>
            <w:t>Prerequisite Conditions</w:t>
          </w:r>
        </w:p>
        <w:p w14:paraId="44399DC6" w14:textId="77777777" w:rsidR="00B1110C" w:rsidRDefault="00B1110C" w:rsidP="00B1110C">
          <w:pPr>
            <w:pStyle w:val="ListParagraph"/>
            <w:numPr>
              <w:ilvl w:val="0"/>
              <w:numId w:val="9"/>
            </w:numPr>
          </w:pPr>
          <w:r>
            <w:t>Users are logged off</w:t>
          </w:r>
        </w:p>
        <w:p w14:paraId="71669822" w14:textId="062C6673" w:rsidR="00B1110C" w:rsidRDefault="00B1110C" w:rsidP="00B1110C">
          <w:pPr>
            <w:pStyle w:val="ListParagraph"/>
            <w:numPr>
              <w:ilvl w:val="0"/>
              <w:numId w:val="9"/>
            </w:numPr>
          </w:pPr>
          <w:r>
            <w:t>User ‘</w:t>
          </w:r>
          <w:r>
            <w:t>testExpAdmin</w:t>
          </w:r>
          <w:r>
            <w:t>’ should exist</w:t>
          </w:r>
        </w:p>
        <w:p w14:paraId="07E73D14" w14:textId="1418E22D" w:rsidR="00B1110C" w:rsidRDefault="00B1110C" w:rsidP="00B1110C">
          <w:pPr>
            <w:pStyle w:val="ListParagraph"/>
            <w:numPr>
              <w:ilvl w:val="0"/>
              <w:numId w:val="9"/>
            </w:numPr>
          </w:pPr>
          <w:r>
            <w:t>User ‘testExpAdmin’ should have a password of ‘P@ssword10’</w:t>
          </w:r>
        </w:p>
        <w:p w14:paraId="4D1ECAF5" w14:textId="4609BEFC" w:rsidR="00B1110C" w:rsidRDefault="00B1110C" w:rsidP="00B1110C">
          <w:pPr>
            <w:pStyle w:val="ListParagraph"/>
            <w:numPr>
              <w:ilvl w:val="0"/>
              <w:numId w:val="9"/>
            </w:numPr>
          </w:pPr>
          <w:r>
            <w:t>User ‘testExpAdmin’ should have email ‘</w:t>
          </w:r>
          <w:r>
            <w:t>texpadmin</w:t>
          </w:r>
          <w:r>
            <w:t>@aol.com’</w:t>
          </w:r>
        </w:p>
        <w:p w14:paraId="315CF6AA" w14:textId="46654AB9" w:rsidR="00B1110C" w:rsidRDefault="00B1110C" w:rsidP="00B1110C">
          <w:pPr>
            <w:pStyle w:val="ListParagraph"/>
            <w:numPr>
              <w:ilvl w:val="0"/>
              <w:numId w:val="9"/>
            </w:numPr>
          </w:pPr>
          <w:r>
            <w:t>User ‘testExpAdmin’ should have address of ‘home’</w:t>
          </w:r>
        </w:p>
        <w:p w14:paraId="566FB38B" w14:textId="64EB4E29" w:rsidR="00B1110C" w:rsidRDefault="00B1110C" w:rsidP="00B1110C">
          <w:pPr>
            <w:pStyle w:val="ListParagraph"/>
            <w:numPr>
              <w:ilvl w:val="0"/>
              <w:numId w:val="9"/>
            </w:numPr>
          </w:pPr>
          <w:r>
            <w:t>User ‘testExpAdmin’ should have phone number of ‘123-456-7890’</w:t>
          </w:r>
        </w:p>
        <w:p w14:paraId="1647C8E5" w14:textId="77777777" w:rsidR="00B1110C" w:rsidRDefault="00B1110C" w:rsidP="00B1110C">
          <w:pPr>
            <w:pStyle w:val="ListParagraph"/>
            <w:numPr>
              <w:ilvl w:val="0"/>
              <w:numId w:val="9"/>
            </w:numPr>
          </w:pPr>
          <w:r>
            <w:t>User ‘fitadmin’ should exist</w:t>
          </w:r>
        </w:p>
        <w:p w14:paraId="5066820B" w14:textId="74068CCA" w:rsidR="00B1110C" w:rsidRPr="00B1110C" w:rsidRDefault="00B1110C" w:rsidP="00B1110C">
          <w:pPr>
            <w:pStyle w:val="ListParagraph"/>
            <w:numPr>
              <w:ilvl w:val="0"/>
              <w:numId w:val="9"/>
            </w:numPr>
          </w:pPr>
          <w:r>
            <w:t>User ‘fitadmin’ should have a password of ‘Password1!’</w:t>
          </w:r>
        </w:p>
        <w:p w14:paraId="3DEF00CB" w14:textId="77777777" w:rsidR="00006302" w:rsidRDefault="00006302" w:rsidP="00006302">
          <w:pPr>
            <w:pStyle w:val="Heading4"/>
          </w:pPr>
          <w:r>
            <w:t>Test Input</w:t>
          </w:r>
        </w:p>
        <w:p w14:paraId="0B0ACF81" w14:textId="0F438336" w:rsidR="00B1110C" w:rsidRPr="00B1110C" w:rsidRDefault="00B1110C" w:rsidP="00B1110C">
          <w:pPr>
            <w:ind w:left="720"/>
          </w:pPr>
          <w:r>
            <w:t>N/A</w:t>
          </w:r>
        </w:p>
        <w:p w14:paraId="14FE3E8B" w14:textId="77777777" w:rsidR="00006302" w:rsidRDefault="00006302" w:rsidP="00006302">
          <w:pPr>
            <w:pStyle w:val="Heading4"/>
          </w:pPr>
          <w:r>
            <w:t>Expected Test Results</w:t>
          </w:r>
        </w:p>
        <w:p w14:paraId="08980282" w14:textId="2750E781" w:rsidR="00B1110C" w:rsidRPr="00B1110C" w:rsidRDefault="00B1110C" w:rsidP="00B1110C">
          <w:pPr>
            <w:ind w:left="720"/>
          </w:pPr>
          <w:r>
            <w:t>User ‘test</w:t>
          </w:r>
          <w:r>
            <w:t>ExpAdmin</w:t>
          </w:r>
          <w:r>
            <w:t>’ should have a phone number of ‘555-555-5555’</w:t>
          </w:r>
        </w:p>
        <w:p w14:paraId="78B22951" w14:textId="77777777" w:rsidR="00006302" w:rsidRDefault="00006302" w:rsidP="00006302">
          <w:pPr>
            <w:pStyle w:val="Heading4"/>
          </w:pPr>
          <w:r>
            <w:t>Criteria for Evaluating Results</w:t>
          </w:r>
        </w:p>
        <w:p w14:paraId="3F07491F" w14:textId="612D4669" w:rsidR="00B1110C" w:rsidRPr="00B1110C" w:rsidRDefault="00B1110C" w:rsidP="00B1110C">
          <w:pPr>
            <w:ind w:left="720"/>
          </w:pPr>
          <w:r>
            <w:t>N/A</w:t>
          </w:r>
        </w:p>
        <w:p w14:paraId="65E80BEC" w14:textId="77777777" w:rsidR="00006302" w:rsidRDefault="00006302" w:rsidP="00006302">
          <w:pPr>
            <w:pStyle w:val="Heading4"/>
          </w:pPr>
          <w:r>
            <w:t>Test Procedure</w:t>
          </w:r>
        </w:p>
        <w:p w14:paraId="4D217728" w14:textId="60E943A5" w:rsidR="00B1110C" w:rsidRPr="00B1110C" w:rsidRDefault="00B1110C" w:rsidP="00B1110C">
          <w:pPr>
            <w:ind w:left="720"/>
          </w:pPr>
          <w:r>
            <w:t>See WebUITestDocumentation.</w:t>
          </w:r>
        </w:p>
        <w:p w14:paraId="121E548C" w14:textId="77777777" w:rsidR="00006302" w:rsidRDefault="00006302" w:rsidP="00006302">
          <w:pPr>
            <w:pStyle w:val="Heading4"/>
          </w:pPr>
          <w:r>
            <w:t>Assumptions and Constraints</w:t>
          </w:r>
        </w:p>
        <w:p w14:paraId="32ACF2BF" w14:textId="7AE46CB6" w:rsidR="00B1110C" w:rsidRPr="00B1110C" w:rsidRDefault="00B1110C" w:rsidP="00B1110C">
          <w:pPr>
            <w:ind w:left="720"/>
          </w:pPr>
          <w:r>
            <w:t>See WebUITestDocumentation.</w:t>
          </w:r>
        </w:p>
        <w:p w14:paraId="208E5A21" w14:textId="0046C09F" w:rsidR="00006302" w:rsidRDefault="00006302" w:rsidP="00006302">
          <w:pPr>
            <w:pStyle w:val="Heading3"/>
          </w:pPr>
          <w:r>
            <w:t>Sys Admin Can Edit Physician Account</w:t>
          </w:r>
        </w:p>
        <w:p w14:paraId="7D33052F" w14:textId="77777777" w:rsidR="00006302" w:rsidRDefault="00006302" w:rsidP="00006302">
          <w:pPr>
            <w:pStyle w:val="Heading4"/>
          </w:pPr>
          <w:r>
            <w:t>Requirements Addressed</w:t>
          </w:r>
        </w:p>
        <w:p w14:paraId="7D5E0ED2" w14:textId="6AFB561B" w:rsidR="00B1110C" w:rsidRPr="00B1110C" w:rsidRDefault="00B1110C" w:rsidP="00B1110C">
          <w:pPr>
            <w:pStyle w:val="ListParagraph"/>
            <w:numPr>
              <w:ilvl w:val="0"/>
              <w:numId w:val="10"/>
            </w:numPr>
          </w:pPr>
          <w:r>
            <w:t xml:space="preserve">3.1.1.1.4.4: System administrator can update </w:t>
          </w:r>
          <w:r>
            <w:t>physician</w:t>
          </w:r>
          <w:r>
            <w:t xml:space="preserve"> account information</w:t>
          </w:r>
        </w:p>
        <w:p w14:paraId="23F35D9E" w14:textId="77777777" w:rsidR="00B1110C" w:rsidRPr="00B1110C" w:rsidRDefault="00B1110C" w:rsidP="00B1110C"/>
        <w:p w14:paraId="295AD29D" w14:textId="77777777" w:rsidR="00006302" w:rsidRDefault="00006302" w:rsidP="00006302">
          <w:pPr>
            <w:pStyle w:val="Heading4"/>
          </w:pPr>
          <w:r>
            <w:t>Prerequisite Conditions</w:t>
          </w:r>
        </w:p>
        <w:p w14:paraId="02EA8624" w14:textId="77777777" w:rsidR="00B1110C" w:rsidRDefault="00B1110C" w:rsidP="00B1110C">
          <w:pPr>
            <w:pStyle w:val="ListParagraph"/>
            <w:numPr>
              <w:ilvl w:val="0"/>
              <w:numId w:val="9"/>
            </w:numPr>
          </w:pPr>
          <w:r>
            <w:t>Users are logged off</w:t>
          </w:r>
        </w:p>
        <w:p w14:paraId="7A28B744" w14:textId="20205B72" w:rsidR="00B1110C" w:rsidRDefault="00B1110C" w:rsidP="00B1110C">
          <w:pPr>
            <w:pStyle w:val="ListParagraph"/>
            <w:numPr>
              <w:ilvl w:val="0"/>
              <w:numId w:val="9"/>
            </w:numPr>
          </w:pPr>
          <w:r>
            <w:t>User ‘test</w:t>
          </w:r>
          <w:r>
            <w:t>Physician</w:t>
          </w:r>
          <w:r>
            <w:t>’ should exist</w:t>
          </w:r>
        </w:p>
        <w:p w14:paraId="070BA1A5" w14:textId="395B286E" w:rsidR="00B1110C" w:rsidRDefault="00B1110C" w:rsidP="00B1110C">
          <w:pPr>
            <w:pStyle w:val="ListParagraph"/>
            <w:numPr>
              <w:ilvl w:val="0"/>
              <w:numId w:val="9"/>
            </w:numPr>
          </w:pPr>
          <w:r>
            <w:t>User ‘testPhysician’ should have a password of ‘P@ssword10’</w:t>
          </w:r>
        </w:p>
        <w:p w14:paraId="6444FDBF" w14:textId="4633E6EB" w:rsidR="00B1110C" w:rsidRDefault="00B1110C" w:rsidP="00B1110C">
          <w:pPr>
            <w:pStyle w:val="ListParagraph"/>
            <w:numPr>
              <w:ilvl w:val="0"/>
              <w:numId w:val="9"/>
            </w:numPr>
          </w:pPr>
          <w:r>
            <w:t>User ‘testPhysician’ should have email ‘</w:t>
          </w:r>
          <w:r>
            <w:t>tphysician</w:t>
          </w:r>
          <w:r>
            <w:t>@aol.com’</w:t>
          </w:r>
        </w:p>
        <w:p w14:paraId="45C77B2D" w14:textId="72CCD6FE" w:rsidR="00B1110C" w:rsidRDefault="00B1110C" w:rsidP="00B1110C">
          <w:pPr>
            <w:pStyle w:val="ListParagraph"/>
            <w:numPr>
              <w:ilvl w:val="0"/>
              <w:numId w:val="9"/>
            </w:numPr>
          </w:pPr>
          <w:r>
            <w:t>User ‘testPhysician’ should have address of ‘home’</w:t>
          </w:r>
        </w:p>
        <w:p w14:paraId="10CD51AE" w14:textId="4728ED94" w:rsidR="00B1110C" w:rsidRDefault="00B1110C" w:rsidP="00B1110C">
          <w:pPr>
            <w:pStyle w:val="ListParagraph"/>
            <w:numPr>
              <w:ilvl w:val="0"/>
              <w:numId w:val="9"/>
            </w:numPr>
          </w:pPr>
          <w:r>
            <w:t>User ‘testPhysician’ should have phone number of ‘123-456-7890’</w:t>
          </w:r>
        </w:p>
        <w:p w14:paraId="2FC33C01" w14:textId="77777777" w:rsidR="00B1110C" w:rsidRDefault="00B1110C" w:rsidP="00B1110C">
          <w:pPr>
            <w:pStyle w:val="ListParagraph"/>
            <w:numPr>
              <w:ilvl w:val="0"/>
              <w:numId w:val="9"/>
            </w:numPr>
          </w:pPr>
          <w:r>
            <w:t>User ‘fitadmin’ should exist</w:t>
          </w:r>
        </w:p>
        <w:p w14:paraId="78F78D16" w14:textId="1629309F" w:rsidR="00B1110C" w:rsidRPr="00B1110C" w:rsidRDefault="00B1110C" w:rsidP="00B1110C">
          <w:pPr>
            <w:pStyle w:val="ListParagraph"/>
            <w:numPr>
              <w:ilvl w:val="0"/>
              <w:numId w:val="9"/>
            </w:numPr>
          </w:pPr>
          <w:r>
            <w:t>User ‘fitadmin’ should have a password of ‘Password1!’</w:t>
          </w:r>
        </w:p>
        <w:p w14:paraId="1C4E924D" w14:textId="77777777" w:rsidR="00006302" w:rsidRDefault="00006302" w:rsidP="00006302">
          <w:pPr>
            <w:pStyle w:val="Heading4"/>
          </w:pPr>
          <w:r>
            <w:t>Test Input</w:t>
          </w:r>
        </w:p>
        <w:p w14:paraId="42E0E495" w14:textId="31BDF8B9" w:rsidR="00B1110C" w:rsidRPr="00B1110C" w:rsidRDefault="00B1110C" w:rsidP="00B1110C">
          <w:pPr>
            <w:ind w:left="720"/>
          </w:pPr>
          <w:r>
            <w:t>N/A</w:t>
          </w:r>
        </w:p>
        <w:p w14:paraId="0D4F4F78" w14:textId="77777777" w:rsidR="00006302" w:rsidRDefault="00006302" w:rsidP="00006302">
          <w:pPr>
            <w:pStyle w:val="Heading4"/>
          </w:pPr>
          <w:r>
            <w:t>Expected Test Results</w:t>
          </w:r>
        </w:p>
        <w:p w14:paraId="067BE2D7" w14:textId="5DFC13B8" w:rsidR="00B1110C" w:rsidRPr="00B1110C" w:rsidRDefault="00B1110C" w:rsidP="00B1110C">
          <w:pPr>
            <w:ind w:left="720"/>
          </w:pPr>
          <w:r>
            <w:t>User ‘test</w:t>
          </w:r>
          <w:r>
            <w:t>Physician</w:t>
          </w:r>
          <w:r>
            <w:t>’ should have an email of ‘tpatient@uah.edu’</w:t>
          </w:r>
        </w:p>
        <w:p w14:paraId="36A86A9D" w14:textId="77777777" w:rsidR="00006302" w:rsidRDefault="00006302" w:rsidP="00006302">
          <w:pPr>
            <w:pStyle w:val="Heading4"/>
          </w:pPr>
          <w:r>
            <w:t>Criteria for Evaluating Results</w:t>
          </w:r>
        </w:p>
        <w:p w14:paraId="2446F740" w14:textId="58EE549A" w:rsidR="00B1110C" w:rsidRPr="00B1110C" w:rsidRDefault="00B1110C" w:rsidP="00B1110C">
          <w:pPr>
            <w:ind w:left="720"/>
          </w:pPr>
          <w:r>
            <w:t>N/A</w:t>
          </w:r>
        </w:p>
        <w:p w14:paraId="760ECF77" w14:textId="77777777" w:rsidR="00006302" w:rsidRDefault="00006302" w:rsidP="00006302">
          <w:pPr>
            <w:pStyle w:val="Heading4"/>
          </w:pPr>
          <w:r>
            <w:t>Test Procedure</w:t>
          </w:r>
        </w:p>
        <w:p w14:paraId="217013FA" w14:textId="51EBA50A" w:rsidR="00B1110C" w:rsidRPr="00B1110C" w:rsidRDefault="00B1110C" w:rsidP="00B1110C">
          <w:pPr>
            <w:ind w:left="720"/>
          </w:pPr>
          <w:r>
            <w:t>See WebUITestDocumentation.</w:t>
          </w:r>
        </w:p>
        <w:p w14:paraId="3139FE8B" w14:textId="77777777" w:rsidR="00006302" w:rsidRDefault="00006302" w:rsidP="00006302">
          <w:pPr>
            <w:pStyle w:val="Heading4"/>
          </w:pPr>
          <w:r>
            <w:t>Assumptions and Constraints</w:t>
          </w:r>
        </w:p>
        <w:p w14:paraId="3039A0B5" w14:textId="676FD9C2" w:rsidR="00B1110C" w:rsidRPr="00B1110C" w:rsidRDefault="00B1110C" w:rsidP="00B1110C">
          <w:pPr>
            <w:ind w:left="576"/>
          </w:pPr>
          <w:r>
            <w:t>See WebUITestDocumentation.</w:t>
          </w:r>
        </w:p>
        <w:p w14:paraId="28592E02" w14:textId="05502CE6" w:rsidR="00006302" w:rsidRDefault="00006302" w:rsidP="00006302">
          <w:pPr>
            <w:pStyle w:val="Heading2"/>
          </w:pPr>
          <w:r>
            <w:t>Pytest.Login</w:t>
          </w:r>
        </w:p>
        <w:p w14:paraId="76E914D2" w14:textId="661DF2F3" w:rsidR="00006302" w:rsidRDefault="00006302" w:rsidP="00006302">
          <w:pPr>
            <w:pStyle w:val="Heading3"/>
          </w:pPr>
          <w:r>
            <w:t>Login Physician</w:t>
          </w:r>
        </w:p>
        <w:p w14:paraId="7DCA88F7" w14:textId="77777777" w:rsidR="00006302" w:rsidRDefault="00006302" w:rsidP="00006302">
          <w:pPr>
            <w:pStyle w:val="Heading4"/>
          </w:pPr>
          <w:r>
            <w:t>Requirements Addressed</w:t>
          </w:r>
        </w:p>
        <w:p w14:paraId="4FB53E9E" w14:textId="208700EB" w:rsidR="00E12EFB" w:rsidRDefault="00E12EFB" w:rsidP="00E12EFB">
          <w:pPr>
            <w:pStyle w:val="ListParagraph"/>
            <w:numPr>
              <w:ilvl w:val="0"/>
              <w:numId w:val="11"/>
            </w:numPr>
          </w:pPr>
          <w:r>
            <w:t>3.1.1: System shall provide user authentication</w:t>
          </w:r>
        </w:p>
        <w:p w14:paraId="23DE4197" w14:textId="71A69320" w:rsidR="00E12EFB" w:rsidRPr="00E12EFB" w:rsidRDefault="00E12EFB" w:rsidP="00E12EFB">
          <w:pPr>
            <w:pStyle w:val="ListParagraph"/>
            <w:numPr>
              <w:ilvl w:val="0"/>
              <w:numId w:val="11"/>
            </w:numPr>
          </w:pPr>
          <w:r>
            <w:t>3.1.1.5: System shall allow user to log out of account</w:t>
          </w:r>
        </w:p>
        <w:p w14:paraId="5DF55647" w14:textId="77777777" w:rsidR="00006302" w:rsidRDefault="00006302" w:rsidP="00006302">
          <w:pPr>
            <w:pStyle w:val="Heading4"/>
          </w:pPr>
          <w:r>
            <w:t>Prerequisite Conditions</w:t>
          </w:r>
        </w:p>
        <w:p w14:paraId="691B2E18" w14:textId="1E2D924D" w:rsidR="00E12EFB" w:rsidRDefault="00E12EFB" w:rsidP="00E12EFB">
          <w:pPr>
            <w:pStyle w:val="ListParagraph"/>
            <w:numPr>
              <w:ilvl w:val="0"/>
              <w:numId w:val="12"/>
            </w:numPr>
          </w:pPr>
          <w:r>
            <w:t>Users are logged off</w:t>
          </w:r>
        </w:p>
        <w:p w14:paraId="76971C82" w14:textId="22596089" w:rsidR="00E12EFB" w:rsidRPr="00E12EFB" w:rsidRDefault="00E12EFB" w:rsidP="00E12EFB">
          <w:pPr>
            <w:pStyle w:val="ListParagraph"/>
            <w:numPr>
              <w:ilvl w:val="0"/>
              <w:numId w:val="12"/>
            </w:numPr>
          </w:pPr>
          <w:r>
            <w:t>User ‘testPhysician’ exists with password ‘P@ssword10’</w:t>
          </w:r>
        </w:p>
        <w:p w14:paraId="27FBC706" w14:textId="77777777" w:rsidR="00006302" w:rsidRDefault="00006302" w:rsidP="00006302">
          <w:pPr>
            <w:pStyle w:val="Heading4"/>
          </w:pPr>
          <w:r>
            <w:t>Test Input</w:t>
          </w:r>
        </w:p>
        <w:p w14:paraId="54E316D1" w14:textId="6E51A7C9" w:rsidR="00E12EFB" w:rsidRPr="00E12EFB" w:rsidRDefault="00E12EFB" w:rsidP="00E12EFB">
          <w:pPr>
            <w:ind w:left="720"/>
          </w:pPr>
          <w:r>
            <w:t>N/A</w:t>
          </w:r>
        </w:p>
        <w:p w14:paraId="010EF3DF" w14:textId="77777777" w:rsidR="00006302" w:rsidRDefault="00006302" w:rsidP="00006302">
          <w:pPr>
            <w:pStyle w:val="Heading4"/>
          </w:pPr>
          <w:r>
            <w:t>Expected Test Results</w:t>
          </w:r>
        </w:p>
        <w:p w14:paraId="136D458F" w14:textId="58639C6E" w:rsidR="00E12EFB" w:rsidRPr="00E12EFB" w:rsidRDefault="00E12EFB" w:rsidP="00E12EFB">
          <w:pPr>
            <w:ind w:left="720"/>
          </w:pPr>
          <w:r>
            <w:t>User ‘testPhysician’ is able to login to system.</w:t>
          </w:r>
        </w:p>
        <w:p w14:paraId="35AE5873" w14:textId="77777777" w:rsidR="00006302" w:rsidRDefault="00006302" w:rsidP="00006302">
          <w:pPr>
            <w:pStyle w:val="Heading4"/>
          </w:pPr>
          <w:r>
            <w:t>Criteria for Evaluating Results</w:t>
          </w:r>
        </w:p>
        <w:p w14:paraId="2B8A3ED6" w14:textId="2AD8D46B" w:rsidR="00E12EFB" w:rsidRPr="00E12EFB" w:rsidRDefault="00E12EFB" w:rsidP="00E12EFB">
          <w:pPr>
            <w:ind w:left="720"/>
          </w:pPr>
          <w:r>
            <w:t>N/A</w:t>
          </w:r>
        </w:p>
        <w:p w14:paraId="7C841495" w14:textId="77777777" w:rsidR="00006302" w:rsidRDefault="00006302" w:rsidP="00006302">
          <w:pPr>
            <w:pStyle w:val="Heading4"/>
          </w:pPr>
          <w:r>
            <w:t>Test Procedure</w:t>
          </w:r>
        </w:p>
        <w:p w14:paraId="44F1D766" w14:textId="6E1B0250" w:rsidR="00E12EFB" w:rsidRPr="00E12EFB" w:rsidRDefault="00E12EFB" w:rsidP="00E12EFB">
          <w:pPr>
            <w:ind w:left="720"/>
          </w:pPr>
          <w:r>
            <w:t>See WebUITestDocumentation.</w:t>
          </w:r>
        </w:p>
        <w:p w14:paraId="72169781" w14:textId="77777777" w:rsidR="00006302" w:rsidRDefault="00006302" w:rsidP="00006302">
          <w:pPr>
            <w:pStyle w:val="Heading4"/>
          </w:pPr>
          <w:r>
            <w:t>Assumptions and Constraints</w:t>
          </w:r>
        </w:p>
        <w:p w14:paraId="6CB849D8" w14:textId="21109DB1" w:rsidR="00E12EFB" w:rsidRPr="00E12EFB" w:rsidRDefault="00E12EFB" w:rsidP="00E12EFB">
          <w:pPr>
            <w:ind w:left="720"/>
          </w:pPr>
          <w:r>
            <w:t>See WebUITestDocumentation.</w:t>
          </w:r>
        </w:p>
        <w:p w14:paraId="2BAB4FB7" w14:textId="469E11E0" w:rsidR="00006302" w:rsidRDefault="00006302" w:rsidP="00006302">
          <w:pPr>
            <w:pStyle w:val="Heading3"/>
          </w:pPr>
          <w:r>
            <w:t>Login Experiment Admin</w:t>
          </w:r>
        </w:p>
        <w:p w14:paraId="6739038C" w14:textId="77777777" w:rsidR="00006302" w:rsidRDefault="00006302" w:rsidP="00006302">
          <w:pPr>
            <w:pStyle w:val="Heading4"/>
          </w:pPr>
          <w:r>
            <w:t>Requirements Addressed</w:t>
          </w:r>
        </w:p>
        <w:p w14:paraId="331F127F" w14:textId="77777777" w:rsidR="00E12EFB" w:rsidRDefault="00E12EFB" w:rsidP="00E12EFB">
          <w:pPr>
            <w:pStyle w:val="ListParagraph"/>
            <w:numPr>
              <w:ilvl w:val="0"/>
              <w:numId w:val="11"/>
            </w:numPr>
          </w:pPr>
          <w:r>
            <w:t>3.1.1: System shall provide user authentication</w:t>
          </w:r>
        </w:p>
        <w:p w14:paraId="51F931F8" w14:textId="5994EF47" w:rsidR="00E12EFB" w:rsidRPr="00E12EFB" w:rsidRDefault="00E12EFB" w:rsidP="00E12EFB">
          <w:pPr>
            <w:pStyle w:val="ListParagraph"/>
            <w:numPr>
              <w:ilvl w:val="0"/>
              <w:numId w:val="11"/>
            </w:numPr>
          </w:pPr>
          <w:r>
            <w:t>3.1.1.5: System shall allow user to log out of account</w:t>
          </w:r>
        </w:p>
        <w:p w14:paraId="1149FF42" w14:textId="77777777" w:rsidR="00006302" w:rsidRDefault="00006302" w:rsidP="00006302">
          <w:pPr>
            <w:pStyle w:val="Heading4"/>
          </w:pPr>
          <w:r>
            <w:t>Prerequisite Conditions</w:t>
          </w:r>
        </w:p>
        <w:p w14:paraId="34F69BFE" w14:textId="77777777" w:rsidR="00E12EFB" w:rsidRDefault="00E12EFB" w:rsidP="00E12EFB">
          <w:pPr>
            <w:pStyle w:val="ListParagraph"/>
            <w:numPr>
              <w:ilvl w:val="0"/>
              <w:numId w:val="12"/>
            </w:numPr>
          </w:pPr>
          <w:r>
            <w:t>Users are logged off</w:t>
          </w:r>
        </w:p>
        <w:p w14:paraId="00BE4A82" w14:textId="1A30E410" w:rsidR="00E12EFB" w:rsidRPr="00E12EFB" w:rsidRDefault="00E12EFB" w:rsidP="00E12EFB">
          <w:pPr>
            <w:pStyle w:val="ListParagraph"/>
            <w:numPr>
              <w:ilvl w:val="0"/>
              <w:numId w:val="12"/>
            </w:numPr>
          </w:pPr>
          <w:r>
            <w:t>User ‘</w:t>
          </w:r>
          <w:r>
            <w:t>testExpAdmin</w:t>
          </w:r>
          <w:r>
            <w:t>’ exists with password ‘P@ssword10’</w:t>
          </w:r>
        </w:p>
        <w:p w14:paraId="5ED241F2" w14:textId="77777777" w:rsidR="00006302" w:rsidRDefault="00006302" w:rsidP="00006302">
          <w:pPr>
            <w:pStyle w:val="Heading4"/>
          </w:pPr>
          <w:r>
            <w:t>Test Input</w:t>
          </w:r>
        </w:p>
        <w:p w14:paraId="47311023" w14:textId="12A9EB8B" w:rsidR="00E12EFB" w:rsidRPr="00E12EFB" w:rsidRDefault="00E12EFB" w:rsidP="00E12EFB">
          <w:pPr>
            <w:ind w:left="720"/>
          </w:pPr>
          <w:r>
            <w:t>N/A</w:t>
          </w:r>
        </w:p>
        <w:p w14:paraId="4338B8E1" w14:textId="77777777" w:rsidR="00006302" w:rsidRDefault="00006302" w:rsidP="00006302">
          <w:pPr>
            <w:pStyle w:val="Heading4"/>
          </w:pPr>
          <w:r>
            <w:t>Expected Test Results</w:t>
          </w:r>
        </w:p>
        <w:p w14:paraId="6EB92217" w14:textId="008F9618" w:rsidR="00E12EFB" w:rsidRPr="00E12EFB" w:rsidRDefault="00E12EFB" w:rsidP="00E12EFB">
          <w:pPr>
            <w:ind w:left="720"/>
          </w:pPr>
          <w:r>
            <w:t>User ‘testExpAdmin’ is able to login</w:t>
          </w:r>
        </w:p>
        <w:p w14:paraId="72197304" w14:textId="77777777" w:rsidR="00006302" w:rsidRDefault="00006302" w:rsidP="00006302">
          <w:pPr>
            <w:pStyle w:val="Heading4"/>
          </w:pPr>
          <w:r>
            <w:t>Criteria for Evaluating Results</w:t>
          </w:r>
        </w:p>
        <w:p w14:paraId="71A8C391" w14:textId="50BB3EF6" w:rsidR="00E12EFB" w:rsidRPr="00E12EFB" w:rsidRDefault="00E12EFB" w:rsidP="00E12EFB">
          <w:pPr>
            <w:ind w:left="720"/>
          </w:pPr>
          <w:r>
            <w:t>N/A</w:t>
          </w:r>
        </w:p>
        <w:p w14:paraId="555E5424" w14:textId="77777777" w:rsidR="00006302" w:rsidRDefault="00006302" w:rsidP="00006302">
          <w:pPr>
            <w:pStyle w:val="Heading4"/>
          </w:pPr>
          <w:r>
            <w:t>Test Procedure</w:t>
          </w:r>
        </w:p>
        <w:p w14:paraId="3C0BFEA1" w14:textId="47DEDD4C" w:rsidR="00E12EFB" w:rsidRPr="00E12EFB" w:rsidRDefault="00E12EFB" w:rsidP="00E12EFB">
          <w:pPr>
            <w:ind w:left="720"/>
          </w:pPr>
          <w:r>
            <w:t>See WebUITestDocumentation.</w:t>
          </w:r>
        </w:p>
        <w:p w14:paraId="1ECED44E" w14:textId="77777777" w:rsidR="00006302" w:rsidRDefault="00006302" w:rsidP="00006302">
          <w:pPr>
            <w:pStyle w:val="Heading4"/>
          </w:pPr>
          <w:r>
            <w:t>Assumptions and Constraints</w:t>
          </w:r>
        </w:p>
        <w:p w14:paraId="5EDCED54" w14:textId="3E38C783" w:rsidR="00E12EFB" w:rsidRPr="00E12EFB" w:rsidRDefault="00E12EFB" w:rsidP="00E12EFB">
          <w:pPr>
            <w:ind w:left="720"/>
          </w:pPr>
          <w:r>
            <w:t>See WebUITestDocumentation.</w:t>
          </w:r>
        </w:p>
        <w:p w14:paraId="6E6C2A42" w14:textId="36FAEBA7" w:rsidR="00006302" w:rsidRDefault="00006302" w:rsidP="00006302">
          <w:pPr>
            <w:pStyle w:val="Heading3"/>
          </w:pPr>
          <w:r>
            <w:t>Login Patient</w:t>
          </w:r>
        </w:p>
        <w:p w14:paraId="65E295F6" w14:textId="77777777" w:rsidR="00006302" w:rsidRDefault="00006302" w:rsidP="00006302">
          <w:pPr>
            <w:pStyle w:val="Heading4"/>
          </w:pPr>
          <w:r>
            <w:t>Requirements Addressed</w:t>
          </w:r>
        </w:p>
        <w:p w14:paraId="2C39B13F" w14:textId="77777777" w:rsidR="00E12EFB" w:rsidRDefault="00E12EFB" w:rsidP="00E12EFB">
          <w:pPr>
            <w:pStyle w:val="ListParagraph"/>
            <w:numPr>
              <w:ilvl w:val="0"/>
              <w:numId w:val="11"/>
            </w:numPr>
          </w:pPr>
          <w:r>
            <w:t>3.1.1: System shall provide user authentication</w:t>
          </w:r>
        </w:p>
        <w:p w14:paraId="220C4DB5" w14:textId="5CF525BF" w:rsidR="00E12EFB" w:rsidRPr="00E12EFB" w:rsidRDefault="00E12EFB" w:rsidP="00E12EFB">
          <w:pPr>
            <w:pStyle w:val="ListParagraph"/>
            <w:numPr>
              <w:ilvl w:val="0"/>
              <w:numId w:val="11"/>
            </w:numPr>
          </w:pPr>
          <w:r>
            <w:t>3.1.1.5: System shall allow user to log out of account</w:t>
          </w:r>
        </w:p>
        <w:p w14:paraId="409FE7F1" w14:textId="77777777" w:rsidR="00006302" w:rsidRDefault="00006302" w:rsidP="00006302">
          <w:pPr>
            <w:pStyle w:val="Heading4"/>
          </w:pPr>
          <w:r>
            <w:t>Prerequisite Conditions</w:t>
          </w:r>
        </w:p>
        <w:p w14:paraId="40CAA00D" w14:textId="77777777" w:rsidR="00E12EFB" w:rsidRDefault="00E12EFB" w:rsidP="00E12EFB">
          <w:pPr>
            <w:pStyle w:val="ListParagraph"/>
            <w:numPr>
              <w:ilvl w:val="0"/>
              <w:numId w:val="12"/>
            </w:numPr>
          </w:pPr>
          <w:r>
            <w:t>Users are logged off</w:t>
          </w:r>
        </w:p>
        <w:p w14:paraId="2E9EBA12" w14:textId="21A7C75B" w:rsidR="00E12EFB" w:rsidRPr="00E12EFB" w:rsidRDefault="00E12EFB" w:rsidP="00E12EFB">
          <w:pPr>
            <w:pStyle w:val="ListParagraph"/>
            <w:numPr>
              <w:ilvl w:val="0"/>
              <w:numId w:val="12"/>
            </w:numPr>
          </w:pPr>
          <w:r>
            <w:t>User ‘testPhysician’ exists with password ‘P@ssword10’</w:t>
          </w:r>
        </w:p>
        <w:p w14:paraId="5191DFC4" w14:textId="77777777" w:rsidR="00006302" w:rsidRDefault="00006302" w:rsidP="00006302">
          <w:pPr>
            <w:pStyle w:val="Heading4"/>
          </w:pPr>
          <w:r>
            <w:t>Test Input</w:t>
          </w:r>
        </w:p>
        <w:p w14:paraId="110461DB" w14:textId="44E55DA0" w:rsidR="00E12EFB" w:rsidRPr="00E12EFB" w:rsidRDefault="00E12EFB" w:rsidP="00E12EFB">
          <w:pPr>
            <w:ind w:left="720"/>
          </w:pPr>
          <w:r>
            <w:t>N/A</w:t>
          </w:r>
        </w:p>
        <w:p w14:paraId="64424C86" w14:textId="77777777" w:rsidR="00006302" w:rsidRDefault="00006302" w:rsidP="00006302">
          <w:pPr>
            <w:pStyle w:val="Heading4"/>
          </w:pPr>
          <w:r>
            <w:t>Expected Test Results</w:t>
          </w:r>
        </w:p>
        <w:p w14:paraId="071BF7FA" w14:textId="760CDDE0" w:rsidR="00E12EFB" w:rsidRPr="00E12EFB" w:rsidRDefault="00E12EFB" w:rsidP="00E12EFB">
          <w:pPr>
            <w:ind w:left="720"/>
          </w:pPr>
          <w:r>
            <w:t>User ‘testPatient’ is able to login</w:t>
          </w:r>
        </w:p>
        <w:p w14:paraId="5E7EA737" w14:textId="77777777" w:rsidR="00006302" w:rsidRDefault="00006302" w:rsidP="00006302">
          <w:pPr>
            <w:pStyle w:val="Heading4"/>
          </w:pPr>
          <w:r>
            <w:t>Criteria for Evaluating Results</w:t>
          </w:r>
        </w:p>
        <w:p w14:paraId="618C2B0D" w14:textId="6BF0CD57" w:rsidR="00E12EFB" w:rsidRPr="00E12EFB" w:rsidRDefault="00E12EFB" w:rsidP="00E12EFB">
          <w:pPr>
            <w:ind w:left="720"/>
          </w:pPr>
          <w:r>
            <w:t>N/A</w:t>
          </w:r>
        </w:p>
        <w:p w14:paraId="3BE1D075" w14:textId="77777777" w:rsidR="00006302" w:rsidRDefault="00006302" w:rsidP="00006302">
          <w:pPr>
            <w:pStyle w:val="Heading4"/>
          </w:pPr>
          <w:r>
            <w:t>Test Procedure</w:t>
          </w:r>
        </w:p>
        <w:p w14:paraId="26EF130D" w14:textId="39327163" w:rsidR="00E12EFB" w:rsidRPr="00E12EFB" w:rsidRDefault="00E12EFB" w:rsidP="00E12EFB">
          <w:pPr>
            <w:ind w:left="720"/>
          </w:pPr>
          <w:r>
            <w:t>See WebUITestDocumentation.</w:t>
          </w:r>
        </w:p>
        <w:p w14:paraId="6106EC6C" w14:textId="77777777" w:rsidR="00006302" w:rsidRDefault="00006302" w:rsidP="00006302">
          <w:pPr>
            <w:pStyle w:val="Heading4"/>
          </w:pPr>
          <w:r>
            <w:t>Assumptions and Constraints</w:t>
          </w:r>
        </w:p>
        <w:p w14:paraId="419A3E02" w14:textId="59B3764C" w:rsidR="002956AB" w:rsidRPr="002956AB" w:rsidRDefault="002956AB" w:rsidP="002956AB">
          <w:pPr>
            <w:ind w:left="720"/>
          </w:pPr>
          <w:r>
            <w:t>See WebUITestDocumentation.</w:t>
          </w:r>
        </w:p>
        <w:p w14:paraId="7EF39D3C" w14:textId="2B838D99" w:rsidR="002956AB" w:rsidRPr="002956AB" w:rsidRDefault="00006302" w:rsidP="002956AB">
          <w:pPr>
            <w:pStyle w:val="Heading3"/>
          </w:pPr>
          <w:r>
            <w:t>Login System Admin</w:t>
          </w:r>
        </w:p>
        <w:p w14:paraId="6D4ECEC1" w14:textId="77777777" w:rsidR="00006302" w:rsidRDefault="00006302" w:rsidP="00006302">
          <w:pPr>
            <w:pStyle w:val="Heading4"/>
          </w:pPr>
          <w:r>
            <w:t>Requirements Addressed</w:t>
          </w:r>
        </w:p>
        <w:p w14:paraId="3D21D9A5" w14:textId="77777777" w:rsidR="002956AB" w:rsidRDefault="002956AB" w:rsidP="002956AB">
          <w:pPr>
            <w:pStyle w:val="ListParagraph"/>
            <w:numPr>
              <w:ilvl w:val="0"/>
              <w:numId w:val="11"/>
            </w:numPr>
          </w:pPr>
          <w:r>
            <w:t>3.1.1: System shall provide user authentication</w:t>
          </w:r>
        </w:p>
        <w:p w14:paraId="6334A2B3" w14:textId="50EB5441" w:rsidR="002956AB" w:rsidRPr="002956AB" w:rsidRDefault="002956AB" w:rsidP="002956AB">
          <w:pPr>
            <w:pStyle w:val="ListParagraph"/>
            <w:numPr>
              <w:ilvl w:val="0"/>
              <w:numId w:val="11"/>
            </w:numPr>
          </w:pPr>
          <w:r>
            <w:t>3.1.1.5: System shall allow user to log out of account</w:t>
          </w:r>
        </w:p>
        <w:p w14:paraId="035EAC11" w14:textId="77777777" w:rsidR="00006302" w:rsidRDefault="00006302" w:rsidP="00006302">
          <w:pPr>
            <w:pStyle w:val="Heading4"/>
          </w:pPr>
          <w:r>
            <w:t>Prerequisite Conditions</w:t>
          </w:r>
        </w:p>
        <w:p w14:paraId="026FF5AC" w14:textId="77777777" w:rsidR="002956AB" w:rsidRDefault="002956AB" w:rsidP="002956AB">
          <w:pPr>
            <w:pStyle w:val="ListParagraph"/>
            <w:numPr>
              <w:ilvl w:val="0"/>
              <w:numId w:val="12"/>
            </w:numPr>
          </w:pPr>
          <w:r>
            <w:t>Users are logged off</w:t>
          </w:r>
        </w:p>
        <w:p w14:paraId="4650939A" w14:textId="27EEA260" w:rsidR="002956AB" w:rsidRPr="002956AB" w:rsidRDefault="002956AB" w:rsidP="002956AB">
          <w:pPr>
            <w:pStyle w:val="ListParagraph"/>
            <w:numPr>
              <w:ilvl w:val="0"/>
              <w:numId w:val="12"/>
            </w:numPr>
          </w:pPr>
          <w:r>
            <w:t>User ‘</w:t>
          </w:r>
          <w:r>
            <w:t>fitadmin</w:t>
          </w:r>
          <w:r>
            <w:t>’ exists with password ‘P</w:t>
          </w:r>
          <w:r>
            <w:t>assword1!’</w:t>
          </w:r>
        </w:p>
        <w:p w14:paraId="61FBB5A8" w14:textId="77777777" w:rsidR="00006302" w:rsidRDefault="00006302" w:rsidP="00006302">
          <w:pPr>
            <w:pStyle w:val="Heading4"/>
          </w:pPr>
          <w:r>
            <w:t>Test Input</w:t>
          </w:r>
        </w:p>
        <w:p w14:paraId="08589DDF" w14:textId="37771267" w:rsidR="002956AB" w:rsidRPr="002956AB" w:rsidRDefault="002956AB" w:rsidP="002956AB">
          <w:pPr>
            <w:ind w:left="720"/>
          </w:pPr>
          <w:r>
            <w:t>N/A</w:t>
          </w:r>
        </w:p>
        <w:p w14:paraId="1074D1B0" w14:textId="77777777" w:rsidR="00006302" w:rsidRDefault="00006302" w:rsidP="00006302">
          <w:pPr>
            <w:pStyle w:val="Heading4"/>
          </w:pPr>
          <w:r>
            <w:t>Expected Test Results</w:t>
          </w:r>
        </w:p>
        <w:p w14:paraId="51697E67" w14:textId="346F6326" w:rsidR="002956AB" w:rsidRPr="002956AB" w:rsidRDefault="002956AB" w:rsidP="002956AB">
          <w:pPr>
            <w:ind w:left="720"/>
          </w:pPr>
          <w:r>
            <w:t>User ‘fitadmin’ is able to login</w:t>
          </w:r>
        </w:p>
        <w:p w14:paraId="6C9D16BD" w14:textId="77777777" w:rsidR="00006302" w:rsidRDefault="00006302" w:rsidP="00006302">
          <w:pPr>
            <w:pStyle w:val="Heading4"/>
          </w:pPr>
          <w:r>
            <w:t>Criteria for Evaluating Results</w:t>
          </w:r>
        </w:p>
        <w:p w14:paraId="57159B10" w14:textId="0C30E5D8" w:rsidR="002956AB" w:rsidRPr="002956AB" w:rsidRDefault="002956AB" w:rsidP="002956AB">
          <w:pPr>
            <w:ind w:left="720"/>
          </w:pPr>
          <w:r>
            <w:t>N/A</w:t>
          </w:r>
        </w:p>
        <w:p w14:paraId="617E4DA4" w14:textId="77777777" w:rsidR="00006302" w:rsidRDefault="00006302" w:rsidP="00006302">
          <w:pPr>
            <w:pStyle w:val="Heading4"/>
          </w:pPr>
          <w:r>
            <w:t>Test Procedure</w:t>
          </w:r>
        </w:p>
        <w:p w14:paraId="6BF7C124" w14:textId="0C0A2C1E" w:rsidR="002956AB" w:rsidRPr="002956AB" w:rsidRDefault="002956AB" w:rsidP="002956AB">
          <w:pPr>
            <w:ind w:left="720"/>
          </w:pPr>
          <w:r>
            <w:t>See WebUITestDocumentation.</w:t>
          </w:r>
        </w:p>
        <w:p w14:paraId="45756585" w14:textId="77777777" w:rsidR="00006302" w:rsidRDefault="00006302" w:rsidP="00006302">
          <w:pPr>
            <w:pStyle w:val="Heading4"/>
          </w:pPr>
          <w:r>
            <w:t>Assumptions and Constraints</w:t>
          </w:r>
        </w:p>
        <w:p w14:paraId="6F70842A" w14:textId="0EF7CE16" w:rsidR="002956AB" w:rsidRPr="002956AB" w:rsidRDefault="002956AB" w:rsidP="002956AB">
          <w:pPr>
            <w:ind w:left="720"/>
          </w:pPr>
          <w:r>
            <w:t>See WebUITestDocumentation.</w:t>
          </w:r>
        </w:p>
        <w:p w14:paraId="7241972C" w14:textId="67A91202" w:rsidR="00006302" w:rsidRDefault="00006302" w:rsidP="00006302">
          <w:pPr>
            <w:pStyle w:val="Heading3"/>
          </w:pPr>
          <w:r>
            <w:t>Login Bad Pass</w:t>
          </w:r>
        </w:p>
        <w:p w14:paraId="67C7B4B9" w14:textId="77777777" w:rsidR="00006302" w:rsidRDefault="00006302" w:rsidP="00006302">
          <w:pPr>
            <w:pStyle w:val="Heading4"/>
          </w:pPr>
          <w:r>
            <w:t>Requirements Addressed</w:t>
          </w:r>
        </w:p>
        <w:p w14:paraId="17F9FB3A" w14:textId="6452C59C" w:rsidR="002956AB" w:rsidRPr="002956AB" w:rsidRDefault="002956AB" w:rsidP="002956AB">
          <w:pPr>
            <w:pStyle w:val="ListParagraph"/>
            <w:numPr>
              <w:ilvl w:val="0"/>
              <w:numId w:val="11"/>
            </w:numPr>
          </w:pPr>
          <w:r>
            <w:t>3.1.1: System shall provide user authentication</w:t>
          </w:r>
        </w:p>
        <w:p w14:paraId="736D0368" w14:textId="77777777" w:rsidR="00006302" w:rsidRDefault="00006302" w:rsidP="00006302">
          <w:pPr>
            <w:pStyle w:val="Heading4"/>
          </w:pPr>
          <w:r>
            <w:t>Prerequisite Conditions</w:t>
          </w:r>
        </w:p>
        <w:p w14:paraId="418A0982" w14:textId="77777777" w:rsidR="002956AB" w:rsidRDefault="002956AB" w:rsidP="002956AB">
          <w:pPr>
            <w:pStyle w:val="ListParagraph"/>
            <w:numPr>
              <w:ilvl w:val="0"/>
              <w:numId w:val="12"/>
            </w:numPr>
          </w:pPr>
          <w:r>
            <w:t>Users are logged off</w:t>
          </w:r>
        </w:p>
        <w:p w14:paraId="3FDB2CFA" w14:textId="2F656FCF" w:rsidR="002956AB" w:rsidRPr="002956AB" w:rsidRDefault="002956AB" w:rsidP="002956AB">
          <w:pPr>
            <w:pStyle w:val="ListParagraph"/>
            <w:numPr>
              <w:ilvl w:val="0"/>
              <w:numId w:val="12"/>
            </w:numPr>
          </w:pPr>
          <w:r>
            <w:t>User ‘testPhysician’ exists with password ‘P@ssword10’</w:t>
          </w:r>
        </w:p>
        <w:p w14:paraId="3828A3B1" w14:textId="77777777" w:rsidR="00006302" w:rsidRDefault="00006302" w:rsidP="00006302">
          <w:pPr>
            <w:pStyle w:val="Heading4"/>
          </w:pPr>
          <w:r>
            <w:t>Test Input</w:t>
          </w:r>
        </w:p>
        <w:p w14:paraId="65A31485" w14:textId="7B3F94A0" w:rsidR="002956AB" w:rsidRPr="002956AB" w:rsidRDefault="002956AB" w:rsidP="002956AB">
          <w:pPr>
            <w:ind w:left="720"/>
          </w:pPr>
          <w:r>
            <w:t>N/A</w:t>
          </w:r>
        </w:p>
        <w:p w14:paraId="0A1CA155" w14:textId="77777777" w:rsidR="00006302" w:rsidRDefault="00006302" w:rsidP="00006302">
          <w:pPr>
            <w:pStyle w:val="Heading4"/>
          </w:pPr>
          <w:r>
            <w:t>Expected Test Results</w:t>
          </w:r>
        </w:p>
        <w:p w14:paraId="5D6119B4" w14:textId="522D6006" w:rsidR="002956AB" w:rsidRPr="002956AB" w:rsidRDefault="002956AB" w:rsidP="002956AB">
          <w:pPr>
            <w:ind w:left="720"/>
          </w:pPr>
          <w:r>
            <w:t>User ‘testPhysician’ cannot login with incorrect password</w:t>
          </w:r>
        </w:p>
        <w:p w14:paraId="0766002A" w14:textId="77777777" w:rsidR="00006302" w:rsidRDefault="00006302" w:rsidP="00006302">
          <w:pPr>
            <w:pStyle w:val="Heading4"/>
          </w:pPr>
          <w:r>
            <w:t>Criteria for Evaluating Results</w:t>
          </w:r>
        </w:p>
        <w:p w14:paraId="24C5F90A" w14:textId="4B31C466" w:rsidR="002956AB" w:rsidRPr="002956AB" w:rsidRDefault="002956AB" w:rsidP="002956AB">
          <w:pPr>
            <w:ind w:left="720"/>
          </w:pPr>
          <w:r>
            <w:t>N/A</w:t>
          </w:r>
        </w:p>
        <w:p w14:paraId="6F210D44" w14:textId="77777777" w:rsidR="00006302" w:rsidRDefault="00006302" w:rsidP="00006302">
          <w:pPr>
            <w:pStyle w:val="Heading4"/>
          </w:pPr>
          <w:r>
            <w:t>Test Procedure</w:t>
          </w:r>
        </w:p>
        <w:p w14:paraId="64A91EFB" w14:textId="7291901A" w:rsidR="002956AB" w:rsidRPr="002956AB" w:rsidRDefault="002956AB" w:rsidP="002956AB">
          <w:pPr>
            <w:ind w:left="720"/>
          </w:pPr>
          <w:r>
            <w:t>See WebUITestDocumentation.</w:t>
          </w:r>
        </w:p>
        <w:p w14:paraId="6206EAE1" w14:textId="77777777" w:rsidR="00006302" w:rsidRDefault="00006302" w:rsidP="00006302">
          <w:pPr>
            <w:pStyle w:val="Heading4"/>
          </w:pPr>
          <w:r>
            <w:t>Assumptions and Constraints</w:t>
          </w:r>
        </w:p>
        <w:p w14:paraId="40DD3428" w14:textId="3A69CF82" w:rsidR="002956AB" w:rsidRPr="002956AB" w:rsidRDefault="002956AB" w:rsidP="002956AB">
          <w:pPr>
            <w:ind w:left="720"/>
          </w:pPr>
          <w:r>
            <w:t>See WebUITestDocumentation.</w:t>
          </w:r>
        </w:p>
        <w:p w14:paraId="4021B1A6" w14:textId="1B81C438" w:rsidR="00006302" w:rsidRDefault="00006302" w:rsidP="00006302">
          <w:pPr>
            <w:pStyle w:val="Heading3"/>
          </w:pPr>
          <w:r>
            <w:t>Login Bad User</w:t>
          </w:r>
        </w:p>
        <w:p w14:paraId="6C8B864E" w14:textId="77777777" w:rsidR="00006302" w:rsidRDefault="00006302" w:rsidP="00006302">
          <w:pPr>
            <w:pStyle w:val="Heading4"/>
          </w:pPr>
          <w:r>
            <w:t>Requirements Addressed</w:t>
          </w:r>
        </w:p>
        <w:p w14:paraId="7CD5B746" w14:textId="57F150B0" w:rsidR="002956AB" w:rsidRPr="002956AB" w:rsidRDefault="002956AB" w:rsidP="002956AB">
          <w:pPr>
            <w:pStyle w:val="ListParagraph"/>
            <w:numPr>
              <w:ilvl w:val="0"/>
              <w:numId w:val="11"/>
            </w:numPr>
          </w:pPr>
          <w:r>
            <w:t>3.1.1: System shall provide user authentication</w:t>
          </w:r>
        </w:p>
        <w:p w14:paraId="3FAC42AA" w14:textId="77777777" w:rsidR="00006302" w:rsidRDefault="00006302" w:rsidP="00006302">
          <w:pPr>
            <w:pStyle w:val="Heading4"/>
          </w:pPr>
          <w:r>
            <w:t>Prerequisite Conditions</w:t>
          </w:r>
        </w:p>
        <w:p w14:paraId="33B4604F" w14:textId="4A4BFC15" w:rsidR="002956AB" w:rsidRPr="002956AB" w:rsidRDefault="002956AB" w:rsidP="002956AB">
          <w:pPr>
            <w:pStyle w:val="ListParagraph"/>
            <w:numPr>
              <w:ilvl w:val="0"/>
              <w:numId w:val="11"/>
            </w:numPr>
          </w:pPr>
          <w:r>
            <w:t>User ‘fake’ does not exist</w:t>
          </w:r>
        </w:p>
        <w:p w14:paraId="4E8655FD" w14:textId="77777777" w:rsidR="00006302" w:rsidRDefault="00006302" w:rsidP="00006302">
          <w:pPr>
            <w:pStyle w:val="Heading4"/>
          </w:pPr>
          <w:r>
            <w:t>Test Input</w:t>
          </w:r>
        </w:p>
        <w:p w14:paraId="482EB9F7" w14:textId="0493AB71" w:rsidR="002956AB" w:rsidRPr="002956AB" w:rsidRDefault="002956AB" w:rsidP="002956AB">
          <w:pPr>
            <w:ind w:left="720"/>
          </w:pPr>
          <w:r>
            <w:t>N/A</w:t>
          </w:r>
        </w:p>
        <w:p w14:paraId="129DA9C6" w14:textId="77777777" w:rsidR="00006302" w:rsidRDefault="00006302" w:rsidP="00006302">
          <w:pPr>
            <w:pStyle w:val="Heading4"/>
          </w:pPr>
          <w:r>
            <w:t>Expected Test Results</w:t>
          </w:r>
        </w:p>
        <w:p w14:paraId="2C8F7CA6" w14:textId="679EA77C" w:rsidR="002956AB" w:rsidRPr="002956AB" w:rsidRDefault="002956AB" w:rsidP="002956AB">
          <w:pPr>
            <w:ind w:left="720"/>
          </w:pPr>
          <w:r>
            <w:t>User ‘fake’ is not able to login</w:t>
          </w:r>
        </w:p>
        <w:p w14:paraId="4586C2C2" w14:textId="77777777" w:rsidR="00006302" w:rsidRDefault="00006302" w:rsidP="00006302">
          <w:pPr>
            <w:pStyle w:val="Heading4"/>
          </w:pPr>
          <w:r>
            <w:t>Criteria for Evaluating Results</w:t>
          </w:r>
        </w:p>
        <w:p w14:paraId="481BFA15" w14:textId="0036832B" w:rsidR="002956AB" w:rsidRPr="002956AB" w:rsidRDefault="002956AB" w:rsidP="002956AB">
          <w:pPr>
            <w:ind w:left="720"/>
          </w:pPr>
          <w:r>
            <w:t>N/A</w:t>
          </w:r>
        </w:p>
        <w:p w14:paraId="5DEA5E4C" w14:textId="77777777" w:rsidR="00006302" w:rsidRDefault="00006302" w:rsidP="00006302">
          <w:pPr>
            <w:pStyle w:val="Heading4"/>
          </w:pPr>
          <w:r>
            <w:t>Test Procedure</w:t>
          </w:r>
        </w:p>
        <w:p w14:paraId="339571B3" w14:textId="4652C9F5" w:rsidR="002956AB" w:rsidRPr="002956AB" w:rsidRDefault="002956AB" w:rsidP="002956AB">
          <w:pPr>
            <w:ind w:left="720"/>
          </w:pPr>
          <w:r>
            <w:t>See WebUITestDocumentation.</w:t>
          </w:r>
        </w:p>
        <w:p w14:paraId="033070F1" w14:textId="77777777" w:rsidR="00006302" w:rsidRDefault="00006302" w:rsidP="00006302">
          <w:pPr>
            <w:pStyle w:val="Heading4"/>
          </w:pPr>
          <w:r>
            <w:t>Assumptions and Constraints</w:t>
          </w:r>
        </w:p>
        <w:p w14:paraId="58F77A41" w14:textId="1609A91F" w:rsidR="002956AB" w:rsidRPr="002956AB" w:rsidRDefault="002956AB" w:rsidP="002956AB">
          <w:pPr>
            <w:ind w:left="576"/>
          </w:pPr>
          <w:r>
            <w:t>See WebUITestDocumentation.</w:t>
          </w:r>
        </w:p>
        <w:p w14:paraId="101F4AB5" w14:textId="6F113280" w:rsidR="00006302" w:rsidRDefault="00006302" w:rsidP="00006302">
          <w:pPr>
            <w:pStyle w:val="Heading2"/>
          </w:pPr>
          <w:r>
            <w:t>Pytest.Password</w:t>
          </w:r>
        </w:p>
        <w:p w14:paraId="375127A3" w14:textId="48DF685E" w:rsidR="00006302" w:rsidRDefault="00006302" w:rsidP="00006302">
          <w:pPr>
            <w:pStyle w:val="Heading3"/>
          </w:pPr>
          <w:r>
            <w:t>Good Password</w:t>
          </w:r>
        </w:p>
        <w:p w14:paraId="7645B558" w14:textId="77777777" w:rsidR="00006302" w:rsidRDefault="00006302" w:rsidP="00006302">
          <w:pPr>
            <w:pStyle w:val="Heading4"/>
          </w:pPr>
          <w:r>
            <w:t>Requirements Addressed</w:t>
          </w:r>
        </w:p>
        <w:p w14:paraId="18C0264F" w14:textId="4FC44DE7" w:rsidR="002956AB" w:rsidRDefault="002956AB" w:rsidP="002956AB">
          <w:pPr>
            <w:pStyle w:val="ListParagraph"/>
            <w:numPr>
              <w:ilvl w:val="0"/>
              <w:numId w:val="11"/>
            </w:numPr>
          </w:pPr>
          <w:r>
            <w:t>3.1.1.4: System requires a minimum security criteria</w:t>
          </w:r>
        </w:p>
        <w:p w14:paraId="20C20EF3" w14:textId="37D8703F" w:rsidR="002956AB" w:rsidRDefault="002956AB" w:rsidP="002956AB">
          <w:pPr>
            <w:pStyle w:val="ListParagraph"/>
            <w:numPr>
              <w:ilvl w:val="0"/>
              <w:numId w:val="11"/>
            </w:numPr>
          </w:pPr>
          <w:r>
            <w:t>3.1.1.4.1: Password must be at least 10 characters</w:t>
          </w:r>
        </w:p>
        <w:p w14:paraId="0EDFB967" w14:textId="5570D71B" w:rsidR="002956AB" w:rsidRDefault="002956AB" w:rsidP="002956AB">
          <w:pPr>
            <w:pStyle w:val="ListParagraph"/>
            <w:numPr>
              <w:ilvl w:val="0"/>
              <w:numId w:val="11"/>
            </w:numPr>
          </w:pPr>
          <w:r>
            <w:t>3.1.1.4.2: Password shall contain at least 1 upper and 1 lower case character</w:t>
          </w:r>
        </w:p>
        <w:p w14:paraId="1F81E668" w14:textId="02DA0957" w:rsidR="002956AB" w:rsidRDefault="002956AB" w:rsidP="002956AB">
          <w:pPr>
            <w:pStyle w:val="ListParagraph"/>
            <w:numPr>
              <w:ilvl w:val="0"/>
              <w:numId w:val="11"/>
            </w:numPr>
          </w:pPr>
          <w:r>
            <w:t>3.1.1.4.3: Password shall contain at least 1 number</w:t>
          </w:r>
        </w:p>
        <w:p w14:paraId="4B7FD9F9" w14:textId="0A4E7278" w:rsidR="002956AB" w:rsidRPr="002956AB" w:rsidRDefault="002956AB" w:rsidP="002956AB">
          <w:pPr>
            <w:pStyle w:val="ListParagraph"/>
            <w:numPr>
              <w:ilvl w:val="0"/>
              <w:numId w:val="11"/>
            </w:numPr>
          </w:pPr>
          <w:r>
            <w:t>3.1.1.4.4: Password shall contain at least 1 special character</w:t>
          </w:r>
        </w:p>
        <w:p w14:paraId="6B4AF298" w14:textId="77777777" w:rsidR="00006302" w:rsidRDefault="00006302" w:rsidP="00006302">
          <w:pPr>
            <w:pStyle w:val="Heading4"/>
          </w:pPr>
          <w:r>
            <w:t>Prerequisite Conditions</w:t>
          </w:r>
        </w:p>
        <w:p w14:paraId="73C3BF85" w14:textId="724915F6" w:rsidR="002956AB" w:rsidRDefault="002956AB" w:rsidP="002956AB">
          <w:pPr>
            <w:pStyle w:val="ListParagraph"/>
            <w:numPr>
              <w:ilvl w:val="0"/>
              <w:numId w:val="13"/>
            </w:numPr>
          </w:pPr>
          <w:r>
            <w:t>Users are logged off</w:t>
          </w:r>
        </w:p>
        <w:p w14:paraId="3791DFF2" w14:textId="78B5DD0D" w:rsidR="002956AB" w:rsidRPr="002956AB" w:rsidRDefault="002956AB" w:rsidP="002956AB">
          <w:pPr>
            <w:pStyle w:val="ListParagraph"/>
            <w:numPr>
              <w:ilvl w:val="0"/>
              <w:numId w:val="13"/>
            </w:numPr>
          </w:pPr>
          <w:r>
            <w:t>User ‘pjfry’ does not exist</w:t>
          </w:r>
        </w:p>
        <w:p w14:paraId="3549945A" w14:textId="77777777" w:rsidR="00006302" w:rsidRDefault="00006302" w:rsidP="00006302">
          <w:pPr>
            <w:pStyle w:val="Heading4"/>
          </w:pPr>
          <w:r>
            <w:t>Test Input</w:t>
          </w:r>
        </w:p>
        <w:p w14:paraId="6D1B8E17" w14:textId="3ABCDAFC" w:rsidR="002956AB" w:rsidRPr="002956AB" w:rsidRDefault="002956AB" w:rsidP="002956AB">
          <w:pPr>
            <w:ind w:left="720"/>
          </w:pPr>
          <w:r>
            <w:t>N/A</w:t>
          </w:r>
        </w:p>
        <w:p w14:paraId="62CD0028" w14:textId="77777777" w:rsidR="00006302" w:rsidRDefault="00006302" w:rsidP="00006302">
          <w:pPr>
            <w:pStyle w:val="Heading4"/>
          </w:pPr>
          <w:r>
            <w:t>Expected Test Results</w:t>
          </w:r>
        </w:p>
        <w:p w14:paraId="0AFA9A39" w14:textId="1B41F06D" w:rsidR="002956AB" w:rsidRPr="002956AB" w:rsidRDefault="002956AB" w:rsidP="002956AB">
          <w:pPr>
            <w:ind w:left="720"/>
          </w:pPr>
          <w:r>
            <w:t>User ‘pjfry’ gets created</w:t>
          </w:r>
        </w:p>
        <w:p w14:paraId="6D8BF8F6" w14:textId="77777777" w:rsidR="00006302" w:rsidRDefault="00006302" w:rsidP="00006302">
          <w:pPr>
            <w:pStyle w:val="Heading4"/>
          </w:pPr>
          <w:r>
            <w:t>Criteria for Evaluating Results</w:t>
          </w:r>
        </w:p>
        <w:p w14:paraId="029810BF" w14:textId="3F5AE8ED" w:rsidR="002956AB" w:rsidRPr="002956AB" w:rsidRDefault="002956AB" w:rsidP="002956AB">
          <w:pPr>
            <w:ind w:left="720"/>
          </w:pPr>
          <w:r>
            <w:t>N/A</w:t>
          </w:r>
        </w:p>
        <w:p w14:paraId="2DDAEDEE" w14:textId="77777777" w:rsidR="00006302" w:rsidRDefault="00006302" w:rsidP="00006302">
          <w:pPr>
            <w:pStyle w:val="Heading4"/>
          </w:pPr>
          <w:r>
            <w:t>Test Procedure</w:t>
          </w:r>
        </w:p>
        <w:p w14:paraId="5E1B9499" w14:textId="4869637F" w:rsidR="002956AB" w:rsidRPr="002956AB" w:rsidRDefault="002956AB" w:rsidP="002956AB">
          <w:pPr>
            <w:ind w:left="720"/>
          </w:pPr>
          <w:r>
            <w:t>See WebUITestDocumentation</w:t>
          </w:r>
        </w:p>
        <w:p w14:paraId="42E680FA" w14:textId="77777777" w:rsidR="00006302" w:rsidRDefault="00006302" w:rsidP="00006302">
          <w:pPr>
            <w:pStyle w:val="Heading4"/>
          </w:pPr>
          <w:r>
            <w:t>Assumptions and Constraints</w:t>
          </w:r>
        </w:p>
        <w:p w14:paraId="1D6EDA35" w14:textId="08F21783" w:rsidR="002956AB" w:rsidRPr="002956AB" w:rsidRDefault="002956AB" w:rsidP="002956AB">
          <w:pPr>
            <w:ind w:left="720"/>
          </w:pPr>
          <w:r>
            <w:t>See WebUITestDocumentation</w:t>
          </w:r>
        </w:p>
        <w:p w14:paraId="25087E20" w14:textId="34A7AF50" w:rsidR="00006302" w:rsidRDefault="00006302" w:rsidP="00006302">
          <w:pPr>
            <w:pStyle w:val="Heading3"/>
          </w:pPr>
          <w:r>
            <w:t>Password Length</w:t>
          </w:r>
        </w:p>
        <w:p w14:paraId="76768B22" w14:textId="77777777" w:rsidR="00006302" w:rsidRDefault="00006302" w:rsidP="00006302">
          <w:pPr>
            <w:pStyle w:val="Heading4"/>
          </w:pPr>
          <w:r>
            <w:t>Requirements Addressed</w:t>
          </w:r>
        </w:p>
        <w:p w14:paraId="405800C7" w14:textId="77777777" w:rsidR="002956AB" w:rsidRDefault="002956AB" w:rsidP="002956AB">
          <w:pPr>
            <w:pStyle w:val="ListParagraph"/>
            <w:numPr>
              <w:ilvl w:val="0"/>
              <w:numId w:val="11"/>
            </w:numPr>
          </w:pPr>
          <w:r>
            <w:t>3.1.1.4: System requires a minimum security criteria</w:t>
          </w:r>
        </w:p>
        <w:p w14:paraId="2976789F" w14:textId="7AC32CE1" w:rsidR="002956AB" w:rsidRPr="002956AB" w:rsidRDefault="002956AB" w:rsidP="002956AB">
          <w:pPr>
            <w:pStyle w:val="ListParagraph"/>
            <w:numPr>
              <w:ilvl w:val="0"/>
              <w:numId w:val="11"/>
            </w:numPr>
          </w:pPr>
          <w:r>
            <w:t>3.1.1.4.1: Password must be at least 10 characters</w:t>
          </w:r>
        </w:p>
        <w:p w14:paraId="3CC49947" w14:textId="77777777" w:rsidR="00006302" w:rsidRDefault="00006302" w:rsidP="00006302">
          <w:pPr>
            <w:pStyle w:val="Heading4"/>
          </w:pPr>
          <w:r>
            <w:t>Prerequisite Conditions</w:t>
          </w:r>
        </w:p>
        <w:p w14:paraId="02B29CA3" w14:textId="525885BC" w:rsidR="002956AB" w:rsidRDefault="002956AB" w:rsidP="002956AB">
          <w:pPr>
            <w:pStyle w:val="ListParagraph"/>
            <w:numPr>
              <w:ilvl w:val="0"/>
              <w:numId w:val="14"/>
            </w:numPr>
          </w:pPr>
          <w:r>
            <w:t>Users are logged off</w:t>
          </w:r>
        </w:p>
        <w:p w14:paraId="06C86F0A" w14:textId="452DEFF9" w:rsidR="002956AB" w:rsidRPr="002956AB" w:rsidRDefault="002956AB" w:rsidP="002956AB">
          <w:pPr>
            <w:pStyle w:val="ListParagraph"/>
            <w:numPr>
              <w:ilvl w:val="0"/>
              <w:numId w:val="14"/>
            </w:numPr>
          </w:pPr>
          <w:r>
            <w:t>User ‘pfry’ does not exist</w:t>
          </w:r>
        </w:p>
        <w:p w14:paraId="5D39116F" w14:textId="77777777" w:rsidR="00006302" w:rsidRDefault="00006302" w:rsidP="00006302">
          <w:pPr>
            <w:pStyle w:val="Heading4"/>
          </w:pPr>
          <w:r>
            <w:t>Test Input</w:t>
          </w:r>
        </w:p>
        <w:p w14:paraId="70935E76" w14:textId="4A4904F4" w:rsidR="002956AB" w:rsidRPr="002956AB" w:rsidRDefault="002956AB" w:rsidP="002956AB">
          <w:pPr>
            <w:ind w:left="720"/>
          </w:pPr>
          <w:r>
            <w:t>N/A</w:t>
          </w:r>
        </w:p>
        <w:p w14:paraId="715EA497" w14:textId="77777777" w:rsidR="00006302" w:rsidRDefault="00006302" w:rsidP="00006302">
          <w:pPr>
            <w:pStyle w:val="Heading4"/>
          </w:pPr>
          <w:r>
            <w:t>Expected Test Results</w:t>
          </w:r>
        </w:p>
        <w:p w14:paraId="2CD5D215" w14:textId="03DF9AF8" w:rsidR="002956AB" w:rsidRPr="002956AB" w:rsidRDefault="002956AB" w:rsidP="002956AB">
          <w:pPr>
            <w:ind w:left="720"/>
          </w:pPr>
          <w:r>
            <w:t>System generates password length error</w:t>
          </w:r>
        </w:p>
        <w:p w14:paraId="56DD29D1" w14:textId="77777777" w:rsidR="00006302" w:rsidRDefault="00006302" w:rsidP="00006302">
          <w:pPr>
            <w:pStyle w:val="Heading4"/>
          </w:pPr>
          <w:r>
            <w:t>Criteria for Evaluating Results</w:t>
          </w:r>
        </w:p>
        <w:p w14:paraId="7EC1B381" w14:textId="577E0440" w:rsidR="002956AB" w:rsidRPr="002956AB" w:rsidRDefault="002956AB" w:rsidP="002956AB">
          <w:pPr>
            <w:ind w:left="720"/>
          </w:pPr>
          <w:r>
            <w:t>N/A</w:t>
          </w:r>
        </w:p>
        <w:p w14:paraId="7D9A2597" w14:textId="77777777" w:rsidR="00006302" w:rsidRDefault="00006302" w:rsidP="00006302">
          <w:pPr>
            <w:pStyle w:val="Heading4"/>
          </w:pPr>
          <w:r>
            <w:t>Test Procedure</w:t>
          </w:r>
        </w:p>
        <w:p w14:paraId="71B4508A" w14:textId="697C6A35" w:rsidR="002956AB" w:rsidRPr="002956AB" w:rsidRDefault="002956AB" w:rsidP="002956AB">
          <w:pPr>
            <w:ind w:left="720"/>
          </w:pPr>
          <w:r>
            <w:t>See WebUITestDocumentation</w:t>
          </w:r>
        </w:p>
        <w:p w14:paraId="1DA11CED" w14:textId="77777777" w:rsidR="00006302" w:rsidRDefault="00006302" w:rsidP="00006302">
          <w:pPr>
            <w:pStyle w:val="Heading4"/>
          </w:pPr>
          <w:r>
            <w:t>Assumptions and Constraints</w:t>
          </w:r>
        </w:p>
        <w:p w14:paraId="00354AD6" w14:textId="57153D67" w:rsidR="002956AB" w:rsidRPr="002956AB" w:rsidRDefault="002956AB" w:rsidP="002956AB">
          <w:pPr>
            <w:ind w:left="720"/>
          </w:pPr>
          <w:r>
            <w:t>See WebUITestDocumentation</w:t>
          </w:r>
        </w:p>
        <w:p w14:paraId="1F665A6C" w14:textId="7C1EA3A3" w:rsidR="00006302" w:rsidRDefault="00006302" w:rsidP="00006302">
          <w:pPr>
            <w:pStyle w:val="Heading3"/>
          </w:pPr>
          <w:r>
            <w:t>Password Case</w:t>
          </w:r>
        </w:p>
        <w:p w14:paraId="1B2F2202" w14:textId="77777777" w:rsidR="00006302" w:rsidRDefault="00006302" w:rsidP="00006302">
          <w:pPr>
            <w:pStyle w:val="Heading4"/>
          </w:pPr>
          <w:r>
            <w:t>Requirements Addressed</w:t>
          </w:r>
        </w:p>
        <w:p w14:paraId="4BCB6332" w14:textId="77777777" w:rsidR="002956AB" w:rsidRDefault="002956AB" w:rsidP="002956AB">
          <w:pPr>
            <w:pStyle w:val="ListParagraph"/>
            <w:numPr>
              <w:ilvl w:val="0"/>
              <w:numId w:val="11"/>
            </w:numPr>
          </w:pPr>
          <w:r>
            <w:t>3.1.1.4: System requires a minimum security criteria</w:t>
          </w:r>
        </w:p>
        <w:p w14:paraId="156DC103" w14:textId="62D744AA" w:rsidR="002956AB" w:rsidRPr="002956AB" w:rsidRDefault="002956AB" w:rsidP="002956AB">
          <w:pPr>
            <w:pStyle w:val="ListParagraph"/>
            <w:numPr>
              <w:ilvl w:val="0"/>
              <w:numId w:val="11"/>
            </w:numPr>
          </w:pPr>
          <w:r>
            <w:t>3.1.1.4.2: Password shall contain at least 1 upper and 1 lower case character</w:t>
          </w:r>
        </w:p>
        <w:p w14:paraId="7A3876D2" w14:textId="77777777" w:rsidR="00006302" w:rsidRDefault="00006302" w:rsidP="00006302">
          <w:pPr>
            <w:pStyle w:val="Heading4"/>
          </w:pPr>
          <w:r>
            <w:t>Prerequisite Conditions</w:t>
          </w:r>
        </w:p>
        <w:p w14:paraId="52656DD4" w14:textId="77777777" w:rsidR="002956AB" w:rsidRDefault="002956AB" w:rsidP="002956AB">
          <w:pPr>
            <w:pStyle w:val="ListParagraph"/>
            <w:numPr>
              <w:ilvl w:val="0"/>
              <w:numId w:val="14"/>
            </w:numPr>
          </w:pPr>
          <w:r>
            <w:t>Users are logged off</w:t>
          </w:r>
        </w:p>
        <w:p w14:paraId="4F82BE55" w14:textId="46F2C73B" w:rsidR="002956AB" w:rsidRPr="002956AB" w:rsidRDefault="002956AB" w:rsidP="002956AB">
          <w:pPr>
            <w:pStyle w:val="ListParagraph"/>
            <w:numPr>
              <w:ilvl w:val="0"/>
              <w:numId w:val="14"/>
            </w:numPr>
          </w:pPr>
          <w:r>
            <w:t>User ‘pfry’ does not exist</w:t>
          </w:r>
        </w:p>
        <w:p w14:paraId="63335D28" w14:textId="77777777" w:rsidR="00006302" w:rsidRDefault="00006302" w:rsidP="00006302">
          <w:pPr>
            <w:pStyle w:val="Heading4"/>
          </w:pPr>
          <w:r>
            <w:t>Test Input</w:t>
          </w:r>
        </w:p>
        <w:p w14:paraId="2892FC1F" w14:textId="696CCED5" w:rsidR="002956AB" w:rsidRPr="002956AB" w:rsidRDefault="002956AB" w:rsidP="002956AB">
          <w:pPr>
            <w:ind w:left="720"/>
          </w:pPr>
          <w:r>
            <w:t>N/A</w:t>
          </w:r>
        </w:p>
        <w:p w14:paraId="4489C5EF" w14:textId="77777777" w:rsidR="00006302" w:rsidRDefault="00006302" w:rsidP="00006302">
          <w:pPr>
            <w:pStyle w:val="Heading4"/>
          </w:pPr>
          <w:r>
            <w:t>Expected Test Results</w:t>
          </w:r>
        </w:p>
        <w:p w14:paraId="122700D3" w14:textId="1058D986" w:rsidR="002956AB" w:rsidRPr="002956AB" w:rsidRDefault="002956AB" w:rsidP="002956AB">
          <w:pPr>
            <w:ind w:left="720"/>
          </w:pPr>
          <w:r>
            <w:t xml:space="preserve">System generates password </w:t>
          </w:r>
          <w:r>
            <w:t>case</w:t>
          </w:r>
          <w:r>
            <w:t xml:space="preserve"> error</w:t>
          </w:r>
        </w:p>
        <w:p w14:paraId="747B4C12" w14:textId="77777777" w:rsidR="00006302" w:rsidRDefault="00006302" w:rsidP="00006302">
          <w:pPr>
            <w:pStyle w:val="Heading4"/>
          </w:pPr>
          <w:r>
            <w:t>Criteria for Evaluating Results</w:t>
          </w:r>
        </w:p>
        <w:p w14:paraId="1BDDA4B5" w14:textId="12CCAA58" w:rsidR="002956AB" w:rsidRPr="002956AB" w:rsidRDefault="002956AB" w:rsidP="002956AB">
          <w:pPr>
            <w:ind w:left="720"/>
          </w:pPr>
          <w:r>
            <w:t>N/A</w:t>
          </w:r>
        </w:p>
        <w:p w14:paraId="39223E1C" w14:textId="77777777" w:rsidR="00006302" w:rsidRDefault="00006302" w:rsidP="00006302">
          <w:pPr>
            <w:pStyle w:val="Heading4"/>
          </w:pPr>
          <w:r>
            <w:t>Test Procedure</w:t>
          </w:r>
        </w:p>
        <w:p w14:paraId="1E15978D" w14:textId="0034EB6D" w:rsidR="002956AB" w:rsidRPr="002956AB" w:rsidRDefault="002956AB" w:rsidP="002956AB">
          <w:pPr>
            <w:ind w:left="720"/>
          </w:pPr>
          <w:r>
            <w:t>See WebUITestDocumentation</w:t>
          </w:r>
        </w:p>
        <w:p w14:paraId="71B57D7A" w14:textId="77777777" w:rsidR="00006302" w:rsidRDefault="00006302" w:rsidP="00006302">
          <w:pPr>
            <w:pStyle w:val="Heading4"/>
          </w:pPr>
          <w:r>
            <w:t>Assumptions and Constraints</w:t>
          </w:r>
        </w:p>
        <w:p w14:paraId="59A043AA" w14:textId="7DB584A9" w:rsidR="002956AB" w:rsidRPr="002956AB" w:rsidRDefault="002956AB" w:rsidP="002956AB">
          <w:pPr>
            <w:ind w:left="720"/>
          </w:pPr>
          <w:r>
            <w:t>See WebUITestDocumentation</w:t>
          </w:r>
        </w:p>
        <w:p w14:paraId="40E3BEE1" w14:textId="02DEF7C6" w:rsidR="00006302" w:rsidRDefault="00006302" w:rsidP="00006302">
          <w:pPr>
            <w:pStyle w:val="Heading3"/>
          </w:pPr>
          <w:r>
            <w:t>Password Digit</w:t>
          </w:r>
        </w:p>
        <w:p w14:paraId="4A6C837B" w14:textId="77777777" w:rsidR="00006302" w:rsidRDefault="00006302" w:rsidP="00006302">
          <w:pPr>
            <w:pStyle w:val="Heading4"/>
          </w:pPr>
          <w:r>
            <w:t>Requirements Addressed</w:t>
          </w:r>
        </w:p>
        <w:p w14:paraId="55C50A2C" w14:textId="77777777" w:rsidR="002956AB" w:rsidRDefault="002956AB" w:rsidP="002956AB">
          <w:pPr>
            <w:pStyle w:val="ListParagraph"/>
            <w:numPr>
              <w:ilvl w:val="0"/>
              <w:numId w:val="11"/>
            </w:numPr>
          </w:pPr>
          <w:r>
            <w:t>3.1.1.4: System requires a minimum security criteria</w:t>
          </w:r>
        </w:p>
        <w:p w14:paraId="00F6D78D" w14:textId="255C4EAE" w:rsidR="002956AB" w:rsidRPr="002956AB" w:rsidRDefault="002956AB" w:rsidP="002956AB">
          <w:pPr>
            <w:pStyle w:val="ListParagraph"/>
            <w:numPr>
              <w:ilvl w:val="0"/>
              <w:numId w:val="11"/>
            </w:numPr>
          </w:pPr>
          <w:r>
            <w:t>3.1.1.4.3: Password shall contain at least 1 number</w:t>
          </w:r>
        </w:p>
        <w:p w14:paraId="3FFCF57A" w14:textId="77777777" w:rsidR="00006302" w:rsidRDefault="00006302" w:rsidP="00006302">
          <w:pPr>
            <w:pStyle w:val="Heading4"/>
          </w:pPr>
          <w:r>
            <w:t>Prerequisite Conditions</w:t>
          </w:r>
        </w:p>
        <w:p w14:paraId="6A216C5E" w14:textId="77777777" w:rsidR="002956AB" w:rsidRDefault="002956AB" w:rsidP="002956AB">
          <w:pPr>
            <w:pStyle w:val="ListParagraph"/>
            <w:numPr>
              <w:ilvl w:val="0"/>
              <w:numId w:val="14"/>
            </w:numPr>
          </w:pPr>
          <w:r>
            <w:t>Users are logged off</w:t>
          </w:r>
        </w:p>
        <w:p w14:paraId="5B56F4E2" w14:textId="582CFDFF" w:rsidR="002956AB" w:rsidRPr="002956AB" w:rsidRDefault="002956AB" w:rsidP="002956AB">
          <w:pPr>
            <w:pStyle w:val="ListParagraph"/>
            <w:numPr>
              <w:ilvl w:val="0"/>
              <w:numId w:val="14"/>
            </w:numPr>
          </w:pPr>
          <w:r>
            <w:t>User ‘pfry’ does not exist</w:t>
          </w:r>
        </w:p>
        <w:p w14:paraId="66622375" w14:textId="77777777" w:rsidR="00006302" w:rsidRDefault="00006302" w:rsidP="00006302">
          <w:pPr>
            <w:pStyle w:val="Heading4"/>
          </w:pPr>
          <w:r>
            <w:t>Test Input</w:t>
          </w:r>
        </w:p>
        <w:p w14:paraId="6F1C0257" w14:textId="706D5D77" w:rsidR="002956AB" w:rsidRPr="002956AB" w:rsidRDefault="002956AB" w:rsidP="002956AB">
          <w:pPr>
            <w:ind w:left="720"/>
          </w:pPr>
          <w:r>
            <w:t>N/A</w:t>
          </w:r>
        </w:p>
        <w:p w14:paraId="5DF72D0C" w14:textId="77777777" w:rsidR="00006302" w:rsidRDefault="00006302" w:rsidP="00006302">
          <w:pPr>
            <w:pStyle w:val="Heading4"/>
          </w:pPr>
          <w:r>
            <w:t>Expected Test Results</w:t>
          </w:r>
        </w:p>
        <w:p w14:paraId="3E5B8EB9" w14:textId="1C8FC05A" w:rsidR="002956AB" w:rsidRPr="002956AB" w:rsidRDefault="002956AB" w:rsidP="002956AB">
          <w:pPr>
            <w:ind w:left="720"/>
          </w:pPr>
          <w:r>
            <w:t>System generates password digit error</w:t>
          </w:r>
        </w:p>
        <w:p w14:paraId="6E8814A0" w14:textId="77777777" w:rsidR="00006302" w:rsidRDefault="00006302" w:rsidP="00006302">
          <w:pPr>
            <w:pStyle w:val="Heading4"/>
          </w:pPr>
          <w:r>
            <w:t>Criteria for Evaluating Results</w:t>
          </w:r>
        </w:p>
        <w:p w14:paraId="3169F4CB" w14:textId="55FAD244" w:rsidR="002956AB" w:rsidRPr="002956AB" w:rsidRDefault="002956AB" w:rsidP="002956AB">
          <w:pPr>
            <w:ind w:left="720"/>
          </w:pPr>
          <w:r>
            <w:t>N/A</w:t>
          </w:r>
        </w:p>
        <w:p w14:paraId="758C3436" w14:textId="77777777" w:rsidR="00006302" w:rsidRDefault="00006302" w:rsidP="00006302">
          <w:pPr>
            <w:pStyle w:val="Heading4"/>
          </w:pPr>
          <w:r>
            <w:t>Test Procedure</w:t>
          </w:r>
        </w:p>
        <w:p w14:paraId="1F26CAD1" w14:textId="19E42309" w:rsidR="002956AB" w:rsidRPr="002956AB" w:rsidRDefault="002956AB" w:rsidP="002956AB">
          <w:pPr>
            <w:ind w:left="720"/>
          </w:pPr>
          <w:r>
            <w:t>See WebUITestDocumentation</w:t>
          </w:r>
        </w:p>
        <w:p w14:paraId="1EBBDFA6" w14:textId="77777777" w:rsidR="00006302" w:rsidRDefault="00006302" w:rsidP="00006302">
          <w:pPr>
            <w:pStyle w:val="Heading4"/>
          </w:pPr>
          <w:r>
            <w:t>Assumptions and Constraints</w:t>
          </w:r>
        </w:p>
        <w:p w14:paraId="069BD662" w14:textId="0AFA088F" w:rsidR="002956AB" w:rsidRPr="002956AB" w:rsidRDefault="002956AB" w:rsidP="002956AB">
          <w:pPr>
            <w:ind w:left="720"/>
          </w:pPr>
          <w:r>
            <w:t>See WebUITestDocumentation</w:t>
          </w:r>
        </w:p>
        <w:p w14:paraId="310E0B94" w14:textId="2C7B8D43" w:rsidR="00006302" w:rsidRDefault="00006302" w:rsidP="00006302">
          <w:pPr>
            <w:pStyle w:val="Heading3"/>
          </w:pPr>
          <w:r>
            <w:t>Password Special Char</w:t>
          </w:r>
        </w:p>
        <w:p w14:paraId="49DB0235" w14:textId="77777777" w:rsidR="00006302" w:rsidRDefault="00006302" w:rsidP="00006302">
          <w:pPr>
            <w:pStyle w:val="Heading4"/>
          </w:pPr>
          <w:r>
            <w:t>Requirements Addressed</w:t>
          </w:r>
        </w:p>
        <w:p w14:paraId="05264C34" w14:textId="77777777" w:rsidR="002956AB" w:rsidRDefault="002956AB" w:rsidP="002956AB">
          <w:pPr>
            <w:pStyle w:val="ListParagraph"/>
            <w:numPr>
              <w:ilvl w:val="0"/>
              <w:numId w:val="11"/>
            </w:numPr>
          </w:pPr>
          <w:r>
            <w:t>3.1.1.4: System requires a minimum security criteria</w:t>
          </w:r>
        </w:p>
        <w:p w14:paraId="6C056E41" w14:textId="6FE8D417" w:rsidR="002956AB" w:rsidRPr="002956AB" w:rsidRDefault="002956AB" w:rsidP="002956AB">
          <w:pPr>
            <w:pStyle w:val="ListParagraph"/>
            <w:numPr>
              <w:ilvl w:val="0"/>
              <w:numId w:val="11"/>
            </w:numPr>
          </w:pPr>
          <w:r>
            <w:t>3.1.1.4.4: Password shall contain at least 1 special character</w:t>
          </w:r>
        </w:p>
        <w:p w14:paraId="71F09413" w14:textId="77777777" w:rsidR="00006302" w:rsidRDefault="00006302" w:rsidP="00006302">
          <w:pPr>
            <w:pStyle w:val="Heading4"/>
          </w:pPr>
          <w:r>
            <w:t>Prerequisite Conditions</w:t>
          </w:r>
        </w:p>
        <w:p w14:paraId="4352199B" w14:textId="77777777" w:rsidR="002956AB" w:rsidRDefault="002956AB" w:rsidP="002956AB">
          <w:pPr>
            <w:pStyle w:val="ListParagraph"/>
            <w:numPr>
              <w:ilvl w:val="0"/>
              <w:numId w:val="14"/>
            </w:numPr>
          </w:pPr>
          <w:r>
            <w:t>Users are logged off</w:t>
          </w:r>
        </w:p>
        <w:p w14:paraId="5C295794" w14:textId="5B36322A" w:rsidR="002956AB" w:rsidRPr="002956AB" w:rsidRDefault="002956AB" w:rsidP="002956AB">
          <w:pPr>
            <w:pStyle w:val="ListParagraph"/>
            <w:numPr>
              <w:ilvl w:val="0"/>
              <w:numId w:val="14"/>
            </w:numPr>
          </w:pPr>
          <w:r>
            <w:t>User ‘pfry’ does not exist</w:t>
          </w:r>
        </w:p>
        <w:p w14:paraId="356DA187" w14:textId="77777777" w:rsidR="00006302" w:rsidRDefault="00006302" w:rsidP="00006302">
          <w:pPr>
            <w:pStyle w:val="Heading4"/>
          </w:pPr>
          <w:r>
            <w:t>Test Input</w:t>
          </w:r>
        </w:p>
        <w:p w14:paraId="39B21029" w14:textId="7F22D8FF" w:rsidR="002956AB" w:rsidRPr="002956AB" w:rsidRDefault="002956AB" w:rsidP="002956AB">
          <w:pPr>
            <w:ind w:firstLine="720"/>
          </w:pPr>
          <w:r>
            <w:t>N/A</w:t>
          </w:r>
        </w:p>
        <w:p w14:paraId="49DA7F00" w14:textId="77777777" w:rsidR="00006302" w:rsidRDefault="00006302" w:rsidP="00006302">
          <w:pPr>
            <w:pStyle w:val="Heading4"/>
          </w:pPr>
          <w:r>
            <w:t>Expected Test Results</w:t>
          </w:r>
        </w:p>
        <w:p w14:paraId="38840681" w14:textId="247D96D3" w:rsidR="002956AB" w:rsidRPr="002956AB" w:rsidRDefault="002956AB" w:rsidP="002956AB">
          <w:pPr>
            <w:ind w:left="720"/>
          </w:pPr>
          <w:r>
            <w:t>System generates a special character error</w:t>
          </w:r>
        </w:p>
        <w:p w14:paraId="5E46FD5D" w14:textId="77777777" w:rsidR="00006302" w:rsidRDefault="00006302" w:rsidP="00006302">
          <w:pPr>
            <w:pStyle w:val="Heading4"/>
          </w:pPr>
          <w:r>
            <w:t>Criteria for Evaluating Results</w:t>
          </w:r>
        </w:p>
        <w:p w14:paraId="0A8F887C" w14:textId="416ACBEE" w:rsidR="002956AB" w:rsidRPr="002956AB" w:rsidRDefault="002956AB" w:rsidP="002956AB">
          <w:pPr>
            <w:ind w:left="720"/>
          </w:pPr>
          <w:r>
            <w:t>N/A</w:t>
          </w:r>
        </w:p>
        <w:p w14:paraId="6472B4DF" w14:textId="77777777" w:rsidR="00006302" w:rsidRDefault="00006302" w:rsidP="00006302">
          <w:pPr>
            <w:pStyle w:val="Heading4"/>
          </w:pPr>
          <w:r>
            <w:t>Test Procedure</w:t>
          </w:r>
        </w:p>
        <w:p w14:paraId="291DF504" w14:textId="2DBB0901" w:rsidR="002956AB" w:rsidRPr="002956AB" w:rsidRDefault="002956AB" w:rsidP="002956AB">
          <w:pPr>
            <w:ind w:left="720"/>
          </w:pPr>
          <w:r>
            <w:t>See WebUITestDocumentation</w:t>
          </w:r>
        </w:p>
        <w:p w14:paraId="1F91B1EB" w14:textId="77777777" w:rsidR="00006302" w:rsidRDefault="00006302" w:rsidP="00006302">
          <w:pPr>
            <w:pStyle w:val="Heading4"/>
          </w:pPr>
          <w:r>
            <w:t>Assumptions and Constraints</w:t>
          </w:r>
        </w:p>
        <w:p w14:paraId="19DCC796" w14:textId="3612620C" w:rsidR="002956AB" w:rsidRPr="002956AB" w:rsidRDefault="002956AB" w:rsidP="002956AB">
          <w:pPr>
            <w:ind w:left="720"/>
          </w:pPr>
          <w:r>
            <w:t>See WebUITestDocumentation</w:t>
          </w:r>
        </w:p>
        <w:p w14:paraId="5B5D7C6F" w14:textId="7640DCA5" w:rsidR="00006302" w:rsidRDefault="00006302" w:rsidP="00006302">
          <w:pPr>
            <w:pStyle w:val="Heading3"/>
          </w:pPr>
          <w:r>
            <w:t>Reset Password</w:t>
          </w:r>
        </w:p>
        <w:p w14:paraId="14A7B4D4" w14:textId="77777777" w:rsidR="00006302" w:rsidRDefault="00006302" w:rsidP="00006302">
          <w:pPr>
            <w:pStyle w:val="Heading4"/>
          </w:pPr>
          <w:r>
            <w:t>Requirements Addressed</w:t>
          </w:r>
        </w:p>
        <w:p w14:paraId="327F4BF5" w14:textId="182B255F" w:rsidR="004873ED" w:rsidRPr="004873ED" w:rsidRDefault="004873ED" w:rsidP="004873ED">
          <w:pPr>
            <w:pStyle w:val="ListParagraph"/>
            <w:numPr>
              <w:ilvl w:val="0"/>
              <w:numId w:val="15"/>
            </w:numPr>
          </w:pPr>
          <w:r>
            <w:t>3.1.1.1.4.3: System Administrators can reset passwords</w:t>
          </w:r>
        </w:p>
        <w:p w14:paraId="00D0DF7E" w14:textId="77777777" w:rsidR="00006302" w:rsidRDefault="00006302" w:rsidP="00006302">
          <w:pPr>
            <w:pStyle w:val="Heading4"/>
          </w:pPr>
          <w:r>
            <w:t>Prerequisite Conditions</w:t>
          </w:r>
        </w:p>
        <w:p w14:paraId="7103227E" w14:textId="04A0464A" w:rsidR="004873ED" w:rsidRDefault="004873ED" w:rsidP="004873ED">
          <w:pPr>
            <w:pStyle w:val="ListParagraph"/>
            <w:numPr>
              <w:ilvl w:val="0"/>
              <w:numId w:val="15"/>
            </w:numPr>
          </w:pPr>
          <w:r>
            <w:t>Users are logged off</w:t>
          </w:r>
        </w:p>
        <w:p w14:paraId="4E93513C" w14:textId="18DA5777" w:rsidR="004873ED" w:rsidRDefault="004873ED" w:rsidP="004873ED">
          <w:pPr>
            <w:pStyle w:val="ListParagraph"/>
            <w:numPr>
              <w:ilvl w:val="0"/>
              <w:numId w:val="15"/>
            </w:numPr>
          </w:pPr>
          <w:r>
            <w:t>User ‘testPatient</w:t>
          </w:r>
          <w:r w:rsidR="00224067">
            <w:t>2</w:t>
          </w:r>
          <w:r>
            <w:t>’ exists with password ‘P@ssword10’</w:t>
          </w:r>
        </w:p>
        <w:p w14:paraId="3B072243" w14:textId="008991F9" w:rsidR="004873ED" w:rsidRPr="004873ED" w:rsidRDefault="004873ED" w:rsidP="004873ED">
          <w:pPr>
            <w:pStyle w:val="ListParagraph"/>
            <w:numPr>
              <w:ilvl w:val="0"/>
              <w:numId w:val="15"/>
            </w:numPr>
          </w:pPr>
          <w:r>
            <w:t>User ‘fitadmin’ exists with password ‘Password1!’</w:t>
          </w:r>
        </w:p>
        <w:p w14:paraId="681A9A45" w14:textId="77777777" w:rsidR="00006302" w:rsidRDefault="00006302" w:rsidP="00006302">
          <w:pPr>
            <w:pStyle w:val="Heading4"/>
          </w:pPr>
          <w:r>
            <w:t>Test Input</w:t>
          </w:r>
        </w:p>
        <w:p w14:paraId="54E20106" w14:textId="277C2653" w:rsidR="004873ED" w:rsidRPr="004873ED" w:rsidRDefault="004873ED" w:rsidP="004873ED">
          <w:pPr>
            <w:ind w:left="720"/>
          </w:pPr>
          <w:r>
            <w:t>N/A</w:t>
          </w:r>
        </w:p>
        <w:p w14:paraId="5F9D3D6E" w14:textId="77777777" w:rsidR="00006302" w:rsidRDefault="00006302" w:rsidP="00006302">
          <w:pPr>
            <w:pStyle w:val="Heading4"/>
          </w:pPr>
          <w:r>
            <w:t>Expected Test Results</w:t>
          </w:r>
        </w:p>
        <w:p w14:paraId="1CD97377" w14:textId="0B5A2FFF" w:rsidR="004873ED" w:rsidRPr="004873ED" w:rsidRDefault="004873ED" w:rsidP="004873ED">
          <w:pPr>
            <w:ind w:left="720"/>
          </w:pPr>
          <w:r>
            <w:t>User ‘testPatient</w:t>
          </w:r>
          <w:r w:rsidR="00224067">
            <w:t>2</w:t>
          </w:r>
          <w:r>
            <w:t>’ has a new password of ‘Password1!’</w:t>
          </w:r>
        </w:p>
        <w:p w14:paraId="2E4A8DA3" w14:textId="77777777" w:rsidR="00006302" w:rsidRDefault="00006302" w:rsidP="00006302">
          <w:pPr>
            <w:pStyle w:val="Heading4"/>
          </w:pPr>
          <w:r>
            <w:t>Criteria for Evaluating Results</w:t>
          </w:r>
        </w:p>
        <w:p w14:paraId="34AEB538" w14:textId="7BA694CD" w:rsidR="004873ED" w:rsidRPr="004873ED" w:rsidRDefault="004873ED" w:rsidP="004873ED">
          <w:pPr>
            <w:ind w:left="720"/>
          </w:pPr>
          <w:r>
            <w:t>N/A</w:t>
          </w:r>
        </w:p>
        <w:p w14:paraId="7D287689" w14:textId="77777777" w:rsidR="00006302" w:rsidRDefault="00006302" w:rsidP="00006302">
          <w:pPr>
            <w:pStyle w:val="Heading4"/>
          </w:pPr>
          <w:r>
            <w:t>Test Procedure</w:t>
          </w:r>
        </w:p>
        <w:p w14:paraId="78DE8C56" w14:textId="3E063E15" w:rsidR="004873ED" w:rsidRPr="004873ED" w:rsidRDefault="004873ED" w:rsidP="004873ED">
          <w:pPr>
            <w:ind w:left="720"/>
          </w:pPr>
          <w:r>
            <w:t>See WebUITestDocumentation.</w:t>
          </w:r>
        </w:p>
        <w:p w14:paraId="14585B2F" w14:textId="77777777" w:rsidR="00006302" w:rsidRDefault="00006302" w:rsidP="00006302">
          <w:pPr>
            <w:pStyle w:val="Heading4"/>
          </w:pPr>
          <w:r>
            <w:t>Assumptions and Constraints</w:t>
          </w:r>
        </w:p>
        <w:p w14:paraId="56D947A0" w14:textId="040A0B91" w:rsidR="004873ED" w:rsidRPr="004873ED" w:rsidRDefault="004873ED" w:rsidP="004873ED">
          <w:pPr>
            <w:ind w:left="576"/>
          </w:pPr>
          <w:r>
            <w:t>See WebUITestDocumentation.</w:t>
          </w:r>
        </w:p>
        <w:p w14:paraId="4CD08310" w14:textId="0AAD858C" w:rsidR="00006302" w:rsidRDefault="00006302" w:rsidP="00006302">
          <w:pPr>
            <w:pStyle w:val="Heading2"/>
          </w:pPr>
          <w:r>
            <w:t>Pytest.Security</w:t>
          </w:r>
        </w:p>
        <w:p w14:paraId="07B01F4D" w14:textId="6C46458F" w:rsidR="00006302" w:rsidRDefault="00006302" w:rsidP="00006302">
          <w:pPr>
            <w:pStyle w:val="Heading3"/>
          </w:pPr>
          <w:r>
            <w:t>Patient To Patient</w:t>
          </w:r>
        </w:p>
        <w:p w14:paraId="32916A7D" w14:textId="77777777" w:rsidR="00006302" w:rsidRDefault="00006302" w:rsidP="00006302">
          <w:pPr>
            <w:pStyle w:val="Heading4"/>
          </w:pPr>
          <w:r>
            <w:t>Requirements Addressed</w:t>
          </w:r>
        </w:p>
        <w:p w14:paraId="01296B6D" w14:textId="23EF01F2" w:rsidR="00224067" w:rsidRPr="00224067" w:rsidRDefault="00224067" w:rsidP="00224067">
          <w:pPr>
            <w:pStyle w:val="ListParagraph"/>
            <w:numPr>
              <w:ilvl w:val="0"/>
              <w:numId w:val="16"/>
            </w:numPr>
          </w:pPr>
          <w:r>
            <w:t>3.1.1.1.1.3: Patient cannot view other patients data</w:t>
          </w:r>
        </w:p>
        <w:p w14:paraId="0FAF0113" w14:textId="77777777" w:rsidR="00006302" w:rsidRDefault="00006302" w:rsidP="00006302">
          <w:pPr>
            <w:pStyle w:val="Heading4"/>
          </w:pPr>
          <w:r>
            <w:t>Prerequisite Conditions</w:t>
          </w:r>
        </w:p>
        <w:p w14:paraId="3443E830" w14:textId="7642B7E7" w:rsidR="00224067" w:rsidRDefault="00224067" w:rsidP="00224067">
          <w:pPr>
            <w:pStyle w:val="ListParagraph"/>
            <w:numPr>
              <w:ilvl w:val="0"/>
              <w:numId w:val="16"/>
            </w:numPr>
          </w:pPr>
          <w:r>
            <w:t>Users are logged out</w:t>
          </w:r>
        </w:p>
        <w:p w14:paraId="6A345F8E" w14:textId="6B5D7BDC" w:rsidR="00224067" w:rsidRDefault="00224067" w:rsidP="00224067">
          <w:pPr>
            <w:pStyle w:val="ListParagraph"/>
            <w:numPr>
              <w:ilvl w:val="0"/>
              <w:numId w:val="16"/>
            </w:numPr>
          </w:pPr>
          <w:r>
            <w:t>Users ‘testPatient’ and ‘testPatient2’ exist</w:t>
          </w:r>
        </w:p>
        <w:p w14:paraId="7C659BE2" w14:textId="40946B04" w:rsidR="00224067" w:rsidRPr="00224067" w:rsidRDefault="00224067" w:rsidP="00224067">
          <w:pPr>
            <w:pStyle w:val="ListParagraph"/>
            <w:numPr>
              <w:ilvl w:val="0"/>
              <w:numId w:val="16"/>
            </w:numPr>
          </w:pPr>
          <w:r>
            <w:t>User ‘testPatient’ has a password of ‘P@ssword10’</w:t>
          </w:r>
        </w:p>
        <w:p w14:paraId="47C8EA34" w14:textId="77777777" w:rsidR="00006302" w:rsidRDefault="00006302" w:rsidP="00006302">
          <w:pPr>
            <w:pStyle w:val="Heading4"/>
          </w:pPr>
          <w:r>
            <w:t>Test Input</w:t>
          </w:r>
        </w:p>
        <w:p w14:paraId="26F7C542" w14:textId="492F6845" w:rsidR="00224067" w:rsidRPr="00224067" w:rsidRDefault="00224067" w:rsidP="00224067">
          <w:pPr>
            <w:ind w:left="720"/>
          </w:pPr>
          <w:r>
            <w:t>N/A</w:t>
          </w:r>
        </w:p>
        <w:p w14:paraId="01CD9E7E" w14:textId="77777777" w:rsidR="00006302" w:rsidRDefault="00006302" w:rsidP="00006302">
          <w:pPr>
            <w:pStyle w:val="Heading4"/>
          </w:pPr>
          <w:r>
            <w:t>Expected Test Results</w:t>
          </w:r>
        </w:p>
        <w:p w14:paraId="132F7CEC" w14:textId="1D5BAC69" w:rsidR="00224067" w:rsidRPr="00224067" w:rsidRDefault="00224067" w:rsidP="00224067">
          <w:pPr>
            <w:ind w:left="720"/>
          </w:pPr>
          <w:r>
            <w:t>User ‘testPatient’ cannot navigate to ‘testPatient2’s data view</w:t>
          </w:r>
        </w:p>
        <w:p w14:paraId="4845F3D5" w14:textId="77777777" w:rsidR="00006302" w:rsidRDefault="00006302" w:rsidP="00006302">
          <w:pPr>
            <w:pStyle w:val="Heading4"/>
          </w:pPr>
          <w:r>
            <w:t>Criteria for Evaluating Results</w:t>
          </w:r>
        </w:p>
        <w:p w14:paraId="4BFD5FDA" w14:textId="40A9DE10" w:rsidR="00224067" w:rsidRPr="00224067" w:rsidRDefault="00224067" w:rsidP="00224067">
          <w:pPr>
            <w:ind w:left="720"/>
          </w:pPr>
          <w:r>
            <w:t>N/A</w:t>
          </w:r>
        </w:p>
        <w:p w14:paraId="3EA804BA" w14:textId="77777777" w:rsidR="00006302" w:rsidRDefault="00006302" w:rsidP="00006302">
          <w:pPr>
            <w:pStyle w:val="Heading4"/>
          </w:pPr>
          <w:r>
            <w:t>Test Procedure</w:t>
          </w:r>
        </w:p>
        <w:p w14:paraId="3B577E8F" w14:textId="7B419834" w:rsidR="00224067" w:rsidRPr="00224067" w:rsidRDefault="00224067" w:rsidP="00224067">
          <w:pPr>
            <w:ind w:left="720"/>
          </w:pPr>
          <w:r>
            <w:t>See WebUITestDocumentation.</w:t>
          </w:r>
        </w:p>
        <w:p w14:paraId="4ECA35F3" w14:textId="77777777" w:rsidR="00006302" w:rsidRDefault="00006302" w:rsidP="00006302">
          <w:pPr>
            <w:pStyle w:val="Heading4"/>
          </w:pPr>
          <w:r>
            <w:t>Assumptions and Constraints</w:t>
          </w:r>
        </w:p>
        <w:p w14:paraId="42EAB5D4" w14:textId="26A9E1B1" w:rsidR="00224067" w:rsidRPr="00224067" w:rsidRDefault="00224067" w:rsidP="00224067">
          <w:pPr>
            <w:ind w:left="720"/>
          </w:pPr>
          <w:r>
            <w:t>See WebUITestDocumentation.</w:t>
          </w:r>
        </w:p>
        <w:p w14:paraId="552FC2EE" w14:textId="7D7D0BFE" w:rsidR="00006302" w:rsidRDefault="00006302" w:rsidP="00006302">
          <w:pPr>
            <w:pStyle w:val="Heading3"/>
          </w:pPr>
          <w:r>
            <w:t>Physician To Patient</w:t>
          </w:r>
        </w:p>
        <w:p w14:paraId="24DA9798" w14:textId="77777777" w:rsidR="00006302" w:rsidRDefault="00006302" w:rsidP="00006302">
          <w:pPr>
            <w:pStyle w:val="Heading4"/>
          </w:pPr>
          <w:r>
            <w:t>Requirements Addressed</w:t>
          </w:r>
        </w:p>
        <w:p w14:paraId="102D8A49" w14:textId="37AB720D" w:rsidR="004623D1" w:rsidRPr="004623D1" w:rsidRDefault="004623D1" w:rsidP="004623D1">
          <w:pPr>
            <w:pStyle w:val="ListParagraph"/>
            <w:numPr>
              <w:ilvl w:val="0"/>
              <w:numId w:val="17"/>
            </w:numPr>
          </w:pPr>
          <w:r>
            <w:t>3.1.1.1.2.4: Physician can only view his patients data</w:t>
          </w:r>
        </w:p>
        <w:p w14:paraId="70F67037" w14:textId="77777777" w:rsidR="00006302" w:rsidRDefault="00006302" w:rsidP="00006302">
          <w:pPr>
            <w:pStyle w:val="Heading4"/>
          </w:pPr>
          <w:r>
            <w:t>Prerequisite Conditions</w:t>
          </w:r>
        </w:p>
        <w:p w14:paraId="4C3FB285" w14:textId="440687C1" w:rsidR="004623D1" w:rsidRDefault="004623D1" w:rsidP="004623D1">
          <w:pPr>
            <w:pStyle w:val="ListParagraph"/>
            <w:numPr>
              <w:ilvl w:val="0"/>
              <w:numId w:val="17"/>
            </w:numPr>
          </w:pPr>
          <w:r>
            <w:t>Users are logged out</w:t>
          </w:r>
        </w:p>
        <w:p w14:paraId="4992BD19" w14:textId="07B5226D" w:rsidR="004623D1" w:rsidRDefault="004623D1" w:rsidP="004623D1">
          <w:pPr>
            <w:pStyle w:val="ListParagraph"/>
            <w:numPr>
              <w:ilvl w:val="0"/>
              <w:numId w:val="17"/>
            </w:numPr>
          </w:pPr>
          <w:r>
            <w:t>Users ‘testPhysician’ and ‘testPatient2’ exist</w:t>
          </w:r>
        </w:p>
        <w:p w14:paraId="30742E23" w14:textId="3A536D20" w:rsidR="004623D1" w:rsidRPr="004623D1" w:rsidRDefault="004623D1" w:rsidP="004623D1">
          <w:pPr>
            <w:pStyle w:val="ListParagraph"/>
            <w:numPr>
              <w:ilvl w:val="0"/>
              <w:numId w:val="17"/>
            </w:numPr>
          </w:pPr>
          <w:r>
            <w:t>User ‘testPhysician’ is not ‘testPatient2’s assigned physician</w:t>
          </w:r>
        </w:p>
        <w:p w14:paraId="393BF18E" w14:textId="77777777" w:rsidR="00006302" w:rsidRDefault="00006302" w:rsidP="00006302">
          <w:pPr>
            <w:pStyle w:val="Heading4"/>
          </w:pPr>
          <w:r>
            <w:t>Test Input</w:t>
          </w:r>
        </w:p>
        <w:p w14:paraId="18A0A1AB" w14:textId="29E19B15" w:rsidR="004623D1" w:rsidRPr="004623D1" w:rsidRDefault="004623D1" w:rsidP="004623D1">
          <w:pPr>
            <w:ind w:left="720"/>
          </w:pPr>
          <w:r>
            <w:t>N/A</w:t>
          </w:r>
        </w:p>
        <w:p w14:paraId="4BAEACED" w14:textId="77777777" w:rsidR="00006302" w:rsidRDefault="00006302" w:rsidP="00006302">
          <w:pPr>
            <w:pStyle w:val="Heading4"/>
          </w:pPr>
          <w:r>
            <w:t>Expected Test Results</w:t>
          </w:r>
        </w:p>
        <w:p w14:paraId="368040D8" w14:textId="3D56F6BC" w:rsidR="004623D1" w:rsidRPr="004623D1" w:rsidRDefault="004623D1" w:rsidP="004623D1">
          <w:pPr>
            <w:ind w:left="720"/>
          </w:pPr>
          <w:r>
            <w:t>User ‘testPhysician’ is not able to view to ‘testPatient2’s data</w:t>
          </w:r>
        </w:p>
        <w:p w14:paraId="072CDFDC" w14:textId="77777777" w:rsidR="00006302" w:rsidRDefault="00006302" w:rsidP="00006302">
          <w:pPr>
            <w:pStyle w:val="Heading4"/>
          </w:pPr>
          <w:r>
            <w:t>Criteria for Evaluating Results</w:t>
          </w:r>
        </w:p>
        <w:p w14:paraId="60944431" w14:textId="3305793E" w:rsidR="004623D1" w:rsidRPr="004623D1" w:rsidRDefault="004623D1" w:rsidP="004623D1">
          <w:pPr>
            <w:ind w:left="720"/>
          </w:pPr>
          <w:r>
            <w:t>N/A</w:t>
          </w:r>
        </w:p>
        <w:p w14:paraId="5F94B3A4" w14:textId="77777777" w:rsidR="00006302" w:rsidRDefault="00006302" w:rsidP="00006302">
          <w:pPr>
            <w:pStyle w:val="Heading4"/>
          </w:pPr>
          <w:r>
            <w:t>Test Procedure</w:t>
          </w:r>
        </w:p>
        <w:p w14:paraId="519F212D" w14:textId="77447CAE" w:rsidR="004623D1" w:rsidRPr="004623D1" w:rsidRDefault="004623D1" w:rsidP="004623D1">
          <w:pPr>
            <w:ind w:left="720"/>
          </w:pPr>
          <w:r>
            <w:t>See WebUITestDocumentation.</w:t>
          </w:r>
        </w:p>
        <w:p w14:paraId="66BC87AC" w14:textId="77777777" w:rsidR="00006302" w:rsidRDefault="00006302" w:rsidP="00006302">
          <w:pPr>
            <w:pStyle w:val="Heading4"/>
          </w:pPr>
          <w:r>
            <w:t>Assumptions and Constraints</w:t>
          </w:r>
        </w:p>
        <w:p w14:paraId="28C51387" w14:textId="41293266" w:rsidR="004623D1" w:rsidRPr="004623D1" w:rsidRDefault="004623D1" w:rsidP="004623D1">
          <w:pPr>
            <w:ind w:left="720"/>
          </w:pPr>
          <w:r>
            <w:t>See WebUITestDocumentation.</w:t>
          </w:r>
        </w:p>
        <w:p w14:paraId="0904A983" w14:textId="4E294969" w:rsidR="004623D1" w:rsidRPr="004623D1" w:rsidRDefault="009B455E" w:rsidP="004623D1">
          <w:pPr>
            <w:pStyle w:val="Heading3"/>
          </w:pPr>
          <w:r>
            <w:t>Patient Cannot Create Patient</w:t>
          </w:r>
        </w:p>
        <w:p w14:paraId="43351326" w14:textId="77777777" w:rsidR="009B455E" w:rsidRDefault="009B455E" w:rsidP="009B455E">
          <w:pPr>
            <w:pStyle w:val="Heading4"/>
          </w:pPr>
          <w:r>
            <w:t>Requirements Addressed</w:t>
          </w:r>
        </w:p>
        <w:p w14:paraId="4481CF39" w14:textId="40337696" w:rsidR="00FE7B8F" w:rsidRPr="00FE7B8F" w:rsidRDefault="00FE7B8F" w:rsidP="00FE7B8F">
          <w:pPr>
            <w:pStyle w:val="ListParagraph"/>
            <w:numPr>
              <w:ilvl w:val="0"/>
              <w:numId w:val="18"/>
            </w:numPr>
          </w:pPr>
          <w:r>
            <w:t>3.1.1.1.2.5: Only a physician can create a patient</w:t>
          </w:r>
        </w:p>
        <w:p w14:paraId="662C647B" w14:textId="77777777" w:rsidR="009B455E" w:rsidRDefault="009B455E" w:rsidP="009B455E">
          <w:pPr>
            <w:pStyle w:val="Heading4"/>
          </w:pPr>
          <w:r>
            <w:t>Prerequisite Conditions</w:t>
          </w:r>
        </w:p>
        <w:p w14:paraId="7D0E13CB" w14:textId="6D608AF9" w:rsidR="00FE7B8F" w:rsidRDefault="00ED55BA" w:rsidP="00FE7B8F">
          <w:pPr>
            <w:pStyle w:val="ListParagraph"/>
            <w:numPr>
              <w:ilvl w:val="0"/>
              <w:numId w:val="18"/>
            </w:numPr>
          </w:pPr>
          <w:r>
            <w:t>Users are logged out</w:t>
          </w:r>
        </w:p>
        <w:p w14:paraId="320E65B4" w14:textId="6FBDC918" w:rsidR="00ED55BA" w:rsidRDefault="00ED55BA" w:rsidP="00FE7B8F">
          <w:pPr>
            <w:pStyle w:val="ListParagraph"/>
            <w:numPr>
              <w:ilvl w:val="0"/>
              <w:numId w:val="18"/>
            </w:numPr>
          </w:pPr>
          <w:r>
            <w:t>User ‘testPatient’ exists</w:t>
          </w:r>
        </w:p>
        <w:p w14:paraId="08E5B783" w14:textId="56F6683F" w:rsidR="00ED55BA" w:rsidRPr="00FE7B8F" w:rsidRDefault="00ED55BA" w:rsidP="00FE7B8F">
          <w:pPr>
            <w:pStyle w:val="ListParagraph"/>
            <w:numPr>
              <w:ilvl w:val="0"/>
              <w:numId w:val="18"/>
            </w:numPr>
          </w:pPr>
          <w:r>
            <w:t>User ‘testPatient3’ does not exist</w:t>
          </w:r>
        </w:p>
        <w:p w14:paraId="5017AE0E" w14:textId="77777777" w:rsidR="009B455E" w:rsidRDefault="009B455E" w:rsidP="009B455E">
          <w:pPr>
            <w:pStyle w:val="Heading4"/>
          </w:pPr>
          <w:r>
            <w:t>Test Input</w:t>
          </w:r>
        </w:p>
        <w:p w14:paraId="43982089" w14:textId="77A8278D" w:rsidR="00ED55BA" w:rsidRPr="00ED55BA" w:rsidRDefault="00ED55BA" w:rsidP="00ED55BA">
          <w:pPr>
            <w:ind w:left="720"/>
          </w:pPr>
          <w:r>
            <w:t>N/A</w:t>
          </w:r>
        </w:p>
        <w:p w14:paraId="377D3417" w14:textId="77777777" w:rsidR="009B455E" w:rsidRDefault="009B455E" w:rsidP="009B455E">
          <w:pPr>
            <w:pStyle w:val="Heading4"/>
          </w:pPr>
          <w:r>
            <w:t>Expected Test Results</w:t>
          </w:r>
        </w:p>
        <w:p w14:paraId="5DCDCB28" w14:textId="1AE56080" w:rsidR="00ED55BA" w:rsidRPr="00ED55BA" w:rsidRDefault="00ED55BA" w:rsidP="00ED55BA">
          <w:pPr>
            <w:ind w:left="720"/>
          </w:pPr>
          <w:r>
            <w:t>User ‘testPatient’ is not able to create user ‘testPatient3’</w:t>
          </w:r>
        </w:p>
        <w:p w14:paraId="59442A80" w14:textId="77777777" w:rsidR="009B455E" w:rsidRDefault="009B455E" w:rsidP="009B455E">
          <w:pPr>
            <w:pStyle w:val="Heading4"/>
          </w:pPr>
          <w:r>
            <w:t>Criteria for Evaluating Results</w:t>
          </w:r>
        </w:p>
        <w:p w14:paraId="2428A9BF" w14:textId="07A1EAC0" w:rsidR="00ED55BA" w:rsidRPr="00ED55BA" w:rsidRDefault="00ED55BA" w:rsidP="00ED55BA">
          <w:pPr>
            <w:ind w:left="720"/>
          </w:pPr>
          <w:r>
            <w:t>N/A</w:t>
          </w:r>
        </w:p>
        <w:p w14:paraId="271F49AB" w14:textId="77777777" w:rsidR="009B455E" w:rsidRDefault="009B455E" w:rsidP="009B455E">
          <w:pPr>
            <w:pStyle w:val="Heading4"/>
          </w:pPr>
          <w:r>
            <w:t>Test Procedure</w:t>
          </w:r>
        </w:p>
        <w:p w14:paraId="57005DA3" w14:textId="79F31DA8" w:rsidR="00ED55BA" w:rsidRPr="00ED55BA" w:rsidRDefault="00ED55BA" w:rsidP="00ED55BA">
          <w:pPr>
            <w:ind w:left="720"/>
          </w:pPr>
          <w:r>
            <w:t>See WebUITestDocumentation.</w:t>
          </w:r>
        </w:p>
        <w:p w14:paraId="7659DE70" w14:textId="77777777" w:rsidR="009B455E" w:rsidRDefault="009B455E" w:rsidP="009B455E">
          <w:pPr>
            <w:pStyle w:val="Heading4"/>
          </w:pPr>
          <w:r>
            <w:t>Assumptions and Constraints</w:t>
          </w:r>
        </w:p>
        <w:p w14:paraId="256ECD50" w14:textId="5362DB2F" w:rsidR="00ED55BA" w:rsidRPr="00ED55BA" w:rsidRDefault="00ED55BA" w:rsidP="00ED55BA">
          <w:pPr>
            <w:ind w:left="720"/>
          </w:pPr>
          <w:r>
            <w:t>See WebUITestDocumentation.</w:t>
          </w:r>
        </w:p>
        <w:p w14:paraId="5984F660" w14:textId="0AF7FCC6" w:rsidR="009B455E" w:rsidRDefault="009B455E" w:rsidP="009B455E">
          <w:pPr>
            <w:pStyle w:val="Heading3"/>
          </w:pPr>
          <w:r>
            <w:t>Exp Admin Cannot Create Patient</w:t>
          </w:r>
        </w:p>
        <w:p w14:paraId="355EE4E3" w14:textId="77777777" w:rsidR="009B455E" w:rsidRDefault="009B455E" w:rsidP="009B455E">
          <w:pPr>
            <w:pStyle w:val="Heading4"/>
          </w:pPr>
          <w:r>
            <w:t>Requirements Addressed</w:t>
          </w:r>
        </w:p>
        <w:p w14:paraId="21BA6E4D" w14:textId="552E6F08" w:rsidR="003B556A" w:rsidRPr="003B556A" w:rsidRDefault="003B556A" w:rsidP="003B556A">
          <w:pPr>
            <w:pStyle w:val="ListParagraph"/>
            <w:numPr>
              <w:ilvl w:val="0"/>
              <w:numId w:val="18"/>
            </w:numPr>
          </w:pPr>
          <w:r>
            <w:t>3.1.1.1.2.5: Only a physician can create a patient</w:t>
          </w:r>
        </w:p>
        <w:p w14:paraId="147FBAB3" w14:textId="77777777" w:rsidR="009B455E" w:rsidRDefault="009B455E" w:rsidP="009B455E">
          <w:pPr>
            <w:pStyle w:val="Heading4"/>
          </w:pPr>
          <w:r>
            <w:t>Prerequisite Conditions</w:t>
          </w:r>
        </w:p>
        <w:p w14:paraId="7B84FE7B" w14:textId="77777777" w:rsidR="003B556A" w:rsidRDefault="003B556A" w:rsidP="003B556A">
          <w:pPr>
            <w:pStyle w:val="ListParagraph"/>
            <w:numPr>
              <w:ilvl w:val="0"/>
              <w:numId w:val="18"/>
            </w:numPr>
          </w:pPr>
          <w:r>
            <w:t>Users are logged out</w:t>
          </w:r>
        </w:p>
        <w:p w14:paraId="3823A201" w14:textId="7A4D3F42" w:rsidR="003B556A" w:rsidRDefault="003B556A" w:rsidP="003B556A">
          <w:pPr>
            <w:pStyle w:val="ListParagraph"/>
            <w:numPr>
              <w:ilvl w:val="0"/>
              <w:numId w:val="18"/>
            </w:numPr>
          </w:pPr>
          <w:r>
            <w:t>User ‘</w:t>
          </w:r>
          <w:r>
            <w:t>testExpAdmin</w:t>
          </w:r>
          <w:r>
            <w:t>’ exists</w:t>
          </w:r>
        </w:p>
        <w:p w14:paraId="5055DE60" w14:textId="2AAF8368" w:rsidR="003B556A" w:rsidRPr="003B556A" w:rsidRDefault="003B556A" w:rsidP="003B556A">
          <w:pPr>
            <w:pStyle w:val="ListParagraph"/>
            <w:numPr>
              <w:ilvl w:val="0"/>
              <w:numId w:val="18"/>
            </w:numPr>
          </w:pPr>
          <w:r>
            <w:t>User ‘testPatient3’ does not exist</w:t>
          </w:r>
        </w:p>
        <w:p w14:paraId="032A1D87" w14:textId="77777777" w:rsidR="009B455E" w:rsidRDefault="009B455E" w:rsidP="009B455E">
          <w:pPr>
            <w:pStyle w:val="Heading4"/>
          </w:pPr>
          <w:r>
            <w:t>Test Input</w:t>
          </w:r>
        </w:p>
        <w:p w14:paraId="519C9E57" w14:textId="7732AAB5" w:rsidR="003B556A" w:rsidRPr="003B556A" w:rsidRDefault="003B556A" w:rsidP="003B556A">
          <w:pPr>
            <w:ind w:left="720"/>
          </w:pPr>
          <w:r>
            <w:t>N/A</w:t>
          </w:r>
        </w:p>
        <w:p w14:paraId="01BB75E0" w14:textId="77777777" w:rsidR="009B455E" w:rsidRDefault="009B455E" w:rsidP="009B455E">
          <w:pPr>
            <w:pStyle w:val="Heading4"/>
          </w:pPr>
          <w:r>
            <w:t>Expected Test Results</w:t>
          </w:r>
        </w:p>
        <w:p w14:paraId="4881FC4B" w14:textId="60754D35" w:rsidR="003B556A" w:rsidRPr="003B556A" w:rsidRDefault="003B556A" w:rsidP="003B556A">
          <w:pPr>
            <w:ind w:left="720"/>
          </w:pPr>
          <w:r>
            <w:t>User ‘testPatient3’ is not created</w:t>
          </w:r>
        </w:p>
        <w:p w14:paraId="0FA5BDD7" w14:textId="77777777" w:rsidR="009B455E" w:rsidRDefault="009B455E" w:rsidP="009B455E">
          <w:pPr>
            <w:pStyle w:val="Heading4"/>
          </w:pPr>
          <w:r>
            <w:t>Criteria for Evaluating Results</w:t>
          </w:r>
        </w:p>
        <w:p w14:paraId="02C15E96" w14:textId="5AA2A998" w:rsidR="003B556A" w:rsidRPr="003B556A" w:rsidRDefault="003B556A" w:rsidP="003B556A">
          <w:pPr>
            <w:ind w:left="720"/>
          </w:pPr>
          <w:r>
            <w:t>N/A</w:t>
          </w:r>
        </w:p>
        <w:p w14:paraId="647092B4" w14:textId="77777777" w:rsidR="009B455E" w:rsidRDefault="009B455E" w:rsidP="009B455E">
          <w:pPr>
            <w:pStyle w:val="Heading4"/>
          </w:pPr>
          <w:r>
            <w:t>Test Procedure</w:t>
          </w:r>
        </w:p>
        <w:p w14:paraId="7D4942CF" w14:textId="0ACFDB50" w:rsidR="003B556A" w:rsidRPr="003B556A" w:rsidRDefault="003B556A" w:rsidP="003B556A">
          <w:pPr>
            <w:ind w:left="720"/>
          </w:pPr>
          <w:r>
            <w:t>See WebUITestDocumentation.</w:t>
          </w:r>
        </w:p>
        <w:p w14:paraId="4DB8DF0C" w14:textId="77777777" w:rsidR="009B455E" w:rsidRDefault="009B455E" w:rsidP="009B455E">
          <w:pPr>
            <w:pStyle w:val="Heading4"/>
          </w:pPr>
          <w:r>
            <w:t>Assumptions and Constraints</w:t>
          </w:r>
        </w:p>
        <w:p w14:paraId="3161E3C9" w14:textId="72ACD644" w:rsidR="003B556A" w:rsidRPr="003B556A" w:rsidRDefault="003B556A" w:rsidP="003B556A">
          <w:pPr>
            <w:ind w:left="720"/>
          </w:pPr>
          <w:r>
            <w:t>See WebUITestDocumentation.</w:t>
          </w:r>
        </w:p>
        <w:p w14:paraId="34325BC9" w14:textId="7BD886E6" w:rsidR="009B455E" w:rsidRDefault="009B455E" w:rsidP="009B455E">
          <w:pPr>
            <w:pStyle w:val="Heading2"/>
          </w:pPr>
          <w:r>
            <w:t>Pytest.Upload</w:t>
          </w:r>
        </w:p>
        <w:p w14:paraId="7E96D78F" w14:textId="58E0112D" w:rsidR="009B455E" w:rsidRDefault="009B455E" w:rsidP="009B455E">
          <w:pPr>
            <w:pStyle w:val="Heading3"/>
          </w:pPr>
          <w:r>
            <w:t>Single File No Activity</w:t>
          </w:r>
        </w:p>
        <w:p w14:paraId="4DCDAC9A" w14:textId="77777777" w:rsidR="009B455E" w:rsidRDefault="009B455E" w:rsidP="009B455E">
          <w:pPr>
            <w:pStyle w:val="Heading4"/>
          </w:pPr>
          <w:r>
            <w:t>Requirements Addressed</w:t>
          </w:r>
        </w:p>
        <w:p w14:paraId="164DD8F8" w14:textId="70EE0F64" w:rsidR="00CB5AAF" w:rsidRDefault="00CB5AAF" w:rsidP="00CB5AAF">
          <w:pPr>
            <w:pStyle w:val="ListParagraph"/>
            <w:numPr>
              <w:ilvl w:val="0"/>
              <w:numId w:val="19"/>
            </w:numPr>
          </w:pPr>
          <w:r>
            <w:t>3.1.2: System shall process medical data</w:t>
          </w:r>
        </w:p>
        <w:p w14:paraId="1FB4AA18" w14:textId="36ED3A88" w:rsidR="00CB5AAF" w:rsidRDefault="00CB5AAF" w:rsidP="00CB5AAF">
          <w:pPr>
            <w:pStyle w:val="ListParagraph"/>
            <w:numPr>
              <w:ilvl w:val="0"/>
              <w:numId w:val="19"/>
            </w:numPr>
          </w:pPr>
          <w:r>
            <w:t>3.1.2.1: System shall process one or more medical data file at a time</w:t>
          </w:r>
        </w:p>
        <w:p w14:paraId="7FC26BBD" w14:textId="4B8008EA" w:rsidR="00CB5AAF" w:rsidRDefault="00CB5AAF" w:rsidP="00CB5AAF">
          <w:pPr>
            <w:pStyle w:val="ListParagraph"/>
            <w:numPr>
              <w:ilvl w:val="0"/>
              <w:numId w:val="19"/>
            </w:numPr>
          </w:pPr>
          <w:r>
            <w:t>3.1.2.3: There will be an interface to select data and activities</w:t>
          </w:r>
        </w:p>
        <w:p w14:paraId="0E62C658" w14:textId="787614BB" w:rsidR="00CB5AAF" w:rsidRDefault="00CB5AAF" w:rsidP="00CB5AAF">
          <w:pPr>
            <w:pStyle w:val="ListParagraph"/>
            <w:numPr>
              <w:ilvl w:val="0"/>
              <w:numId w:val="19"/>
            </w:numPr>
          </w:pPr>
          <w:r>
            <w:t>3.1.2.5: System shall process CSV files</w:t>
          </w:r>
        </w:p>
        <w:p w14:paraId="63E9DAD3" w14:textId="680831FF" w:rsidR="00BB69F3" w:rsidRDefault="00BB69F3" w:rsidP="00BB69F3">
          <w:pPr>
            <w:pStyle w:val="ListParagraph"/>
            <w:numPr>
              <w:ilvl w:val="0"/>
              <w:numId w:val="19"/>
            </w:numPr>
          </w:pPr>
          <w:r>
            <w:t>3.2.4.2: System shall support Basis Peak data</w:t>
          </w:r>
        </w:p>
        <w:p w14:paraId="6663601E" w14:textId="77777777" w:rsidR="009B455E" w:rsidRDefault="009B455E" w:rsidP="009B455E">
          <w:pPr>
            <w:pStyle w:val="Heading4"/>
          </w:pPr>
          <w:r>
            <w:t>Prerequisite Conditions</w:t>
          </w:r>
        </w:p>
        <w:p w14:paraId="693D1E86" w14:textId="57EEEFA3" w:rsidR="0009266E" w:rsidRDefault="0009266E" w:rsidP="0009266E">
          <w:pPr>
            <w:pStyle w:val="ListParagraph"/>
            <w:numPr>
              <w:ilvl w:val="0"/>
              <w:numId w:val="20"/>
            </w:numPr>
          </w:pPr>
          <w:r>
            <w:t>User ‘testPatient’ exists</w:t>
          </w:r>
        </w:p>
        <w:p w14:paraId="72B9AB56" w14:textId="793F7C7E" w:rsidR="0009266E" w:rsidRDefault="0009266E" w:rsidP="0009266E">
          <w:pPr>
            <w:pStyle w:val="ListParagraph"/>
            <w:numPr>
              <w:ilvl w:val="0"/>
              <w:numId w:val="20"/>
            </w:numPr>
          </w:pPr>
          <w:r>
            <w:t>User ‘testPatient’ is logged in</w:t>
          </w:r>
        </w:p>
        <w:p w14:paraId="6B13FF8C" w14:textId="4333085D" w:rsidR="0009266E" w:rsidRPr="0009266E" w:rsidRDefault="0009266E" w:rsidP="0009266E">
          <w:pPr>
            <w:pStyle w:val="ListParagraph"/>
            <w:numPr>
              <w:ilvl w:val="0"/>
              <w:numId w:val="20"/>
            </w:numPr>
          </w:pPr>
          <w:r>
            <w:t>Data file BasisPeak/bodymetrics.csv exists</w:t>
          </w:r>
        </w:p>
        <w:p w14:paraId="0D6B4661" w14:textId="77777777" w:rsidR="009B455E" w:rsidRDefault="009B455E" w:rsidP="009B455E">
          <w:pPr>
            <w:pStyle w:val="Heading4"/>
          </w:pPr>
          <w:r>
            <w:t>Test Input</w:t>
          </w:r>
        </w:p>
        <w:p w14:paraId="43E60E9D" w14:textId="05589A18" w:rsidR="00370EA2" w:rsidRPr="00370EA2" w:rsidRDefault="00370EA2" w:rsidP="00370EA2">
          <w:pPr>
            <w:ind w:left="720"/>
          </w:pPr>
          <w:r>
            <w:t>N/A</w:t>
          </w:r>
        </w:p>
        <w:p w14:paraId="6777A4CB" w14:textId="77777777" w:rsidR="009B455E" w:rsidRDefault="009B455E" w:rsidP="009B455E">
          <w:pPr>
            <w:pStyle w:val="Heading4"/>
          </w:pPr>
          <w:r>
            <w:t>Expected Test Results</w:t>
          </w:r>
        </w:p>
        <w:p w14:paraId="7DBAFB4D" w14:textId="69E7CF89" w:rsidR="00370EA2" w:rsidRPr="00370EA2" w:rsidRDefault="00370EA2" w:rsidP="00370EA2">
          <w:pPr>
            <w:ind w:left="720"/>
          </w:pPr>
          <w:r>
            <w:t xml:space="preserve">Data </w:t>
          </w:r>
          <w:r>
            <w:t xml:space="preserve">file </w:t>
          </w:r>
          <w:r>
            <w:t>BasisPeak/bodymetrics.csv gets uploaded</w:t>
          </w:r>
        </w:p>
        <w:p w14:paraId="73F9EA5E" w14:textId="77777777" w:rsidR="009B455E" w:rsidRDefault="009B455E" w:rsidP="009B455E">
          <w:pPr>
            <w:pStyle w:val="Heading4"/>
          </w:pPr>
          <w:r>
            <w:t>Criteria for Evaluating Results</w:t>
          </w:r>
        </w:p>
        <w:p w14:paraId="178CB9AD" w14:textId="41641325" w:rsidR="00370EA2" w:rsidRPr="00370EA2" w:rsidRDefault="00370EA2" w:rsidP="00370EA2">
          <w:pPr>
            <w:ind w:left="720"/>
          </w:pPr>
          <w:r>
            <w:t>N/A</w:t>
          </w:r>
        </w:p>
        <w:p w14:paraId="55A10432" w14:textId="77777777" w:rsidR="009B455E" w:rsidRDefault="009B455E" w:rsidP="009B455E">
          <w:pPr>
            <w:pStyle w:val="Heading4"/>
          </w:pPr>
          <w:r>
            <w:t>Test Procedure</w:t>
          </w:r>
        </w:p>
        <w:p w14:paraId="0C49C7E5" w14:textId="3D9591F4" w:rsidR="00370EA2" w:rsidRPr="00370EA2" w:rsidRDefault="00370EA2" w:rsidP="00370EA2">
          <w:pPr>
            <w:ind w:left="720"/>
          </w:pPr>
          <w:r>
            <w:t>See WebUITestDocumentation.</w:t>
          </w:r>
        </w:p>
        <w:p w14:paraId="1D2AC94F" w14:textId="77777777" w:rsidR="009B455E" w:rsidRDefault="009B455E" w:rsidP="009B455E">
          <w:pPr>
            <w:pStyle w:val="Heading4"/>
          </w:pPr>
          <w:r>
            <w:t>Assumptions and Constraints</w:t>
          </w:r>
        </w:p>
        <w:p w14:paraId="24E1AB7D" w14:textId="03843AD0" w:rsidR="00370EA2" w:rsidRPr="00370EA2" w:rsidRDefault="00370EA2" w:rsidP="00370EA2">
          <w:pPr>
            <w:ind w:left="720"/>
          </w:pPr>
          <w:r>
            <w:t>See WebUITestDocumentation.</w:t>
          </w:r>
        </w:p>
        <w:p w14:paraId="57C26D18" w14:textId="4806C80D" w:rsidR="009B455E" w:rsidRDefault="009B455E" w:rsidP="009B455E">
          <w:pPr>
            <w:pStyle w:val="Heading3"/>
          </w:pPr>
          <w:r>
            <w:t>Multi File No Activity</w:t>
          </w:r>
        </w:p>
        <w:p w14:paraId="6E170A51" w14:textId="77777777" w:rsidR="009B455E" w:rsidRDefault="009B455E" w:rsidP="009B455E">
          <w:pPr>
            <w:pStyle w:val="Heading4"/>
          </w:pPr>
          <w:r>
            <w:t>Requirements Addressed</w:t>
          </w:r>
        </w:p>
        <w:p w14:paraId="11D38C90" w14:textId="77777777" w:rsidR="00CB5AAF" w:rsidRDefault="00CB5AAF" w:rsidP="00CB5AAF">
          <w:pPr>
            <w:pStyle w:val="ListParagraph"/>
            <w:numPr>
              <w:ilvl w:val="0"/>
              <w:numId w:val="19"/>
            </w:numPr>
          </w:pPr>
          <w:r>
            <w:t>3.1.2: System shall process medical data</w:t>
          </w:r>
        </w:p>
        <w:p w14:paraId="7BC43146" w14:textId="77777777" w:rsidR="00CB5AAF" w:rsidRDefault="00CB5AAF" w:rsidP="00CB5AAF">
          <w:pPr>
            <w:pStyle w:val="ListParagraph"/>
            <w:numPr>
              <w:ilvl w:val="0"/>
              <w:numId w:val="19"/>
            </w:numPr>
          </w:pPr>
          <w:r>
            <w:t>3.1.2.1: System shall process one or more medical data file at a time</w:t>
          </w:r>
        </w:p>
        <w:p w14:paraId="30A336C7" w14:textId="77777777" w:rsidR="00CB5AAF" w:rsidRDefault="00CB5AAF" w:rsidP="00CB5AAF">
          <w:pPr>
            <w:pStyle w:val="ListParagraph"/>
            <w:numPr>
              <w:ilvl w:val="0"/>
              <w:numId w:val="19"/>
            </w:numPr>
          </w:pPr>
          <w:r>
            <w:t>3.1.2.3: There will be an interface to select data and activities</w:t>
          </w:r>
        </w:p>
        <w:p w14:paraId="00793CF3" w14:textId="77777777" w:rsidR="00CB5AAF" w:rsidRDefault="00CB5AAF" w:rsidP="00CB5AAF">
          <w:pPr>
            <w:pStyle w:val="ListParagraph"/>
            <w:numPr>
              <w:ilvl w:val="0"/>
              <w:numId w:val="19"/>
            </w:numPr>
          </w:pPr>
          <w:r>
            <w:t>3.1.2.5: System shall process CSV files</w:t>
          </w:r>
        </w:p>
        <w:p w14:paraId="04F3A616" w14:textId="77777777" w:rsidR="009B455E" w:rsidRDefault="009B455E" w:rsidP="009B455E">
          <w:pPr>
            <w:pStyle w:val="Heading4"/>
          </w:pPr>
          <w:r>
            <w:t>Prerequisite Conditions</w:t>
          </w:r>
        </w:p>
        <w:p w14:paraId="12CF5E19" w14:textId="77777777" w:rsidR="0009266E" w:rsidRDefault="0009266E" w:rsidP="0009266E">
          <w:pPr>
            <w:pStyle w:val="ListParagraph"/>
            <w:numPr>
              <w:ilvl w:val="0"/>
              <w:numId w:val="20"/>
            </w:numPr>
          </w:pPr>
          <w:r>
            <w:t>User ‘testPatient’ exists</w:t>
          </w:r>
        </w:p>
        <w:p w14:paraId="3859B3AF" w14:textId="77777777" w:rsidR="0009266E" w:rsidRDefault="0009266E" w:rsidP="0009266E">
          <w:pPr>
            <w:pStyle w:val="ListParagraph"/>
            <w:numPr>
              <w:ilvl w:val="0"/>
              <w:numId w:val="20"/>
            </w:numPr>
          </w:pPr>
          <w:r>
            <w:t>User ‘testPatient’ is logged in</w:t>
          </w:r>
        </w:p>
        <w:p w14:paraId="47D6BD4E" w14:textId="3980681B" w:rsidR="0009266E" w:rsidRDefault="0009266E" w:rsidP="0009266E">
          <w:pPr>
            <w:pStyle w:val="ListParagraph"/>
            <w:numPr>
              <w:ilvl w:val="0"/>
              <w:numId w:val="20"/>
            </w:numPr>
          </w:pPr>
          <w:r>
            <w:t>Data file BasisPeak/bodymetrics</w:t>
          </w:r>
          <w:r>
            <w:t>1</w:t>
          </w:r>
          <w:r>
            <w:t>.csv exists</w:t>
          </w:r>
        </w:p>
        <w:p w14:paraId="5998381E" w14:textId="6FCF69E9" w:rsidR="0009266E" w:rsidRPr="0009266E" w:rsidRDefault="0009266E" w:rsidP="0009266E">
          <w:pPr>
            <w:pStyle w:val="ListParagraph"/>
            <w:numPr>
              <w:ilvl w:val="0"/>
              <w:numId w:val="20"/>
            </w:numPr>
          </w:pPr>
          <w:r>
            <w:t>Data file BasisPeak/bodymetrics</w:t>
          </w:r>
          <w:r>
            <w:t>2</w:t>
          </w:r>
          <w:r>
            <w:t>.csv exists</w:t>
          </w:r>
        </w:p>
        <w:p w14:paraId="123759C2" w14:textId="77777777" w:rsidR="009B455E" w:rsidRDefault="009B455E" w:rsidP="009B455E">
          <w:pPr>
            <w:pStyle w:val="Heading4"/>
          </w:pPr>
          <w:r>
            <w:t>Test Input</w:t>
          </w:r>
        </w:p>
        <w:p w14:paraId="28305B10" w14:textId="214F7D2B" w:rsidR="00370EA2" w:rsidRPr="00370EA2" w:rsidRDefault="00370EA2" w:rsidP="00370EA2">
          <w:pPr>
            <w:ind w:left="720"/>
          </w:pPr>
          <w:r>
            <w:t>N/A</w:t>
          </w:r>
        </w:p>
        <w:p w14:paraId="707B310E" w14:textId="77777777" w:rsidR="009B455E" w:rsidRDefault="009B455E" w:rsidP="009B455E">
          <w:pPr>
            <w:pStyle w:val="Heading4"/>
          </w:pPr>
          <w:r>
            <w:t>Expected Test Results</w:t>
          </w:r>
        </w:p>
        <w:p w14:paraId="1E84C667" w14:textId="15BBBC46" w:rsidR="00370EA2" w:rsidRPr="00370EA2" w:rsidRDefault="00370EA2" w:rsidP="00370EA2">
          <w:pPr>
            <w:ind w:left="720"/>
          </w:pPr>
          <w:r>
            <w:t xml:space="preserve">Data </w:t>
          </w:r>
          <w:r>
            <w:t xml:space="preserve">file </w:t>
          </w:r>
          <w:r>
            <w:t>BasisPeak/bodymetrics1.csv and BasisPeak/bodymetrics2.csv get uplaoded</w:t>
          </w:r>
        </w:p>
        <w:p w14:paraId="4115CE29" w14:textId="77777777" w:rsidR="009B455E" w:rsidRDefault="009B455E" w:rsidP="009B455E">
          <w:pPr>
            <w:pStyle w:val="Heading4"/>
          </w:pPr>
          <w:r>
            <w:t>Criteria for Evaluating Results</w:t>
          </w:r>
        </w:p>
        <w:p w14:paraId="3689B119" w14:textId="00DD8006" w:rsidR="00370EA2" w:rsidRPr="00370EA2" w:rsidRDefault="00370EA2" w:rsidP="00370EA2">
          <w:pPr>
            <w:ind w:left="720"/>
          </w:pPr>
          <w:r>
            <w:t>N/A</w:t>
          </w:r>
        </w:p>
        <w:p w14:paraId="7C92E045" w14:textId="77777777" w:rsidR="009B455E" w:rsidRDefault="009B455E" w:rsidP="009B455E">
          <w:pPr>
            <w:pStyle w:val="Heading4"/>
          </w:pPr>
          <w:r>
            <w:t>Test Procedure</w:t>
          </w:r>
        </w:p>
        <w:p w14:paraId="626BCEFF" w14:textId="4A4023B1" w:rsidR="00370EA2" w:rsidRPr="00370EA2" w:rsidRDefault="00370EA2" w:rsidP="00370EA2">
          <w:pPr>
            <w:ind w:left="720"/>
          </w:pPr>
          <w:r>
            <w:t>See WebUITestDocumentation</w:t>
          </w:r>
        </w:p>
        <w:p w14:paraId="29B2AE0E" w14:textId="77777777" w:rsidR="009B455E" w:rsidRDefault="009B455E" w:rsidP="009B455E">
          <w:pPr>
            <w:pStyle w:val="Heading4"/>
          </w:pPr>
          <w:r>
            <w:t>Assumptions and Constraints</w:t>
          </w:r>
        </w:p>
        <w:p w14:paraId="71096DB2" w14:textId="2DFA868B" w:rsidR="00370EA2" w:rsidRPr="00370EA2" w:rsidRDefault="00370EA2" w:rsidP="00370EA2">
          <w:pPr>
            <w:ind w:left="720"/>
          </w:pPr>
          <w:r>
            <w:t>See WebUITestDocumentation</w:t>
          </w:r>
        </w:p>
        <w:p w14:paraId="005E9856" w14:textId="20C0D534" w:rsidR="009B455E" w:rsidRDefault="009B455E" w:rsidP="009B455E">
          <w:pPr>
            <w:pStyle w:val="Heading3"/>
          </w:pPr>
          <w:r>
            <w:t>Single File One Activity</w:t>
          </w:r>
        </w:p>
        <w:p w14:paraId="0B8FB1DD" w14:textId="77777777" w:rsidR="009B455E" w:rsidRDefault="009B455E" w:rsidP="009B455E">
          <w:pPr>
            <w:pStyle w:val="Heading4"/>
          </w:pPr>
          <w:r>
            <w:t>Requirements Addressed</w:t>
          </w:r>
        </w:p>
        <w:p w14:paraId="5CEDF419" w14:textId="77777777" w:rsidR="00CB5AAF" w:rsidRDefault="00CB5AAF" w:rsidP="00CB5AAF">
          <w:pPr>
            <w:pStyle w:val="ListParagraph"/>
            <w:numPr>
              <w:ilvl w:val="0"/>
              <w:numId w:val="19"/>
            </w:numPr>
          </w:pPr>
          <w:r>
            <w:t>3.1.2: System shall process medical data</w:t>
          </w:r>
        </w:p>
        <w:p w14:paraId="2FBA4FF4" w14:textId="77777777" w:rsidR="00CB5AAF" w:rsidRDefault="00CB5AAF" w:rsidP="00CB5AAF">
          <w:pPr>
            <w:pStyle w:val="ListParagraph"/>
            <w:numPr>
              <w:ilvl w:val="0"/>
              <w:numId w:val="19"/>
            </w:numPr>
          </w:pPr>
          <w:r>
            <w:t>3.1.2.1: System shall process one or more medical data file at a time</w:t>
          </w:r>
        </w:p>
        <w:p w14:paraId="199A1A8F" w14:textId="77777777" w:rsidR="00CB5AAF" w:rsidRDefault="00CB5AAF" w:rsidP="00CB5AAF">
          <w:pPr>
            <w:pStyle w:val="ListParagraph"/>
            <w:numPr>
              <w:ilvl w:val="0"/>
              <w:numId w:val="19"/>
            </w:numPr>
          </w:pPr>
          <w:r>
            <w:t>3.1.2.2: System shall provide ability to assign activity</w:t>
          </w:r>
        </w:p>
        <w:p w14:paraId="47F9AE66" w14:textId="77777777" w:rsidR="00CB5AAF" w:rsidRDefault="00CB5AAF" w:rsidP="00CB5AAF">
          <w:pPr>
            <w:pStyle w:val="ListParagraph"/>
            <w:numPr>
              <w:ilvl w:val="0"/>
              <w:numId w:val="19"/>
            </w:numPr>
          </w:pPr>
          <w:r>
            <w:t>3.1.2.3: There will be an interface to select data and activities</w:t>
          </w:r>
        </w:p>
        <w:p w14:paraId="4CF8AF18" w14:textId="77777777" w:rsidR="00CB5AAF" w:rsidRDefault="00CB5AAF" w:rsidP="00CB5AAF">
          <w:pPr>
            <w:pStyle w:val="ListParagraph"/>
            <w:numPr>
              <w:ilvl w:val="0"/>
              <w:numId w:val="19"/>
            </w:numPr>
          </w:pPr>
          <w:r>
            <w:t>3.1.2.5: System shall process CSV files</w:t>
          </w:r>
        </w:p>
        <w:p w14:paraId="22A73371" w14:textId="77777777" w:rsidR="009B455E" w:rsidRDefault="009B455E" w:rsidP="009B455E">
          <w:pPr>
            <w:pStyle w:val="Heading4"/>
          </w:pPr>
          <w:r>
            <w:t>Prerequisite Conditions</w:t>
          </w:r>
        </w:p>
        <w:p w14:paraId="0B54EFCB" w14:textId="77777777" w:rsidR="0009266E" w:rsidRDefault="0009266E" w:rsidP="0009266E">
          <w:pPr>
            <w:pStyle w:val="ListParagraph"/>
            <w:numPr>
              <w:ilvl w:val="0"/>
              <w:numId w:val="20"/>
            </w:numPr>
          </w:pPr>
          <w:r>
            <w:t>User ‘testPatient’ exists</w:t>
          </w:r>
        </w:p>
        <w:p w14:paraId="547FF824" w14:textId="77777777" w:rsidR="0009266E" w:rsidRDefault="0009266E" w:rsidP="0009266E">
          <w:pPr>
            <w:pStyle w:val="ListParagraph"/>
            <w:numPr>
              <w:ilvl w:val="0"/>
              <w:numId w:val="20"/>
            </w:numPr>
          </w:pPr>
          <w:r>
            <w:t>User ‘testPatient’ is logged in</w:t>
          </w:r>
        </w:p>
        <w:p w14:paraId="4E4C5691" w14:textId="031EF22E" w:rsidR="0009266E" w:rsidRPr="0009266E" w:rsidRDefault="0009266E" w:rsidP="0009266E">
          <w:pPr>
            <w:pStyle w:val="ListParagraph"/>
            <w:numPr>
              <w:ilvl w:val="0"/>
              <w:numId w:val="20"/>
            </w:numPr>
          </w:pPr>
          <w:r>
            <w:t>Data file BasisPeak/bodymetrics</w:t>
          </w:r>
          <w:r>
            <w:t>3</w:t>
          </w:r>
          <w:r>
            <w:t>.csv exists</w:t>
          </w:r>
        </w:p>
        <w:p w14:paraId="036D4CD2" w14:textId="77777777" w:rsidR="009B455E" w:rsidRDefault="009B455E" w:rsidP="009B455E">
          <w:pPr>
            <w:pStyle w:val="Heading4"/>
          </w:pPr>
          <w:r>
            <w:t>Test Input</w:t>
          </w:r>
        </w:p>
        <w:p w14:paraId="67241B6C" w14:textId="5DF1866D" w:rsidR="004D1277" w:rsidRPr="004D1277" w:rsidRDefault="004D1277" w:rsidP="004D1277">
          <w:pPr>
            <w:ind w:left="720"/>
          </w:pPr>
          <w:r>
            <w:t>N/A</w:t>
          </w:r>
        </w:p>
        <w:p w14:paraId="1328D4CE" w14:textId="77777777" w:rsidR="009B455E" w:rsidRDefault="009B455E" w:rsidP="009B455E">
          <w:pPr>
            <w:pStyle w:val="Heading4"/>
          </w:pPr>
          <w:r>
            <w:t>Expected Test Results</w:t>
          </w:r>
        </w:p>
        <w:p w14:paraId="1A9D32D9" w14:textId="03D671FC" w:rsidR="004D1277" w:rsidRPr="004D1277" w:rsidRDefault="004D1277" w:rsidP="004D1277">
          <w:pPr>
            <w:ind w:left="720"/>
          </w:pPr>
          <w:r>
            <w:t xml:space="preserve">Data </w:t>
          </w:r>
          <w:r>
            <w:t xml:space="preserve">file </w:t>
          </w:r>
          <w:r>
            <w:t>BasisPeak/bodymetrics3.csv is uploaded</w:t>
          </w:r>
        </w:p>
        <w:p w14:paraId="2078A560" w14:textId="77777777" w:rsidR="009B455E" w:rsidRDefault="009B455E" w:rsidP="009B455E">
          <w:pPr>
            <w:pStyle w:val="Heading4"/>
          </w:pPr>
          <w:r>
            <w:t>Criteria for Evaluating Results</w:t>
          </w:r>
        </w:p>
        <w:p w14:paraId="43692877" w14:textId="58674291" w:rsidR="004D1277" w:rsidRPr="004D1277" w:rsidRDefault="004D1277" w:rsidP="004D1277">
          <w:pPr>
            <w:ind w:left="720"/>
          </w:pPr>
          <w:r>
            <w:t>N/A</w:t>
          </w:r>
        </w:p>
        <w:p w14:paraId="4F6D12BD" w14:textId="77777777" w:rsidR="009B455E" w:rsidRDefault="009B455E" w:rsidP="009B455E">
          <w:pPr>
            <w:pStyle w:val="Heading4"/>
          </w:pPr>
          <w:r>
            <w:t>Test Procedure</w:t>
          </w:r>
        </w:p>
        <w:p w14:paraId="2E671F1C" w14:textId="64E14C39" w:rsidR="004D1277" w:rsidRPr="004D1277" w:rsidRDefault="004D1277" w:rsidP="004D1277">
          <w:pPr>
            <w:ind w:left="720"/>
          </w:pPr>
          <w:r>
            <w:t>See WebUITestDocumentation.</w:t>
          </w:r>
        </w:p>
        <w:p w14:paraId="2674C5B6" w14:textId="77777777" w:rsidR="009B455E" w:rsidRDefault="009B455E" w:rsidP="009B455E">
          <w:pPr>
            <w:pStyle w:val="Heading4"/>
          </w:pPr>
          <w:r>
            <w:t>Assumptions and Constraints</w:t>
          </w:r>
        </w:p>
        <w:p w14:paraId="28E6E82B" w14:textId="1AA91D9A" w:rsidR="004D1277" w:rsidRPr="004D1277" w:rsidRDefault="004D1277" w:rsidP="004D1277">
          <w:pPr>
            <w:ind w:left="720"/>
          </w:pPr>
          <w:r>
            <w:t>See WebUITestDocumentation.</w:t>
          </w:r>
        </w:p>
        <w:p w14:paraId="4F6CECAF" w14:textId="64FCFBA0" w:rsidR="009B455E" w:rsidRDefault="009B455E" w:rsidP="009B455E">
          <w:pPr>
            <w:pStyle w:val="Heading3"/>
          </w:pPr>
          <w:r>
            <w:t>Multi File One Activity</w:t>
          </w:r>
        </w:p>
        <w:p w14:paraId="13173CED" w14:textId="77777777" w:rsidR="009B455E" w:rsidRDefault="009B455E" w:rsidP="009B455E">
          <w:pPr>
            <w:pStyle w:val="Heading4"/>
          </w:pPr>
          <w:r>
            <w:t>Requirements Addressed</w:t>
          </w:r>
        </w:p>
        <w:p w14:paraId="73A63E21" w14:textId="77777777" w:rsidR="00CB5AAF" w:rsidRDefault="00CB5AAF" w:rsidP="00CB5AAF">
          <w:pPr>
            <w:pStyle w:val="ListParagraph"/>
            <w:numPr>
              <w:ilvl w:val="0"/>
              <w:numId w:val="19"/>
            </w:numPr>
          </w:pPr>
          <w:r>
            <w:t>3.1.2: System shall process medical data</w:t>
          </w:r>
        </w:p>
        <w:p w14:paraId="4BAA7079" w14:textId="77777777" w:rsidR="00CB5AAF" w:rsidRDefault="00CB5AAF" w:rsidP="00CB5AAF">
          <w:pPr>
            <w:pStyle w:val="ListParagraph"/>
            <w:numPr>
              <w:ilvl w:val="0"/>
              <w:numId w:val="19"/>
            </w:numPr>
          </w:pPr>
          <w:r>
            <w:t>3.1.2.1: System shall process one or more medical data file at a time</w:t>
          </w:r>
        </w:p>
        <w:p w14:paraId="64A9BD2D" w14:textId="77777777" w:rsidR="00CB5AAF" w:rsidRDefault="00CB5AAF" w:rsidP="00CB5AAF">
          <w:pPr>
            <w:pStyle w:val="ListParagraph"/>
            <w:numPr>
              <w:ilvl w:val="0"/>
              <w:numId w:val="19"/>
            </w:numPr>
          </w:pPr>
          <w:r>
            <w:t>3.1.2.2: System shall provide ability to assign activity</w:t>
          </w:r>
        </w:p>
        <w:p w14:paraId="5ECB64C7" w14:textId="77777777" w:rsidR="00CB5AAF" w:rsidRDefault="00CB5AAF" w:rsidP="00CB5AAF">
          <w:pPr>
            <w:pStyle w:val="ListParagraph"/>
            <w:numPr>
              <w:ilvl w:val="0"/>
              <w:numId w:val="19"/>
            </w:numPr>
          </w:pPr>
          <w:r>
            <w:t>3.1.2.3: There will be an interface to select data and activities</w:t>
          </w:r>
        </w:p>
        <w:p w14:paraId="0201A5A1" w14:textId="77777777" w:rsidR="00CB5AAF" w:rsidRDefault="00CB5AAF" w:rsidP="00CB5AAF">
          <w:pPr>
            <w:pStyle w:val="ListParagraph"/>
            <w:numPr>
              <w:ilvl w:val="0"/>
              <w:numId w:val="19"/>
            </w:numPr>
          </w:pPr>
          <w:r>
            <w:t>3.1.2.5: System shall process CSV files</w:t>
          </w:r>
        </w:p>
        <w:p w14:paraId="7D891926" w14:textId="77777777" w:rsidR="009B455E" w:rsidRDefault="009B455E" w:rsidP="009B455E">
          <w:pPr>
            <w:pStyle w:val="Heading4"/>
          </w:pPr>
          <w:r>
            <w:t>Prerequisite Conditions</w:t>
          </w:r>
        </w:p>
        <w:p w14:paraId="1224EBEE" w14:textId="77777777" w:rsidR="0009266E" w:rsidRDefault="0009266E" w:rsidP="0009266E">
          <w:pPr>
            <w:pStyle w:val="ListParagraph"/>
            <w:numPr>
              <w:ilvl w:val="0"/>
              <w:numId w:val="20"/>
            </w:numPr>
          </w:pPr>
          <w:r>
            <w:t>User ‘testPatient’ exists</w:t>
          </w:r>
        </w:p>
        <w:p w14:paraId="2D7BC81A" w14:textId="77777777" w:rsidR="0009266E" w:rsidRDefault="0009266E" w:rsidP="0009266E">
          <w:pPr>
            <w:pStyle w:val="ListParagraph"/>
            <w:numPr>
              <w:ilvl w:val="0"/>
              <w:numId w:val="20"/>
            </w:numPr>
          </w:pPr>
          <w:r>
            <w:t>User ‘testPatient’ is logged in</w:t>
          </w:r>
        </w:p>
        <w:p w14:paraId="07E40881" w14:textId="553D7CCA" w:rsidR="0009266E" w:rsidRDefault="0009266E" w:rsidP="0009266E">
          <w:pPr>
            <w:pStyle w:val="ListParagraph"/>
            <w:numPr>
              <w:ilvl w:val="0"/>
              <w:numId w:val="20"/>
            </w:numPr>
          </w:pPr>
          <w:r>
            <w:t>Data file BasisPeak/bodymetrics</w:t>
          </w:r>
          <w:r>
            <w:t>4</w:t>
          </w:r>
          <w:r>
            <w:t>.csv exists</w:t>
          </w:r>
        </w:p>
        <w:p w14:paraId="1F6A34D2" w14:textId="2BA5062C" w:rsidR="0009266E" w:rsidRPr="0009266E" w:rsidRDefault="0009266E" w:rsidP="0009266E">
          <w:pPr>
            <w:pStyle w:val="ListParagraph"/>
            <w:numPr>
              <w:ilvl w:val="0"/>
              <w:numId w:val="20"/>
            </w:numPr>
          </w:pPr>
          <w:r>
            <w:t>Data file BasisPeak/bodymetrics</w:t>
          </w:r>
          <w:r>
            <w:t>5</w:t>
          </w:r>
          <w:r>
            <w:t>.csv exists</w:t>
          </w:r>
        </w:p>
        <w:p w14:paraId="0F96CAD5" w14:textId="77777777" w:rsidR="009B455E" w:rsidRDefault="009B455E" w:rsidP="0009266E">
          <w:pPr>
            <w:pStyle w:val="Heading4"/>
          </w:pPr>
          <w:r>
            <w:t>Test Input</w:t>
          </w:r>
        </w:p>
        <w:p w14:paraId="02C07A05" w14:textId="149FC0F2" w:rsidR="004D1277" w:rsidRPr="004D1277" w:rsidRDefault="004D1277" w:rsidP="004D1277">
          <w:pPr>
            <w:ind w:left="720"/>
          </w:pPr>
          <w:r>
            <w:t>N/A</w:t>
          </w:r>
        </w:p>
        <w:p w14:paraId="26F002F4" w14:textId="77777777" w:rsidR="009B455E" w:rsidRDefault="009B455E" w:rsidP="009B455E">
          <w:pPr>
            <w:pStyle w:val="Heading4"/>
          </w:pPr>
          <w:r>
            <w:t>Expected Test Results</w:t>
          </w:r>
        </w:p>
        <w:p w14:paraId="2900CFD0" w14:textId="46595C52" w:rsidR="004D1277" w:rsidRPr="004D1277" w:rsidRDefault="004D1277" w:rsidP="004D1277">
          <w:pPr>
            <w:ind w:left="720"/>
          </w:pPr>
          <w:r>
            <w:t xml:space="preserve">Data files </w:t>
          </w:r>
          <w:r>
            <w:t>BasisPeak/bodymetrics4.csv</w:t>
          </w:r>
          <w:r>
            <w:t xml:space="preserve"> and </w:t>
          </w:r>
          <w:r>
            <w:t>BasisPeak/bodymetrics</w:t>
          </w:r>
          <w:r>
            <w:t>5</w:t>
          </w:r>
          <w:r>
            <w:t>.csv</w:t>
          </w:r>
          <w:r>
            <w:t xml:space="preserve"> are uploaded</w:t>
          </w:r>
        </w:p>
        <w:p w14:paraId="60AE1F9C" w14:textId="77777777" w:rsidR="009B455E" w:rsidRDefault="009B455E" w:rsidP="009B455E">
          <w:pPr>
            <w:pStyle w:val="Heading4"/>
          </w:pPr>
          <w:r>
            <w:t>Criteria for Evaluating Results</w:t>
          </w:r>
        </w:p>
        <w:p w14:paraId="5294AA9C" w14:textId="7AED86BA" w:rsidR="004D1277" w:rsidRPr="004D1277" w:rsidRDefault="004D1277" w:rsidP="004D1277">
          <w:pPr>
            <w:ind w:left="720"/>
          </w:pPr>
          <w:r>
            <w:t>N/A</w:t>
          </w:r>
        </w:p>
        <w:p w14:paraId="12FF7CC4" w14:textId="77777777" w:rsidR="009B455E" w:rsidRDefault="009B455E" w:rsidP="009B455E">
          <w:pPr>
            <w:pStyle w:val="Heading4"/>
          </w:pPr>
          <w:r>
            <w:t>Test Procedure</w:t>
          </w:r>
        </w:p>
        <w:p w14:paraId="2B441AD0" w14:textId="7CCE609C" w:rsidR="004D1277" w:rsidRPr="004D1277" w:rsidRDefault="004D1277" w:rsidP="004D1277">
          <w:pPr>
            <w:ind w:left="720"/>
          </w:pPr>
          <w:r>
            <w:t>See WebUITestDocumentation.</w:t>
          </w:r>
        </w:p>
        <w:p w14:paraId="6E621D8D" w14:textId="77777777" w:rsidR="009B455E" w:rsidRDefault="009B455E" w:rsidP="009B455E">
          <w:pPr>
            <w:pStyle w:val="Heading4"/>
          </w:pPr>
          <w:r>
            <w:t>Assumptions and Constraints</w:t>
          </w:r>
        </w:p>
        <w:p w14:paraId="49936E01" w14:textId="2A389F94" w:rsidR="004D1277" w:rsidRPr="004D1277" w:rsidRDefault="004D1277" w:rsidP="004D1277">
          <w:pPr>
            <w:ind w:left="720"/>
          </w:pPr>
          <w:r>
            <w:t>See WebUITestDocumentation.</w:t>
          </w:r>
        </w:p>
        <w:p w14:paraId="21CA326B" w14:textId="2BABB8E9" w:rsidR="009B455E" w:rsidRDefault="009B455E" w:rsidP="009B455E">
          <w:pPr>
            <w:pStyle w:val="Heading3"/>
          </w:pPr>
          <w:r>
            <w:t>Single File Multi Activity</w:t>
          </w:r>
        </w:p>
        <w:p w14:paraId="5855D6EA" w14:textId="77777777" w:rsidR="009B455E" w:rsidRDefault="009B455E" w:rsidP="009B455E">
          <w:pPr>
            <w:pStyle w:val="Heading4"/>
          </w:pPr>
          <w:r>
            <w:t>Requirements Addressed</w:t>
          </w:r>
        </w:p>
        <w:p w14:paraId="6401CA6C" w14:textId="77777777" w:rsidR="00CB5AAF" w:rsidRDefault="00CB5AAF" w:rsidP="00CB5AAF">
          <w:pPr>
            <w:pStyle w:val="ListParagraph"/>
            <w:numPr>
              <w:ilvl w:val="0"/>
              <w:numId w:val="19"/>
            </w:numPr>
          </w:pPr>
          <w:r>
            <w:t>3.1.2: System shall process medical data</w:t>
          </w:r>
        </w:p>
        <w:p w14:paraId="33BF6BD3" w14:textId="77777777" w:rsidR="00CB5AAF" w:rsidRDefault="00CB5AAF" w:rsidP="00CB5AAF">
          <w:pPr>
            <w:pStyle w:val="ListParagraph"/>
            <w:numPr>
              <w:ilvl w:val="0"/>
              <w:numId w:val="19"/>
            </w:numPr>
          </w:pPr>
          <w:r>
            <w:t>3.1.2.1: System shall process one or more medical data file at a time</w:t>
          </w:r>
        </w:p>
        <w:p w14:paraId="51984848" w14:textId="77777777" w:rsidR="00CB5AAF" w:rsidRDefault="00CB5AAF" w:rsidP="00CB5AAF">
          <w:pPr>
            <w:pStyle w:val="ListParagraph"/>
            <w:numPr>
              <w:ilvl w:val="0"/>
              <w:numId w:val="19"/>
            </w:numPr>
          </w:pPr>
          <w:r>
            <w:t>3.1.2.2: System shall provide ability to assign activity</w:t>
          </w:r>
        </w:p>
        <w:p w14:paraId="5A19C8B2" w14:textId="77777777" w:rsidR="00CB5AAF" w:rsidRDefault="00CB5AAF" w:rsidP="00CB5AAF">
          <w:pPr>
            <w:pStyle w:val="ListParagraph"/>
            <w:numPr>
              <w:ilvl w:val="0"/>
              <w:numId w:val="19"/>
            </w:numPr>
          </w:pPr>
          <w:r>
            <w:t>3.1.2.3: There will be an interface to select data and activities</w:t>
          </w:r>
        </w:p>
        <w:p w14:paraId="59D7C7E6" w14:textId="77777777" w:rsidR="00CB5AAF" w:rsidRDefault="00CB5AAF" w:rsidP="00CB5AAF">
          <w:pPr>
            <w:pStyle w:val="ListParagraph"/>
            <w:numPr>
              <w:ilvl w:val="0"/>
              <w:numId w:val="19"/>
            </w:numPr>
          </w:pPr>
          <w:r>
            <w:t>3.1.2.5: System shall process CSV files</w:t>
          </w:r>
        </w:p>
        <w:p w14:paraId="7022A639" w14:textId="77777777" w:rsidR="009B455E" w:rsidRDefault="009B455E" w:rsidP="009B455E">
          <w:pPr>
            <w:pStyle w:val="Heading4"/>
          </w:pPr>
          <w:r>
            <w:t>Prerequisite Conditions</w:t>
          </w:r>
        </w:p>
        <w:p w14:paraId="419294C7" w14:textId="77777777" w:rsidR="0009266E" w:rsidRDefault="0009266E" w:rsidP="0009266E">
          <w:pPr>
            <w:pStyle w:val="ListParagraph"/>
            <w:numPr>
              <w:ilvl w:val="0"/>
              <w:numId w:val="20"/>
            </w:numPr>
          </w:pPr>
          <w:r>
            <w:t>User ‘testPatient’ exists</w:t>
          </w:r>
        </w:p>
        <w:p w14:paraId="2F627202" w14:textId="77777777" w:rsidR="0009266E" w:rsidRDefault="0009266E" w:rsidP="0009266E">
          <w:pPr>
            <w:pStyle w:val="ListParagraph"/>
            <w:numPr>
              <w:ilvl w:val="0"/>
              <w:numId w:val="20"/>
            </w:numPr>
          </w:pPr>
          <w:r>
            <w:t>User ‘testPatient’ is logged in</w:t>
          </w:r>
        </w:p>
        <w:p w14:paraId="2FFD3968" w14:textId="74EA8FC9" w:rsidR="0009266E" w:rsidRPr="0009266E" w:rsidRDefault="0009266E" w:rsidP="0009266E">
          <w:pPr>
            <w:pStyle w:val="ListParagraph"/>
            <w:numPr>
              <w:ilvl w:val="0"/>
              <w:numId w:val="20"/>
            </w:numPr>
          </w:pPr>
          <w:r>
            <w:t>Data file BasisPeak/bodymetrics</w:t>
          </w:r>
          <w:r>
            <w:t>6</w:t>
          </w:r>
          <w:r>
            <w:t>.csv exists</w:t>
          </w:r>
        </w:p>
        <w:p w14:paraId="7C4FC307" w14:textId="77777777" w:rsidR="009B455E" w:rsidRDefault="009B455E" w:rsidP="009B455E">
          <w:pPr>
            <w:pStyle w:val="Heading4"/>
          </w:pPr>
          <w:r>
            <w:t>Test Input</w:t>
          </w:r>
        </w:p>
        <w:p w14:paraId="2111F2B4" w14:textId="5644A5F0" w:rsidR="004D1277" w:rsidRPr="004D1277" w:rsidRDefault="004D1277" w:rsidP="004D1277">
          <w:pPr>
            <w:ind w:left="720"/>
          </w:pPr>
          <w:r>
            <w:t>N/A</w:t>
          </w:r>
        </w:p>
        <w:p w14:paraId="1AF9DA28" w14:textId="77777777" w:rsidR="009B455E" w:rsidRDefault="009B455E" w:rsidP="009B455E">
          <w:pPr>
            <w:pStyle w:val="Heading4"/>
          </w:pPr>
          <w:r>
            <w:t>Expected Test Results</w:t>
          </w:r>
        </w:p>
        <w:p w14:paraId="18CBD896" w14:textId="2930E236" w:rsidR="004D1277" w:rsidRPr="004D1277" w:rsidRDefault="004D1277" w:rsidP="004D1277">
          <w:pPr>
            <w:ind w:left="720"/>
          </w:pPr>
          <w:r>
            <w:t xml:space="preserve">Data file </w:t>
          </w:r>
          <w:r>
            <w:t>BasisPeak/bodymetrics</w:t>
          </w:r>
          <w:r>
            <w:t>6</w:t>
          </w:r>
          <w:r>
            <w:t>.csv</w:t>
          </w:r>
          <w:r>
            <w:t xml:space="preserve"> is uploaded</w:t>
          </w:r>
        </w:p>
        <w:p w14:paraId="7E32F8AF" w14:textId="77777777" w:rsidR="009B455E" w:rsidRDefault="009B455E" w:rsidP="009B455E">
          <w:pPr>
            <w:pStyle w:val="Heading4"/>
          </w:pPr>
          <w:r>
            <w:t>Criteria for Evaluating Results</w:t>
          </w:r>
        </w:p>
        <w:p w14:paraId="32C92319" w14:textId="3CACA3FE" w:rsidR="004D1277" w:rsidRPr="004D1277" w:rsidRDefault="004D1277" w:rsidP="004D1277">
          <w:pPr>
            <w:ind w:left="720"/>
          </w:pPr>
          <w:r>
            <w:t>N/A</w:t>
          </w:r>
        </w:p>
        <w:p w14:paraId="047B4EB5" w14:textId="77777777" w:rsidR="009B455E" w:rsidRDefault="009B455E" w:rsidP="009B455E">
          <w:pPr>
            <w:pStyle w:val="Heading4"/>
          </w:pPr>
          <w:r>
            <w:t>Test Procedure</w:t>
          </w:r>
        </w:p>
        <w:p w14:paraId="122C63BE" w14:textId="773A4970" w:rsidR="004D1277" w:rsidRPr="004D1277" w:rsidRDefault="004D1277" w:rsidP="004D1277">
          <w:pPr>
            <w:ind w:left="720"/>
          </w:pPr>
          <w:r>
            <w:t>See WebUITestDocumentation.</w:t>
          </w:r>
        </w:p>
        <w:p w14:paraId="0987366C" w14:textId="77777777" w:rsidR="009B455E" w:rsidRDefault="009B455E" w:rsidP="009B455E">
          <w:pPr>
            <w:pStyle w:val="Heading4"/>
          </w:pPr>
          <w:r>
            <w:t>Assumptions and Constraints</w:t>
          </w:r>
        </w:p>
        <w:p w14:paraId="47C3D5DA" w14:textId="4BCBA2AB" w:rsidR="004D1277" w:rsidRPr="004D1277" w:rsidRDefault="004D1277" w:rsidP="004D1277">
          <w:pPr>
            <w:ind w:left="720"/>
          </w:pPr>
          <w:r>
            <w:t>See WebUITestDocumentation.</w:t>
          </w:r>
        </w:p>
        <w:p w14:paraId="1967516E" w14:textId="117E122A" w:rsidR="009B455E" w:rsidRDefault="009B455E" w:rsidP="009B455E">
          <w:pPr>
            <w:pStyle w:val="Heading3"/>
          </w:pPr>
          <w:r>
            <w:t>Multi File Multi Activity</w:t>
          </w:r>
        </w:p>
        <w:p w14:paraId="3EF7976E" w14:textId="77777777" w:rsidR="009B455E" w:rsidRDefault="009B455E" w:rsidP="009B455E">
          <w:pPr>
            <w:pStyle w:val="Heading4"/>
          </w:pPr>
          <w:r>
            <w:t>Requirements Addressed</w:t>
          </w:r>
        </w:p>
        <w:p w14:paraId="2BC31418" w14:textId="77777777" w:rsidR="00CB5AAF" w:rsidRDefault="00CB5AAF" w:rsidP="00CB5AAF">
          <w:pPr>
            <w:pStyle w:val="ListParagraph"/>
            <w:numPr>
              <w:ilvl w:val="0"/>
              <w:numId w:val="19"/>
            </w:numPr>
          </w:pPr>
          <w:r>
            <w:t>3.1.2: System shall process medical data</w:t>
          </w:r>
        </w:p>
        <w:p w14:paraId="75E6B4AE" w14:textId="77777777" w:rsidR="00CB5AAF" w:rsidRDefault="00CB5AAF" w:rsidP="00CB5AAF">
          <w:pPr>
            <w:pStyle w:val="ListParagraph"/>
            <w:numPr>
              <w:ilvl w:val="0"/>
              <w:numId w:val="19"/>
            </w:numPr>
          </w:pPr>
          <w:r>
            <w:t>3.1.2.1: System shall process one or more medical data file at a time</w:t>
          </w:r>
        </w:p>
        <w:p w14:paraId="2EAE80DB" w14:textId="77777777" w:rsidR="00CB5AAF" w:rsidRDefault="00CB5AAF" w:rsidP="00CB5AAF">
          <w:pPr>
            <w:pStyle w:val="ListParagraph"/>
            <w:numPr>
              <w:ilvl w:val="0"/>
              <w:numId w:val="19"/>
            </w:numPr>
          </w:pPr>
          <w:r>
            <w:t>3.1.2.2: System shall provide ability to assign activity</w:t>
          </w:r>
        </w:p>
        <w:p w14:paraId="77921EF5" w14:textId="77777777" w:rsidR="00CB5AAF" w:rsidRDefault="00CB5AAF" w:rsidP="00CB5AAF">
          <w:pPr>
            <w:pStyle w:val="ListParagraph"/>
            <w:numPr>
              <w:ilvl w:val="0"/>
              <w:numId w:val="19"/>
            </w:numPr>
          </w:pPr>
          <w:r>
            <w:t>3.1.2.3: There will be an interface to select data and activities</w:t>
          </w:r>
        </w:p>
        <w:p w14:paraId="7F14441B" w14:textId="77777777" w:rsidR="00CB5AAF" w:rsidRDefault="00CB5AAF" w:rsidP="00CB5AAF">
          <w:pPr>
            <w:pStyle w:val="ListParagraph"/>
            <w:numPr>
              <w:ilvl w:val="0"/>
              <w:numId w:val="19"/>
            </w:numPr>
          </w:pPr>
          <w:r>
            <w:t>3.1.2.5: System shall process CSV files</w:t>
          </w:r>
        </w:p>
        <w:p w14:paraId="3B7937FE" w14:textId="77777777" w:rsidR="009B455E" w:rsidRDefault="009B455E" w:rsidP="009B455E">
          <w:pPr>
            <w:pStyle w:val="Heading4"/>
          </w:pPr>
          <w:r>
            <w:t>Prerequisite Conditions</w:t>
          </w:r>
        </w:p>
        <w:p w14:paraId="55B6D68C" w14:textId="77777777" w:rsidR="0009266E" w:rsidRDefault="0009266E" w:rsidP="0009266E">
          <w:pPr>
            <w:pStyle w:val="ListParagraph"/>
            <w:numPr>
              <w:ilvl w:val="0"/>
              <w:numId w:val="20"/>
            </w:numPr>
          </w:pPr>
          <w:r>
            <w:t>User ‘testPatient’ exists</w:t>
          </w:r>
        </w:p>
        <w:p w14:paraId="62519C71" w14:textId="77777777" w:rsidR="0009266E" w:rsidRDefault="0009266E" w:rsidP="0009266E">
          <w:pPr>
            <w:pStyle w:val="ListParagraph"/>
            <w:numPr>
              <w:ilvl w:val="0"/>
              <w:numId w:val="20"/>
            </w:numPr>
          </w:pPr>
          <w:r>
            <w:t>User ‘testPatient’ is logged in</w:t>
          </w:r>
        </w:p>
        <w:p w14:paraId="39113505" w14:textId="659B0EFF" w:rsidR="0009266E" w:rsidRDefault="0009266E" w:rsidP="0009266E">
          <w:pPr>
            <w:pStyle w:val="ListParagraph"/>
            <w:numPr>
              <w:ilvl w:val="0"/>
              <w:numId w:val="20"/>
            </w:numPr>
          </w:pPr>
          <w:r>
            <w:t>Data file BasisPeak/bodymetrics</w:t>
          </w:r>
          <w:r>
            <w:t>7</w:t>
          </w:r>
          <w:r>
            <w:t>.csv exists</w:t>
          </w:r>
        </w:p>
        <w:p w14:paraId="48BD2754" w14:textId="6A7E7459" w:rsidR="0009266E" w:rsidRPr="0009266E" w:rsidRDefault="0009266E" w:rsidP="0009266E">
          <w:pPr>
            <w:pStyle w:val="ListParagraph"/>
            <w:numPr>
              <w:ilvl w:val="0"/>
              <w:numId w:val="20"/>
            </w:numPr>
          </w:pPr>
          <w:r>
            <w:t>Data file BasisPeak/bodymetrics</w:t>
          </w:r>
          <w:r>
            <w:t>8</w:t>
          </w:r>
          <w:r>
            <w:t>.csv exists</w:t>
          </w:r>
        </w:p>
        <w:p w14:paraId="3465EDBB" w14:textId="77777777" w:rsidR="009B455E" w:rsidRDefault="009B455E" w:rsidP="009B455E">
          <w:pPr>
            <w:pStyle w:val="Heading4"/>
          </w:pPr>
          <w:r>
            <w:t>Test Input</w:t>
          </w:r>
        </w:p>
        <w:p w14:paraId="1DB24F34" w14:textId="783F3215" w:rsidR="004D1277" w:rsidRPr="004D1277" w:rsidRDefault="004D1277" w:rsidP="004D1277">
          <w:pPr>
            <w:ind w:left="720"/>
          </w:pPr>
          <w:r>
            <w:t>N/A</w:t>
          </w:r>
        </w:p>
        <w:p w14:paraId="455DEC56" w14:textId="77777777" w:rsidR="009B455E" w:rsidRDefault="009B455E" w:rsidP="009B455E">
          <w:pPr>
            <w:pStyle w:val="Heading4"/>
          </w:pPr>
          <w:r>
            <w:t>Expected Test Results</w:t>
          </w:r>
        </w:p>
        <w:p w14:paraId="4B2A297A" w14:textId="3BD9CD70" w:rsidR="004D1277" w:rsidRPr="004D1277" w:rsidRDefault="004D1277" w:rsidP="004D1277">
          <w:pPr>
            <w:ind w:left="720"/>
          </w:pPr>
          <w:r>
            <w:t xml:space="preserve">Data files </w:t>
          </w:r>
          <w:r>
            <w:t>BasisPeak/bodymetrics</w:t>
          </w:r>
          <w:r>
            <w:t>7</w:t>
          </w:r>
          <w:r>
            <w:t>.csv</w:t>
          </w:r>
          <w:r>
            <w:t xml:space="preserve"> and </w:t>
          </w:r>
          <w:r>
            <w:t>BasisPeak/bodymetrics</w:t>
          </w:r>
          <w:r>
            <w:t>8</w:t>
          </w:r>
          <w:r>
            <w:t>.csv</w:t>
          </w:r>
          <w:r>
            <w:t xml:space="preserve"> are uplaoded</w:t>
          </w:r>
        </w:p>
        <w:p w14:paraId="3F406B12" w14:textId="77777777" w:rsidR="009B455E" w:rsidRDefault="009B455E" w:rsidP="009B455E">
          <w:pPr>
            <w:pStyle w:val="Heading4"/>
          </w:pPr>
          <w:r>
            <w:t>Criteria for Evaluating Results</w:t>
          </w:r>
        </w:p>
        <w:p w14:paraId="2C28B23E" w14:textId="37C5C767" w:rsidR="004D1277" w:rsidRPr="004D1277" w:rsidRDefault="004D1277" w:rsidP="004D1277">
          <w:pPr>
            <w:ind w:left="720"/>
          </w:pPr>
          <w:r>
            <w:t>N/A</w:t>
          </w:r>
        </w:p>
        <w:p w14:paraId="2558647D" w14:textId="77777777" w:rsidR="009B455E" w:rsidRDefault="009B455E" w:rsidP="009B455E">
          <w:pPr>
            <w:pStyle w:val="Heading4"/>
          </w:pPr>
          <w:r>
            <w:t>Test Procedure</w:t>
          </w:r>
        </w:p>
        <w:p w14:paraId="7C04E354" w14:textId="671549CA" w:rsidR="004D1277" w:rsidRPr="004D1277" w:rsidRDefault="004D1277" w:rsidP="004D1277">
          <w:pPr>
            <w:ind w:left="720"/>
          </w:pPr>
          <w:r>
            <w:t>See WebUITestDocumentation.</w:t>
          </w:r>
        </w:p>
        <w:p w14:paraId="4B13C5CF" w14:textId="77777777" w:rsidR="009B455E" w:rsidRDefault="009B455E" w:rsidP="009B455E">
          <w:pPr>
            <w:pStyle w:val="Heading4"/>
          </w:pPr>
          <w:r>
            <w:t>Assumptions and Constraints</w:t>
          </w:r>
        </w:p>
        <w:p w14:paraId="0187782A" w14:textId="72891E94" w:rsidR="004D1277" w:rsidRPr="004D1277" w:rsidRDefault="004D1277" w:rsidP="004D1277">
          <w:pPr>
            <w:ind w:left="720"/>
          </w:pPr>
          <w:r>
            <w:t>See WebUITestDocumentation.</w:t>
          </w:r>
        </w:p>
        <w:p w14:paraId="313676F3" w14:textId="038A99F2" w:rsidR="009B455E" w:rsidRDefault="009B455E" w:rsidP="009B455E">
          <w:pPr>
            <w:pStyle w:val="Heading3"/>
          </w:pPr>
          <w:r>
            <w:t>Zephry Data Upload</w:t>
          </w:r>
        </w:p>
        <w:p w14:paraId="6C96EB88" w14:textId="77777777" w:rsidR="009B455E" w:rsidRDefault="009B455E" w:rsidP="009B455E">
          <w:pPr>
            <w:pStyle w:val="Heading4"/>
          </w:pPr>
          <w:r>
            <w:t>Requirements Addressed</w:t>
          </w:r>
        </w:p>
        <w:p w14:paraId="16012076" w14:textId="500C84AE" w:rsidR="00BB69F3" w:rsidRDefault="00BB69F3" w:rsidP="00BB69F3">
          <w:pPr>
            <w:pStyle w:val="ListParagraph"/>
            <w:numPr>
              <w:ilvl w:val="0"/>
              <w:numId w:val="21"/>
            </w:numPr>
          </w:pPr>
          <w:r>
            <w:t>3.2.4.1: System shall support Zephyr data</w:t>
          </w:r>
        </w:p>
        <w:p w14:paraId="0354634C" w14:textId="4B2089BC" w:rsidR="00C90CB1" w:rsidRPr="00BB69F3" w:rsidRDefault="00C90CB1" w:rsidP="00BB69F3">
          <w:pPr>
            <w:pStyle w:val="ListParagraph"/>
            <w:numPr>
              <w:ilvl w:val="0"/>
              <w:numId w:val="21"/>
            </w:numPr>
          </w:pPr>
          <w:r>
            <w:t>3.1.2.6: System will process raw data files</w:t>
          </w:r>
        </w:p>
        <w:p w14:paraId="74D6C1BB" w14:textId="77777777" w:rsidR="009B455E" w:rsidRDefault="009B455E" w:rsidP="009B455E">
          <w:pPr>
            <w:pStyle w:val="Heading4"/>
          </w:pPr>
          <w:r>
            <w:t>Prerequisite Conditions</w:t>
          </w:r>
        </w:p>
        <w:p w14:paraId="7C10CDFA" w14:textId="7B06415C" w:rsidR="00F45531" w:rsidRDefault="00F45531" w:rsidP="00F45531">
          <w:pPr>
            <w:pStyle w:val="ListParagraph"/>
            <w:numPr>
              <w:ilvl w:val="0"/>
              <w:numId w:val="21"/>
            </w:numPr>
          </w:pPr>
          <w:r>
            <w:t>User ‘testPatient’ is logged in</w:t>
          </w:r>
        </w:p>
        <w:p w14:paraId="424F65EE" w14:textId="7C8A0415" w:rsidR="00F45531" w:rsidRDefault="00F45531" w:rsidP="00F45531">
          <w:pPr>
            <w:pStyle w:val="ListParagraph"/>
            <w:numPr>
              <w:ilvl w:val="0"/>
              <w:numId w:val="21"/>
            </w:numPr>
          </w:pPr>
          <w:r>
            <w:t>Data file Zephyr/ZephyrTestData/accel.csv exists</w:t>
          </w:r>
        </w:p>
        <w:p w14:paraId="1CB23AE4" w14:textId="2274D1D4" w:rsidR="00F45531" w:rsidRPr="00F45531" w:rsidRDefault="00F45531" w:rsidP="00F45531">
          <w:pPr>
            <w:pStyle w:val="ListParagraph"/>
            <w:numPr>
              <w:ilvl w:val="0"/>
              <w:numId w:val="21"/>
            </w:numPr>
          </w:pPr>
          <w:r>
            <w:t>Data file Zephyr/ZephyrTestData/BB.dat</w:t>
          </w:r>
          <w:r>
            <w:t xml:space="preserve"> exists</w:t>
          </w:r>
        </w:p>
        <w:p w14:paraId="6DD3108D" w14:textId="77777777" w:rsidR="009B455E" w:rsidRDefault="009B455E" w:rsidP="009B455E">
          <w:pPr>
            <w:pStyle w:val="Heading4"/>
          </w:pPr>
          <w:r>
            <w:t>Test Input</w:t>
          </w:r>
        </w:p>
        <w:p w14:paraId="5DD1B8DF" w14:textId="3F19E4CD" w:rsidR="00C90CB1" w:rsidRPr="00C90CB1" w:rsidRDefault="00C90CB1" w:rsidP="00C90CB1">
          <w:pPr>
            <w:ind w:left="720"/>
          </w:pPr>
          <w:r>
            <w:t>N/A</w:t>
          </w:r>
        </w:p>
        <w:p w14:paraId="552EE789" w14:textId="77777777" w:rsidR="009B455E" w:rsidRDefault="009B455E" w:rsidP="009B455E">
          <w:pPr>
            <w:pStyle w:val="Heading4"/>
          </w:pPr>
          <w:r>
            <w:t>Expected Test Results</w:t>
          </w:r>
        </w:p>
        <w:p w14:paraId="10FDBC12" w14:textId="432125B6" w:rsidR="00C90CB1" w:rsidRPr="00C90CB1" w:rsidRDefault="00C90CB1" w:rsidP="00C90CB1">
          <w:pPr>
            <w:ind w:left="720"/>
          </w:pPr>
          <w:r>
            <w:t>Files</w:t>
          </w:r>
          <w:r w:rsidRPr="00C90CB1">
            <w:t xml:space="preserve"> </w:t>
          </w:r>
          <w:r>
            <w:t>Zephyr/ZephyrTestData/accel.csv</w:t>
          </w:r>
          <w:r>
            <w:t xml:space="preserve"> and </w:t>
          </w:r>
          <w:r>
            <w:t>Zephyr/ZephyrTestData/BB.dat</w:t>
          </w:r>
          <w:r>
            <w:t xml:space="preserve"> are uploaded</w:t>
          </w:r>
        </w:p>
        <w:p w14:paraId="0375456B" w14:textId="77777777" w:rsidR="009B455E" w:rsidRDefault="009B455E" w:rsidP="009B455E">
          <w:pPr>
            <w:pStyle w:val="Heading4"/>
          </w:pPr>
          <w:r>
            <w:t>Criteria for Evaluating Results</w:t>
          </w:r>
        </w:p>
        <w:p w14:paraId="36B92E9F" w14:textId="324AE981" w:rsidR="00C90CB1" w:rsidRPr="00C90CB1" w:rsidRDefault="00C90CB1" w:rsidP="00C90CB1">
          <w:pPr>
            <w:ind w:left="720"/>
          </w:pPr>
          <w:r>
            <w:t>N/A</w:t>
          </w:r>
        </w:p>
        <w:p w14:paraId="44F4DAC2" w14:textId="77777777" w:rsidR="009B455E" w:rsidRDefault="009B455E" w:rsidP="009B455E">
          <w:pPr>
            <w:pStyle w:val="Heading4"/>
          </w:pPr>
          <w:r>
            <w:t>Test Procedure</w:t>
          </w:r>
        </w:p>
        <w:p w14:paraId="4897C749" w14:textId="03E0A98C" w:rsidR="00C90CB1" w:rsidRPr="00C90CB1" w:rsidRDefault="00C90CB1" w:rsidP="00C90CB1">
          <w:pPr>
            <w:ind w:left="720"/>
          </w:pPr>
          <w:r>
            <w:t>See WebUITestDocumentation.</w:t>
          </w:r>
        </w:p>
        <w:p w14:paraId="007929DC" w14:textId="77777777" w:rsidR="009B455E" w:rsidRDefault="009B455E" w:rsidP="009B455E">
          <w:pPr>
            <w:pStyle w:val="Heading4"/>
          </w:pPr>
          <w:r>
            <w:t>Assumptions and Constraints</w:t>
          </w:r>
        </w:p>
        <w:p w14:paraId="5EB90386" w14:textId="61A6BE65" w:rsidR="00C90CB1" w:rsidRPr="00C90CB1" w:rsidRDefault="00C90CB1" w:rsidP="00C90CB1">
          <w:pPr>
            <w:ind w:left="720"/>
          </w:pPr>
          <w:r>
            <w:t>See WebUITtestDocumentation.</w:t>
          </w:r>
        </w:p>
        <w:p w14:paraId="31F466FE" w14:textId="2AAA9113" w:rsidR="009B455E" w:rsidRDefault="009B455E" w:rsidP="009B455E">
          <w:pPr>
            <w:pStyle w:val="Heading3"/>
          </w:pPr>
          <w:r>
            <w:t>Mband Data Upload</w:t>
          </w:r>
        </w:p>
        <w:p w14:paraId="7985BBA2" w14:textId="77777777" w:rsidR="009B455E" w:rsidRDefault="009B455E" w:rsidP="009B455E">
          <w:pPr>
            <w:pStyle w:val="Heading4"/>
          </w:pPr>
          <w:r>
            <w:t>Requirements Addressed</w:t>
          </w:r>
        </w:p>
        <w:p w14:paraId="51B07977" w14:textId="3D015D47" w:rsidR="00BB69F3" w:rsidRPr="00BB69F3" w:rsidRDefault="00BB69F3" w:rsidP="00BB69F3">
          <w:pPr>
            <w:pStyle w:val="ListParagraph"/>
            <w:numPr>
              <w:ilvl w:val="0"/>
              <w:numId w:val="21"/>
            </w:numPr>
          </w:pPr>
          <w:r>
            <w:t>3.2.4.3: System shall support Microsoft Band data</w:t>
          </w:r>
        </w:p>
        <w:p w14:paraId="1A7C2DE4" w14:textId="77777777" w:rsidR="009B455E" w:rsidRDefault="009B455E" w:rsidP="009B455E">
          <w:pPr>
            <w:pStyle w:val="Heading4"/>
          </w:pPr>
          <w:r>
            <w:t>Prerequisite Conditions</w:t>
          </w:r>
        </w:p>
        <w:p w14:paraId="4E2B0F65" w14:textId="56DB33BB" w:rsidR="00C90CB1" w:rsidRDefault="00C90CB1" w:rsidP="00C90CB1">
          <w:pPr>
            <w:pStyle w:val="ListParagraph"/>
            <w:numPr>
              <w:ilvl w:val="0"/>
              <w:numId w:val="21"/>
            </w:numPr>
          </w:pPr>
          <w:r>
            <w:t>User ‘testPatient’ is logged in</w:t>
          </w:r>
        </w:p>
        <w:p w14:paraId="5897E93A" w14:textId="37D345A6" w:rsidR="00C90CB1" w:rsidRPr="00C90CB1" w:rsidRDefault="00C90CB1" w:rsidP="00C90CB1">
          <w:pPr>
            <w:pStyle w:val="ListParagraph"/>
            <w:numPr>
              <w:ilvl w:val="0"/>
              <w:numId w:val="21"/>
            </w:numPr>
          </w:pPr>
          <w:r>
            <w:t>Data file MBand/data.csv exists</w:t>
          </w:r>
        </w:p>
        <w:p w14:paraId="28F93702" w14:textId="77777777" w:rsidR="009B455E" w:rsidRDefault="009B455E" w:rsidP="009B455E">
          <w:pPr>
            <w:pStyle w:val="Heading4"/>
          </w:pPr>
          <w:r>
            <w:t>Test Input</w:t>
          </w:r>
        </w:p>
        <w:p w14:paraId="30691514" w14:textId="2E2843D2" w:rsidR="00C90CB1" w:rsidRPr="00C90CB1" w:rsidRDefault="00C90CB1" w:rsidP="00C90CB1">
          <w:pPr>
            <w:ind w:left="720"/>
          </w:pPr>
          <w:r>
            <w:t>N/A</w:t>
          </w:r>
        </w:p>
        <w:p w14:paraId="7BBFFD86" w14:textId="77777777" w:rsidR="009B455E" w:rsidRDefault="009B455E" w:rsidP="009B455E">
          <w:pPr>
            <w:pStyle w:val="Heading4"/>
          </w:pPr>
          <w:r>
            <w:t>Expected Test Results</w:t>
          </w:r>
        </w:p>
        <w:p w14:paraId="26C5FFF4" w14:textId="7E253CFD" w:rsidR="00C90CB1" w:rsidRPr="00C90CB1" w:rsidRDefault="00C90CB1" w:rsidP="00C90CB1">
          <w:pPr>
            <w:ind w:left="720"/>
          </w:pPr>
          <w:r>
            <w:t>Data file MBand/data.csv is uploaded</w:t>
          </w:r>
        </w:p>
        <w:p w14:paraId="0F6DE78F" w14:textId="77777777" w:rsidR="009B455E" w:rsidRDefault="009B455E" w:rsidP="009B455E">
          <w:pPr>
            <w:pStyle w:val="Heading4"/>
          </w:pPr>
          <w:r>
            <w:t>Criteria for Evaluating Results</w:t>
          </w:r>
        </w:p>
        <w:p w14:paraId="4F6F6726" w14:textId="00739A77" w:rsidR="00C90CB1" w:rsidRPr="00C90CB1" w:rsidRDefault="00C90CB1" w:rsidP="00C90CB1">
          <w:pPr>
            <w:ind w:left="720"/>
          </w:pPr>
          <w:r>
            <w:t>N/A</w:t>
          </w:r>
        </w:p>
        <w:p w14:paraId="0658FF64" w14:textId="77777777" w:rsidR="009B455E" w:rsidRDefault="009B455E" w:rsidP="009B455E">
          <w:pPr>
            <w:pStyle w:val="Heading4"/>
          </w:pPr>
          <w:r>
            <w:t>Test Procedure</w:t>
          </w:r>
        </w:p>
        <w:p w14:paraId="4CCEC7CB" w14:textId="78CD1FC5" w:rsidR="00C90CB1" w:rsidRPr="00C90CB1" w:rsidRDefault="00C90CB1" w:rsidP="00C90CB1">
          <w:pPr>
            <w:ind w:left="720"/>
          </w:pPr>
          <w:r>
            <w:t>See WebUITestDocumentation.</w:t>
          </w:r>
        </w:p>
        <w:p w14:paraId="1F4A59C6" w14:textId="77777777" w:rsidR="009B455E" w:rsidRDefault="009B455E" w:rsidP="009B455E">
          <w:pPr>
            <w:pStyle w:val="Heading4"/>
          </w:pPr>
          <w:r>
            <w:t>Assumptions and Constraints</w:t>
          </w:r>
        </w:p>
        <w:p w14:paraId="3C70C159" w14:textId="260DC5BA" w:rsidR="00C90CB1" w:rsidRPr="00C90CB1" w:rsidRDefault="00C90CB1" w:rsidP="00C90CB1">
          <w:pPr>
            <w:ind w:left="576"/>
          </w:pPr>
          <w:r>
            <w:t>See WebUITestDocumentation.</w:t>
          </w:r>
        </w:p>
        <w:p w14:paraId="7FBA570D" w14:textId="776897D3" w:rsidR="009B455E" w:rsidRDefault="009B455E" w:rsidP="009B455E">
          <w:pPr>
            <w:pStyle w:val="Heading2"/>
          </w:pPr>
          <w:r>
            <w:t>Pytest.Username</w:t>
          </w:r>
        </w:p>
        <w:p w14:paraId="59E66975" w14:textId="30F1F95C" w:rsidR="009B455E" w:rsidRDefault="009B455E" w:rsidP="009B455E">
          <w:pPr>
            <w:pStyle w:val="Heading3"/>
          </w:pPr>
          <w:r>
            <w:t>Username Cannot Be Copied</w:t>
          </w:r>
        </w:p>
        <w:p w14:paraId="55F10D05" w14:textId="77777777" w:rsidR="009B455E" w:rsidRDefault="009B455E" w:rsidP="009B455E">
          <w:pPr>
            <w:pStyle w:val="Heading4"/>
          </w:pPr>
          <w:r>
            <w:t>Requirements Addressed</w:t>
          </w:r>
        </w:p>
        <w:p w14:paraId="585DFB2D" w14:textId="5057E768" w:rsidR="000C4328" w:rsidRDefault="000C4328" w:rsidP="000C4328">
          <w:pPr>
            <w:pStyle w:val="ListParagraph"/>
            <w:numPr>
              <w:ilvl w:val="0"/>
              <w:numId w:val="22"/>
            </w:numPr>
          </w:pPr>
          <w:r>
            <w:t>3.1.1.2: Usernames must be unique</w:t>
          </w:r>
        </w:p>
        <w:p w14:paraId="43348179" w14:textId="5AC9CA95" w:rsidR="000C4328" w:rsidRPr="000C4328" w:rsidRDefault="000C4328" w:rsidP="000C4328">
          <w:pPr>
            <w:pStyle w:val="ListParagraph"/>
            <w:numPr>
              <w:ilvl w:val="0"/>
              <w:numId w:val="22"/>
            </w:numPr>
          </w:pPr>
          <w:r>
            <w:t>3.1.1.2.1: Users cannot change username to an already existing username</w:t>
          </w:r>
        </w:p>
        <w:p w14:paraId="1B8D61F1" w14:textId="77777777" w:rsidR="009B455E" w:rsidRDefault="009B455E" w:rsidP="009B455E">
          <w:pPr>
            <w:pStyle w:val="Heading4"/>
          </w:pPr>
          <w:r>
            <w:t>Prerequisite Conditions</w:t>
          </w:r>
        </w:p>
        <w:p w14:paraId="6005D87B" w14:textId="3CB21272" w:rsidR="00870212" w:rsidRDefault="00870212" w:rsidP="00870212">
          <w:pPr>
            <w:pStyle w:val="ListParagraph"/>
            <w:numPr>
              <w:ilvl w:val="0"/>
              <w:numId w:val="23"/>
            </w:numPr>
          </w:pPr>
          <w:r>
            <w:t>User ‘testPatient’ exists</w:t>
          </w:r>
        </w:p>
        <w:p w14:paraId="35DB64AD" w14:textId="35EA8984" w:rsidR="00870212" w:rsidRDefault="00870212" w:rsidP="00870212">
          <w:pPr>
            <w:pStyle w:val="ListParagraph"/>
            <w:numPr>
              <w:ilvl w:val="0"/>
              <w:numId w:val="23"/>
            </w:numPr>
          </w:pPr>
          <w:r>
            <w:t>User ‘testPatient3’ does not exist</w:t>
          </w:r>
        </w:p>
        <w:p w14:paraId="6C19D418" w14:textId="647BD057" w:rsidR="00870212" w:rsidRPr="00870212" w:rsidRDefault="00870212" w:rsidP="00870212">
          <w:pPr>
            <w:pStyle w:val="ListParagraph"/>
            <w:numPr>
              <w:ilvl w:val="0"/>
              <w:numId w:val="23"/>
            </w:numPr>
          </w:pPr>
          <w:r>
            <w:t>Users are logged out</w:t>
          </w:r>
        </w:p>
        <w:p w14:paraId="19F32E53" w14:textId="77777777" w:rsidR="009B455E" w:rsidRDefault="009B455E" w:rsidP="009B455E">
          <w:pPr>
            <w:pStyle w:val="Heading4"/>
          </w:pPr>
          <w:r>
            <w:t>Test Input</w:t>
          </w:r>
        </w:p>
        <w:p w14:paraId="78C294AD" w14:textId="77B8FB10" w:rsidR="00870212" w:rsidRPr="00870212" w:rsidRDefault="00870212" w:rsidP="00870212">
          <w:pPr>
            <w:ind w:left="720"/>
          </w:pPr>
          <w:r>
            <w:t>N/A</w:t>
          </w:r>
        </w:p>
        <w:p w14:paraId="2144DC7A" w14:textId="77777777" w:rsidR="009B455E" w:rsidRDefault="009B455E" w:rsidP="009B455E">
          <w:pPr>
            <w:pStyle w:val="Heading4"/>
          </w:pPr>
          <w:r>
            <w:t>Expected Test Results</w:t>
          </w:r>
        </w:p>
        <w:p w14:paraId="516888F8" w14:textId="61B837D5" w:rsidR="00870212" w:rsidRPr="00870212" w:rsidRDefault="00870212" w:rsidP="00870212">
          <w:pPr>
            <w:ind w:left="720"/>
          </w:pPr>
          <w:r>
            <w:t>A second account cannot be created with username ‘testPatient’. User ‘testPatient3’ is not able to change his username to ‘testPatient’.</w:t>
          </w:r>
        </w:p>
        <w:p w14:paraId="69CB023E" w14:textId="77777777" w:rsidR="009B455E" w:rsidRDefault="009B455E" w:rsidP="009B455E">
          <w:pPr>
            <w:pStyle w:val="Heading4"/>
          </w:pPr>
          <w:r>
            <w:t>Criteria for Evaluating Results</w:t>
          </w:r>
        </w:p>
        <w:p w14:paraId="770D3FEB" w14:textId="0195F1BB" w:rsidR="00870212" w:rsidRPr="00870212" w:rsidRDefault="00870212" w:rsidP="00870212">
          <w:pPr>
            <w:ind w:left="720"/>
          </w:pPr>
          <w:r>
            <w:t>N/A</w:t>
          </w:r>
        </w:p>
        <w:p w14:paraId="2C220121" w14:textId="77777777" w:rsidR="009B455E" w:rsidRDefault="009B455E" w:rsidP="009B455E">
          <w:pPr>
            <w:pStyle w:val="Heading4"/>
          </w:pPr>
          <w:r>
            <w:t>Test Procedure</w:t>
          </w:r>
        </w:p>
        <w:p w14:paraId="08E17947" w14:textId="3A1CC1BF" w:rsidR="00870212" w:rsidRPr="00870212" w:rsidRDefault="00870212" w:rsidP="00870212">
          <w:pPr>
            <w:ind w:left="720"/>
          </w:pPr>
          <w:r>
            <w:t>See WebUITestDocumentation.</w:t>
          </w:r>
        </w:p>
        <w:p w14:paraId="2F922B73" w14:textId="77777777" w:rsidR="009B455E" w:rsidRDefault="009B455E" w:rsidP="009B455E">
          <w:pPr>
            <w:pStyle w:val="Heading4"/>
          </w:pPr>
          <w:r>
            <w:t>Assumptions and Constraints</w:t>
          </w:r>
        </w:p>
        <w:p w14:paraId="477364E1" w14:textId="089F4845" w:rsidR="009B455E" w:rsidRPr="009B455E" w:rsidRDefault="00870212" w:rsidP="00870212">
          <w:pPr>
            <w:ind w:left="432"/>
          </w:pPr>
          <w:r>
            <w:t>See WebUITestDocumentation.</w:t>
          </w:r>
          <w:bookmarkStart w:id="6" w:name="_GoBack"/>
          <w:bookmarkEnd w:id="6"/>
        </w:p>
        <w:p w14:paraId="6F685227" w14:textId="77777777" w:rsidR="001D4236" w:rsidRPr="001D4236" w:rsidRDefault="00EC0991" w:rsidP="001D4236">
          <w:pPr>
            <w:pStyle w:val="Heading1"/>
          </w:pPr>
          <w:r>
            <w:t>Annexes</w:t>
          </w:r>
        </w:p>
        <w:p w14:paraId="10249A6E" w14:textId="77777777" w:rsidR="001D4236" w:rsidRPr="001D4236" w:rsidRDefault="001D4236" w:rsidP="001D4236"/>
        <w:p w14:paraId="674535F7" w14:textId="77777777" w:rsidR="00235F4D" w:rsidRPr="001D4236" w:rsidRDefault="00235F4D" w:rsidP="001D4236"/>
      </w:sdtContent>
    </w:sdt>
    <w:sectPr w:rsidR="00235F4D" w:rsidRPr="001D4236" w:rsidSect="00B32334">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B029F" w14:textId="77777777" w:rsidR="00164E8A" w:rsidRDefault="00164E8A" w:rsidP="00235F4D">
      <w:r>
        <w:separator/>
      </w:r>
    </w:p>
  </w:endnote>
  <w:endnote w:type="continuationSeparator" w:id="0">
    <w:p w14:paraId="00E2818C" w14:textId="77777777" w:rsidR="00164E8A" w:rsidRDefault="00164E8A" w:rsidP="00235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665F8" w14:textId="77777777" w:rsidR="00164E8A" w:rsidRDefault="00164E8A" w:rsidP="0023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B2DF31" w14:textId="77777777" w:rsidR="00164E8A" w:rsidRDefault="00164E8A" w:rsidP="00235F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E39BB" w14:textId="77777777" w:rsidR="00164E8A" w:rsidRDefault="00164E8A" w:rsidP="0023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0212">
      <w:rPr>
        <w:rStyle w:val="PageNumber"/>
        <w:noProof/>
      </w:rPr>
      <w:t>1</w:t>
    </w:r>
    <w:r>
      <w:rPr>
        <w:rStyle w:val="PageNumber"/>
      </w:rPr>
      <w:fldChar w:fldCharType="end"/>
    </w:r>
  </w:p>
  <w:p w14:paraId="3B699885" w14:textId="31243A6A" w:rsidR="00164E8A" w:rsidRDefault="00164E8A" w:rsidP="00235F4D">
    <w:pPr>
      <w:pStyle w:val="Footer"/>
      <w:pBdr>
        <w:bottom w:val="single" w:sz="12" w:space="1" w:color="auto"/>
      </w:pBdr>
      <w:tabs>
        <w:tab w:val="clear" w:pos="4320"/>
      </w:tabs>
      <w:ind w:right="360"/>
    </w:pPr>
    <w:r>
      <w:fldChar w:fldCharType="begin"/>
    </w:r>
    <w:r>
      <w:instrText xml:space="preserve"> DATE \@ "M/d/yy" </w:instrText>
    </w:r>
    <w:r>
      <w:fldChar w:fldCharType="separate"/>
    </w:r>
    <w:r>
      <w:rPr>
        <w:noProof/>
      </w:rPr>
      <w:t>2/22/16</w:t>
    </w:r>
    <w:r>
      <w:fldChar w:fldCharType="end"/>
    </w:r>
    <w:r>
      <w:t xml:space="preserve"> </w:t>
    </w:r>
    <w:r>
      <w:fldChar w:fldCharType="begin"/>
    </w:r>
    <w:r>
      <w:instrText xml:space="preserve"> TIME \@ "h:mm AM/PM" </w:instrText>
    </w:r>
    <w:r>
      <w:fldChar w:fldCharType="separate"/>
    </w:r>
    <w:r>
      <w:rPr>
        <w:noProof/>
      </w:rPr>
      <w:t>5:53 PM</w:t>
    </w:r>
    <w:r>
      <w:fldChar w:fldCharType="end"/>
    </w:r>
    <w:r>
      <w:tab/>
    </w:r>
  </w:p>
  <w:p w14:paraId="5D0CFB22" w14:textId="77777777" w:rsidR="00164E8A" w:rsidRDefault="00164E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7DC60E" w14:textId="77777777" w:rsidR="00164E8A" w:rsidRDefault="00164E8A" w:rsidP="00235F4D">
      <w:r>
        <w:separator/>
      </w:r>
    </w:p>
  </w:footnote>
  <w:footnote w:type="continuationSeparator" w:id="0">
    <w:p w14:paraId="26B49087" w14:textId="77777777" w:rsidR="00164E8A" w:rsidRDefault="00164E8A" w:rsidP="00235F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3B798" w14:textId="77777777" w:rsidR="00164E8A" w:rsidRDefault="00164E8A">
    <w:pPr>
      <w:pStyle w:val="Header"/>
      <w:pBdr>
        <w:bottom w:val="single" w:sz="12" w:space="1" w:color="auto"/>
      </w:pBdr>
    </w:pPr>
    <w:r>
      <w:t>Software Test Description</w:t>
    </w:r>
  </w:p>
  <w:p w14:paraId="639712F4" w14:textId="77777777" w:rsidR="00164E8A" w:rsidRDefault="00164E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C1326"/>
    <w:multiLevelType w:val="hybridMultilevel"/>
    <w:tmpl w:val="04B2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2F572E"/>
    <w:multiLevelType w:val="hybridMultilevel"/>
    <w:tmpl w:val="6AE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63E9E"/>
    <w:multiLevelType w:val="hybridMultilevel"/>
    <w:tmpl w:val="C7DA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60E7F"/>
    <w:multiLevelType w:val="hybridMultilevel"/>
    <w:tmpl w:val="BB62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7961AF"/>
    <w:multiLevelType w:val="hybridMultilevel"/>
    <w:tmpl w:val="8B68B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C33C1"/>
    <w:multiLevelType w:val="hybridMultilevel"/>
    <w:tmpl w:val="D6A6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CD5EAD"/>
    <w:multiLevelType w:val="hybridMultilevel"/>
    <w:tmpl w:val="C78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7C0C29"/>
    <w:multiLevelType w:val="multilevel"/>
    <w:tmpl w:val="DC786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35872E7"/>
    <w:multiLevelType w:val="hybridMultilevel"/>
    <w:tmpl w:val="E014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9643CB"/>
    <w:multiLevelType w:val="hybridMultilevel"/>
    <w:tmpl w:val="ED208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E3FB1"/>
    <w:multiLevelType w:val="hybridMultilevel"/>
    <w:tmpl w:val="855E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8808A7"/>
    <w:multiLevelType w:val="hybridMultilevel"/>
    <w:tmpl w:val="1BFE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4672AF"/>
    <w:multiLevelType w:val="hybridMultilevel"/>
    <w:tmpl w:val="C9F2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F558C2"/>
    <w:multiLevelType w:val="hybridMultilevel"/>
    <w:tmpl w:val="BC00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C34BAA"/>
    <w:multiLevelType w:val="hybridMultilevel"/>
    <w:tmpl w:val="E86A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4E7BB9"/>
    <w:multiLevelType w:val="hybridMultilevel"/>
    <w:tmpl w:val="75968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C87EA0"/>
    <w:multiLevelType w:val="hybridMultilevel"/>
    <w:tmpl w:val="2002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2F6D65"/>
    <w:multiLevelType w:val="hybridMultilevel"/>
    <w:tmpl w:val="237C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8D37C6"/>
    <w:multiLevelType w:val="hybridMultilevel"/>
    <w:tmpl w:val="4C9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2F0A53"/>
    <w:multiLevelType w:val="hybridMultilevel"/>
    <w:tmpl w:val="3D147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95867B6"/>
    <w:multiLevelType w:val="hybridMultilevel"/>
    <w:tmpl w:val="4034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643957"/>
    <w:multiLevelType w:val="hybridMultilevel"/>
    <w:tmpl w:val="585C5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6"/>
  </w:num>
  <w:num w:numId="4">
    <w:abstractNumId w:val="3"/>
  </w:num>
  <w:num w:numId="5">
    <w:abstractNumId w:val="0"/>
  </w:num>
  <w:num w:numId="6">
    <w:abstractNumId w:val="8"/>
  </w:num>
  <w:num w:numId="7">
    <w:abstractNumId w:val="18"/>
  </w:num>
  <w:num w:numId="8">
    <w:abstractNumId w:val="13"/>
  </w:num>
  <w:num w:numId="9">
    <w:abstractNumId w:val="17"/>
  </w:num>
  <w:num w:numId="10">
    <w:abstractNumId w:val="2"/>
  </w:num>
  <w:num w:numId="11">
    <w:abstractNumId w:val="19"/>
  </w:num>
  <w:num w:numId="12">
    <w:abstractNumId w:val="14"/>
  </w:num>
  <w:num w:numId="13">
    <w:abstractNumId w:val="9"/>
  </w:num>
  <w:num w:numId="14">
    <w:abstractNumId w:val="1"/>
  </w:num>
  <w:num w:numId="15">
    <w:abstractNumId w:val="5"/>
  </w:num>
  <w:num w:numId="16">
    <w:abstractNumId w:val="22"/>
  </w:num>
  <w:num w:numId="17">
    <w:abstractNumId w:val="10"/>
  </w:num>
  <w:num w:numId="18">
    <w:abstractNumId w:val="21"/>
  </w:num>
  <w:num w:numId="19">
    <w:abstractNumId w:val="11"/>
  </w:num>
  <w:num w:numId="20">
    <w:abstractNumId w:val="16"/>
  </w:num>
  <w:num w:numId="21">
    <w:abstractNumId w:val="12"/>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F4D"/>
    <w:rsid w:val="00006302"/>
    <w:rsid w:val="0000753D"/>
    <w:rsid w:val="0009266E"/>
    <w:rsid w:val="000C4328"/>
    <w:rsid w:val="00164E8A"/>
    <w:rsid w:val="001D4236"/>
    <w:rsid w:val="00224067"/>
    <w:rsid w:val="00235F4D"/>
    <w:rsid w:val="00245CD5"/>
    <w:rsid w:val="002956AB"/>
    <w:rsid w:val="00370EA2"/>
    <w:rsid w:val="003B556A"/>
    <w:rsid w:val="004623D1"/>
    <w:rsid w:val="004873ED"/>
    <w:rsid w:val="004D1277"/>
    <w:rsid w:val="00594C0B"/>
    <w:rsid w:val="00617606"/>
    <w:rsid w:val="006F1449"/>
    <w:rsid w:val="007142D5"/>
    <w:rsid w:val="00750B6B"/>
    <w:rsid w:val="00870212"/>
    <w:rsid w:val="008C0568"/>
    <w:rsid w:val="009366BA"/>
    <w:rsid w:val="009B455E"/>
    <w:rsid w:val="00A44FF5"/>
    <w:rsid w:val="00AE2652"/>
    <w:rsid w:val="00B1110C"/>
    <w:rsid w:val="00B32334"/>
    <w:rsid w:val="00BB69F3"/>
    <w:rsid w:val="00C90CB1"/>
    <w:rsid w:val="00CB5AAF"/>
    <w:rsid w:val="00D54939"/>
    <w:rsid w:val="00D65315"/>
    <w:rsid w:val="00DB5E61"/>
    <w:rsid w:val="00E12EFB"/>
    <w:rsid w:val="00EC0991"/>
    <w:rsid w:val="00ED55BA"/>
    <w:rsid w:val="00F015B7"/>
    <w:rsid w:val="00F45531"/>
    <w:rsid w:val="00F45AD2"/>
    <w:rsid w:val="00FE7B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2586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6AB"/>
    <w:rPr>
      <w:rFonts w:ascii="Times New Roman" w:hAnsi="Times New Roman" w:cs="Times New Roman"/>
    </w:rPr>
  </w:style>
  <w:style w:type="paragraph" w:styleId="Heading1">
    <w:name w:val="heading 1"/>
    <w:basedOn w:val="Normal"/>
    <w:next w:val="Normal"/>
    <w:link w:val="Heading1Char"/>
    <w:uiPriority w:val="9"/>
    <w:qFormat/>
    <w:rsid w:val="00235F4D"/>
    <w:pPr>
      <w:keepNext/>
      <w:keepLines/>
      <w:numPr>
        <w:numId w:val="1"/>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235F4D"/>
    <w:pPr>
      <w:keepNext/>
      <w:keepLines/>
      <w:numPr>
        <w:ilvl w:val="1"/>
        <w:numId w:val="1"/>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35F4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F4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35F4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35F4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35F4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5F4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5F4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F4D"/>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235F4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35F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F4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35F4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35F4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35F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5F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5F4D"/>
    <w:rPr>
      <w:rFonts w:asciiTheme="majorHAnsi" w:eastAsiaTheme="majorEastAsia" w:hAnsiTheme="majorHAnsi" w:cstheme="majorBidi"/>
      <w:i/>
      <w:iCs/>
      <w:color w:val="404040" w:themeColor="text1" w:themeTint="BF"/>
      <w:sz w:val="20"/>
      <w:szCs w:val="20"/>
    </w:rPr>
  </w:style>
  <w:style w:type="paragraph" w:customStyle="1" w:styleId="BodyText1">
    <w:name w:val="Body Text 1"/>
    <w:basedOn w:val="BodyText2"/>
    <w:rsid w:val="00235F4D"/>
    <w:pPr>
      <w:spacing w:line="240" w:lineRule="auto"/>
    </w:pPr>
    <w:rPr>
      <w:rFonts w:eastAsia="Times New Roman"/>
    </w:rPr>
  </w:style>
  <w:style w:type="paragraph" w:customStyle="1" w:styleId="TableHeading">
    <w:name w:val="Table Heading"/>
    <w:basedOn w:val="BodyText2"/>
    <w:rsid w:val="00235F4D"/>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235F4D"/>
    <w:pPr>
      <w:spacing w:after="120" w:line="480" w:lineRule="auto"/>
    </w:pPr>
  </w:style>
  <w:style w:type="character" w:customStyle="1" w:styleId="BodyText2Char">
    <w:name w:val="Body Text 2 Char"/>
    <w:basedOn w:val="DefaultParagraphFont"/>
    <w:link w:val="BodyText2"/>
    <w:uiPriority w:val="99"/>
    <w:semiHidden/>
    <w:rsid w:val="00235F4D"/>
    <w:rPr>
      <w:rFonts w:ascii="Times New Roman" w:hAnsi="Times New Roman" w:cs="Times New Roman"/>
    </w:rPr>
  </w:style>
  <w:style w:type="paragraph" w:styleId="Title">
    <w:name w:val="Title"/>
    <w:basedOn w:val="Normal"/>
    <w:next w:val="Normal"/>
    <w:link w:val="TitleChar"/>
    <w:uiPriority w:val="10"/>
    <w:qFormat/>
    <w:rsid w:val="00235F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5F4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35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235F4D"/>
    <w:rPr>
      <w:rFonts w:asciiTheme="majorHAnsi" w:eastAsiaTheme="majorEastAsia" w:hAnsiTheme="majorHAnsi" w:cstheme="majorBidi"/>
      <w:i/>
      <w:iCs/>
      <w:color w:val="4F81BD" w:themeColor="accent1"/>
      <w:spacing w:val="15"/>
      <w:lang w:eastAsia="ja-JP"/>
    </w:rPr>
  </w:style>
  <w:style w:type="paragraph" w:styleId="BalloonText">
    <w:name w:val="Balloon Text"/>
    <w:basedOn w:val="Normal"/>
    <w:link w:val="BalloonTextChar"/>
    <w:uiPriority w:val="99"/>
    <w:semiHidden/>
    <w:unhideWhenUsed/>
    <w:rsid w:val="00235F4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5F4D"/>
    <w:rPr>
      <w:rFonts w:ascii="Lucida Grande" w:hAnsi="Lucida Grande" w:cs="Lucida Grande"/>
      <w:sz w:val="18"/>
      <w:szCs w:val="18"/>
    </w:rPr>
  </w:style>
  <w:style w:type="paragraph" w:styleId="Header">
    <w:name w:val="header"/>
    <w:basedOn w:val="Normal"/>
    <w:link w:val="HeaderChar"/>
    <w:uiPriority w:val="99"/>
    <w:unhideWhenUsed/>
    <w:rsid w:val="00235F4D"/>
    <w:pPr>
      <w:tabs>
        <w:tab w:val="center" w:pos="4320"/>
        <w:tab w:val="right" w:pos="8640"/>
      </w:tabs>
    </w:pPr>
  </w:style>
  <w:style w:type="character" w:customStyle="1" w:styleId="HeaderChar">
    <w:name w:val="Header Char"/>
    <w:basedOn w:val="DefaultParagraphFont"/>
    <w:link w:val="Header"/>
    <w:uiPriority w:val="99"/>
    <w:rsid w:val="00235F4D"/>
    <w:rPr>
      <w:rFonts w:ascii="Times New Roman" w:hAnsi="Times New Roman" w:cs="Times New Roman"/>
    </w:rPr>
  </w:style>
  <w:style w:type="paragraph" w:styleId="Footer">
    <w:name w:val="footer"/>
    <w:basedOn w:val="Normal"/>
    <w:link w:val="FooterChar"/>
    <w:uiPriority w:val="99"/>
    <w:unhideWhenUsed/>
    <w:rsid w:val="00235F4D"/>
    <w:pPr>
      <w:tabs>
        <w:tab w:val="center" w:pos="4320"/>
        <w:tab w:val="right" w:pos="8640"/>
      </w:tabs>
    </w:pPr>
  </w:style>
  <w:style w:type="character" w:customStyle="1" w:styleId="FooterChar">
    <w:name w:val="Footer Char"/>
    <w:basedOn w:val="DefaultParagraphFont"/>
    <w:link w:val="Footer"/>
    <w:uiPriority w:val="99"/>
    <w:rsid w:val="00235F4D"/>
    <w:rPr>
      <w:rFonts w:ascii="Times New Roman" w:hAnsi="Times New Roman" w:cs="Times New Roman"/>
    </w:rPr>
  </w:style>
  <w:style w:type="character" w:styleId="PageNumber">
    <w:name w:val="page number"/>
    <w:basedOn w:val="DefaultParagraphFont"/>
    <w:uiPriority w:val="99"/>
    <w:semiHidden/>
    <w:unhideWhenUsed/>
    <w:rsid w:val="00235F4D"/>
  </w:style>
  <w:style w:type="paragraph" w:styleId="TOCHeading">
    <w:name w:val="TOC Heading"/>
    <w:basedOn w:val="Heading1"/>
    <w:next w:val="Normal"/>
    <w:uiPriority w:val="39"/>
    <w:unhideWhenUsed/>
    <w:qFormat/>
    <w:rsid w:val="00235F4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5F4D"/>
    <w:pPr>
      <w:spacing w:before="120"/>
    </w:pPr>
    <w:rPr>
      <w:rFonts w:asciiTheme="minorHAnsi" w:hAnsiTheme="minorHAnsi"/>
      <w:b/>
    </w:rPr>
  </w:style>
  <w:style w:type="paragraph" w:styleId="TOC2">
    <w:name w:val="toc 2"/>
    <w:basedOn w:val="Normal"/>
    <w:next w:val="Normal"/>
    <w:autoRedefine/>
    <w:uiPriority w:val="39"/>
    <w:semiHidden/>
    <w:unhideWhenUsed/>
    <w:rsid w:val="00235F4D"/>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235F4D"/>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35F4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35F4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35F4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35F4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35F4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35F4D"/>
    <w:pPr>
      <w:ind w:left="1920"/>
    </w:pPr>
    <w:rPr>
      <w:rFonts w:asciiTheme="minorHAnsi" w:hAnsiTheme="minorHAnsi"/>
      <w:sz w:val="20"/>
      <w:szCs w:val="20"/>
    </w:rPr>
  </w:style>
  <w:style w:type="paragraph" w:styleId="ListParagraph">
    <w:name w:val="List Paragraph"/>
    <w:basedOn w:val="Normal"/>
    <w:uiPriority w:val="34"/>
    <w:qFormat/>
    <w:rsid w:val="00F015B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6AB"/>
    <w:rPr>
      <w:rFonts w:ascii="Times New Roman" w:hAnsi="Times New Roman" w:cs="Times New Roman"/>
    </w:rPr>
  </w:style>
  <w:style w:type="paragraph" w:styleId="Heading1">
    <w:name w:val="heading 1"/>
    <w:basedOn w:val="Normal"/>
    <w:next w:val="Normal"/>
    <w:link w:val="Heading1Char"/>
    <w:uiPriority w:val="9"/>
    <w:qFormat/>
    <w:rsid w:val="00235F4D"/>
    <w:pPr>
      <w:keepNext/>
      <w:keepLines/>
      <w:numPr>
        <w:numId w:val="1"/>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235F4D"/>
    <w:pPr>
      <w:keepNext/>
      <w:keepLines/>
      <w:numPr>
        <w:ilvl w:val="1"/>
        <w:numId w:val="1"/>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35F4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F4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35F4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35F4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35F4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5F4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5F4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F4D"/>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235F4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35F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F4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35F4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35F4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35F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5F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5F4D"/>
    <w:rPr>
      <w:rFonts w:asciiTheme="majorHAnsi" w:eastAsiaTheme="majorEastAsia" w:hAnsiTheme="majorHAnsi" w:cstheme="majorBidi"/>
      <w:i/>
      <w:iCs/>
      <w:color w:val="404040" w:themeColor="text1" w:themeTint="BF"/>
      <w:sz w:val="20"/>
      <w:szCs w:val="20"/>
    </w:rPr>
  </w:style>
  <w:style w:type="paragraph" w:customStyle="1" w:styleId="BodyText1">
    <w:name w:val="Body Text 1"/>
    <w:basedOn w:val="BodyText2"/>
    <w:rsid w:val="00235F4D"/>
    <w:pPr>
      <w:spacing w:line="240" w:lineRule="auto"/>
    </w:pPr>
    <w:rPr>
      <w:rFonts w:eastAsia="Times New Roman"/>
    </w:rPr>
  </w:style>
  <w:style w:type="paragraph" w:customStyle="1" w:styleId="TableHeading">
    <w:name w:val="Table Heading"/>
    <w:basedOn w:val="BodyText2"/>
    <w:rsid w:val="00235F4D"/>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235F4D"/>
    <w:pPr>
      <w:spacing w:after="120" w:line="480" w:lineRule="auto"/>
    </w:pPr>
  </w:style>
  <w:style w:type="character" w:customStyle="1" w:styleId="BodyText2Char">
    <w:name w:val="Body Text 2 Char"/>
    <w:basedOn w:val="DefaultParagraphFont"/>
    <w:link w:val="BodyText2"/>
    <w:uiPriority w:val="99"/>
    <w:semiHidden/>
    <w:rsid w:val="00235F4D"/>
    <w:rPr>
      <w:rFonts w:ascii="Times New Roman" w:hAnsi="Times New Roman" w:cs="Times New Roman"/>
    </w:rPr>
  </w:style>
  <w:style w:type="paragraph" w:styleId="Title">
    <w:name w:val="Title"/>
    <w:basedOn w:val="Normal"/>
    <w:next w:val="Normal"/>
    <w:link w:val="TitleChar"/>
    <w:uiPriority w:val="10"/>
    <w:qFormat/>
    <w:rsid w:val="00235F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5F4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35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235F4D"/>
    <w:rPr>
      <w:rFonts w:asciiTheme="majorHAnsi" w:eastAsiaTheme="majorEastAsia" w:hAnsiTheme="majorHAnsi" w:cstheme="majorBidi"/>
      <w:i/>
      <w:iCs/>
      <w:color w:val="4F81BD" w:themeColor="accent1"/>
      <w:spacing w:val="15"/>
      <w:lang w:eastAsia="ja-JP"/>
    </w:rPr>
  </w:style>
  <w:style w:type="paragraph" w:styleId="BalloonText">
    <w:name w:val="Balloon Text"/>
    <w:basedOn w:val="Normal"/>
    <w:link w:val="BalloonTextChar"/>
    <w:uiPriority w:val="99"/>
    <w:semiHidden/>
    <w:unhideWhenUsed/>
    <w:rsid w:val="00235F4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5F4D"/>
    <w:rPr>
      <w:rFonts w:ascii="Lucida Grande" w:hAnsi="Lucida Grande" w:cs="Lucida Grande"/>
      <w:sz w:val="18"/>
      <w:szCs w:val="18"/>
    </w:rPr>
  </w:style>
  <w:style w:type="paragraph" w:styleId="Header">
    <w:name w:val="header"/>
    <w:basedOn w:val="Normal"/>
    <w:link w:val="HeaderChar"/>
    <w:uiPriority w:val="99"/>
    <w:unhideWhenUsed/>
    <w:rsid w:val="00235F4D"/>
    <w:pPr>
      <w:tabs>
        <w:tab w:val="center" w:pos="4320"/>
        <w:tab w:val="right" w:pos="8640"/>
      </w:tabs>
    </w:pPr>
  </w:style>
  <w:style w:type="character" w:customStyle="1" w:styleId="HeaderChar">
    <w:name w:val="Header Char"/>
    <w:basedOn w:val="DefaultParagraphFont"/>
    <w:link w:val="Header"/>
    <w:uiPriority w:val="99"/>
    <w:rsid w:val="00235F4D"/>
    <w:rPr>
      <w:rFonts w:ascii="Times New Roman" w:hAnsi="Times New Roman" w:cs="Times New Roman"/>
    </w:rPr>
  </w:style>
  <w:style w:type="paragraph" w:styleId="Footer">
    <w:name w:val="footer"/>
    <w:basedOn w:val="Normal"/>
    <w:link w:val="FooterChar"/>
    <w:uiPriority w:val="99"/>
    <w:unhideWhenUsed/>
    <w:rsid w:val="00235F4D"/>
    <w:pPr>
      <w:tabs>
        <w:tab w:val="center" w:pos="4320"/>
        <w:tab w:val="right" w:pos="8640"/>
      </w:tabs>
    </w:pPr>
  </w:style>
  <w:style w:type="character" w:customStyle="1" w:styleId="FooterChar">
    <w:name w:val="Footer Char"/>
    <w:basedOn w:val="DefaultParagraphFont"/>
    <w:link w:val="Footer"/>
    <w:uiPriority w:val="99"/>
    <w:rsid w:val="00235F4D"/>
    <w:rPr>
      <w:rFonts w:ascii="Times New Roman" w:hAnsi="Times New Roman" w:cs="Times New Roman"/>
    </w:rPr>
  </w:style>
  <w:style w:type="character" w:styleId="PageNumber">
    <w:name w:val="page number"/>
    <w:basedOn w:val="DefaultParagraphFont"/>
    <w:uiPriority w:val="99"/>
    <w:semiHidden/>
    <w:unhideWhenUsed/>
    <w:rsid w:val="00235F4D"/>
  </w:style>
  <w:style w:type="paragraph" w:styleId="TOCHeading">
    <w:name w:val="TOC Heading"/>
    <w:basedOn w:val="Heading1"/>
    <w:next w:val="Normal"/>
    <w:uiPriority w:val="39"/>
    <w:unhideWhenUsed/>
    <w:qFormat/>
    <w:rsid w:val="00235F4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5F4D"/>
    <w:pPr>
      <w:spacing w:before="120"/>
    </w:pPr>
    <w:rPr>
      <w:rFonts w:asciiTheme="minorHAnsi" w:hAnsiTheme="minorHAnsi"/>
      <w:b/>
    </w:rPr>
  </w:style>
  <w:style w:type="paragraph" w:styleId="TOC2">
    <w:name w:val="toc 2"/>
    <w:basedOn w:val="Normal"/>
    <w:next w:val="Normal"/>
    <w:autoRedefine/>
    <w:uiPriority w:val="39"/>
    <w:semiHidden/>
    <w:unhideWhenUsed/>
    <w:rsid w:val="00235F4D"/>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235F4D"/>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35F4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35F4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35F4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35F4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35F4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35F4D"/>
    <w:pPr>
      <w:ind w:left="1920"/>
    </w:pPr>
    <w:rPr>
      <w:rFonts w:asciiTheme="minorHAnsi" w:hAnsiTheme="minorHAnsi"/>
      <w:sz w:val="20"/>
      <w:szCs w:val="20"/>
    </w:rPr>
  </w:style>
  <w:style w:type="paragraph" w:styleId="ListParagraph">
    <w:name w:val="List Paragraph"/>
    <w:basedOn w:val="Normal"/>
    <w:uiPriority w:val="34"/>
    <w:qFormat/>
    <w:rsid w:val="00F01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208"/>
    <w:rsid w:val="004C5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B02D57D6009145A55A3355D597F9FF">
    <w:name w:val="76B02D57D6009145A55A3355D597F9FF"/>
    <w:rsid w:val="004C5208"/>
  </w:style>
  <w:style w:type="paragraph" w:customStyle="1" w:styleId="4226EB3C6377E4498431FD2CFA3B884D">
    <w:name w:val="4226EB3C6377E4498431FD2CFA3B884D"/>
    <w:rsid w:val="004C5208"/>
  </w:style>
  <w:style w:type="paragraph" w:customStyle="1" w:styleId="689D1057921BDD48877A9F73163B0C52">
    <w:name w:val="689D1057921BDD48877A9F73163B0C52"/>
    <w:rsid w:val="004C5208"/>
  </w:style>
  <w:style w:type="paragraph" w:customStyle="1" w:styleId="424EC75F6466D04AA979DC153D67D85F">
    <w:name w:val="424EC75F6466D04AA979DC153D67D85F"/>
    <w:rsid w:val="004C520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B02D57D6009145A55A3355D597F9FF">
    <w:name w:val="76B02D57D6009145A55A3355D597F9FF"/>
    <w:rsid w:val="004C5208"/>
  </w:style>
  <w:style w:type="paragraph" w:customStyle="1" w:styleId="4226EB3C6377E4498431FD2CFA3B884D">
    <w:name w:val="4226EB3C6377E4498431FD2CFA3B884D"/>
    <w:rsid w:val="004C5208"/>
  </w:style>
  <w:style w:type="paragraph" w:customStyle="1" w:styleId="689D1057921BDD48877A9F73163B0C52">
    <w:name w:val="689D1057921BDD48877A9F73163B0C52"/>
    <w:rsid w:val="004C5208"/>
  </w:style>
  <w:style w:type="paragraph" w:customStyle="1" w:styleId="424EC75F6466D04AA979DC153D67D85F">
    <w:name w:val="424EC75F6466D04AA979DC153D67D85F"/>
    <w:rsid w:val="004C5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B0EE4-60D4-A54D-A04C-8DB27FE8A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24</Pages>
  <Words>3170</Words>
  <Characters>18074</Characters>
  <Application>Microsoft Macintosh Word</Application>
  <DocSecurity>0</DocSecurity>
  <Lines>150</Lines>
  <Paragraphs>42</Paragraphs>
  <ScaleCrop>false</ScaleCrop>
  <Company/>
  <LinksUpToDate>false</LinksUpToDate>
  <CharactersWithSpaces>21202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Description</dc:title>
  <dc:subject/>
  <dc:creator>Timothy Wilkins</dc:creator>
  <cp:keywords/>
  <dc:description/>
  <cp:lastModifiedBy>Timothy Wilkins</cp:lastModifiedBy>
  <cp:revision>32</cp:revision>
  <dcterms:created xsi:type="dcterms:W3CDTF">2016-02-22T23:42:00Z</dcterms:created>
  <dcterms:modified xsi:type="dcterms:W3CDTF">2016-02-26T03:13:00Z</dcterms:modified>
</cp:coreProperties>
</file>