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eastAsiaTheme="minorHAnsi" w:hAnsi="Times New Roman" w:cs="Times New Roman"/>
          <w:color w:val="auto"/>
          <w:spacing w:val="0"/>
          <w:kern w:val="0"/>
          <w:sz w:val="140"/>
          <w:szCs w:val="140"/>
          <w:lang w:eastAsia="en-US"/>
        </w:rPr>
        <w:id w:val="-104500692"/>
        <w:docPartObj>
          <w:docPartGallery w:val="Cover Pages"/>
          <w:docPartUnique/>
        </w:docPartObj>
      </w:sdtPr>
      <w:sdtEndPr>
        <w:rPr>
          <w:sz w:val="24"/>
          <w:szCs w:val="24"/>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AC73E6" w14:paraId="67F8EC52" w14:textId="77777777">
            <w:tc>
              <w:tcPr>
                <w:tcW w:w="10296" w:type="dxa"/>
              </w:tcPr>
              <w:p w14:paraId="4AE2558D" w14:textId="77777777" w:rsidR="00AC73E6" w:rsidRDefault="001A31B7" w:rsidP="008C45F7">
                <w:pPr>
                  <w:pStyle w:val="Title"/>
                  <w:rPr>
                    <w:sz w:val="140"/>
                    <w:szCs w:val="140"/>
                  </w:rPr>
                </w:pPr>
                <w:sdt>
                  <w:sdtPr>
                    <w:rPr>
                      <w:sz w:val="96"/>
                      <w:szCs w:val="96"/>
                    </w:rPr>
                    <w:alias w:val="Title"/>
                    <w:id w:val="1934172987"/>
                    <w:dataBinding w:prefixMappings="xmlns:ns0='http://schemas.openxmlformats.org/package/2006/metadata/core-properties' xmlns:ns1='http://purl.org/dc/elements/1.1/'" w:xpath="/ns0:coreProperties[1]/ns1:title[1]" w:storeItemID="{6C3C8BC8-F283-45AE-878A-BAB7291924A1}"/>
                    <w:text/>
                  </w:sdtPr>
                  <w:sdtEndPr/>
                  <w:sdtContent>
                    <w:r w:rsidR="008C45F7">
                      <w:rPr>
                        <w:sz w:val="96"/>
                        <w:szCs w:val="96"/>
                      </w:rPr>
                      <w:t>UAH Fit Vault</w:t>
                    </w:r>
                    <w:r w:rsidR="008C45F7" w:rsidRPr="00875BC7">
                      <w:rPr>
                        <w:sz w:val="96"/>
                        <w:szCs w:val="96"/>
                      </w:rPr>
                      <w:t xml:space="preserve"> Software Requirements Specification</w:t>
                    </w:r>
                  </w:sdtContent>
                </w:sdt>
              </w:p>
            </w:tc>
          </w:tr>
          <w:tr w:rsidR="00AC73E6" w14:paraId="2C50E7B6" w14:textId="77777777">
            <w:tc>
              <w:tcPr>
                <w:tcW w:w="0" w:type="auto"/>
                <w:vAlign w:val="bottom"/>
              </w:tcPr>
              <w:p w14:paraId="538EE76B" w14:textId="77777777" w:rsidR="00AC73E6" w:rsidRDefault="001A31B7" w:rsidP="00CD0C85">
                <w:pPr>
                  <w:pStyle w:val="Subtitle"/>
                </w:pPr>
                <w:sdt>
                  <w:sdtPr>
                    <w:alias w:val="Subtitle"/>
                    <w:id w:val="-899293849"/>
                    <w:dataBinding w:prefixMappings="xmlns:ns0='http://schemas.openxmlformats.org/package/2006/metadata/core-properties' xmlns:ns1='http://purl.org/dc/elements/1.1/'" w:xpath="/ns0:coreProperties[1]/ns1:subject[1]" w:storeItemID="{6C3C8BC8-F283-45AE-878A-BAB7291924A1}"/>
                    <w:text/>
                  </w:sdtPr>
                  <w:sdtEndPr/>
                  <w:sdtContent>
                    <w:r w:rsidR="00F1310B">
                      <w:t>CPE 656/658 Software Studio</w:t>
                    </w:r>
                  </w:sdtContent>
                </w:sdt>
              </w:p>
            </w:tc>
          </w:tr>
          <w:tr w:rsidR="00AC73E6" w14:paraId="658CBF08" w14:textId="77777777">
            <w:trPr>
              <w:trHeight w:val="1152"/>
            </w:trPr>
            <w:tc>
              <w:tcPr>
                <w:tcW w:w="0" w:type="auto"/>
                <w:vAlign w:val="bottom"/>
              </w:tcPr>
              <w:p w14:paraId="36D603EA" w14:textId="77777777" w:rsidR="00AC73E6" w:rsidRPr="00AC73E6" w:rsidRDefault="00AC73E6" w:rsidP="00CD0C85">
                <w:pPr>
                  <w:rPr>
                    <w:lang w:eastAsia="ja-JP"/>
                  </w:rPr>
                </w:pPr>
                <w:r w:rsidRPr="00AC73E6">
                  <w:rPr>
                    <w:lang w:eastAsia="ja-JP"/>
                  </w:rPr>
                  <w:t>Timothy R. Wilkins</w:t>
                </w:r>
              </w:p>
              <w:p w14:paraId="4B60F6D5" w14:textId="77777777" w:rsidR="00AC73E6" w:rsidRPr="00AC73E6" w:rsidRDefault="00AC73E6" w:rsidP="00CD0C85">
                <w:pPr>
                  <w:rPr>
                    <w:lang w:eastAsia="ja-JP"/>
                  </w:rPr>
                </w:pPr>
                <w:r w:rsidRPr="00AC73E6">
                  <w:rPr>
                    <w:lang w:eastAsia="ja-JP"/>
                  </w:rPr>
                  <w:t>Whit J. Sisulak</w:t>
                </w:r>
              </w:p>
              <w:p w14:paraId="61EA2683" w14:textId="77777777" w:rsidR="00AC73E6" w:rsidRDefault="00AC73E6" w:rsidP="00CD0C85">
                <w:pPr>
                  <w:rPr>
                    <w:lang w:eastAsia="ja-JP"/>
                  </w:rPr>
                </w:pPr>
                <w:r w:rsidRPr="00AC73E6">
                  <w:rPr>
                    <w:lang w:eastAsia="ja-JP"/>
                  </w:rPr>
                  <w:t xml:space="preserve">Glen L. </w:t>
                </w:r>
                <w:proofErr w:type="spellStart"/>
                <w:r w:rsidRPr="00AC73E6">
                  <w:rPr>
                    <w:lang w:eastAsia="ja-JP"/>
                  </w:rPr>
                  <w:t>Riden</w:t>
                </w:r>
                <w:proofErr w:type="spellEnd"/>
              </w:p>
              <w:p w14:paraId="6ED46753" w14:textId="77777777" w:rsidR="00AA2219" w:rsidRPr="00AA2219" w:rsidRDefault="001A31B7" w:rsidP="00AA2219">
                <w:pPr>
                  <w:rPr>
                    <w:lang w:eastAsia="ja-JP"/>
                  </w:rPr>
                </w:pPr>
                <w:sdt>
                  <w:sdtPr>
                    <w:rPr>
                      <w:lang w:eastAsia="ja-JP"/>
                    </w:rPr>
                    <w:alias w:val="Abstract"/>
                    <w:id w:val="624198434"/>
                    <w:dataBinding w:prefixMappings="xmlns:ns0='http://schemas.microsoft.com/office/2006/coverPageProps'" w:xpath="/ns0:CoverPageProperties[1]/ns0:Abstract[1]" w:storeItemID="{55AF091B-3C7A-41E3-B477-F2FDAA23CFDA}"/>
                    <w:text/>
                  </w:sdtPr>
                  <w:sdtEndPr/>
                  <w:sdtContent>
                    <w:r w:rsidR="00AA2219" w:rsidRPr="00AC73E6">
                      <w:rPr>
                        <w:lang w:eastAsia="ja-JP"/>
                      </w:rPr>
                      <w:t xml:space="preserve">James J. Duggan IV </w:t>
                    </w:r>
                  </w:sdtContent>
                </w:sdt>
              </w:p>
            </w:tc>
          </w:tr>
        </w:tbl>
        <w:p w14:paraId="638974B0" w14:textId="77777777" w:rsidR="00AC73E6" w:rsidRDefault="001A31B7" w:rsidP="00CD0C85">
          <w:bookmarkStart w:id="0" w:name="_GoBack"/>
          <w:bookmarkEnd w:id="0"/>
          <w:r>
            <w:rPr>
              <w:noProof/>
            </w:rPr>
            <w:pict w14:anchorId="27022302">
              <v:rect id="Rectangle 52" o:spid="_x0000_s1026" style="position:absolute;margin-left:0;margin-top:0;width:612pt;height:11in;z-index:-25166028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10" o:title="" recolor="t" rotate="t" type="frame"/>
                <v:imagedata recolortarget="#333 [641]"/>
                <w10:wrap anchorx="page" anchory="page"/>
              </v:rect>
            </w:pict>
          </w:r>
          <w:r>
            <w:rPr>
              <w:noProof/>
            </w:rPr>
            <w:pict w14:anchorId="1805D600">
              <v:shapetype id="_x0000_t202" coordsize="21600,21600" o:spt="202" path="m,l,21600r21600,l21600,xe">
                <v:stroke joinstyle="miter"/>
                <v:path gradientshapeok="t" o:connecttype="rect"/>
              </v:shapetype>
              <v:shape id="Text Box 53" o:spid="_x0000_s1029" type="#_x0000_t202" style="position:absolute;margin-left:0;margin-top:0;width:468pt;height:30.7pt;z-index:25165414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p w14:paraId="0388D856" w14:textId="6D0BF7F2" w:rsidR="00E918A4" w:rsidRDefault="00E918A4" w:rsidP="00CD0C85">
                      <w:pPr>
                        <w:pStyle w:val="Subtitle"/>
                      </w:pPr>
                      <w:r>
                        <w:t>11/8/2015</w:t>
                      </w:r>
                    </w:p>
                  </w:txbxContent>
                </v:textbox>
                <w10:wrap anchorx="margin" anchory="margin"/>
              </v:shape>
            </w:pict>
          </w:r>
          <w:r>
            <w:rPr>
              <w:noProof/>
            </w:rPr>
            <w:pict w14:anchorId="32EF8269">
              <v:rect id="Rectangle 54" o:spid="_x0000_s1028"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w14:anchorId="296AC9C4">
              <v:rect id="Rectangle 55" o:spid="_x0000_s1027" style="position:absolute;margin-left:0;margin-top:0;width:468pt;height:2.85pt;z-index:2516592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sidR="00AC73E6">
            <w:br w:type="page"/>
          </w:r>
        </w:p>
      </w:sdtContent>
    </w:sdt>
    <w:p w14:paraId="2B4E7B86" w14:textId="77777777" w:rsidR="00CA5B5E" w:rsidRPr="00CA5B5E" w:rsidRDefault="00CA5B5E" w:rsidP="007A50E9">
      <w:pPr>
        <w:pStyle w:val="Heading1"/>
        <w:numPr>
          <w:ilvl w:val="0"/>
          <w:numId w:val="0"/>
        </w:numPr>
        <w:ind w:left="432" w:hanging="432"/>
      </w:pPr>
      <w:bookmarkStart w:id="1" w:name="_Toc431750915"/>
      <w:bookmarkStart w:id="2" w:name="_Toc431762509"/>
      <w:bookmarkStart w:id="3" w:name="_Toc432365515"/>
      <w:bookmarkStart w:id="4" w:name="_Toc435046986"/>
      <w:r w:rsidRPr="00CA5B5E">
        <w:lastRenderedPageBreak/>
        <w:t>Revision History</w:t>
      </w:r>
      <w:bookmarkEnd w:id="1"/>
      <w:bookmarkEnd w:id="2"/>
      <w:bookmarkEnd w:id="3"/>
      <w:bookmarkEnd w:id="4"/>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40"/>
        <w:gridCol w:w="1620"/>
        <w:gridCol w:w="3790"/>
        <w:gridCol w:w="1790"/>
      </w:tblGrid>
      <w:tr w:rsidR="00CA5B5E" w14:paraId="692B7FDF" w14:textId="77777777" w:rsidTr="00380E3B">
        <w:tc>
          <w:tcPr>
            <w:tcW w:w="1440" w:type="dxa"/>
            <w:tcBorders>
              <w:top w:val="single" w:sz="4" w:space="0" w:color="auto"/>
              <w:left w:val="single" w:sz="4" w:space="0" w:color="auto"/>
              <w:bottom w:val="single" w:sz="4" w:space="0" w:color="auto"/>
              <w:right w:val="single" w:sz="4" w:space="0" w:color="auto"/>
            </w:tcBorders>
          </w:tcPr>
          <w:p w14:paraId="7CE5999E" w14:textId="77777777" w:rsidR="00CA5B5E" w:rsidRDefault="00CA5B5E" w:rsidP="00380E3B">
            <w:pPr>
              <w:pStyle w:val="TableHeading"/>
              <w:rPr>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14:paraId="0F434FB7" w14:textId="77777777" w:rsidR="00CA5B5E" w:rsidRDefault="00CA5B5E" w:rsidP="00380E3B">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14:paraId="2455E923" w14:textId="77777777" w:rsidR="00CA5B5E" w:rsidRDefault="00CA5B5E" w:rsidP="00380E3B">
            <w:pPr>
              <w:pStyle w:val="BodyText1"/>
            </w:pPr>
            <w:r>
              <w:t>Description of Change</w:t>
            </w:r>
          </w:p>
        </w:tc>
        <w:tc>
          <w:tcPr>
            <w:tcW w:w="1790" w:type="dxa"/>
            <w:tcBorders>
              <w:top w:val="single" w:sz="4" w:space="0" w:color="auto"/>
              <w:left w:val="single" w:sz="4" w:space="0" w:color="auto"/>
              <w:bottom w:val="single" w:sz="4" w:space="0" w:color="auto"/>
              <w:right w:val="single" w:sz="4" w:space="0" w:color="auto"/>
            </w:tcBorders>
          </w:tcPr>
          <w:p w14:paraId="0EDDAC66" w14:textId="77777777" w:rsidR="00CA5B5E" w:rsidRDefault="00CA5B5E" w:rsidP="00380E3B">
            <w:pPr>
              <w:pStyle w:val="BodyText1"/>
            </w:pPr>
            <w:r>
              <w:t>Author</w:t>
            </w:r>
          </w:p>
        </w:tc>
      </w:tr>
      <w:tr w:rsidR="00CA5B5E" w14:paraId="52B407BE" w14:textId="77777777" w:rsidTr="00380E3B">
        <w:tc>
          <w:tcPr>
            <w:tcW w:w="1440" w:type="dxa"/>
            <w:tcBorders>
              <w:top w:val="single" w:sz="4" w:space="0" w:color="auto"/>
              <w:left w:val="single" w:sz="4" w:space="0" w:color="auto"/>
              <w:bottom w:val="single" w:sz="4" w:space="0" w:color="auto"/>
              <w:right w:val="single" w:sz="4" w:space="0" w:color="auto"/>
            </w:tcBorders>
          </w:tcPr>
          <w:p w14:paraId="44D57E67" w14:textId="77777777" w:rsidR="00CA5B5E" w:rsidRDefault="00CA5B5E" w:rsidP="00380E3B">
            <w:pPr>
              <w:pStyle w:val="BodyText1"/>
            </w:pPr>
            <w:r>
              <w:t>0.1</w:t>
            </w:r>
          </w:p>
        </w:tc>
        <w:tc>
          <w:tcPr>
            <w:tcW w:w="1620" w:type="dxa"/>
            <w:tcBorders>
              <w:top w:val="single" w:sz="4" w:space="0" w:color="auto"/>
              <w:left w:val="single" w:sz="4" w:space="0" w:color="auto"/>
              <w:bottom w:val="single" w:sz="4" w:space="0" w:color="auto"/>
              <w:right w:val="single" w:sz="4" w:space="0" w:color="auto"/>
            </w:tcBorders>
          </w:tcPr>
          <w:p w14:paraId="4D5F20F1" w14:textId="77777777" w:rsidR="00CA5B5E" w:rsidRDefault="00CA5B5E" w:rsidP="00380E3B">
            <w:pPr>
              <w:pStyle w:val="BodyText1"/>
            </w:pPr>
            <w:r>
              <w:t>9/14/15</w:t>
            </w:r>
          </w:p>
        </w:tc>
        <w:tc>
          <w:tcPr>
            <w:tcW w:w="3790" w:type="dxa"/>
            <w:tcBorders>
              <w:top w:val="single" w:sz="4" w:space="0" w:color="auto"/>
              <w:left w:val="single" w:sz="4" w:space="0" w:color="auto"/>
              <w:bottom w:val="single" w:sz="4" w:space="0" w:color="auto"/>
              <w:right w:val="single" w:sz="4" w:space="0" w:color="auto"/>
            </w:tcBorders>
          </w:tcPr>
          <w:p w14:paraId="557F8A20" w14:textId="77777777" w:rsidR="00CA5B5E" w:rsidRDefault="00CA5B5E" w:rsidP="00380E3B">
            <w:pPr>
              <w:pStyle w:val="BodyText1"/>
            </w:pPr>
            <w:r>
              <w:t>Initial Draft</w:t>
            </w:r>
          </w:p>
        </w:tc>
        <w:tc>
          <w:tcPr>
            <w:tcW w:w="1790" w:type="dxa"/>
            <w:tcBorders>
              <w:top w:val="single" w:sz="4" w:space="0" w:color="auto"/>
              <w:left w:val="single" w:sz="4" w:space="0" w:color="auto"/>
              <w:bottom w:val="single" w:sz="4" w:space="0" w:color="auto"/>
              <w:right w:val="single" w:sz="4" w:space="0" w:color="auto"/>
            </w:tcBorders>
          </w:tcPr>
          <w:p w14:paraId="18E2DFE5" w14:textId="77777777" w:rsidR="00CA5B5E" w:rsidRDefault="00CA5B5E" w:rsidP="00380E3B">
            <w:pPr>
              <w:pStyle w:val="BodyText1"/>
            </w:pPr>
            <w:r>
              <w:t>J. Duggan</w:t>
            </w:r>
          </w:p>
        </w:tc>
      </w:tr>
      <w:tr w:rsidR="00CA5B5E" w14:paraId="0D48E539" w14:textId="77777777" w:rsidTr="00380E3B">
        <w:tc>
          <w:tcPr>
            <w:tcW w:w="1440" w:type="dxa"/>
            <w:tcBorders>
              <w:top w:val="single" w:sz="4" w:space="0" w:color="auto"/>
              <w:left w:val="single" w:sz="4" w:space="0" w:color="auto"/>
              <w:bottom w:val="single" w:sz="4" w:space="0" w:color="auto"/>
              <w:right w:val="single" w:sz="4" w:space="0" w:color="auto"/>
            </w:tcBorders>
          </w:tcPr>
          <w:p w14:paraId="5F99DCA9" w14:textId="77777777" w:rsidR="00CA5B5E" w:rsidRDefault="00CA5B5E" w:rsidP="00380E3B">
            <w:pPr>
              <w:pStyle w:val="BodyText1"/>
            </w:pPr>
            <w:r>
              <w:t>0.2</w:t>
            </w:r>
          </w:p>
        </w:tc>
        <w:tc>
          <w:tcPr>
            <w:tcW w:w="1620" w:type="dxa"/>
            <w:tcBorders>
              <w:top w:val="single" w:sz="4" w:space="0" w:color="auto"/>
              <w:left w:val="single" w:sz="4" w:space="0" w:color="auto"/>
              <w:bottom w:val="single" w:sz="4" w:space="0" w:color="auto"/>
              <w:right w:val="single" w:sz="4" w:space="0" w:color="auto"/>
            </w:tcBorders>
          </w:tcPr>
          <w:p w14:paraId="2CB33B07" w14:textId="77777777" w:rsidR="00CA5B5E" w:rsidRDefault="00CA5B5E" w:rsidP="00380E3B">
            <w:pPr>
              <w:pStyle w:val="BodyText1"/>
            </w:pPr>
            <w:r>
              <w:t>9/15/15</w:t>
            </w:r>
          </w:p>
        </w:tc>
        <w:tc>
          <w:tcPr>
            <w:tcW w:w="3790" w:type="dxa"/>
            <w:tcBorders>
              <w:top w:val="single" w:sz="4" w:space="0" w:color="auto"/>
              <w:left w:val="single" w:sz="4" w:space="0" w:color="auto"/>
              <w:bottom w:val="single" w:sz="4" w:space="0" w:color="auto"/>
              <w:right w:val="single" w:sz="4" w:space="0" w:color="auto"/>
            </w:tcBorders>
          </w:tcPr>
          <w:p w14:paraId="72EC4A24" w14:textId="77777777" w:rsidR="00CA5B5E" w:rsidRDefault="00CA5B5E" w:rsidP="00380E3B">
            <w:pPr>
              <w:pStyle w:val="BodyText1"/>
            </w:pPr>
            <w:r>
              <w:t>Scope modifications</w:t>
            </w:r>
          </w:p>
        </w:tc>
        <w:tc>
          <w:tcPr>
            <w:tcW w:w="1790" w:type="dxa"/>
            <w:tcBorders>
              <w:top w:val="single" w:sz="4" w:space="0" w:color="auto"/>
              <w:left w:val="single" w:sz="4" w:space="0" w:color="auto"/>
              <w:bottom w:val="single" w:sz="4" w:space="0" w:color="auto"/>
              <w:right w:val="single" w:sz="4" w:space="0" w:color="auto"/>
            </w:tcBorders>
          </w:tcPr>
          <w:p w14:paraId="6DE535AB" w14:textId="77777777" w:rsidR="00CA5B5E" w:rsidRDefault="00CA5B5E" w:rsidP="00380E3B">
            <w:pPr>
              <w:pStyle w:val="BodyText1"/>
            </w:pPr>
            <w:r>
              <w:t xml:space="preserve">G. </w:t>
            </w:r>
            <w:proofErr w:type="spellStart"/>
            <w:r>
              <w:t>Riden</w:t>
            </w:r>
            <w:proofErr w:type="spellEnd"/>
          </w:p>
        </w:tc>
      </w:tr>
      <w:tr w:rsidR="00CA5B5E" w14:paraId="1D37265F" w14:textId="77777777" w:rsidTr="00380E3B">
        <w:tc>
          <w:tcPr>
            <w:tcW w:w="1440" w:type="dxa"/>
            <w:tcBorders>
              <w:top w:val="single" w:sz="4" w:space="0" w:color="auto"/>
              <w:left w:val="single" w:sz="4" w:space="0" w:color="auto"/>
              <w:bottom w:val="single" w:sz="4" w:space="0" w:color="auto"/>
              <w:right w:val="single" w:sz="4" w:space="0" w:color="auto"/>
            </w:tcBorders>
          </w:tcPr>
          <w:p w14:paraId="408E782D" w14:textId="77777777" w:rsidR="00CA5B5E" w:rsidRDefault="00CA5B5E" w:rsidP="00380E3B">
            <w:pPr>
              <w:pStyle w:val="BodyText1"/>
            </w:pPr>
            <w:r>
              <w:t>0.3</w:t>
            </w:r>
          </w:p>
        </w:tc>
        <w:tc>
          <w:tcPr>
            <w:tcW w:w="1620" w:type="dxa"/>
            <w:tcBorders>
              <w:top w:val="single" w:sz="4" w:space="0" w:color="auto"/>
              <w:left w:val="single" w:sz="4" w:space="0" w:color="auto"/>
              <w:bottom w:val="single" w:sz="4" w:space="0" w:color="auto"/>
              <w:right w:val="single" w:sz="4" w:space="0" w:color="auto"/>
            </w:tcBorders>
          </w:tcPr>
          <w:p w14:paraId="34A5203A" w14:textId="77777777" w:rsidR="00CA5B5E" w:rsidRDefault="00CA5B5E" w:rsidP="00380E3B">
            <w:pPr>
              <w:pStyle w:val="BodyText1"/>
            </w:pPr>
            <w:r>
              <w:t>9/20/15</w:t>
            </w:r>
          </w:p>
        </w:tc>
        <w:tc>
          <w:tcPr>
            <w:tcW w:w="3790" w:type="dxa"/>
            <w:tcBorders>
              <w:top w:val="single" w:sz="4" w:space="0" w:color="auto"/>
              <w:left w:val="single" w:sz="4" w:space="0" w:color="auto"/>
              <w:bottom w:val="single" w:sz="4" w:space="0" w:color="auto"/>
              <w:right w:val="single" w:sz="4" w:space="0" w:color="auto"/>
            </w:tcBorders>
          </w:tcPr>
          <w:p w14:paraId="3DD22EA8" w14:textId="77777777" w:rsidR="00CA5B5E" w:rsidRDefault="00CA5B5E" w:rsidP="00380E3B">
            <w:pPr>
              <w:pStyle w:val="BodyText1"/>
            </w:pPr>
            <w:r>
              <w:t>Scope update base on requirements review.  Added preliminary requirements for data collection.</w:t>
            </w:r>
          </w:p>
          <w:p w14:paraId="4354B7DA" w14:textId="77777777" w:rsidR="00CA5B5E" w:rsidRDefault="00CA5B5E" w:rsidP="00380E3B">
            <w:pPr>
              <w:pStyle w:val="BodyText1"/>
            </w:pPr>
            <w:r>
              <w:t>Added Use case diagrams</w:t>
            </w:r>
          </w:p>
        </w:tc>
        <w:tc>
          <w:tcPr>
            <w:tcW w:w="1790" w:type="dxa"/>
            <w:tcBorders>
              <w:top w:val="single" w:sz="4" w:space="0" w:color="auto"/>
              <w:left w:val="single" w:sz="4" w:space="0" w:color="auto"/>
              <w:bottom w:val="single" w:sz="4" w:space="0" w:color="auto"/>
              <w:right w:val="single" w:sz="4" w:space="0" w:color="auto"/>
            </w:tcBorders>
          </w:tcPr>
          <w:p w14:paraId="241DF15A" w14:textId="77777777" w:rsidR="00CA5B5E" w:rsidRDefault="00CA5B5E" w:rsidP="00380E3B">
            <w:pPr>
              <w:pStyle w:val="BodyText1"/>
            </w:pPr>
            <w:r>
              <w:t>J. Duggan</w:t>
            </w:r>
          </w:p>
          <w:p w14:paraId="2BC0C44A" w14:textId="77777777" w:rsidR="00CA5B5E" w:rsidRDefault="00CA5B5E" w:rsidP="00380E3B">
            <w:pPr>
              <w:pStyle w:val="BodyText1"/>
            </w:pPr>
            <w:r>
              <w:t>W. Sisulak</w:t>
            </w:r>
          </w:p>
        </w:tc>
      </w:tr>
      <w:tr w:rsidR="00CA5B5E" w14:paraId="3B3CC44C" w14:textId="77777777" w:rsidTr="00380E3B">
        <w:tc>
          <w:tcPr>
            <w:tcW w:w="1440" w:type="dxa"/>
            <w:tcBorders>
              <w:top w:val="single" w:sz="4" w:space="0" w:color="auto"/>
              <w:left w:val="single" w:sz="4" w:space="0" w:color="auto"/>
              <w:bottom w:val="single" w:sz="4" w:space="0" w:color="auto"/>
              <w:right w:val="single" w:sz="4" w:space="0" w:color="auto"/>
            </w:tcBorders>
          </w:tcPr>
          <w:p w14:paraId="67C7DC08" w14:textId="77777777" w:rsidR="00CA5B5E" w:rsidRDefault="00CA5B5E" w:rsidP="00380E3B">
            <w:pPr>
              <w:pStyle w:val="BodyText1"/>
            </w:pPr>
            <w:r>
              <w:t>0.4</w:t>
            </w:r>
          </w:p>
        </w:tc>
        <w:tc>
          <w:tcPr>
            <w:tcW w:w="1620" w:type="dxa"/>
            <w:tcBorders>
              <w:top w:val="single" w:sz="4" w:space="0" w:color="auto"/>
              <w:left w:val="single" w:sz="4" w:space="0" w:color="auto"/>
              <w:bottom w:val="single" w:sz="4" w:space="0" w:color="auto"/>
              <w:right w:val="single" w:sz="4" w:space="0" w:color="auto"/>
            </w:tcBorders>
          </w:tcPr>
          <w:p w14:paraId="795110B8" w14:textId="77777777" w:rsidR="00CA5B5E" w:rsidRDefault="00CA5B5E" w:rsidP="00380E3B">
            <w:pPr>
              <w:pStyle w:val="BodyText1"/>
            </w:pPr>
            <w:r>
              <w:t>9/27/15</w:t>
            </w:r>
          </w:p>
        </w:tc>
        <w:tc>
          <w:tcPr>
            <w:tcW w:w="3790" w:type="dxa"/>
            <w:tcBorders>
              <w:top w:val="single" w:sz="4" w:space="0" w:color="auto"/>
              <w:left w:val="single" w:sz="4" w:space="0" w:color="auto"/>
              <w:bottom w:val="single" w:sz="4" w:space="0" w:color="auto"/>
              <w:right w:val="single" w:sz="4" w:space="0" w:color="auto"/>
            </w:tcBorders>
          </w:tcPr>
          <w:p w14:paraId="35FB5FAD" w14:textId="77777777" w:rsidR="00CA5B5E" w:rsidRDefault="00CA5B5E" w:rsidP="00380E3B">
            <w:pPr>
              <w:pStyle w:val="BodyText1"/>
            </w:pPr>
            <w:r>
              <w:t>Combined use case diagrams into one diagram.  Added use case specifications.  Updated requirements</w:t>
            </w:r>
          </w:p>
        </w:tc>
        <w:tc>
          <w:tcPr>
            <w:tcW w:w="1790" w:type="dxa"/>
            <w:tcBorders>
              <w:top w:val="single" w:sz="4" w:space="0" w:color="auto"/>
              <w:left w:val="single" w:sz="4" w:space="0" w:color="auto"/>
              <w:bottom w:val="single" w:sz="4" w:space="0" w:color="auto"/>
              <w:right w:val="single" w:sz="4" w:space="0" w:color="auto"/>
            </w:tcBorders>
          </w:tcPr>
          <w:p w14:paraId="07923B01" w14:textId="77777777" w:rsidR="00CA5B5E" w:rsidRDefault="00CA5B5E" w:rsidP="00380E3B">
            <w:pPr>
              <w:pStyle w:val="BodyText1"/>
            </w:pPr>
            <w:r>
              <w:t>J. Duggan</w:t>
            </w:r>
          </w:p>
          <w:p w14:paraId="0FEE4FF6" w14:textId="77777777" w:rsidR="00CA5B5E" w:rsidRDefault="00CA5B5E" w:rsidP="00380E3B">
            <w:pPr>
              <w:pStyle w:val="BodyText1"/>
            </w:pPr>
            <w:r>
              <w:t>W. Sisulak</w:t>
            </w:r>
          </w:p>
          <w:p w14:paraId="447E457E" w14:textId="77777777" w:rsidR="00CA5B5E" w:rsidRDefault="00CA5B5E" w:rsidP="00380E3B">
            <w:pPr>
              <w:pStyle w:val="BodyText1"/>
            </w:pPr>
            <w:r>
              <w:t xml:space="preserve">G. </w:t>
            </w:r>
            <w:proofErr w:type="spellStart"/>
            <w:r>
              <w:t>Riden</w:t>
            </w:r>
            <w:proofErr w:type="spellEnd"/>
          </w:p>
        </w:tc>
      </w:tr>
      <w:tr w:rsidR="00CA5B5E" w14:paraId="6647ABBC" w14:textId="77777777" w:rsidTr="00380E3B">
        <w:tc>
          <w:tcPr>
            <w:tcW w:w="1440" w:type="dxa"/>
            <w:tcBorders>
              <w:top w:val="single" w:sz="4" w:space="0" w:color="auto"/>
              <w:left w:val="single" w:sz="4" w:space="0" w:color="auto"/>
              <w:bottom w:val="single" w:sz="4" w:space="0" w:color="auto"/>
              <w:right w:val="single" w:sz="4" w:space="0" w:color="auto"/>
            </w:tcBorders>
          </w:tcPr>
          <w:p w14:paraId="25436310" w14:textId="77777777" w:rsidR="00CA5B5E" w:rsidRDefault="00CA5B5E" w:rsidP="00380E3B">
            <w:pPr>
              <w:pStyle w:val="BodyText1"/>
            </w:pPr>
            <w:r>
              <w:t>0.5</w:t>
            </w:r>
          </w:p>
        </w:tc>
        <w:tc>
          <w:tcPr>
            <w:tcW w:w="1620" w:type="dxa"/>
            <w:tcBorders>
              <w:top w:val="single" w:sz="4" w:space="0" w:color="auto"/>
              <w:left w:val="single" w:sz="4" w:space="0" w:color="auto"/>
              <w:bottom w:val="single" w:sz="4" w:space="0" w:color="auto"/>
              <w:right w:val="single" w:sz="4" w:space="0" w:color="auto"/>
            </w:tcBorders>
          </w:tcPr>
          <w:p w14:paraId="253C3348" w14:textId="77777777" w:rsidR="00CA5B5E" w:rsidRDefault="00CA5B5E" w:rsidP="00380E3B">
            <w:pPr>
              <w:pStyle w:val="BodyText1"/>
            </w:pPr>
            <w:r>
              <w:t>10/11/15</w:t>
            </w:r>
          </w:p>
        </w:tc>
        <w:tc>
          <w:tcPr>
            <w:tcW w:w="3790" w:type="dxa"/>
            <w:tcBorders>
              <w:top w:val="single" w:sz="4" w:space="0" w:color="auto"/>
              <w:left w:val="single" w:sz="4" w:space="0" w:color="auto"/>
              <w:bottom w:val="single" w:sz="4" w:space="0" w:color="auto"/>
              <w:right w:val="single" w:sz="4" w:space="0" w:color="auto"/>
            </w:tcBorders>
          </w:tcPr>
          <w:p w14:paraId="11881C2A" w14:textId="77777777" w:rsidR="00CA5B5E" w:rsidRDefault="00CA5B5E" w:rsidP="00380E3B">
            <w:pPr>
              <w:pStyle w:val="BodyText1"/>
            </w:pPr>
            <w:r>
              <w:t>Changed title.  Added revision history table.</w:t>
            </w:r>
            <w:r w:rsidR="00F53A08">
              <w:t xml:space="preserve"> Added pass/fail conditions to all use case spec post conditions.  Added new use case specs.</w:t>
            </w:r>
          </w:p>
        </w:tc>
        <w:tc>
          <w:tcPr>
            <w:tcW w:w="1790" w:type="dxa"/>
            <w:tcBorders>
              <w:top w:val="single" w:sz="4" w:space="0" w:color="auto"/>
              <w:left w:val="single" w:sz="4" w:space="0" w:color="auto"/>
              <w:bottom w:val="single" w:sz="4" w:space="0" w:color="auto"/>
              <w:right w:val="single" w:sz="4" w:space="0" w:color="auto"/>
            </w:tcBorders>
          </w:tcPr>
          <w:p w14:paraId="2DAD23EB" w14:textId="77777777" w:rsidR="00CA5B5E" w:rsidRDefault="00CA5B5E" w:rsidP="00380E3B">
            <w:pPr>
              <w:pStyle w:val="BodyText1"/>
            </w:pPr>
            <w:r>
              <w:t>J. Duggan</w:t>
            </w:r>
          </w:p>
        </w:tc>
      </w:tr>
      <w:tr w:rsidR="00A86E86" w14:paraId="17C0A68D" w14:textId="77777777" w:rsidTr="00380E3B">
        <w:tc>
          <w:tcPr>
            <w:tcW w:w="1440" w:type="dxa"/>
            <w:tcBorders>
              <w:top w:val="single" w:sz="4" w:space="0" w:color="auto"/>
              <w:left w:val="single" w:sz="4" w:space="0" w:color="auto"/>
              <w:bottom w:val="single" w:sz="4" w:space="0" w:color="auto"/>
              <w:right w:val="single" w:sz="4" w:space="0" w:color="auto"/>
            </w:tcBorders>
          </w:tcPr>
          <w:p w14:paraId="6694426E" w14:textId="77777777" w:rsidR="00A86E86" w:rsidRDefault="00A86E86" w:rsidP="00380E3B">
            <w:pPr>
              <w:pStyle w:val="BodyText1"/>
            </w:pPr>
            <w:r>
              <w:t>0.6</w:t>
            </w:r>
          </w:p>
        </w:tc>
        <w:tc>
          <w:tcPr>
            <w:tcW w:w="1620" w:type="dxa"/>
            <w:tcBorders>
              <w:top w:val="single" w:sz="4" w:space="0" w:color="auto"/>
              <w:left w:val="single" w:sz="4" w:space="0" w:color="auto"/>
              <w:bottom w:val="single" w:sz="4" w:space="0" w:color="auto"/>
              <w:right w:val="single" w:sz="4" w:space="0" w:color="auto"/>
            </w:tcBorders>
          </w:tcPr>
          <w:p w14:paraId="60C56ED2" w14:textId="77777777" w:rsidR="00A86E86" w:rsidRDefault="00A86E86"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14:paraId="1139479B" w14:textId="77777777" w:rsidR="00A86E86" w:rsidRDefault="00A86E86" w:rsidP="00380E3B">
            <w:pPr>
              <w:pStyle w:val="BodyText1"/>
            </w:pPr>
            <w:r>
              <w:t>Changed project scope.  Updated system requirements.</w:t>
            </w:r>
          </w:p>
        </w:tc>
        <w:tc>
          <w:tcPr>
            <w:tcW w:w="1790" w:type="dxa"/>
            <w:tcBorders>
              <w:top w:val="single" w:sz="4" w:space="0" w:color="auto"/>
              <w:left w:val="single" w:sz="4" w:space="0" w:color="auto"/>
              <w:bottom w:val="single" w:sz="4" w:space="0" w:color="auto"/>
              <w:right w:val="single" w:sz="4" w:space="0" w:color="auto"/>
            </w:tcBorders>
          </w:tcPr>
          <w:p w14:paraId="5D7CCC90" w14:textId="77777777" w:rsidR="00A86E86" w:rsidRDefault="00A86E86" w:rsidP="00380E3B">
            <w:pPr>
              <w:pStyle w:val="BodyText1"/>
            </w:pPr>
            <w:r>
              <w:t>J. Duggan</w:t>
            </w:r>
          </w:p>
        </w:tc>
      </w:tr>
      <w:tr w:rsidR="000108BE" w14:paraId="3CF78CA7" w14:textId="77777777" w:rsidTr="00380E3B">
        <w:tc>
          <w:tcPr>
            <w:tcW w:w="1440" w:type="dxa"/>
            <w:tcBorders>
              <w:top w:val="single" w:sz="4" w:space="0" w:color="auto"/>
              <w:left w:val="single" w:sz="4" w:space="0" w:color="auto"/>
              <w:bottom w:val="single" w:sz="4" w:space="0" w:color="auto"/>
              <w:right w:val="single" w:sz="4" w:space="0" w:color="auto"/>
            </w:tcBorders>
          </w:tcPr>
          <w:p w14:paraId="54C23AD3" w14:textId="77777777" w:rsidR="000108BE" w:rsidRDefault="000108BE" w:rsidP="00380E3B">
            <w:pPr>
              <w:pStyle w:val="BodyText1"/>
            </w:pPr>
            <w:r>
              <w:t>0.7</w:t>
            </w:r>
          </w:p>
        </w:tc>
        <w:tc>
          <w:tcPr>
            <w:tcW w:w="1620" w:type="dxa"/>
            <w:tcBorders>
              <w:top w:val="single" w:sz="4" w:space="0" w:color="auto"/>
              <w:left w:val="single" w:sz="4" w:space="0" w:color="auto"/>
              <w:bottom w:val="single" w:sz="4" w:space="0" w:color="auto"/>
              <w:right w:val="single" w:sz="4" w:space="0" w:color="auto"/>
            </w:tcBorders>
          </w:tcPr>
          <w:p w14:paraId="3A57950F" w14:textId="77777777" w:rsidR="000108BE" w:rsidRDefault="000108BE" w:rsidP="00380E3B">
            <w:pPr>
              <w:pStyle w:val="BodyText1"/>
            </w:pPr>
            <w:r>
              <w:t>10/19/15</w:t>
            </w:r>
          </w:p>
        </w:tc>
        <w:tc>
          <w:tcPr>
            <w:tcW w:w="3790" w:type="dxa"/>
            <w:tcBorders>
              <w:top w:val="single" w:sz="4" w:space="0" w:color="auto"/>
              <w:left w:val="single" w:sz="4" w:space="0" w:color="auto"/>
              <w:bottom w:val="single" w:sz="4" w:space="0" w:color="auto"/>
              <w:right w:val="single" w:sz="4" w:space="0" w:color="auto"/>
            </w:tcBorders>
          </w:tcPr>
          <w:p w14:paraId="4CFE2336" w14:textId="77777777" w:rsidR="000108BE" w:rsidRDefault="000108BE" w:rsidP="00380E3B">
            <w:pPr>
              <w:pStyle w:val="BodyText1"/>
            </w:pPr>
            <w:r>
              <w:t>Update project scope.</w:t>
            </w:r>
          </w:p>
        </w:tc>
        <w:tc>
          <w:tcPr>
            <w:tcW w:w="1790" w:type="dxa"/>
            <w:tcBorders>
              <w:top w:val="single" w:sz="4" w:space="0" w:color="auto"/>
              <w:left w:val="single" w:sz="4" w:space="0" w:color="auto"/>
              <w:bottom w:val="single" w:sz="4" w:space="0" w:color="auto"/>
              <w:right w:val="single" w:sz="4" w:space="0" w:color="auto"/>
            </w:tcBorders>
          </w:tcPr>
          <w:p w14:paraId="4C99A263" w14:textId="77777777" w:rsidR="000108BE" w:rsidRDefault="000108BE" w:rsidP="00380E3B">
            <w:pPr>
              <w:pStyle w:val="BodyText1"/>
            </w:pPr>
            <w:r>
              <w:t>T. Wilkens</w:t>
            </w:r>
          </w:p>
        </w:tc>
      </w:tr>
      <w:tr w:rsidR="00023816" w14:paraId="3D32290D" w14:textId="77777777" w:rsidTr="00380E3B">
        <w:tc>
          <w:tcPr>
            <w:tcW w:w="1440" w:type="dxa"/>
            <w:tcBorders>
              <w:top w:val="single" w:sz="4" w:space="0" w:color="auto"/>
              <w:left w:val="single" w:sz="4" w:space="0" w:color="auto"/>
              <w:bottom w:val="single" w:sz="4" w:space="0" w:color="auto"/>
              <w:right w:val="single" w:sz="4" w:space="0" w:color="auto"/>
            </w:tcBorders>
          </w:tcPr>
          <w:p w14:paraId="7FDBB097" w14:textId="77777777" w:rsidR="00023816" w:rsidRDefault="00023816" w:rsidP="00380E3B">
            <w:pPr>
              <w:pStyle w:val="BodyText1"/>
            </w:pPr>
            <w:r>
              <w:t>0.8</w:t>
            </w:r>
          </w:p>
        </w:tc>
        <w:tc>
          <w:tcPr>
            <w:tcW w:w="1620" w:type="dxa"/>
            <w:tcBorders>
              <w:top w:val="single" w:sz="4" w:space="0" w:color="auto"/>
              <w:left w:val="single" w:sz="4" w:space="0" w:color="auto"/>
              <w:bottom w:val="single" w:sz="4" w:space="0" w:color="auto"/>
              <w:right w:val="single" w:sz="4" w:space="0" w:color="auto"/>
            </w:tcBorders>
          </w:tcPr>
          <w:p w14:paraId="2A128D76" w14:textId="77777777" w:rsidR="00023816" w:rsidRDefault="00023816" w:rsidP="00380E3B">
            <w:pPr>
              <w:pStyle w:val="BodyText1"/>
            </w:pPr>
            <w:r>
              <w:t>10/20/15</w:t>
            </w:r>
          </w:p>
        </w:tc>
        <w:tc>
          <w:tcPr>
            <w:tcW w:w="3790" w:type="dxa"/>
            <w:tcBorders>
              <w:top w:val="single" w:sz="4" w:space="0" w:color="auto"/>
              <w:left w:val="single" w:sz="4" w:space="0" w:color="auto"/>
              <w:bottom w:val="single" w:sz="4" w:space="0" w:color="auto"/>
              <w:right w:val="single" w:sz="4" w:space="0" w:color="auto"/>
            </w:tcBorders>
          </w:tcPr>
          <w:p w14:paraId="24C9C468" w14:textId="77777777" w:rsidR="00023816" w:rsidRDefault="00023816" w:rsidP="00380E3B">
            <w:pPr>
              <w:pStyle w:val="BodyText1"/>
            </w:pPr>
            <w:r>
              <w:t>Updated use case diagram.  Removed use cases that are no longer necessary.</w:t>
            </w:r>
          </w:p>
        </w:tc>
        <w:tc>
          <w:tcPr>
            <w:tcW w:w="1790" w:type="dxa"/>
            <w:tcBorders>
              <w:top w:val="single" w:sz="4" w:space="0" w:color="auto"/>
              <w:left w:val="single" w:sz="4" w:space="0" w:color="auto"/>
              <w:bottom w:val="single" w:sz="4" w:space="0" w:color="auto"/>
              <w:right w:val="single" w:sz="4" w:space="0" w:color="auto"/>
            </w:tcBorders>
          </w:tcPr>
          <w:p w14:paraId="6B8089C5" w14:textId="77777777" w:rsidR="00023816" w:rsidRDefault="00023816" w:rsidP="00380E3B">
            <w:pPr>
              <w:pStyle w:val="BodyText1"/>
            </w:pPr>
            <w:r>
              <w:t>W. Sisulak</w:t>
            </w:r>
          </w:p>
        </w:tc>
      </w:tr>
      <w:tr w:rsidR="00023816" w14:paraId="0D9914DC" w14:textId="77777777" w:rsidTr="00380E3B">
        <w:tc>
          <w:tcPr>
            <w:tcW w:w="1440" w:type="dxa"/>
            <w:tcBorders>
              <w:top w:val="single" w:sz="4" w:space="0" w:color="auto"/>
              <w:left w:val="single" w:sz="4" w:space="0" w:color="auto"/>
              <w:bottom w:val="single" w:sz="4" w:space="0" w:color="auto"/>
              <w:right w:val="single" w:sz="4" w:space="0" w:color="auto"/>
            </w:tcBorders>
          </w:tcPr>
          <w:p w14:paraId="485DB382" w14:textId="77777777" w:rsidR="00023816" w:rsidRDefault="00023816" w:rsidP="00380E3B">
            <w:pPr>
              <w:pStyle w:val="BodyText1"/>
            </w:pPr>
            <w:r>
              <w:t>0.9</w:t>
            </w:r>
          </w:p>
        </w:tc>
        <w:tc>
          <w:tcPr>
            <w:tcW w:w="1620" w:type="dxa"/>
            <w:tcBorders>
              <w:top w:val="single" w:sz="4" w:space="0" w:color="auto"/>
              <w:left w:val="single" w:sz="4" w:space="0" w:color="auto"/>
              <w:bottom w:val="single" w:sz="4" w:space="0" w:color="auto"/>
              <w:right w:val="single" w:sz="4" w:space="0" w:color="auto"/>
            </w:tcBorders>
          </w:tcPr>
          <w:p w14:paraId="4DBC6F9F" w14:textId="77777777" w:rsidR="00023816" w:rsidRDefault="00023816" w:rsidP="00380E3B">
            <w:pPr>
              <w:pStyle w:val="BodyText1"/>
            </w:pPr>
            <w:r>
              <w:t>10/25/15</w:t>
            </w:r>
          </w:p>
        </w:tc>
        <w:tc>
          <w:tcPr>
            <w:tcW w:w="3790" w:type="dxa"/>
            <w:tcBorders>
              <w:top w:val="single" w:sz="4" w:space="0" w:color="auto"/>
              <w:left w:val="single" w:sz="4" w:space="0" w:color="auto"/>
              <w:bottom w:val="single" w:sz="4" w:space="0" w:color="auto"/>
              <w:right w:val="single" w:sz="4" w:space="0" w:color="auto"/>
            </w:tcBorders>
          </w:tcPr>
          <w:p w14:paraId="51130818" w14:textId="77777777" w:rsidR="00023816" w:rsidRDefault="00023816" w:rsidP="00380E3B">
            <w:pPr>
              <w:pStyle w:val="BodyText1"/>
            </w:pPr>
            <w:r>
              <w:t>Added correct actor names to use cases.  Removed and edited use cases.</w:t>
            </w:r>
          </w:p>
        </w:tc>
        <w:tc>
          <w:tcPr>
            <w:tcW w:w="1790" w:type="dxa"/>
            <w:tcBorders>
              <w:top w:val="single" w:sz="4" w:space="0" w:color="auto"/>
              <w:left w:val="single" w:sz="4" w:space="0" w:color="auto"/>
              <w:bottom w:val="single" w:sz="4" w:space="0" w:color="auto"/>
              <w:right w:val="single" w:sz="4" w:space="0" w:color="auto"/>
            </w:tcBorders>
          </w:tcPr>
          <w:p w14:paraId="622A58AF" w14:textId="77777777" w:rsidR="00023816" w:rsidRDefault="00023816" w:rsidP="00380E3B">
            <w:pPr>
              <w:pStyle w:val="BodyText1"/>
            </w:pPr>
            <w:r>
              <w:t>J. Duggan</w:t>
            </w:r>
          </w:p>
        </w:tc>
      </w:tr>
      <w:tr w:rsidR="00BC7D65" w14:paraId="26CE4C5A" w14:textId="77777777" w:rsidTr="00380E3B">
        <w:tc>
          <w:tcPr>
            <w:tcW w:w="1440" w:type="dxa"/>
            <w:tcBorders>
              <w:top w:val="single" w:sz="4" w:space="0" w:color="auto"/>
              <w:left w:val="single" w:sz="4" w:space="0" w:color="auto"/>
              <w:bottom w:val="single" w:sz="4" w:space="0" w:color="auto"/>
              <w:right w:val="single" w:sz="4" w:space="0" w:color="auto"/>
            </w:tcBorders>
          </w:tcPr>
          <w:p w14:paraId="44C1E2E2" w14:textId="77777777" w:rsidR="00BC7D65" w:rsidRDefault="00BC7D65" w:rsidP="00380E3B">
            <w:pPr>
              <w:pStyle w:val="BodyText1"/>
            </w:pPr>
            <w:r>
              <w:t>0.10</w:t>
            </w:r>
          </w:p>
        </w:tc>
        <w:tc>
          <w:tcPr>
            <w:tcW w:w="1620" w:type="dxa"/>
            <w:tcBorders>
              <w:top w:val="single" w:sz="4" w:space="0" w:color="auto"/>
              <w:left w:val="single" w:sz="4" w:space="0" w:color="auto"/>
              <w:bottom w:val="single" w:sz="4" w:space="0" w:color="auto"/>
              <w:right w:val="single" w:sz="4" w:space="0" w:color="auto"/>
            </w:tcBorders>
          </w:tcPr>
          <w:p w14:paraId="5D29E353" w14:textId="77777777" w:rsidR="00BC7D65" w:rsidRDefault="00BC7D65" w:rsidP="00380E3B">
            <w:pPr>
              <w:pStyle w:val="BodyText1"/>
            </w:pPr>
            <w:r>
              <w:t>10/28/15</w:t>
            </w:r>
          </w:p>
        </w:tc>
        <w:tc>
          <w:tcPr>
            <w:tcW w:w="3790" w:type="dxa"/>
            <w:tcBorders>
              <w:top w:val="single" w:sz="4" w:space="0" w:color="auto"/>
              <w:left w:val="single" w:sz="4" w:space="0" w:color="auto"/>
              <w:bottom w:val="single" w:sz="4" w:space="0" w:color="auto"/>
              <w:right w:val="single" w:sz="4" w:space="0" w:color="auto"/>
            </w:tcBorders>
          </w:tcPr>
          <w:p w14:paraId="2B02BE38" w14:textId="77777777" w:rsidR="00BC7D65" w:rsidRDefault="00BC7D65" w:rsidP="00380E3B">
            <w:pPr>
              <w:pStyle w:val="BodyText1"/>
            </w:pPr>
            <w:r>
              <w:t>Added new requirements for activity entry during data collection.  Use case diagram updated an new use case added.</w:t>
            </w:r>
            <w:r w:rsidR="00C60870">
              <w:t xml:space="preserve">  Scope updated to reflect new functionality.</w:t>
            </w:r>
          </w:p>
        </w:tc>
        <w:tc>
          <w:tcPr>
            <w:tcW w:w="1790" w:type="dxa"/>
            <w:tcBorders>
              <w:top w:val="single" w:sz="4" w:space="0" w:color="auto"/>
              <w:left w:val="single" w:sz="4" w:space="0" w:color="auto"/>
              <w:bottom w:val="single" w:sz="4" w:space="0" w:color="auto"/>
              <w:right w:val="single" w:sz="4" w:space="0" w:color="auto"/>
            </w:tcBorders>
          </w:tcPr>
          <w:p w14:paraId="234846BB" w14:textId="77777777" w:rsidR="00BC7D65" w:rsidRDefault="00BC7D65" w:rsidP="00380E3B">
            <w:pPr>
              <w:pStyle w:val="BodyText1"/>
            </w:pPr>
            <w:r>
              <w:t>W. Sisulak</w:t>
            </w:r>
          </w:p>
        </w:tc>
      </w:tr>
      <w:tr w:rsidR="002729C6" w14:paraId="0E746617" w14:textId="77777777" w:rsidTr="00380E3B">
        <w:tc>
          <w:tcPr>
            <w:tcW w:w="1440" w:type="dxa"/>
            <w:tcBorders>
              <w:top w:val="single" w:sz="4" w:space="0" w:color="auto"/>
              <w:left w:val="single" w:sz="4" w:space="0" w:color="auto"/>
              <w:bottom w:val="single" w:sz="4" w:space="0" w:color="auto"/>
              <w:right w:val="single" w:sz="4" w:space="0" w:color="auto"/>
            </w:tcBorders>
          </w:tcPr>
          <w:p w14:paraId="5353D90F" w14:textId="77777777" w:rsidR="002729C6" w:rsidRDefault="002729C6" w:rsidP="00380E3B">
            <w:pPr>
              <w:pStyle w:val="BodyText1"/>
            </w:pPr>
            <w:r>
              <w:t>0.11</w:t>
            </w:r>
          </w:p>
        </w:tc>
        <w:tc>
          <w:tcPr>
            <w:tcW w:w="1620" w:type="dxa"/>
            <w:tcBorders>
              <w:top w:val="single" w:sz="4" w:space="0" w:color="auto"/>
              <w:left w:val="single" w:sz="4" w:space="0" w:color="auto"/>
              <w:bottom w:val="single" w:sz="4" w:space="0" w:color="auto"/>
              <w:right w:val="single" w:sz="4" w:space="0" w:color="auto"/>
            </w:tcBorders>
          </w:tcPr>
          <w:p w14:paraId="52BAEF69" w14:textId="77777777" w:rsidR="002729C6" w:rsidRDefault="002729C6" w:rsidP="00380E3B">
            <w:pPr>
              <w:pStyle w:val="BodyText1"/>
            </w:pPr>
            <w:r>
              <w:t>11/1/15</w:t>
            </w:r>
          </w:p>
        </w:tc>
        <w:tc>
          <w:tcPr>
            <w:tcW w:w="3790" w:type="dxa"/>
            <w:tcBorders>
              <w:top w:val="single" w:sz="4" w:space="0" w:color="auto"/>
              <w:left w:val="single" w:sz="4" w:space="0" w:color="auto"/>
              <w:bottom w:val="single" w:sz="4" w:space="0" w:color="auto"/>
              <w:right w:val="single" w:sz="4" w:space="0" w:color="auto"/>
            </w:tcBorders>
          </w:tcPr>
          <w:p w14:paraId="687F7C9D" w14:textId="77777777" w:rsidR="002729C6" w:rsidRDefault="002729C6" w:rsidP="00380E3B">
            <w:pPr>
              <w:pStyle w:val="BodyText1"/>
            </w:pPr>
            <w:r>
              <w:t>Added new requirements for experiments and account management.  Created uses specifications for the new use cases.</w:t>
            </w:r>
            <w:r w:rsidR="00E15AF1">
              <w:t xml:space="preserve"> Began work on section 2.</w:t>
            </w:r>
          </w:p>
        </w:tc>
        <w:tc>
          <w:tcPr>
            <w:tcW w:w="1790" w:type="dxa"/>
            <w:tcBorders>
              <w:top w:val="single" w:sz="4" w:space="0" w:color="auto"/>
              <w:left w:val="single" w:sz="4" w:space="0" w:color="auto"/>
              <w:bottom w:val="single" w:sz="4" w:space="0" w:color="auto"/>
              <w:right w:val="single" w:sz="4" w:space="0" w:color="auto"/>
            </w:tcBorders>
          </w:tcPr>
          <w:p w14:paraId="7DDC7B55" w14:textId="77777777" w:rsidR="002729C6" w:rsidRDefault="002729C6" w:rsidP="00380E3B">
            <w:pPr>
              <w:pStyle w:val="BodyText1"/>
            </w:pPr>
            <w:r>
              <w:t>J. Duggan</w:t>
            </w:r>
          </w:p>
        </w:tc>
      </w:tr>
      <w:tr w:rsidR="00AC55FA" w14:paraId="61D5DCD8" w14:textId="77777777" w:rsidTr="00380E3B">
        <w:tc>
          <w:tcPr>
            <w:tcW w:w="1440" w:type="dxa"/>
            <w:tcBorders>
              <w:top w:val="single" w:sz="4" w:space="0" w:color="auto"/>
              <w:left w:val="single" w:sz="4" w:space="0" w:color="auto"/>
              <w:bottom w:val="single" w:sz="4" w:space="0" w:color="auto"/>
              <w:right w:val="single" w:sz="4" w:space="0" w:color="auto"/>
            </w:tcBorders>
          </w:tcPr>
          <w:p w14:paraId="227D3DB9" w14:textId="77777777" w:rsidR="00AC55FA" w:rsidRDefault="00AC55FA" w:rsidP="00380E3B">
            <w:pPr>
              <w:pStyle w:val="BodyText1"/>
            </w:pPr>
            <w:r>
              <w:t>0.12</w:t>
            </w:r>
          </w:p>
        </w:tc>
        <w:tc>
          <w:tcPr>
            <w:tcW w:w="1620" w:type="dxa"/>
            <w:tcBorders>
              <w:top w:val="single" w:sz="4" w:space="0" w:color="auto"/>
              <w:left w:val="single" w:sz="4" w:space="0" w:color="auto"/>
              <w:bottom w:val="single" w:sz="4" w:space="0" w:color="auto"/>
              <w:right w:val="single" w:sz="4" w:space="0" w:color="auto"/>
            </w:tcBorders>
          </w:tcPr>
          <w:p w14:paraId="39B5B2FB" w14:textId="77777777" w:rsidR="00AC55FA" w:rsidRDefault="00AC55FA" w:rsidP="00380E3B">
            <w:pPr>
              <w:pStyle w:val="BodyText1"/>
            </w:pPr>
            <w:r>
              <w:t>11/5/15</w:t>
            </w:r>
          </w:p>
        </w:tc>
        <w:tc>
          <w:tcPr>
            <w:tcW w:w="3790" w:type="dxa"/>
            <w:tcBorders>
              <w:top w:val="single" w:sz="4" w:space="0" w:color="auto"/>
              <w:left w:val="single" w:sz="4" w:space="0" w:color="auto"/>
              <w:bottom w:val="single" w:sz="4" w:space="0" w:color="auto"/>
              <w:right w:val="single" w:sz="4" w:space="0" w:color="auto"/>
            </w:tcBorders>
          </w:tcPr>
          <w:p w14:paraId="0AA019AF" w14:textId="77777777" w:rsidR="00AC55FA" w:rsidRDefault="00AC55FA" w:rsidP="00380E3B">
            <w:pPr>
              <w:pStyle w:val="BodyText1"/>
            </w:pPr>
            <w:r>
              <w:t>Changes made to document per review.</w:t>
            </w:r>
            <w:r w:rsidR="00077FC7">
              <w:t xml:space="preserve"> Added new use cases for </w:t>
            </w:r>
            <w:r w:rsidR="00077FC7">
              <w:lastRenderedPageBreak/>
              <w:t>delete experiment, enable user, and disable user.</w:t>
            </w:r>
          </w:p>
        </w:tc>
        <w:tc>
          <w:tcPr>
            <w:tcW w:w="1790" w:type="dxa"/>
            <w:tcBorders>
              <w:top w:val="single" w:sz="4" w:space="0" w:color="auto"/>
              <w:left w:val="single" w:sz="4" w:space="0" w:color="auto"/>
              <w:bottom w:val="single" w:sz="4" w:space="0" w:color="auto"/>
              <w:right w:val="single" w:sz="4" w:space="0" w:color="auto"/>
            </w:tcBorders>
          </w:tcPr>
          <w:p w14:paraId="3B060187" w14:textId="77777777" w:rsidR="00AC55FA" w:rsidRDefault="00AC55FA" w:rsidP="00380E3B">
            <w:pPr>
              <w:pStyle w:val="BodyText1"/>
            </w:pPr>
            <w:r>
              <w:lastRenderedPageBreak/>
              <w:t xml:space="preserve">G. </w:t>
            </w:r>
            <w:proofErr w:type="spellStart"/>
            <w:r>
              <w:t>Riden</w:t>
            </w:r>
            <w:proofErr w:type="spellEnd"/>
          </w:p>
          <w:p w14:paraId="70755F4C" w14:textId="77777777" w:rsidR="00AC55FA" w:rsidRDefault="00AC55FA" w:rsidP="00380E3B">
            <w:pPr>
              <w:pStyle w:val="BodyText1"/>
            </w:pPr>
            <w:r>
              <w:lastRenderedPageBreak/>
              <w:t>J. Duggan</w:t>
            </w:r>
          </w:p>
        </w:tc>
      </w:tr>
      <w:tr w:rsidR="0061349F" w14:paraId="27644FC0" w14:textId="77777777" w:rsidTr="00380E3B">
        <w:tc>
          <w:tcPr>
            <w:tcW w:w="1440" w:type="dxa"/>
            <w:tcBorders>
              <w:top w:val="single" w:sz="4" w:space="0" w:color="auto"/>
              <w:left w:val="single" w:sz="4" w:space="0" w:color="auto"/>
              <w:bottom w:val="single" w:sz="4" w:space="0" w:color="auto"/>
              <w:right w:val="single" w:sz="4" w:space="0" w:color="auto"/>
            </w:tcBorders>
          </w:tcPr>
          <w:p w14:paraId="64863C95" w14:textId="77777777" w:rsidR="0061349F" w:rsidRDefault="0061349F" w:rsidP="00380E3B">
            <w:pPr>
              <w:pStyle w:val="BodyText1"/>
            </w:pPr>
            <w:r>
              <w:lastRenderedPageBreak/>
              <w:t>0.13</w:t>
            </w:r>
          </w:p>
        </w:tc>
        <w:tc>
          <w:tcPr>
            <w:tcW w:w="1620" w:type="dxa"/>
            <w:tcBorders>
              <w:top w:val="single" w:sz="4" w:space="0" w:color="auto"/>
              <w:left w:val="single" w:sz="4" w:space="0" w:color="auto"/>
              <w:bottom w:val="single" w:sz="4" w:space="0" w:color="auto"/>
              <w:right w:val="single" w:sz="4" w:space="0" w:color="auto"/>
            </w:tcBorders>
          </w:tcPr>
          <w:p w14:paraId="0CCF1279" w14:textId="77777777" w:rsidR="0061349F" w:rsidRDefault="0061349F" w:rsidP="00380E3B">
            <w:pPr>
              <w:pStyle w:val="BodyText1"/>
            </w:pPr>
            <w:r>
              <w:t>11/6/15</w:t>
            </w:r>
          </w:p>
        </w:tc>
        <w:tc>
          <w:tcPr>
            <w:tcW w:w="3790" w:type="dxa"/>
            <w:tcBorders>
              <w:top w:val="single" w:sz="4" w:space="0" w:color="auto"/>
              <w:left w:val="single" w:sz="4" w:space="0" w:color="auto"/>
              <w:bottom w:val="single" w:sz="4" w:space="0" w:color="auto"/>
              <w:right w:val="single" w:sz="4" w:space="0" w:color="auto"/>
            </w:tcBorders>
          </w:tcPr>
          <w:p w14:paraId="7F046679" w14:textId="77777777" w:rsidR="0061349F" w:rsidRDefault="0061349F" w:rsidP="00380E3B">
            <w:pPr>
              <w:pStyle w:val="BodyText1"/>
            </w:pPr>
            <w:r>
              <w:t>Adding physician role descriptions.</w:t>
            </w:r>
          </w:p>
        </w:tc>
        <w:tc>
          <w:tcPr>
            <w:tcW w:w="1790" w:type="dxa"/>
            <w:tcBorders>
              <w:top w:val="single" w:sz="4" w:space="0" w:color="auto"/>
              <w:left w:val="single" w:sz="4" w:space="0" w:color="auto"/>
              <w:bottom w:val="single" w:sz="4" w:space="0" w:color="auto"/>
              <w:right w:val="single" w:sz="4" w:space="0" w:color="auto"/>
            </w:tcBorders>
          </w:tcPr>
          <w:p w14:paraId="66DC2AD6" w14:textId="77777777" w:rsidR="0061349F" w:rsidRDefault="0061349F" w:rsidP="00380E3B">
            <w:pPr>
              <w:pStyle w:val="BodyText1"/>
            </w:pPr>
            <w:r>
              <w:t xml:space="preserve">G. </w:t>
            </w:r>
            <w:proofErr w:type="spellStart"/>
            <w:r>
              <w:t>Riden</w:t>
            </w:r>
            <w:proofErr w:type="spellEnd"/>
          </w:p>
        </w:tc>
      </w:tr>
      <w:tr w:rsidR="00031DD8" w14:paraId="38723858" w14:textId="77777777" w:rsidTr="00380E3B">
        <w:tc>
          <w:tcPr>
            <w:tcW w:w="1440" w:type="dxa"/>
            <w:tcBorders>
              <w:top w:val="single" w:sz="4" w:space="0" w:color="auto"/>
              <w:left w:val="single" w:sz="4" w:space="0" w:color="auto"/>
              <w:bottom w:val="single" w:sz="4" w:space="0" w:color="auto"/>
              <w:right w:val="single" w:sz="4" w:space="0" w:color="auto"/>
            </w:tcBorders>
          </w:tcPr>
          <w:p w14:paraId="032C5532" w14:textId="10E865DB" w:rsidR="00031DD8" w:rsidRDefault="00031DD8" w:rsidP="00380E3B">
            <w:pPr>
              <w:pStyle w:val="BodyText1"/>
            </w:pPr>
            <w:r>
              <w:t>0.14</w:t>
            </w:r>
          </w:p>
        </w:tc>
        <w:tc>
          <w:tcPr>
            <w:tcW w:w="1620" w:type="dxa"/>
            <w:tcBorders>
              <w:top w:val="single" w:sz="4" w:space="0" w:color="auto"/>
              <w:left w:val="single" w:sz="4" w:space="0" w:color="auto"/>
              <w:bottom w:val="single" w:sz="4" w:space="0" w:color="auto"/>
              <w:right w:val="single" w:sz="4" w:space="0" w:color="auto"/>
            </w:tcBorders>
          </w:tcPr>
          <w:p w14:paraId="56CD0394" w14:textId="3E984CE3" w:rsidR="00031DD8" w:rsidRDefault="00031DD8" w:rsidP="00380E3B">
            <w:pPr>
              <w:pStyle w:val="BodyText1"/>
            </w:pPr>
            <w:r>
              <w:t>11/7/15</w:t>
            </w:r>
          </w:p>
        </w:tc>
        <w:tc>
          <w:tcPr>
            <w:tcW w:w="3790" w:type="dxa"/>
            <w:tcBorders>
              <w:top w:val="single" w:sz="4" w:space="0" w:color="auto"/>
              <w:left w:val="single" w:sz="4" w:space="0" w:color="auto"/>
              <w:bottom w:val="single" w:sz="4" w:space="0" w:color="auto"/>
              <w:right w:val="single" w:sz="4" w:space="0" w:color="auto"/>
            </w:tcBorders>
          </w:tcPr>
          <w:p w14:paraId="120F2940" w14:textId="5E2D18D0" w:rsidR="00031DD8" w:rsidRDefault="00DA18AD" w:rsidP="00DA18AD">
            <w:pPr>
              <w:pStyle w:val="BodyText1"/>
            </w:pPr>
            <w:r>
              <w:t>Added requirements for password strength. Added role attribute requirements to other roles.  Correctly other errors from review.</w:t>
            </w:r>
          </w:p>
        </w:tc>
        <w:tc>
          <w:tcPr>
            <w:tcW w:w="1790" w:type="dxa"/>
            <w:tcBorders>
              <w:top w:val="single" w:sz="4" w:space="0" w:color="auto"/>
              <w:left w:val="single" w:sz="4" w:space="0" w:color="auto"/>
              <w:bottom w:val="single" w:sz="4" w:space="0" w:color="auto"/>
              <w:right w:val="single" w:sz="4" w:space="0" w:color="auto"/>
            </w:tcBorders>
          </w:tcPr>
          <w:p w14:paraId="51D98C57" w14:textId="21E9D82C" w:rsidR="00DA18AD" w:rsidRDefault="00DA18AD" w:rsidP="00380E3B">
            <w:pPr>
              <w:pStyle w:val="BodyText1"/>
            </w:pPr>
            <w:r>
              <w:t xml:space="preserve">G. </w:t>
            </w:r>
            <w:proofErr w:type="spellStart"/>
            <w:r>
              <w:t>Riden</w:t>
            </w:r>
            <w:proofErr w:type="spellEnd"/>
          </w:p>
          <w:p w14:paraId="6AAE369E" w14:textId="3AD6C798" w:rsidR="00031DD8" w:rsidRDefault="00031DD8" w:rsidP="00380E3B">
            <w:pPr>
              <w:pStyle w:val="BodyText1"/>
            </w:pPr>
            <w:r>
              <w:t>J. Duggan</w:t>
            </w:r>
          </w:p>
        </w:tc>
      </w:tr>
      <w:tr w:rsidR="004A6020" w14:paraId="3052CFCD" w14:textId="77777777" w:rsidTr="00380E3B">
        <w:tc>
          <w:tcPr>
            <w:tcW w:w="1440" w:type="dxa"/>
            <w:tcBorders>
              <w:top w:val="single" w:sz="4" w:space="0" w:color="auto"/>
              <w:left w:val="single" w:sz="4" w:space="0" w:color="auto"/>
              <w:bottom w:val="single" w:sz="4" w:space="0" w:color="auto"/>
              <w:right w:val="single" w:sz="4" w:space="0" w:color="auto"/>
            </w:tcBorders>
          </w:tcPr>
          <w:p w14:paraId="7A5E7F78" w14:textId="73FAB114" w:rsidR="004A6020" w:rsidRDefault="004A6020" w:rsidP="00380E3B">
            <w:pPr>
              <w:pStyle w:val="BodyText1"/>
            </w:pPr>
            <w:r>
              <w:t>0.15</w:t>
            </w:r>
          </w:p>
        </w:tc>
        <w:tc>
          <w:tcPr>
            <w:tcW w:w="1620" w:type="dxa"/>
            <w:tcBorders>
              <w:top w:val="single" w:sz="4" w:space="0" w:color="auto"/>
              <w:left w:val="single" w:sz="4" w:space="0" w:color="auto"/>
              <w:bottom w:val="single" w:sz="4" w:space="0" w:color="auto"/>
              <w:right w:val="single" w:sz="4" w:space="0" w:color="auto"/>
            </w:tcBorders>
          </w:tcPr>
          <w:p w14:paraId="164D0F70" w14:textId="736842A6" w:rsidR="004A6020" w:rsidRDefault="004A6020" w:rsidP="00380E3B">
            <w:pPr>
              <w:pStyle w:val="BodyText1"/>
            </w:pPr>
            <w:r>
              <w:t>11/8/15</w:t>
            </w:r>
          </w:p>
        </w:tc>
        <w:tc>
          <w:tcPr>
            <w:tcW w:w="3790" w:type="dxa"/>
            <w:tcBorders>
              <w:top w:val="single" w:sz="4" w:space="0" w:color="auto"/>
              <w:left w:val="single" w:sz="4" w:space="0" w:color="auto"/>
              <w:bottom w:val="single" w:sz="4" w:space="0" w:color="auto"/>
              <w:right w:val="single" w:sz="4" w:space="0" w:color="auto"/>
            </w:tcBorders>
          </w:tcPr>
          <w:p w14:paraId="25560472" w14:textId="01D1DA36" w:rsidR="004A6020" w:rsidRDefault="004A6020" w:rsidP="00380E3B">
            <w:pPr>
              <w:pStyle w:val="BodyText1"/>
            </w:pPr>
            <w:r>
              <w:t>Adding use case specifications for physician role requirements.</w:t>
            </w:r>
          </w:p>
        </w:tc>
        <w:tc>
          <w:tcPr>
            <w:tcW w:w="1790" w:type="dxa"/>
            <w:tcBorders>
              <w:top w:val="single" w:sz="4" w:space="0" w:color="auto"/>
              <w:left w:val="single" w:sz="4" w:space="0" w:color="auto"/>
              <w:bottom w:val="single" w:sz="4" w:space="0" w:color="auto"/>
              <w:right w:val="single" w:sz="4" w:space="0" w:color="auto"/>
            </w:tcBorders>
          </w:tcPr>
          <w:p w14:paraId="6FF54B33" w14:textId="6AACFF7D" w:rsidR="004A6020" w:rsidRDefault="004A6020" w:rsidP="00380E3B">
            <w:pPr>
              <w:pStyle w:val="BodyText1"/>
            </w:pPr>
            <w:r>
              <w:t xml:space="preserve">G. </w:t>
            </w:r>
            <w:proofErr w:type="spellStart"/>
            <w:r>
              <w:t>Riden</w:t>
            </w:r>
            <w:proofErr w:type="spellEnd"/>
          </w:p>
        </w:tc>
      </w:tr>
      <w:tr w:rsidR="006C0EF4" w14:paraId="4D55A200" w14:textId="77777777" w:rsidTr="00380E3B">
        <w:tc>
          <w:tcPr>
            <w:tcW w:w="1440" w:type="dxa"/>
            <w:tcBorders>
              <w:top w:val="single" w:sz="4" w:space="0" w:color="auto"/>
              <w:left w:val="single" w:sz="4" w:space="0" w:color="auto"/>
              <w:bottom w:val="single" w:sz="4" w:space="0" w:color="auto"/>
              <w:right w:val="single" w:sz="4" w:space="0" w:color="auto"/>
            </w:tcBorders>
          </w:tcPr>
          <w:p w14:paraId="178B6947" w14:textId="6934A740" w:rsidR="006C0EF4" w:rsidRDefault="006C0EF4" w:rsidP="00380E3B">
            <w:pPr>
              <w:pStyle w:val="BodyText1"/>
            </w:pPr>
            <w:r>
              <w:t>0.16</w:t>
            </w:r>
          </w:p>
        </w:tc>
        <w:tc>
          <w:tcPr>
            <w:tcW w:w="1620" w:type="dxa"/>
            <w:tcBorders>
              <w:top w:val="single" w:sz="4" w:space="0" w:color="auto"/>
              <w:left w:val="single" w:sz="4" w:space="0" w:color="auto"/>
              <w:bottom w:val="single" w:sz="4" w:space="0" w:color="auto"/>
              <w:right w:val="single" w:sz="4" w:space="0" w:color="auto"/>
            </w:tcBorders>
          </w:tcPr>
          <w:p w14:paraId="5A52887B" w14:textId="24012682" w:rsidR="006C0EF4" w:rsidRDefault="006C0EF4" w:rsidP="00380E3B">
            <w:pPr>
              <w:pStyle w:val="BodyText1"/>
            </w:pPr>
            <w:r>
              <w:t>11/8/15</w:t>
            </w:r>
          </w:p>
        </w:tc>
        <w:tc>
          <w:tcPr>
            <w:tcW w:w="3790" w:type="dxa"/>
            <w:tcBorders>
              <w:top w:val="single" w:sz="4" w:space="0" w:color="auto"/>
              <w:left w:val="single" w:sz="4" w:space="0" w:color="auto"/>
              <w:bottom w:val="single" w:sz="4" w:space="0" w:color="auto"/>
              <w:right w:val="single" w:sz="4" w:space="0" w:color="auto"/>
            </w:tcBorders>
          </w:tcPr>
          <w:p w14:paraId="2B4ABFA9" w14:textId="27177EF0" w:rsidR="006C0EF4" w:rsidRDefault="006C0EF4" w:rsidP="00380E3B">
            <w:pPr>
              <w:pStyle w:val="BodyText1"/>
            </w:pPr>
            <w:r>
              <w:t>Updated use case diagram. Add requirements and use case for a physician deleting a patient.  Other minor edits.</w:t>
            </w:r>
          </w:p>
        </w:tc>
        <w:tc>
          <w:tcPr>
            <w:tcW w:w="1790" w:type="dxa"/>
            <w:tcBorders>
              <w:top w:val="single" w:sz="4" w:space="0" w:color="auto"/>
              <w:left w:val="single" w:sz="4" w:space="0" w:color="auto"/>
              <w:bottom w:val="single" w:sz="4" w:space="0" w:color="auto"/>
              <w:right w:val="single" w:sz="4" w:space="0" w:color="auto"/>
            </w:tcBorders>
          </w:tcPr>
          <w:p w14:paraId="6DA77C3A" w14:textId="34D514BC" w:rsidR="006C0EF4" w:rsidRDefault="006C0EF4" w:rsidP="00380E3B">
            <w:pPr>
              <w:pStyle w:val="BodyText1"/>
            </w:pPr>
            <w:r>
              <w:t>J. Duggan</w:t>
            </w:r>
          </w:p>
        </w:tc>
      </w:tr>
      <w:tr w:rsidR="00CA23A7" w14:paraId="3EE9410D" w14:textId="77777777" w:rsidTr="00380E3B">
        <w:trPr>
          <w:ins w:id="5" w:author="Jimmy Duggan" w:date="2015-11-11T23:12:00Z"/>
        </w:trPr>
        <w:tc>
          <w:tcPr>
            <w:tcW w:w="1440" w:type="dxa"/>
            <w:tcBorders>
              <w:top w:val="single" w:sz="4" w:space="0" w:color="auto"/>
              <w:left w:val="single" w:sz="4" w:space="0" w:color="auto"/>
              <w:bottom w:val="single" w:sz="4" w:space="0" w:color="auto"/>
              <w:right w:val="single" w:sz="4" w:space="0" w:color="auto"/>
            </w:tcBorders>
          </w:tcPr>
          <w:p w14:paraId="60C7796B" w14:textId="15715CFA" w:rsidR="00CA23A7" w:rsidRDefault="00CA23A7" w:rsidP="00380E3B">
            <w:pPr>
              <w:pStyle w:val="BodyText1"/>
              <w:rPr>
                <w:ins w:id="6" w:author="Jimmy Duggan" w:date="2015-11-11T23:12:00Z"/>
              </w:rPr>
            </w:pPr>
            <w:ins w:id="7" w:author="Jimmy Duggan" w:date="2015-11-11T23:12:00Z">
              <w:r>
                <w:t>0.17</w:t>
              </w:r>
            </w:ins>
          </w:p>
        </w:tc>
        <w:tc>
          <w:tcPr>
            <w:tcW w:w="1620" w:type="dxa"/>
            <w:tcBorders>
              <w:top w:val="single" w:sz="4" w:space="0" w:color="auto"/>
              <w:left w:val="single" w:sz="4" w:space="0" w:color="auto"/>
              <w:bottom w:val="single" w:sz="4" w:space="0" w:color="auto"/>
              <w:right w:val="single" w:sz="4" w:space="0" w:color="auto"/>
            </w:tcBorders>
          </w:tcPr>
          <w:p w14:paraId="5F89FAC6" w14:textId="3908A0B6" w:rsidR="00CA23A7" w:rsidRDefault="00CA23A7" w:rsidP="00380E3B">
            <w:pPr>
              <w:pStyle w:val="BodyText1"/>
              <w:rPr>
                <w:ins w:id="8" w:author="Jimmy Duggan" w:date="2015-11-11T23:12:00Z"/>
              </w:rPr>
            </w:pPr>
            <w:ins w:id="9" w:author="Jimmy Duggan" w:date="2015-11-11T23:13:00Z">
              <w:r>
                <w:t>11/11/15</w:t>
              </w:r>
            </w:ins>
          </w:p>
        </w:tc>
        <w:tc>
          <w:tcPr>
            <w:tcW w:w="3790" w:type="dxa"/>
            <w:tcBorders>
              <w:top w:val="single" w:sz="4" w:space="0" w:color="auto"/>
              <w:left w:val="single" w:sz="4" w:space="0" w:color="auto"/>
              <w:bottom w:val="single" w:sz="4" w:space="0" w:color="auto"/>
              <w:right w:val="single" w:sz="4" w:space="0" w:color="auto"/>
            </w:tcBorders>
          </w:tcPr>
          <w:p w14:paraId="4B667644" w14:textId="1B0A414F" w:rsidR="00CA23A7" w:rsidRDefault="00CA23A7" w:rsidP="00380E3B">
            <w:pPr>
              <w:pStyle w:val="BodyText1"/>
              <w:rPr>
                <w:ins w:id="10" w:author="Jimmy Duggan" w:date="2015-11-11T23:12:00Z"/>
              </w:rPr>
            </w:pPr>
            <w:ins w:id="11" w:author="Jimmy Duggan" w:date="2015-11-11T23:13:00Z">
              <w:r>
                <w:t>Updated scope.  Added quick link reference table for use cases.  Minor edits made after review.</w:t>
              </w:r>
            </w:ins>
          </w:p>
        </w:tc>
        <w:tc>
          <w:tcPr>
            <w:tcW w:w="1790" w:type="dxa"/>
            <w:tcBorders>
              <w:top w:val="single" w:sz="4" w:space="0" w:color="auto"/>
              <w:left w:val="single" w:sz="4" w:space="0" w:color="auto"/>
              <w:bottom w:val="single" w:sz="4" w:space="0" w:color="auto"/>
              <w:right w:val="single" w:sz="4" w:space="0" w:color="auto"/>
            </w:tcBorders>
          </w:tcPr>
          <w:p w14:paraId="34D3DD9B" w14:textId="73782958" w:rsidR="00CA23A7" w:rsidRDefault="00CA23A7" w:rsidP="00380E3B">
            <w:pPr>
              <w:pStyle w:val="BodyText1"/>
              <w:rPr>
                <w:ins w:id="12" w:author="Jimmy Duggan" w:date="2015-11-11T23:12:00Z"/>
              </w:rPr>
            </w:pPr>
            <w:ins w:id="13" w:author="Jimmy Duggan" w:date="2015-11-11T23:13:00Z">
              <w:r>
                <w:t>J. Duggan</w:t>
              </w:r>
            </w:ins>
          </w:p>
        </w:tc>
      </w:tr>
    </w:tbl>
    <w:p w14:paraId="4E5443D4" w14:textId="77777777" w:rsidR="00CA5B5E" w:rsidRDefault="00CA5B5E">
      <w:pPr>
        <w:pStyle w:val="TOCHeading"/>
        <w:rPr>
          <w:rFonts w:ascii="Times New Roman" w:eastAsiaTheme="minorHAnsi" w:hAnsi="Times New Roman" w:cs="Times New Roman"/>
          <w:b w:val="0"/>
          <w:bCs w:val="0"/>
          <w:color w:val="auto"/>
          <w:sz w:val="24"/>
          <w:szCs w:val="24"/>
          <w:lang w:eastAsia="en-US"/>
        </w:rPr>
      </w:pPr>
    </w:p>
    <w:sdt>
      <w:sdtPr>
        <w:rPr>
          <w:b/>
          <w:bCs/>
        </w:rPr>
        <w:id w:val="1258330153"/>
        <w:docPartObj>
          <w:docPartGallery w:val="Table of Contents"/>
          <w:docPartUnique/>
        </w:docPartObj>
      </w:sdtPr>
      <w:sdtEndPr>
        <w:rPr>
          <w:b w:val="0"/>
          <w:bCs w:val="0"/>
          <w:noProof/>
        </w:rPr>
      </w:sdtEndPr>
      <w:sdtContent>
        <w:p w14:paraId="11BAF602" w14:textId="77777777" w:rsidR="00CA5B5E" w:rsidRPr="00CA5B5E" w:rsidRDefault="00CA5B5E" w:rsidP="007A50E9">
          <w:pPr>
            <w:rPr>
              <w:b/>
              <w:bCs/>
            </w:rPr>
          </w:pPr>
        </w:p>
        <w:p w14:paraId="4C7C63F9" w14:textId="77777777" w:rsidR="00CA5B5E" w:rsidRDefault="00CA5B5E">
          <w:r>
            <w:rPr>
              <w:b/>
              <w:bCs/>
            </w:rPr>
            <w:br w:type="page"/>
          </w:r>
        </w:p>
        <w:p w14:paraId="5B14189A" w14:textId="77777777" w:rsidR="006D454F" w:rsidRPr="007A50E9" w:rsidRDefault="00CA5B5E">
          <w:pPr>
            <w:pStyle w:val="TOCHeading"/>
            <w:rPr>
              <w:rStyle w:val="Heading1Char"/>
            </w:rPr>
          </w:pPr>
          <w:bookmarkStart w:id="14" w:name="_Toc435046987"/>
          <w:r w:rsidRPr="007A50E9">
            <w:rPr>
              <w:rStyle w:val="Heading1Char"/>
            </w:rPr>
            <w:lastRenderedPageBreak/>
            <w:t xml:space="preserve">Table Of </w:t>
          </w:r>
          <w:r w:rsidR="006D454F" w:rsidRPr="007A50E9">
            <w:rPr>
              <w:rStyle w:val="Heading1Char"/>
            </w:rPr>
            <w:t>Contents</w:t>
          </w:r>
          <w:bookmarkEnd w:id="14"/>
        </w:p>
        <w:p w14:paraId="78037613" w14:textId="77777777" w:rsidR="00FA47E2" w:rsidRDefault="00C76EDF">
          <w:pPr>
            <w:pStyle w:val="TOC1"/>
            <w:tabs>
              <w:tab w:val="right" w:leader="dot" w:pos="9350"/>
            </w:tabs>
            <w:rPr>
              <w:rFonts w:asciiTheme="minorHAnsi" w:eastAsiaTheme="minorEastAsia" w:hAnsiTheme="minorHAnsi" w:cstheme="minorBidi"/>
              <w:noProof/>
              <w:sz w:val="22"/>
              <w:szCs w:val="22"/>
            </w:rPr>
          </w:pPr>
          <w:r>
            <w:fldChar w:fldCharType="begin"/>
          </w:r>
          <w:r w:rsidR="00E601FD">
            <w:instrText xml:space="preserve"> TOC \o "1-2</w:instrText>
          </w:r>
          <w:r w:rsidR="006D454F">
            <w:instrText xml:space="preserve">" \h \z \u </w:instrText>
          </w:r>
          <w:r>
            <w:fldChar w:fldCharType="separate"/>
          </w:r>
          <w:hyperlink w:anchor="_Toc435046986" w:history="1">
            <w:r w:rsidR="00FA47E2" w:rsidRPr="008256C8">
              <w:rPr>
                <w:rStyle w:val="Hyperlink"/>
                <w:noProof/>
              </w:rPr>
              <w:t>Revision History</w:t>
            </w:r>
            <w:r w:rsidR="00FA47E2">
              <w:rPr>
                <w:noProof/>
                <w:webHidden/>
              </w:rPr>
              <w:tab/>
            </w:r>
            <w:r w:rsidR="00FA47E2">
              <w:rPr>
                <w:noProof/>
                <w:webHidden/>
              </w:rPr>
              <w:fldChar w:fldCharType="begin"/>
            </w:r>
            <w:r w:rsidR="00FA47E2">
              <w:rPr>
                <w:noProof/>
                <w:webHidden/>
              </w:rPr>
              <w:instrText xml:space="preserve"> PAGEREF _Toc435046986 \h </w:instrText>
            </w:r>
            <w:r w:rsidR="00FA47E2">
              <w:rPr>
                <w:noProof/>
                <w:webHidden/>
              </w:rPr>
            </w:r>
            <w:r w:rsidR="00FA47E2">
              <w:rPr>
                <w:noProof/>
                <w:webHidden/>
              </w:rPr>
              <w:fldChar w:fldCharType="separate"/>
            </w:r>
            <w:r w:rsidR="00FA47E2">
              <w:rPr>
                <w:noProof/>
                <w:webHidden/>
              </w:rPr>
              <w:t>i</w:t>
            </w:r>
            <w:r w:rsidR="00FA47E2">
              <w:rPr>
                <w:noProof/>
                <w:webHidden/>
              </w:rPr>
              <w:fldChar w:fldCharType="end"/>
            </w:r>
          </w:hyperlink>
        </w:p>
        <w:p w14:paraId="37D5A50C" w14:textId="77777777" w:rsidR="00FA47E2" w:rsidRDefault="00FA47E2">
          <w:pPr>
            <w:pStyle w:val="TOC1"/>
            <w:tabs>
              <w:tab w:val="right" w:leader="dot" w:pos="9350"/>
            </w:tabs>
            <w:rPr>
              <w:rFonts w:asciiTheme="minorHAnsi" w:eastAsiaTheme="minorEastAsia" w:hAnsiTheme="minorHAnsi" w:cstheme="minorBidi"/>
              <w:noProof/>
              <w:sz w:val="22"/>
              <w:szCs w:val="22"/>
            </w:rPr>
          </w:pPr>
          <w:hyperlink w:anchor="_Toc435046987" w:history="1">
            <w:r w:rsidRPr="008256C8">
              <w:rPr>
                <w:rStyle w:val="Hyperlink"/>
                <w:noProof/>
                <w:lang w:eastAsia="ja-JP"/>
              </w:rPr>
              <w:t>Table Of Contents</w:t>
            </w:r>
            <w:r>
              <w:rPr>
                <w:noProof/>
                <w:webHidden/>
              </w:rPr>
              <w:tab/>
            </w:r>
            <w:r>
              <w:rPr>
                <w:noProof/>
                <w:webHidden/>
              </w:rPr>
              <w:fldChar w:fldCharType="begin"/>
            </w:r>
            <w:r>
              <w:rPr>
                <w:noProof/>
                <w:webHidden/>
              </w:rPr>
              <w:instrText xml:space="preserve"> PAGEREF _Toc435046987 \h </w:instrText>
            </w:r>
            <w:r>
              <w:rPr>
                <w:noProof/>
                <w:webHidden/>
              </w:rPr>
            </w:r>
            <w:r>
              <w:rPr>
                <w:noProof/>
                <w:webHidden/>
              </w:rPr>
              <w:fldChar w:fldCharType="separate"/>
            </w:r>
            <w:r>
              <w:rPr>
                <w:noProof/>
                <w:webHidden/>
              </w:rPr>
              <w:t>iii</w:t>
            </w:r>
            <w:r>
              <w:rPr>
                <w:noProof/>
                <w:webHidden/>
              </w:rPr>
              <w:fldChar w:fldCharType="end"/>
            </w:r>
          </w:hyperlink>
        </w:p>
        <w:p w14:paraId="1A2997A7" w14:textId="77777777" w:rsidR="00FA47E2" w:rsidRDefault="00FA47E2">
          <w:pPr>
            <w:pStyle w:val="TOC1"/>
            <w:tabs>
              <w:tab w:val="left" w:pos="480"/>
              <w:tab w:val="right" w:leader="dot" w:pos="9350"/>
            </w:tabs>
            <w:rPr>
              <w:rFonts w:asciiTheme="minorHAnsi" w:eastAsiaTheme="minorEastAsia" w:hAnsiTheme="minorHAnsi" w:cstheme="minorBidi"/>
              <w:noProof/>
              <w:sz w:val="22"/>
              <w:szCs w:val="22"/>
            </w:rPr>
          </w:pPr>
          <w:hyperlink w:anchor="_Toc435046988" w:history="1">
            <w:r w:rsidRPr="008256C8">
              <w:rPr>
                <w:rStyle w:val="Hyperlink"/>
                <w:noProof/>
              </w:rPr>
              <w:t>1</w:t>
            </w:r>
            <w:r>
              <w:rPr>
                <w:rFonts w:asciiTheme="minorHAnsi" w:eastAsiaTheme="minorEastAsia" w:hAnsiTheme="minorHAnsi" w:cstheme="minorBidi"/>
                <w:noProof/>
                <w:sz w:val="22"/>
                <w:szCs w:val="22"/>
              </w:rPr>
              <w:tab/>
            </w:r>
            <w:r w:rsidRPr="008256C8">
              <w:rPr>
                <w:rStyle w:val="Hyperlink"/>
                <w:noProof/>
              </w:rPr>
              <w:t>Introduction</w:t>
            </w:r>
            <w:r>
              <w:rPr>
                <w:noProof/>
                <w:webHidden/>
              </w:rPr>
              <w:tab/>
            </w:r>
            <w:r>
              <w:rPr>
                <w:noProof/>
                <w:webHidden/>
              </w:rPr>
              <w:fldChar w:fldCharType="begin"/>
            </w:r>
            <w:r>
              <w:rPr>
                <w:noProof/>
                <w:webHidden/>
              </w:rPr>
              <w:instrText xml:space="preserve"> PAGEREF _Toc435046988 \h </w:instrText>
            </w:r>
            <w:r>
              <w:rPr>
                <w:noProof/>
                <w:webHidden/>
              </w:rPr>
            </w:r>
            <w:r>
              <w:rPr>
                <w:noProof/>
                <w:webHidden/>
              </w:rPr>
              <w:fldChar w:fldCharType="separate"/>
            </w:r>
            <w:r>
              <w:rPr>
                <w:noProof/>
                <w:webHidden/>
              </w:rPr>
              <w:t>1</w:t>
            </w:r>
            <w:r>
              <w:rPr>
                <w:noProof/>
                <w:webHidden/>
              </w:rPr>
              <w:fldChar w:fldCharType="end"/>
            </w:r>
          </w:hyperlink>
        </w:p>
        <w:p w14:paraId="48AB906C" w14:textId="77777777" w:rsidR="00FA47E2" w:rsidRDefault="00FA47E2">
          <w:pPr>
            <w:pStyle w:val="TOC2"/>
            <w:tabs>
              <w:tab w:val="left" w:pos="880"/>
              <w:tab w:val="right" w:leader="dot" w:pos="9350"/>
            </w:tabs>
            <w:rPr>
              <w:rFonts w:asciiTheme="minorHAnsi" w:eastAsiaTheme="minorEastAsia" w:hAnsiTheme="minorHAnsi" w:cstheme="minorBidi"/>
              <w:noProof/>
              <w:sz w:val="22"/>
              <w:szCs w:val="22"/>
            </w:rPr>
          </w:pPr>
          <w:hyperlink w:anchor="_Toc435046989" w:history="1">
            <w:r w:rsidRPr="008256C8">
              <w:rPr>
                <w:rStyle w:val="Hyperlink"/>
                <w:noProof/>
              </w:rPr>
              <w:t>1.1</w:t>
            </w:r>
            <w:r>
              <w:rPr>
                <w:rFonts w:asciiTheme="minorHAnsi" w:eastAsiaTheme="minorEastAsia" w:hAnsiTheme="minorHAnsi" w:cstheme="minorBidi"/>
                <w:noProof/>
                <w:sz w:val="22"/>
                <w:szCs w:val="22"/>
              </w:rPr>
              <w:tab/>
            </w:r>
            <w:r w:rsidRPr="008256C8">
              <w:rPr>
                <w:rStyle w:val="Hyperlink"/>
                <w:noProof/>
              </w:rPr>
              <w:t>Purpose</w:t>
            </w:r>
            <w:r>
              <w:rPr>
                <w:noProof/>
                <w:webHidden/>
              </w:rPr>
              <w:tab/>
            </w:r>
            <w:r>
              <w:rPr>
                <w:noProof/>
                <w:webHidden/>
              </w:rPr>
              <w:fldChar w:fldCharType="begin"/>
            </w:r>
            <w:r>
              <w:rPr>
                <w:noProof/>
                <w:webHidden/>
              </w:rPr>
              <w:instrText xml:space="preserve"> PAGEREF _Toc435046989 \h </w:instrText>
            </w:r>
            <w:r>
              <w:rPr>
                <w:noProof/>
                <w:webHidden/>
              </w:rPr>
            </w:r>
            <w:r>
              <w:rPr>
                <w:noProof/>
                <w:webHidden/>
              </w:rPr>
              <w:fldChar w:fldCharType="separate"/>
            </w:r>
            <w:r>
              <w:rPr>
                <w:noProof/>
                <w:webHidden/>
              </w:rPr>
              <w:t>1</w:t>
            </w:r>
            <w:r>
              <w:rPr>
                <w:noProof/>
                <w:webHidden/>
              </w:rPr>
              <w:fldChar w:fldCharType="end"/>
            </w:r>
          </w:hyperlink>
        </w:p>
        <w:p w14:paraId="78D06642" w14:textId="77777777" w:rsidR="00FA47E2" w:rsidRDefault="00FA47E2">
          <w:pPr>
            <w:pStyle w:val="TOC2"/>
            <w:tabs>
              <w:tab w:val="left" w:pos="880"/>
              <w:tab w:val="right" w:leader="dot" w:pos="9350"/>
            </w:tabs>
            <w:rPr>
              <w:rFonts w:asciiTheme="minorHAnsi" w:eastAsiaTheme="minorEastAsia" w:hAnsiTheme="minorHAnsi" w:cstheme="minorBidi"/>
              <w:noProof/>
              <w:sz w:val="22"/>
              <w:szCs w:val="22"/>
            </w:rPr>
          </w:pPr>
          <w:hyperlink w:anchor="_Toc435046990" w:history="1">
            <w:r w:rsidRPr="008256C8">
              <w:rPr>
                <w:rStyle w:val="Hyperlink"/>
                <w:noProof/>
              </w:rPr>
              <w:t>1.2</w:t>
            </w:r>
            <w:r>
              <w:rPr>
                <w:rFonts w:asciiTheme="minorHAnsi" w:eastAsiaTheme="minorEastAsia" w:hAnsiTheme="minorHAnsi" w:cstheme="minorBidi"/>
                <w:noProof/>
                <w:sz w:val="22"/>
                <w:szCs w:val="22"/>
              </w:rPr>
              <w:tab/>
            </w:r>
            <w:r w:rsidRPr="008256C8">
              <w:rPr>
                <w:rStyle w:val="Hyperlink"/>
                <w:noProof/>
              </w:rPr>
              <w:t>Scope</w:t>
            </w:r>
            <w:r>
              <w:rPr>
                <w:noProof/>
                <w:webHidden/>
              </w:rPr>
              <w:tab/>
            </w:r>
            <w:r>
              <w:rPr>
                <w:noProof/>
                <w:webHidden/>
              </w:rPr>
              <w:fldChar w:fldCharType="begin"/>
            </w:r>
            <w:r>
              <w:rPr>
                <w:noProof/>
                <w:webHidden/>
              </w:rPr>
              <w:instrText xml:space="preserve"> PAGEREF _Toc435046990 \h </w:instrText>
            </w:r>
            <w:r>
              <w:rPr>
                <w:noProof/>
                <w:webHidden/>
              </w:rPr>
            </w:r>
            <w:r>
              <w:rPr>
                <w:noProof/>
                <w:webHidden/>
              </w:rPr>
              <w:fldChar w:fldCharType="separate"/>
            </w:r>
            <w:r>
              <w:rPr>
                <w:noProof/>
                <w:webHidden/>
              </w:rPr>
              <w:t>1</w:t>
            </w:r>
            <w:r>
              <w:rPr>
                <w:noProof/>
                <w:webHidden/>
              </w:rPr>
              <w:fldChar w:fldCharType="end"/>
            </w:r>
          </w:hyperlink>
        </w:p>
        <w:p w14:paraId="6DEFE8CF" w14:textId="77777777" w:rsidR="00FA47E2" w:rsidRDefault="00FA47E2">
          <w:pPr>
            <w:pStyle w:val="TOC2"/>
            <w:tabs>
              <w:tab w:val="left" w:pos="880"/>
              <w:tab w:val="right" w:leader="dot" w:pos="9350"/>
            </w:tabs>
            <w:rPr>
              <w:rFonts w:asciiTheme="minorHAnsi" w:eastAsiaTheme="minorEastAsia" w:hAnsiTheme="minorHAnsi" w:cstheme="minorBidi"/>
              <w:noProof/>
              <w:sz w:val="22"/>
              <w:szCs w:val="22"/>
            </w:rPr>
          </w:pPr>
          <w:hyperlink w:anchor="_Toc435046991" w:history="1">
            <w:r w:rsidRPr="008256C8">
              <w:rPr>
                <w:rStyle w:val="Hyperlink"/>
                <w:noProof/>
              </w:rPr>
              <w:t>1.3</w:t>
            </w:r>
            <w:r>
              <w:rPr>
                <w:rFonts w:asciiTheme="minorHAnsi" w:eastAsiaTheme="minorEastAsia" w:hAnsiTheme="minorHAnsi" w:cstheme="minorBidi"/>
                <w:noProof/>
                <w:sz w:val="22"/>
                <w:szCs w:val="22"/>
              </w:rPr>
              <w:tab/>
            </w:r>
            <w:r w:rsidRPr="008256C8">
              <w:rPr>
                <w:rStyle w:val="Hyperlink"/>
                <w:noProof/>
              </w:rPr>
              <w:t>Definitions, Acronyms, and Abbreviations</w:t>
            </w:r>
            <w:r>
              <w:rPr>
                <w:noProof/>
                <w:webHidden/>
              </w:rPr>
              <w:tab/>
            </w:r>
            <w:r>
              <w:rPr>
                <w:noProof/>
                <w:webHidden/>
              </w:rPr>
              <w:fldChar w:fldCharType="begin"/>
            </w:r>
            <w:r>
              <w:rPr>
                <w:noProof/>
                <w:webHidden/>
              </w:rPr>
              <w:instrText xml:space="preserve"> PAGEREF _Toc435046991 \h </w:instrText>
            </w:r>
            <w:r>
              <w:rPr>
                <w:noProof/>
                <w:webHidden/>
              </w:rPr>
            </w:r>
            <w:r>
              <w:rPr>
                <w:noProof/>
                <w:webHidden/>
              </w:rPr>
              <w:fldChar w:fldCharType="separate"/>
            </w:r>
            <w:r>
              <w:rPr>
                <w:noProof/>
                <w:webHidden/>
              </w:rPr>
              <w:t>2</w:t>
            </w:r>
            <w:r>
              <w:rPr>
                <w:noProof/>
                <w:webHidden/>
              </w:rPr>
              <w:fldChar w:fldCharType="end"/>
            </w:r>
          </w:hyperlink>
        </w:p>
        <w:p w14:paraId="27C3508D" w14:textId="77777777" w:rsidR="00FA47E2" w:rsidRDefault="00FA47E2">
          <w:pPr>
            <w:pStyle w:val="TOC2"/>
            <w:tabs>
              <w:tab w:val="left" w:pos="880"/>
              <w:tab w:val="right" w:leader="dot" w:pos="9350"/>
            </w:tabs>
            <w:rPr>
              <w:rFonts w:asciiTheme="minorHAnsi" w:eastAsiaTheme="minorEastAsia" w:hAnsiTheme="minorHAnsi" w:cstheme="minorBidi"/>
              <w:noProof/>
              <w:sz w:val="22"/>
              <w:szCs w:val="22"/>
            </w:rPr>
          </w:pPr>
          <w:hyperlink w:anchor="_Toc435046992" w:history="1">
            <w:r w:rsidRPr="008256C8">
              <w:rPr>
                <w:rStyle w:val="Hyperlink"/>
                <w:noProof/>
              </w:rPr>
              <w:t>1.4</w:t>
            </w:r>
            <w:r>
              <w:rPr>
                <w:rFonts w:asciiTheme="minorHAnsi" w:eastAsiaTheme="minorEastAsia" w:hAnsiTheme="minorHAnsi" w:cstheme="minorBidi"/>
                <w:noProof/>
                <w:sz w:val="22"/>
                <w:szCs w:val="22"/>
              </w:rPr>
              <w:tab/>
            </w:r>
            <w:r w:rsidRPr="008256C8">
              <w:rPr>
                <w:rStyle w:val="Hyperlink"/>
                <w:noProof/>
              </w:rPr>
              <w:t>References</w:t>
            </w:r>
            <w:r>
              <w:rPr>
                <w:noProof/>
                <w:webHidden/>
              </w:rPr>
              <w:tab/>
            </w:r>
            <w:r>
              <w:rPr>
                <w:noProof/>
                <w:webHidden/>
              </w:rPr>
              <w:fldChar w:fldCharType="begin"/>
            </w:r>
            <w:r>
              <w:rPr>
                <w:noProof/>
                <w:webHidden/>
              </w:rPr>
              <w:instrText xml:space="preserve"> PAGEREF _Toc435046992 \h </w:instrText>
            </w:r>
            <w:r>
              <w:rPr>
                <w:noProof/>
                <w:webHidden/>
              </w:rPr>
            </w:r>
            <w:r>
              <w:rPr>
                <w:noProof/>
                <w:webHidden/>
              </w:rPr>
              <w:fldChar w:fldCharType="separate"/>
            </w:r>
            <w:r>
              <w:rPr>
                <w:noProof/>
                <w:webHidden/>
              </w:rPr>
              <w:t>2</w:t>
            </w:r>
            <w:r>
              <w:rPr>
                <w:noProof/>
                <w:webHidden/>
              </w:rPr>
              <w:fldChar w:fldCharType="end"/>
            </w:r>
          </w:hyperlink>
        </w:p>
        <w:p w14:paraId="0AF5F4BD" w14:textId="77777777" w:rsidR="00FA47E2" w:rsidRDefault="00FA47E2">
          <w:pPr>
            <w:pStyle w:val="TOC2"/>
            <w:tabs>
              <w:tab w:val="left" w:pos="880"/>
              <w:tab w:val="right" w:leader="dot" w:pos="9350"/>
            </w:tabs>
            <w:rPr>
              <w:rFonts w:asciiTheme="minorHAnsi" w:eastAsiaTheme="minorEastAsia" w:hAnsiTheme="minorHAnsi" w:cstheme="minorBidi"/>
              <w:noProof/>
              <w:sz w:val="22"/>
              <w:szCs w:val="22"/>
            </w:rPr>
          </w:pPr>
          <w:hyperlink w:anchor="_Toc435046993" w:history="1">
            <w:r w:rsidRPr="008256C8">
              <w:rPr>
                <w:rStyle w:val="Hyperlink"/>
                <w:noProof/>
              </w:rPr>
              <w:t>1.5</w:t>
            </w:r>
            <w:r>
              <w:rPr>
                <w:rFonts w:asciiTheme="minorHAnsi" w:eastAsiaTheme="minorEastAsia" w:hAnsiTheme="minorHAnsi" w:cstheme="minorBidi"/>
                <w:noProof/>
                <w:sz w:val="22"/>
                <w:szCs w:val="22"/>
              </w:rPr>
              <w:tab/>
            </w:r>
            <w:r w:rsidRPr="008256C8">
              <w:rPr>
                <w:rStyle w:val="Hyperlink"/>
                <w:noProof/>
              </w:rPr>
              <w:t>Overview</w:t>
            </w:r>
            <w:r>
              <w:rPr>
                <w:noProof/>
                <w:webHidden/>
              </w:rPr>
              <w:tab/>
            </w:r>
            <w:r>
              <w:rPr>
                <w:noProof/>
                <w:webHidden/>
              </w:rPr>
              <w:fldChar w:fldCharType="begin"/>
            </w:r>
            <w:r>
              <w:rPr>
                <w:noProof/>
                <w:webHidden/>
              </w:rPr>
              <w:instrText xml:space="preserve"> PAGEREF _Toc435046993 \h </w:instrText>
            </w:r>
            <w:r>
              <w:rPr>
                <w:noProof/>
                <w:webHidden/>
              </w:rPr>
            </w:r>
            <w:r>
              <w:rPr>
                <w:noProof/>
                <w:webHidden/>
              </w:rPr>
              <w:fldChar w:fldCharType="separate"/>
            </w:r>
            <w:r>
              <w:rPr>
                <w:noProof/>
                <w:webHidden/>
              </w:rPr>
              <w:t>2</w:t>
            </w:r>
            <w:r>
              <w:rPr>
                <w:noProof/>
                <w:webHidden/>
              </w:rPr>
              <w:fldChar w:fldCharType="end"/>
            </w:r>
          </w:hyperlink>
        </w:p>
        <w:p w14:paraId="18BA9D07" w14:textId="77777777" w:rsidR="00FA47E2" w:rsidRDefault="00FA47E2">
          <w:pPr>
            <w:pStyle w:val="TOC1"/>
            <w:tabs>
              <w:tab w:val="left" w:pos="480"/>
              <w:tab w:val="right" w:leader="dot" w:pos="9350"/>
            </w:tabs>
            <w:rPr>
              <w:rFonts w:asciiTheme="minorHAnsi" w:eastAsiaTheme="minorEastAsia" w:hAnsiTheme="minorHAnsi" w:cstheme="minorBidi"/>
              <w:noProof/>
              <w:sz w:val="22"/>
              <w:szCs w:val="22"/>
            </w:rPr>
          </w:pPr>
          <w:hyperlink w:anchor="_Toc435046994" w:history="1">
            <w:r w:rsidRPr="008256C8">
              <w:rPr>
                <w:rStyle w:val="Hyperlink"/>
                <w:noProof/>
              </w:rPr>
              <w:t>2</w:t>
            </w:r>
            <w:r>
              <w:rPr>
                <w:rFonts w:asciiTheme="minorHAnsi" w:eastAsiaTheme="minorEastAsia" w:hAnsiTheme="minorHAnsi" w:cstheme="minorBidi"/>
                <w:noProof/>
                <w:sz w:val="22"/>
                <w:szCs w:val="22"/>
              </w:rPr>
              <w:tab/>
            </w:r>
            <w:r w:rsidRPr="008256C8">
              <w:rPr>
                <w:rStyle w:val="Hyperlink"/>
                <w:noProof/>
              </w:rPr>
              <w:t>Overall Description</w:t>
            </w:r>
            <w:r>
              <w:rPr>
                <w:noProof/>
                <w:webHidden/>
              </w:rPr>
              <w:tab/>
            </w:r>
            <w:r>
              <w:rPr>
                <w:noProof/>
                <w:webHidden/>
              </w:rPr>
              <w:fldChar w:fldCharType="begin"/>
            </w:r>
            <w:r>
              <w:rPr>
                <w:noProof/>
                <w:webHidden/>
              </w:rPr>
              <w:instrText xml:space="preserve"> PAGEREF _Toc435046994 \h </w:instrText>
            </w:r>
            <w:r>
              <w:rPr>
                <w:noProof/>
                <w:webHidden/>
              </w:rPr>
            </w:r>
            <w:r>
              <w:rPr>
                <w:noProof/>
                <w:webHidden/>
              </w:rPr>
              <w:fldChar w:fldCharType="separate"/>
            </w:r>
            <w:r>
              <w:rPr>
                <w:noProof/>
                <w:webHidden/>
              </w:rPr>
              <w:t>2</w:t>
            </w:r>
            <w:r>
              <w:rPr>
                <w:noProof/>
                <w:webHidden/>
              </w:rPr>
              <w:fldChar w:fldCharType="end"/>
            </w:r>
          </w:hyperlink>
        </w:p>
        <w:p w14:paraId="4A26C905" w14:textId="77777777" w:rsidR="00FA47E2" w:rsidRDefault="00FA47E2">
          <w:pPr>
            <w:pStyle w:val="TOC2"/>
            <w:tabs>
              <w:tab w:val="left" w:pos="880"/>
              <w:tab w:val="right" w:leader="dot" w:pos="9350"/>
            </w:tabs>
            <w:rPr>
              <w:rFonts w:asciiTheme="minorHAnsi" w:eastAsiaTheme="minorEastAsia" w:hAnsiTheme="minorHAnsi" w:cstheme="minorBidi"/>
              <w:noProof/>
              <w:sz w:val="22"/>
              <w:szCs w:val="22"/>
            </w:rPr>
          </w:pPr>
          <w:hyperlink w:anchor="_Toc435046996" w:history="1">
            <w:r w:rsidRPr="008256C8">
              <w:rPr>
                <w:rStyle w:val="Hyperlink"/>
                <w:noProof/>
              </w:rPr>
              <w:t>2.1</w:t>
            </w:r>
            <w:r>
              <w:rPr>
                <w:rFonts w:asciiTheme="minorHAnsi" w:eastAsiaTheme="minorEastAsia" w:hAnsiTheme="minorHAnsi" w:cstheme="minorBidi"/>
                <w:noProof/>
                <w:sz w:val="22"/>
                <w:szCs w:val="22"/>
              </w:rPr>
              <w:tab/>
            </w:r>
            <w:r w:rsidRPr="008256C8">
              <w:rPr>
                <w:rStyle w:val="Hyperlink"/>
                <w:noProof/>
              </w:rPr>
              <w:t>Product Perspective</w:t>
            </w:r>
            <w:r>
              <w:rPr>
                <w:noProof/>
                <w:webHidden/>
              </w:rPr>
              <w:tab/>
            </w:r>
            <w:r>
              <w:rPr>
                <w:noProof/>
                <w:webHidden/>
              </w:rPr>
              <w:fldChar w:fldCharType="begin"/>
            </w:r>
            <w:r>
              <w:rPr>
                <w:noProof/>
                <w:webHidden/>
              </w:rPr>
              <w:instrText xml:space="preserve"> PAGEREF _Toc435046996 \h </w:instrText>
            </w:r>
            <w:r>
              <w:rPr>
                <w:noProof/>
                <w:webHidden/>
              </w:rPr>
            </w:r>
            <w:r>
              <w:rPr>
                <w:noProof/>
                <w:webHidden/>
              </w:rPr>
              <w:fldChar w:fldCharType="separate"/>
            </w:r>
            <w:r>
              <w:rPr>
                <w:noProof/>
                <w:webHidden/>
              </w:rPr>
              <w:t>2</w:t>
            </w:r>
            <w:r>
              <w:rPr>
                <w:noProof/>
                <w:webHidden/>
              </w:rPr>
              <w:fldChar w:fldCharType="end"/>
            </w:r>
          </w:hyperlink>
        </w:p>
        <w:p w14:paraId="4CFA967D" w14:textId="77777777" w:rsidR="00FA47E2" w:rsidRDefault="00FA47E2">
          <w:pPr>
            <w:pStyle w:val="TOC2"/>
            <w:tabs>
              <w:tab w:val="left" w:pos="880"/>
              <w:tab w:val="right" w:leader="dot" w:pos="9350"/>
            </w:tabs>
            <w:rPr>
              <w:rFonts w:asciiTheme="minorHAnsi" w:eastAsiaTheme="minorEastAsia" w:hAnsiTheme="minorHAnsi" w:cstheme="minorBidi"/>
              <w:noProof/>
              <w:sz w:val="22"/>
              <w:szCs w:val="22"/>
            </w:rPr>
          </w:pPr>
          <w:hyperlink w:anchor="_Toc435046997" w:history="1">
            <w:r w:rsidRPr="008256C8">
              <w:rPr>
                <w:rStyle w:val="Hyperlink"/>
                <w:noProof/>
              </w:rPr>
              <w:t>2.2</w:t>
            </w:r>
            <w:r>
              <w:rPr>
                <w:rFonts w:asciiTheme="minorHAnsi" w:eastAsiaTheme="minorEastAsia" w:hAnsiTheme="minorHAnsi" w:cstheme="minorBidi"/>
                <w:noProof/>
                <w:sz w:val="22"/>
                <w:szCs w:val="22"/>
              </w:rPr>
              <w:tab/>
            </w:r>
            <w:r w:rsidRPr="008256C8">
              <w:rPr>
                <w:rStyle w:val="Hyperlink"/>
                <w:noProof/>
              </w:rPr>
              <w:t>Product Functions</w:t>
            </w:r>
            <w:r>
              <w:rPr>
                <w:noProof/>
                <w:webHidden/>
              </w:rPr>
              <w:tab/>
            </w:r>
            <w:r>
              <w:rPr>
                <w:noProof/>
                <w:webHidden/>
              </w:rPr>
              <w:fldChar w:fldCharType="begin"/>
            </w:r>
            <w:r>
              <w:rPr>
                <w:noProof/>
                <w:webHidden/>
              </w:rPr>
              <w:instrText xml:space="preserve"> PAGEREF _Toc435046997 \h </w:instrText>
            </w:r>
            <w:r>
              <w:rPr>
                <w:noProof/>
                <w:webHidden/>
              </w:rPr>
            </w:r>
            <w:r>
              <w:rPr>
                <w:noProof/>
                <w:webHidden/>
              </w:rPr>
              <w:fldChar w:fldCharType="separate"/>
            </w:r>
            <w:r>
              <w:rPr>
                <w:noProof/>
                <w:webHidden/>
              </w:rPr>
              <w:t>2</w:t>
            </w:r>
            <w:r>
              <w:rPr>
                <w:noProof/>
                <w:webHidden/>
              </w:rPr>
              <w:fldChar w:fldCharType="end"/>
            </w:r>
          </w:hyperlink>
        </w:p>
        <w:p w14:paraId="446C12CD" w14:textId="77777777" w:rsidR="00FA47E2" w:rsidRDefault="00FA47E2">
          <w:pPr>
            <w:pStyle w:val="TOC2"/>
            <w:tabs>
              <w:tab w:val="left" w:pos="880"/>
              <w:tab w:val="right" w:leader="dot" w:pos="9350"/>
            </w:tabs>
            <w:rPr>
              <w:rFonts w:asciiTheme="minorHAnsi" w:eastAsiaTheme="minorEastAsia" w:hAnsiTheme="minorHAnsi" w:cstheme="minorBidi"/>
              <w:noProof/>
              <w:sz w:val="22"/>
              <w:szCs w:val="22"/>
            </w:rPr>
          </w:pPr>
          <w:hyperlink w:anchor="_Toc435046998" w:history="1">
            <w:r w:rsidRPr="008256C8">
              <w:rPr>
                <w:rStyle w:val="Hyperlink"/>
                <w:noProof/>
              </w:rPr>
              <w:t>2.3</w:t>
            </w:r>
            <w:r>
              <w:rPr>
                <w:rFonts w:asciiTheme="minorHAnsi" w:eastAsiaTheme="minorEastAsia" w:hAnsiTheme="minorHAnsi" w:cstheme="minorBidi"/>
                <w:noProof/>
                <w:sz w:val="22"/>
                <w:szCs w:val="22"/>
              </w:rPr>
              <w:tab/>
            </w:r>
            <w:r w:rsidRPr="008256C8">
              <w:rPr>
                <w:rStyle w:val="Hyperlink"/>
                <w:noProof/>
              </w:rPr>
              <w:t>User Characteristics</w:t>
            </w:r>
            <w:r>
              <w:rPr>
                <w:noProof/>
                <w:webHidden/>
              </w:rPr>
              <w:tab/>
            </w:r>
            <w:r>
              <w:rPr>
                <w:noProof/>
                <w:webHidden/>
              </w:rPr>
              <w:fldChar w:fldCharType="begin"/>
            </w:r>
            <w:r>
              <w:rPr>
                <w:noProof/>
                <w:webHidden/>
              </w:rPr>
              <w:instrText xml:space="preserve"> PAGEREF _Toc435046998 \h </w:instrText>
            </w:r>
            <w:r>
              <w:rPr>
                <w:noProof/>
                <w:webHidden/>
              </w:rPr>
            </w:r>
            <w:r>
              <w:rPr>
                <w:noProof/>
                <w:webHidden/>
              </w:rPr>
              <w:fldChar w:fldCharType="separate"/>
            </w:r>
            <w:r>
              <w:rPr>
                <w:noProof/>
                <w:webHidden/>
              </w:rPr>
              <w:t>3</w:t>
            </w:r>
            <w:r>
              <w:rPr>
                <w:noProof/>
                <w:webHidden/>
              </w:rPr>
              <w:fldChar w:fldCharType="end"/>
            </w:r>
          </w:hyperlink>
        </w:p>
        <w:p w14:paraId="011A10B4" w14:textId="77777777" w:rsidR="00FA47E2" w:rsidRDefault="00FA47E2">
          <w:pPr>
            <w:pStyle w:val="TOC2"/>
            <w:tabs>
              <w:tab w:val="left" w:pos="880"/>
              <w:tab w:val="right" w:leader="dot" w:pos="9350"/>
            </w:tabs>
            <w:rPr>
              <w:rFonts w:asciiTheme="minorHAnsi" w:eastAsiaTheme="minorEastAsia" w:hAnsiTheme="minorHAnsi" w:cstheme="minorBidi"/>
              <w:noProof/>
              <w:sz w:val="22"/>
              <w:szCs w:val="22"/>
            </w:rPr>
          </w:pPr>
          <w:hyperlink w:anchor="_Toc435046999" w:history="1">
            <w:r w:rsidRPr="008256C8">
              <w:rPr>
                <w:rStyle w:val="Hyperlink"/>
                <w:noProof/>
              </w:rPr>
              <w:t>2.4</w:t>
            </w:r>
            <w:r>
              <w:rPr>
                <w:rFonts w:asciiTheme="minorHAnsi" w:eastAsiaTheme="minorEastAsia" w:hAnsiTheme="minorHAnsi" w:cstheme="minorBidi"/>
                <w:noProof/>
                <w:sz w:val="22"/>
                <w:szCs w:val="22"/>
              </w:rPr>
              <w:tab/>
            </w:r>
            <w:r w:rsidRPr="008256C8">
              <w:rPr>
                <w:rStyle w:val="Hyperlink"/>
                <w:noProof/>
              </w:rPr>
              <w:t>Constraints</w:t>
            </w:r>
            <w:r>
              <w:rPr>
                <w:noProof/>
                <w:webHidden/>
              </w:rPr>
              <w:tab/>
            </w:r>
            <w:r>
              <w:rPr>
                <w:noProof/>
                <w:webHidden/>
              </w:rPr>
              <w:fldChar w:fldCharType="begin"/>
            </w:r>
            <w:r>
              <w:rPr>
                <w:noProof/>
                <w:webHidden/>
              </w:rPr>
              <w:instrText xml:space="preserve"> PAGEREF _Toc435046999 \h </w:instrText>
            </w:r>
            <w:r>
              <w:rPr>
                <w:noProof/>
                <w:webHidden/>
              </w:rPr>
            </w:r>
            <w:r>
              <w:rPr>
                <w:noProof/>
                <w:webHidden/>
              </w:rPr>
              <w:fldChar w:fldCharType="separate"/>
            </w:r>
            <w:r>
              <w:rPr>
                <w:noProof/>
                <w:webHidden/>
              </w:rPr>
              <w:t>4</w:t>
            </w:r>
            <w:r>
              <w:rPr>
                <w:noProof/>
                <w:webHidden/>
              </w:rPr>
              <w:fldChar w:fldCharType="end"/>
            </w:r>
          </w:hyperlink>
        </w:p>
        <w:p w14:paraId="5FFF6EC7" w14:textId="77777777" w:rsidR="00FA47E2" w:rsidRDefault="00FA47E2">
          <w:pPr>
            <w:pStyle w:val="TOC2"/>
            <w:tabs>
              <w:tab w:val="left" w:pos="880"/>
              <w:tab w:val="right" w:leader="dot" w:pos="9350"/>
            </w:tabs>
            <w:rPr>
              <w:rFonts w:asciiTheme="minorHAnsi" w:eastAsiaTheme="minorEastAsia" w:hAnsiTheme="minorHAnsi" w:cstheme="minorBidi"/>
              <w:noProof/>
              <w:sz w:val="22"/>
              <w:szCs w:val="22"/>
            </w:rPr>
          </w:pPr>
          <w:hyperlink w:anchor="_Toc435047000" w:history="1">
            <w:r w:rsidRPr="008256C8">
              <w:rPr>
                <w:rStyle w:val="Hyperlink"/>
                <w:noProof/>
              </w:rPr>
              <w:t>2.5</w:t>
            </w:r>
            <w:r>
              <w:rPr>
                <w:rFonts w:asciiTheme="minorHAnsi" w:eastAsiaTheme="minorEastAsia" w:hAnsiTheme="minorHAnsi" w:cstheme="minorBidi"/>
                <w:noProof/>
                <w:sz w:val="22"/>
                <w:szCs w:val="22"/>
              </w:rPr>
              <w:tab/>
            </w:r>
            <w:r w:rsidRPr="008256C8">
              <w:rPr>
                <w:rStyle w:val="Hyperlink"/>
                <w:noProof/>
              </w:rPr>
              <w:t>Assumptions and Dependencies</w:t>
            </w:r>
            <w:r>
              <w:rPr>
                <w:noProof/>
                <w:webHidden/>
              </w:rPr>
              <w:tab/>
            </w:r>
            <w:r>
              <w:rPr>
                <w:noProof/>
                <w:webHidden/>
              </w:rPr>
              <w:fldChar w:fldCharType="begin"/>
            </w:r>
            <w:r>
              <w:rPr>
                <w:noProof/>
                <w:webHidden/>
              </w:rPr>
              <w:instrText xml:space="preserve"> PAGEREF _Toc435047000 \h </w:instrText>
            </w:r>
            <w:r>
              <w:rPr>
                <w:noProof/>
                <w:webHidden/>
              </w:rPr>
            </w:r>
            <w:r>
              <w:rPr>
                <w:noProof/>
                <w:webHidden/>
              </w:rPr>
              <w:fldChar w:fldCharType="separate"/>
            </w:r>
            <w:r>
              <w:rPr>
                <w:noProof/>
                <w:webHidden/>
              </w:rPr>
              <w:t>4</w:t>
            </w:r>
            <w:r>
              <w:rPr>
                <w:noProof/>
                <w:webHidden/>
              </w:rPr>
              <w:fldChar w:fldCharType="end"/>
            </w:r>
          </w:hyperlink>
        </w:p>
        <w:p w14:paraId="6549BAA2" w14:textId="77777777" w:rsidR="00FA47E2" w:rsidRDefault="00FA47E2">
          <w:pPr>
            <w:pStyle w:val="TOC1"/>
            <w:tabs>
              <w:tab w:val="left" w:pos="480"/>
              <w:tab w:val="right" w:leader="dot" w:pos="9350"/>
            </w:tabs>
            <w:rPr>
              <w:rFonts w:asciiTheme="minorHAnsi" w:eastAsiaTheme="minorEastAsia" w:hAnsiTheme="minorHAnsi" w:cstheme="minorBidi"/>
              <w:noProof/>
              <w:sz w:val="22"/>
              <w:szCs w:val="22"/>
            </w:rPr>
          </w:pPr>
          <w:hyperlink w:anchor="_Toc435047001" w:history="1">
            <w:r w:rsidRPr="008256C8">
              <w:rPr>
                <w:rStyle w:val="Hyperlink"/>
                <w:noProof/>
              </w:rPr>
              <w:t>3</w:t>
            </w:r>
            <w:r>
              <w:rPr>
                <w:rFonts w:asciiTheme="minorHAnsi" w:eastAsiaTheme="minorEastAsia" w:hAnsiTheme="minorHAnsi" w:cstheme="minorBidi"/>
                <w:noProof/>
                <w:sz w:val="22"/>
                <w:szCs w:val="22"/>
              </w:rPr>
              <w:tab/>
            </w:r>
            <w:r w:rsidRPr="008256C8">
              <w:rPr>
                <w:rStyle w:val="Hyperlink"/>
                <w:noProof/>
              </w:rPr>
              <w:t>Specific Requirements</w:t>
            </w:r>
            <w:r>
              <w:rPr>
                <w:noProof/>
                <w:webHidden/>
              </w:rPr>
              <w:tab/>
            </w:r>
            <w:r>
              <w:rPr>
                <w:noProof/>
                <w:webHidden/>
              </w:rPr>
              <w:fldChar w:fldCharType="begin"/>
            </w:r>
            <w:r>
              <w:rPr>
                <w:noProof/>
                <w:webHidden/>
              </w:rPr>
              <w:instrText xml:space="preserve"> PAGEREF _Toc435047001 \h </w:instrText>
            </w:r>
            <w:r>
              <w:rPr>
                <w:noProof/>
                <w:webHidden/>
              </w:rPr>
            </w:r>
            <w:r>
              <w:rPr>
                <w:noProof/>
                <w:webHidden/>
              </w:rPr>
              <w:fldChar w:fldCharType="separate"/>
            </w:r>
            <w:r>
              <w:rPr>
                <w:noProof/>
                <w:webHidden/>
              </w:rPr>
              <w:t>4</w:t>
            </w:r>
            <w:r>
              <w:rPr>
                <w:noProof/>
                <w:webHidden/>
              </w:rPr>
              <w:fldChar w:fldCharType="end"/>
            </w:r>
          </w:hyperlink>
        </w:p>
        <w:p w14:paraId="5889C532" w14:textId="77777777" w:rsidR="00FA47E2" w:rsidRDefault="00FA47E2">
          <w:pPr>
            <w:pStyle w:val="TOC2"/>
            <w:tabs>
              <w:tab w:val="left" w:pos="880"/>
              <w:tab w:val="right" w:leader="dot" w:pos="9350"/>
            </w:tabs>
            <w:rPr>
              <w:rFonts w:asciiTheme="minorHAnsi" w:eastAsiaTheme="minorEastAsia" w:hAnsiTheme="minorHAnsi" w:cstheme="minorBidi"/>
              <w:noProof/>
              <w:sz w:val="22"/>
              <w:szCs w:val="22"/>
            </w:rPr>
          </w:pPr>
          <w:hyperlink w:anchor="_Toc435047004" w:history="1">
            <w:r w:rsidRPr="008256C8">
              <w:rPr>
                <w:rStyle w:val="Hyperlink"/>
                <w:noProof/>
              </w:rPr>
              <w:t>3.1.</w:t>
            </w:r>
            <w:r>
              <w:rPr>
                <w:rFonts w:asciiTheme="minorHAnsi" w:eastAsiaTheme="minorEastAsia" w:hAnsiTheme="minorHAnsi" w:cstheme="minorBidi"/>
                <w:noProof/>
                <w:sz w:val="22"/>
                <w:szCs w:val="22"/>
              </w:rPr>
              <w:tab/>
            </w:r>
            <w:r w:rsidRPr="008256C8">
              <w:rPr>
                <w:rStyle w:val="Hyperlink"/>
                <w:noProof/>
              </w:rPr>
              <w:t>Functional Requirements</w:t>
            </w:r>
            <w:r>
              <w:rPr>
                <w:noProof/>
                <w:webHidden/>
              </w:rPr>
              <w:tab/>
            </w:r>
            <w:r>
              <w:rPr>
                <w:noProof/>
                <w:webHidden/>
              </w:rPr>
              <w:fldChar w:fldCharType="begin"/>
            </w:r>
            <w:r>
              <w:rPr>
                <w:noProof/>
                <w:webHidden/>
              </w:rPr>
              <w:instrText xml:space="preserve"> PAGEREF _Toc435047004 \h </w:instrText>
            </w:r>
            <w:r>
              <w:rPr>
                <w:noProof/>
                <w:webHidden/>
              </w:rPr>
            </w:r>
            <w:r>
              <w:rPr>
                <w:noProof/>
                <w:webHidden/>
              </w:rPr>
              <w:fldChar w:fldCharType="separate"/>
            </w:r>
            <w:r>
              <w:rPr>
                <w:noProof/>
                <w:webHidden/>
              </w:rPr>
              <w:t>4</w:t>
            </w:r>
            <w:r>
              <w:rPr>
                <w:noProof/>
                <w:webHidden/>
              </w:rPr>
              <w:fldChar w:fldCharType="end"/>
            </w:r>
          </w:hyperlink>
        </w:p>
        <w:p w14:paraId="385F0208" w14:textId="77777777" w:rsidR="00FA47E2" w:rsidRDefault="00FA47E2">
          <w:pPr>
            <w:pStyle w:val="TOC2"/>
            <w:tabs>
              <w:tab w:val="left" w:pos="880"/>
              <w:tab w:val="right" w:leader="dot" w:pos="9350"/>
            </w:tabs>
            <w:rPr>
              <w:rFonts w:asciiTheme="minorHAnsi" w:eastAsiaTheme="minorEastAsia" w:hAnsiTheme="minorHAnsi" w:cstheme="minorBidi"/>
              <w:noProof/>
              <w:sz w:val="22"/>
              <w:szCs w:val="22"/>
            </w:rPr>
          </w:pPr>
          <w:hyperlink w:anchor="_Toc435047011" w:history="1">
            <w:r w:rsidRPr="008256C8">
              <w:rPr>
                <w:rStyle w:val="Hyperlink"/>
                <w:noProof/>
              </w:rPr>
              <w:t>3.2</w:t>
            </w:r>
            <w:r>
              <w:rPr>
                <w:rFonts w:asciiTheme="minorHAnsi" w:eastAsiaTheme="minorEastAsia" w:hAnsiTheme="minorHAnsi" w:cstheme="minorBidi"/>
                <w:noProof/>
                <w:sz w:val="22"/>
                <w:szCs w:val="22"/>
              </w:rPr>
              <w:tab/>
            </w:r>
            <w:r w:rsidRPr="008256C8">
              <w:rPr>
                <w:rStyle w:val="Hyperlink"/>
                <w:noProof/>
              </w:rPr>
              <w:t>Non-Functional Requirements</w:t>
            </w:r>
            <w:r>
              <w:rPr>
                <w:noProof/>
                <w:webHidden/>
              </w:rPr>
              <w:tab/>
            </w:r>
            <w:r>
              <w:rPr>
                <w:noProof/>
                <w:webHidden/>
              </w:rPr>
              <w:fldChar w:fldCharType="begin"/>
            </w:r>
            <w:r>
              <w:rPr>
                <w:noProof/>
                <w:webHidden/>
              </w:rPr>
              <w:instrText xml:space="preserve"> PAGEREF _Toc435047011 \h </w:instrText>
            </w:r>
            <w:r>
              <w:rPr>
                <w:noProof/>
                <w:webHidden/>
              </w:rPr>
            </w:r>
            <w:r>
              <w:rPr>
                <w:noProof/>
                <w:webHidden/>
              </w:rPr>
              <w:fldChar w:fldCharType="separate"/>
            </w:r>
            <w:r>
              <w:rPr>
                <w:noProof/>
                <w:webHidden/>
              </w:rPr>
              <w:t>8</w:t>
            </w:r>
            <w:r>
              <w:rPr>
                <w:noProof/>
                <w:webHidden/>
              </w:rPr>
              <w:fldChar w:fldCharType="end"/>
            </w:r>
          </w:hyperlink>
        </w:p>
        <w:p w14:paraId="2FDDB1D7" w14:textId="77777777" w:rsidR="00FA47E2" w:rsidRDefault="00FA47E2">
          <w:pPr>
            <w:pStyle w:val="TOC1"/>
            <w:tabs>
              <w:tab w:val="right" w:leader="dot" w:pos="9350"/>
            </w:tabs>
            <w:rPr>
              <w:rFonts w:asciiTheme="minorHAnsi" w:eastAsiaTheme="minorEastAsia" w:hAnsiTheme="minorHAnsi" w:cstheme="minorBidi"/>
              <w:noProof/>
              <w:sz w:val="22"/>
              <w:szCs w:val="22"/>
            </w:rPr>
          </w:pPr>
          <w:hyperlink w:anchor="_Toc435047019" w:history="1">
            <w:r w:rsidRPr="008256C8">
              <w:rPr>
                <w:rStyle w:val="Hyperlink"/>
                <w:noProof/>
              </w:rPr>
              <w:t>Appendix A: Use Case Specifications</w:t>
            </w:r>
            <w:r>
              <w:rPr>
                <w:noProof/>
                <w:webHidden/>
              </w:rPr>
              <w:tab/>
            </w:r>
            <w:r>
              <w:rPr>
                <w:noProof/>
                <w:webHidden/>
              </w:rPr>
              <w:fldChar w:fldCharType="begin"/>
            </w:r>
            <w:r>
              <w:rPr>
                <w:noProof/>
                <w:webHidden/>
              </w:rPr>
              <w:instrText xml:space="preserve"> PAGEREF _Toc435047019 \h </w:instrText>
            </w:r>
            <w:r>
              <w:rPr>
                <w:noProof/>
                <w:webHidden/>
              </w:rPr>
            </w:r>
            <w:r>
              <w:rPr>
                <w:noProof/>
                <w:webHidden/>
              </w:rPr>
              <w:fldChar w:fldCharType="separate"/>
            </w:r>
            <w:r>
              <w:rPr>
                <w:noProof/>
                <w:webHidden/>
              </w:rPr>
              <w:t>10</w:t>
            </w:r>
            <w:r>
              <w:rPr>
                <w:noProof/>
                <w:webHidden/>
              </w:rPr>
              <w:fldChar w:fldCharType="end"/>
            </w:r>
          </w:hyperlink>
        </w:p>
        <w:p w14:paraId="66FC6323" w14:textId="77777777" w:rsidR="00FA47E2" w:rsidRDefault="00FA47E2">
          <w:pPr>
            <w:pStyle w:val="TOC1"/>
            <w:tabs>
              <w:tab w:val="right" w:leader="dot" w:pos="9350"/>
            </w:tabs>
            <w:rPr>
              <w:rFonts w:asciiTheme="minorHAnsi" w:eastAsiaTheme="minorEastAsia" w:hAnsiTheme="minorHAnsi" w:cstheme="minorBidi"/>
              <w:noProof/>
              <w:sz w:val="22"/>
              <w:szCs w:val="22"/>
            </w:rPr>
          </w:pPr>
          <w:hyperlink w:anchor="_Toc435047020" w:history="1">
            <w:r w:rsidRPr="008256C8">
              <w:rPr>
                <w:rStyle w:val="Hyperlink"/>
                <w:noProof/>
              </w:rPr>
              <w:t>Appendix B: Traceability Matrix</w:t>
            </w:r>
            <w:r>
              <w:rPr>
                <w:noProof/>
                <w:webHidden/>
              </w:rPr>
              <w:tab/>
            </w:r>
            <w:r>
              <w:rPr>
                <w:noProof/>
                <w:webHidden/>
              </w:rPr>
              <w:fldChar w:fldCharType="begin"/>
            </w:r>
            <w:r>
              <w:rPr>
                <w:noProof/>
                <w:webHidden/>
              </w:rPr>
              <w:instrText xml:space="preserve"> PAGEREF _Toc435047020 \h </w:instrText>
            </w:r>
            <w:r>
              <w:rPr>
                <w:noProof/>
                <w:webHidden/>
              </w:rPr>
            </w:r>
            <w:r>
              <w:rPr>
                <w:noProof/>
                <w:webHidden/>
              </w:rPr>
              <w:fldChar w:fldCharType="separate"/>
            </w:r>
            <w:r>
              <w:rPr>
                <w:noProof/>
                <w:webHidden/>
              </w:rPr>
              <w:t>24</w:t>
            </w:r>
            <w:r>
              <w:rPr>
                <w:noProof/>
                <w:webHidden/>
              </w:rPr>
              <w:fldChar w:fldCharType="end"/>
            </w:r>
          </w:hyperlink>
        </w:p>
        <w:p w14:paraId="757CD779" w14:textId="77777777" w:rsidR="006D454F" w:rsidRDefault="00C76EDF">
          <w:r>
            <w:rPr>
              <w:b/>
              <w:bCs/>
              <w:noProof/>
            </w:rPr>
            <w:fldChar w:fldCharType="end"/>
          </w:r>
        </w:p>
      </w:sdtContent>
    </w:sdt>
    <w:p w14:paraId="516333A5" w14:textId="77777777" w:rsidR="00456C08" w:rsidRDefault="0095396F">
      <w:pPr>
        <w:sectPr w:rsidR="00456C08" w:rsidSect="00AD439B">
          <w:headerReference w:type="default" r:id="rId11"/>
          <w:footerReference w:type="default" r:id="rId12"/>
          <w:headerReference w:type="first" r:id="rId13"/>
          <w:footerReference w:type="first" r:id="rId14"/>
          <w:pgSz w:w="12240" w:h="15840"/>
          <w:pgMar w:top="1440" w:right="1440" w:bottom="1440" w:left="1440" w:header="720" w:footer="720" w:gutter="0"/>
          <w:pgNumType w:fmt="lowerRoman" w:start="0"/>
          <w:cols w:space="720"/>
          <w:titlePg/>
          <w:docGrid w:linePitch="360"/>
        </w:sectPr>
      </w:pPr>
      <w:r>
        <w:br w:type="page"/>
      </w:r>
    </w:p>
    <w:p w14:paraId="65C10FFD" w14:textId="77777777" w:rsidR="009E38D1" w:rsidRDefault="009E38D1" w:rsidP="006228BD">
      <w:pPr>
        <w:pStyle w:val="Title"/>
        <w:keepNext/>
        <w:keepLines/>
      </w:pPr>
      <w:r>
        <w:lastRenderedPageBreak/>
        <w:t>Requirements Specification</w:t>
      </w:r>
    </w:p>
    <w:p w14:paraId="3A8F4EF4" w14:textId="77777777" w:rsidR="001B55DA" w:rsidRPr="001B55DA" w:rsidRDefault="00002059" w:rsidP="006228BD">
      <w:pPr>
        <w:pStyle w:val="Heading1"/>
        <w:spacing w:after="200" w:line="360" w:lineRule="auto"/>
      </w:pPr>
      <w:bookmarkStart w:id="23" w:name="_Toc435046988"/>
      <w:r>
        <w:t>Introduction</w:t>
      </w:r>
      <w:bookmarkEnd w:id="23"/>
    </w:p>
    <w:p w14:paraId="26D4ABA7" w14:textId="77777777" w:rsidR="00F1310B" w:rsidRPr="00F1310B" w:rsidRDefault="00F1310B" w:rsidP="006228BD">
      <w:pPr>
        <w:pStyle w:val="Heading2"/>
        <w:keepNext/>
        <w:keepLines/>
        <w:spacing w:line="360" w:lineRule="auto"/>
      </w:pPr>
      <w:bookmarkStart w:id="24" w:name="_Toc435046989"/>
      <w:r w:rsidRPr="00F1310B">
        <w:t>Purpose</w:t>
      </w:r>
      <w:bookmarkEnd w:id="24"/>
    </w:p>
    <w:p w14:paraId="47C9E44F" w14:textId="77777777" w:rsidR="00AC73E6" w:rsidRDefault="00CD0C85" w:rsidP="006228BD">
      <w:pPr>
        <w:keepNext/>
        <w:keepLines/>
      </w:pPr>
      <w:r w:rsidRPr="00CD0C85">
        <w:t xml:space="preserve">The purpose of this document is to define the </w:t>
      </w:r>
      <w:r>
        <w:t xml:space="preserve">software </w:t>
      </w:r>
      <w:r w:rsidRPr="00CD0C85">
        <w:t xml:space="preserve">requirements specification for </w:t>
      </w:r>
      <w:r w:rsidR="00380E3B">
        <w:t>UA</w:t>
      </w:r>
      <w:r w:rsidR="008C45F7">
        <w:t>H</w:t>
      </w:r>
      <w:r w:rsidR="00380E3B">
        <w:t xml:space="preserve"> </w:t>
      </w:r>
      <w:r w:rsidR="008C45F7">
        <w:t>F</w:t>
      </w:r>
      <w:r w:rsidR="00380E3B">
        <w:t>it Vault</w:t>
      </w:r>
      <w:r>
        <w:t xml:space="preserve"> software projects. </w:t>
      </w:r>
      <w:r w:rsidRPr="00CD0C85">
        <w:t xml:space="preserve"> In addition, this document describes the scope, design constraints, and interfaces of the system. The intended audience for this document includes </w:t>
      </w:r>
      <w:r>
        <w:t>system developers, testers, customers, and any other stakeholders</w:t>
      </w:r>
      <w:r w:rsidRPr="00CD0C85">
        <w:t>.</w:t>
      </w:r>
    </w:p>
    <w:p w14:paraId="27487ED8" w14:textId="77777777" w:rsidR="00CD0C85" w:rsidRPr="00CD0C85" w:rsidRDefault="00002059" w:rsidP="006228BD">
      <w:pPr>
        <w:pStyle w:val="Heading2"/>
        <w:keepNext/>
        <w:keepLines/>
      </w:pPr>
      <w:bookmarkStart w:id="25" w:name="_Toc435046990"/>
      <w:r>
        <w:t>Scope</w:t>
      </w:r>
      <w:bookmarkEnd w:id="25"/>
    </w:p>
    <w:p w14:paraId="49BF5206" w14:textId="77777777" w:rsidR="00E918A4" w:rsidRDefault="00E918A4" w:rsidP="00E918A4">
      <w:pPr>
        <w:keepNext/>
        <w:keepLines/>
        <w:rPr>
          <w:ins w:id="26" w:author="Jimmy Duggan" w:date="2015-11-11T22:28:00Z"/>
        </w:rPr>
      </w:pPr>
      <w:ins w:id="27" w:author="Jimmy Duggan" w:date="2015-11-11T22:28:00Z">
        <w:r>
          <w:t>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There are three different medical devices supported for this project that record various types of data.  The data provided by these devices consists of different file formats, and the data is different from device to device.  The software will have to determine the contents of each file and how to process them.  The software needs to able to take in files that a user has downloaded from their medical devices, process those files, and store the data in a database.  The software should have the ability to process multiple files at a time as well as individual files and allow for an activity to be assigned to them by date and time.</w:t>
        </w:r>
      </w:ins>
    </w:p>
    <w:p w14:paraId="4BBA8094" w14:textId="77777777" w:rsidR="00E918A4" w:rsidRDefault="00E918A4" w:rsidP="00E918A4">
      <w:pPr>
        <w:keepNext/>
        <w:keepLines/>
        <w:rPr>
          <w:ins w:id="28" w:author="Jimmy Duggan" w:date="2015-11-11T22:28:00Z"/>
        </w:rPr>
      </w:pPr>
      <w:ins w:id="29" w:author="Jimmy Duggan" w:date="2015-11-11T22:28:00Z">
        <w:r>
          <w:t>The other major component of the web application is the data analysis tools used to analyze the data that is captured from the data collection tool mentioned above.  The software needs to perform data analysis over different intervals of time such as one week, one month, etc.  There will need to be some way to manage user access to the various medical data that has been inserted into the database that this software will access.  Below are some proposed data analysis ideas that can be incorporated into the project.</w:t>
        </w:r>
      </w:ins>
    </w:p>
    <w:p w14:paraId="4CE383C8" w14:textId="77777777" w:rsidR="00E918A4" w:rsidRDefault="00E918A4" w:rsidP="00E918A4">
      <w:pPr>
        <w:pStyle w:val="ListParagraph"/>
        <w:keepNext/>
        <w:keepLines/>
        <w:numPr>
          <w:ilvl w:val="0"/>
          <w:numId w:val="6"/>
        </w:numPr>
        <w:rPr>
          <w:ins w:id="30" w:author="Jimmy Duggan" w:date="2015-11-11T22:28:00Z"/>
        </w:rPr>
      </w:pPr>
      <w:ins w:id="31" w:author="Jimmy Duggan" w:date="2015-11-11T22:28:00Z">
        <w:r>
          <w:t>Simple Moving Average</w:t>
        </w:r>
      </w:ins>
    </w:p>
    <w:p w14:paraId="4F437D93" w14:textId="77777777" w:rsidR="00E918A4" w:rsidRDefault="00E918A4" w:rsidP="00E918A4">
      <w:pPr>
        <w:pStyle w:val="ListParagraph"/>
        <w:keepNext/>
        <w:keepLines/>
        <w:numPr>
          <w:ilvl w:val="0"/>
          <w:numId w:val="6"/>
        </w:numPr>
        <w:rPr>
          <w:ins w:id="32" w:author="Jimmy Duggan" w:date="2015-11-11T22:28:00Z"/>
        </w:rPr>
      </w:pPr>
      <w:ins w:id="33" w:author="Jimmy Duggan" w:date="2015-11-11T22:28:00Z">
        <w:r>
          <w:t>Data correlation discovery between the multiple devices.</w:t>
        </w:r>
      </w:ins>
    </w:p>
    <w:p w14:paraId="6B355C26" w14:textId="77777777" w:rsidR="00E918A4" w:rsidRDefault="00E918A4" w:rsidP="00E918A4">
      <w:pPr>
        <w:pStyle w:val="ListParagraph"/>
        <w:keepNext/>
        <w:keepLines/>
        <w:numPr>
          <w:ilvl w:val="0"/>
          <w:numId w:val="6"/>
        </w:numPr>
        <w:rPr>
          <w:ins w:id="34" w:author="Jimmy Duggan" w:date="2015-11-11T22:28:00Z"/>
        </w:rPr>
      </w:pPr>
      <w:ins w:id="35" w:author="Jimmy Duggan" w:date="2015-11-11T22:28:00Z">
        <w:r>
          <w:t>Simply display data that was uploaded to the customer in a graphical format.</w:t>
        </w:r>
      </w:ins>
    </w:p>
    <w:p w14:paraId="791CFF49" w14:textId="77777777" w:rsidR="00E918A4" w:rsidRDefault="00E918A4" w:rsidP="00E918A4">
      <w:pPr>
        <w:pStyle w:val="ListParagraph"/>
        <w:keepNext/>
        <w:keepLines/>
        <w:numPr>
          <w:ilvl w:val="0"/>
          <w:numId w:val="6"/>
        </w:numPr>
        <w:rPr>
          <w:ins w:id="36" w:author="Jimmy Duggan" w:date="2015-11-11T22:28:00Z"/>
        </w:rPr>
      </w:pPr>
      <w:ins w:id="37" w:author="Jimmy Duggan" w:date="2015-11-11T22:28:00Z">
        <w:r>
          <w:t xml:space="preserve">Calculate the user’s activity.  </w:t>
        </w:r>
      </w:ins>
    </w:p>
    <w:p w14:paraId="687A797F" w14:textId="77777777" w:rsidR="00E918A4" w:rsidRDefault="00E918A4" w:rsidP="00E918A4">
      <w:pPr>
        <w:keepNext/>
        <w:keepLines/>
        <w:rPr>
          <w:ins w:id="38" w:author="Jimmy Duggan" w:date="2015-11-11T22:28:00Z"/>
        </w:rPr>
      </w:pPr>
      <w:ins w:id="39" w:author="Jimmy Duggan" w:date="2015-11-11T22:28:00Z">
        <w:r>
          <w:lastRenderedPageBreak/>
          <w:t>The data analysis possibilities will likely not fully be realized until the project team understands the different types of data that are available.  Also, there will need to be collaboration with the customer for additions or changes to the data measurements provided by this software.  The web application will have to have different levels of user access which will be defined later in this document.</w:t>
        </w:r>
      </w:ins>
    </w:p>
    <w:p w14:paraId="2336FDA3" w14:textId="0D6DB4A7" w:rsidR="00CD0C85" w:rsidDel="00E918A4" w:rsidRDefault="008C45F7" w:rsidP="006228BD">
      <w:pPr>
        <w:keepNext/>
        <w:keepLines/>
        <w:rPr>
          <w:del w:id="40" w:author="Jimmy Duggan" w:date="2015-11-11T22:28:00Z"/>
        </w:rPr>
      </w:pPr>
      <w:del w:id="41" w:author="Jimmy Duggan" w:date="2015-11-11T22:28:00Z">
        <w:r w:rsidDel="00E918A4">
          <w:delText xml:space="preserve">The UAH Fit Vault software package will be a web application that will accept medical data from users and display the data in a meaningful way.  There are two major components to this software.  The first is the data collection tool that is used by the users to upload their medical data that is recorded by one of the supported wearable medical devices.  </w:delText>
        </w:r>
        <w:r w:rsidR="00E61C5E" w:rsidDel="00E918A4">
          <w:delText>T</w:delText>
        </w:r>
        <w:r w:rsidR="009B6332" w:rsidDel="00E918A4">
          <w:delText xml:space="preserve">here are </w:delText>
        </w:r>
        <w:r w:rsidR="00002059" w:rsidDel="00E918A4">
          <w:delText>t</w:delText>
        </w:r>
        <w:r w:rsidR="00E61C5E" w:rsidDel="00E918A4">
          <w:delText>hree</w:delText>
        </w:r>
        <w:r w:rsidR="00002059" w:rsidDel="00E918A4">
          <w:delText xml:space="preserve"> </w:delText>
        </w:r>
        <w:r w:rsidR="009B6332" w:rsidDel="00E918A4">
          <w:delText xml:space="preserve">different medical devices </w:delText>
        </w:r>
        <w:r w:rsidR="00E61C5E" w:rsidDel="00E918A4">
          <w:delText>supported</w:delText>
        </w:r>
        <w:r w:rsidR="0055466E" w:rsidDel="00E918A4">
          <w:delText xml:space="preserve"> for this project </w:delText>
        </w:r>
        <w:r w:rsidR="009B6332" w:rsidDel="00E918A4">
          <w:delText xml:space="preserve">that </w:delText>
        </w:r>
        <w:r w:rsidR="0055466E" w:rsidDel="00E918A4">
          <w:delText xml:space="preserve">record </w:delText>
        </w:r>
        <w:r w:rsidR="009B6332" w:rsidDel="00E918A4">
          <w:delText xml:space="preserve">various types of data.  The data provided by these devices </w:delText>
        </w:r>
        <w:r w:rsidR="001B55DA" w:rsidDel="00E918A4">
          <w:delText>consist</w:delText>
        </w:r>
        <w:r w:rsidR="00CA0E12" w:rsidDel="00E918A4">
          <w:delText>s</w:delText>
        </w:r>
        <w:r w:rsidR="001B55DA" w:rsidDel="00E918A4">
          <w:delText xml:space="preserve"> of</w:delText>
        </w:r>
        <w:r w:rsidR="009B6332" w:rsidDel="00E918A4">
          <w:delText xml:space="preserve"> different</w:delText>
        </w:r>
        <w:r w:rsidR="00080527" w:rsidDel="00E918A4">
          <w:delText xml:space="preserve"> file</w:delText>
        </w:r>
        <w:r w:rsidR="009B6332" w:rsidDel="00E918A4">
          <w:delText xml:space="preserve"> formats, and the data is different from device to device.  </w:delText>
        </w:r>
        <w:r w:rsidR="00113AAF" w:rsidDel="00E918A4">
          <w:delText xml:space="preserve">The software will have to determine the contents of </w:delText>
        </w:r>
        <w:r w:rsidR="00002059" w:rsidDel="00E918A4">
          <w:delText xml:space="preserve">each </w:delText>
        </w:r>
        <w:r w:rsidR="00113AAF" w:rsidDel="00E918A4">
          <w:delText>file and how to process the</w:delText>
        </w:r>
        <w:r w:rsidR="00002059" w:rsidDel="00E918A4">
          <w:delText>m</w:delText>
        </w:r>
        <w:r w:rsidR="00113AAF" w:rsidDel="00E918A4">
          <w:delText xml:space="preserve">.  </w:delText>
        </w:r>
        <w:r w:rsidR="001618E6" w:rsidDel="00E918A4">
          <w:delText>Due to how long data transfers take to download the data from a device, t</w:delText>
        </w:r>
        <w:r w:rsidR="001B55DA" w:rsidDel="00E918A4">
          <w:delText xml:space="preserve">here may be a need </w:delText>
        </w:r>
        <w:r w:rsidR="00E61C5E" w:rsidDel="00E918A4">
          <w:delText xml:space="preserve">in the future </w:delText>
        </w:r>
        <w:r w:rsidR="00080527" w:rsidDel="00E918A4">
          <w:delText>to</w:delText>
        </w:r>
        <w:r w:rsidR="001B55DA" w:rsidDel="00E918A4">
          <w:delText xml:space="preserve"> convert</w:delText>
        </w:r>
        <w:r w:rsidR="00080527" w:rsidDel="00E918A4">
          <w:delText xml:space="preserve"> the data</w:delText>
        </w:r>
        <w:r w:rsidR="001B55DA" w:rsidDel="00E918A4">
          <w:delText xml:space="preserve"> from </w:delText>
        </w:r>
        <w:r w:rsidR="0006295B" w:rsidDel="00E918A4">
          <w:delText xml:space="preserve">a </w:delText>
        </w:r>
        <w:r w:rsidR="001B55DA" w:rsidDel="00E918A4">
          <w:delText>binary</w:delText>
        </w:r>
        <w:r w:rsidR="0006295B" w:rsidDel="00E918A4">
          <w:delText xml:space="preserve"> format</w:delText>
        </w:r>
        <w:r w:rsidR="001618E6" w:rsidDel="00E918A4">
          <w:delText xml:space="preserve"> to another format</w:delText>
        </w:r>
        <w:r w:rsidR="001B55DA" w:rsidDel="00E918A4">
          <w:delText xml:space="preserve"> in order to speed up the process of getting data off the device.  </w:delText>
        </w:r>
        <w:r w:rsidR="009B6332" w:rsidDel="00E918A4">
          <w:delText xml:space="preserve">The software needs to able to take in files provided by the medical devices </w:delText>
        </w:r>
        <w:r w:rsidR="00E61C5E" w:rsidDel="00E918A4">
          <w:delText xml:space="preserve">process the files, </w:delText>
        </w:r>
        <w:r w:rsidR="009B6332" w:rsidDel="00E918A4">
          <w:delText>and store</w:delText>
        </w:r>
        <w:r w:rsidR="00E61C5E" w:rsidDel="00E918A4">
          <w:delText xml:space="preserve"> the data</w:delText>
        </w:r>
        <w:r w:rsidR="009B6332" w:rsidDel="00E918A4">
          <w:delText xml:space="preserve"> </w:delText>
        </w:r>
        <w:r w:rsidR="0055466E" w:rsidDel="00E918A4">
          <w:delText xml:space="preserve">in </w:delText>
        </w:r>
        <w:r w:rsidR="009B6332" w:rsidDel="00E918A4">
          <w:delText xml:space="preserve">a database.  </w:delText>
        </w:r>
        <w:r w:rsidR="00113AAF" w:rsidDel="00E918A4">
          <w:delText>The software should have the ability to process multiple files at a time</w:delText>
        </w:r>
        <w:r w:rsidR="000108BE" w:rsidDel="00E918A4">
          <w:delText xml:space="preserve"> as well as individual files</w:delText>
        </w:r>
        <w:r w:rsidR="00DF2A13" w:rsidDel="00E918A4">
          <w:delText xml:space="preserve"> and allow for an activity to be assigned to them by date and time</w:delText>
        </w:r>
        <w:r w:rsidR="00113AAF" w:rsidDel="00E918A4">
          <w:delText>.</w:delText>
        </w:r>
      </w:del>
    </w:p>
    <w:p w14:paraId="0FAD0F8A" w14:textId="2CB27204" w:rsidR="00FA0A59" w:rsidDel="00E918A4" w:rsidRDefault="00E61C5E" w:rsidP="006228BD">
      <w:pPr>
        <w:keepNext/>
        <w:keepLines/>
        <w:rPr>
          <w:del w:id="42" w:author="Jimmy Duggan" w:date="2015-11-11T22:28:00Z"/>
        </w:rPr>
      </w:pPr>
      <w:del w:id="43" w:author="Jimmy Duggan" w:date="2015-11-11T22:28:00Z">
        <w:r w:rsidDel="00E918A4">
          <w:delText>The other major component of the web application is the d</w:delText>
        </w:r>
        <w:r w:rsidR="00AA2219" w:rsidDel="00E918A4">
          <w:delText xml:space="preserve">ata analysis </w:delText>
        </w:r>
        <w:r w:rsidR="000053EF" w:rsidDel="00E918A4">
          <w:delText xml:space="preserve">tools used to </w:delText>
        </w:r>
        <w:r w:rsidR="00AA2219" w:rsidDel="00E918A4">
          <w:delText xml:space="preserve">analyze the data that is captured from the data collection tool mentioned above.  </w:delText>
        </w:r>
        <w:r w:rsidR="004E2607" w:rsidDel="00E918A4">
          <w:delText>The software needs to perform data analysis over different intervals of time such as one week, one month, etc.  Ther</w:delText>
        </w:r>
        <w:r w:rsidR="001618E6" w:rsidDel="00E918A4">
          <w:delText>e</w:delText>
        </w:r>
        <w:r w:rsidR="004E2607" w:rsidDel="00E918A4">
          <w:delText xml:space="preserve"> will need to be some way to manage user access to the various medical data that has been inserted into the database that this software will access.  </w:delText>
        </w:r>
        <w:r w:rsidR="00FA0A59" w:rsidDel="00E918A4">
          <w:delText>Below are some proposed data analysis ideas that can be incorporated into the project</w:delText>
        </w:r>
        <w:r w:rsidR="0006295B" w:rsidDel="00E918A4">
          <w:delText>.</w:delText>
        </w:r>
      </w:del>
    </w:p>
    <w:p w14:paraId="7D39D2E2" w14:textId="5007F24D" w:rsidR="001B55DA" w:rsidDel="00E918A4" w:rsidRDefault="00FA0A59" w:rsidP="006228BD">
      <w:pPr>
        <w:pStyle w:val="ListParagraph"/>
        <w:keepNext/>
        <w:keepLines/>
        <w:numPr>
          <w:ilvl w:val="0"/>
          <w:numId w:val="6"/>
        </w:numPr>
        <w:rPr>
          <w:del w:id="44" w:author="Jimmy Duggan" w:date="2015-11-11T22:28:00Z"/>
        </w:rPr>
      </w:pPr>
      <w:del w:id="45" w:author="Jimmy Duggan" w:date="2015-11-11T22:28:00Z">
        <w:r w:rsidDel="00E918A4">
          <w:delText>Simple Moving Average</w:delText>
        </w:r>
      </w:del>
    </w:p>
    <w:p w14:paraId="2E5C1952" w14:textId="53113CB3" w:rsidR="00FA0A59" w:rsidDel="00E918A4" w:rsidRDefault="00FA0A59" w:rsidP="006228BD">
      <w:pPr>
        <w:pStyle w:val="ListParagraph"/>
        <w:keepNext/>
        <w:keepLines/>
        <w:numPr>
          <w:ilvl w:val="0"/>
          <w:numId w:val="6"/>
        </w:numPr>
        <w:rPr>
          <w:del w:id="46" w:author="Jimmy Duggan" w:date="2015-11-11T22:28:00Z"/>
        </w:rPr>
      </w:pPr>
      <w:del w:id="47" w:author="Jimmy Duggan" w:date="2015-11-11T22:28:00Z">
        <w:r w:rsidDel="00E918A4">
          <w:delText>Data correlation discovery between the multiple devices.</w:delText>
        </w:r>
      </w:del>
    </w:p>
    <w:p w14:paraId="1E4423F3" w14:textId="5F555258" w:rsidR="00FA0A59" w:rsidDel="00E918A4" w:rsidRDefault="00FA0A59" w:rsidP="006228BD">
      <w:pPr>
        <w:pStyle w:val="ListParagraph"/>
        <w:keepNext/>
        <w:keepLines/>
        <w:numPr>
          <w:ilvl w:val="0"/>
          <w:numId w:val="6"/>
        </w:numPr>
        <w:rPr>
          <w:del w:id="48" w:author="Jimmy Duggan" w:date="2015-11-11T22:28:00Z"/>
        </w:rPr>
      </w:pPr>
      <w:del w:id="49" w:author="Jimmy Duggan" w:date="2015-11-11T22:28:00Z">
        <w:r w:rsidDel="00E918A4">
          <w:delText>Possib</w:delText>
        </w:r>
        <w:r w:rsidR="006A2E3C" w:rsidDel="00E918A4">
          <w:delText>ly determine</w:delText>
        </w:r>
        <w:r w:rsidDel="00E918A4">
          <w:delText xml:space="preserve"> when an individua</w:delText>
        </w:r>
        <w:r w:rsidR="006A2E3C" w:rsidDel="00E918A4">
          <w:delText>l moves from walking to running or simply being able to identify the activities that were being performed while the data was being captured.</w:delText>
        </w:r>
        <w:r w:rsidR="000053EF" w:rsidDel="00E918A4">
          <w:delText xml:space="preserve">  </w:delText>
        </w:r>
      </w:del>
    </w:p>
    <w:p w14:paraId="3723EDDB" w14:textId="4B13981C" w:rsidR="006A2E3C" w:rsidDel="00E918A4" w:rsidRDefault="006A2E3C" w:rsidP="006228BD">
      <w:pPr>
        <w:keepNext/>
        <w:keepLines/>
        <w:rPr>
          <w:del w:id="50" w:author="Jimmy Duggan" w:date="2015-11-11T22:28:00Z"/>
        </w:rPr>
      </w:pPr>
      <w:del w:id="51" w:author="Jimmy Duggan" w:date="2015-11-11T22:28:00Z">
        <w:r w:rsidDel="00E918A4">
          <w:delText>The data analysis possibilities will likely not fully be realized until the project team understand</w:delText>
        </w:r>
        <w:r w:rsidR="001618E6" w:rsidDel="00E918A4">
          <w:delText xml:space="preserve">s </w:delText>
        </w:r>
        <w:r w:rsidDel="00E918A4">
          <w:delText>the different types of data that are available.  Also</w:delText>
        </w:r>
        <w:r w:rsidR="001618E6" w:rsidDel="00E918A4">
          <w:delText>,</w:delText>
        </w:r>
        <w:r w:rsidDel="00E918A4">
          <w:delText xml:space="preserve"> there will need to be collaboration with the customer for addition</w:delText>
        </w:r>
        <w:r w:rsidR="001618E6" w:rsidDel="00E918A4">
          <w:delText>s</w:delText>
        </w:r>
        <w:r w:rsidDel="00E918A4">
          <w:delText xml:space="preserve"> or changes to the data measurements provided by this software.</w:delText>
        </w:r>
        <w:r w:rsidR="00002059" w:rsidDel="00E918A4">
          <w:delText xml:space="preserve">  The web application will have to have different levels of user access which will be defined later in this document.</w:delText>
        </w:r>
      </w:del>
    </w:p>
    <w:p w14:paraId="7868B675" w14:textId="77777777" w:rsidR="00CF6BE0" w:rsidRDefault="00002059" w:rsidP="006228BD">
      <w:pPr>
        <w:pStyle w:val="Heading2"/>
        <w:keepNext/>
        <w:keepLines/>
      </w:pPr>
      <w:bookmarkStart w:id="52" w:name="_Toc435046991"/>
      <w:r>
        <w:t>Definitions, Acronyms, and Abbreviations</w:t>
      </w:r>
      <w:bookmarkEnd w:id="52"/>
    </w:p>
    <w:p w14:paraId="642CA6C7" w14:textId="77777777" w:rsidR="00CF6BE0" w:rsidRPr="00CF6BE0" w:rsidRDefault="00CF6BE0" w:rsidP="006228BD">
      <w:pPr>
        <w:keepNext/>
        <w:keepLines/>
      </w:pPr>
    </w:p>
    <w:p w14:paraId="20071F4C" w14:textId="77777777" w:rsidR="00002059" w:rsidRDefault="00002059" w:rsidP="006228BD">
      <w:pPr>
        <w:pStyle w:val="Heading2"/>
        <w:keepNext/>
        <w:keepLines/>
      </w:pPr>
      <w:bookmarkStart w:id="53" w:name="_Toc435046992"/>
      <w:r>
        <w:t>References</w:t>
      </w:r>
      <w:bookmarkEnd w:id="53"/>
    </w:p>
    <w:p w14:paraId="4C487BE1" w14:textId="77777777" w:rsidR="00CF6BE0" w:rsidRDefault="00CF6BE0" w:rsidP="006228BD">
      <w:pPr>
        <w:pStyle w:val="ListParagraph"/>
        <w:keepNext/>
        <w:keepLines/>
        <w:widowControl w:val="0"/>
        <w:numPr>
          <w:ilvl w:val="0"/>
          <w:numId w:val="7"/>
        </w:numPr>
        <w:spacing w:after="0" w:line="240" w:lineRule="auto"/>
      </w:pPr>
      <w:r>
        <w:t>IEEE Recommended Practice for Software Requirements Specifications (</w:t>
      </w:r>
      <w:r w:rsidRPr="0039591E">
        <w:t xml:space="preserve">IEEE </w:t>
      </w:r>
      <w:proofErr w:type="spellStart"/>
      <w:r w:rsidRPr="0039591E">
        <w:t>Std</w:t>
      </w:r>
      <w:proofErr w:type="spellEnd"/>
      <w:r w:rsidRPr="0039591E">
        <w:t xml:space="preserve"> 830-1998</w:t>
      </w:r>
      <w:r>
        <w:t>)</w:t>
      </w:r>
    </w:p>
    <w:p w14:paraId="13C53557" w14:textId="77777777" w:rsidR="001C7416" w:rsidRDefault="001C7416" w:rsidP="006228BD">
      <w:pPr>
        <w:pStyle w:val="ListParagraph"/>
        <w:keepNext/>
        <w:keepLines/>
        <w:widowControl w:val="0"/>
        <w:numPr>
          <w:ilvl w:val="0"/>
          <w:numId w:val="7"/>
        </w:numPr>
        <w:spacing w:after="0" w:line="240" w:lineRule="auto"/>
      </w:pPr>
      <w:r>
        <w:t>Microsoft Secure Passwords (</w:t>
      </w:r>
      <w:r w:rsidRPr="001C7416">
        <w:t>https://www.microsoft.com/security/pc-security/password-checker.aspx</w:t>
      </w:r>
      <w:r>
        <w:t>)</w:t>
      </w:r>
    </w:p>
    <w:p w14:paraId="0F9C12D7" w14:textId="77777777" w:rsidR="00CF6BE0" w:rsidRDefault="00CF6BE0" w:rsidP="006228BD">
      <w:pPr>
        <w:pStyle w:val="ListParagraph"/>
        <w:keepNext/>
        <w:keepLines/>
        <w:widowControl w:val="0"/>
        <w:spacing w:after="0" w:line="240" w:lineRule="auto"/>
      </w:pPr>
    </w:p>
    <w:p w14:paraId="718B797A" w14:textId="77777777" w:rsidR="00CF6BE0" w:rsidRDefault="00CF6BE0" w:rsidP="006228BD">
      <w:pPr>
        <w:pStyle w:val="Heading2"/>
        <w:keepNext/>
        <w:keepLines/>
      </w:pPr>
      <w:bookmarkStart w:id="54" w:name="_Toc435046993"/>
      <w:r>
        <w:t>Overview</w:t>
      </w:r>
      <w:bookmarkEnd w:id="54"/>
    </w:p>
    <w:p w14:paraId="0EC02014" w14:textId="77777777" w:rsidR="00CF6BE0" w:rsidRDefault="00CF6BE0" w:rsidP="006228BD">
      <w:pPr>
        <w:keepNext/>
        <w:keepLines/>
      </w:pPr>
      <w:r w:rsidRPr="00CF6BE0">
        <w:t>The remainder of this requirements specification document addresses specific system requirements, constraints, and design specifications, as well as process plans and methods for the requirements specifications team.</w:t>
      </w:r>
    </w:p>
    <w:p w14:paraId="7B9B6253" w14:textId="77777777" w:rsidR="00CF6BE0" w:rsidRDefault="00CF6BE0" w:rsidP="006228BD">
      <w:pPr>
        <w:pStyle w:val="Heading1"/>
      </w:pPr>
      <w:bookmarkStart w:id="55" w:name="_Toc435046994"/>
      <w:r>
        <w:t>Overall Description</w:t>
      </w:r>
      <w:bookmarkEnd w:id="55"/>
    </w:p>
    <w:p w14:paraId="1317F9CC" w14:textId="77777777" w:rsidR="00CF6BE0" w:rsidRPr="00CF6BE0" w:rsidRDefault="00CF6BE0" w:rsidP="006228BD">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56" w:name="_Toc430564285"/>
      <w:bookmarkStart w:id="57" w:name="_Toc430564338"/>
      <w:bookmarkStart w:id="58" w:name="_Toc430564615"/>
      <w:bookmarkStart w:id="59" w:name="_Toc431145053"/>
      <w:bookmarkStart w:id="60" w:name="_Toc432366808"/>
      <w:bookmarkStart w:id="61" w:name="_Toc434192814"/>
      <w:bookmarkStart w:id="62" w:name="_Toc434194379"/>
      <w:bookmarkStart w:id="63" w:name="_Toc434541818"/>
      <w:bookmarkStart w:id="64" w:name="_Toc435046995"/>
      <w:bookmarkEnd w:id="56"/>
      <w:bookmarkEnd w:id="57"/>
      <w:bookmarkEnd w:id="58"/>
      <w:bookmarkEnd w:id="59"/>
      <w:bookmarkEnd w:id="60"/>
      <w:bookmarkEnd w:id="61"/>
      <w:bookmarkEnd w:id="62"/>
      <w:bookmarkEnd w:id="63"/>
      <w:bookmarkEnd w:id="64"/>
    </w:p>
    <w:p w14:paraId="19D6D377" w14:textId="77777777" w:rsidR="00CF6BE0" w:rsidRDefault="00CF6BE0" w:rsidP="006228BD">
      <w:pPr>
        <w:pStyle w:val="Heading2"/>
        <w:keepNext/>
        <w:keepLines/>
      </w:pPr>
      <w:bookmarkStart w:id="65" w:name="_Toc435046996"/>
      <w:r>
        <w:t>Product Perspective</w:t>
      </w:r>
      <w:bookmarkEnd w:id="65"/>
    </w:p>
    <w:p w14:paraId="617B333A" w14:textId="77777777" w:rsidR="002729C6" w:rsidRPr="00E33B6A" w:rsidRDefault="002729C6" w:rsidP="006228BD">
      <w:pPr>
        <w:keepNext/>
        <w:keepLines/>
      </w:pPr>
      <w:r>
        <w:t>UAH Fit Vault</w:t>
      </w:r>
      <w:r w:rsidRPr="002729C6">
        <w:t xml:space="preserve"> is a web hosted system that provides the functionality described in the product functions section of this document. It includes subsystems to address all of the defined requirements. In addition, </w:t>
      </w:r>
      <w:r>
        <w:t>UAH Fit Vault</w:t>
      </w:r>
      <w:r w:rsidRPr="002729C6">
        <w:t xml:space="preserve"> includes interfaces to its web services platform and database services. These interfaces will be implemented according to industry standards.</w:t>
      </w:r>
    </w:p>
    <w:p w14:paraId="4E691E59" w14:textId="77777777" w:rsidR="00CF6BE0" w:rsidRDefault="00CF6BE0" w:rsidP="006228BD">
      <w:pPr>
        <w:pStyle w:val="Heading2"/>
        <w:keepNext/>
        <w:keepLines/>
      </w:pPr>
      <w:bookmarkStart w:id="66" w:name="_Toc435046997"/>
      <w:r>
        <w:t>Product Functions</w:t>
      </w:r>
      <w:bookmarkEnd w:id="66"/>
    </w:p>
    <w:p w14:paraId="31BE13D9" w14:textId="77777777" w:rsidR="00B4623B" w:rsidRDefault="00B4623B" w:rsidP="006228BD">
      <w:pPr>
        <w:pStyle w:val="ListParagraph"/>
        <w:keepNext/>
        <w:keepLines/>
        <w:numPr>
          <w:ilvl w:val="0"/>
          <w:numId w:val="22"/>
        </w:numPr>
      </w:pPr>
      <w:r>
        <w:t>Web based and internet accessible.</w:t>
      </w:r>
    </w:p>
    <w:p w14:paraId="640C4BAA" w14:textId="77777777" w:rsidR="00B4623B" w:rsidRDefault="00B4623B" w:rsidP="006228BD">
      <w:pPr>
        <w:pStyle w:val="ListParagraph"/>
        <w:keepNext/>
        <w:keepLines/>
        <w:numPr>
          <w:ilvl w:val="0"/>
          <w:numId w:val="22"/>
        </w:numPr>
      </w:pPr>
      <w:r>
        <w:t>Medical experiment creation.</w:t>
      </w:r>
    </w:p>
    <w:p w14:paraId="46BF9ECF" w14:textId="77777777" w:rsidR="00B4623B" w:rsidRDefault="00B4623B" w:rsidP="006228BD">
      <w:pPr>
        <w:pStyle w:val="ListParagraph"/>
        <w:keepNext/>
        <w:keepLines/>
        <w:numPr>
          <w:ilvl w:val="1"/>
          <w:numId w:val="22"/>
        </w:numPr>
      </w:pPr>
      <w:r>
        <w:t>Store experiments for later viewing.</w:t>
      </w:r>
    </w:p>
    <w:p w14:paraId="403C542D" w14:textId="77777777" w:rsidR="00B4623B" w:rsidRDefault="00B4623B" w:rsidP="006228BD">
      <w:pPr>
        <w:pStyle w:val="ListParagraph"/>
        <w:keepNext/>
        <w:keepLines/>
        <w:numPr>
          <w:ilvl w:val="0"/>
          <w:numId w:val="22"/>
        </w:numPr>
      </w:pPr>
      <w:r>
        <w:t>Account Management including role-base user accounts.</w:t>
      </w:r>
    </w:p>
    <w:p w14:paraId="6576082E" w14:textId="77777777" w:rsidR="00B4623B" w:rsidRDefault="00B4623B" w:rsidP="006228BD">
      <w:pPr>
        <w:pStyle w:val="ListParagraph"/>
        <w:keepNext/>
        <w:keepLines/>
        <w:numPr>
          <w:ilvl w:val="1"/>
          <w:numId w:val="22"/>
        </w:numPr>
      </w:pPr>
      <w:r>
        <w:t>Patient</w:t>
      </w:r>
    </w:p>
    <w:p w14:paraId="7C24B1A3" w14:textId="77777777" w:rsidR="00B4623B" w:rsidRDefault="00B4623B" w:rsidP="006228BD">
      <w:pPr>
        <w:pStyle w:val="ListParagraph"/>
        <w:keepNext/>
        <w:keepLines/>
        <w:numPr>
          <w:ilvl w:val="1"/>
          <w:numId w:val="22"/>
        </w:numPr>
      </w:pPr>
      <w:r>
        <w:t>Physician</w:t>
      </w:r>
    </w:p>
    <w:p w14:paraId="26BFADC2" w14:textId="77777777" w:rsidR="00B4623B" w:rsidRDefault="00B4623B" w:rsidP="006228BD">
      <w:pPr>
        <w:pStyle w:val="ListParagraph"/>
        <w:keepNext/>
        <w:keepLines/>
        <w:numPr>
          <w:ilvl w:val="1"/>
          <w:numId w:val="22"/>
        </w:numPr>
      </w:pPr>
      <w:r>
        <w:t>Experiment Administrator</w:t>
      </w:r>
    </w:p>
    <w:p w14:paraId="2279A28D" w14:textId="77777777" w:rsidR="00B4623B" w:rsidRDefault="00B4623B" w:rsidP="006228BD">
      <w:pPr>
        <w:pStyle w:val="ListParagraph"/>
        <w:keepNext/>
        <w:keepLines/>
        <w:numPr>
          <w:ilvl w:val="1"/>
          <w:numId w:val="22"/>
        </w:numPr>
      </w:pPr>
      <w:r>
        <w:lastRenderedPageBreak/>
        <w:t>System Administrator</w:t>
      </w:r>
    </w:p>
    <w:p w14:paraId="2F5DC21B" w14:textId="77777777" w:rsidR="00B4623B" w:rsidRDefault="00B4623B" w:rsidP="006228BD">
      <w:pPr>
        <w:pStyle w:val="ListParagraph"/>
        <w:keepNext/>
        <w:keepLines/>
        <w:numPr>
          <w:ilvl w:val="0"/>
          <w:numId w:val="22"/>
        </w:numPr>
      </w:pPr>
      <w:r>
        <w:t>Allows for confidential medical data storage.</w:t>
      </w:r>
    </w:p>
    <w:p w14:paraId="3AEC5934" w14:textId="77777777" w:rsidR="00B4623B" w:rsidRDefault="00B4623B" w:rsidP="006228BD">
      <w:pPr>
        <w:pStyle w:val="ListParagraph"/>
        <w:keepNext/>
        <w:keepLines/>
        <w:numPr>
          <w:ilvl w:val="0"/>
          <w:numId w:val="22"/>
        </w:numPr>
      </w:pPr>
      <w:r>
        <w:t>Allows for viewing medical data.</w:t>
      </w:r>
    </w:p>
    <w:p w14:paraId="1827001A" w14:textId="77777777" w:rsidR="00B4623B" w:rsidRDefault="00B4623B" w:rsidP="006228BD">
      <w:pPr>
        <w:pStyle w:val="ListParagraph"/>
        <w:keepNext/>
        <w:keepLines/>
        <w:numPr>
          <w:ilvl w:val="0"/>
          <w:numId w:val="22"/>
        </w:numPr>
      </w:pPr>
      <w:r>
        <w:t>Allows for Physician/Patient confidentiality.</w:t>
      </w:r>
    </w:p>
    <w:p w14:paraId="2B3BA19D" w14:textId="77777777" w:rsidR="00B4623B" w:rsidRDefault="00B4623B" w:rsidP="006228BD">
      <w:pPr>
        <w:pStyle w:val="ListParagraph"/>
        <w:keepNext/>
        <w:keepLines/>
        <w:numPr>
          <w:ilvl w:val="0"/>
          <w:numId w:val="22"/>
        </w:numPr>
      </w:pPr>
      <w:r>
        <w:t>Provides a means to download experiment results and personal or patient medical data.</w:t>
      </w:r>
    </w:p>
    <w:p w14:paraId="29B3D868" w14:textId="77777777" w:rsidR="00B4623B" w:rsidRPr="00E33B6A" w:rsidRDefault="00E15AF1" w:rsidP="006228BD">
      <w:pPr>
        <w:pStyle w:val="ListParagraph"/>
        <w:keepNext/>
        <w:keepLines/>
        <w:numPr>
          <w:ilvl w:val="0"/>
          <w:numId w:val="22"/>
        </w:numPr>
      </w:pPr>
      <w:r>
        <w:t>Provides a user friendly interface.</w:t>
      </w:r>
    </w:p>
    <w:p w14:paraId="7381D57C" w14:textId="77777777" w:rsidR="00CF6BE0" w:rsidRDefault="00CF6BE0" w:rsidP="006228BD">
      <w:pPr>
        <w:pStyle w:val="Heading2"/>
        <w:keepNext/>
        <w:keepLines/>
      </w:pPr>
      <w:bookmarkStart w:id="67" w:name="_Toc435046998"/>
      <w:r>
        <w:t>User Characteristics</w:t>
      </w:r>
      <w:bookmarkEnd w:id="67"/>
    </w:p>
    <w:p w14:paraId="56E7EFBB" w14:textId="77777777" w:rsidR="00E15AF1" w:rsidRDefault="00E15AF1" w:rsidP="006228BD">
      <w:pPr>
        <w:pStyle w:val="ListParagraph"/>
        <w:keepNext/>
        <w:keepLines/>
        <w:numPr>
          <w:ilvl w:val="0"/>
          <w:numId w:val="23"/>
        </w:numPr>
      </w:pPr>
      <w:r>
        <w:t>Patient</w:t>
      </w:r>
    </w:p>
    <w:p w14:paraId="1AE4B22D" w14:textId="77777777" w:rsidR="007E7C9E" w:rsidRPr="00E15AF1" w:rsidRDefault="00E15AF1" w:rsidP="006228BD">
      <w:pPr>
        <w:pStyle w:val="ListParagraph"/>
        <w:keepNext/>
        <w:keepLines/>
        <w:numPr>
          <w:ilvl w:val="1"/>
          <w:numId w:val="23"/>
        </w:numPr>
      </w:pPr>
      <w:r w:rsidRPr="00E15AF1">
        <w:t xml:space="preserve">Patient accounts </w:t>
      </w:r>
      <w:r w:rsidR="0057651E">
        <w:t>shall</w:t>
      </w:r>
      <w:r w:rsidR="0057651E" w:rsidRPr="00E15AF1">
        <w:t xml:space="preserve"> </w:t>
      </w:r>
      <w:r w:rsidRPr="00E15AF1">
        <w:t>not have any personal identifiable information</w:t>
      </w:r>
    </w:p>
    <w:p w14:paraId="529428A3" w14:textId="77777777" w:rsidR="007E7C9E" w:rsidRPr="00E15AF1" w:rsidRDefault="00E15AF1" w:rsidP="006228BD">
      <w:pPr>
        <w:pStyle w:val="ListParagraph"/>
        <w:keepNext/>
        <w:keepLines/>
        <w:numPr>
          <w:ilvl w:val="1"/>
          <w:numId w:val="23"/>
        </w:numPr>
      </w:pPr>
      <w:r w:rsidRPr="00E15AF1">
        <w:t>Since there is no PII, password resetting will be performed with either security questions or a temporary password will be mailed to a “call-back email”</w:t>
      </w:r>
    </w:p>
    <w:p w14:paraId="18E7C936" w14:textId="77777777" w:rsidR="007E7C9E" w:rsidRPr="00E15AF1" w:rsidRDefault="00E15AF1" w:rsidP="006228BD">
      <w:pPr>
        <w:pStyle w:val="ListParagraph"/>
        <w:keepNext/>
        <w:keepLines/>
        <w:numPr>
          <w:ilvl w:val="1"/>
          <w:numId w:val="23"/>
        </w:numPr>
      </w:pPr>
      <w:r w:rsidRPr="00E15AF1">
        <w:t xml:space="preserve">Patient accounts </w:t>
      </w:r>
      <w:r w:rsidR="0057651E">
        <w:t>shall</w:t>
      </w:r>
      <w:r w:rsidR="0057651E" w:rsidRPr="00E15AF1">
        <w:t xml:space="preserve"> </w:t>
      </w:r>
      <w:r w:rsidRPr="00E15AF1">
        <w:t xml:space="preserve">contain information such as </w:t>
      </w:r>
      <w:proofErr w:type="spellStart"/>
      <w:r w:rsidRPr="00E15AF1">
        <w:t>userid</w:t>
      </w:r>
      <w:proofErr w:type="spellEnd"/>
      <w:r w:rsidRPr="00E15AF1">
        <w:t xml:space="preserve">, username, password, age, gender, weight, height, race, nationality and location (at a high-level to not be identifiable, i.e. state) </w:t>
      </w:r>
    </w:p>
    <w:p w14:paraId="0F1EE7D9" w14:textId="3E17C0A3" w:rsidR="007E7C9E" w:rsidRDefault="00E15AF1" w:rsidP="006228BD">
      <w:pPr>
        <w:pStyle w:val="ListParagraph"/>
        <w:keepNext/>
        <w:keepLines/>
        <w:numPr>
          <w:ilvl w:val="1"/>
          <w:numId w:val="23"/>
        </w:numPr>
      </w:pPr>
      <w:r w:rsidRPr="00E15AF1">
        <w:t xml:space="preserve">Patients </w:t>
      </w:r>
      <w:r w:rsidR="0057651E">
        <w:t>shall</w:t>
      </w:r>
      <w:r w:rsidR="0057651E" w:rsidRPr="00E15AF1">
        <w:t xml:space="preserve"> </w:t>
      </w:r>
      <w:r w:rsidRPr="00E15AF1">
        <w:t>only be allowed to upload data and view their own data</w:t>
      </w:r>
      <w:r w:rsidR="00D413F1">
        <w:t xml:space="preserve"> from one of the three wearable medical devices</w:t>
      </w:r>
      <w:ins w:id="68" w:author="Jimmy Duggan" w:date="2015-11-11T22:32:00Z">
        <w:r w:rsidR="00E918A4">
          <w:t xml:space="preserve"> (s</w:t>
        </w:r>
      </w:ins>
      <w:ins w:id="69" w:author="Jimmy Duggan" w:date="2015-11-11T22:31:00Z">
        <w:r w:rsidR="00E918A4">
          <w:t xml:space="preserve">ee the </w:t>
        </w:r>
      </w:ins>
      <w:ins w:id="70" w:author="Jimmy Duggan" w:date="2015-11-11T22:32:00Z">
        <w:r w:rsidR="00E918A4">
          <w:rPr>
            <w:i/>
          </w:rPr>
          <w:fldChar w:fldCharType="begin"/>
        </w:r>
        <w:r w:rsidR="00E918A4">
          <w:rPr>
            <w:i/>
          </w:rPr>
          <w:instrText xml:space="preserve"> HYPERLINK  \l "_The_system_shall" </w:instrText>
        </w:r>
        <w:r w:rsidR="00E918A4">
          <w:rPr>
            <w:i/>
          </w:rPr>
          <w:fldChar w:fldCharType="separate"/>
        </w:r>
        <w:r w:rsidR="00E918A4" w:rsidRPr="00E918A4">
          <w:rPr>
            <w:rStyle w:val="Hyperlink"/>
            <w:i/>
            <w:rPrChange w:id="71" w:author="Jimmy Duggan" w:date="2015-11-11T22:32:00Z">
              <w:rPr/>
            </w:rPrChange>
          </w:rPr>
          <w:t>Non-Functional Requirements Section</w:t>
        </w:r>
        <w:r w:rsidR="00E918A4">
          <w:rPr>
            <w:i/>
          </w:rPr>
          <w:fldChar w:fldCharType="end"/>
        </w:r>
        <w:r w:rsidR="00E918A4">
          <w:t>)</w:t>
        </w:r>
      </w:ins>
      <w:ins w:id="72" w:author="Jimmy Duggan" w:date="2015-11-11T22:31:00Z">
        <w:r w:rsidR="00E918A4">
          <w:t>.</w:t>
        </w:r>
      </w:ins>
      <w:del w:id="73" w:author="Jimmy Duggan" w:date="2015-11-11T22:31:00Z">
        <w:r w:rsidR="00D413F1" w:rsidDel="00E918A4">
          <w:delText xml:space="preserve"> listed later in this document. </w:delText>
        </w:r>
      </w:del>
    </w:p>
    <w:p w14:paraId="2FB13165" w14:textId="77777777" w:rsidR="00E15AF1" w:rsidRDefault="00E15AF1" w:rsidP="006228BD">
      <w:pPr>
        <w:pStyle w:val="ListParagraph"/>
        <w:keepNext/>
        <w:keepLines/>
        <w:numPr>
          <w:ilvl w:val="0"/>
          <w:numId w:val="23"/>
        </w:numPr>
      </w:pPr>
      <w:r>
        <w:t>Physician</w:t>
      </w:r>
    </w:p>
    <w:p w14:paraId="3BC0C70F" w14:textId="77777777" w:rsidR="007E7C9E" w:rsidRPr="00E15AF1" w:rsidRDefault="00E15AF1" w:rsidP="006228BD">
      <w:pPr>
        <w:pStyle w:val="ListParagraph"/>
        <w:keepNext/>
        <w:keepLines/>
        <w:numPr>
          <w:ilvl w:val="1"/>
          <w:numId w:val="23"/>
        </w:numPr>
      </w:pPr>
      <w:r w:rsidRPr="00E15AF1">
        <w:t>Will be able to add patients to the system.</w:t>
      </w:r>
    </w:p>
    <w:p w14:paraId="6DA15C58" w14:textId="061F9D14" w:rsidR="007E7C9E" w:rsidRPr="00E15AF1" w:rsidRDefault="00E15AF1" w:rsidP="006228BD">
      <w:pPr>
        <w:pStyle w:val="ListParagraph"/>
        <w:keepNext/>
        <w:keepLines/>
        <w:numPr>
          <w:ilvl w:val="1"/>
          <w:numId w:val="23"/>
        </w:numPr>
      </w:pPr>
      <w:r w:rsidRPr="00E15AF1">
        <w:t xml:space="preserve">Patients </w:t>
      </w:r>
      <w:r w:rsidR="0057651E" w:rsidRPr="0057651E">
        <w:t xml:space="preserve">shall </w:t>
      </w:r>
      <w:del w:id="74" w:author="Jimmy Duggan" w:date="2015-11-11T22:32:00Z">
        <w:r w:rsidRPr="00E15AF1" w:rsidDel="00E918A4">
          <w:delText xml:space="preserve">only </w:delText>
        </w:r>
      </w:del>
      <w:r w:rsidRPr="00E15AF1">
        <w:t>be associated with</w:t>
      </w:r>
      <w:ins w:id="75" w:author="Jimmy Duggan" w:date="2015-11-11T22:32:00Z">
        <w:r w:rsidR="00E918A4">
          <w:t xml:space="preserve"> only</w:t>
        </w:r>
      </w:ins>
      <w:r w:rsidRPr="00E15AF1">
        <w:t xml:space="preserve"> one physician.</w:t>
      </w:r>
    </w:p>
    <w:p w14:paraId="62608A43" w14:textId="77777777" w:rsidR="007E7C9E" w:rsidRPr="00E15AF1" w:rsidRDefault="00E15AF1" w:rsidP="006228BD">
      <w:pPr>
        <w:pStyle w:val="ListParagraph"/>
        <w:keepNext/>
        <w:keepLines/>
        <w:numPr>
          <w:ilvl w:val="1"/>
          <w:numId w:val="23"/>
        </w:numPr>
      </w:pPr>
      <w:r w:rsidRPr="00E15AF1">
        <w:t xml:space="preserve">Physician accounts </w:t>
      </w:r>
      <w:r w:rsidR="0057651E">
        <w:t>shall</w:t>
      </w:r>
      <w:r w:rsidR="0057651E" w:rsidRPr="00E15AF1">
        <w:t xml:space="preserve"> </w:t>
      </w:r>
      <w:r w:rsidRPr="00E15AF1">
        <w:t>have information like username, password, active status and email.</w:t>
      </w:r>
    </w:p>
    <w:p w14:paraId="2CA51491" w14:textId="77777777" w:rsidR="007E7C9E" w:rsidRPr="00E15AF1" w:rsidRDefault="00E15AF1" w:rsidP="006228BD">
      <w:pPr>
        <w:pStyle w:val="ListParagraph"/>
        <w:keepNext/>
        <w:keepLines/>
        <w:numPr>
          <w:ilvl w:val="1"/>
          <w:numId w:val="23"/>
        </w:numPr>
      </w:pPr>
      <w:r w:rsidRPr="00E15AF1">
        <w:t xml:space="preserve">Physicians </w:t>
      </w:r>
      <w:r w:rsidR="0057651E">
        <w:t>shall</w:t>
      </w:r>
      <w:r w:rsidR="0057651E" w:rsidRPr="00E15AF1">
        <w:t xml:space="preserve"> </w:t>
      </w:r>
      <w:r w:rsidRPr="00E15AF1">
        <w:t>be allowed to view the data for their associated patients.</w:t>
      </w:r>
    </w:p>
    <w:p w14:paraId="5412CB8D" w14:textId="77777777" w:rsidR="00E15AF1" w:rsidRDefault="00E15AF1" w:rsidP="006228BD">
      <w:pPr>
        <w:pStyle w:val="ListParagraph"/>
        <w:keepNext/>
        <w:keepLines/>
        <w:numPr>
          <w:ilvl w:val="0"/>
          <w:numId w:val="23"/>
        </w:numPr>
      </w:pPr>
      <w:r>
        <w:t>Experiment Administrator</w:t>
      </w:r>
    </w:p>
    <w:p w14:paraId="7017C7FF" w14:textId="77777777" w:rsidR="007E7C9E" w:rsidRPr="00E15AF1" w:rsidRDefault="00E15AF1" w:rsidP="006228BD">
      <w:pPr>
        <w:pStyle w:val="ListParagraph"/>
        <w:keepNext/>
        <w:keepLines/>
        <w:numPr>
          <w:ilvl w:val="1"/>
          <w:numId w:val="23"/>
        </w:numPr>
      </w:pPr>
      <w:r w:rsidRPr="00E15AF1">
        <w:t xml:space="preserve">People looking to gather health/fitness data on </w:t>
      </w:r>
      <w:r w:rsidRPr="00E15AF1">
        <w:rPr>
          <w:b/>
          <w:bCs/>
          <w:u w:val="single"/>
        </w:rPr>
        <w:t>anonymous</w:t>
      </w:r>
      <w:r w:rsidRPr="00E15AF1">
        <w:t xml:space="preserve"> individuals that meet certain criteria (specific age, weight, race, etc.).</w:t>
      </w:r>
    </w:p>
    <w:p w14:paraId="5B60716E" w14:textId="77777777" w:rsidR="007E7C9E" w:rsidRPr="00E15AF1" w:rsidRDefault="00E15AF1" w:rsidP="006228BD">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be able to specify criteria that they want to research and be provided data accordingly.</w:t>
      </w:r>
    </w:p>
    <w:p w14:paraId="1DEC631A" w14:textId="05D9AE1C" w:rsidR="007E7C9E" w:rsidRPr="00E15AF1" w:rsidRDefault="00E15AF1" w:rsidP="006228BD">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not be associated with any physician.</w:t>
      </w:r>
      <w:ins w:id="76" w:author="Jimmy Duggan" w:date="2015-11-11T22:34:00Z">
        <w:r w:rsidR="00E918A4">
          <w:t xml:space="preserve"> </w:t>
        </w:r>
      </w:ins>
    </w:p>
    <w:p w14:paraId="10A2A3A1" w14:textId="77777777" w:rsidR="007E7C9E" w:rsidRPr="00E15AF1" w:rsidRDefault="00E15AF1" w:rsidP="006228BD">
      <w:pPr>
        <w:pStyle w:val="ListParagraph"/>
        <w:keepNext/>
        <w:keepLines/>
        <w:numPr>
          <w:ilvl w:val="1"/>
          <w:numId w:val="23"/>
        </w:numPr>
      </w:pPr>
      <w:r w:rsidRPr="00E15AF1">
        <w:t xml:space="preserve">Experiment Administrators </w:t>
      </w:r>
      <w:r w:rsidR="0057651E">
        <w:t>shall</w:t>
      </w:r>
      <w:r w:rsidR="0057651E" w:rsidRPr="00E15AF1">
        <w:t xml:space="preserve"> </w:t>
      </w:r>
      <w:r w:rsidRPr="00E15AF1">
        <w:t>contain information such as a username, password, active status, etc.</w:t>
      </w:r>
    </w:p>
    <w:p w14:paraId="4A6C2065" w14:textId="77777777" w:rsidR="00E15AF1" w:rsidRDefault="00E15AF1" w:rsidP="006228BD">
      <w:pPr>
        <w:pStyle w:val="ListParagraph"/>
        <w:keepNext/>
        <w:keepLines/>
        <w:numPr>
          <w:ilvl w:val="0"/>
          <w:numId w:val="23"/>
        </w:numPr>
      </w:pPr>
      <w:r>
        <w:t>System Administrator</w:t>
      </w:r>
    </w:p>
    <w:p w14:paraId="3123926B" w14:textId="77777777" w:rsidR="007E7C9E" w:rsidRPr="00E15AF1" w:rsidRDefault="00E15AF1" w:rsidP="006228BD">
      <w:pPr>
        <w:pStyle w:val="ListParagraph"/>
        <w:keepNext/>
        <w:keepLines/>
        <w:numPr>
          <w:ilvl w:val="1"/>
          <w:numId w:val="23"/>
        </w:numPr>
      </w:pPr>
      <w:r w:rsidRPr="00E15AF1">
        <w:t xml:space="preserve">System administrators </w:t>
      </w:r>
      <w:r w:rsidR="0057651E">
        <w:t>shall</w:t>
      </w:r>
      <w:r w:rsidR="0057651E" w:rsidRPr="00E15AF1">
        <w:t xml:space="preserve"> </w:t>
      </w:r>
      <w:r w:rsidRPr="00E15AF1">
        <w:t>have the ability to enable, disable, add and remove all users</w:t>
      </w:r>
      <w:r w:rsidR="00A43712">
        <w:t xml:space="preserve"> except patients</w:t>
      </w:r>
      <w:r w:rsidRPr="00E15AF1">
        <w:t>.</w:t>
      </w:r>
    </w:p>
    <w:p w14:paraId="3CB4D08A" w14:textId="77777777" w:rsidR="007E7C9E" w:rsidRPr="00E15AF1" w:rsidRDefault="00E15AF1" w:rsidP="006228BD">
      <w:pPr>
        <w:pStyle w:val="ListParagraph"/>
        <w:keepNext/>
        <w:keepLines/>
        <w:numPr>
          <w:ilvl w:val="1"/>
          <w:numId w:val="23"/>
        </w:numPr>
      </w:pPr>
      <w:r w:rsidRPr="00E15AF1">
        <w:t xml:space="preserve">System administrators </w:t>
      </w:r>
      <w:r w:rsidR="0057651E">
        <w:t>will</w:t>
      </w:r>
      <w:r w:rsidR="0057651E" w:rsidRPr="00E15AF1">
        <w:t xml:space="preserve"> </w:t>
      </w:r>
      <w:r w:rsidRPr="00E15AF1">
        <w:t>have the ability to reset passwords.</w:t>
      </w:r>
    </w:p>
    <w:p w14:paraId="7FB10469" w14:textId="77777777" w:rsidR="007E7C9E" w:rsidRPr="00E15AF1" w:rsidRDefault="00E15AF1" w:rsidP="006228BD">
      <w:pPr>
        <w:pStyle w:val="ListParagraph"/>
        <w:keepNext/>
        <w:keepLines/>
        <w:numPr>
          <w:ilvl w:val="1"/>
          <w:numId w:val="23"/>
        </w:numPr>
      </w:pPr>
      <w:r w:rsidRPr="00E15AF1">
        <w:t xml:space="preserve">System administrators </w:t>
      </w:r>
      <w:r w:rsidR="0057651E">
        <w:t>shall</w:t>
      </w:r>
      <w:r w:rsidR="0057651E" w:rsidRPr="00E15AF1">
        <w:t xml:space="preserve"> </w:t>
      </w:r>
      <w:r w:rsidRPr="00E15AF1">
        <w:t>be able to update physician, patient and experiment administrator account information.</w:t>
      </w:r>
    </w:p>
    <w:p w14:paraId="45033EE2" w14:textId="77777777" w:rsidR="00E15AF1" w:rsidRPr="00E15AF1" w:rsidRDefault="00E15AF1" w:rsidP="006228BD">
      <w:pPr>
        <w:pStyle w:val="ListParagraph"/>
        <w:keepNext/>
        <w:keepLines/>
        <w:numPr>
          <w:ilvl w:val="1"/>
          <w:numId w:val="23"/>
        </w:numPr>
      </w:pPr>
      <w:r w:rsidRPr="00E15AF1">
        <w:lastRenderedPageBreak/>
        <w:t xml:space="preserve">System administrators </w:t>
      </w:r>
      <w:r w:rsidR="0057651E">
        <w:t>shall</w:t>
      </w:r>
      <w:r w:rsidR="0057651E" w:rsidRPr="00E15AF1">
        <w:t xml:space="preserve"> </w:t>
      </w:r>
      <w:r w:rsidRPr="00E15AF1">
        <w:t>not be allowed to view patient health data.</w:t>
      </w:r>
    </w:p>
    <w:p w14:paraId="28903EFE" w14:textId="77777777" w:rsidR="00E15AF1" w:rsidRPr="00E33B6A" w:rsidRDefault="00E15AF1" w:rsidP="006228BD">
      <w:pPr>
        <w:pStyle w:val="ListParagraph"/>
        <w:keepNext/>
        <w:keepLines/>
      </w:pPr>
    </w:p>
    <w:p w14:paraId="40CD566A" w14:textId="77777777" w:rsidR="00CF6BE0" w:rsidRDefault="00CF6BE0" w:rsidP="006228BD">
      <w:pPr>
        <w:pStyle w:val="Heading2"/>
        <w:keepNext/>
        <w:keepLines/>
      </w:pPr>
      <w:bookmarkStart w:id="77" w:name="_Toc435046999"/>
      <w:r>
        <w:t>Constraints</w:t>
      </w:r>
      <w:bookmarkEnd w:id="77"/>
    </w:p>
    <w:p w14:paraId="2078E691" w14:textId="77777777" w:rsidR="00E15AF1" w:rsidRDefault="00E15AF1" w:rsidP="006228BD">
      <w:pPr>
        <w:keepNext/>
        <w:keepLines/>
      </w:pPr>
      <w:commentRangeStart w:id="78"/>
      <w:r w:rsidRPr="00E15AF1">
        <w:t xml:space="preserve">The software must be accessible </w:t>
      </w:r>
      <w:r w:rsidR="00A43712">
        <w:t>on</w:t>
      </w:r>
      <w:r w:rsidRPr="00E15AF1">
        <w:t xml:space="preserve"> Microsoft Internet Explorer, Mozilla Firefox, Google Chrome, and Apple Safari.</w:t>
      </w:r>
      <w:r w:rsidR="00A43712">
        <w:t xml:space="preserve">  The follow table illustrates the minimum recommended version for each browser.</w:t>
      </w:r>
      <w:commentRangeEnd w:id="78"/>
      <w:r w:rsidR="00065B81">
        <w:rPr>
          <w:rStyle w:val="CommentReference"/>
        </w:rPr>
        <w:commentReference w:id="78"/>
      </w:r>
    </w:p>
    <w:tbl>
      <w:tblPr>
        <w:tblStyle w:val="GridTable4-Accent11"/>
        <w:tblW w:w="0" w:type="auto"/>
        <w:tblLook w:val="04A0" w:firstRow="1" w:lastRow="0" w:firstColumn="1" w:lastColumn="0" w:noHBand="0" w:noVBand="1"/>
      </w:tblPr>
      <w:tblGrid>
        <w:gridCol w:w="4788"/>
        <w:gridCol w:w="4788"/>
      </w:tblGrid>
      <w:tr w:rsidR="00A43712" w14:paraId="18C7F1D0" w14:textId="77777777" w:rsidTr="00645A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9321C25" w14:textId="77777777" w:rsidR="00A43712" w:rsidRDefault="00A43712" w:rsidP="006228BD">
            <w:pPr>
              <w:keepNext/>
              <w:keepLines/>
              <w:jc w:val="center"/>
            </w:pPr>
            <w:r>
              <w:t>Internet Browser</w:t>
            </w:r>
          </w:p>
        </w:tc>
        <w:tc>
          <w:tcPr>
            <w:tcW w:w="4788" w:type="dxa"/>
          </w:tcPr>
          <w:p w14:paraId="726E9E9D" w14:textId="77777777" w:rsidR="00A43712" w:rsidRDefault="00A43712" w:rsidP="006228BD">
            <w:pPr>
              <w:keepNext/>
              <w:keepLines/>
              <w:jc w:val="center"/>
              <w:cnfStyle w:val="100000000000" w:firstRow="1" w:lastRow="0" w:firstColumn="0" w:lastColumn="0" w:oddVBand="0" w:evenVBand="0" w:oddHBand="0" w:evenHBand="0" w:firstRowFirstColumn="0" w:firstRowLastColumn="0" w:lastRowFirstColumn="0" w:lastRowLastColumn="0"/>
            </w:pPr>
            <w:r>
              <w:t>Minimum Recommended Version</w:t>
            </w:r>
          </w:p>
        </w:tc>
      </w:tr>
      <w:tr w:rsidR="00A43712" w14:paraId="31E2A229" w14:textId="77777777"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499466F1" w14:textId="77777777" w:rsidR="00A43712" w:rsidRPr="00645AA0" w:rsidRDefault="00A43712" w:rsidP="006228BD">
            <w:pPr>
              <w:keepNext/>
              <w:keepLines/>
              <w:jc w:val="center"/>
              <w:rPr>
                <w:b w:val="0"/>
              </w:rPr>
            </w:pPr>
            <w:r w:rsidRPr="00645AA0">
              <w:rPr>
                <w:b w:val="0"/>
              </w:rPr>
              <w:t>Google Chrome</w:t>
            </w:r>
          </w:p>
        </w:tc>
        <w:tc>
          <w:tcPr>
            <w:tcW w:w="4788" w:type="dxa"/>
          </w:tcPr>
          <w:p w14:paraId="5D3E1619" w14:textId="77777777" w:rsidR="00A43712" w:rsidRDefault="00A43712" w:rsidP="006228BD">
            <w:pPr>
              <w:keepNext/>
              <w:keepLines/>
              <w:jc w:val="center"/>
              <w:cnfStyle w:val="000000100000" w:firstRow="0" w:lastRow="0" w:firstColumn="0" w:lastColumn="0" w:oddVBand="0" w:evenVBand="0" w:oddHBand="1" w:evenHBand="0" w:firstRowFirstColumn="0" w:firstRowLastColumn="0" w:lastRowFirstColumn="0" w:lastRowLastColumn="0"/>
            </w:pPr>
            <w:r>
              <w:t>v46</w:t>
            </w:r>
          </w:p>
        </w:tc>
      </w:tr>
      <w:tr w:rsidR="00A43712" w14:paraId="38BD8CA0" w14:textId="77777777" w:rsidTr="00645AA0">
        <w:tc>
          <w:tcPr>
            <w:cnfStyle w:val="001000000000" w:firstRow="0" w:lastRow="0" w:firstColumn="1" w:lastColumn="0" w:oddVBand="0" w:evenVBand="0" w:oddHBand="0" w:evenHBand="0" w:firstRowFirstColumn="0" w:firstRowLastColumn="0" w:lastRowFirstColumn="0" w:lastRowLastColumn="0"/>
            <w:tcW w:w="4788" w:type="dxa"/>
          </w:tcPr>
          <w:p w14:paraId="5E73DA01" w14:textId="77777777" w:rsidR="00A43712" w:rsidRPr="00645AA0" w:rsidRDefault="00A43712" w:rsidP="006228BD">
            <w:pPr>
              <w:keepNext/>
              <w:keepLines/>
              <w:jc w:val="center"/>
              <w:rPr>
                <w:b w:val="0"/>
              </w:rPr>
            </w:pPr>
            <w:r>
              <w:rPr>
                <w:b w:val="0"/>
              </w:rPr>
              <w:t>Mozilla Firefox</w:t>
            </w:r>
          </w:p>
        </w:tc>
        <w:tc>
          <w:tcPr>
            <w:tcW w:w="4788" w:type="dxa"/>
          </w:tcPr>
          <w:p w14:paraId="1D7F53C6" w14:textId="77777777" w:rsidR="00A43712" w:rsidRDefault="00A43712" w:rsidP="006228BD">
            <w:pPr>
              <w:keepNext/>
              <w:keepLines/>
              <w:jc w:val="center"/>
              <w:cnfStyle w:val="000000000000" w:firstRow="0" w:lastRow="0" w:firstColumn="0" w:lastColumn="0" w:oddVBand="0" w:evenVBand="0" w:oddHBand="0" w:evenHBand="0" w:firstRowFirstColumn="0" w:firstRowLastColumn="0" w:lastRowFirstColumn="0" w:lastRowLastColumn="0"/>
            </w:pPr>
            <w:r>
              <w:t>v41</w:t>
            </w:r>
          </w:p>
        </w:tc>
      </w:tr>
      <w:tr w:rsidR="00A43712" w14:paraId="3C581C76" w14:textId="77777777" w:rsidTr="00645A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5AC8AAB8" w14:textId="77777777" w:rsidR="00A43712" w:rsidRPr="00645AA0" w:rsidRDefault="00A43712" w:rsidP="006228BD">
            <w:pPr>
              <w:keepNext/>
              <w:keepLines/>
              <w:jc w:val="center"/>
              <w:rPr>
                <w:b w:val="0"/>
              </w:rPr>
            </w:pPr>
            <w:r>
              <w:rPr>
                <w:b w:val="0"/>
              </w:rPr>
              <w:t>Internet Explorer</w:t>
            </w:r>
          </w:p>
        </w:tc>
        <w:tc>
          <w:tcPr>
            <w:tcW w:w="4788" w:type="dxa"/>
          </w:tcPr>
          <w:p w14:paraId="5F4A3174" w14:textId="77777777" w:rsidR="00A43712" w:rsidRDefault="00A43712" w:rsidP="006228BD">
            <w:pPr>
              <w:keepNext/>
              <w:keepLines/>
              <w:jc w:val="center"/>
              <w:cnfStyle w:val="000000100000" w:firstRow="0" w:lastRow="0" w:firstColumn="0" w:lastColumn="0" w:oddVBand="0" w:evenVBand="0" w:oddHBand="1" w:evenHBand="0" w:firstRowFirstColumn="0" w:firstRowLastColumn="0" w:lastRowFirstColumn="0" w:lastRowLastColumn="0"/>
            </w:pPr>
            <w:r>
              <w:t>v11</w:t>
            </w:r>
          </w:p>
        </w:tc>
      </w:tr>
      <w:tr w:rsidR="00A43712" w14:paraId="4F4BF539" w14:textId="77777777" w:rsidTr="00645AA0">
        <w:tc>
          <w:tcPr>
            <w:cnfStyle w:val="001000000000" w:firstRow="0" w:lastRow="0" w:firstColumn="1" w:lastColumn="0" w:oddVBand="0" w:evenVBand="0" w:oddHBand="0" w:evenHBand="0" w:firstRowFirstColumn="0" w:firstRowLastColumn="0" w:lastRowFirstColumn="0" w:lastRowLastColumn="0"/>
            <w:tcW w:w="4788" w:type="dxa"/>
          </w:tcPr>
          <w:p w14:paraId="1B48B53C" w14:textId="77777777" w:rsidR="00A43712" w:rsidRPr="00645AA0" w:rsidRDefault="00A43712" w:rsidP="006228BD">
            <w:pPr>
              <w:keepNext/>
              <w:keepLines/>
              <w:jc w:val="center"/>
              <w:rPr>
                <w:b w:val="0"/>
              </w:rPr>
            </w:pPr>
            <w:r>
              <w:rPr>
                <w:b w:val="0"/>
              </w:rPr>
              <w:t>Apple Safari</w:t>
            </w:r>
          </w:p>
        </w:tc>
        <w:tc>
          <w:tcPr>
            <w:tcW w:w="4788" w:type="dxa"/>
          </w:tcPr>
          <w:p w14:paraId="4F5D7485" w14:textId="77777777" w:rsidR="00A43712" w:rsidRDefault="00B31A82" w:rsidP="006228BD">
            <w:pPr>
              <w:keepNext/>
              <w:keepLines/>
              <w:jc w:val="center"/>
              <w:cnfStyle w:val="000000000000" w:firstRow="0" w:lastRow="0" w:firstColumn="0" w:lastColumn="0" w:oddVBand="0" w:evenVBand="0" w:oddHBand="0" w:evenHBand="0" w:firstRowFirstColumn="0" w:firstRowLastColumn="0" w:lastRowFirstColumn="0" w:lastRowLastColumn="0"/>
            </w:pPr>
            <w:r>
              <w:t>v9.0.1</w:t>
            </w:r>
          </w:p>
        </w:tc>
      </w:tr>
    </w:tbl>
    <w:p w14:paraId="300B5C8E" w14:textId="77777777" w:rsidR="00A43712" w:rsidRPr="00E33B6A" w:rsidRDefault="00A43712" w:rsidP="006228BD">
      <w:pPr>
        <w:keepNext/>
        <w:keepLines/>
      </w:pPr>
    </w:p>
    <w:p w14:paraId="3EEA8D0D" w14:textId="77777777" w:rsidR="00CF6BE0" w:rsidRDefault="00CF6BE0" w:rsidP="006228BD">
      <w:pPr>
        <w:pStyle w:val="Heading2"/>
        <w:keepNext/>
        <w:keepLines/>
      </w:pPr>
      <w:bookmarkStart w:id="79" w:name="_Toc435047000"/>
      <w:r>
        <w:t>Assumptions and Dependencies</w:t>
      </w:r>
      <w:bookmarkEnd w:id="79"/>
    </w:p>
    <w:p w14:paraId="473200EA" w14:textId="78D3598C" w:rsidR="00E15AF1" w:rsidRPr="00E33B6A" w:rsidRDefault="00E15AF1">
      <w:pPr>
        <w:keepNext/>
        <w:keepLines/>
        <w:tabs>
          <w:tab w:val="center" w:pos="4680"/>
        </w:tabs>
        <w:pPrChange w:id="80" w:author="Jimmy Duggan" w:date="2015-11-08T19:56:00Z">
          <w:pPr>
            <w:keepNext/>
            <w:keepLines/>
          </w:pPr>
        </w:pPrChange>
      </w:pPr>
      <w:r>
        <w:t>TBD</w:t>
      </w:r>
      <w:ins w:id="81" w:author="Jimmy Duggan" w:date="2015-11-08T19:56:00Z">
        <w:r w:rsidR="006228BD">
          <w:tab/>
        </w:r>
      </w:ins>
    </w:p>
    <w:p w14:paraId="6459FF00" w14:textId="77777777" w:rsidR="00CF6BE0" w:rsidRDefault="00CF6BE0" w:rsidP="006228BD">
      <w:pPr>
        <w:pStyle w:val="Heading1"/>
      </w:pPr>
      <w:bookmarkStart w:id="82" w:name="_Toc435047001"/>
      <w:commentRangeStart w:id="83"/>
      <w:r>
        <w:t>Specific Requirements</w:t>
      </w:r>
      <w:commentRangeEnd w:id="83"/>
      <w:r w:rsidR="0061349F">
        <w:rPr>
          <w:rStyle w:val="CommentReference"/>
          <w:rFonts w:ascii="Times New Roman" w:eastAsiaTheme="minorHAnsi" w:hAnsi="Times New Roman" w:cs="Times New Roman"/>
          <w:b w:val="0"/>
          <w:bCs w:val="0"/>
          <w:color w:val="auto"/>
        </w:rPr>
        <w:commentReference w:id="83"/>
      </w:r>
      <w:bookmarkEnd w:id="82"/>
    </w:p>
    <w:p w14:paraId="6B9895B6" w14:textId="77777777" w:rsidR="00112187" w:rsidRPr="00112187" w:rsidRDefault="00112187" w:rsidP="006228BD">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84" w:name="_Toc430564292"/>
      <w:bookmarkStart w:id="85" w:name="_Toc430564345"/>
      <w:bookmarkStart w:id="86" w:name="_Toc430564622"/>
      <w:bookmarkStart w:id="87" w:name="_Toc431145060"/>
      <w:bookmarkStart w:id="88" w:name="_Toc432366815"/>
      <w:bookmarkStart w:id="89" w:name="_Toc434192821"/>
      <w:bookmarkStart w:id="90" w:name="_Toc434194386"/>
      <w:bookmarkStart w:id="91" w:name="_Toc434541825"/>
      <w:bookmarkStart w:id="92" w:name="_Toc435047002"/>
      <w:bookmarkEnd w:id="84"/>
      <w:bookmarkEnd w:id="85"/>
      <w:bookmarkEnd w:id="86"/>
      <w:bookmarkEnd w:id="87"/>
      <w:bookmarkEnd w:id="88"/>
      <w:bookmarkEnd w:id="89"/>
      <w:bookmarkEnd w:id="90"/>
      <w:bookmarkEnd w:id="91"/>
      <w:bookmarkEnd w:id="92"/>
    </w:p>
    <w:p w14:paraId="57B46AD7" w14:textId="77777777" w:rsidR="00112187" w:rsidRPr="00112187" w:rsidRDefault="00112187" w:rsidP="006228BD">
      <w:pPr>
        <w:pStyle w:val="ListParagraph"/>
        <w:keepNext/>
        <w:keepLines/>
        <w:numPr>
          <w:ilvl w:val="0"/>
          <w:numId w:val="4"/>
        </w:numPr>
        <w:outlineLvl w:val="1"/>
        <w:rPr>
          <w:rFonts w:asciiTheme="majorHAnsi" w:eastAsiaTheme="majorEastAsia" w:hAnsiTheme="majorHAnsi" w:cstheme="majorBidi"/>
          <w:b/>
          <w:bCs/>
          <w:vanish/>
          <w:color w:val="365F91" w:themeColor="accent1" w:themeShade="BF"/>
          <w:sz w:val="28"/>
          <w:szCs w:val="28"/>
        </w:rPr>
      </w:pPr>
      <w:bookmarkStart w:id="93" w:name="_Toc434192822"/>
      <w:bookmarkStart w:id="94" w:name="_Toc434194387"/>
      <w:bookmarkStart w:id="95" w:name="_Toc434541826"/>
      <w:bookmarkStart w:id="96" w:name="_Toc435047003"/>
      <w:bookmarkEnd w:id="93"/>
      <w:bookmarkEnd w:id="94"/>
      <w:bookmarkEnd w:id="95"/>
      <w:bookmarkEnd w:id="96"/>
    </w:p>
    <w:p w14:paraId="3F73A088" w14:textId="77777777" w:rsidR="00317594" w:rsidRDefault="000162DE" w:rsidP="006228BD">
      <w:pPr>
        <w:pStyle w:val="Heading2"/>
        <w:keepNext/>
        <w:keepLines/>
        <w:numPr>
          <w:ilvl w:val="1"/>
          <w:numId w:val="4"/>
        </w:numPr>
      </w:pPr>
      <w:bookmarkStart w:id="97" w:name="_Toc435047004"/>
      <w:r>
        <w:t>Functional Requirements</w:t>
      </w:r>
      <w:bookmarkEnd w:id="97"/>
    </w:p>
    <w:p w14:paraId="51E266DC" w14:textId="77777777" w:rsidR="00B803FA" w:rsidRPr="00112187" w:rsidRDefault="00DE6F9D" w:rsidP="006228BD">
      <w:pPr>
        <w:pStyle w:val="Heading3"/>
        <w:keepNext/>
        <w:keepLines/>
        <w:spacing w:before="0" w:after="0"/>
      </w:pPr>
      <w:r w:rsidRPr="008C0009">
        <w:t>The</w:t>
      </w:r>
      <w:r w:rsidRPr="00112187">
        <w:t xml:space="preserve"> system shall provide user authentication</w:t>
      </w:r>
      <w:r w:rsidR="00B803FA" w:rsidRPr="00112187">
        <w:t>.</w:t>
      </w:r>
    </w:p>
    <w:p w14:paraId="7590DD83" w14:textId="77777777" w:rsidR="00B803FA" w:rsidRPr="006E0B9D" w:rsidRDefault="00B803FA" w:rsidP="006228BD">
      <w:pPr>
        <w:pStyle w:val="Heading4"/>
        <w:spacing w:before="0" w:line="360" w:lineRule="auto"/>
      </w:pPr>
      <w:r w:rsidRPr="006E0B9D">
        <w:t>The users shall belong to one of the following roles.</w:t>
      </w:r>
    </w:p>
    <w:p w14:paraId="518ED164" w14:textId="77777777" w:rsidR="006E0B9D" w:rsidRPr="006E0B9D" w:rsidRDefault="00B803FA" w:rsidP="006228BD">
      <w:pPr>
        <w:pStyle w:val="Heading5"/>
      </w:pPr>
      <w:r w:rsidRPr="00C37F56">
        <w:t>Patient</w:t>
      </w:r>
    </w:p>
    <w:p w14:paraId="00B1ED8C" w14:textId="77777777" w:rsidR="00031DD8" w:rsidRDefault="00031DD8" w:rsidP="006228BD">
      <w:pPr>
        <w:pStyle w:val="Heading6"/>
      </w:pPr>
      <w:r>
        <w:t xml:space="preserve">At a minimum, the system shall store the following information about a patient accounts: unique patient id, username, password, age, weight, height, race, gender, and account status (enabled/disabled). </w:t>
      </w:r>
    </w:p>
    <w:p w14:paraId="6F03CB42" w14:textId="77777777" w:rsidR="006E0B9D" w:rsidRDefault="006E0B9D" w:rsidP="006228BD">
      <w:pPr>
        <w:pStyle w:val="Heading6"/>
      </w:pPr>
      <w:r>
        <w:t>The system shall prevent any personal identifiable information from being available for a Patient</w:t>
      </w:r>
    </w:p>
    <w:p w14:paraId="7F998C52" w14:textId="77777777" w:rsidR="00B803FA" w:rsidRPr="00C37F56" w:rsidRDefault="006E0B9D" w:rsidP="006228BD">
      <w:pPr>
        <w:pStyle w:val="Heading6"/>
      </w:pPr>
      <w:r>
        <w:t>The system shall only allow a Patient to view their data.</w:t>
      </w:r>
    </w:p>
    <w:p w14:paraId="40A934FA" w14:textId="77777777" w:rsidR="006E0B9D" w:rsidRDefault="00B803FA" w:rsidP="006228BD">
      <w:pPr>
        <w:pStyle w:val="Heading5"/>
      </w:pPr>
      <w:commentRangeStart w:id="98"/>
      <w:r w:rsidRPr="00C37F56">
        <w:t>Physician</w:t>
      </w:r>
      <w:commentRangeEnd w:id="98"/>
      <w:r w:rsidR="0061349F">
        <w:rPr>
          <w:rStyle w:val="CommentReference"/>
          <w:rFonts w:eastAsiaTheme="minorHAnsi"/>
        </w:rPr>
        <w:commentReference w:id="98"/>
      </w:r>
    </w:p>
    <w:p w14:paraId="36623928" w14:textId="1BDC1A47" w:rsidR="0061349F" w:rsidRDefault="0061349F" w:rsidP="006228BD">
      <w:pPr>
        <w:pStyle w:val="Heading6"/>
        <w:numPr>
          <w:ilvl w:val="5"/>
          <w:numId w:val="28"/>
        </w:numPr>
        <w:ind w:left="3420" w:hanging="1260"/>
      </w:pPr>
      <w:r>
        <w:lastRenderedPageBreak/>
        <w:t>At a minimum, the system shall store the following information about physician accounts:</w:t>
      </w:r>
      <w:r w:rsidR="00031DD8">
        <w:t xml:space="preserve"> unique physician id,</w:t>
      </w:r>
      <w:r>
        <w:t xml:space="preserve"> e-mail address, username, password, and account status (enabled/disabled).</w:t>
      </w:r>
    </w:p>
    <w:p w14:paraId="7137814E" w14:textId="77777777" w:rsidR="0061349F" w:rsidRDefault="0061349F" w:rsidP="006228BD">
      <w:pPr>
        <w:pStyle w:val="Heading6"/>
        <w:numPr>
          <w:ilvl w:val="5"/>
          <w:numId w:val="28"/>
        </w:numPr>
        <w:ind w:left="3420" w:hanging="1260"/>
      </w:pPr>
      <w:r>
        <w:t>The system shall allow a physician user to update the attributes associated with their account including e-mail address and password.</w:t>
      </w:r>
    </w:p>
    <w:p w14:paraId="79687C00" w14:textId="77777777" w:rsidR="0061349F" w:rsidRDefault="0061349F" w:rsidP="006228BD">
      <w:pPr>
        <w:pStyle w:val="Heading6"/>
        <w:numPr>
          <w:ilvl w:val="5"/>
          <w:numId w:val="28"/>
        </w:numPr>
        <w:ind w:left="3420" w:hanging="1260"/>
      </w:pPr>
      <w:r>
        <w:t>The system shall allow the physician user to view their patient’s data graphically.</w:t>
      </w:r>
    </w:p>
    <w:p w14:paraId="386A1725" w14:textId="77777777" w:rsidR="0061349F" w:rsidRDefault="0061349F" w:rsidP="006228BD">
      <w:pPr>
        <w:pStyle w:val="Heading6"/>
        <w:numPr>
          <w:ilvl w:val="5"/>
          <w:numId w:val="28"/>
        </w:numPr>
        <w:ind w:left="3420" w:hanging="1260"/>
      </w:pPr>
      <w:r>
        <w:t>The system shall allow physician users to view only the data associated with their patients.</w:t>
      </w:r>
    </w:p>
    <w:p w14:paraId="769AFCB7" w14:textId="0AF9113C" w:rsidR="00944554" w:rsidRDefault="0061349F" w:rsidP="006228BD">
      <w:pPr>
        <w:pStyle w:val="Heading6"/>
        <w:numPr>
          <w:ilvl w:val="5"/>
          <w:numId w:val="28"/>
        </w:numPr>
        <w:ind w:left="3420" w:hanging="1260"/>
      </w:pPr>
      <w:r>
        <w:t xml:space="preserve">The system shall allow </w:t>
      </w:r>
      <w:ins w:id="99" w:author="Jimmy Duggan" w:date="2015-11-11T22:35:00Z">
        <w:r w:rsidR="00E918A4">
          <w:t xml:space="preserve">only </w:t>
        </w:r>
      </w:ins>
      <w:r>
        <w:t>a physician user to add a patient to the system.</w:t>
      </w:r>
    </w:p>
    <w:p w14:paraId="5906A5C1" w14:textId="7246120D" w:rsidR="0061349F" w:rsidRDefault="00944554" w:rsidP="006228BD">
      <w:pPr>
        <w:pStyle w:val="Heading6"/>
        <w:numPr>
          <w:ilvl w:val="5"/>
          <w:numId w:val="28"/>
        </w:numPr>
        <w:ind w:left="3420" w:hanging="1260"/>
      </w:pPr>
      <w:r>
        <w:t>The system shall allow a physician user to delete their patients from the system.</w:t>
      </w:r>
    </w:p>
    <w:p w14:paraId="1870401D" w14:textId="77777777" w:rsidR="006E0B9D" w:rsidRDefault="00B803FA" w:rsidP="006228BD">
      <w:pPr>
        <w:pStyle w:val="Heading5"/>
      </w:pPr>
      <w:r w:rsidRPr="00C37F56">
        <w:t>Experiment Administrator</w:t>
      </w:r>
    </w:p>
    <w:p w14:paraId="65E8C632" w14:textId="3534B114" w:rsidR="00031DD8" w:rsidRPr="000748E6" w:rsidRDefault="00031DD8" w:rsidP="006228BD">
      <w:pPr>
        <w:pStyle w:val="Heading6"/>
      </w:pPr>
      <w:r>
        <w:t>At a minimum, the system shall store the following information about experiment administrator accounts: unique experiment administrator id, e-mail address, username, password, and account status (enable/disable).</w:t>
      </w:r>
    </w:p>
    <w:p w14:paraId="2558554E" w14:textId="77777777" w:rsidR="00A86E86" w:rsidRDefault="00B803FA" w:rsidP="006228BD">
      <w:pPr>
        <w:pStyle w:val="Heading5"/>
      </w:pPr>
      <w:r w:rsidRPr="006E0B9D">
        <w:t>System Administrator</w:t>
      </w:r>
    </w:p>
    <w:p w14:paraId="5347C12C" w14:textId="77777777" w:rsidR="00031DD8" w:rsidRDefault="00031DD8" w:rsidP="006228BD">
      <w:pPr>
        <w:pStyle w:val="Heading6"/>
      </w:pPr>
      <w:r>
        <w:t>At a minimum, the system shall store the following information about system administrator accounts: unique system administrator id, e-mail address, username, password, and account status (enable/disable).</w:t>
      </w:r>
    </w:p>
    <w:p w14:paraId="48CD50BA" w14:textId="77777777" w:rsidR="00A86E86" w:rsidRDefault="00A86E86" w:rsidP="006228BD">
      <w:pPr>
        <w:pStyle w:val="Heading6"/>
      </w:pPr>
      <w:r>
        <w:t xml:space="preserve">System Administrators </w:t>
      </w:r>
      <w:r w:rsidR="008D3EF2">
        <w:t xml:space="preserve">shall </w:t>
      </w:r>
      <w:r>
        <w:t>have the ability to enable, disable, add, and remove all users</w:t>
      </w:r>
      <w:r w:rsidR="00B31A82">
        <w:t xml:space="preserve"> except patients</w:t>
      </w:r>
      <w:r>
        <w:t>.</w:t>
      </w:r>
    </w:p>
    <w:p w14:paraId="079EBCAD" w14:textId="77777777" w:rsidR="00B23BFA" w:rsidRPr="00A86E86" w:rsidRDefault="00895C53" w:rsidP="006228BD">
      <w:pPr>
        <w:pStyle w:val="Heading6"/>
      </w:pPr>
      <w:r w:rsidRPr="00A86E86">
        <w:t xml:space="preserve">System administrators </w:t>
      </w:r>
      <w:r w:rsidR="008D3EF2">
        <w:t>shall</w:t>
      </w:r>
      <w:r w:rsidR="008D3EF2" w:rsidRPr="00A86E86">
        <w:t xml:space="preserve"> </w:t>
      </w:r>
      <w:r w:rsidRPr="00A86E86">
        <w:t>have the ability to associate and disassociate a patient and a physician.</w:t>
      </w:r>
    </w:p>
    <w:p w14:paraId="6FB8E8CD" w14:textId="77777777" w:rsidR="00B23BFA" w:rsidRPr="00A86E86" w:rsidRDefault="00895C53" w:rsidP="006228BD">
      <w:pPr>
        <w:pStyle w:val="Heading6"/>
      </w:pPr>
      <w:r w:rsidRPr="00A86E86">
        <w:t xml:space="preserve">System administrators </w:t>
      </w:r>
      <w:r w:rsidR="008D3EF2">
        <w:t>shall</w:t>
      </w:r>
      <w:r w:rsidR="008D3EF2" w:rsidRPr="00A86E86">
        <w:t xml:space="preserve"> </w:t>
      </w:r>
      <w:r w:rsidRPr="00A86E86">
        <w:t>have the ability to reset passwords.</w:t>
      </w:r>
    </w:p>
    <w:p w14:paraId="23C7E3E8" w14:textId="77777777" w:rsidR="00B23BFA" w:rsidRPr="00A86E86" w:rsidRDefault="00895C53" w:rsidP="006228BD">
      <w:pPr>
        <w:pStyle w:val="Heading6"/>
      </w:pPr>
      <w:r w:rsidRPr="00A86E86">
        <w:lastRenderedPageBreak/>
        <w:t xml:space="preserve">System administrators </w:t>
      </w:r>
      <w:r w:rsidR="008D3EF2">
        <w:t>shall</w:t>
      </w:r>
      <w:r w:rsidR="008D3EF2" w:rsidRPr="00A86E86">
        <w:t xml:space="preserve"> </w:t>
      </w:r>
      <w:r w:rsidRPr="00A86E86">
        <w:t>be able to update physician, patient and experiment administrator account information.</w:t>
      </w:r>
    </w:p>
    <w:p w14:paraId="467EF041" w14:textId="77777777" w:rsidR="00B803FA" w:rsidRPr="006E0B9D" w:rsidRDefault="00A86E86" w:rsidP="006228BD">
      <w:pPr>
        <w:pStyle w:val="Heading6"/>
      </w:pPr>
      <w:r>
        <w:t>System administrators sha</w:t>
      </w:r>
      <w:r w:rsidR="00895C53" w:rsidRPr="00A86E86">
        <w:t>ll not be allowed to view patient health data.</w:t>
      </w:r>
    </w:p>
    <w:p w14:paraId="0ED3D791" w14:textId="77777777" w:rsidR="00D23C3F" w:rsidRDefault="00DE6F9D" w:rsidP="006228BD">
      <w:pPr>
        <w:pStyle w:val="Heading4"/>
      </w:pPr>
      <w:r w:rsidRPr="002618EE">
        <w:t>The system shall require unique usernames for each registered user</w:t>
      </w:r>
      <w:r w:rsidR="00D23C3F">
        <w:t>.</w:t>
      </w:r>
    </w:p>
    <w:p w14:paraId="70018301" w14:textId="77777777" w:rsidR="00D23C3F" w:rsidRDefault="00D23C3F" w:rsidP="006228BD">
      <w:pPr>
        <w:pStyle w:val="Heading5"/>
      </w:pPr>
      <w:r>
        <w:t xml:space="preserve">Usernames will be </w:t>
      </w:r>
      <w:r w:rsidR="00B31A82">
        <w:t>changeable</w:t>
      </w:r>
      <w:r w:rsidR="002618EE">
        <w:t xml:space="preserve"> </w:t>
      </w:r>
      <w:r>
        <w:t>as long as the username remains unique.</w:t>
      </w:r>
    </w:p>
    <w:p w14:paraId="050BB973" w14:textId="77777777" w:rsidR="00813E82" w:rsidRDefault="00813E82" w:rsidP="006228BD">
      <w:pPr>
        <w:pStyle w:val="Heading4"/>
      </w:pPr>
      <w:r>
        <w:t>The system shall assign unique ids to each created patient</w:t>
      </w:r>
      <w:r w:rsidR="00D23C3F">
        <w:t>.</w:t>
      </w:r>
    </w:p>
    <w:p w14:paraId="2DD61C76" w14:textId="77777777" w:rsidR="00813E82" w:rsidRDefault="00813E82" w:rsidP="006228BD">
      <w:pPr>
        <w:pStyle w:val="Heading5"/>
      </w:pPr>
      <w:r>
        <w:t xml:space="preserve">The </w:t>
      </w:r>
      <w:r w:rsidRPr="006E0B9D">
        <w:rPr>
          <w:rStyle w:val="Heading5Char"/>
        </w:rPr>
        <w:t>system shall display the patient id to the user that created the patients so that the user can keep a record of which patient corresponds to which id</w:t>
      </w:r>
      <w:r w:rsidR="00B31A82">
        <w:rPr>
          <w:rStyle w:val="Heading5Char"/>
        </w:rPr>
        <w:t xml:space="preserve"> after account creation</w:t>
      </w:r>
      <w:r w:rsidRPr="006E0B9D">
        <w:rPr>
          <w:rStyle w:val="Heading5Char"/>
        </w:rPr>
        <w:t>.</w:t>
      </w:r>
    </w:p>
    <w:p w14:paraId="0A0EB0BD" w14:textId="3573178C" w:rsidR="00D25EBD" w:rsidRDefault="00813E82" w:rsidP="006228BD">
      <w:pPr>
        <w:pStyle w:val="Heading4"/>
      </w:pPr>
      <w:r>
        <w:t xml:space="preserve">The system shall require </w:t>
      </w:r>
      <w:r w:rsidR="00B1535A">
        <w:t xml:space="preserve">a user account to have a </w:t>
      </w:r>
      <w:r>
        <w:t>password</w:t>
      </w:r>
      <w:r w:rsidR="00B1535A">
        <w:t xml:space="preserve"> that meets minimum security criteria</w:t>
      </w:r>
      <w:r>
        <w:t>.</w:t>
      </w:r>
    </w:p>
    <w:p w14:paraId="7F45FE91" w14:textId="6D0A1289" w:rsidR="00031DD8" w:rsidRDefault="00031DD8" w:rsidP="006228BD">
      <w:pPr>
        <w:pStyle w:val="Heading5"/>
      </w:pPr>
      <w:r w:rsidRPr="00031DD8">
        <w:t xml:space="preserve">The system shall require the passwords to be a </w:t>
      </w:r>
      <w:proofErr w:type="spellStart"/>
      <w:r w:rsidRPr="00031DD8">
        <w:t>miniumum</w:t>
      </w:r>
      <w:proofErr w:type="spellEnd"/>
      <w:r w:rsidRPr="00031DD8">
        <w:t xml:space="preserve"> of 10 characters in length.</w:t>
      </w:r>
    </w:p>
    <w:p w14:paraId="71A0639C" w14:textId="0225C8A8" w:rsidR="00031DD8" w:rsidRDefault="00031DD8" w:rsidP="006228BD">
      <w:pPr>
        <w:pStyle w:val="Heading5"/>
      </w:pPr>
      <w:r w:rsidRPr="00031DD8">
        <w:t>The system shall require the password to contain at least one uppercase and one lowercase letter.</w:t>
      </w:r>
    </w:p>
    <w:p w14:paraId="25250C38" w14:textId="3A269CF1" w:rsidR="00031DD8" w:rsidRDefault="00031DD8" w:rsidP="006228BD">
      <w:pPr>
        <w:pStyle w:val="Heading5"/>
      </w:pPr>
      <w:r w:rsidRPr="00031DD8">
        <w:t>The system shall require the password to contain at least one number.</w:t>
      </w:r>
    </w:p>
    <w:p w14:paraId="097EFB67" w14:textId="48F5B855" w:rsidR="00031DD8" w:rsidRPr="000748E6" w:rsidRDefault="00031DD8" w:rsidP="006228BD">
      <w:pPr>
        <w:pStyle w:val="Heading5"/>
      </w:pPr>
      <w:r w:rsidRPr="00031DD8">
        <w:t>The system shall require the system to contain at least one special character.</w:t>
      </w:r>
    </w:p>
    <w:p w14:paraId="709EFC47" w14:textId="1B5B1387" w:rsidR="00D25EBD" w:rsidRDefault="00D25EBD" w:rsidP="006228BD">
      <w:pPr>
        <w:pStyle w:val="Heading4"/>
      </w:pPr>
      <w:r>
        <w:t xml:space="preserve">The </w:t>
      </w:r>
      <w:r w:rsidR="00B31A82">
        <w:t xml:space="preserve">user </w:t>
      </w:r>
      <w:r>
        <w:t xml:space="preserve">shall have the ability to log out of </w:t>
      </w:r>
      <w:r w:rsidR="00B31A82">
        <w:t>their</w:t>
      </w:r>
      <w:r>
        <w:t xml:space="preserve"> account.</w:t>
      </w:r>
    </w:p>
    <w:p w14:paraId="1E4123C9" w14:textId="77777777" w:rsidR="00D25EBD" w:rsidRDefault="00D25EBD" w:rsidP="006228BD">
      <w:pPr>
        <w:pStyle w:val="Heading4"/>
      </w:pPr>
      <w:r>
        <w:t>The system will have a utility for retrieving a forgotten username or password.</w:t>
      </w:r>
    </w:p>
    <w:p w14:paraId="44069064" w14:textId="77777777" w:rsidR="00CF47C8" w:rsidRDefault="00D25EBD" w:rsidP="006228BD">
      <w:pPr>
        <w:pStyle w:val="Heading4"/>
      </w:pPr>
      <w:r>
        <w:t>The system shall allow Physicians and Experiment Administrators to create their own accounts.</w:t>
      </w:r>
    </w:p>
    <w:p w14:paraId="4ADE12E9" w14:textId="77777777" w:rsidR="00CF47C8" w:rsidRDefault="00CF47C8" w:rsidP="006228BD">
      <w:pPr>
        <w:pStyle w:val="Heading5"/>
      </w:pPr>
      <w:r>
        <w:t>The system shall require a system administrator to verify the creation of a new Physician or Experiment Administrator.</w:t>
      </w:r>
    </w:p>
    <w:p w14:paraId="44885288" w14:textId="77777777" w:rsidR="00CF47C8" w:rsidRDefault="00CF47C8" w:rsidP="006228BD">
      <w:pPr>
        <w:pStyle w:val="Heading5"/>
      </w:pPr>
      <w:r>
        <w:t>Physicians</w:t>
      </w:r>
      <w:r w:rsidR="00B31A82">
        <w:t xml:space="preserve"> </w:t>
      </w:r>
      <w:r>
        <w:t>shall create the accounts of their patients</w:t>
      </w:r>
      <w:r w:rsidR="00D25EBD">
        <w:t>.</w:t>
      </w:r>
    </w:p>
    <w:p w14:paraId="3CD2F5BC" w14:textId="77777777" w:rsidR="00C37F56" w:rsidRDefault="00CF47C8" w:rsidP="006228BD">
      <w:pPr>
        <w:pStyle w:val="Heading3"/>
        <w:keepNext/>
        <w:keepLines/>
      </w:pPr>
      <w:r w:rsidRPr="008C0009">
        <w:lastRenderedPageBreak/>
        <w:t>T</w:t>
      </w:r>
      <w:r w:rsidRPr="006E0B9D">
        <w:t>he system shall provide the ability to process medical device data files</w:t>
      </w:r>
      <w:r w:rsidR="00C37F56">
        <w:t>.</w:t>
      </w:r>
    </w:p>
    <w:p w14:paraId="042A0E55" w14:textId="77777777" w:rsidR="00C37F56" w:rsidRPr="00C37F56" w:rsidRDefault="00C37F56"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00" w:name="_Toc434192824"/>
      <w:bookmarkStart w:id="101" w:name="_Toc434194389"/>
      <w:bookmarkStart w:id="102" w:name="_Toc434541828"/>
      <w:bookmarkStart w:id="103" w:name="_Toc435047005"/>
      <w:bookmarkEnd w:id="100"/>
      <w:bookmarkEnd w:id="101"/>
      <w:bookmarkEnd w:id="102"/>
      <w:bookmarkEnd w:id="103"/>
    </w:p>
    <w:p w14:paraId="5C748EF8" w14:textId="77777777" w:rsidR="00C37F56" w:rsidRDefault="00C37F56" w:rsidP="006228BD">
      <w:pPr>
        <w:pStyle w:val="Heading4"/>
      </w:pPr>
      <w:r w:rsidRPr="006E0B9D">
        <w:t>The</w:t>
      </w:r>
      <w:r w:rsidRPr="008C0009">
        <w:t xml:space="preserve"> system shall process multiple files at the same time or a single file</w:t>
      </w:r>
      <w:r>
        <w:t>.</w:t>
      </w:r>
    </w:p>
    <w:p w14:paraId="7E9DB3DB" w14:textId="77777777" w:rsidR="00C37F56" w:rsidRDefault="00DF2A13" w:rsidP="006228BD">
      <w:pPr>
        <w:pStyle w:val="Heading4"/>
      </w:pPr>
      <w:r>
        <w:t>The system shall provide the ability to assign an activity (ex. running, walking, sleeping) to the data by date and time</w:t>
      </w:r>
      <w:r w:rsidR="00C37F56" w:rsidRPr="002A040A">
        <w:t>.</w:t>
      </w:r>
    </w:p>
    <w:p w14:paraId="0309CAC1" w14:textId="77777777" w:rsidR="00C37F56" w:rsidRDefault="00C37F56" w:rsidP="006228BD">
      <w:pPr>
        <w:pStyle w:val="Heading4"/>
      </w:pPr>
      <w:r w:rsidRPr="008C0009">
        <w:t xml:space="preserve">The system </w:t>
      </w:r>
      <w:r w:rsidRPr="006E0B9D">
        <w:t>shall give the user an interface to select which files to process</w:t>
      </w:r>
      <w:r w:rsidR="00DF2A13">
        <w:t xml:space="preserve"> and assign an activity to</w:t>
      </w:r>
      <w:r w:rsidRPr="006E0B9D">
        <w:t>.</w:t>
      </w:r>
    </w:p>
    <w:p w14:paraId="29B3FAB3" w14:textId="77777777" w:rsidR="00C37F56" w:rsidRPr="006E0B9D" w:rsidRDefault="00C37F56" w:rsidP="006228BD">
      <w:pPr>
        <w:pStyle w:val="Heading4"/>
      </w:pPr>
      <w:r>
        <w:t xml:space="preserve">The system </w:t>
      </w:r>
      <w:r w:rsidR="00B31A82">
        <w:t>will</w:t>
      </w:r>
      <w:r>
        <w:t xml:space="preserve"> not process data that is not medical data.</w:t>
      </w:r>
    </w:p>
    <w:p w14:paraId="78A55B6D" w14:textId="486EF8C9" w:rsidR="00112187" w:rsidRDefault="00112187" w:rsidP="006228BD">
      <w:pPr>
        <w:pStyle w:val="Heading4"/>
      </w:pPr>
      <w:r>
        <w:t xml:space="preserve">The system shall process </w:t>
      </w:r>
      <w:r w:rsidR="00B1535A">
        <w:t>comma-separated values (</w:t>
      </w:r>
      <w:r>
        <w:t>.csv</w:t>
      </w:r>
      <w:r w:rsidR="00B1535A">
        <w:t>)</w:t>
      </w:r>
      <w:r>
        <w:t xml:space="preserve"> files for each of the supported devices</w:t>
      </w:r>
      <w:r w:rsidR="00CF47C8">
        <w:t>.</w:t>
      </w:r>
    </w:p>
    <w:p w14:paraId="7F69E130" w14:textId="1B5DCECD" w:rsidR="00642D26" w:rsidRDefault="00112187" w:rsidP="006228BD">
      <w:pPr>
        <w:pStyle w:val="Heading4"/>
      </w:pPr>
      <w:r>
        <w:t xml:space="preserve">The system will process </w:t>
      </w:r>
      <w:r w:rsidR="00AD27A7">
        <w:t>raw data (</w:t>
      </w:r>
      <w:r>
        <w:t>.</w:t>
      </w:r>
      <w:proofErr w:type="spellStart"/>
      <w:r>
        <w:t>dat</w:t>
      </w:r>
      <w:proofErr w:type="spellEnd"/>
      <w:r w:rsidR="00AD27A7">
        <w:t>)</w:t>
      </w:r>
      <w:r>
        <w:t xml:space="preserve"> files for each of the supported devices.</w:t>
      </w:r>
    </w:p>
    <w:p w14:paraId="1BF0F28A" w14:textId="77777777" w:rsidR="00112187" w:rsidRPr="006E0B9D" w:rsidRDefault="00112187" w:rsidP="006228BD">
      <w:pPr>
        <w:pStyle w:val="Heading3"/>
        <w:keepNext/>
        <w:keepLines/>
      </w:pPr>
      <w:r w:rsidRPr="008C0009">
        <w:t>The system shall connect to a database.</w:t>
      </w:r>
    </w:p>
    <w:p w14:paraId="0595549B" w14:textId="77777777" w:rsidR="008C0009" w:rsidRPr="008C0009" w:rsidRDefault="008C0009"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04" w:name="_Toc434192825"/>
      <w:bookmarkStart w:id="105" w:name="_Toc434194390"/>
      <w:bookmarkStart w:id="106" w:name="_Toc434541829"/>
      <w:bookmarkStart w:id="107" w:name="_Toc435047006"/>
      <w:bookmarkEnd w:id="104"/>
      <w:bookmarkEnd w:id="105"/>
      <w:bookmarkEnd w:id="106"/>
      <w:bookmarkEnd w:id="107"/>
    </w:p>
    <w:p w14:paraId="4CDB61D3" w14:textId="77777777" w:rsidR="00C60870" w:rsidRDefault="00112187" w:rsidP="006228BD">
      <w:pPr>
        <w:pStyle w:val="Heading4"/>
      </w:pPr>
      <w:r>
        <w:t>The system shall upload the processed data to the database</w:t>
      </w:r>
      <w:r w:rsidR="00C60870">
        <w:t>.</w:t>
      </w:r>
    </w:p>
    <w:p w14:paraId="1744B93E" w14:textId="77777777" w:rsidR="00C60870" w:rsidRDefault="00C60870" w:rsidP="006228BD">
      <w:pPr>
        <w:pStyle w:val="Heading3"/>
        <w:keepNext/>
        <w:keepLines/>
      </w:pPr>
      <w:r>
        <w:t>The system shall allow experiments to be created.</w:t>
      </w:r>
    </w:p>
    <w:p w14:paraId="42832DFB" w14:textId="77777777" w:rsidR="00D76E66" w:rsidRPr="00D76E66" w:rsidRDefault="00D76E66"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08" w:name="_Toc434192826"/>
      <w:bookmarkStart w:id="109" w:name="_Toc434194391"/>
      <w:bookmarkStart w:id="110" w:name="_Toc434541830"/>
      <w:bookmarkStart w:id="111" w:name="_Toc435047007"/>
      <w:bookmarkEnd w:id="108"/>
      <w:bookmarkEnd w:id="109"/>
      <w:bookmarkEnd w:id="110"/>
      <w:bookmarkEnd w:id="111"/>
    </w:p>
    <w:p w14:paraId="3D87C156" w14:textId="77777777" w:rsidR="00C60870" w:rsidRDefault="00C60870" w:rsidP="006228BD">
      <w:pPr>
        <w:pStyle w:val="Heading4"/>
      </w:pPr>
      <w:r>
        <w:t>Experiments shall only be created by an experiment administrator.</w:t>
      </w:r>
    </w:p>
    <w:p w14:paraId="1C10E134" w14:textId="77777777" w:rsidR="00C60870" w:rsidRDefault="00C60870" w:rsidP="006228BD">
      <w:pPr>
        <w:pStyle w:val="Heading5"/>
      </w:pPr>
      <w:r>
        <w:t>Experiment administrators shall have the ability to save the experiments that they have created.</w:t>
      </w:r>
    </w:p>
    <w:p w14:paraId="4E9C3D04" w14:textId="77777777" w:rsidR="00C60870" w:rsidRDefault="00C60870" w:rsidP="006228BD">
      <w:pPr>
        <w:pStyle w:val="Heading4"/>
      </w:pPr>
      <w:r>
        <w:t>Experiment results shall be viewable by experiment administrators and physicians.</w:t>
      </w:r>
    </w:p>
    <w:p w14:paraId="5ADD93F9" w14:textId="77777777" w:rsidR="006774AB" w:rsidRDefault="00C60870" w:rsidP="006228BD">
      <w:pPr>
        <w:pStyle w:val="Heading4"/>
      </w:pPr>
      <w:r>
        <w:t>The system shall provide Experiment Administrators with a query builder used to create experiments</w:t>
      </w:r>
      <w:r w:rsidR="006774AB">
        <w:t>.</w:t>
      </w:r>
    </w:p>
    <w:p w14:paraId="0182A947" w14:textId="1008E854" w:rsidR="00D76E66" w:rsidRDefault="006774AB" w:rsidP="006228BD">
      <w:pPr>
        <w:pStyle w:val="Heading4"/>
      </w:pPr>
      <w:r>
        <w:t>The system shall allow Experiment Administrators and System Administrators to delete experiments.</w:t>
      </w:r>
    </w:p>
    <w:p w14:paraId="0CA4B8E7" w14:textId="77777777" w:rsidR="00D76E66" w:rsidRDefault="00D76E66" w:rsidP="006228BD">
      <w:pPr>
        <w:pStyle w:val="Heading3"/>
        <w:keepNext/>
        <w:keepLines/>
      </w:pPr>
      <w:r>
        <w:t>The system shall allow data exporting.</w:t>
      </w:r>
    </w:p>
    <w:p w14:paraId="26561A90" w14:textId="77777777" w:rsidR="00D76E66" w:rsidRPr="00D76E66" w:rsidRDefault="00D76E66"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12" w:name="_Toc434192827"/>
      <w:bookmarkStart w:id="113" w:name="_Toc434194392"/>
      <w:bookmarkStart w:id="114" w:name="_Toc434541831"/>
      <w:bookmarkStart w:id="115" w:name="_Toc435047008"/>
      <w:bookmarkEnd w:id="112"/>
      <w:bookmarkEnd w:id="113"/>
      <w:bookmarkEnd w:id="114"/>
      <w:bookmarkEnd w:id="115"/>
    </w:p>
    <w:p w14:paraId="5045BE78" w14:textId="77777777" w:rsidR="00B31A82" w:rsidRDefault="00D76E66" w:rsidP="006228BD">
      <w:pPr>
        <w:pStyle w:val="Heading4"/>
      </w:pPr>
      <w:r>
        <w:t>The system shall allow experiment results to be exported.</w:t>
      </w:r>
    </w:p>
    <w:p w14:paraId="1EA8F3F9" w14:textId="77777777" w:rsidR="00D76E66" w:rsidRDefault="00B31A82" w:rsidP="006228BD">
      <w:pPr>
        <w:pStyle w:val="Heading5"/>
      </w:pPr>
      <w:commentRangeStart w:id="116"/>
      <w:r>
        <w:t>The system will export experiment result graphs.</w:t>
      </w:r>
      <w:commentRangeEnd w:id="116"/>
      <w:r w:rsidR="00B1535A">
        <w:rPr>
          <w:rStyle w:val="CommentReference"/>
          <w:rFonts w:eastAsiaTheme="minorHAnsi"/>
        </w:rPr>
        <w:commentReference w:id="116"/>
      </w:r>
    </w:p>
    <w:p w14:paraId="52A468AE" w14:textId="77777777" w:rsidR="00D76E66" w:rsidRDefault="00D76E66" w:rsidP="006228BD">
      <w:pPr>
        <w:pStyle w:val="Heading4"/>
      </w:pPr>
      <w:r>
        <w:t>The system shall allow patients to export their data.</w:t>
      </w:r>
    </w:p>
    <w:p w14:paraId="0850B128" w14:textId="77777777" w:rsidR="00B31A82" w:rsidRDefault="00D76E66" w:rsidP="006228BD">
      <w:pPr>
        <w:pStyle w:val="Heading4"/>
      </w:pPr>
      <w:r>
        <w:lastRenderedPageBreak/>
        <w:t>The system shall allow physicians to export the data of their patients</w:t>
      </w:r>
      <w:r w:rsidR="00B31A82">
        <w:t>.</w:t>
      </w:r>
    </w:p>
    <w:p w14:paraId="1AA90C1F" w14:textId="40C5A087" w:rsidR="00B31A82" w:rsidRPr="00645AA0" w:rsidRDefault="00B31A82" w:rsidP="006228BD">
      <w:pPr>
        <w:pStyle w:val="Heading4"/>
      </w:pPr>
      <w:r>
        <w:t xml:space="preserve">The system shall provide </w:t>
      </w:r>
      <w:r w:rsidR="00B1535A">
        <w:t>comma-separated values (.csv)</w:t>
      </w:r>
      <w:r>
        <w:t xml:space="preserve"> file exports.</w:t>
      </w:r>
    </w:p>
    <w:p w14:paraId="6242CAC4" w14:textId="77777777" w:rsidR="00642D26" w:rsidRDefault="00642D26" w:rsidP="006228BD">
      <w:pPr>
        <w:pStyle w:val="Heading3"/>
        <w:keepNext/>
        <w:keepLines/>
      </w:pPr>
      <w:r>
        <w:t>The system shall provide account management.</w:t>
      </w:r>
    </w:p>
    <w:p w14:paraId="3769A250" w14:textId="77777777" w:rsidR="00642D26" w:rsidRPr="00642D26" w:rsidRDefault="00642D26"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17" w:name="_Toc434192828"/>
      <w:bookmarkStart w:id="118" w:name="_Toc434194393"/>
      <w:bookmarkStart w:id="119" w:name="_Toc434541832"/>
      <w:bookmarkStart w:id="120" w:name="_Toc435047009"/>
      <w:bookmarkEnd w:id="117"/>
      <w:bookmarkEnd w:id="118"/>
      <w:bookmarkEnd w:id="119"/>
      <w:bookmarkEnd w:id="120"/>
    </w:p>
    <w:p w14:paraId="6A849A1F" w14:textId="77777777" w:rsidR="00642D26" w:rsidRDefault="00642D26" w:rsidP="006228BD">
      <w:pPr>
        <w:pStyle w:val="Heading4"/>
      </w:pPr>
      <w:r>
        <w:t>The system shall allow account creation.</w:t>
      </w:r>
    </w:p>
    <w:p w14:paraId="6065DB25" w14:textId="77777777" w:rsidR="00031DD8" w:rsidRDefault="00031DD8" w:rsidP="006228BD">
      <w:pPr>
        <w:pStyle w:val="Heading5"/>
      </w:pPr>
      <w:r w:rsidRPr="00031DD8">
        <w:t>The system shall force account creation approval for both physicians and experiment administrators before their accounts become active for use.</w:t>
      </w:r>
    </w:p>
    <w:p w14:paraId="7C1986E7" w14:textId="617E51B7" w:rsidR="00642D26" w:rsidRDefault="00031DD8" w:rsidP="006228BD">
      <w:pPr>
        <w:pStyle w:val="Heading5"/>
      </w:pPr>
      <w:r w:rsidRPr="00031DD8">
        <w:t>Patients shall not need approval at the time of account creation</w:t>
      </w:r>
      <w:r>
        <w:t>,</w:t>
      </w:r>
      <w:r w:rsidRPr="00031DD8">
        <w:t xml:space="preserve"> since they are created by an approved physician.</w:t>
      </w:r>
    </w:p>
    <w:p w14:paraId="7A593E7B" w14:textId="77777777" w:rsidR="00642D26" w:rsidRDefault="00642D26" w:rsidP="006228BD">
      <w:pPr>
        <w:pStyle w:val="Heading4"/>
      </w:pPr>
      <w:r>
        <w:t>The system shall allow users to edit account information.</w:t>
      </w:r>
    </w:p>
    <w:p w14:paraId="4CBEEA8C" w14:textId="78AC35DA" w:rsidR="00B31A82" w:rsidRDefault="00642D26" w:rsidP="006228BD">
      <w:pPr>
        <w:pStyle w:val="Heading4"/>
      </w:pPr>
      <w:r>
        <w:t>The system shall allow only the system administrator to delete accounts.</w:t>
      </w:r>
    </w:p>
    <w:p w14:paraId="5338CC0F" w14:textId="004E7201" w:rsidR="00B31A82" w:rsidRDefault="00E918A4" w:rsidP="006228BD">
      <w:pPr>
        <w:pStyle w:val="Heading4"/>
      </w:pPr>
      <w:ins w:id="121" w:author="Jimmy Duggan" w:date="2015-11-11T22:37:00Z">
        <w:r>
          <w:t xml:space="preserve">Only </w:t>
        </w:r>
      </w:ins>
      <w:del w:id="122" w:author="Jimmy Duggan" w:date="2015-11-11T22:37:00Z">
        <w:r w:rsidR="00B31A82" w:rsidDel="00E918A4">
          <w:delText xml:space="preserve">The </w:delText>
        </w:r>
      </w:del>
      <w:ins w:id="123" w:author="Jimmy Duggan" w:date="2015-11-11T22:37:00Z">
        <w:r>
          <w:t xml:space="preserve">a </w:t>
        </w:r>
      </w:ins>
      <w:r w:rsidR="00B31A82">
        <w:t>system administrator shall have the ability to enable accounts.</w:t>
      </w:r>
    </w:p>
    <w:p w14:paraId="6C1EB800" w14:textId="5C783E85" w:rsidR="00944554" w:rsidRDefault="00E918A4" w:rsidP="006228BD">
      <w:pPr>
        <w:pStyle w:val="Heading4"/>
      </w:pPr>
      <w:ins w:id="124" w:author="Jimmy Duggan" w:date="2015-11-11T22:37:00Z">
        <w:r>
          <w:t>Only a</w:t>
        </w:r>
      </w:ins>
      <w:del w:id="125" w:author="Jimmy Duggan" w:date="2015-11-11T22:37:00Z">
        <w:r w:rsidR="00B31A82" w:rsidDel="00E918A4">
          <w:delText>The</w:delText>
        </w:r>
      </w:del>
      <w:r w:rsidR="00B31A82">
        <w:t xml:space="preserve"> system administrator shall have the ability to disable accounts</w:t>
      </w:r>
      <w:r w:rsidR="00944554">
        <w:t>.</w:t>
      </w:r>
    </w:p>
    <w:p w14:paraId="350167D6" w14:textId="77777777" w:rsidR="00944554" w:rsidRDefault="00944554" w:rsidP="006228BD">
      <w:pPr>
        <w:pStyle w:val="Heading3"/>
        <w:keepNext/>
        <w:keepLines/>
      </w:pPr>
      <w:r>
        <w:t>The system shall provide a user interface for displaying medical data in the system</w:t>
      </w:r>
      <w:r w:rsidR="00B31A82">
        <w:t>.</w:t>
      </w:r>
    </w:p>
    <w:p w14:paraId="0FB1DC70" w14:textId="77777777" w:rsidR="00944554" w:rsidRPr="00944554" w:rsidRDefault="00944554" w:rsidP="006228BD">
      <w:pPr>
        <w:pStyle w:val="ListParagraph"/>
        <w:keepNext/>
        <w:keepLines/>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26" w:name="_Toc435047010"/>
      <w:bookmarkEnd w:id="126"/>
    </w:p>
    <w:p w14:paraId="277589F2" w14:textId="77777777" w:rsidR="00C37913" w:rsidRDefault="00C37913" w:rsidP="006228BD">
      <w:pPr>
        <w:pStyle w:val="Heading2"/>
        <w:keepNext/>
        <w:keepLines/>
        <w:spacing w:before="120" w:after="120"/>
      </w:pPr>
      <w:bookmarkStart w:id="127" w:name="_Toc435047011"/>
      <w:r>
        <w:t>Non-Functional Requirements</w:t>
      </w:r>
      <w:bookmarkEnd w:id="127"/>
    </w:p>
    <w:p w14:paraId="6339C84D" w14:textId="77777777" w:rsidR="00642D26" w:rsidRPr="00642D26" w:rsidRDefault="00642D26" w:rsidP="006228BD">
      <w:pPr>
        <w:pStyle w:val="ListParagraph"/>
        <w:keepNext/>
        <w:keepLines/>
        <w:numPr>
          <w:ilvl w:val="1"/>
          <w:numId w:val="4"/>
        </w:numPr>
        <w:spacing w:before="120" w:after="120" w:line="360" w:lineRule="auto"/>
        <w:outlineLvl w:val="2"/>
        <w:rPr>
          <w:rFonts w:eastAsiaTheme="majorEastAsia"/>
          <w:b/>
          <w:bCs/>
          <w:vanish/>
        </w:rPr>
      </w:pPr>
    </w:p>
    <w:p w14:paraId="3AC62570" w14:textId="77777777" w:rsidR="00C37913" w:rsidRDefault="00C37913" w:rsidP="006228BD">
      <w:pPr>
        <w:pStyle w:val="Heading3"/>
        <w:keepNext/>
        <w:keepLines/>
      </w:pPr>
      <w:r w:rsidRPr="00C37913">
        <w:t xml:space="preserve">The system shall run on Windows </w:t>
      </w:r>
      <w:r w:rsidR="008C0009">
        <w:t>Server Operating System</w:t>
      </w:r>
    </w:p>
    <w:p w14:paraId="5E971001" w14:textId="77777777" w:rsidR="00C37913" w:rsidRDefault="00C37913" w:rsidP="006228BD">
      <w:pPr>
        <w:pStyle w:val="Heading3"/>
        <w:keepNext/>
        <w:keepLines/>
      </w:pPr>
      <w:r w:rsidRPr="00C37913">
        <w:t>The system</w:t>
      </w:r>
      <w:r>
        <w:t xml:space="preserve"> shall </w:t>
      </w:r>
      <w:r w:rsidRPr="00C37913">
        <w:t>use a SQL database.</w:t>
      </w:r>
    </w:p>
    <w:p w14:paraId="644DD9CB" w14:textId="0C0349F7" w:rsidR="00C37913" w:rsidRDefault="00C37913" w:rsidP="006228BD">
      <w:pPr>
        <w:pStyle w:val="Heading3"/>
        <w:keepNext/>
        <w:keepLines/>
      </w:pPr>
      <w:r w:rsidRPr="00C37913">
        <w:t xml:space="preserve">The system shall require a server to be connected to a </w:t>
      </w:r>
      <w:del w:id="128" w:author="Jimmy Duggan" w:date="2015-11-11T22:38:00Z">
        <w:r w:rsidRPr="00C37913" w:rsidDel="00E918A4">
          <w:delText xml:space="preserve">reliable </w:delText>
        </w:r>
      </w:del>
      <w:r w:rsidRPr="00C37913">
        <w:t>network with an internet connection.</w:t>
      </w:r>
    </w:p>
    <w:p w14:paraId="19A91C03" w14:textId="77777777" w:rsidR="00642D26" w:rsidRDefault="00642D26" w:rsidP="006228BD">
      <w:pPr>
        <w:pStyle w:val="Heading3"/>
        <w:keepNext/>
        <w:keepLines/>
        <w:spacing w:before="0" w:after="0"/>
      </w:pPr>
      <w:bookmarkStart w:id="129" w:name="_The_system_shall"/>
      <w:bookmarkEnd w:id="129"/>
      <w:r w:rsidRPr="008C0009">
        <w:t xml:space="preserve">The system shall support the </w:t>
      </w:r>
      <w:r w:rsidR="00B31A82">
        <w:t>data export from the following</w:t>
      </w:r>
      <w:r w:rsidR="00B31A82" w:rsidRPr="008C0009">
        <w:t xml:space="preserve"> </w:t>
      </w:r>
      <w:r w:rsidRPr="008C0009">
        <w:t>wearable medical devices</w:t>
      </w:r>
      <w:r>
        <w:t>.</w:t>
      </w:r>
    </w:p>
    <w:p w14:paraId="07A45BB6" w14:textId="77777777" w:rsidR="00642D26" w:rsidRPr="00642D26" w:rsidRDefault="00642D26" w:rsidP="006228BD">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30" w:name="_Toc434192830"/>
      <w:bookmarkStart w:id="131" w:name="_Toc434194395"/>
      <w:bookmarkStart w:id="132" w:name="_Toc434541834"/>
      <w:bookmarkStart w:id="133" w:name="_Toc435047012"/>
      <w:bookmarkEnd w:id="130"/>
      <w:bookmarkEnd w:id="131"/>
      <w:bookmarkEnd w:id="132"/>
      <w:bookmarkEnd w:id="133"/>
    </w:p>
    <w:p w14:paraId="475F0692" w14:textId="77777777" w:rsidR="00642D26" w:rsidRPr="00642D26" w:rsidRDefault="00642D26" w:rsidP="006228BD">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34" w:name="_Toc434192831"/>
      <w:bookmarkStart w:id="135" w:name="_Toc434194396"/>
      <w:bookmarkStart w:id="136" w:name="_Toc434541835"/>
      <w:bookmarkStart w:id="137" w:name="_Toc435047013"/>
      <w:bookmarkEnd w:id="134"/>
      <w:bookmarkEnd w:id="135"/>
      <w:bookmarkEnd w:id="136"/>
      <w:bookmarkEnd w:id="137"/>
    </w:p>
    <w:p w14:paraId="238BE462" w14:textId="77777777" w:rsidR="00642D26" w:rsidRPr="00642D26" w:rsidRDefault="00642D26" w:rsidP="006228BD">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38" w:name="_Toc434192832"/>
      <w:bookmarkStart w:id="139" w:name="_Toc434194397"/>
      <w:bookmarkStart w:id="140" w:name="_Toc434541836"/>
      <w:bookmarkStart w:id="141" w:name="_Toc435047014"/>
      <w:bookmarkEnd w:id="138"/>
      <w:bookmarkEnd w:id="139"/>
      <w:bookmarkEnd w:id="140"/>
      <w:bookmarkEnd w:id="141"/>
    </w:p>
    <w:p w14:paraId="48C5592B" w14:textId="77777777" w:rsidR="00642D26" w:rsidRPr="00642D26" w:rsidRDefault="00642D26" w:rsidP="006228BD">
      <w:pPr>
        <w:pStyle w:val="ListParagraph"/>
        <w:keepNext/>
        <w:keepLines/>
        <w:numPr>
          <w:ilvl w:val="2"/>
          <w:numId w:val="12"/>
        </w:numPr>
        <w:spacing w:after="0" w:line="360" w:lineRule="auto"/>
        <w:outlineLvl w:val="1"/>
        <w:rPr>
          <w:rFonts w:asciiTheme="majorHAnsi" w:eastAsiaTheme="majorEastAsia" w:hAnsiTheme="majorHAnsi" w:cstheme="majorBidi"/>
          <w:b/>
          <w:bCs/>
          <w:vanish/>
          <w:color w:val="365F91" w:themeColor="accent1" w:themeShade="BF"/>
          <w:sz w:val="28"/>
          <w:szCs w:val="28"/>
        </w:rPr>
      </w:pPr>
      <w:bookmarkStart w:id="142" w:name="_Toc434192833"/>
      <w:bookmarkStart w:id="143" w:name="_Toc434194398"/>
      <w:bookmarkStart w:id="144" w:name="_Toc434541837"/>
      <w:bookmarkStart w:id="145" w:name="_Toc435047015"/>
      <w:bookmarkEnd w:id="142"/>
      <w:bookmarkEnd w:id="143"/>
      <w:bookmarkEnd w:id="144"/>
      <w:bookmarkEnd w:id="145"/>
    </w:p>
    <w:p w14:paraId="55FAB118" w14:textId="77777777" w:rsidR="00642D26" w:rsidRDefault="00642D26" w:rsidP="006228BD">
      <w:pPr>
        <w:pStyle w:val="Heading4"/>
        <w:spacing w:before="0" w:line="360" w:lineRule="auto"/>
      </w:pPr>
      <w:r>
        <w:t>Zephyr.</w:t>
      </w:r>
    </w:p>
    <w:p w14:paraId="0D68C3D5" w14:textId="77777777" w:rsidR="00642D26" w:rsidRDefault="00642D26" w:rsidP="006228BD">
      <w:pPr>
        <w:pStyle w:val="Heading4"/>
      </w:pPr>
      <w:proofErr w:type="spellStart"/>
      <w:r>
        <w:t>BasisPeak</w:t>
      </w:r>
      <w:proofErr w:type="spellEnd"/>
    </w:p>
    <w:p w14:paraId="072D7B41" w14:textId="77777777" w:rsidR="00642D26" w:rsidRPr="006E0B9D" w:rsidRDefault="00642D26" w:rsidP="006228BD">
      <w:pPr>
        <w:pStyle w:val="Heading4"/>
      </w:pPr>
      <w:r>
        <w:t>Microsoft Band.</w:t>
      </w:r>
    </w:p>
    <w:p w14:paraId="76DE1AEA" w14:textId="77777777"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46" w:name="_Toc434192834"/>
      <w:bookmarkStart w:id="147" w:name="_Toc434194399"/>
      <w:bookmarkStart w:id="148" w:name="_Toc434541838"/>
      <w:bookmarkStart w:id="149" w:name="_Toc435047016"/>
      <w:bookmarkEnd w:id="146"/>
      <w:bookmarkEnd w:id="147"/>
      <w:bookmarkEnd w:id="148"/>
      <w:bookmarkEnd w:id="149"/>
    </w:p>
    <w:p w14:paraId="41BB8CF3" w14:textId="77777777"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50" w:name="_Toc434192835"/>
      <w:bookmarkStart w:id="151" w:name="_Toc434194400"/>
      <w:bookmarkStart w:id="152" w:name="_Toc434541839"/>
      <w:bookmarkStart w:id="153" w:name="_Toc435047017"/>
      <w:bookmarkEnd w:id="150"/>
      <w:bookmarkEnd w:id="151"/>
      <w:bookmarkEnd w:id="152"/>
      <w:bookmarkEnd w:id="153"/>
    </w:p>
    <w:p w14:paraId="531B2F8D" w14:textId="77777777" w:rsidR="00642D26" w:rsidRPr="00642D26" w:rsidRDefault="00642D26" w:rsidP="00642D26">
      <w:pPr>
        <w:pStyle w:val="ListParagraph"/>
        <w:numPr>
          <w:ilvl w:val="2"/>
          <w:numId w:val="12"/>
        </w:numPr>
        <w:outlineLvl w:val="1"/>
        <w:rPr>
          <w:rFonts w:asciiTheme="majorHAnsi" w:eastAsiaTheme="majorEastAsia" w:hAnsiTheme="majorHAnsi" w:cstheme="majorBidi"/>
          <w:b/>
          <w:bCs/>
          <w:vanish/>
          <w:color w:val="365F91" w:themeColor="accent1" w:themeShade="BF"/>
          <w:sz w:val="28"/>
          <w:szCs w:val="28"/>
        </w:rPr>
      </w:pPr>
      <w:bookmarkStart w:id="154" w:name="_Toc434192836"/>
      <w:bookmarkStart w:id="155" w:name="_Toc434194401"/>
      <w:bookmarkStart w:id="156" w:name="_Toc434541840"/>
      <w:bookmarkStart w:id="157" w:name="_Toc435047018"/>
      <w:bookmarkEnd w:id="154"/>
      <w:bookmarkEnd w:id="155"/>
      <w:bookmarkEnd w:id="156"/>
      <w:bookmarkEnd w:id="157"/>
    </w:p>
    <w:p w14:paraId="54FC15EE" w14:textId="77777777" w:rsidR="00642D26" w:rsidRPr="00E33B6A" w:rsidRDefault="00642D26" w:rsidP="00E33B6A">
      <w:pPr>
        <w:pStyle w:val="Heading4"/>
        <w:numPr>
          <w:ilvl w:val="0"/>
          <w:numId w:val="0"/>
        </w:numPr>
        <w:ind w:left="2160" w:hanging="990"/>
      </w:pPr>
    </w:p>
    <w:p w14:paraId="65E21FE7" w14:textId="77777777" w:rsidR="009E38D1" w:rsidRDefault="009E38D1"/>
    <w:p w14:paraId="2EEED5F5" w14:textId="77777777" w:rsidR="009E38D1" w:rsidRDefault="009E38D1"/>
    <w:p w14:paraId="1B92E735" w14:textId="77777777" w:rsidR="00642D26" w:rsidRDefault="00642D26">
      <w:pPr>
        <w:rPr>
          <w:rFonts w:asciiTheme="majorHAnsi" w:eastAsiaTheme="majorEastAsia" w:hAnsiTheme="majorHAnsi" w:cstheme="majorBidi"/>
          <w:color w:val="17365D" w:themeColor="text2" w:themeShade="BF"/>
          <w:spacing w:val="5"/>
          <w:kern w:val="28"/>
          <w:sz w:val="52"/>
          <w:szCs w:val="52"/>
          <w:lang w:eastAsia="ja-JP"/>
        </w:rPr>
      </w:pPr>
      <w:r>
        <w:br w:type="page"/>
      </w:r>
    </w:p>
    <w:p w14:paraId="6DBC8F81" w14:textId="77777777" w:rsidR="009E38D1" w:rsidRPr="009E38D1" w:rsidRDefault="009E38D1">
      <w:pPr>
        <w:pStyle w:val="Title"/>
      </w:pPr>
      <w:r>
        <w:t>Appendices</w:t>
      </w:r>
    </w:p>
    <w:p w14:paraId="75DA2AFE" w14:textId="77777777" w:rsidR="00FC632D" w:rsidRDefault="009E38D1" w:rsidP="002618EE">
      <w:pPr>
        <w:pStyle w:val="Heading1"/>
        <w:numPr>
          <w:ilvl w:val="0"/>
          <w:numId w:val="0"/>
        </w:numPr>
        <w:ind w:left="432" w:hanging="432"/>
      </w:pPr>
      <w:bookmarkStart w:id="158" w:name="_Toc435047019"/>
      <w:r>
        <w:t>Appendix A: Use Case</w:t>
      </w:r>
      <w:r w:rsidR="00FC632D">
        <w:t xml:space="preserve"> Specifications</w:t>
      </w:r>
      <w:bookmarkEnd w:id="158"/>
    </w:p>
    <w:p w14:paraId="4DB0381A" w14:textId="38E9CB52" w:rsidR="008D3651" w:rsidRDefault="00FC632D" w:rsidP="007A50E9">
      <w:pPr>
        <w:rPr>
          <w:ins w:id="159" w:author="Jimmy Duggan" w:date="2015-11-11T22:40:00Z"/>
        </w:rPr>
      </w:pPr>
      <w:r>
        <w:t>This section represents the use case specifications for the functions defined in the requirements specification for the two pieces of software needed to complete this project.</w:t>
      </w:r>
      <w:ins w:id="160" w:author="Jimmy Duggan" w:date="2015-11-11T23:06:00Z">
        <w:r w:rsidR="00913776">
          <w:t xml:space="preserve">  The table below is a summary of the various use cases found in the diagram with link to their use case specification below.</w:t>
        </w:r>
      </w:ins>
    </w:p>
    <w:tbl>
      <w:tblPr>
        <w:tblStyle w:val="GridTable4-Accent11"/>
        <w:tblW w:w="0" w:type="auto"/>
        <w:tblLook w:val="04A0" w:firstRow="1" w:lastRow="0" w:firstColumn="1" w:lastColumn="0" w:noHBand="0" w:noVBand="1"/>
        <w:tblPrChange w:id="161" w:author="Jimmy Duggan" w:date="2015-11-11T22:42:00Z">
          <w:tblPr>
            <w:tblStyle w:val="TableGrid"/>
            <w:tblW w:w="0" w:type="auto"/>
            <w:tblLook w:val="04A0" w:firstRow="1" w:lastRow="0" w:firstColumn="1" w:lastColumn="0" w:noHBand="0" w:noVBand="1"/>
          </w:tblPr>
        </w:tblPrChange>
      </w:tblPr>
      <w:tblGrid>
        <w:gridCol w:w="2628"/>
        <w:gridCol w:w="6948"/>
        <w:tblGridChange w:id="162">
          <w:tblGrid>
            <w:gridCol w:w="2628"/>
            <w:gridCol w:w="2160"/>
            <w:gridCol w:w="4788"/>
          </w:tblGrid>
        </w:tblGridChange>
      </w:tblGrid>
      <w:tr w:rsidR="00555762" w14:paraId="1957917C" w14:textId="77777777" w:rsidTr="00555762">
        <w:trPr>
          <w:cnfStyle w:val="100000000000" w:firstRow="1" w:lastRow="0" w:firstColumn="0" w:lastColumn="0" w:oddVBand="0" w:evenVBand="0" w:oddHBand="0" w:evenHBand="0" w:firstRowFirstColumn="0" w:firstRowLastColumn="0" w:lastRowFirstColumn="0" w:lastRowLastColumn="0"/>
          <w:ins w:id="163" w:author="Jimmy Duggan" w:date="2015-11-11T22:41:00Z"/>
        </w:trPr>
        <w:tc>
          <w:tcPr>
            <w:cnfStyle w:val="001000000000" w:firstRow="0" w:lastRow="0" w:firstColumn="1" w:lastColumn="0" w:oddVBand="0" w:evenVBand="0" w:oddHBand="0" w:evenHBand="0" w:firstRowFirstColumn="0" w:firstRowLastColumn="0" w:lastRowFirstColumn="0" w:lastRowLastColumn="0"/>
            <w:tcW w:w="2628" w:type="dxa"/>
            <w:tcPrChange w:id="164" w:author="Jimmy Duggan" w:date="2015-11-11T22:42:00Z">
              <w:tcPr>
                <w:tcW w:w="4788" w:type="dxa"/>
                <w:gridSpan w:val="2"/>
              </w:tcPr>
            </w:tcPrChange>
          </w:tcPr>
          <w:p w14:paraId="654CB60D" w14:textId="5339644D" w:rsidR="00555762" w:rsidRDefault="00555762" w:rsidP="007A50E9">
            <w:pPr>
              <w:cnfStyle w:val="101000000000" w:firstRow="1" w:lastRow="0" w:firstColumn="1" w:lastColumn="0" w:oddVBand="0" w:evenVBand="0" w:oddHBand="0" w:evenHBand="0" w:firstRowFirstColumn="0" w:firstRowLastColumn="0" w:lastRowFirstColumn="0" w:lastRowLastColumn="0"/>
              <w:rPr>
                <w:ins w:id="165" w:author="Jimmy Duggan" w:date="2015-11-11T22:41:00Z"/>
              </w:rPr>
            </w:pPr>
            <w:ins w:id="166" w:author="Jimmy Duggan" w:date="2015-11-11T22:42:00Z">
              <w:r>
                <w:t>Use Case Id</w:t>
              </w:r>
            </w:ins>
          </w:p>
        </w:tc>
        <w:tc>
          <w:tcPr>
            <w:tcW w:w="6948" w:type="dxa"/>
            <w:tcPrChange w:id="167" w:author="Jimmy Duggan" w:date="2015-11-11T22:42:00Z">
              <w:tcPr>
                <w:tcW w:w="4788" w:type="dxa"/>
              </w:tcPr>
            </w:tcPrChange>
          </w:tcPr>
          <w:p w14:paraId="4AF0F799" w14:textId="5BC9B543" w:rsidR="00555762" w:rsidRDefault="00555762" w:rsidP="007A50E9">
            <w:pPr>
              <w:cnfStyle w:val="100000000000" w:firstRow="1" w:lastRow="0" w:firstColumn="0" w:lastColumn="0" w:oddVBand="0" w:evenVBand="0" w:oddHBand="0" w:evenHBand="0" w:firstRowFirstColumn="0" w:firstRowLastColumn="0" w:lastRowFirstColumn="0" w:lastRowLastColumn="0"/>
              <w:rPr>
                <w:ins w:id="168" w:author="Jimmy Duggan" w:date="2015-11-11T22:41:00Z"/>
              </w:rPr>
            </w:pPr>
            <w:ins w:id="169" w:author="Jimmy Duggan" w:date="2015-11-11T22:42:00Z">
              <w:r>
                <w:t>Use Case Name</w:t>
              </w:r>
            </w:ins>
          </w:p>
        </w:tc>
      </w:tr>
      <w:tr w:rsidR="00555762" w14:paraId="58B62077" w14:textId="77777777" w:rsidTr="00555762">
        <w:trPr>
          <w:cnfStyle w:val="000000100000" w:firstRow="0" w:lastRow="0" w:firstColumn="0" w:lastColumn="0" w:oddVBand="0" w:evenVBand="0" w:oddHBand="1" w:evenHBand="0" w:firstRowFirstColumn="0" w:firstRowLastColumn="0" w:lastRowFirstColumn="0" w:lastRowLastColumn="0"/>
          <w:ins w:id="170" w:author="Jimmy Duggan" w:date="2015-11-11T22:41:00Z"/>
        </w:trPr>
        <w:tc>
          <w:tcPr>
            <w:cnfStyle w:val="001000000000" w:firstRow="0" w:lastRow="0" w:firstColumn="1" w:lastColumn="0" w:oddVBand="0" w:evenVBand="0" w:oddHBand="0" w:evenHBand="0" w:firstRowFirstColumn="0" w:firstRowLastColumn="0" w:lastRowFirstColumn="0" w:lastRowLastColumn="0"/>
            <w:tcW w:w="2628" w:type="dxa"/>
            <w:tcPrChange w:id="171" w:author="Jimmy Duggan" w:date="2015-11-11T22:42:00Z">
              <w:tcPr>
                <w:tcW w:w="4788" w:type="dxa"/>
                <w:gridSpan w:val="2"/>
              </w:tcPr>
            </w:tcPrChange>
          </w:tcPr>
          <w:p w14:paraId="4F7500E9" w14:textId="5A28B55D" w:rsidR="00555762" w:rsidRPr="00555762" w:rsidRDefault="004F4F4D" w:rsidP="007A50E9">
            <w:pPr>
              <w:cnfStyle w:val="001000100000" w:firstRow="0" w:lastRow="0" w:firstColumn="1" w:lastColumn="0" w:oddVBand="0" w:evenVBand="0" w:oddHBand="1" w:evenHBand="0" w:firstRowFirstColumn="0" w:firstRowLastColumn="0" w:lastRowFirstColumn="0" w:lastRowLastColumn="0"/>
              <w:rPr>
                <w:ins w:id="172" w:author="Jimmy Duggan" w:date="2015-11-11T22:41:00Z"/>
                <w:b w:val="0"/>
                <w:rPrChange w:id="173" w:author="Jimmy Duggan" w:date="2015-11-11T22:42:00Z">
                  <w:rPr>
                    <w:ins w:id="174" w:author="Jimmy Duggan" w:date="2015-11-11T22:41:00Z"/>
                  </w:rPr>
                </w:rPrChange>
              </w:rPr>
            </w:pPr>
            <w:ins w:id="175" w:author="Jimmy Duggan" w:date="2015-11-11T22:53:00Z">
              <w:r>
                <w:fldChar w:fldCharType="begin"/>
              </w:r>
              <w:r>
                <w:rPr>
                  <w:b w:val="0"/>
                </w:rPr>
                <w:instrText xml:space="preserve"> HYPERLINK  \l "uc001" </w:instrText>
              </w:r>
              <w:r>
                <w:fldChar w:fldCharType="separate"/>
              </w:r>
              <w:r w:rsidR="00555762" w:rsidRPr="004F4F4D">
                <w:rPr>
                  <w:rStyle w:val="Hyperlink"/>
                  <w:b w:val="0"/>
                  <w:bCs w:val="0"/>
                </w:rPr>
                <w:t>UC_001</w:t>
              </w:r>
              <w:r>
                <w:fldChar w:fldCharType="end"/>
              </w:r>
            </w:ins>
          </w:p>
        </w:tc>
        <w:tc>
          <w:tcPr>
            <w:tcW w:w="6948" w:type="dxa"/>
            <w:tcPrChange w:id="176" w:author="Jimmy Duggan" w:date="2015-11-11T22:42:00Z">
              <w:tcPr>
                <w:tcW w:w="4788" w:type="dxa"/>
              </w:tcPr>
            </w:tcPrChange>
          </w:tcPr>
          <w:p w14:paraId="56B0D3B1" w14:textId="21F3F169" w:rsidR="00555762" w:rsidRDefault="004F4F4D" w:rsidP="007A50E9">
            <w:pPr>
              <w:cnfStyle w:val="000000100000" w:firstRow="0" w:lastRow="0" w:firstColumn="0" w:lastColumn="0" w:oddVBand="0" w:evenVBand="0" w:oddHBand="1" w:evenHBand="0" w:firstRowFirstColumn="0" w:firstRowLastColumn="0" w:lastRowFirstColumn="0" w:lastRowLastColumn="0"/>
              <w:rPr>
                <w:ins w:id="177" w:author="Jimmy Duggan" w:date="2015-11-11T22:41:00Z"/>
              </w:rPr>
            </w:pPr>
            <w:ins w:id="178" w:author="Jimmy Duggan" w:date="2015-11-11T22:51:00Z">
              <w:r>
                <w:rPr>
                  <w:rFonts w:asciiTheme="minorHAnsi" w:hAnsiTheme="minorHAnsi"/>
                </w:rPr>
                <w:t>Select Data Files</w:t>
              </w:r>
            </w:ins>
          </w:p>
        </w:tc>
      </w:tr>
      <w:tr w:rsidR="00555762" w14:paraId="34BD63D7" w14:textId="77777777" w:rsidTr="00555762">
        <w:trPr>
          <w:ins w:id="179" w:author="Jimmy Duggan" w:date="2015-11-11T22:41:00Z"/>
        </w:trPr>
        <w:tc>
          <w:tcPr>
            <w:cnfStyle w:val="001000000000" w:firstRow="0" w:lastRow="0" w:firstColumn="1" w:lastColumn="0" w:oddVBand="0" w:evenVBand="0" w:oddHBand="0" w:evenHBand="0" w:firstRowFirstColumn="0" w:firstRowLastColumn="0" w:lastRowFirstColumn="0" w:lastRowLastColumn="0"/>
            <w:tcW w:w="2628" w:type="dxa"/>
            <w:tcPrChange w:id="180" w:author="Jimmy Duggan" w:date="2015-11-11T22:42:00Z">
              <w:tcPr>
                <w:tcW w:w="4788" w:type="dxa"/>
                <w:gridSpan w:val="2"/>
              </w:tcPr>
            </w:tcPrChange>
          </w:tcPr>
          <w:p w14:paraId="5E085609" w14:textId="42E13356" w:rsidR="00555762" w:rsidRDefault="00913776" w:rsidP="007A50E9">
            <w:pPr>
              <w:rPr>
                <w:ins w:id="181" w:author="Jimmy Duggan" w:date="2015-11-11T22:41:00Z"/>
              </w:rPr>
            </w:pPr>
            <w:ins w:id="182" w:author="Jimmy Duggan" w:date="2015-11-11T22:59:00Z">
              <w:r>
                <w:fldChar w:fldCharType="begin"/>
              </w:r>
              <w:r>
                <w:rPr>
                  <w:b w:val="0"/>
                </w:rPr>
                <w:instrText xml:space="preserve"> HYPERLINK  \l "uc001a" </w:instrText>
              </w:r>
              <w:r>
                <w:fldChar w:fldCharType="separate"/>
              </w:r>
              <w:r w:rsidR="00555762" w:rsidRPr="00913776">
                <w:rPr>
                  <w:rStyle w:val="Hyperlink"/>
                  <w:b w:val="0"/>
                  <w:bCs w:val="0"/>
                </w:rPr>
                <w:t>UC_001a</w:t>
              </w:r>
              <w:r>
                <w:fldChar w:fldCharType="end"/>
              </w:r>
            </w:ins>
          </w:p>
        </w:tc>
        <w:tc>
          <w:tcPr>
            <w:tcW w:w="6948" w:type="dxa"/>
            <w:tcPrChange w:id="183" w:author="Jimmy Duggan" w:date="2015-11-11T22:42:00Z">
              <w:tcPr>
                <w:tcW w:w="4788" w:type="dxa"/>
              </w:tcPr>
            </w:tcPrChange>
          </w:tcPr>
          <w:p w14:paraId="00D98B30" w14:textId="7BEB5847" w:rsidR="00555762" w:rsidRDefault="00913776" w:rsidP="007A50E9">
            <w:pPr>
              <w:cnfStyle w:val="000000000000" w:firstRow="0" w:lastRow="0" w:firstColumn="0" w:lastColumn="0" w:oddVBand="0" w:evenVBand="0" w:oddHBand="0" w:evenHBand="0" w:firstRowFirstColumn="0" w:firstRowLastColumn="0" w:lastRowFirstColumn="0" w:lastRowLastColumn="0"/>
              <w:rPr>
                <w:ins w:id="184" w:author="Jimmy Duggan" w:date="2015-11-11T22:41:00Z"/>
              </w:rPr>
            </w:pPr>
            <w:ins w:id="185" w:author="Jimmy Duggan" w:date="2015-11-11T23:02:00Z">
              <w:r>
                <w:t>Select Activity</w:t>
              </w:r>
            </w:ins>
          </w:p>
        </w:tc>
      </w:tr>
      <w:tr w:rsidR="00555762" w14:paraId="2439EB28" w14:textId="77777777" w:rsidTr="00555762">
        <w:trPr>
          <w:cnfStyle w:val="000000100000" w:firstRow="0" w:lastRow="0" w:firstColumn="0" w:lastColumn="0" w:oddVBand="0" w:evenVBand="0" w:oddHBand="1" w:evenHBand="0" w:firstRowFirstColumn="0" w:firstRowLastColumn="0" w:lastRowFirstColumn="0" w:lastRowLastColumn="0"/>
          <w:ins w:id="186" w:author="Jimmy Duggan" w:date="2015-11-11T22:41:00Z"/>
        </w:trPr>
        <w:tc>
          <w:tcPr>
            <w:cnfStyle w:val="001000000000" w:firstRow="0" w:lastRow="0" w:firstColumn="1" w:lastColumn="0" w:oddVBand="0" w:evenVBand="0" w:oddHBand="0" w:evenHBand="0" w:firstRowFirstColumn="0" w:firstRowLastColumn="0" w:lastRowFirstColumn="0" w:lastRowLastColumn="0"/>
            <w:tcW w:w="2628" w:type="dxa"/>
            <w:tcPrChange w:id="187" w:author="Jimmy Duggan" w:date="2015-11-11T22:42:00Z">
              <w:tcPr>
                <w:tcW w:w="4788" w:type="dxa"/>
                <w:gridSpan w:val="2"/>
              </w:tcPr>
            </w:tcPrChange>
          </w:tcPr>
          <w:p w14:paraId="60ABF9CF" w14:textId="0D8786B8" w:rsidR="00555762" w:rsidRDefault="00913776" w:rsidP="007A50E9">
            <w:pPr>
              <w:cnfStyle w:val="001000100000" w:firstRow="0" w:lastRow="0" w:firstColumn="1" w:lastColumn="0" w:oddVBand="0" w:evenVBand="0" w:oddHBand="1" w:evenHBand="0" w:firstRowFirstColumn="0" w:firstRowLastColumn="0" w:lastRowFirstColumn="0" w:lastRowLastColumn="0"/>
              <w:rPr>
                <w:ins w:id="188" w:author="Jimmy Duggan" w:date="2015-11-11T22:41:00Z"/>
              </w:rPr>
            </w:pPr>
            <w:ins w:id="189" w:author="Jimmy Duggan" w:date="2015-11-11T22:59:00Z">
              <w:r>
                <w:fldChar w:fldCharType="begin"/>
              </w:r>
              <w:r>
                <w:rPr>
                  <w:b w:val="0"/>
                </w:rPr>
                <w:instrText xml:space="preserve"> HYPERLINK  \l "uc002" </w:instrText>
              </w:r>
              <w:r>
                <w:fldChar w:fldCharType="separate"/>
              </w:r>
              <w:r w:rsidR="00555762" w:rsidRPr="00913776">
                <w:rPr>
                  <w:rStyle w:val="Hyperlink"/>
                  <w:b w:val="0"/>
                  <w:bCs w:val="0"/>
                </w:rPr>
                <w:t>UC_002</w:t>
              </w:r>
              <w:r>
                <w:fldChar w:fldCharType="end"/>
              </w:r>
            </w:ins>
          </w:p>
        </w:tc>
        <w:tc>
          <w:tcPr>
            <w:tcW w:w="6948" w:type="dxa"/>
            <w:tcPrChange w:id="190" w:author="Jimmy Duggan" w:date="2015-11-11T22:42:00Z">
              <w:tcPr>
                <w:tcW w:w="4788" w:type="dxa"/>
              </w:tcPr>
            </w:tcPrChange>
          </w:tcPr>
          <w:p w14:paraId="409B6336" w14:textId="0EA68CDD" w:rsidR="00555762" w:rsidRDefault="00913776" w:rsidP="007A50E9">
            <w:pPr>
              <w:cnfStyle w:val="000000100000" w:firstRow="0" w:lastRow="0" w:firstColumn="0" w:lastColumn="0" w:oddVBand="0" w:evenVBand="0" w:oddHBand="1" w:evenHBand="0" w:firstRowFirstColumn="0" w:firstRowLastColumn="0" w:lastRowFirstColumn="0" w:lastRowLastColumn="0"/>
              <w:rPr>
                <w:ins w:id="191" w:author="Jimmy Duggan" w:date="2015-11-11T22:41:00Z"/>
              </w:rPr>
            </w:pPr>
            <w:ins w:id="192" w:author="Jimmy Duggan" w:date="2015-11-11T23:02:00Z">
              <w:r>
                <w:t>Process Data</w:t>
              </w:r>
            </w:ins>
          </w:p>
        </w:tc>
      </w:tr>
      <w:tr w:rsidR="00555762" w14:paraId="5414752F" w14:textId="77777777" w:rsidTr="00555762">
        <w:trPr>
          <w:ins w:id="193" w:author="Jimmy Duggan" w:date="2015-11-11T22:41:00Z"/>
        </w:trPr>
        <w:tc>
          <w:tcPr>
            <w:cnfStyle w:val="001000000000" w:firstRow="0" w:lastRow="0" w:firstColumn="1" w:lastColumn="0" w:oddVBand="0" w:evenVBand="0" w:oddHBand="0" w:evenHBand="0" w:firstRowFirstColumn="0" w:firstRowLastColumn="0" w:lastRowFirstColumn="0" w:lastRowLastColumn="0"/>
            <w:tcW w:w="2628" w:type="dxa"/>
            <w:tcPrChange w:id="194" w:author="Jimmy Duggan" w:date="2015-11-11T22:42:00Z">
              <w:tcPr>
                <w:tcW w:w="4788" w:type="dxa"/>
                <w:gridSpan w:val="2"/>
              </w:tcPr>
            </w:tcPrChange>
          </w:tcPr>
          <w:p w14:paraId="5CFF1D85" w14:textId="26CA5E54" w:rsidR="00555762" w:rsidRDefault="00913776" w:rsidP="007A50E9">
            <w:pPr>
              <w:rPr>
                <w:ins w:id="195" w:author="Jimmy Duggan" w:date="2015-11-11T22:41:00Z"/>
              </w:rPr>
            </w:pPr>
            <w:ins w:id="196" w:author="Jimmy Duggan" w:date="2015-11-11T22:59:00Z">
              <w:r>
                <w:fldChar w:fldCharType="begin"/>
              </w:r>
              <w:r>
                <w:rPr>
                  <w:b w:val="0"/>
                </w:rPr>
                <w:instrText xml:space="preserve"> HYPERLINK  \l "uc003" </w:instrText>
              </w:r>
              <w:r>
                <w:fldChar w:fldCharType="separate"/>
              </w:r>
              <w:r w:rsidR="00555762" w:rsidRPr="00913776">
                <w:rPr>
                  <w:rStyle w:val="Hyperlink"/>
                  <w:b w:val="0"/>
                  <w:bCs w:val="0"/>
                </w:rPr>
                <w:t>UC_003</w:t>
              </w:r>
              <w:r>
                <w:fldChar w:fldCharType="end"/>
              </w:r>
            </w:ins>
          </w:p>
        </w:tc>
        <w:tc>
          <w:tcPr>
            <w:tcW w:w="6948" w:type="dxa"/>
            <w:tcPrChange w:id="197" w:author="Jimmy Duggan" w:date="2015-11-11T22:42:00Z">
              <w:tcPr>
                <w:tcW w:w="4788" w:type="dxa"/>
              </w:tcPr>
            </w:tcPrChange>
          </w:tcPr>
          <w:p w14:paraId="421C55CD" w14:textId="2676B182" w:rsidR="00555762" w:rsidRDefault="00913776" w:rsidP="007A50E9">
            <w:pPr>
              <w:cnfStyle w:val="000000000000" w:firstRow="0" w:lastRow="0" w:firstColumn="0" w:lastColumn="0" w:oddVBand="0" w:evenVBand="0" w:oddHBand="0" w:evenHBand="0" w:firstRowFirstColumn="0" w:firstRowLastColumn="0" w:lastRowFirstColumn="0" w:lastRowLastColumn="0"/>
              <w:rPr>
                <w:ins w:id="198" w:author="Jimmy Duggan" w:date="2015-11-11T22:41:00Z"/>
              </w:rPr>
            </w:pPr>
            <w:ins w:id="199" w:author="Jimmy Duggan" w:date="2015-11-11T23:03:00Z">
              <w:r>
                <w:t>Validate Data</w:t>
              </w:r>
            </w:ins>
          </w:p>
        </w:tc>
      </w:tr>
      <w:tr w:rsidR="00555762" w14:paraId="120DD13C" w14:textId="77777777" w:rsidTr="00555762">
        <w:trPr>
          <w:cnfStyle w:val="000000100000" w:firstRow="0" w:lastRow="0" w:firstColumn="0" w:lastColumn="0" w:oddVBand="0" w:evenVBand="0" w:oddHBand="1" w:evenHBand="0" w:firstRowFirstColumn="0" w:firstRowLastColumn="0" w:lastRowFirstColumn="0" w:lastRowLastColumn="0"/>
          <w:ins w:id="200" w:author="Jimmy Duggan" w:date="2015-11-11T22:41:00Z"/>
        </w:trPr>
        <w:tc>
          <w:tcPr>
            <w:cnfStyle w:val="001000000000" w:firstRow="0" w:lastRow="0" w:firstColumn="1" w:lastColumn="0" w:oddVBand="0" w:evenVBand="0" w:oddHBand="0" w:evenHBand="0" w:firstRowFirstColumn="0" w:firstRowLastColumn="0" w:lastRowFirstColumn="0" w:lastRowLastColumn="0"/>
            <w:tcW w:w="2628" w:type="dxa"/>
            <w:tcPrChange w:id="201" w:author="Jimmy Duggan" w:date="2015-11-11T22:42:00Z">
              <w:tcPr>
                <w:tcW w:w="4788" w:type="dxa"/>
                <w:gridSpan w:val="2"/>
              </w:tcPr>
            </w:tcPrChange>
          </w:tcPr>
          <w:p w14:paraId="2FE07281" w14:textId="26CF614B" w:rsidR="00555762" w:rsidRDefault="00913776" w:rsidP="007A50E9">
            <w:pPr>
              <w:cnfStyle w:val="001000100000" w:firstRow="0" w:lastRow="0" w:firstColumn="1" w:lastColumn="0" w:oddVBand="0" w:evenVBand="0" w:oddHBand="1" w:evenHBand="0" w:firstRowFirstColumn="0" w:firstRowLastColumn="0" w:lastRowFirstColumn="0" w:lastRowLastColumn="0"/>
              <w:rPr>
                <w:ins w:id="202" w:author="Jimmy Duggan" w:date="2015-11-11T22:41:00Z"/>
              </w:rPr>
            </w:pPr>
            <w:ins w:id="203" w:author="Jimmy Duggan" w:date="2015-11-11T22:59:00Z">
              <w:r>
                <w:fldChar w:fldCharType="begin"/>
              </w:r>
              <w:r>
                <w:rPr>
                  <w:b w:val="0"/>
                </w:rPr>
                <w:instrText xml:space="preserve"> HYPERLINK  \l "uc004" </w:instrText>
              </w:r>
              <w:r>
                <w:fldChar w:fldCharType="separate"/>
              </w:r>
              <w:r w:rsidR="00555762" w:rsidRPr="00913776">
                <w:rPr>
                  <w:rStyle w:val="Hyperlink"/>
                  <w:b w:val="0"/>
                  <w:bCs w:val="0"/>
                </w:rPr>
                <w:t>UC_004</w:t>
              </w:r>
              <w:r>
                <w:fldChar w:fldCharType="end"/>
              </w:r>
            </w:ins>
          </w:p>
        </w:tc>
        <w:tc>
          <w:tcPr>
            <w:tcW w:w="6948" w:type="dxa"/>
            <w:tcPrChange w:id="204" w:author="Jimmy Duggan" w:date="2015-11-11T22:42:00Z">
              <w:tcPr>
                <w:tcW w:w="4788" w:type="dxa"/>
              </w:tcPr>
            </w:tcPrChange>
          </w:tcPr>
          <w:p w14:paraId="50957DF4" w14:textId="32849D0C" w:rsidR="00555762" w:rsidRDefault="00913776" w:rsidP="007A50E9">
            <w:pPr>
              <w:cnfStyle w:val="000000100000" w:firstRow="0" w:lastRow="0" w:firstColumn="0" w:lastColumn="0" w:oddVBand="0" w:evenVBand="0" w:oddHBand="1" w:evenHBand="0" w:firstRowFirstColumn="0" w:firstRowLastColumn="0" w:lastRowFirstColumn="0" w:lastRowLastColumn="0"/>
              <w:rPr>
                <w:ins w:id="205" w:author="Jimmy Duggan" w:date="2015-11-11T22:41:00Z"/>
              </w:rPr>
            </w:pPr>
            <w:ins w:id="206" w:author="Jimmy Duggan" w:date="2015-11-11T23:03:00Z">
              <w:r>
                <w:t>Upload Data</w:t>
              </w:r>
            </w:ins>
          </w:p>
        </w:tc>
      </w:tr>
      <w:tr w:rsidR="00555762" w14:paraId="2D1A0EEC" w14:textId="77777777" w:rsidTr="00555762">
        <w:trPr>
          <w:ins w:id="207" w:author="Jimmy Duggan" w:date="2015-11-11T22:41:00Z"/>
        </w:trPr>
        <w:tc>
          <w:tcPr>
            <w:cnfStyle w:val="001000000000" w:firstRow="0" w:lastRow="0" w:firstColumn="1" w:lastColumn="0" w:oddVBand="0" w:evenVBand="0" w:oddHBand="0" w:evenHBand="0" w:firstRowFirstColumn="0" w:firstRowLastColumn="0" w:lastRowFirstColumn="0" w:lastRowLastColumn="0"/>
            <w:tcW w:w="2628" w:type="dxa"/>
            <w:tcPrChange w:id="208" w:author="Jimmy Duggan" w:date="2015-11-11T22:42:00Z">
              <w:tcPr>
                <w:tcW w:w="4788" w:type="dxa"/>
                <w:gridSpan w:val="2"/>
              </w:tcPr>
            </w:tcPrChange>
          </w:tcPr>
          <w:p w14:paraId="3720AB3C" w14:textId="43DC96FB" w:rsidR="00555762" w:rsidRDefault="00913776" w:rsidP="007A50E9">
            <w:pPr>
              <w:rPr>
                <w:ins w:id="209" w:author="Jimmy Duggan" w:date="2015-11-11T22:41:00Z"/>
              </w:rPr>
            </w:pPr>
            <w:ins w:id="210" w:author="Jimmy Duggan" w:date="2015-11-11T23:00:00Z">
              <w:r>
                <w:fldChar w:fldCharType="begin"/>
              </w:r>
              <w:r>
                <w:rPr>
                  <w:b w:val="0"/>
                </w:rPr>
                <w:instrText xml:space="preserve"> HYPERLINK  \l "uc005" </w:instrText>
              </w:r>
              <w:r>
                <w:fldChar w:fldCharType="separate"/>
              </w:r>
              <w:r w:rsidR="00555762" w:rsidRPr="00913776">
                <w:rPr>
                  <w:rStyle w:val="Hyperlink"/>
                  <w:b w:val="0"/>
                  <w:bCs w:val="0"/>
                </w:rPr>
                <w:t>UC_005</w:t>
              </w:r>
              <w:r>
                <w:fldChar w:fldCharType="end"/>
              </w:r>
            </w:ins>
          </w:p>
        </w:tc>
        <w:tc>
          <w:tcPr>
            <w:tcW w:w="6948" w:type="dxa"/>
            <w:tcPrChange w:id="211" w:author="Jimmy Duggan" w:date="2015-11-11T22:42:00Z">
              <w:tcPr>
                <w:tcW w:w="4788" w:type="dxa"/>
              </w:tcPr>
            </w:tcPrChange>
          </w:tcPr>
          <w:p w14:paraId="7B55FEBA" w14:textId="2489A084" w:rsidR="00555762" w:rsidRDefault="00913776" w:rsidP="007A50E9">
            <w:pPr>
              <w:cnfStyle w:val="000000000000" w:firstRow="0" w:lastRow="0" w:firstColumn="0" w:lastColumn="0" w:oddVBand="0" w:evenVBand="0" w:oddHBand="0" w:evenHBand="0" w:firstRowFirstColumn="0" w:firstRowLastColumn="0" w:lastRowFirstColumn="0" w:lastRowLastColumn="0"/>
              <w:rPr>
                <w:ins w:id="212" w:author="Jimmy Duggan" w:date="2015-11-11T22:41:00Z"/>
              </w:rPr>
            </w:pPr>
            <w:ins w:id="213" w:author="Jimmy Duggan" w:date="2015-11-11T23:03:00Z">
              <w:r>
                <w:t>Login</w:t>
              </w:r>
            </w:ins>
          </w:p>
        </w:tc>
      </w:tr>
      <w:tr w:rsidR="00555762" w14:paraId="21791AA0" w14:textId="77777777" w:rsidTr="00555762">
        <w:trPr>
          <w:cnfStyle w:val="000000100000" w:firstRow="0" w:lastRow="0" w:firstColumn="0" w:lastColumn="0" w:oddVBand="0" w:evenVBand="0" w:oddHBand="1" w:evenHBand="0" w:firstRowFirstColumn="0" w:firstRowLastColumn="0" w:lastRowFirstColumn="0" w:lastRowLastColumn="0"/>
          <w:ins w:id="214" w:author="Jimmy Duggan" w:date="2015-11-11T22:41:00Z"/>
        </w:trPr>
        <w:tc>
          <w:tcPr>
            <w:cnfStyle w:val="001000000000" w:firstRow="0" w:lastRow="0" w:firstColumn="1" w:lastColumn="0" w:oddVBand="0" w:evenVBand="0" w:oddHBand="0" w:evenHBand="0" w:firstRowFirstColumn="0" w:firstRowLastColumn="0" w:lastRowFirstColumn="0" w:lastRowLastColumn="0"/>
            <w:tcW w:w="2628" w:type="dxa"/>
            <w:tcPrChange w:id="215" w:author="Jimmy Duggan" w:date="2015-11-11T22:42:00Z">
              <w:tcPr>
                <w:tcW w:w="4788" w:type="dxa"/>
                <w:gridSpan w:val="2"/>
              </w:tcPr>
            </w:tcPrChange>
          </w:tcPr>
          <w:p w14:paraId="5BBB360B" w14:textId="3D0BD460" w:rsidR="00555762" w:rsidRDefault="00913776" w:rsidP="007A50E9">
            <w:pPr>
              <w:cnfStyle w:val="001000100000" w:firstRow="0" w:lastRow="0" w:firstColumn="1" w:lastColumn="0" w:oddVBand="0" w:evenVBand="0" w:oddHBand="1" w:evenHBand="0" w:firstRowFirstColumn="0" w:firstRowLastColumn="0" w:lastRowFirstColumn="0" w:lastRowLastColumn="0"/>
              <w:rPr>
                <w:ins w:id="216" w:author="Jimmy Duggan" w:date="2015-11-11T22:41:00Z"/>
              </w:rPr>
            </w:pPr>
            <w:ins w:id="217" w:author="Jimmy Duggan" w:date="2015-11-11T23:00:00Z">
              <w:r>
                <w:fldChar w:fldCharType="begin"/>
              </w:r>
              <w:r>
                <w:rPr>
                  <w:b w:val="0"/>
                </w:rPr>
                <w:instrText xml:space="preserve"> HYPERLINK  \l "uc006" </w:instrText>
              </w:r>
              <w:r>
                <w:fldChar w:fldCharType="separate"/>
              </w:r>
              <w:r w:rsidR="00555762" w:rsidRPr="00913776">
                <w:rPr>
                  <w:rStyle w:val="Hyperlink"/>
                  <w:b w:val="0"/>
                  <w:bCs w:val="0"/>
                </w:rPr>
                <w:t>UC_006</w:t>
              </w:r>
              <w:r>
                <w:fldChar w:fldCharType="end"/>
              </w:r>
            </w:ins>
          </w:p>
        </w:tc>
        <w:tc>
          <w:tcPr>
            <w:tcW w:w="6948" w:type="dxa"/>
            <w:tcPrChange w:id="218" w:author="Jimmy Duggan" w:date="2015-11-11T22:42:00Z">
              <w:tcPr>
                <w:tcW w:w="4788" w:type="dxa"/>
              </w:tcPr>
            </w:tcPrChange>
          </w:tcPr>
          <w:p w14:paraId="38153AAF" w14:textId="4EDFA28C" w:rsidR="00555762" w:rsidRDefault="00913776" w:rsidP="007A50E9">
            <w:pPr>
              <w:cnfStyle w:val="000000100000" w:firstRow="0" w:lastRow="0" w:firstColumn="0" w:lastColumn="0" w:oddVBand="0" w:evenVBand="0" w:oddHBand="1" w:evenHBand="0" w:firstRowFirstColumn="0" w:firstRowLastColumn="0" w:lastRowFirstColumn="0" w:lastRowLastColumn="0"/>
              <w:rPr>
                <w:ins w:id="219" w:author="Jimmy Duggan" w:date="2015-11-11T22:41:00Z"/>
              </w:rPr>
            </w:pPr>
            <w:ins w:id="220" w:author="Jimmy Duggan" w:date="2015-11-11T23:03:00Z">
              <w:r>
                <w:t>Logout</w:t>
              </w:r>
            </w:ins>
          </w:p>
        </w:tc>
      </w:tr>
      <w:tr w:rsidR="00555762" w14:paraId="1EAA7FB4" w14:textId="77777777" w:rsidTr="00555762">
        <w:trPr>
          <w:ins w:id="221" w:author="Jimmy Duggan" w:date="2015-11-11T22:43:00Z"/>
        </w:trPr>
        <w:tc>
          <w:tcPr>
            <w:cnfStyle w:val="001000000000" w:firstRow="0" w:lastRow="0" w:firstColumn="1" w:lastColumn="0" w:oddVBand="0" w:evenVBand="0" w:oddHBand="0" w:evenHBand="0" w:firstRowFirstColumn="0" w:firstRowLastColumn="0" w:lastRowFirstColumn="0" w:lastRowLastColumn="0"/>
            <w:tcW w:w="2628" w:type="dxa"/>
          </w:tcPr>
          <w:p w14:paraId="23BC6D66" w14:textId="5B0275FB" w:rsidR="00555762" w:rsidRDefault="00913776" w:rsidP="007A50E9">
            <w:pPr>
              <w:rPr>
                <w:ins w:id="222" w:author="Jimmy Duggan" w:date="2015-11-11T22:43:00Z"/>
                <w:b w:val="0"/>
              </w:rPr>
            </w:pPr>
            <w:ins w:id="223" w:author="Jimmy Duggan" w:date="2015-11-11T23:00:00Z">
              <w:r>
                <w:fldChar w:fldCharType="begin"/>
              </w:r>
              <w:r>
                <w:rPr>
                  <w:b w:val="0"/>
                </w:rPr>
                <w:instrText xml:space="preserve"> HYPERLINK  \l "uc007" </w:instrText>
              </w:r>
              <w:r>
                <w:fldChar w:fldCharType="separate"/>
              </w:r>
              <w:r w:rsidR="00555762" w:rsidRPr="00913776">
                <w:rPr>
                  <w:rStyle w:val="Hyperlink"/>
                  <w:b w:val="0"/>
                  <w:bCs w:val="0"/>
                </w:rPr>
                <w:t>UC_007</w:t>
              </w:r>
              <w:r>
                <w:fldChar w:fldCharType="end"/>
              </w:r>
            </w:ins>
          </w:p>
        </w:tc>
        <w:tc>
          <w:tcPr>
            <w:tcW w:w="6948" w:type="dxa"/>
          </w:tcPr>
          <w:p w14:paraId="0EBDB3E1" w14:textId="093A75F5" w:rsidR="00555762" w:rsidRDefault="00913776" w:rsidP="007A50E9">
            <w:pPr>
              <w:cnfStyle w:val="000000000000" w:firstRow="0" w:lastRow="0" w:firstColumn="0" w:lastColumn="0" w:oddVBand="0" w:evenVBand="0" w:oddHBand="0" w:evenHBand="0" w:firstRowFirstColumn="0" w:firstRowLastColumn="0" w:lastRowFirstColumn="0" w:lastRowLastColumn="0"/>
              <w:rPr>
                <w:ins w:id="224" w:author="Jimmy Duggan" w:date="2015-11-11T22:43:00Z"/>
              </w:rPr>
            </w:pPr>
            <w:ins w:id="225" w:author="Jimmy Duggan" w:date="2015-11-11T23:03:00Z">
              <w:r>
                <w:t>Verify Login Credentials</w:t>
              </w:r>
            </w:ins>
          </w:p>
        </w:tc>
      </w:tr>
      <w:tr w:rsidR="00555762" w14:paraId="21B9D32D" w14:textId="77777777" w:rsidTr="00555762">
        <w:trPr>
          <w:cnfStyle w:val="000000100000" w:firstRow="0" w:lastRow="0" w:firstColumn="0" w:lastColumn="0" w:oddVBand="0" w:evenVBand="0" w:oddHBand="1" w:evenHBand="0" w:firstRowFirstColumn="0" w:firstRowLastColumn="0" w:lastRowFirstColumn="0" w:lastRowLastColumn="0"/>
          <w:ins w:id="226" w:author="Jimmy Duggan" w:date="2015-11-11T22:43:00Z"/>
        </w:trPr>
        <w:tc>
          <w:tcPr>
            <w:cnfStyle w:val="001000000000" w:firstRow="0" w:lastRow="0" w:firstColumn="1" w:lastColumn="0" w:oddVBand="0" w:evenVBand="0" w:oddHBand="0" w:evenHBand="0" w:firstRowFirstColumn="0" w:firstRowLastColumn="0" w:lastRowFirstColumn="0" w:lastRowLastColumn="0"/>
            <w:tcW w:w="2628" w:type="dxa"/>
          </w:tcPr>
          <w:p w14:paraId="0DF1E261" w14:textId="43FB5604" w:rsidR="00555762" w:rsidRDefault="00913776" w:rsidP="007A50E9">
            <w:pPr>
              <w:rPr>
                <w:ins w:id="227" w:author="Jimmy Duggan" w:date="2015-11-11T22:43:00Z"/>
                <w:b w:val="0"/>
              </w:rPr>
            </w:pPr>
            <w:ins w:id="228" w:author="Jimmy Duggan" w:date="2015-11-11T23:00:00Z">
              <w:r>
                <w:fldChar w:fldCharType="begin"/>
              </w:r>
              <w:r>
                <w:rPr>
                  <w:b w:val="0"/>
                </w:rPr>
                <w:instrText xml:space="preserve"> HYPERLINK  \l "uc008" </w:instrText>
              </w:r>
              <w:r>
                <w:fldChar w:fldCharType="separate"/>
              </w:r>
              <w:r w:rsidR="00555762" w:rsidRPr="00913776">
                <w:rPr>
                  <w:rStyle w:val="Hyperlink"/>
                  <w:b w:val="0"/>
                  <w:bCs w:val="0"/>
                </w:rPr>
                <w:t>UC_008</w:t>
              </w:r>
              <w:r>
                <w:fldChar w:fldCharType="end"/>
              </w:r>
            </w:ins>
          </w:p>
        </w:tc>
        <w:tc>
          <w:tcPr>
            <w:tcW w:w="6948" w:type="dxa"/>
          </w:tcPr>
          <w:p w14:paraId="13864961" w14:textId="625917DA" w:rsidR="00555762" w:rsidRDefault="00913776" w:rsidP="007A50E9">
            <w:pPr>
              <w:cnfStyle w:val="000000100000" w:firstRow="0" w:lastRow="0" w:firstColumn="0" w:lastColumn="0" w:oddVBand="0" w:evenVBand="0" w:oddHBand="1" w:evenHBand="0" w:firstRowFirstColumn="0" w:firstRowLastColumn="0" w:lastRowFirstColumn="0" w:lastRowLastColumn="0"/>
              <w:rPr>
                <w:ins w:id="229" w:author="Jimmy Duggan" w:date="2015-11-11T22:43:00Z"/>
              </w:rPr>
            </w:pPr>
            <w:ins w:id="230" w:author="Jimmy Duggan" w:date="2015-11-11T23:03:00Z">
              <w:r>
                <w:t>Create Account</w:t>
              </w:r>
            </w:ins>
          </w:p>
        </w:tc>
      </w:tr>
      <w:tr w:rsidR="00555762" w14:paraId="5C6EFB6B" w14:textId="77777777" w:rsidTr="00555762">
        <w:trPr>
          <w:ins w:id="231" w:author="Jimmy Duggan" w:date="2015-11-11T22:43:00Z"/>
        </w:trPr>
        <w:tc>
          <w:tcPr>
            <w:cnfStyle w:val="001000000000" w:firstRow="0" w:lastRow="0" w:firstColumn="1" w:lastColumn="0" w:oddVBand="0" w:evenVBand="0" w:oddHBand="0" w:evenHBand="0" w:firstRowFirstColumn="0" w:firstRowLastColumn="0" w:lastRowFirstColumn="0" w:lastRowLastColumn="0"/>
            <w:tcW w:w="2628" w:type="dxa"/>
          </w:tcPr>
          <w:p w14:paraId="70E71D04" w14:textId="4B98EF3C" w:rsidR="00555762" w:rsidRDefault="00913776" w:rsidP="007A50E9">
            <w:pPr>
              <w:rPr>
                <w:ins w:id="232" w:author="Jimmy Duggan" w:date="2015-11-11T22:43:00Z"/>
                <w:b w:val="0"/>
              </w:rPr>
            </w:pPr>
            <w:ins w:id="233" w:author="Jimmy Duggan" w:date="2015-11-11T23:00:00Z">
              <w:r>
                <w:fldChar w:fldCharType="begin"/>
              </w:r>
              <w:r>
                <w:rPr>
                  <w:b w:val="0"/>
                </w:rPr>
                <w:instrText xml:space="preserve"> HYPERLINK  \l "uc009" </w:instrText>
              </w:r>
              <w:r>
                <w:fldChar w:fldCharType="separate"/>
              </w:r>
              <w:r w:rsidR="00555762" w:rsidRPr="00913776">
                <w:rPr>
                  <w:rStyle w:val="Hyperlink"/>
                  <w:b w:val="0"/>
                  <w:bCs w:val="0"/>
                </w:rPr>
                <w:t>UC_009</w:t>
              </w:r>
              <w:r>
                <w:fldChar w:fldCharType="end"/>
              </w:r>
            </w:ins>
          </w:p>
        </w:tc>
        <w:tc>
          <w:tcPr>
            <w:tcW w:w="6948" w:type="dxa"/>
          </w:tcPr>
          <w:p w14:paraId="6D512114" w14:textId="22CBE4AA" w:rsidR="00555762" w:rsidRDefault="00913776" w:rsidP="007A50E9">
            <w:pPr>
              <w:cnfStyle w:val="000000000000" w:firstRow="0" w:lastRow="0" w:firstColumn="0" w:lastColumn="0" w:oddVBand="0" w:evenVBand="0" w:oddHBand="0" w:evenHBand="0" w:firstRowFirstColumn="0" w:firstRowLastColumn="0" w:lastRowFirstColumn="0" w:lastRowLastColumn="0"/>
              <w:rPr>
                <w:ins w:id="234" w:author="Jimmy Duggan" w:date="2015-11-11T22:43:00Z"/>
              </w:rPr>
            </w:pPr>
            <w:ins w:id="235" w:author="Jimmy Duggan" w:date="2015-11-11T23:04:00Z">
              <w:r>
                <w:t>Edit Account</w:t>
              </w:r>
            </w:ins>
          </w:p>
        </w:tc>
      </w:tr>
      <w:tr w:rsidR="00555762" w14:paraId="5097F0FF" w14:textId="77777777" w:rsidTr="00555762">
        <w:trPr>
          <w:cnfStyle w:val="000000100000" w:firstRow="0" w:lastRow="0" w:firstColumn="0" w:lastColumn="0" w:oddVBand="0" w:evenVBand="0" w:oddHBand="1" w:evenHBand="0" w:firstRowFirstColumn="0" w:firstRowLastColumn="0" w:lastRowFirstColumn="0" w:lastRowLastColumn="0"/>
          <w:ins w:id="236" w:author="Jimmy Duggan" w:date="2015-11-11T22:43:00Z"/>
        </w:trPr>
        <w:tc>
          <w:tcPr>
            <w:cnfStyle w:val="001000000000" w:firstRow="0" w:lastRow="0" w:firstColumn="1" w:lastColumn="0" w:oddVBand="0" w:evenVBand="0" w:oddHBand="0" w:evenHBand="0" w:firstRowFirstColumn="0" w:firstRowLastColumn="0" w:lastRowFirstColumn="0" w:lastRowLastColumn="0"/>
            <w:tcW w:w="2628" w:type="dxa"/>
          </w:tcPr>
          <w:p w14:paraId="28B01B27" w14:textId="44DA704C" w:rsidR="00555762" w:rsidRDefault="00913776" w:rsidP="007A50E9">
            <w:pPr>
              <w:rPr>
                <w:ins w:id="237" w:author="Jimmy Duggan" w:date="2015-11-11T22:43:00Z"/>
                <w:b w:val="0"/>
              </w:rPr>
            </w:pPr>
            <w:ins w:id="238" w:author="Jimmy Duggan" w:date="2015-11-11T23:00:00Z">
              <w:r>
                <w:fldChar w:fldCharType="begin"/>
              </w:r>
              <w:r>
                <w:rPr>
                  <w:b w:val="0"/>
                </w:rPr>
                <w:instrText xml:space="preserve"> HYPERLINK  \l "uc010" </w:instrText>
              </w:r>
              <w:r>
                <w:fldChar w:fldCharType="separate"/>
              </w:r>
              <w:r w:rsidR="00555762" w:rsidRPr="00913776">
                <w:rPr>
                  <w:rStyle w:val="Hyperlink"/>
                  <w:b w:val="0"/>
                  <w:bCs w:val="0"/>
                </w:rPr>
                <w:t>UC_010</w:t>
              </w:r>
              <w:r>
                <w:fldChar w:fldCharType="end"/>
              </w:r>
            </w:ins>
          </w:p>
        </w:tc>
        <w:tc>
          <w:tcPr>
            <w:tcW w:w="6948" w:type="dxa"/>
          </w:tcPr>
          <w:p w14:paraId="070E747F" w14:textId="03100B21" w:rsidR="00555762" w:rsidRDefault="00913776" w:rsidP="007A50E9">
            <w:pPr>
              <w:cnfStyle w:val="000000100000" w:firstRow="0" w:lastRow="0" w:firstColumn="0" w:lastColumn="0" w:oddVBand="0" w:evenVBand="0" w:oddHBand="1" w:evenHBand="0" w:firstRowFirstColumn="0" w:firstRowLastColumn="0" w:lastRowFirstColumn="0" w:lastRowLastColumn="0"/>
              <w:rPr>
                <w:ins w:id="239" w:author="Jimmy Duggan" w:date="2015-11-11T22:43:00Z"/>
              </w:rPr>
            </w:pPr>
            <w:ins w:id="240" w:author="Jimmy Duggan" w:date="2015-11-11T23:04:00Z">
              <w:r>
                <w:t>Delete Account</w:t>
              </w:r>
            </w:ins>
          </w:p>
        </w:tc>
      </w:tr>
      <w:tr w:rsidR="00555762" w14:paraId="3766F0C9" w14:textId="77777777" w:rsidTr="00555762">
        <w:trPr>
          <w:ins w:id="241" w:author="Jimmy Duggan" w:date="2015-11-11T22:43:00Z"/>
        </w:trPr>
        <w:tc>
          <w:tcPr>
            <w:cnfStyle w:val="001000000000" w:firstRow="0" w:lastRow="0" w:firstColumn="1" w:lastColumn="0" w:oddVBand="0" w:evenVBand="0" w:oddHBand="0" w:evenHBand="0" w:firstRowFirstColumn="0" w:firstRowLastColumn="0" w:lastRowFirstColumn="0" w:lastRowLastColumn="0"/>
            <w:tcW w:w="2628" w:type="dxa"/>
          </w:tcPr>
          <w:p w14:paraId="70053DB3" w14:textId="50C2F041" w:rsidR="00555762" w:rsidRDefault="00913776" w:rsidP="007A50E9">
            <w:pPr>
              <w:rPr>
                <w:ins w:id="242" w:author="Jimmy Duggan" w:date="2015-11-11T22:43:00Z"/>
                <w:b w:val="0"/>
              </w:rPr>
            </w:pPr>
            <w:ins w:id="243" w:author="Jimmy Duggan" w:date="2015-11-11T23:00:00Z">
              <w:r>
                <w:fldChar w:fldCharType="begin"/>
              </w:r>
              <w:r>
                <w:rPr>
                  <w:b w:val="0"/>
                </w:rPr>
                <w:instrText xml:space="preserve"> HYPERLINK  \l "uc011" </w:instrText>
              </w:r>
              <w:r>
                <w:fldChar w:fldCharType="separate"/>
              </w:r>
              <w:r w:rsidR="00555762" w:rsidRPr="00913776">
                <w:rPr>
                  <w:rStyle w:val="Hyperlink"/>
                  <w:b w:val="0"/>
                  <w:bCs w:val="0"/>
                </w:rPr>
                <w:t>UC_011</w:t>
              </w:r>
              <w:r>
                <w:fldChar w:fldCharType="end"/>
              </w:r>
            </w:ins>
          </w:p>
        </w:tc>
        <w:tc>
          <w:tcPr>
            <w:tcW w:w="6948" w:type="dxa"/>
          </w:tcPr>
          <w:p w14:paraId="141CFEC8" w14:textId="19879B66" w:rsidR="00555762" w:rsidRDefault="00913776" w:rsidP="007A50E9">
            <w:pPr>
              <w:cnfStyle w:val="000000000000" w:firstRow="0" w:lastRow="0" w:firstColumn="0" w:lastColumn="0" w:oddVBand="0" w:evenVBand="0" w:oddHBand="0" w:evenHBand="0" w:firstRowFirstColumn="0" w:firstRowLastColumn="0" w:lastRowFirstColumn="0" w:lastRowLastColumn="0"/>
              <w:rPr>
                <w:ins w:id="244" w:author="Jimmy Duggan" w:date="2015-11-11T22:43:00Z"/>
              </w:rPr>
            </w:pPr>
            <w:ins w:id="245" w:author="Jimmy Duggan" w:date="2015-11-11T23:04:00Z">
              <w:r>
                <w:t>Approve Account</w:t>
              </w:r>
            </w:ins>
          </w:p>
        </w:tc>
      </w:tr>
      <w:tr w:rsidR="00555762" w14:paraId="62D8DA76" w14:textId="77777777" w:rsidTr="00555762">
        <w:trPr>
          <w:cnfStyle w:val="000000100000" w:firstRow="0" w:lastRow="0" w:firstColumn="0" w:lastColumn="0" w:oddVBand="0" w:evenVBand="0" w:oddHBand="1" w:evenHBand="0" w:firstRowFirstColumn="0" w:firstRowLastColumn="0" w:lastRowFirstColumn="0" w:lastRowLastColumn="0"/>
          <w:ins w:id="246" w:author="Jimmy Duggan" w:date="2015-11-11T22:43:00Z"/>
        </w:trPr>
        <w:tc>
          <w:tcPr>
            <w:cnfStyle w:val="001000000000" w:firstRow="0" w:lastRow="0" w:firstColumn="1" w:lastColumn="0" w:oddVBand="0" w:evenVBand="0" w:oddHBand="0" w:evenHBand="0" w:firstRowFirstColumn="0" w:firstRowLastColumn="0" w:lastRowFirstColumn="0" w:lastRowLastColumn="0"/>
            <w:tcW w:w="2628" w:type="dxa"/>
          </w:tcPr>
          <w:p w14:paraId="4702E29E" w14:textId="43C79165" w:rsidR="00555762" w:rsidRDefault="00913776" w:rsidP="007A50E9">
            <w:pPr>
              <w:rPr>
                <w:ins w:id="247" w:author="Jimmy Duggan" w:date="2015-11-11T22:43:00Z"/>
                <w:b w:val="0"/>
              </w:rPr>
            </w:pPr>
            <w:ins w:id="248" w:author="Jimmy Duggan" w:date="2015-11-11T23:00:00Z">
              <w:r>
                <w:fldChar w:fldCharType="begin"/>
              </w:r>
              <w:r>
                <w:rPr>
                  <w:b w:val="0"/>
                </w:rPr>
                <w:instrText xml:space="preserve"> HYPERLINK  \l "uc012" </w:instrText>
              </w:r>
              <w:r>
                <w:fldChar w:fldCharType="separate"/>
              </w:r>
              <w:r w:rsidR="00555762" w:rsidRPr="00913776">
                <w:rPr>
                  <w:rStyle w:val="Hyperlink"/>
                  <w:b w:val="0"/>
                  <w:bCs w:val="0"/>
                </w:rPr>
                <w:t>UC_012</w:t>
              </w:r>
              <w:r>
                <w:fldChar w:fldCharType="end"/>
              </w:r>
            </w:ins>
          </w:p>
        </w:tc>
        <w:tc>
          <w:tcPr>
            <w:tcW w:w="6948" w:type="dxa"/>
          </w:tcPr>
          <w:p w14:paraId="54BC9CD1" w14:textId="02616A8F" w:rsidR="00555762" w:rsidRDefault="00913776" w:rsidP="007A50E9">
            <w:pPr>
              <w:cnfStyle w:val="000000100000" w:firstRow="0" w:lastRow="0" w:firstColumn="0" w:lastColumn="0" w:oddVBand="0" w:evenVBand="0" w:oddHBand="1" w:evenHBand="0" w:firstRowFirstColumn="0" w:firstRowLastColumn="0" w:lastRowFirstColumn="0" w:lastRowLastColumn="0"/>
              <w:rPr>
                <w:ins w:id="249" w:author="Jimmy Duggan" w:date="2015-11-11T22:43:00Z"/>
              </w:rPr>
            </w:pPr>
            <w:ins w:id="250" w:author="Jimmy Duggan" w:date="2015-11-11T23:04:00Z">
              <w:r>
                <w:t>Create Experiment</w:t>
              </w:r>
            </w:ins>
          </w:p>
        </w:tc>
      </w:tr>
      <w:tr w:rsidR="00555762" w14:paraId="2A41D9BB" w14:textId="77777777" w:rsidTr="00555762">
        <w:trPr>
          <w:ins w:id="251" w:author="Jimmy Duggan" w:date="2015-11-11T22:43:00Z"/>
        </w:trPr>
        <w:tc>
          <w:tcPr>
            <w:cnfStyle w:val="001000000000" w:firstRow="0" w:lastRow="0" w:firstColumn="1" w:lastColumn="0" w:oddVBand="0" w:evenVBand="0" w:oddHBand="0" w:evenHBand="0" w:firstRowFirstColumn="0" w:firstRowLastColumn="0" w:lastRowFirstColumn="0" w:lastRowLastColumn="0"/>
            <w:tcW w:w="2628" w:type="dxa"/>
          </w:tcPr>
          <w:p w14:paraId="3441C738" w14:textId="09C6881A" w:rsidR="00555762" w:rsidRDefault="00913776" w:rsidP="007A50E9">
            <w:pPr>
              <w:rPr>
                <w:ins w:id="252" w:author="Jimmy Duggan" w:date="2015-11-11T22:43:00Z"/>
                <w:b w:val="0"/>
              </w:rPr>
            </w:pPr>
            <w:ins w:id="253" w:author="Jimmy Duggan" w:date="2015-11-11T23:01:00Z">
              <w:r>
                <w:fldChar w:fldCharType="begin"/>
              </w:r>
              <w:r>
                <w:rPr>
                  <w:b w:val="0"/>
                </w:rPr>
                <w:instrText xml:space="preserve"> HYPERLINK  \l "uc013" </w:instrText>
              </w:r>
              <w:r>
                <w:fldChar w:fldCharType="separate"/>
              </w:r>
              <w:r w:rsidR="00555762" w:rsidRPr="00913776">
                <w:rPr>
                  <w:rStyle w:val="Hyperlink"/>
                  <w:b w:val="0"/>
                  <w:bCs w:val="0"/>
                </w:rPr>
                <w:t>UC_013</w:t>
              </w:r>
              <w:r>
                <w:fldChar w:fldCharType="end"/>
              </w:r>
            </w:ins>
          </w:p>
        </w:tc>
        <w:tc>
          <w:tcPr>
            <w:tcW w:w="6948" w:type="dxa"/>
          </w:tcPr>
          <w:p w14:paraId="5A848DD4" w14:textId="6E41938A" w:rsidR="00555762" w:rsidRDefault="00913776" w:rsidP="007A50E9">
            <w:pPr>
              <w:cnfStyle w:val="000000000000" w:firstRow="0" w:lastRow="0" w:firstColumn="0" w:lastColumn="0" w:oddVBand="0" w:evenVBand="0" w:oddHBand="0" w:evenHBand="0" w:firstRowFirstColumn="0" w:firstRowLastColumn="0" w:lastRowFirstColumn="0" w:lastRowLastColumn="0"/>
              <w:rPr>
                <w:ins w:id="254" w:author="Jimmy Duggan" w:date="2015-11-11T22:43:00Z"/>
              </w:rPr>
            </w:pPr>
            <w:ins w:id="255" w:author="Jimmy Duggan" w:date="2015-11-11T23:04:00Z">
              <w:r>
                <w:t>View Experiment</w:t>
              </w:r>
            </w:ins>
          </w:p>
        </w:tc>
      </w:tr>
      <w:tr w:rsidR="00555762" w14:paraId="1A0E5FF3" w14:textId="77777777" w:rsidTr="00555762">
        <w:trPr>
          <w:cnfStyle w:val="000000100000" w:firstRow="0" w:lastRow="0" w:firstColumn="0" w:lastColumn="0" w:oddVBand="0" w:evenVBand="0" w:oddHBand="1" w:evenHBand="0" w:firstRowFirstColumn="0" w:firstRowLastColumn="0" w:lastRowFirstColumn="0" w:lastRowLastColumn="0"/>
          <w:ins w:id="256" w:author="Jimmy Duggan" w:date="2015-11-11T22:43:00Z"/>
        </w:trPr>
        <w:tc>
          <w:tcPr>
            <w:cnfStyle w:val="001000000000" w:firstRow="0" w:lastRow="0" w:firstColumn="1" w:lastColumn="0" w:oddVBand="0" w:evenVBand="0" w:oddHBand="0" w:evenHBand="0" w:firstRowFirstColumn="0" w:firstRowLastColumn="0" w:lastRowFirstColumn="0" w:lastRowLastColumn="0"/>
            <w:tcW w:w="2628" w:type="dxa"/>
          </w:tcPr>
          <w:p w14:paraId="3B4A9AFF" w14:textId="50FC90AE" w:rsidR="00555762" w:rsidRDefault="00913776" w:rsidP="007A50E9">
            <w:pPr>
              <w:rPr>
                <w:ins w:id="257" w:author="Jimmy Duggan" w:date="2015-11-11T22:43:00Z"/>
                <w:b w:val="0"/>
              </w:rPr>
            </w:pPr>
            <w:ins w:id="258" w:author="Jimmy Duggan" w:date="2015-11-11T23:01:00Z">
              <w:r>
                <w:fldChar w:fldCharType="begin"/>
              </w:r>
              <w:r>
                <w:rPr>
                  <w:b w:val="0"/>
                </w:rPr>
                <w:instrText xml:space="preserve"> HYPERLINK  \l "uc014" </w:instrText>
              </w:r>
              <w:r>
                <w:fldChar w:fldCharType="separate"/>
              </w:r>
              <w:r w:rsidR="00555762" w:rsidRPr="00913776">
                <w:rPr>
                  <w:rStyle w:val="Hyperlink"/>
                  <w:b w:val="0"/>
                  <w:bCs w:val="0"/>
                </w:rPr>
                <w:t>UC_014</w:t>
              </w:r>
              <w:r>
                <w:fldChar w:fldCharType="end"/>
              </w:r>
            </w:ins>
          </w:p>
        </w:tc>
        <w:tc>
          <w:tcPr>
            <w:tcW w:w="6948" w:type="dxa"/>
          </w:tcPr>
          <w:p w14:paraId="38290E17" w14:textId="64C5F9B0" w:rsidR="00555762" w:rsidRDefault="00913776" w:rsidP="007A50E9">
            <w:pPr>
              <w:cnfStyle w:val="000000100000" w:firstRow="0" w:lastRow="0" w:firstColumn="0" w:lastColumn="0" w:oddVBand="0" w:evenVBand="0" w:oddHBand="1" w:evenHBand="0" w:firstRowFirstColumn="0" w:firstRowLastColumn="0" w:lastRowFirstColumn="0" w:lastRowLastColumn="0"/>
              <w:rPr>
                <w:ins w:id="259" w:author="Jimmy Duggan" w:date="2015-11-11T22:43:00Z"/>
              </w:rPr>
            </w:pPr>
            <w:ins w:id="260" w:author="Jimmy Duggan" w:date="2015-11-11T23:04:00Z">
              <w:r>
                <w:t>Delete Experiment</w:t>
              </w:r>
            </w:ins>
          </w:p>
        </w:tc>
      </w:tr>
      <w:tr w:rsidR="00555762" w14:paraId="7970D07E" w14:textId="77777777" w:rsidTr="00555762">
        <w:trPr>
          <w:ins w:id="261" w:author="Jimmy Duggan" w:date="2015-11-11T22:43:00Z"/>
        </w:trPr>
        <w:tc>
          <w:tcPr>
            <w:cnfStyle w:val="001000000000" w:firstRow="0" w:lastRow="0" w:firstColumn="1" w:lastColumn="0" w:oddVBand="0" w:evenVBand="0" w:oddHBand="0" w:evenHBand="0" w:firstRowFirstColumn="0" w:firstRowLastColumn="0" w:lastRowFirstColumn="0" w:lastRowLastColumn="0"/>
            <w:tcW w:w="2628" w:type="dxa"/>
          </w:tcPr>
          <w:p w14:paraId="3483ADB7" w14:textId="10164928" w:rsidR="00555762" w:rsidRDefault="00913776" w:rsidP="007A50E9">
            <w:pPr>
              <w:rPr>
                <w:ins w:id="262" w:author="Jimmy Duggan" w:date="2015-11-11T22:43:00Z"/>
                <w:b w:val="0"/>
              </w:rPr>
            </w:pPr>
            <w:ins w:id="263" w:author="Jimmy Duggan" w:date="2015-11-11T23:01:00Z">
              <w:r>
                <w:fldChar w:fldCharType="begin"/>
              </w:r>
              <w:r>
                <w:rPr>
                  <w:b w:val="0"/>
                </w:rPr>
                <w:instrText xml:space="preserve"> HYPERLINK  \l "uc015" </w:instrText>
              </w:r>
              <w:r>
                <w:fldChar w:fldCharType="separate"/>
              </w:r>
              <w:r w:rsidR="00555762" w:rsidRPr="00913776">
                <w:rPr>
                  <w:rStyle w:val="Hyperlink"/>
                  <w:b w:val="0"/>
                  <w:bCs w:val="0"/>
                </w:rPr>
                <w:t>UC_015</w:t>
              </w:r>
              <w:r>
                <w:fldChar w:fldCharType="end"/>
              </w:r>
            </w:ins>
          </w:p>
        </w:tc>
        <w:tc>
          <w:tcPr>
            <w:tcW w:w="6948" w:type="dxa"/>
          </w:tcPr>
          <w:p w14:paraId="3AAC276A" w14:textId="1A08BC91" w:rsidR="00555762" w:rsidRDefault="00913776" w:rsidP="007A50E9">
            <w:pPr>
              <w:cnfStyle w:val="000000000000" w:firstRow="0" w:lastRow="0" w:firstColumn="0" w:lastColumn="0" w:oddVBand="0" w:evenVBand="0" w:oddHBand="0" w:evenHBand="0" w:firstRowFirstColumn="0" w:firstRowLastColumn="0" w:lastRowFirstColumn="0" w:lastRowLastColumn="0"/>
              <w:rPr>
                <w:ins w:id="264" w:author="Jimmy Duggan" w:date="2015-11-11T22:43:00Z"/>
              </w:rPr>
            </w:pPr>
            <w:ins w:id="265" w:author="Jimmy Duggan" w:date="2015-11-11T23:04:00Z">
              <w:r>
                <w:t>Enable User</w:t>
              </w:r>
            </w:ins>
          </w:p>
        </w:tc>
      </w:tr>
      <w:tr w:rsidR="00555762" w14:paraId="56919A70" w14:textId="77777777" w:rsidTr="00555762">
        <w:trPr>
          <w:cnfStyle w:val="000000100000" w:firstRow="0" w:lastRow="0" w:firstColumn="0" w:lastColumn="0" w:oddVBand="0" w:evenVBand="0" w:oddHBand="1" w:evenHBand="0" w:firstRowFirstColumn="0" w:firstRowLastColumn="0" w:lastRowFirstColumn="0" w:lastRowLastColumn="0"/>
          <w:ins w:id="266" w:author="Jimmy Duggan" w:date="2015-11-11T22:43:00Z"/>
        </w:trPr>
        <w:tc>
          <w:tcPr>
            <w:cnfStyle w:val="001000000000" w:firstRow="0" w:lastRow="0" w:firstColumn="1" w:lastColumn="0" w:oddVBand="0" w:evenVBand="0" w:oddHBand="0" w:evenHBand="0" w:firstRowFirstColumn="0" w:firstRowLastColumn="0" w:lastRowFirstColumn="0" w:lastRowLastColumn="0"/>
            <w:tcW w:w="2628" w:type="dxa"/>
          </w:tcPr>
          <w:p w14:paraId="77FB5A72" w14:textId="328B969B" w:rsidR="00555762" w:rsidRDefault="00913776" w:rsidP="007A50E9">
            <w:pPr>
              <w:rPr>
                <w:ins w:id="267" w:author="Jimmy Duggan" w:date="2015-11-11T22:43:00Z"/>
                <w:b w:val="0"/>
              </w:rPr>
            </w:pPr>
            <w:ins w:id="268" w:author="Jimmy Duggan" w:date="2015-11-11T23:01:00Z">
              <w:r>
                <w:fldChar w:fldCharType="begin"/>
              </w:r>
              <w:r>
                <w:rPr>
                  <w:b w:val="0"/>
                </w:rPr>
                <w:instrText xml:space="preserve"> HYPERLINK  \l "uc016" </w:instrText>
              </w:r>
              <w:r>
                <w:fldChar w:fldCharType="separate"/>
              </w:r>
              <w:r w:rsidR="00555762" w:rsidRPr="00913776">
                <w:rPr>
                  <w:rStyle w:val="Hyperlink"/>
                  <w:b w:val="0"/>
                  <w:bCs w:val="0"/>
                </w:rPr>
                <w:t>UC_016</w:t>
              </w:r>
              <w:r>
                <w:fldChar w:fldCharType="end"/>
              </w:r>
            </w:ins>
          </w:p>
        </w:tc>
        <w:tc>
          <w:tcPr>
            <w:tcW w:w="6948" w:type="dxa"/>
          </w:tcPr>
          <w:p w14:paraId="00C9BE2E" w14:textId="5C36C22B" w:rsidR="00555762" w:rsidRDefault="00913776" w:rsidP="007A50E9">
            <w:pPr>
              <w:cnfStyle w:val="000000100000" w:firstRow="0" w:lastRow="0" w:firstColumn="0" w:lastColumn="0" w:oddVBand="0" w:evenVBand="0" w:oddHBand="1" w:evenHBand="0" w:firstRowFirstColumn="0" w:firstRowLastColumn="0" w:lastRowFirstColumn="0" w:lastRowLastColumn="0"/>
              <w:rPr>
                <w:ins w:id="269" w:author="Jimmy Duggan" w:date="2015-11-11T22:43:00Z"/>
              </w:rPr>
            </w:pPr>
            <w:ins w:id="270" w:author="Jimmy Duggan" w:date="2015-11-11T23:04:00Z">
              <w:r>
                <w:t>Disable User</w:t>
              </w:r>
            </w:ins>
          </w:p>
        </w:tc>
      </w:tr>
      <w:tr w:rsidR="00555762" w14:paraId="7B998524" w14:textId="77777777" w:rsidTr="00555762">
        <w:trPr>
          <w:ins w:id="271" w:author="Jimmy Duggan" w:date="2015-11-11T22:43:00Z"/>
        </w:trPr>
        <w:tc>
          <w:tcPr>
            <w:cnfStyle w:val="001000000000" w:firstRow="0" w:lastRow="0" w:firstColumn="1" w:lastColumn="0" w:oddVBand="0" w:evenVBand="0" w:oddHBand="0" w:evenHBand="0" w:firstRowFirstColumn="0" w:firstRowLastColumn="0" w:lastRowFirstColumn="0" w:lastRowLastColumn="0"/>
            <w:tcW w:w="2628" w:type="dxa"/>
          </w:tcPr>
          <w:p w14:paraId="48FAF49D" w14:textId="105A9A7F" w:rsidR="00555762" w:rsidRDefault="00913776" w:rsidP="007A50E9">
            <w:pPr>
              <w:rPr>
                <w:ins w:id="272" w:author="Jimmy Duggan" w:date="2015-11-11T22:43:00Z"/>
                <w:b w:val="0"/>
              </w:rPr>
            </w:pPr>
            <w:ins w:id="273" w:author="Jimmy Duggan" w:date="2015-11-11T23:01:00Z">
              <w:r>
                <w:fldChar w:fldCharType="begin"/>
              </w:r>
              <w:r>
                <w:rPr>
                  <w:b w:val="0"/>
                </w:rPr>
                <w:instrText xml:space="preserve"> HYPERLINK  \l "uc017a" </w:instrText>
              </w:r>
              <w:r>
                <w:fldChar w:fldCharType="separate"/>
              </w:r>
              <w:r w:rsidR="00555762" w:rsidRPr="00913776">
                <w:rPr>
                  <w:rStyle w:val="Hyperlink"/>
                  <w:b w:val="0"/>
                  <w:bCs w:val="0"/>
                </w:rPr>
                <w:t>UC_017a</w:t>
              </w:r>
              <w:r>
                <w:fldChar w:fldCharType="end"/>
              </w:r>
            </w:ins>
          </w:p>
        </w:tc>
        <w:tc>
          <w:tcPr>
            <w:tcW w:w="6948" w:type="dxa"/>
          </w:tcPr>
          <w:p w14:paraId="5E86FCB5" w14:textId="3BC3CE01" w:rsidR="00555762" w:rsidRDefault="00913776" w:rsidP="007A50E9">
            <w:pPr>
              <w:cnfStyle w:val="000000000000" w:firstRow="0" w:lastRow="0" w:firstColumn="0" w:lastColumn="0" w:oddVBand="0" w:evenVBand="0" w:oddHBand="0" w:evenHBand="0" w:firstRowFirstColumn="0" w:firstRowLastColumn="0" w:lastRowFirstColumn="0" w:lastRowLastColumn="0"/>
              <w:rPr>
                <w:ins w:id="274" w:author="Jimmy Duggan" w:date="2015-11-11T22:43:00Z"/>
              </w:rPr>
            </w:pPr>
            <w:ins w:id="275" w:author="Jimmy Duggan" w:date="2015-11-11T23:04:00Z">
              <w:r>
                <w:t>Physician: View Patient Data</w:t>
              </w:r>
            </w:ins>
          </w:p>
        </w:tc>
      </w:tr>
      <w:tr w:rsidR="00555762" w14:paraId="5909B65A" w14:textId="77777777" w:rsidTr="00555762">
        <w:trPr>
          <w:cnfStyle w:val="000000100000" w:firstRow="0" w:lastRow="0" w:firstColumn="0" w:lastColumn="0" w:oddVBand="0" w:evenVBand="0" w:oddHBand="1" w:evenHBand="0" w:firstRowFirstColumn="0" w:firstRowLastColumn="0" w:lastRowFirstColumn="0" w:lastRowLastColumn="0"/>
          <w:ins w:id="276" w:author="Jimmy Duggan" w:date="2015-11-11T22:43:00Z"/>
        </w:trPr>
        <w:tc>
          <w:tcPr>
            <w:cnfStyle w:val="001000000000" w:firstRow="0" w:lastRow="0" w:firstColumn="1" w:lastColumn="0" w:oddVBand="0" w:evenVBand="0" w:oddHBand="0" w:evenHBand="0" w:firstRowFirstColumn="0" w:firstRowLastColumn="0" w:lastRowFirstColumn="0" w:lastRowLastColumn="0"/>
            <w:tcW w:w="2628" w:type="dxa"/>
          </w:tcPr>
          <w:p w14:paraId="4B95AAAB" w14:textId="116A373F" w:rsidR="00555762" w:rsidRDefault="00913776" w:rsidP="007A50E9">
            <w:pPr>
              <w:rPr>
                <w:ins w:id="277" w:author="Jimmy Duggan" w:date="2015-11-11T22:43:00Z"/>
                <w:b w:val="0"/>
              </w:rPr>
            </w:pPr>
            <w:ins w:id="278" w:author="Jimmy Duggan" w:date="2015-11-11T23:01:00Z">
              <w:r>
                <w:fldChar w:fldCharType="begin"/>
              </w:r>
              <w:r>
                <w:rPr>
                  <w:b w:val="0"/>
                </w:rPr>
                <w:instrText xml:space="preserve"> HYPERLINK  \l "uc017b" </w:instrText>
              </w:r>
              <w:r>
                <w:fldChar w:fldCharType="separate"/>
              </w:r>
              <w:r w:rsidR="00555762" w:rsidRPr="00913776">
                <w:rPr>
                  <w:rStyle w:val="Hyperlink"/>
                  <w:b w:val="0"/>
                  <w:bCs w:val="0"/>
                </w:rPr>
                <w:t>UC_017b</w:t>
              </w:r>
              <w:r>
                <w:fldChar w:fldCharType="end"/>
              </w:r>
            </w:ins>
          </w:p>
        </w:tc>
        <w:tc>
          <w:tcPr>
            <w:tcW w:w="6948" w:type="dxa"/>
          </w:tcPr>
          <w:p w14:paraId="47C12DE0" w14:textId="61C2C2CB" w:rsidR="00555762" w:rsidRDefault="00913776" w:rsidP="007A50E9">
            <w:pPr>
              <w:cnfStyle w:val="000000100000" w:firstRow="0" w:lastRow="0" w:firstColumn="0" w:lastColumn="0" w:oddVBand="0" w:evenVBand="0" w:oddHBand="1" w:evenHBand="0" w:firstRowFirstColumn="0" w:firstRowLastColumn="0" w:lastRowFirstColumn="0" w:lastRowLastColumn="0"/>
              <w:rPr>
                <w:ins w:id="279" w:author="Jimmy Duggan" w:date="2015-11-11T22:43:00Z"/>
              </w:rPr>
            </w:pPr>
            <w:ins w:id="280" w:author="Jimmy Duggan" w:date="2015-11-11T23:05:00Z">
              <w:r>
                <w:t>Patient: View Patient Data</w:t>
              </w:r>
            </w:ins>
          </w:p>
        </w:tc>
      </w:tr>
      <w:tr w:rsidR="00555762" w14:paraId="1FD8132A" w14:textId="77777777" w:rsidTr="00555762">
        <w:trPr>
          <w:ins w:id="281" w:author="Jimmy Duggan" w:date="2015-11-11T22:43:00Z"/>
        </w:trPr>
        <w:tc>
          <w:tcPr>
            <w:cnfStyle w:val="001000000000" w:firstRow="0" w:lastRow="0" w:firstColumn="1" w:lastColumn="0" w:oddVBand="0" w:evenVBand="0" w:oddHBand="0" w:evenHBand="0" w:firstRowFirstColumn="0" w:firstRowLastColumn="0" w:lastRowFirstColumn="0" w:lastRowLastColumn="0"/>
            <w:tcW w:w="2628" w:type="dxa"/>
          </w:tcPr>
          <w:p w14:paraId="64A57B93" w14:textId="7C5421CE" w:rsidR="00555762" w:rsidRDefault="00913776" w:rsidP="007A50E9">
            <w:pPr>
              <w:rPr>
                <w:ins w:id="282" w:author="Jimmy Duggan" w:date="2015-11-11T22:43:00Z"/>
                <w:b w:val="0"/>
              </w:rPr>
            </w:pPr>
            <w:ins w:id="283" w:author="Jimmy Duggan" w:date="2015-11-11T23:01:00Z">
              <w:r>
                <w:fldChar w:fldCharType="begin"/>
              </w:r>
              <w:r>
                <w:rPr>
                  <w:b w:val="0"/>
                </w:rPr>
                <w:instrText xml:space="preserve"> HYPERLINK  \l "uc018a" </w:instrText>
              </w:r>
              <w:r>
                <w:fldChar w:fldCharType="separate"/>
              </w:r>
              <w:r w:rsidR="00555762" w:rsidRPr="00913776">
                <w:rPr>
                  <w:rStyle w:val="Hyperlink"/>
                  <w:b w:val="0"/>
                  <w:bCs w:val="0"/>
                </w:rPr>
                <w:t>UC_018a</w:t>
              </w:r>
              <w:r>
                <w:fldChar w:fldCharType="end"/>
              </w:r>
            </w:ins>
          </w:p>
        </w:tc>
        <w:tc>
          <w:tcPr>
            <w:tcW w:w="6948" w:type="dxa"/>
          </w:tcPr>
          <w:p w14:paraId="3B82B149" w14:textId="07B7DC10" w:rsidR="00555762" w:rsidRDefault="00913776" w:rsidP="007A50E9">
            <w:pPr>
              <w:cnfStyle w:val="000000000000" w:firstRow="0" w:lastRow="0" w:firstColumn="0" w:lastColumn="0" w:oddVBand="0" w:evenVBand="0" w:oddHBand="0" w:evenHBand="0" w:firstRowFirstColumn="0" w:firstRowLastColumn="0" w:lastRowFirstColumn="0" w:lastRowLastColumn="0"/>
              <w:rPr>
                <w:ins w:id="284" w:author="Jimmy Duggan" w:date="2015-11-11T22:43:00Z"/>
              </w:rPr>
            </w:pPr>
            <w:ins w:id="285" w:author="Jimmy Duggan" w:date="2015-11-11T23:05:00Z">
              <w:r>
                <w:t>Physician: Export Patient Data</w:t>
              </w:r>
            </w:ins>
          </w:p>
        </w:tc>
      </w:tr>
      <w:tr w:rsidR="00555762" w14:paraId="1FC8050B" w14:textId="77777777" w:rsidTr="00555762">
        <w:trPr>
          <w:cnfStyle w:val="000000100000" w:firstRow="0" w:lastRow="0" w:firstColumn="0" w:lastColumn="0" w:oddVBand="0" w:evenVBand="0" w:oddHBand="1" w:evenHBand="0" w:firstRowFirstColumn="0" w:firstRowLastColumn="0" w:lastRowFirstColumn="0" w:lastRowLastColumn="0"/>
          <w:ins w:id="286" w:author="Jimmy Duggan" w:date="2015-11-11T22:43:00Z"/>
        </w:trPr>
        <w:tc>
          <w:tcPr>
            <w:cnfStyle w:val="001000000000" w:firstRow="0" w:lastRow="0" w:firstColumn="1" w:lastColumn="0" w:oddVBand="0" w:evenVBand="0" w:oddHBand="0" w:evenHBand="0" w:firstRowFirstColumn="0" w:firstRowLastColumn="0" w:lastRowFirstColumn="0" w:lastRowLastColumn="0"/>
            <w:tcW w:w="2628" w:type="dxa"/>
          </w:tcPr>
          <w:p w14:paraId="3F63FD56" w14:textId="0567DE23" w:rsidR="00555762" w:rsidRPr="00555762" w:rsidRDefault="00913776" w:rsidP="007A50E9">
            <w:pPr>
              <w:rPr>
                <w:ins w:id="287" w:author="Jimmy Duggan" w:date="2015-11-11T22:43:00Z"/>
                <w:rPrChange w:id="288" w:author="Jimmy Duggan" w:date="2015-11-11T22:44:00Z">
                  <w:rPr>
                    <w:ins w:id="289" w:author="Jimmy Duggan" w:date="2015-11-11T22:43:00Z"/>
                    <w:b w:val="0"/>
                  </w:rPr>
                </w:rPrChange>
              </w:rPr>
            </w:pPr>
            <w:ins w:id="290" w:author="Jimmy Duggan" w:date="2015-11-11T23:01:00Z">
              <w:r>
                <w:fldChar w:fldCharType="begin"/>
              </w:r>
              <w:r>
                <w:rPr>
                  <w:b w:val="0"/>
                </w:rPr>
                <w:instrText xml:space="preserve"> HYPERLINK  \l "uc018b" </w:instrText>
              </w:r>
              <w:r>
                <w:fldChar w:fldCharType="separate"/>
              </w:r>
              <w:r w:rsidR="00555762" w:rsidRPr="00913776">
                <w:rPr>
                  <w:rStyle w:val="Hyperlink"/>
                  <w:b w:val="0"/>
                  <w:bCs w:val="0"/>
                </w:rPr>
                <w:t>UC_018b</w:t>
              </w:r>
              <w:r>
                <w:fldChar w:fldCharType="end"/>
              </w:r>
            </w:ins>
          </w:p>
        </w:tc>
        <w:tc>
          <w:tcPr>
            <w:tcW w:w="6948" w:type="dxa"/>
          </w:tcPr>
          <w:p w14:paraId="79FAA63A" w14:textId="3381FE05" w:rsidR="00555762" w:rsidRDefault="00913776" w:rsidP="007A50E9">
            <w:pPr>
              <w:cnfStyle w:val="000000100000" w:firstRow="0" w:lastRow="0" w:firstColumn="0" w:lastColumn="0" w:oddVBand="0" w:evenVBand="0" w:oddHBand="1" w:evenHBand="0" w:firstRowFirstColumn="0" w:firstRowLastColumn="0" w:lastRowFirstColumn="0" w:lastRowLastColumn="0"/>
              <w:rPr>
                <w:ins w:id="291" w:author="Jimmy Duggan" w:date="2015-11-11T22:43:00Z"/>
              </w:rPr>
            </w:pPr>
            <w:ins w:id="292" w:author="Jimmy Duggan" w:date="2015-11-11T23:05:00Z">
              <w:r>
                <w:t>Patient: Export Patient Data</w:t>
              </w:r>
            </w:ins>
          </w:p>
        </w:tc>
      </w:tr>
      <w:tr w:rsidR="00555762" w14:paraId="612A0794" w14:textId="77777777" w:rsidTr="00555762">
        <w:trPr>
          <w:ins w:id="293" w:author="Jimmy Duggan" w:date="2015-11-11T22:43:00Z"/>
        </w:trPr>
        <w:tc>
          <w:tcPr>
            <w:cnfStyle w:val="001000000000" w:firstRow="0" w:lastRow="0" w:firstColumn="1" w:lastColumn="0" w:oddVBand="0" w:evenVBand="0" w:oddHBand="0" w:evenHBand="0" w:firstRowFirstColumn="0" w:firstRowLastColumn="0" w:lastRowFirstColumn="0" w:lastRowLastColumn="0"/>
            <w:tcW w:w="2628" w:type="dxa"/>
          </w:tcPr>
          <w:p w14:paraId="57764824" w14:textId="79AD4F8F" w:rsidR="00555762" w:rsidRDefault="00913776" w:rsidP="007A50E9">
            <w:pPr>
              <w:rPr>
                <w:ins w:id="294" w:author="Jimmy Duggan" w:date="2015-11-11T22:43:00Z"/>
                <w:b w:val="0"/>
              </w:rPr>
            </w:pPr>
            <w:ins w:id="295" w:author="Jimmy Duggan" w:date="2015-11-11T23:02:00Z">
              <w:r>
                <w:fldChar w:fldCharType="begin"/>
              </w:r>
              <w:r>
                <w:rPr>
                  <w:b w:val="0"/>
                </w:rPr>
                <w:instrText xml:space="preserve"> HYPERLINK  \l "uc019" </w:instrText>
              </w:r>
              <w:r>
                <w:fldChar w:fldCharType="separate"/>
              </w:r>
              <w:r w:rsidR="00555762" w:rsidRPr="00913776">
                <w:rPr>
                  <w:rStyle w:val="Hyperlink"/>
                  <w:b w:val="0"/>
                  <w:bCs w:val="0"/>
                </w:rPr>
                <w:t>UC_019</w:t>
              </w:r>
              <w:r>
                <w:fldChar w:fldCharType="end"/>
              </w:r>
            </w:ins>
          </w:p>
        </w:tc>
        <w:tc>
          <w:tcPr>
            <w:tcW w:w="6948" w:type="dxa"/>
          </w:tcPr>
          <w:p w14:paraId="6FBA826A" w14:textId="1CFAE61A" w:rsidR="00555762" w:rsidRDefault="00913776" w:rsidP="007A50E9">
            <w:pPr>
              <w:cnfStyle w:val="000000000000" w:firstRow="0" w:lastRow="0" w:firstColumn="0" w:lastColumn="0" w:oddVBand="0" w:evenVBand="0" w:oddHBand="0" w:evenHBand="0" w:firstRowFirstColumn="0" w:firstRowLastColumn="0" w:lastRowFirstColumn="0" w:lastRowLastColumn="0"/>
              <w:rPr>
                <w:ins w:id="296" w:author="Jimmy Duggan" w:date="2015-11-11T22:43:00Z"/>
              </w:rPr>
            </w:pPr>
            <w:ins w:id="297" w:author="Jimmy Duggan" w:date="2015-11-11T23:05:00Z">
              <w:r>
                <w:t>Create Patient Account</w:t>
              </w:r>
            </w:ins>
          </w:p>
        </w:tc>
      </w:tr>
      <w:tr w:rsidR="00555762" w14:paraId="69854532" w14:textId="77777777" w:rsidTr="00555762">
        <w:trPr>
          <w:cnfStyle w:val="000000100000" w:firstRow="0" w:lastRow="0" w:firstColumn="0" w:lastColumn="0" w:oddVBand="0" w:evenVBand="0" w:oddHBand="1" w:evenHBand="0" w:firstRowFirstColumn="0" w:firstRowLastColumn="0" w:lastRowFirstColumn="0" w:lastRowLastColumn="0"/>
          <w:ins w:id="298" w:author="Jimmy Duggan" w:date="2015-11-11T22:45:00Z"/>
        </w:trPr>
        <w:tc>
          <w:tcPr>
            <w:cnfStyle w:val="001000000000" w:firstRow="0" w:lastRow="0" w:firstColumn="1" w:lastColumn="0" w:oddVBand="0" w:evenVBand="0" w:oddHBand="0" w:evenHBand="0" w:firstRowFirstColumn="0" w:firstRowLastColumn="0" w:lastRowFirstColumn="0" w:lastRowLastColumn="0"/>
            <w:tcW w:w="2628" w:type="dxa"/>
          </w:tcPr>
          <w:p w14:paraId="0C2702D4" w14:textId="4C159ACC" w:rsidR="00555762" w:rsidRDefault="00913776" w:rsidP="007A50E9">
            <w:pPr>
              <w:rPr>
                <w:ins w:id="299" w:author="Jimmy Duggan" w:date="2015-11-11T22:45:00Z"/>
                <w:b w:val="0"/>
              </w:rPr>
            </w:pPr>
            <w:ins w:id="300" w:author="Jimmy Duggan" w:date="2015-11-11T23:02:00Z">
              <w:r>
                <w:fldChar w:fldCharType="begin"/>
              </w:r>
              <w:r>
                <w:rPr>
                  <w:b w:val="0"/>
                </w:rPr>
                <w:instrText xml:space="preserve"> HYPERLINK  \l "uc020" </w:instrText>
              </w:r>
              <w:r>
                <w:fldChar w:fldCharType="separate"/>
              </w:r>
              <w:r w:rsidR="00555762" w:rsidRPr="00913776">
                <w:rPr>
                  <w:rStyle w:val="Hyperlink"/>
                  <w:b w:val="0"/>
                  <w:bCs w:val="0"/>
                </w:rPr>
                <w:t>UC_020</w:t>
              </w:r>
              <w:r>
                <w:fldChar w:fldCharType="end"/>
              </w:r>
            </w:ins>
          </w:p>
        </w:tc>
        <w:tc>
          <w:tcPr>
            <w:tcW w:w="6948" w:type="dxa"/>
          </w:tcPr>
          <w:p w14:paraId="4FA434AA" w14:textId="605A3694" w:rsidR="00555762" w:rsidRDefault="00913776" w:rsidP="007A50E9">
            <w:pPr>
              <w:cnfStyle w:val="000000100000" w:firstRow="0" w:lastRow="0" w:firstColumn="0" w:lastColumn="0" w:oddVBand="0" w:evenVBand="0" w:oddHBand="1" w:evenHBand="0" w:firstRowFirstColumn="0" w:firstRowLastColumn="0" w:lastRowFirstColumn="0" w:lastRowLastColumn="0"/>
              <w:rPr>
                <w:ins w:id="301" w:author="Jimmy Duggan" w:date="2015-11-11T22:45:00Z"/>
              </w:rPr>
            </w:pPr>
            <w:ins w:id="302" w:author="Jimmy Duggan" w:date="2015-11-11T23:05:00Z">
              <w:r>
                <w:t>Delete Patient Account</w:t>
              </w:r>
            </w:ins>
          </w:p>
        </w:tc>
      </w:tr>
    </w:tbl>
    <w:p w14:paraId="1AB55F12" w14:textId="77777777" w:rsidR="00555762" w:rsidRDefault="00555762" w:rsidP="007A50E9"/>
    <w:p w14:paraId="698183DB" w14:textId="78140109" w:rsidR="00873CCE" w:rsidRDefault="00707907" w:rsidP="006228BD">
      <w:pPr>
        <w:jc w:val="center"/>
      </w:pPr>
      <w:r>
        <w:rPr>
          <w:noProof/>
        </w:rPr>
        <w:drawing>
          <wp:inline distT="0" distB="0" distL="0" distR="0" wp14:anchorId="7D865493" wp14:editId="40DFE58B">
            <wp:extent cx="4316010" cy="7448550"/>
            <wp:effectExtent l="0" t="0" r="0" b="0"/>
            <wp:docPr id="1" name="Picture 1" descr="C:\Users\jimmy.duggan\Documents\GitHub\med656\Diagrams\Use Cases\processdataappus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mmy.duggan\Documents\GitHub\med656\Diagrams\Use Cases\processdataappuseca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6010" cy="7448550"/>
                    </a:xfrm>
                    <a:prstGeom prst="rect">
                      <a:avLst/>
                    </a:prstGeom>
                    <a:noFill/>
                    <a:ln>
                      <a:noFill/>
                    </a:ln>
                  </pic:spPr>
                </pic:pic>
              </a:graphicData>
            </a:graphic>
          </wp:inline>
        </w:drawing>
      </w:r>
    </w:p>
    <w:p w14:paraId="32F44AA7" w14:textId="77777777" w:rsidR="008D3651" w:rsidRDefault="008D3651" w:rsidP="007A50E9">
      <w:pPr>
        <w:jc w:val="center"/>
      </w:pPr>
      <w:r>
        <w:t>Figure A-1: Use Case Diagram</w:t>
      </w:r>
    </w:p>
    <w:tbl>
      <w:tblPr>
        <w:tblStyle w:val="GridTable4-Accent11"/>
        <w:tblW w:w="0" w:type="auto"/>
        <w:tblLook w:val="04A0" w:firstRow="1" w:lastRow="0" w:firstColumn="1" w:lastColumn="0" w:noHBand="0" w:noVBand="1"/>
      </w:tblPr>
      <w:tblGrid>
        <w:gridCol w:w="2358"/>
        <w:gridCol w:w="2430"/>
        <w:gridCol w:w="4788"/>
      </w:tblGrid>
      <w:tr w:rsidR="00FC632D" w:rsidRPr="00FB6609" w14:paraId="28E6E31B" w14:textId="77777777" w:rsidTr="007A50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0E0A85B" w14:textId="77777777" w:rsidR="00FC632D" w:rsidRPr="007A50E9" w:rsidRDefault="00FC632D">
            <w:pPr>
              <w:rPr>
                <w:rFonts w:asciiTheme="minorHAnsi" w:hAnsiTheme="minorHAnsi"/>
              </w:rPr>
            </w:pPr>
            <w:r w:rsidRPr="007A50E9">
              <w:rPr>
                <w:rFonts w:asciiTheme="minorHAnsi" w:hAnsiTheme="minorHAnsi"/>
              </w:rPr>
              <w:t>Use Case ID</w:t>
            </w:r>
          </w:p>
        </w:tc>
        <w:tc>
          <w:tcPr>
            <w:tcW w:w="7218" w:type="dxa"/>
            <w:gridSpan w:val="2"/>
          </w:tcPr>
          <w:p w14:paraId="25A79409" w14:textId="77777777" w:rsidR="00FC632D" w:rsidRPr="007A50E9" w:rsidRDefault="00FC632D" w:rsidP="00FC632D">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03" w:name="uc001"/>
            <w:r w:rsidRPr="007A50E9">
              <w:rPr>
                <w:rFonts w:asciiTheme="minorHAnsi" w:hAnsiTheme="minorHAnsi"/>
              </w:rPr>
              <w:t>UC_001</w:t>
            </w:r>
            <w:bookmarkEnd w:id="303"/>
          </w:p>
        </w:tc>
      </w:tr>
      <w:tr w:rsidR="00FC632D" w:rsidRPr="00FB6609" w14:paraId="1F3A4903"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CA34160" w14:textId="77777777" w:rsidR="00FC632D" w:rsidRPr="007A50E9" w:rsidRDefault="00FC632D" w:rsidP="00FC632D">
            <w:pPr>
              <w:rPr>
                <w:rFonts w:asciiTheme="minorHAnsi" w:hAnsiTheme="minorHAnsi"/>
              </w:rPr>
            </w:pPr>
            <w:r w:rsidRPr="007A50E9">
              <w:rPr>
                <w:rFonts w:asciiTheme="minorHAnsi" w:hAnsiTheme="minorHAnsi"/>
              </w:rPr>
              <w:t>Use Case Name</w:t>
            </w:r>
          </w:p>
        </w:tc>
        <w:tc>
          <w:tcPr>
            <w:tcW w:w="7218" w:type="dxa"/>
            <w:gridSpan w:val="2"/>
          </w:tcPr>
          <w:p w14:paraId="5E0FCD0D" w14:textId="77777777" w:rsidR="00FC632D" w:rsidRPr="007A50E9" w:rsidRDefault="001C722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Data Files</w:t>
            </w:r>
          </w:p>
        </w:tc>
      </w:tr>
      <w:tr w:rsidR="00FC632D" w:rsidRPr="00FB6609" w14:paraId="260F80BE"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1A0FB10A" w14:textId="77777777" w:rsidR="00FC632D" w:rsidRPr="007A50E9" w:rsidRDefault="00FC632D" w:rsidP="00FC632D">
            <w:pPr>
              <w:rPr>
                <w:rFonts w:asciiTheme="minorHAnsi" w:hAnsiTheme="minorHAnsi"/>
              </w:rPr>
            </w:pPr>
            <w:r w:rsidRPr="007A50E9">
              <w:rPr>
                <w:rFonts w:asciiTheme="minorHAnsi" w:hAnsiTheme="minorHAnsi"/>
              </w:rPr>
              <w:t>Actor(s)</w:t>
            </w:r>
          </w:p>
        </w:tc>
        <w:tc>
          <w:tcPr>
            <w:tcW w:w="7218" w:type="dxa"/>
            <w:gridSpan w:val="2"/>
          </w:tcPr>
          <w:p w14:paraId="670781E8" w14:textId="77777777" w:rsidR="00FC632D" w:rsidRPr="007A50E9"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C632D" w:rsidRPr="00FB6609" w14:paraId="12935A6B"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BCABC3C" w14:textId="77777777" w:rsidR="00FC632D" w:rsidRPr="007A50E9" w:rsidRDefault="00FC632D" w:rsidP="00FC632D">
            <w:pPr>
              <w:rPr>
                <w:rFonts w:asciiTheme="minorHAnsi" w:hAnsiTheme="minorHAnsi"/>
              </w:rPr>
            </w:pPr>
            <w:r w:rsidRPr="007A50E9">
              <w:rPr>
                <w:rFonts w:asciiTheme="minorHAnsi" w:hAnsiTheme="minorHAnsi"/>
              </w:rPr>
              <w:t>Purpose</w:t>
            </w:r>
          </w:p>
        </w:tc>
        <w:tc>
          <w:tcPr>
            <w:tcW w:w="7218" w:type="dxa"/>
            <w:gridSpan w:val="2"/>
          </w:tcPr>
          <w:p w14:paraId="6BA42103" w14:textId="77777777" w:rsidR="00FC632D" w:rsidRPr="007A50E9" w:rsidRDefault="001C722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data file or files to be processed and uploaded to the database.</w:t>
            </w:r>
          </w:p>
        </w:tc>
      </w:tr>
      <w:tr w:rsidR="00FC632D" w:rsidRPr="00FB6609" w14:paraId="1FD4F3C0"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3A0064C2" w14:textId="77777777" w:rsidR="00FC632D" w:rsidRPr="007A50E9" w:rsidRDefault="00FC632D" w:rsidP="00FC632D">
            <w:pPr>
              <w:rPr>
                <w:rFonts w:asciiTheme="minorHAnsi" w:hAnsiTheme="minorHAnsi"/>
              </w:rPr>
            </w:pPr>
            <w:r w:rsidRPr="007A50E9">
              <w:rPr>
                <w:rFonts w:asciiTheme="minorHAnsi" w:hAnsiTheme="minorHAnsi"/>
              </w:rPr>
              <w:t>Overview</w:t>
            </w:r>
          </w:p>
        </w:tc>
        <w:tc>
          <w:tcPr>
            <w:tcW w:w="7218" w:type="dxa"/>
            <w:gridSpan w:val="2"/>
          </w:tcPr>
          <w:p w14:paraId="3C262E8F" w14:textId="77777777" w:rsidR="00FC632D" w:rsidRPr="007A50E9" w:rsidRDefault="00AD439B" w:rsidP="000238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sidR="001C722E">
              <w:rPr>
                <w:rFonts w:asciiTheme="minorHAnsi" w:hAnsiTheme="minorHAnsi"/>
              </w:rPr>
              <w:t xml:space="preserve"> patient</w:t>
            </w:r>
            <w:r w:rsidRPr="007A50E9">
              <w:rPr>
                <w:rFonts w:asciiTheme="minorHAnsi" w:hAnsiTheme="minorHAnsi"/>
              </w:rPr>
              <w:t xml:space="preserve"> </w:t>
            </w:r>
            <w:r w:rsidR="001C722E">
              <w:rPr>
                <w:rFonts w:asciiTheme="minorHAnsi" w:hAnsiTheme="minorHAnsi"/>
              </w:rPr>
              <w:t xml:space="preserve">needs a way to select files to be </w:t>
            </w:r>
            <w:r w:rsidRPr="007A50E9">
              <w:rPr>
                <w:rFonts w:asciiTheme="minorHAnsi" w:hAnsiTheme="minorHAnsi"/>
              </w:rPr>
              <w:t>uploaded</w:t>
            </w:r>
          </w:p>
        </w:tc>
      </w:tr>
      <w:tr w:rsidR="00FB6609" w:rsidRPr="00FB6609" w14:paraId="47280560"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797D162" w14:textId="77777777"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14:paraId="26488521" w14:textId="77777777"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41728" w:rsidRPr="00FB6609" w14:paraId="3AE95C47"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65630B2A" w14:textId="77777777" w:rsidR="00F41728" w:rsidRPr="007A50E9" w:rsidRDefault="00F41728" w:rsidP="00F41728">
            <w:pPr>
              <w:rPr>
                <w:rFonts w:asciiTheme="minorHAnsi" w:hAnsiTheme="minorHAnsi"/>
              </w:rPr>
            </w:pPr>
            <w:r w:rsidRPr="007A50E9">
              <w:rPr>
                <w:rFonts w:asciiTheme="minorHAnsi" w:hAnsiTheme="minorHAnsi"/>
              </w:rPr>
              <w:t>Pre-conditions</w:t>
            </w:r>
          </w:p>
        </w:tc>
        <w:tc>
          <w:tcPr>
            <w:tcW w:w="7218" w:type="dxa"/>
            <w:gridSpan w:val="2"/>
          </w:tcPr>
          <w:p w14:paraId="23B03B8D" w14:textId="77777777" w:rsidR="00F41728" w:rsidRPr="007A50E9" w:rsidRDefault="00F41728" w:rsidP="000238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sidR="001C722E">
              <w:rPr>
                <w:rFonts w:asciiTheme="minorHAnsi" w:hAnsiTheme="minorHAnsi"/>
              </w:rPr>
              <w:t>patient</w:t>
            </w:r>
            <w:r w:rsidR="001C722E" w:rsidRPr="00AD2C1D">
              <w:rPr>
                <w:rFonts w:asciiTheme="minorHAnsi" w:hAnsiTheme="minorHAnsi"/>
              </w:rPr>
              <w:t xml:space="preserve"> </w:t>
            </w:r>
            <w:r w:rsidRPr="00AD2C1D">
              <w:rPr>
                <w:rFonts w:asciiTheme="minorHAnsi" w:hAnsiTheme="minorHAnsi"/>
              </w:rPr>
              <w:t>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w:t>
            </w:r>
          </w:p>
        </w:tc>
      </w:tr>
      <w:tr w:rsidR="00952DE8" w:rsidRPr="00FB6609" w14:paraId="28F589DE"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585D148" w14:textId="77777777" w:rsidR="00952DE8" w:rsidRPr="007A50E9" w:rsidRDefault="00952DE8" w:rsidP="00FC632D">
            <w:pPr>
              <w:rPr>
                <w:rFonts w:asciiTheme="minorHAnsi" w:hAnsiTheme="minorHAnsi"/>
              </w:rPr>
            </w:pPr>
            <w:r w:rsidRPr="007A50E9">
              <w:rPr>
                <w:rFonts w:asciiTheme="minorHAnsi" w:hAnsiTheme="minorHAnsi"/>
              </w:rPr>
              <w:t>Post-conditions</w:t>
            </w:r>
          </w:p>
        </w:tc>
        <w:tc>
          <w:tcPr>
            <w:tcW w:w="7218" w:type="dxa"/>
            <w:gridSpan w:val="2"/>
          </w:tcPr>
          <w:p w14:paraId="19BA878F" w14:textId="77777777" w:rsidR="00952DE8" w:rsidRDefault="00952DE8"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The files have been selected for processing.</w:t>
            </w:r>
          </w:p>
          <w:p w14:paraId="23EF289B" w14:textId="77777777"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files are available for processing.</w:t>
            </w:r>
          </w:p>
        </w:tc>
      </w:tr>
      <w:tr w:rsidR="00952DE8" w:rsidRPr="00FB6609" w14:paraId="76314763" w14:textId="77777777" w:rsidTr="007A50E9">
        <w:tc>
          <w:tcPr>
            <w:cnfStyle w:val="001000000000" w:firstRow="0" w:lastRow="0" w:firstColumn="1" w:lastColumn="0" w:oddVBand="0" w:evenVBand="0" w:oddHBand="0" w:evenHBand="0" w:firstRowFirstColumn="0" w:firstRowLastColumn="0" w:lastRowFirstColumn="0" w:lastRowLastColumn="0"/>
            <w:tcW w:w="9576" w:type="dxa"/>
            <w:gridSpan w:val="3"/>
          </w:tcPr>
          <w:p w14:paraId="6EB6CF08" w14:textId="77777777" w:rsidR="00952DE8" w:rsidRPr="007A50E9" w:rsidRDefault="00952DE8" w:rsidP="00FC632D">
            <w:pPr>
              <w:rPr>
                <w:rFonts w:asciiTheme="minorHAnsi" w:hAnsiTheme="minorHAnsi"/>
              </w:rPr>
            </w:pPr>
            <w:r w:rsidRPr="007A50E9">
              <w:rPr>
                <w:rFonts w:asciiTheme="minorHAnsi" w:hAnsiTheme="minorHAnsi"/>
              </w:rPr>
              <w:t>Course of Events</w:t>
            </w:r>
          </w:p>
        </w:tc>
      </w:tr>
      <w:tr w:rsidR="00952DE8" w:rsidRPr="00FB6609" w14:paraId="5C0EF0C6"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5B8C86F1" w14:textId="77777777" w:rsidR="00952DE8" w:rsidRPr="007A50E9" w:rsidRDefault="00952DE8" w:rsidP="00FC632D">
            <w:pPr>
              <w:rPr>
                <w:rFonts w:asciiTheme="minorHAnsi" w:hAnsiTheme="minorHAnsi"/>
              </w:rPr>
            </w:pPr>
            <w:r w:rsidRPr="007A50E9">
              <w:rPr>
                <w:rFonts w:asciiTheme="minorHAnsi" w:hAnsiTheme="minorHAnsi"/>
              </w:rPr>
              <w:t>Actor Actions</w:t>
            </w:r>
          </w:p>
        </w:tc>
        <w:tc>
          <w:tcPr>
            <w:tcW w:w="4788" w:type="dxa"/>
          </w:tcPr>
          <w:p w14:paraId="3921ADA2" w14:textId="77777777" w:rsidR="00952DE8" w:rsidRPr="007A50E9" w:rsidRDefault="00952DE8"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952DE8" w:rsidRPr="00FB6609" w14:paraId="65F41BED" w14:textId="77777777" w:rsidTr="007A50E9">
        <w:tc>
          <w:tcPr>
            <w:cnfStyle w:val="001000000000" w:firstRow="0" w:lastRow="0" w:firstColumn="1" w:lastColumn="0" w:oddVBand="0" w:evenVBand="0" w:oddHBand="0" w:evenHBand="0" w:firstRowFirstColumn="0" w:firstRowLastColumn="0" w:lastRowFirstColumn="0" w:lastRowLastColumn="0"/>
            <w:tcW w:w="4788" w:type="dxa"/>
            <w:gridSpan w:val="2"/>
          </w:tcPr>
          <w:p w14:paraId="4437BC5D" w14:textId="77777777" w:rsidR="00952DE8" w:rsidRPr="007A50E9" w:rsidRDefault="00952DE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navigates to the directory of files they wish to process</w:t>
            </w:r>
          </w:p>
        </w:tc>
        <w:tc>
          <w:tcPr>
            <w:tcW w:w="4788" w:type="dxa"/>
          </w:tcPr>
          <w:p w14:paraId="29420CDC" w14:textId="77777777" w:rsidR="00952DE8" w:rsidRPr="007A50E9" w:rsidRDefault="00952DE8"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1C722E" w:rsidRPr="00FB6609" w14:paraId="6278E826"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60E0424A" w14:textId="77777777" w:rsidR="001C722E" w:rsidRPr="007A50E9" w:rsidRDefault="001C722E" w:rsidP="00FC632D">
            <w:pPr>
              <w:rPr>
                <w:rFonts w:asciiTheme="minorHAnsi" w:hAnsiTheme="minorHAnsi"/>
              </w:rPr>
            </w:pPr>
            <w:r>
              <w:rPr>
                <w:rFonts w:asciiTheme="minorHAnsi" w:hAnsiTheme="minorHAnsi"/>
              </w:rPr>
              <w:t>2. Patient selects all files they wish to upload.</w:t>
            </w:r>
          </w:p>
        </w:tc>
        <w:tc>
          <w:tcPr>
            <w:tcW w:w="4788" w:type="dxa"/>
          </w:tcPr>
          <w:p w14:paraId="165C0001" w14:textId="77777777" w:rsidR="001C722E" w:rsidRPr="007A50E9" w:rsidRDefault="001C722E" w:rsidP="00FC632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952DE8" w:rsidRPr="00FB6609" w14:paraId="42DE4B87" w14:textId="77777777" w:rsidTr="007A50E9">
        <w:tc>
          <w:tcPr>
            <w:cnfStyle w:val="001000000000" w:firstRow="0" w:lastRow="0" w:firstColumn="1" w:lastColumn="0" w:oddVBand="0" w:evenVBand="0" w:oddHBand="0" w:evenHBand="0" w:firstRowFirstColumn="0" w:firstRowLastColumn="0" w:lastRowFirstColumn="0" w:lastRowLastColumn="0"/>
            <w:tcW w:w="4788" w:type="dxa"/>
            <w:gridSpan w:val="2"/>
          </w:tcPr>
          <w:p w14:paraId="536EE613" w14:textId="77777777" w:rsidR="00952DE8" w:rsidRPr="007A50E9" w:rsidRDefault="00952DE8" w:rsidP="00FC632D">
            <w:pPr>
              <w:rPr>
                <w:rFonts w:asciiTheme="minorHAnsi" w:hAnsiTheme="minorHAnsi"/>
              </w:rPr>
            </w:pPr>
          </w:p>
        </w:tc>
        <w:tc>
          <w:tcPr>
            <w:tcW w:w="4788" w:type="dxa"/>
          </w:tcPr>
          <w:p w14:paraId="607D52CC" w14:textId="77777777" w:rsidR="00952DE8" w:rsidRPr="007A50E9" w:rsidRDefault="00952DE8" w:rsidP="00FC632D">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2. The system loads the files.</w:t>
            </w:r>
          </w:p>
        </w:tc>
      </w:tr>
    </w:tbl>
    <w:p w14:paraId="650457B4" w14:textId="77777777" w:rsidR="00144EFF" w:rsidRDefault="00144EFF" w:rsidP="007A50E9"/>
    <w:tbl>
      <w:tblPr>
        <w:tblStyle w:val="GridTable4-Accent11"/>
        <w:tblW w:w="0" w:type="auto"/>
        <w:tblLook w:val="04A0" w:firstRow="1" w:lastRow="0" w:firstColumn="1" w:lastColumn="0" w:noHBand="0" w:noVBand="1"/>
      </w:tblPr>
      <w:tblGrid>
        <w:gridCol w:w="2358"/>
        <w:gridCol w:w="7218"/>
      </w:tblGrid>
      <w:tr w:rsidR="00DA7793" w:rsidRPr="00FB6609" w14:paraId="1445695C" w14:textId="77777777" w:rsidTr="00DA7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2A5702D" w14:textId="77777777" w:rsidR="00DA7793" w:rsidRPr="007A50E9" w:rsidRDefault="00DA7793" w:rsidP="00CB4CC6">
            <w:pPr>
              <w:rPr>
                <w:rFonts w:asciiTheme="minorHAnsi" w:hAnsiTheme="minorHAnsi"/>
              </w:rPr>
            </w:pPr>
            <w:r w:rsidRPr="007A50E9">
              <w:rPr>
                <w:rFonts w:asciiTheme="minorHAnsi" w:hAnsiTheme="minorHAnsi"/>
              </w:rPr>
              <w:t>Use Case ID</w:t>
            </w:r>
          </w:p>
        </w:tc>
        <w:tc>
          <w:tcPr>
            <w:tcW w:w="7218" w:type="dxa"/>
          </w:tcPr>
          <w:p w14:paraId="4FCD5BBE" w14:textId="77777777" w:rsidR="00DA7793" w:rsidRPr="007A50E9" w:rsidRDefault="00DA7793" w:rsidP="00CB4C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04" w:name="uc001a"/>
            <w:r w:rsidRPr="007A50E9">
              <w:rPr>
                <w:rFonts w:asciiTheme="minorHAnsi" w:hAnsiTheme="minorHAnsi"/>
              </w:rPr>
              <w:t>UC_001</w:t>
            </w:r>
            <w:r>
              <w:rPr>
                <w:rFonts w:asciiTheme="minorHAnsi" w:hAnsiTheme="minorHAnsi"/>
              </w:rPr>
              <w:t>a</w:t>
            </w:r>
            <w:bookmarkEnd w:id="304"/>
          </w:p>
        </w:tc>
      </w:tr>
      <w:tr w:rsidR="00DA7793" w:rsidRPr="00FB6609" w14:paraId="3EF32132"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5E7A006" w14:textId="77777777" w:rsidR="00DA7793" w:rsidRPr="007A50E9" w:rsidRDefault="00DA7793" w:rsidP="00CB4CC6">
            <w:pPr>
              <w:rPr>
                <w:rFonts w:asciiTheme="minorHAnsi" w:hAnsiTheme="minorHAnsi"/>
              </w:rPr>
            </w:pPr>
            <w:r w:rsidRPr="007A50E9">
              <w:rPr>
                <w:rFonts w:asciiTheme="minorHAnsi" w:hAnsiTheme="minorHAnsi"/>
              </w:rPr>
              <w:t>Use Case Name</w:t>
            </w:r>
          </w:p>
        </w:tc>
        <w:tc>
          <w:tcPr>
            <w:tcW w:w="7218" w:type="dxa"/>
          </w:tcPr>
          <w:p w14:paraId="61F2E975"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Activity</w:t>
            </w:r>
          </w:p>
        </w:tc>
      </w:tr>
      <w:tr w:rsidR="00DA7793" w:rsidRPr="00FB6609" w14:paraId="0E093647" w14:textId="77777777" w:rsidTr="00DA7793">
        <w:tc>
          <w:tcPr>
            <w:cnfStyle w:val="001000000000" w:firstRow="0" w:lastRow="0" w:firstColumn="1" w:lastColumn="0" w:oddVBand="0" w:evenVBand="0" w:oddHBand="0" w:evenHBand="0" w:firstRowFirstColumn="0" w:firstRowLastColumn="0" w:lastRowFirstColumn="0" w:lastRowLastColumn="0"/>
            <w:tcW w:w="2358" w:type="dxa"/>
          </w:tcPr>
          <w:p w14:paraId="104D4007" w14:textId="77777777" w:rsidR="00DA7793" w:rsidRPr="007A50E9" w:rsidRDefault="00DA7793" w:rsidP="00CB4CC6">
            <w:pPr>
              <w:rPr>
                <w:rFonts w:asciiTheme="minorHAnsi" w:hAnsiTheme="minorHAnsi"/>
              </w:rPr>
            </w:pPr>
            <w:r w:rsidRPr="007A50E9">
              <w:rPr>
                <w:rFonts w:asciiTheme="minorHAnsi" w:hAnsiTheme="minorHAnsi"/>
              </w:rPr>
              <w:t>Actor(s)</w:t>
            </w:r>
          </w:p>
        </w:tc>
        <w:tc>
          <w:tcPr>
            <w:tcW w:w="7218" w:type="dxa"/>
          </w:tcPr>
          <w:p w14:paraId="7E9DFD3E" w14:textId="77777777"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DA7793" w:rsidRPr="00FB6609" w14:paraId="057B9F06"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273F3EC" w14:textId="77777777" w:rsidR="00DA7793" w:rsidRPr="007A50E9" w:rsidRDefault="00DA7793" w:rsidP="00CB4CC6">
            <w:pPr>
              <w:rPr>
                <w:rFonts w:asciiTheme="minorHAnsi" w:hAnsiTheme="minorHAnsi"/>
              </w:rPr>
            </w:pPr>
            <w:r w:rsidRPr="007A50E9">
              <w:rPr>
                <w:rFonts w:asciiTheme="minorHAnsi" w:hAnsiTheme="minorHAnsi"/>
              </w:rPr>
              <w:t>Purpose</w:t>
            </w:r>
          </w:p>
        </w:tc>
        <w:tc>
          <w:tcPr>
            <w:tcW w:w="7218" w:type="dxa"/>
          </w:tcPr>
          <w:p w14:paraId="05616C12" w14:textId="77777777" w:rsidR="00DA7793" w:rsidRPr="007A50E9" w:rsidRDefault="00DA7793" w:rsidP="00DA779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Select the activity or activities for the data by date and time.</w:t>
            </w:r>
          </w:p>
        </w:tc>
      </w:tr>
      <w:tr w:rsidR="00DA7793" w:rsidRPr="00FB6609" w14:paraId="3D89FDA5" w14:textId="77777777" w:rsidTr="00DA7793">
        <w:tc>
          <w:tcPr>
            <w:cnfStyle w:val="001000000000" w:firstRow="0" w:lastRow="0" w:firstColumn="1" w:lastColumn="0" w:oddVBand="0" w:evenVBand="0" w:oddHBand="0" w:evenHBand="0" w:firstRowFirstColumn="0" w:firstRowLastColumn="0" w:lastRowFirstColumn="0" w:lastRowLastColumn="0"/>
            <w:tcW w:w="2358" w:type="dxa"/>
          </w:tcPr>
          <w:p w14:paraId="72904A4C" w14:textId="77777777" w:rsidR="00DA7793" w:rsidRPr="007A50E9" w:rsidRDefault="00DA7793" w:rsidP="00CB4CC6">
            <w:pPr>
              <w:rPr>
                <w:rFonts w:asciiTheme="minorHAnsi" w:hAnsiTheme="minorHAnsi"/>
              </w:rPr>
            </w:pPr>
            <w:r w:rsidRPr="007A50E9">
              <w:rPr>
                <w:rFonts w:asciiTheme="minorHAnsi" w:hAnsiTheme="minorHAnsi"/>
              </w:rPr>
              <w:t>Overview</w:t>
            </w:r>
          </w:p>
        </w:tc>
        <w:tc>
          <w:tcPr>
            <w:tcW w:w="7218" w:type="dxa"/>
          </w:tcPr>
          <w:p w14:paraId="247F2A64" w14:textId="77777777" w:rsidR="00DA7793" w:rsidRPr="007A50E9" w:rsidRDefault="00DA7793" w:rsidP="00DA779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The</w:t>
            </w:r>
            <w:r>
              <w:rPr>
                <w:rFonts w:asciiTheme="minorHAnsi" w:hAnsiTheme="minorHAnsi"/>
              </w:rPr>
              <w:t xml:space="preserve"> patient</w:t>
            </w:r>
            <w:r w:rsidRPr="007A50E9">
              <w:rPr>
                <w:rFonts w:asciiTheme="minorHAnsi" w:hAnsiTheme="minorHAnsi"/>
              </w:rPr>
              <w:t xml:space="preserve"> </w:t>
            </w:r>
            <w:r>
              <w:rPr>
                <w:rFonts w:asciiTheme="minorHAnsi" w:hAnsiTheme="minorHAnsi"/>
              </w:rPr>
              <w:t>needs a way to select an activity or activities to assign to the data.</w:t>
            </w:r>
          </w:p>
        </w:tc>
      </w:tr>
      <w:tr w:rsidR="00DA7793" w:rsidRPr="00FB6609" w14:paraId="4CAB64BC"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1D46912" w14:textId="77777777" w:rsidR="00DA7793" w:rsidRPr="007A50E9" w:rsidRDefault="00DA7793" w:rsidP="00CB4CC6">
            <w:pPr>
              <w:rPr>
                <w:rFonts w:asciiTheme="minorHAnsi" w:hAnsiTheme="minorHAnsi"/>
              </w:rPr>
            </w:pPr>
            <w:r w:rsidRPr="007A50E9">
              <w:rPr>
                <w:rFonts w:asciiTheme="minorHAnsi" w:hAnsiTheme="minorHAnsi"/>
              </w:rPr>
              <w:t>Cross-References</w:t>
            </w:r>
          </w:p>
        </w:tc>
        <w:tc>
          <w:tcPr>
            <w:tcW w:w="7218" w:type="dxa"/>
          </w:tcPr>
          <w:p w14:paraId="7CCFD856"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DA7793" w:rsidRPr="00FB6609" w14:paraId="732A57DC" w14:textId="77777777" w:rsidTr="00DA7793">
        <w:tc>
          <w:tcPr>
            <w:cnfStyle w:val="001000000000" w:firstRow="0" w:lastRow="0" w:firstColumn="1" w:lastColumn="0" w:oddVBand="0" w:evenVBand="0" w:oddHBand="0" w:evenHBand="0" w:firstRowFirstColumn="0" w:firstRowLastColumn="0" w:lastRowFirstColumn="0" w:lastRowLastColumn="0"/>
            <w:tcW w:w="2358" w:type="dxa"/>
          </w:tcPr>
          <w:p w14:paraId="6644661F" w14:textId="77777777" w:rsidR="00DA7793" w:rsidRPr="007A50E9" w:rsidRDefault="00DA7793" w:rsidP="00CB4CC6">
            <w:pPr>
              <w:rPr>
                <w:rFonts w:asciiTheme="minorHAnsi" w:hAnsiTheme="minorHAnsi"/>
              </w:rPr>
            </w:pPr>
            <w:r w:rsidRPr="007A50E9">
              <w:rPr>
                <w:rFonts w:asciiTheme="minorHAnsi" w:hAnsiTheme="minorHAnsi"/>
              </w:rPr>
              <w:t>Pre-conditions</w:t>
            </w:r>
          </w:p>
        </w:tc>
        <w:tc>
          <w:tcPr>
            <w:tcW w:w="7218" w:type="dxa"/>
          </w:tcPr>
          <w:p w14:paraId="690EADB1" w14:textId="77777777"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AD2C1D">
              <w:rPr>
                <w:rFonts w:asciiTheme="minorHAnsi" w:hAnsiTheme="minorHAnsi"/>
              </w:rPr>
              <w:t xml:space="preserve">The </w:t>
            </w:r>
            <w:r>
              <w:rPr>
                <w:rFonts w:asciiTheme="minorHAnsi" w:hAnsiTheme="minorHAnsi"/>
              </w:rPr>
              <w:t>patient</w:t>
            </w:r>
            <w:r w:rsidRPr="00AD2C1D">
              <w:rPr>
                <w:rFonts w:asciiTheme="minorHAnsi" w:hAnsiTheme="minorHAnsi"/>
              </w:rPr>
              <w:t xml:space="preserve"> has access to the software</w:t>
            </w:r>
            <w:r>
              <w:rPr>
                <w:rFonts w:asciiTheme="minorHAnsi" w:hAnsiTheme="minorHAnsi"/>
              </w:rPr>
              <w:t xml:space="preserve"> and is authenticated</w:t>
            </w:r>
            <w:r w:rsidRPr="00AD2C1D">
              <w:rPr>
                <w:rFonts w:asciiTheme="minorHAnsi" w:hAnsiTheme="minorHAnsi"/>
              </w:rPr>
              <w:t>.</w:t>
            </w:r>
            <w:r>
              <w:rPr>
                <w:rFonts w:asciiTheme="minorHAnsi" w:hAnsiTheme="minorHAnsi"/>
              </w:rPr>
              <w:t xml:space="preserve">  The user has the appropriate permissions for importing data.  A file or files have been selected.</w:t>
            </w:r>
          </w:p>
        </w:tc>
      </w:tr>
      <w:tr w:rsidR="00DA7793" w:rsidRPr="00FB6609" w14:paraId="56E35E60" w14:textId="77777777" w:rsidTr="00DA7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A7976BA" w14:textId="77777777" w:rsidR="00DA7793" w:rsidRPr="007A50E9" w:rsidRDefault="00DA7793" w:rsidP="00CB4CC6">
            <w:pPr>
              <w:rPr>
                <w:rFonts w:asciiTheme="minorHAnsi" w:hAnsiTheme="minorHAnsi"/>
              </w:rPr>
            </w:pPr>
            <w:r w:rsidRPr="007A50E9">
              <w:rPr>
                <w:rFonts w:asciiTheme="minorHAnsi" w:hAnsiTheme="minorHAnsi"/>
              </w:rPr>
              <w:t>Post-conditions</w:t>
            </w:r>
          </w:p>
        </w:tc>
        <w:tc>
          <w:tcPr>
            <w:tcW w:w="7218" w:type="dxa"/>
          </w:tcPr>
          <w:p w14:paraId="60CC954F" w14:textId="77777777" w:rsidR="00DA7793"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Pr="00BE45FC">
              <w:rPr>
                <w:rFonts w:asciiTheme="minorHAnsi" w:hAnsiTheme="minorHAnsi"/>
              </w:rPr>
              <w:t xml:space="preserve">The files have been </w:t>
            </w:r>
            <w:r>
              <w:rPr>
                <w:rFonts w:asciiTheme="minorHAnsi" w:hAnsiTheme="minorHAnsi"/>
              </w:rPr>
              <w:t>assigned and activity or activities</w:t>
            </w:r>
            <w:r w:rsidRPr="00BE45FC">
              <w:rPr>
                <w:rFonts w:asciiTheme="minorHAnsi" w:hAnsiTheme="minorHAnsi"/>
              </w:rPr>
              <w:t>.</w:t>
            </w:r>
          </w:p>
          <w:p w14:paraId="2388EC71" w14:textId="77777777" w:rsidR="00DA7793" w:rsidRPr="007A50E9" w:rsidRDefault="00DA7793" w:rsidP="00DA779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activity or activities were assigned.</w:t>
            </w:r>
          </w:p>
        </w:tc>
      </w:tr>
      <w:tr w:rsidR="00DA7793" w:rsidRPr="00FB6609" w14:paraId="384F9C17" w14:textId="77777777" w:rsidTr="00E33B6A">
        <w:tc>
          <w:tcPr>
            <w:cnfStyle w:val="001000000000" w:firstRow="0" w:lastRow="0" w:firstColumn="1" w:lastColumn="0" w:oddVBand="0" w:evenVBand="0" w:oddHBand="0" w:evenHBand="0" w:firstRowFirstColumn="0" w:firstRowLastColumn="0" w:lastRowFirstColumn="0" w:lastRowLastColumn="0"/>
            <w:tcW w:w="9576" w:type="dxa"/>
            <w:gridSpan w:val="2"/>
          </w:tcPr>
          <w:p w14:paraId="6BA872F9" w14:textId="77777777" w:rsidR="00DA7793" w:rsidRPr="007A50E9" w:rsidRDefault="00DA7793" w:rsidP="00CB4CC6">
            <w:pPr>
              <w:rPr>
                <w:rFonts w:asciiTheme="minorHAnsi" w:hAnsiTheme="minorHAnsi"/>
              </w:rPr>
            </w:pPr>
            <w:r w:rsidRPr="007A50E9">
              <w:rPr>
                <w:rFonts w:asciiTheme="minorHAnsi" w:hAnsiTheme="minorHAnsi"/>
              </w:rPr>
              <w:t>Course of Events</w:t>
            </w:r>
          </w:p>
        </w:tc>
      </w:tr>
      <w:tr w:rsidR="00DA7793" w:rsidRPr="00FB6609" w14:paraId="2B818011" w14:textId="77777777"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23EBE8" w14:textId="77777777" w:rsidR="00DA7793" w:rsidRPr="007A50E9" w:rsidRDefault="00DA7793" w:rsidP="00CB4CC6">
            <w:pPr>
              <w:rPr>
                <w:rFonts w:asciiTheme="minorHAnsi" w:hAnsiTheme="minorHAnsi"/>
              </w:rPr>
            </w:pPr>
            <w:r w:rsidRPr="007A50E9">
              <w:rPr>
                <w:rFonts w:asciiTheme="minorHAnsi" w:hAnsiTheme="minorHAnsi"/>
              </w:rPr>
              <w:t>Actor Actions</w:t>
            </w:r>
          </w:p>
        </w:tc>
        <w:tc>
          <w:tcPr>
            <w:tcW w:w="7218" w:type="dxa"/>
          </w:tcPr>
          <w:p w14:paraId="3A1DFD0C"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DA7793" w:rsidRPr="00FB6609" w14:paraId="386696A3" w14:textId="77777777" w:rsidTr="00E33B6A">
        <w:tc>
          <w:tcPr>
            <w:cnfStyle w:val="001000000000" w:firstRow="0" w:lastRow="0" w:firstColumn="1" w:lastColumn="0" w:oddVBand="0" w:evenVBand="0" w:oddHBand="0" w:evenHBand="0" w:firstRowFirstColumn="0" w:firstRowLastColumn="0" w:lastRowFirstColumn="0" w:lastRowLastColumn="0"/>
            <w:tcW w:w="2358" w:type="dxa"/>
          </w:tcPr>
          <w:p w14:paraId="221AC353" w14:textId="77777777" w:rsidR="00DA7793" w:rsidRPr="007A50E9" w:rsidRDefault="00DA7793" w:rsidP="00CB4CC6">
            <w:pPr>
              <w:rPr>
                <w:rFonts w:asciiTheme="minorHAnsi" w:hAnsiTheme="minorHAnsi"/>
                <w:b w:val="0"/>
              </w:rPr>
            </w:pPr>
            <w:r w:rsidRPr="007A50E9">
              <w:rPr>
                <w:rFonts w:asciiTheme="minorHAnsi" w:hAnsiTheme="minorHAnsi"/>
              </w:rPr>
              <w:t xml:space="preserve">1. </w:t>
            </w:r>
            <w:r>
              <w:rPr>
                <w:rFonts w:asciiTheme="minorHAnsi" w:hAnsiTheme="minorHAnsi"/>
              </w:rPr>
              <w:t>Patient</w:t>
            </w:r>
            <w:r w:rsidRPr="007A50E9">
              <w:rPr>
                <w:rFonts w:asciiTheme="minorHAnsi" w:hAnsiTheme="minorHAnsi"/>
              </w:rPr>
              <w:t xml:space="preserve"> navigates to the directory of files they wish to process</w:t>
            </w:r>
          </w:p>
        </w:tc>
        <w:tc>
          <w:tcPr>
            <w:tcW w:w="7218" w:type="dxa"/>
          </w:tcPr>
          <w:p w14:paraId="77C41500" w14:textId="77777777" w:rsidR="00DA7793" w:rsidRPr="007A50E9" w:rsidRDefault="00DA7793" w:rsidP="00CB4C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7793" w:rsidRPr="00FB6609" w14:paraId="777FA8CE" w14:textId="77777777" w:rsidTr="00E33B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2ADCBF2" w14:textId="77777777" w:rsidR="00DA7793" w:rsidRPr="007A50E9" w:rsidRDefault="00DA7793" w:rsidP="00CB4CC6">
            <w:pPr>
              <w:rPr>
                <w:rFonts w:asciiTheme="minorHAnsi" w:hAnsiTheme="minorHAnsi"/>
              </w:rPr>
            </w:pPr>
            <w:r>
              <w:rPr>
                <w:rFonts w:asciiTheme="minorHAnsi" w:hAnsiTheme="minorHAnsi"/>
              </w:rPr>
              <w:t>2. Patient selects all files they wish to upload.</w:t>
            </w:r>
          </w:p>
        </w:tc>
        <w:tc>
          <w:tcPr>
            <w:tcW w:w="7218" w:type="dxa"/>
          </w:tcPr>
          <w:p w14:paraId="7075EFDB" w14:textId="77777777" w:rsidR="00DA7793" w:rsidRPr="007A50E9" w:rsidRDefault="00DA7793" w:rsidP="00CB4C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7793" w:rsidRPr="00FB6609" w14:paraId="757F0031" w14:textId="77777777" w:rsidTr="00E33B6A">
        <w:tc>
          <w:tcPr>
            <w:cnfStyle w:val="001000000000" w:firstRow="0" w:lastRow="0" w:firstColumn="1" w:lastColumn="0" w:oddVBand="0" w:evenVBand="0" w:oddHBand="0" w:evenHBand="0" w:firstRowFirstColumn="0" w:firstRowLastColumn="0" w:lastRowFirstColumn="0" w:lastRowLastColumn="0"/>
            <w:tcW w:w="2358" w:type="dxa"/>
          </w:tcPr>
          <w:p w14:paraId="777BD79A" w14:textId="77777777" w:rsidR="00DA7793" w:rsidRPr="007A50E9" w:rsidRDefault="00DA7793" w:rsidP="00CB4CC6">
            <w:pPr>
              <w:rPr>
                <w:rFonts w:asciiTheme="minorHAnsi" w:hAnsiTheme="minorHAnsi"/>
              </w:rPr>
            </w:pPr>
          </w:p>
        </w:tc>
        <w:tc>
          <w:tcPr>
            <w:tcW w:w="7218" w:type="dxa"/>
          </w:tcPr>
          <w:p w14:paraId="650B1705" w14:textId="77777777" w:rsidR="00DA7793" w:rsidRPr="007A50E9" w:rsidRDefault="00DA7793" w:rsidP="00DA779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A50E9">
              <w:rPr>
                <w:rFonts w:asciiTheme="minorHAnsi" w:hAnsiTheme="minorHAnsi"/>
              </w:rPr>
              <w:t xml:space="preserve">2. The system </w:t>
            </w:r>
            <w:r>
              <w:rPr>
                <w:rFonts w:asciiTheme="minorHAnsi" w:hAnsiTheme="minorHAnsi"/>
              </w:rPr>
              <w:t>assigns the activity or activities to the data by date and time</w:t>
            </w:r>
            <w:r w:rsidRPr="007A50E9">
              <w:rPr>
                <w:rFonts w:asciiTheme="minorHAnsi" w:hAnsiTheme="minorHAnsi"/>
              </w:rPr>
              <w:t>.</w:t>
            </w:r>
          </w:p>
        </w:tc>
      </w:tr>
    </w:tbl>
    <w:p w14:paraId="24374ECA" w14:textId="77777777" w:rsidR="00CB4CC6" w:rsidRDefault="00CB4CC6"/>
    <w:tbl>
      <w:tblPr>
        <w:tblStyle w:val="GridTable4-Accent11"/>
        <w:tblW w:w="0" w:type="auto"/>
        <w:tblLook w:val="04A0" w:firstRow="1" w:lastRow="0" w:firstColumn="1" w:lastColumn="0" w:noHBand="0" w:noVBand="1"/>
      </w:tblPr>
      <w:tblGrid>
        <w:gridCol w:w="2358"/>
        <w:gridCol w:w="2430"/>
        <w:gridCol w:w="4788"/>
      </w:tblGrid>
      <w:tr w:rsidR="00144EFF" w:rsidRPr="00FB6609" w14:paraId="472B32D4"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8D65FF0" w14:textId="77777777" w:rsidR="00144EFF" w:rsidRPr="007A50E9" w:rsidRDefault="00144EFF" w:rsidP="001C7416">
            <w:pPr>
              <w:rPr>
                <w:rFonts w:asciiTheme="minorHAnsi" w:hAnsiTheme="minorHAnsi"/>
              </w:rPr>
            </w:pPr>
            <w:r w:rsidRPr="007A50E9">
              <w:rPr>
                <w:rFonts w:asciiTheme="minorHAnsi" w:hAnsiTheme="minorHAnsi"/>
              </w:rPr>
              <w:t>Use Case ID</w:t>
            </w:r>
          </w:p>
        </w:tc>
        <w:tc>
          <w:tcPr>
            <w:tcW w:w="7218" w:type="dxa"/>
            <w:gridSpan w:val="2"/>
          </w:tcPr>
          <w:p w14:paraId="532B821B" w14:textId="77777777" w:rsidR="00144EFF" w:rsidRPr="007A50E9" w:rsidRDefault="00144EFF">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05" w:name="uc002"/>
            <w:r w:rsidRPr="007A50E9">
              <w:rPr>
                <w:rFonts w:asciiTheme="minorHAnsi" w:hAnsiTheme="minorHAnsi"/>
              </w:rPr>
              <w:t>UC_</w:t>
            </w:r>
            <w:r w:rsidR="00FB6609" w:rsidRPr="007A50E9">
              <w:rPr>
                <w:rFonts w:asciiTheme="minorHAnsi" w:hAnsiTheme="minorHAnsi"/>
              </w:rPr>
              <w:t>00</w:t>
            </w:r>
            <w:r w:rsidR="001C722E">
              <w:rPr>
                <w:rFonts w:asciiTheme="minorHAnsi" w:hAnsiTheme="minorHAnsi"/>
              </w:rPr>
              <w:t>2</w:t>
            </w:r>
            <w:bookmarkEnd w:id="305"/>
          </w:p>
        </w:tc>
      </w:tr>
      <w:tr w:rsidR="00144EFF" w:rsidRPr="00FB6609" w14:paraId="14E0BDC1"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F49D3DE" w14:textId="77777777" w:rsidR="00144EFF" w:rsidRPr="007A50E9" w:rsidRDefault="00144EFF" w:rsidP="001C7416">
            <w:pPr>
              <w:rPr>
                <w:rFonts w:asciiTheme="minorHAnsi" w:hAnsiTheme="minorHAnsi"/>
              </w:rPr>
            </w:pPr>
            <w:r w:rsidRPr="007A50E9">
              <w:rPr>
                <w:rFonts w:asciiTheme="minorHAnsi" w:hAnsiTheme="minorHAnsi"/>
              </w:rPr>
              <w:t>Use Case Name</w:t>
            </w:r>
          </w:p>
        </w:tc>
        <w:tc>
          <w:tcPr>
            <w:tcW w:w="7218" w:type="dxa"/>
            <w:gridSpan w:val="2"/>
          </w:tcPr>
          <w:p w14:paraId="2E51D839" w14:textId="77777777" w:rsidR="00144EFF" w:rsidRPr="007A50E9"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41728">
              <w:rPr>
                <w:rFonts w:asciiTheme="minorHAnsi" w:hAnsiTheme="minorHAnsi"/>
              </w:rPr>
              <w:t>Process Data</w:t>
            </w:r>
          </w:p>
        </w:tc>
      </w:tr>
      <w:tr w:rsidR="00144EFF" w:rsidRPr="00FB6609" w14:paraId="76BE26FF"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0CDC4DB0" w14:textId="77777777" w:rsidR="00144EFF" w:rsidRPr="007A50E9" w:rsidRDefault="00144EFF" w:rsidP="001C7416">
            <w:pPr>
              <w:rPr>
                <w:rFonts w:asciiTheme="minorHAnsi" w:hAnsiTheme="minorHAnsi"/>
              </w:rPr>
            </w:pPr>
            <w:r w:rsidRPr="007A50E9">
              <w:rPr>
                <w:rFonts w:asciiTheme="minorHAnsi" w:hAnsiTheme="minorHAnsi"/>
              </w:rPr>
              <w:t>Actor(s)</w:t>
            </w:r>
          </w:p>
        </w:tc>
        <w:tc>
          <w:tcPr>
            <w:tcW w:w="7218" w:type="dxa"/>
            <w:gridSpan w:val="2"/>
          </w:tcPr>
          <w:p w14:paraId="7A9D11BB" w14:textId="77777777" w:rsidR="00144EFF" w:rsidRPr="007A50E9"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144EFF" w:rsidRPr="00FB6609" w14:paraId="61AF1C45"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7EAEC69" w14:textId="77777777" w:rsidR="00144EFF" w:rsidRPr="007A50E9" w:rsidRDefault="00144EFF" w:rsidP="001C7416">
            <w:pPr>
              <w:rPr>
                <w:rFonts w:asciiTheme="minorHAnsi" w:hAnsiTheme="minorHAnsi"/>
              </w:rPr>
            </w:pPr>
            <w:r w:rsidRPr="007A50E9">
              <w:rPr>
                <w:rFonts w:asciiTheme="minorHAnsi" w:hAnsiTheme="minorHAnsi"/>
              </w:rPr>
              <w:t>Purpose</w:t>
            </w:r>
          </w:p>
        </w:tc>
        <w:tc>
          <w:tcPr>
            <w:tcW w:w="7218" w:type="dxa"/>
            <w:gridSpan w:val="2"/>
          </w:tcPr>
          <w:p w14:paraId="0A7C6804" w14:textId="77777777" w:rsidR="00144EFF" w:rsidRPr="007A50E9" w:rsidRDefault="001C722E"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w:t>
            </w:r>
            <w:r w:rsidRPr="00F41728">
              <w:rPr>
                <w:rFonts w:asciiTheme="minorHAnsi" w:hAnsiTheme="minorHAnsi"/>
              </w:rPr>
              <w:t xml:space="preserve"> </w:t>
            </w:r>
            <w:r w:rsidR="00FB6609" w:rsidRPr="00F41728">
              <w:rPr>
                <w:rFonts w:asciiTheme="minorHAnsi" w:hAnsiTheme="minorHAnsi"/>
              </w:rPr>
              <w:t>initiates file processing</w:t>
            </w:r>
          </w:p>
        </w:tc>
      </w:tr>
      <w:tr w:rsidR="00144EFF" w:rsidRPr="00FB6609" w14:paraId="3253481F"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15DC7376" w14:textId="77777777" w:rsidR="00144EFF" w:rsidRPr="007A50E9" w:rsidRDefault="00144EFF" w:rsidP="001C7416">
            <w:pPr>
              <w:rPr>
                <w:rFonts w:asciiTheme="minorHAnsi" w:hAnsiTheme="minorHAnsi"/>
              </w:rPr>
            </w:pPr>
            <w:r w:rsidRPr="007A50E9">
              <w:rPr>
                <w:rFonts w:asciiTheme="minorHAnsi" w:hAnsiTheme="minorHAnsi"/>
              </w:rPr>
              <w:t>Overview</w:t>
            </w:r>
          </w:p>
        </w:tc>
        <w:tc>
          <w:tcPr>
            <w:tcW w:w="7218" w:type="dxa"/>
            <w:gridSpan w:val="2"/>
          </w:tcPr>
          <w:p w14:paraId="45463B07" w14:textId="77777777" w:rsidR="00144EFF" w:rsidRPr="007A50E9"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 xml:space="preserve">The </w:t>
            </w:r>
            <w:r w:rsidR="001C722E">
              <w:rPr>
                <w:rFonts w:asciiTheme="minorHAnsi" w:hAnsiTheme="minorHAnsi"/>
              </w:rPr>
              <w:t>patient</w:t>
            </w:r>
            <w:r w:rsidRPr="00F41728">
              <w:rPr>
                <w:rFonts w:asciiTheme="minorHAnsi" w:hAnsiTheme="minorHAnsi"/>
              </w:rPr>
              <w:t xml:space="preserve"> initiates the action to process the loaded files</w:t>
            </w:r>
          </w:p>
        </w:tc>
      </w:tr>
      <w:tr w:rsidR="00FB6609" w:rsidRPr="00FB6609" w14:paraId="1C8502A1"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002992A" w14:textId="77777777" w:rsidR="00FB6609" w:rsidRPr="007A50E9" w:rsidRDefault="00FB6609" w:rsidP="00FB6609">
            <w:pPr>
              <w:rPr>
                <w:rFonts w:asciiTheme="minorHAnsi" w:hAnsiTheme="minorHAnsi"/>
              </w:rPr>
            </w:pPr>
            <w:r w:rsidRPr="007A50E9">
              <w:rPr>
                <w:rFonts w:asciiTheme="minorHAnsi" w:hAnsiTheme="minorHAnsi"/>
              </w:rPr>
              <w:t>Cross-References</w:t>
            </w:r>
          </w:p>
        </w:tc>
        <w:tc>
          <w:tcPr>
            <w:tcW w:w="7218" w:type="dxa"/>
            <w:gridSpan w:val="2"/>
          </w:tcPr>
          <w:p w14:paraId="3EBABA2C" w14:textId="77777777"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7A50E9">
              <w:rPr>
                <w:rFonts w:asciiTheme="minorHAnsi" w:hAnsiTheme="minorHAnsi"/>
                <w:i/>
              </w:rPr>
              <w:t>&lt;requirements to be inserted here after finalized&gt;</w:t>
            </w:r>
          </w:p>
        </w:tc>
      </w:tr>
      <w:tr w:rsidR="00FB6609" w:rsidRPr="00FB6609" w14:paraId="25E7237B"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35C28965" w14:textId="77777777" w:rsidR="00FB6609" w:rsidRPr="007A50E9" w:rsidRDefault="00FB6609" w:rsidP="00FB6609">
            <w:pPr>
              <w:rPr>
                <w:rFonts w:asciiTheme="minorHAnsi" w:hAnsiTheme="minorHAnsi"/>
              </w:rPr>
            </w:pPr>
            <w:r w:rsidRPr="007A50E9">
              <w:rPr>
                <w:rFonts w:asciiTheme="minorHAnsi" w:hAnsiTheme="minorHAnsi"/>
              </w:rPr>
              <w:t>Pre-conditions</w:t>
            </w:r>
          </w:p>
        </w:tc>
        <w:tc>
          <w:tcPr>
            <w:tcW w:w="7218" w:type="dxa"/>
            <w:gridSpan w:val="2"/>
          </w:tcPr>
          <w:p w14:paraId="031DB64C" w14:textId="77777777"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41728">
              <w:rPr>
                <w:rFonts w:asciiTheme="minorHAnsi" w:hAnsiTheme="minorHAnsi"/>
              </w:rPr>
              <w:t>The files have been selected via UC_001 or UC_002.</w:t>
            </w:r>
            <w:r w:rsidR="00F41728">
              <w:rPr>
                <w:rFonts w:asciiTheme="minorHAnsi" w:hAnsiTheme="minorHAnsi"/>
              </w:rPr>
              <w:t xml:space="preserve">  The user has been authenticated and has the appropriate permissions.</w:t>
            </w:r>
          </w:p>
        </w:tc>
      </w:tr>
      <w:tr w:rsidR="00FB6609" w:rsidRPr="00FB6609" w14:paraId="7EFDC860"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F48DD0F" w14:textId="77777777" w:rsidR="00FB6609" w:rsidRPr="007A50E9" w:rsidRDefault="00FB6609" w:rsidP="00FB6609">
            <w:pPr>
              <w:rPr>
                <w:rFonts w:asciiTheme="minorHAnsi" w:hAnsiTheme="minorHAnsi"/>
              </w:rPr>
            </w:pPr>
            <w:r w:rsidRPr="007A50E9">
              <w:rPr>
                <w:rFonts w:asciiTheme="minorHAnsi" w:hAnsiTheme="minorHAnsi"/>
              </w:rPr>
              <w:t>Post-conditions</w:t>
            </w:r>
          </w:p>
        </w:tc>
        <w:tc>
          <w:tcPr>
            <w:tcW w:w="7218" w:type="dxa"/>
            <w:gridSpan w:val="2"/>
          </w:tcPr>
          <w:p w14:paraId="19555BD9" w14:textId="77777777" w:rsidR="00FB660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B6609" w:rsidRPr="00F41728">
              <w:rPr>
                <w:rFonts w:asciiTheme="minorHAnsi" w:hAnsiTheme="minorHAnsi"/>
              </w:rPr>
              <w:t>The files are ready to be uploaded in to the database.</w:t>
            </w:r>
          </w:p>
          <w:p w14:paraId="7AB14DAC" w14:textId="77777777" w:rsidR="007B173B" w:rsidRPr="007A50E9" w:rsidRDefault="007B173B"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FAIL:</w:t>
            </w:r>
            <w:r>
              <w:rPr>
                <w:rFonts w:asciiTheme="minorHAnsi" w:hAnsiTheme="minorHAnsi"/>
              </w:rPr>
              <w:t xml:space="preserve">  The files will not be uploaded to the database.</w:t>
            </w:r>
          </w:p>
        </w:tc>
      </w:tr>
      <w:tr w:rsidR="00FB6609" w:rsidRPr="00FB6609" w14:paraId="4DCFD953"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68FD05AE" w14:textId="77777777" w:rsidR="00FB6609" w:rsidRPr="007A50E9" w:rsidRDefault="00FB6609" w:rsidP="00FB6609">
            <w:pPr>
              <w:rPr>
                <w:rFonts w:asciiTheme="minorHAnsi" w:hAnsiTheme="minorHAnsi"/>
              </w:rPr>
            </w:pPr>
            <w:r w:rsidRPr="007A50E9">
              <w:rPr>
                <w:rFonts w:asciiTheme="minorHAnsi" w:hAnsiTheme="minorHAnsi"/>
              </w:rPr>
              <w:t>Course of Events</w:t>
            </w:r>
          </w:p>
        </w:tc>
      </w:tr>
      <w:tr w:rsidR="00FB6609" w:rsidRPr="00FB6609" w14:paraId="18EF23AA"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9D11B52" w14:textId="77777777" w:rsidR="00FB6609" w:rsidRPr="007A50E9" w:rsidRDefault="00FB6609" w:rsidP="00FB6609">
            <w:pPr>
              <w:rPr>
                <w:rFonts w:asciiTheme="minorHAnsi" w:hAnsiTheme="minorHAnsi"/>
              </w:rPr>
            </w:pPr>
            <w:r w:rsidRPr="007A50E9">
              <w:rPr>
                <w:rFonts w:asciiTheme="minorHAnsi" w:hAnsiTheme="minorHAnsi"/>
              </w:rPr>
              <w:t>Actor Actions</w:t>
            </w:r>
          </w:p>
        </w:tc>
        <w:tc>
          <w:tcPr>
            <w:tcW w:w="4788" w:type="dxa"/>
          </w:tcPr>
          <w:p w14:paraId="2611EE49" w14:textId="77777777" w:rsidR="00FB6609" w:rsidRPr="007A50E9" w:rsidRDefault="00FB6609"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7A50E9">
              <w:rPr>
                <w:rFonts w:asciiTheme="minorHAnsi" w:hAnsiTheme="minorHAnsi"/>
                <w:b/>
              </w:rPr>
              <w:t>System Response</w:t>
            </w:r>
          </w:p>
        </w:tc>
      </w:tr>
      <w:tr w:rsidR="00FB6609" w:rsidRPr="00FB6609" w14:paraId="29C95FBD"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2937ECA1" w14:textId="77777777" w:rsidR="00FB6609" w:rsidRPr="007A50E9" w:rsidRDefault="00F41728" w:rsidP="00023816">
            <w:pPr>
              <w:rPr>
                <w:rFonts w:asciiTheme="minorHAnsi" w:hAnsiTheme="minorHAnsi"/>
                <w:b w:val="0"/>
              </w:rPr>
            </w:pPr>
            <w:r w:rsidRPr="007A50E9">
              <w:rPr>
                <w:rFonts w:asciiTheme="minorHAnsi" w:hAnsiTheme="minorHAnsi"/>
              </w:rPr>
              <w:t xml:space="preserve">1. </w:t>
            </w:r>
            <w:r w:rsidR="001C722E">
              <w:rPr>
                <w:rFonts w:asciiTheme="minorHAnsi" w:hAnsiTheme="minorHAnsi"/>
              </w:rPr>
              <w:t>Patient</w:t>
            </w:r>
            <w:r w:rsidR="001C722E" w:rsidRPr="007A50E9">
              <w:rPr>
                <w:rFonts w:asciiTheme="minorHAnsi" w:hAnsiTheme="minorHAnsi"/>
              </w:rPr>
              <w:t xml:space="preserve"> </w:t>
            </w:r>
            <w:r w:rsidRPr="007A50E9">
              <w:rPr>
                <w:rFonts w:asciiTheme="minorHAnsi" w:hAnsiTheme="minorHAnsi"/>
              </w:rPr>
              <w:t>initiates the file processing action.</w:t>
            </w:r>
          </w:p>
        </w:tc>
        <w:tc>
          <w:tcPr>
            <w:tcW w:w="4788" w:type="dxa"/>
          </w:tcPr>
          <w:p w14:paraId="617D94FC" w14:textId="77777777" w:rsidR="00FB6609" w:rsidRPr="007A50E9" w:rsidRDefault="00FB6609" w:rsidP="00FB660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FB6609" w14:paraId="1B3B9613"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2D6AA77C" w14:textId="77777777" w:rsidR="00F41728" w:rsidRPr="007A50E9" w:rsidRDefault="00F41728" w:rsidP="00FB6609">
            <w:pPr>
              <w:rPr>
                <w:rStyle w:val="CommentReference"/>
                <w:rFonts w:asciiTheme="minorHAnsi" w:hAnsiTheme="minorHAnsi"/>
                <w:b w:val="0"/>
                <w:bCs w:val="0"/>
                <w:sz w:val="22"/>
                <w:szCs w:val="22"/>
              </w:rPr>
            </w:pPr>
          </w:p>
        </w:tc>
        <w:tc>
          <w:tcPr>
            <w:tcW w:w="4788" w:type="dxa"/>
          </w:tcPr>
          <w:p w14:paraId="6FA80102" w14:textId="77777777" w:rsidR="00F41728" w:rsidRPr="00F41728" w:rsidRDefault="00F41728" w:rsidP="00FB660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rPr>
              <w:t>2. The system processes the files.</w:t>
            </w:r>
          </w:p>
        </w:tc>
      </w:tr>
    </w:tbl>
    <w:p w14:paraId="57F9238E" w14:textId="77777777" w:rsidR="00FB6609" w:rsidRDefault="00FB6609" w:rsidP="007A50E9"/>
    <w:tbl>
      <w:tblPr>
        <w:tblStyle w:val="GridTable4-Accent11"/>
        <w:tblW w:w="0" w:type="auto"/>
        <w:tblLook w:val="04A0" w:firstRow="1" w:lastRow="0" w:firstColumn="1" w:lastColumn="0" w:noHBand="0" w:noVBand="1"/>
      </w:tblPr>
      <w:tblGrid>
        <w:gridCol w:w="2358"/>
        <w:gridCol w:w="2430"/>
        <w:gridCol w:w="4788"/>
      </w:tblGrid>
      <w:tr w:rsidR="00FB6609" w:rsidRPr="00AD2C1D" w14:paraId="0C427BA1"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D5D176" w14:textId="77777777"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14:paraId="24D14B4C" w14:textId="77777777"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06" w:name="uc003"/>
            <w:r w:rsidRPr="00AD2C1D">
              <w:rPr>
                <w:rFonts w:asciiTheme="minorHAnsi" w:hAnsiTheme="minorHAnsi"/>
              </w:rPr>
              <w:t>UC_00</w:t>
            </w:r>
            <w:r w:rsidR="001C722E">
              <w:rPr>
                <w:rFonts w:asciiTheme="minorHAnsi" w:hAnsiTheme="minorHAnsi"/>
              </w:rPr>
              <w:t>3</w:t>
            </w:r>
            <w:bookmarkEnd w:id="306"/>
          </w:p>
        </w:tc>
      </w:tr>
      <w:tr w:rsidR="00FB6609" w:rsidRPr="00AD2C1D" w14:paraId="57350FC4"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D8D7ADF" w14:textId="77777777"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14:paraId="67AF9D5E"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Data</w:t>
            </w:r>
          </w:p>
        </w:tc>
      </w:tr>
      <w:tr w:rsidR="00FB6609" w:rsidRPr="00AD2C1D" w14:paraId="6BE1FE2E"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29AAAC45" w14:textId="77777777"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14:paraId="139F9348" w14:textId="77777777" w:rsidR="00FB6609" w:rsidRPr="00AD2C1D" w:rsidRDefault="001C722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14:paraId="5A64F7C7"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7E1206C" w14:textId="77777777"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14:paraId="72A5B6DC"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Validate processed data</w:t>
            </w:r>
          </w:p>
        </w:tc>
      </w:tr>
      <w:tr w:rsidR="00FB6609" w:rsidRPr="00AD2C1D" w14:paraId="74A19C08"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6E826FD2" w14:textId="77777777"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14:paraId="1D08C606"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system validates the data being processed based on the device and medical data type.</w:t>
            </w:r>
          </w:p>
        </w:tc>
      </w:tr>
      <w:tr w:rsidR="00FB6609" w:rsidRPr="00AD2C1D" w14:paraId="7FE318D9"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6EBE686" w14:textId="77777777"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14:paraId="52F79A31"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14:paraId="7EB9B058"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463D2EDF" w14:textId="77777777"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14:paraId="343C0C89"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files have been loaded via use case #1 or #2 and the processing step has been initiated.  The user has been authenticated and has the appropriate permissions.</w:t>
            </w:r>
          </w:p>
        </w:tc>
      </w:tr>
      <w:tr w:rsidR="00FB6609" w:rsidRPr="00AD2C1D" w14:paraId="4BD360A3"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4AF123C" w14:textId="77777777"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14:paraId="3B5B61C9" w14:textId="77777777"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files are determined to be valid or invalid.</w:t>
            </w:r>
          </w:p>
          <w:p w14:paraId="3BC33BA1" w14:textId="77777777"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System error message displayed to the user informing that the files could not be processed.</w:t>
            </w:r>
          </w:p>
        </w:tc>
      </w:tr>
      <w:tr w:rsidR="00FB6609" w:rsidRPr="00AD2C1D" w14:paraId="35594883"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072F1C31" w14:textId="77777777"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14:paraId="6E2FD69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D3F92B8" w14:textId="77777777"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14:paraId="4AEC8179"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14:paraId="3EFDA193"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3C497F88" w14:textId="77777777" w:rsidR="00FB6609" w:rsidRPr="007A50E9" w:rsidRDefault="00F41728">
            <w:pPr>
              <w:rPr>
                <w:rFonts w:asciiTheme="minorHAnsi" w:hAnsiTheme="minorHAnsi"/>
                <w:b w:val="0"/>
              </w:rPr>
            </w:pPr>
            <w:r w:rsidRPr="00F41728">
              <w:rPr>
                <w:rFonts w:asciiTheme="minorHAnsi" w:hAnsiTheme="minorHAnsi"/>
              </w:rPr>
              <w:t>1. The process data use case initiates the validation of the files.</w:t>
            </w:r>
          </w:p>
        </w:tc>
        <w:tc>
          <w:tcPr>
            <w:tcW w:w="4788" w:type="dxa"/>
          </w:tcPr>
          <w:p w14:paraId="6AAE624A" w14:textId="77777777"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14:paraId="15E8070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232C6570" w14:textId="77777777" w:rsidR="00F41728" w:rsidRDefault="00F41728" w:rsidP="00F41728">
            <w:pPr>
              <w:rPr>
                <w:rFonts w:asciiTheme="minorHAnsi" w:hAnsiTheme="minorHAnsi"/>
              </w:rPr>
            </w:pPr>
          </w:p>
        </w:tc>
        <w:tc>
          <w:tcPr>
            <w:tcW w:w="4788" w:type="dxa"/>
          </w:tcPr>
          <w:p w14:paraId="793C35C7" w14:textId="77777777"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validates the files.</w:t>
            </w:r>
          </w:p>
        </w:tc>
      </w:tr>
    </w:tbl>
    <w:p w14:paraId="0163965B" w14:textId="77777777" w:rsidR="00FB6609" w:rsidRDefault="00FB6609" w:rsidP="007A50E9"/>
    <w:tbl>
      <w:tblPr>
        <w:tblStyle w:val="GridTable4-Accent11"/>
        <w:tblW w:w="0" w:type="auto"/>
        <w:tblLook w:val="04A0" w:firstRow="1" w:lastRow="0" w:firstColumn="1" w:lastColumn="0" w:noHBand="0" w:noVBand="1"/>
      </w:tblPr>
      <w:tblGrid>
        <w:gridCol w:w="2358"/>
        <w:gridCol w:w="2430"/>
        <w:gridCol w:w="4788"/>
      </w:tblGrid>
      <w:tr w:rsidR="00FB6609" w:rsidRPr="00AD2C1D" w14:paraId="310506CC" w14:textId="77777777" w:rsidTr="001C74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48BD49B" w14:textId="77777777" w:rsidR="00FB6609" w:rsidRPr="00AD2C1D" w:rsidRDefault="00FB6609" w:rsidP="001C7416">
            <w:pPr>
              <w:rPr>
                <w:rFonts w:asciiTheme="minorHAnsi" w:hAnsiTheme="minorHAnsi"/>
              </w:rPr>
            </w:pPr>
            <w:r w:rsidRPr="00AD2C1D">
              <w:rPr>
                <w:rFonts w:asciiTheme="minorHAnsi" w:hAnsiTheme="minorHAnsi"/>
              </w:rPr>
              <w:t>Use Case ID</w:t>
            </w:r>
          </w:p>
        </w:tc>
        <w:tc>
          <w:tcPr>
            <w:tcW w:w="7218" w:type="dxa"/>
            <w:gridSpan w:val="2"/>
          </w:tcPr>
          <w:p w14:paraId="63683D50" w14:textId="77777777" w:rsidR="00FB6609" w:rsidRPr="00AD2C1D" w:rsidRDefault="00FB6609">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07" w:name="uc004"/>
            <w:r w:rsidRPr="00AD2C1D">
              <w:rPr>
                <w:rFonts w:asciiTheme="minorHAnsi" w:hAnsiTheme="minorHAnsi"/>
              </w:rPr>
              <w:t>UC_00</w:t>
            </w:r>
            <w:r w:rsidR="001C722E">
              <w:rPr>
                <w:rFonts w:asciiTheme="minorHAnsi" w:hAnsiTheme="minorHAnsi"/>
              </w:rPr>
              <w:t>4</w:t>
            </w:r>
            <w:bookmarkEnd w:id="307"/>
          </w:p>
        </w:tc>
      </w:tr>
      <w:tr w:rsidR="00FB6609" w:rsidRPr="00AD2C1D" w14:paraId="220485C5"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8E286B2" w14:textId="77777777" w:rsidR="00FB6609" w:rsidRPr="00AD2C1D" w:rsidRDefault="00FB6609" w:rsidP="001C7416">
            <w:pPr>
              <w:rPr>
                <w:rFonts w:asciiTheme="minorHAnsi" w:hAnsiTheme="minorHAnsi"/>
              </w:rPr>
            </w:pPr>
            <w:r w:rsidRPr="00AD2C1D">
              <w:rPr>
                <w:rFonts w:asciiTheme="minorHAnsi" w:hAnsiTheme="minorHAnsi"/>
              </w:rPr>
              <w:t>Use Case Name</w:t>
            </w:r>
          </w:p>
        </w:tc>
        <w:tc>
          <w:tcPr>
            <w:tcW w:w="7218" w:type="dxa"/>
            <w:gridSpan w:val="2"/>
          </w:tcPr>
          <w:p w14:paraId="15561230"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w:t>
            </w:r>
          </w:p>
        </w:tc>
      </w:tr>
      <w:tr w:rsidR="00FB6609" w:rsidRPr="00AD2C1D" w14:paraId="47B3C404"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228C913D" w14:textId="77777777" w:rsidR="00FB6609" w:rsidRPr="00AD2C1D" w:rsidRDefault="00FB6609" w:rsidP="001C7416">
            <w:pPr>
              <w:rPr>
                <w:rFonts w:asciiTheme="minorHAnsi" w:hAnsiTheme="minorHAnsi"/>
              </w:rPr>
            </w:pPr>
            <w:r w:rsidRPr="00AD2C1D">
              <w:rPr>
                <w:rFonts w:asciiTheme="minorHAnsi" w:hAnsiTheme="minorHAnsi"/>
              </w:rPr>
              <w:t>Actor(s)</w:t>
            </w:r>
          </w:p>
        </w:tc>
        <w:tc>
          <w:tcPr>
            <w:tcW w:w="7218" w:type="dxa"/>
            <w:gridSpan w:val="2"/>
          </w:tcPr>
          <w:p w14:paraId="05AC8D42" w14:textId="77777777" w:rsidR="00FB6609" w:rsidRPr="00AD2C1D" w:rsidRDefault="001C722E"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w:t>
            </w:r>
          </w:p>
        </w:tc>
      </w:tr>
      <w:tr w:rsidR="00FB6609" w:rsidRPr="00AD2C1D" w14:paraId="53AAEC35"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6739948" w14:textId="77777777" w:rsidR="00FB6609" w:rsidRPr="00AD2C1D" w:rsidRDefault="00FB6609" w:rsidP="001C7416">
            <w:pPr>
              <w:rPr>
                <w:rFonts w:asciiTheme="minorHAnsi" w:hAnsiTheme="minorHAnsi"/>
              </w:rPr>
            </w:pPr>
            <w:r w:rsidRPr="00AD2C1D">
              <w:rPr>
                <w:rFonts w:asciiTheme="minorHAnsi" w:hAnsiTheme="minorHAnsi"/>
              </w:rPr>
              <w:t>Purpose</w:t>
            </w:r>
          </w:p>
        </w:tc>
        <w:tc>
          <w:tcPr>
            <w:tcW w:w="7218" w:type="dxa"/>
            <w:gridSpan w:val="2"/>
          </w:tcPr>
          <w:p w14:paraId="2BCC321A" w14:textId="77777777" w:rsidR="00FB6609"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Upload data into the database</w:t>
            </w:r>
          </w:p>
        </w:tc>
      </w:tr>
      <w:tr w:rsidR="00FB6609" w:rsidRPr="00AD2C1D" w14:paraId="329009EF"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5F348225" w14:textId="77777777" w:rsidR="00FB6609" w:rsidRPr="00AD2C1D" w:rsidRDefault="00FB6609" w:rsidP="001C7416">
            <w:pPr>
              <w:rPr>
                <w:rFonts w:asciiTheme="minorHAnsi" w:hAnsiTheme="minorHAnsi"/>
              </w:rPr>
            </w:pPr>
            <w:r w:rsidRPr="00AD2C1D">
              <w:rPr>
                <w:rFonts w:asciiTheme="minorHAnsi" w:hAnsiTheme="minorHAnsi"/>
              </w:rPr>
              <w:t>Overview</w:t>
            </w:r>
          </w:p>
        </w:tc>
        <w:tc>
          <w:tcPr>
            <w:tcW w:w="7218" w:type="dxa"/>
            <w:gridSpan w:val="2"/>
          </w:tcPr>
          <w:p w14:paraId="7C71BDEC"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software uploads the validated data into the SQL database.</w:t>
            </w:r>
          </w:p>
        </w:tc>
      </w:tr>
      <w:tr w:rsidR="00FB6609" w:rsidRPr="00AD2C1D" w14:paraId="426BD04A"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AD9F1C3" w14:textId="77777777" w:rsidR="00FB6609" w:rsidRPr="00AD2C1D" w:rsidRDefault="00FB6609" w:rsidP="001C7416">
            <w:pPr>
              <w:rPr>
                <w:rFonts w:asciiTheme="minorHAnsi" w:hAnsiTheme="minorHAnsi"/>
              </w:rPr>
            </w:pPr>
            <w:r w:rsidRPr="00AD2C1D">
              <w:rPr>
                <w:rFonts w:asciiTheme="minorHAnsi" w:hAnsiTheme="minorHAnsi"/>
              </w:rPr>
              <w:t>Cross-References</w:t>
            </w:r>
          </w:p>
        </w:tc>
        <w:tc>
          <w:tcPr>
            <w:tcW w:w="7218" w:type="dxa"/>
            <w:gridSpan w:val="2"/>
          </w:tcPr>
          <w:p w14:paraId="761C9ACE"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B6609" w:rsidRPr="00AD2C1D" w14:paraId="6E2168A8" w14:textId="77777777" w:rsidTr="001C7416">
        <w:tc>
          <w:tcPr>
            <w:cnfStyle w:val="001000000000" w:firstRow="0" w:lastRow="0" w:firstColumn="1" w:lastColumn="0" w:oddVBand="0" w:evenVBand="0" w:oddHBand="0" w:evenHBand="0" w:firstRowFirstColumn="0" w:firstRowLastColumn="0" w:lastRowFirstColumn="0" w:lastRowLastColumn="0"/>
            <w:tcW w:w="2358" w:type="dxa"/>
          </w:tcPr>
          <w:p w14:paraId="3D227FAC" w14:textId="77777777" w:rsidR="00FB6609" w:rsidRPr="00AD2C1D" w:rsidRDefault="00FB6609" w:rsidP="001C7416">
            <w:pPr>
              <w:rPr>
                <w:rFonts w:asciiTheme="minorHAnsi" w:hAnsiTheme="minorHAnsi"/>
              </w:rPr>
            </w:pPr>
            <w:r w:rsidRPr="00AD2C1D">
              <w:rPr>
                <w:rFonts w:asciiTheme="minorHAnsi" w:hAnsiTheme="minorHAnsi"/>
              </w:rPr>
              <w:t>Pre-conditions</w:t>
            </w:r>
          </w:p>
        </w:tc>
        <w:tc>
          <w:tcPr>
            <w:tcW w:w="7218" w:type="dxa"/>
            <w:gridSpan w:val="2"/>
          </w:tcPr>
          <w:p w14:paraId="6F88CCB0" w14:textId="77777777" w:rsidR="00FB6609" w:rsidRPr="00AD2C1D" w:rsidRDefault="00F41728"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data has been validated and is ready for the upload and the database is online.  The user has been authenticated and has the appropriate permissions.</w:t>
            </w:r>
          </w:p>
        </w:tc>
      </w:tr>
      <w:tr w:rsidR="00FB6609" w:rsidRPr="00AD2C1D" w14:paraId="2F55223F"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2B8E474" w14:textId="77777777" w:rsidR="00FB6609" w:rsidRPr="00AD2C1D" w:rsidRDefault="00FB6609" w:rsidP="001C7416">
            <w:pPr>
              <w:rPr>
                <w:rFonts w:asciiTheme="minorHAnsi" w:hAnsiTheme="minorHAnsi"/>
              </w:rPr>
            </w:pPr>
            <w:r w:rsidRPr="00AD2C1D">
              <w:rPr>
                <w:rFonts w:asciiTheme="minorHAnsi" w:hAnsiTheme="minorHAnsi"/>
              </w:rPr>
              <w:t>Post-conditions</w:t>
            </w:r>
          </w:p>
        </w:tc>
        <w:tc>
          <w:tcPr>
            <w:tcW w:w="7218" w:type="dxa"/>
            <w:gridSpan w:val="2"/>
          </w:tcPr>
          <w:p w14:paraId="5A20ED83" w14:textId="77777777" w:rsidR="00FB6609"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F41728">
              <w:rPr>
                <w:rFonts w:asciiTheme="minorHAnsi" w:hAnsiTheme="minorHAnsi"/>
              </w:rPr>
              <w:t>The data is uploaded into the database.</w:t>
            </w:r>
          </w:p>
          <w:p w14:paraId="3C449D59" w14:textId="77777777" w:rsidR="007B173B" w:rsidRPr="007B173B" w:rsidRDefault="007B173B"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An error message is displayed informing the user the upload failed.</w:t>
            </w:r>
          </w:p>
        </w:tc>
      </w:tr>
      <w:tr w:rsidR="00FB6609" w:rsidRPr="00AD2C1D" w14:paraId="1E9D59E1" w14:textId="77777777" w:rsidTr="001C7416">
        <w:tc>
          <w:tcPr>
            <w:cnfStyle w:val="001000000000" w:firstRow="0" w:lastRow="0" w:firstColumn="1" w:lastColumn="0" w:oddVBand="0" w:evenVBand="0" w:oddHBand="0" w:evenHBand="0" w:firstRowFirstColumn="0" w:firstRowLastColumn="0" w:lastRowFirstColumn="0" w:lastRowLastColumn="0"/>
            <w:tcW w:w="9576" w:type="dxa"/>
            <w:gridSpan w:val="3"/>
          </w:tcPr>
          <w:p w14:paraId="700F863A" w14:textId="77777777" w:rsidR="00FB6609" w:rsidRPr="00AD2C1D" w:rsidRDefault="00FB6609" w:rsidP="001C7416">
            <w:pPr>
              <w:rPr>
                <w:rFonts w:asciiTheme="minorHAnsi" w:hAnsiTheme="minorHAnsi"/>
              </w:rPr>
            </w:pPr>
            <w:r w:rsidRPr="00AD2C1D">
              <w:rPr>
                <w:rFonts w:asciiTheme="minorHAnsi" w:hAnsiTheme="minorHAnsi"/>
              </w:rPr>
              <w:t>Course of Events</w:t>
            </w:r>
          </w:p>
        </w:tc>
      </w:tr>
      <w:tr w:rsidR="00FB6609" w:rsidRPr="00AD2C1D" w14:paraId="3130A343"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158DDB7E" w14:textId="77777777" w:rsidR="00FB6609" w:rsidRPr="00AD2C1D" w:rsidRDefault="00FB6609" w:rsidP="001C7416">
            <w:pPr>
              <w:rPr>
                <w:rFonts w:asciiTheme="minorHAnsi" w:hAnsiTheme="minorHAnsi"/>
              </w:rPr>
            </w:pPr>
            <w:r w:rsidRPr="00AD2C1D">
              <w:rPr>
                <w:rFonts w:asciiTheme="minorHAnsi" w:hAnsiTheme="minorHAnsi"/>
              </w:rPr>
              <w:t>Actor Actions</w:t>
            </w:r>
          </w:p>
        </w:tc>
        <w:tc>
          <w:tcPr>
            <w:tcW w:w="4788" w:type="dxa"/>
          </w:tcPr>
          <w:p w14:paraId="7E2A2093" w14:textId="77777777" w:rsidR="00FB6609" w:rsidRPr="00AD2C1D" w:rsidRDefault="00FB6609"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B6609" w:rsidRPr="00AD2C1D" w14:paraId="66CED7C1" w14:textId="77777777" w:rsidTr="001C7416">
        <w:tc>
          <w:tcPr>
            <w:cnfStyle w:val="001000000000" w:firstRow="0" w:lastRow="0" w:firstColumn="1" w:lastColumn="0" w:oddVBand="0" w:evenVBand="0" w:oddHBand="0" w:evenHBand="0" w:firstRowFirstColumn="0" w:firstRowLastColumn="0" w:lastRowFirstColumn="0" w:lastRowLastColumn="0"/>
            <w:tcW w:w="4788" w:type="dxa"/>
            <w:gridSpan w:val="2"/>
          </w:tcPr>
          <w:p w14:paraId="31F3FE8F" w14:textId="77777777" w:rsidR="00FB6609" w:rsidRPr="007A50E9" w:rsidRDefault="00F41728">
            <w:pPr>
              <w:rPr>
                <w:rFonts w:asciiTheme="minorHAnsi" w:hAnsiTheme="minorHAnsi"/>
                <w:b w:val="0"/>
              </w:rPr>
            </w:pPr>
            <w:r w:rsidRPr="00F41728">
              <w:rPr>
                <w:rFonts w:asciiTheme="minorHAnsi" w:hAnsiTheme="minorHAnsi"/>
              </w:rPr>
              <w:t>1.</w:t>
            </w:r>
            <w:r>
              <w:rPr>
                <w:rFonts w:asciiTheme="minorHAnsi" w:hAnsiTheme="minorHAnsi"/>
                <w:b w:val="0"/>
              </w:rPr>
              <w:t xml:space="preserve"> The process data use case initiates the upload of the data</w:t>
            </w:r>
          </w:p>
        </w:tc>
        <w:tc>
          <w:tcPr>
            <w:tcW w:w="4788" w:type="dxa"/>
          </w:tcPr>
          <w:p w14:paraId="787976C8" w14:textId="77777777" w:rsidR="00FB6609" w:rsidRPr="00AD2C1D" w:rsidRDefault="00FB6609" w:rsidP="001C741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41728" w:rsidRPr="00AD2C1D" w14:paraId="6D417A38" w14:textId="77777777" w:rsidTr="001C74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2838061E" w14:textId="77777777" w:rsidR="00F41728" w:rsidRPr="00F41728" w:rsidRDefault="00F41728" w:rsidP="00F41728">
            <w:pPr>
              <w:rPr>
                <w:rFonts w:asciiTheme="minorHAnsi" w:hAnsiTheme="minorHAnsi"/>
                <w:b w:val="0"/>
                <w:bCs w:val="0"/>
              </w:rPr>
            </w:pPr>
          </w:p>
        </w:tc>
        <w:tc>
          <w:tcPr>
            <w:tcW w:w="4788" w:type="dxa"/>
          </w:tcPr>
          <w:p w14:paraId="084F822C" w14:textId="77777777" w:rsidR="00F41728" w:rsidRPr="00AD2C1D" w:rsidRDefault="00F41728" w:rsidP="001C741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uploads the data into the SQL database.</w:t>
            </w:r>
          </w:p>
        </w:tc>
      </w:tr>
    </w:tbl>
    <w:p w14:paraId="03FAA4F1" w14:textId="77777777" w:rsidR="00F41728" w:rsidRDefault="00F41728" w:rsidP="007A50E9"/>
    <w:tbl>
      <w:tblPr>
        <w:tblStyle w:val="GridTable4-Accent11"/>
        <w:tblW w:w="0" w:type="auto"/>
        <w:tblLook w:val="04A0" w:firstRow="1" w:lastRow="0" w:firstColumn="1" w:lastColumn="0" w:noHBand="0" w:noVBand="1"/>
      </w:tblPr>
      <w:tblGrid>
        <w:gridCol w:w="2358"/>
        <w:gridCol w:w="7218"/>
      </w:tblGrid>
      <w:tr w:rsidR="00F13E69" w:rsidRPr="00AD2C1D" w14:paraId="47068CAF" w14:textId="77777777" w:rsidTr="00F13E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19668EC" w14:textId="77777777" w:rsidR="00F13E69" w:rsidRPr="00AD2C1D" w:rsidRDefault="00F13E69" w:rsidP="008C45F7">
            <w:pPr>
              <w:rPr>
                <w:rFonts w:asciiTheme="minorHAnsi" w:hAnsiTheme="minorHAnsi"/>
              </w:rPr>
            </w:pPr>
            <w:r w:rsidRPr="00AD2C1D">
              <w:rPr>
                <w:rFonts w:asciiTheme="minorHAnsi" w:hAnsiTheme="minorHAnsi"/>
              </w:rPr>
              <w:t>Use Case ID</w:t>
            </w:r>
          </w:p>
        </w:tc>
        <w:tc>
          <w:tcPr>
            <w:tcW w:w="7218" w:type="dxa"/>
          </w:tcPr>
          <w:p w14:paraId="4244087D" w14:textId="77777777" w:rsidR="00F13E69" w:rsidRPr="00AD2C1D" w:rsidRDefault="00F13E69"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08" w:name="uc005"/>
            <w:r w:rsidRPr="00AD2C1D">
              <w:rPr>
                <w:rFonts w:asciiTheme="minorHAnsi" w:hAnsiTheme="minorHAnsi"/>
              </w:rPr>
              <w:t>UC_00</w:t>
            </w:r>
            <w:r w:rsidR="001C722E">
              <w:rPr>
                <w:rFonts w:asciiTheme="minorHAnsi" w:hAnsiTheme="minorHAnsi"/>
              </w:rPr>
              <w:t>5</w:t>
            </w:r>
            <w:bookmarkEnd w:id="308"/>
          </w:p>
        </w:tc>
      </w:tr>
      <w:tr w:rsidR="00F13E69" w:rsidRPr="00AD2C1D" w14:paraId="2E50379F"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4FF747" w14:textId="77777777" w:rsidR="00F13E69" w:rsidRPr="00AD2C1D" w:rsidRDefault="00F13E69" w:rsidP="008C45F7">
            <w:pPr>
              <w:rPr>
                <w:rFonts w:asciiTheme="minorHAnsi" w:hAnsiTheme="minorHAnsi"/>
              </w:rPr>
            </w:pPr>
            <w:r w:rsidRPr="00AD2C1D">
              <w:rPr>
                <w:rFonts w:asciiTheme="minorHAnsi" w:hAnsiTheme="minorHAnsi"/>
              </w:rPr>
              <w:t>Use Case Name</w:t>
            </w:r>
          </w:p>
        </w:tc>
        <w:tc>
          <w:tcPr>
            <w:tcW w:w="7218" w:type="dxa"/>
          </w:tcPr>
          <w:p w14:paraId="53CE5999" w14:textId="77777777"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Login</w:t>
            </w:r>
          </w:p>
        </w:tc>
      </w:tr>
      <w:tr w:rsidR="00F13E69" w:rsidRPr="00AD2C1D" w14:paraId="7E2BE34F"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56729DF6" w14:textId="77777777" w:rsidR="00F13E69" w:rsidRPr="00AD2C1D" w:rsidRDefault="00F13E69" w:rsidP="008C45F7">
            <w:pPr>
              <w:rPr>
                <w:rFonts w:asciiTheme="minorHAnsi" w:hAnsiTheme="minorHAnsi"/>
              </w:rPr>
            </w:pPr>
            <w:r w:rsidRPr="00AD2C1D">
              <w:rPr>
                <w:rFonts w:asciiTheme="minorHAnsi" w:hAnsiTheme="minorHAnsi"/>
              </w:rPr>
              <w:t>Actor(s)</w:t>
            </w:r>
          </w:p>
        </w:tc>
        <w:tc>
          <w:tcPr>
            <w:tcW w:w="7218" w:type="dxa"/>
          </w:tcPr>
          <w:p w14:paraId="0622BFFC" w14:textId="77777777" w:rsidR="00F13E69"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F13E69" w:rsidRPr="00AD2C1D" w14:paraId="234BC6AE"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4BC59D0" w14:textId="77777777" w:rsidR="00F13E69" w:rsidRPr="00AD2C1D" w:rsidRDefault="00F13E69" w:rsidP="008C45F7">
            <w:pPr>
              <w:rPr>
                <w:rFonts w:asciiTheme="minorHAnsi" w:hAnsiTheme="minorHAnsi"/>
              </w:rPr>
            </w:pPr>
            <w:r w:rsidRPr="00AD2C1D">
              <w:rPr>
                <w:rFonts w:asciiTheme="minorHAnsi" w:hAnsiTheme="minorHAnsi"/>
              </w:rPr>
              <w:t>Purpose</w:t>
            </w:r>
          </w:p>
        </w:tc>
        <w:tc>
          <w:tcPr>
            <w:tcW w:w="7218" w:type="dxa"/>
          </w:tcPr>
          <w:p w14:paraId="78CE742C" w14:textId="77777777"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into the </w:t>
            </w:r>
            <w:r w:rsidR="00E25BEF">
              <w:rPr>
                <w:rFonts w:asciiTheme="minorHAnsi" w:hAnsiTheme="minorHAnsi"/>
              </w:rPr>
              <w:t>system</w:t>
            </w:r>
          </w:p>
        </w:tc>
      </w:tr>
      <w:tr w:rsidR="00F13E69" w:rsidRPr="00AD2C1D" w14:paraId="493FAED1"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2D11BD15" w14:textId="77777777" w:rsidR="00F13E69" w:rsidRPr="00AD2C1D" w:rsidRDefault="00F13E69" w:rsidP="008C45F7">
            <w:pPr>
              <w:rPr>
                <w:rFonts w:asciiTheme="minorHAnsi" w:hAnsiTheme="minorHAnsi"/>
              </w:rPr>
            </w:pPr>
            <w:r w:rsidRPr="00AD2C1D">
              <w:rPr>
                <w:rFonts w:asciiTheme="minorHAnsi" w:hAnsiTheme="minorHAnsi"/>
              </w:rPr>
              <w:t>Overview</w:t>
            </w:r>
          </w:p>
        </w:tc>
        <w:tc>
          <w:tcPr>
            <w:tcW w:w="7218" w:type="dxa"/>
          </w:tcPr>
          <w:p w14:paraId="1C8F8721" w14:textId="77777777" w:rsidR="00F13E69" w:rsidRPr="00AD2C1D" w:rsidRDefault="00F13E69">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needs to</w:t>
            </w:r>
            <w:r w:rsidR="00A44250">
              <w:rPr>
                <w:rFonts w:asciiTheme="minorHAnsi" w:hAnsiTheme="minorHAnsi"/>
              </w:rPr>
              <w:t xml:space="preserve"> be able to login to the </w:t>
            </w:r>
            <w:r w:rsidR="00E25BEF">
              <w:rPr>
                <w:rFonts w:asciiTheme="minorHAnsi" w:hAnsiTheme="minorHAnsi"/>
              </w:rPr>
              <w:t xml:space="preserve">web application </w:t>
            </w:r>
            <w:r w:rsidR="00A44250">
              <w:rPr>
                <w:rFonts w:asciiTheme="minorHAnsi" w:hAnsiTheme="minorHAnsi"/>
              </w:rPr>
              <w:t xml:space="preserve">software </w:t>
            </w:r>
            <w:r w:rsidR="00E25BEF">
              <w:rPr>
                <w:rFonts w:asciiTheme="minorHAnsi" w:hAnsiTheme="minorHAnsi"/>
              </w:rPr>
              <w:t>in order to access the system.</w:t>
            </w:r>
            <w:r w:rsidR="00A44250">
              <w:rPr>
                <w:rFonts w:asciiTheme="minorHAnsi" w:hAnsiTheme="minorHAnsi"/>
              </w:rPr>
              <w:t xml:space="preserve">  </w:t>
            </w:r>
          </w:p>
        </w:tc>
      </w:tr>
      <w:tr w:rsidR="00F13E69" w:rsidRPr="00AD2C1D" w14:paraId="43CEC177"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B2259C0" w14:textId="77777777" w:rsidR="00F13E69" w:rsidRPr="00AD2C1D" w:rsidRDefault="00F13E69" w:rsidP="008C45F7">
            <w:pPr>
              <w:rPr>
                <w:rFonts w:asciiTheme="minorHAnsi" w:hAnsiTheme="minorHAnsi"/>
              </w:rPr>
            </w:pPr>
            <w:r w:rsidRPr="00AD2C1D">
              <w:rPr>
                <w:rFonts w:asciiTheme="minorHAnsi" w:hAnsiTheme="minorHAnsi"/>
              </w:rPr>
              <w:t>Cross-References</w:t>
            </w:r>
          </w:p>
        </w:tc>
        <w:tc>
          <w:tcPr>
            <w:tcW w:w="7218" w:type="dxa"/>
          </w:tcPr>
          <w:p w14:paraId="5FD9DBB6" w14:textId="77777777"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13E69" w:rsidRPr="00AD2C1D" w14:paraId="5AC583DC" w14:textId="77777777" w:rsidTr="00F13E69">
        <w:tc>
          <w:tcPr>
            <w:cnfStyle w:val="001000000000" w:firstRow="0" w:lastRow="0" w:firstColumn="1" w:lastColumn="0" w:oddVBand="0" w:evenVBand="0" w:oddHBand="0" w:evenHBand="0" w:firstRowFirstColumn="0" w:firstRowLastColumn="0" w:lastRowFirstColumn="0" w:lastRowLastColumn="0"/>
            <w:tcW w:w="2358" w:type="dxa"/>
          </w:tcPr>
          <w:p w14:paraId="6DE0BEBB" w14:textId="77777777" w:rsidR="00F13E69" w:rsidRPr="00AD2C1D" w:rsidRDefault="00F13E69" w:rsidP="008C45F7">
            <w:pPr>
              <w:rPr>
                <w:rFonts w:asciiTheme="minorHAnsi" w:hAnsiTheme="minorHAnsi"/>
              </w:rPr>
            </w:pPr>
            <w:r w:rsidRPr="00AD2C1D">
              <w:rPr>
                <w:rFonts w:asciiTheme="minorHAnsi" w:hAnsiTheme="minorHAnsi"/>
              </w:rPr>
              <w:t>Pre-conditions</w:t>
            </w:r>
          </w:p>
        </w:tc>
        <w:tc>
          <w:tcPr>
            <w:tcW w:w="7218" w:type="dxa"/>
          </w:tcPr>
          <w:p w14:paraId="6201F73B" w14:textId="7C29D896" w:rsidR="00A44250" w:rsidRDefault="00A44250"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user must have </w:t>
            </w:r>
            <w:del w:id="309" w:author="Jimmy Duggan" w:date="2015-11-11T23:07:00Z">
              <w:r w:rsidDel="00913776">
                <w:rPr>
                  <w:rFonts w:asciiTheme="minorHAnsi" w:hAnsiTheme="minorHAnsi"/>
                </w:rPr>
                <w:delText xml:space="preserve">created </w:delText>
              </w:r>
            </w:del>
            <w:r>
              <w:rPr>
                <w:rFonts w:asciiTheme="minorHAnsi" w:hAnsiTheme="minorHAnsi"/>
              </w:rPr>
              <w:t>an account on the web site.</w:t>
            </w:r>
          </w:p>
          <w:p w14:paraId="00767079" w14:textId="77777777" w:rsidR="00A44250" w:rsidRPr="00AD2C1D" w:rsidRDefault="00A4425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user has </w:t>
            </w:r>
            <w:r w:rsidR="00E25BEF">
              <w:rPr>
                <w:rFonts w:asciiTheme="minorHAnsi" w:hAnsiTheme="minorHAnsi"/>
              </w:rPr>
              <w:t>launched a web browser and navigated to the web application.</w:t>
            </w:r>
          </w:p>
        </w:tc>
      </w:tr>
      <w:tr w:rsidR="00F13E69" w:rsidRPr="00AD2C1D" w14:paraId="5E8985D7" w14:textId="77777777" w:rsidTr="00F13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66067B6" w14:textId="77777777" w:rsidR="00F13E69" w:rsidRPr="00AD2C1D" w:rsidRDefault="00F13E69" w:rsidP="008C45F7">
            <w:pPr>
              <w:rPr>
                <w:rFonts w:asciiTheme="minorHAnsi" w:hAnsiTheme="minorHAnsi"/>
              </w:rPr>
            </w:pPr>
            <w:r w:rsidRPr="00AD2C1D">
              <w:rPr>
                <w:rFonts w:asciiTheme="minorHAnsi" w:hAnsiTheme="minorHAnsi"/>
              </w:rPr>
              <w:t>Post-conditions</w:t>
            </w:r>
          </w:p>
        </w:tc>
        <w:tc>
          <w:tcPr>
            <w:tcW w:w="7218" w:type="dxa"/>
          </w:tcPr>
          <w:p w14:paraId="1B779FCA" w14:textId="77777777" w:rsidR="00E25BEF" w:rsidRPr="00E25BEF" w:rsidRDefault="00672D8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E25BEF">
              <w:rPr>
                <w:rFonts w:asciiTheme="minorHAnsi" w:hAnsiTheme="minorHAnsi"/>
              </w:rPr>
              <w:t>The user has successfully logged into the system and can access various tools provided.</w:t>
            </w:r>
          </w:p>
          <w:p w14:paraId="5739C6B9" w14:textId="77777777" w:rsidR="00672D8B" w:rsidRPr="00672D8B" w:rsidRDefault="00672D8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The user </w:t>
            </w:r>
            <w:r w:rsidR="00E25BEF">
              <w:rPr>
                <w:rFonts w:asciiTheme="minorHAnsi" w:hAnsiTheme="minorHAnsi"/>
              </w:rPr>
              <w:t>remains logged out of the system and cannot use the system.</w:t>
            </w:r>
          </w:p>
        </w:tc>
      </w:tr>
      <w:tr w:rsidR="00F13E69" w:rsidRPr="00AD2C1D" w14:paraId="299F344D" w14:textId="77777777" w:rsidTr="007A50E9">
        <w:tc>
          <w:tcPr>
            <w:cnfStyle w:val="001000000000" w:firstRow="0" w:lastRow="0" w:firstColumn="1" w:lastColumn="0" w:oddVBand="0" w:evenVBand="0" w:oddHBand="0" w:evenHBand="0" w:firstRowFirstColumn="0" w:firstRowLastColumn="0" w:lastRowFirstColumn="0" w:lastRowLastColumn="0"/>
            <w:tcW w:w="9576" w:type="dxa"/>
            <w:gridSpan w:val="2"/>
          </w:tcPr>
          <w:p w14:paraId="5CE072C1" w14:textId="77777777" w:rsidR="00F13E69" w:rsidRPr="00AD2C1D" w:rsidRDefault="00F13E69" w:rsidP="008C45F7">
            <w:pPr>
              <w:rPr>
                <w:rFonts w:asciiTheme="minorHAnsi" w:hAnsiTheme="minorHAnsi"/>
              </w:rPr>
            </w:pPr>
            <w:r w:rsidRPr="00AD2C1D">
              <w:rPr>
                <w:rFonts w:asciiTheme="minorHAnsi" w:hAnsiTheme="minorHAnsi"/>
              </w:rPr>
              <w:t>Course of Events</w:t>
            </w:r>
          </w:p>
        </w:tc>
      </w:tr>
      <w:tr w:rsidR="00F13E69" w:rsidRPr="00AD2C1D" w14:paraId="3925F721"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BA62DCF" w14:textId="77777777" w:rsidR="00F13E69" w:rsidRPr="00AD2C1D" w:rsidRDefault="00F13E69" w:rsidP="008C45F7">
            <w:pPr>
              <w:rPr>
                <w:rFonts w:asciiTheme="minorHAnsi" w:hAnsiTheme="minorHAnsi"/>
              </w:rPr>
            </w:pPr>
            <w:r w:rsidRPr="00AD2C1D">
              <w:rPr>
                <w:rFonts w:asciiTheme="minorHAnsi" w:hAnsiTheme="minorHAnsi"/>
              </w:rPr>
              <w:t>Actor Actions</w:t>
            </w:r>
          </w:p>
        </w:tc>
        <w:tc>
          <w:tcPr>
            <w:tcW w:w="7218" w:type="dxa"/>
          </w:tcPr>
          <w:p w14:paraId="1138551D" w14:textId="77777777" w:rsidR="00F13E69" w:rsidRPr="00AD2C1D" w:rsidRDefault="00F13E69"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13E69" w:rsidRPr="00AD2C1D" w14:paraId="4FCC8008" w14:textId="77777777" w:rsidTr="007A50E9">
        <w:tc>
          <w:tcPr>
            <w:cnfStyle w:val="001000000000" w:firstRow="0" w:lastRow="0" w:firstColumn="1" w:lastColumn="0" w:oddVBand="0" w:evenVBand="0" w:oddHBand="0" w:evenHBand="0" w:firstRowFirstColumn="0" w:firstRowLastColumn="0" w:lastRowFirstColumn="0" w:lastRowLastColumn="0"/>
            <w:tcW w:w="2358" w:type="dxa"/>
          </w:tcPr>
          <w:p w14:paraId="00866C4F" w14:textId="77777777" w:rsidR="00F13E69" w:rsidRPr="00AD2C1D" w:rsidRDefault="00F13E69">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A44250">
              <w:rPr>
                <w:rFonts w:asciiTheme="minorHAnsi" w:hAnsiTheme="minorHAnsi"/>
                <w:b w:val="0"/>
              </w:rPr>
              <w:t xml:space="preserve">User </w:t>
            </w:r>
            <w:r w:rsidR="00E25BEF">
              <w:rPr>
                <w:rFonts w:asciiTheme="minorHAnsi" w:hAnsiTheme="minorHAnsi"/>
                <w:b w:val="0"/>
              </w:rPr>
              <w:t>enters their user name and password on the login page.</w:t>
            </w:r>
          </w:p>
        </w:tc>
        <w:tc>
          <w:tcPr>
            <w:tcW w:w="7218" w:type="dxa"/>
          </w:tcPr>
          <w:p w14:paraId="3FF5B278" w14:textId="77777777" w:rsidR="00F13E69" w:rsidRPr="00AD2C1D" w:rsidRDefault="00F13E69"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13E69" w:rsidRPr="00AD2C1D" w14:paraId="67AF3BCF" w14:textId="77777777" w:rsidTr="007A50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358A16C" w14:textId="77777777" w:rsidR="00F13E69" w:rsidRPr="00AD2C1D" w:rsidRDefault="00F13E69" w:rsidP="008C45F7">
            <w:pPr>
              <w:rPr>
                <w:rFonts w:asciiTheme="minorHAnsi" w:hAnsiTheme="minorHAnsi"/>
                <w:b w:val="0"/>
                <w:bCs w:val="0"/>
              </w:rPr>
            </w:pPr>
          </w:p>
        </w:tc>
        <w:tc>
          <w:tcPr>
            <w:tcW w:w="7218" w:type="dxa"/>
          </w:tcPr>
          <w:p w14:paraId="2A35A95E" w14:textId="77777777" w:rsidR="00F13E69" w:rsidRPr="00AD2C1D" w:rsidRDefault="00F13E69">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w:t>
            </w:r>
            <w:r w:rsidR="00E25BEF">
              <w:rPr>
                <w:rFonts w:asciiTheme="minorHAnsi" w:hAnsiTheme="minorHAnsi"/>
              </w:rPr>
              <w:t>system validates their user credentials and logs the user into the system.</w:t>
            </w:r>
          </w:p>
        </w:tc>
      </w:tr>
    </w:tbl>
    <w:p w14:paraId="48966B09" w14:textId="77777777" w:rsidR="00F41728" w:rsidRDefault="00F41728" w:rsidP="007A50E9"/>
    <w:tbl>
      <w:tblPr>
        <w:tblStyle w:val="GridTable4-Accent11"/>
        <w:tblW w:w="0" w:type="auto"/>
        <w:tblLook w:val="04A0" w:firstRow="1" w:lastRow="0" w:firstColumn="1" w:lastColumn="0" w:noHBand="0" w:noVBand="1"/>
      </w:tblPr>
      <w:tblGrid>
        <w:gridCol w:w="2358"/>
        <w:gridCol w:w="7218"/>
      </w:tblGrid>
      <w:tr w:rsidR="007B173B" w:rsidRPr="00AD2C1D" w14:paraId="74AFD043" w14:textId="77777777"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D951541" w14:textId="77777777" w:rsidR="007B173B" w:rsidRPr="00AD2C1D" w:rsidRDefault="007B173B" w:rsidP="008C45F7">
            <w:pPr>
              <w:rPr>
                <w:rFonts w:asciiTheme="minorHAnsi" w:hAnsiTheme="minorHAnsi"/>
              </w:rPr>
            </w:pPr>
            <w:r w:rsidRPr="00AD2C1D">
              <w:rPr>
                <w:rFonts w:asciiTheme="minorHAnsi" w:hAnsiTheme="minorHAnsi"/>
              </w:rPr>
              <w:t>Use Case ID</w:t>
            </w:r>
          </w:p>
        </w:tc>
        <w:tc>
          <w:tcPr>
            <w:tcW w:w="7218" w:type="dxa"/>
          </w:tcPr>
          <w:p w14:paraId="6B5D4869" w14:textId="77777777" w:rsidR="007B173B" w:rsidRPr="00AD2C1D" w:rsidRDefault="007B173B"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10" w:name="uc006"/>
            <w:r w:rsidRPr="00AD2C1D">
              <w:rPr>
                <w:rFonts w:asciiTheme="minorHAnsi" w:hAnsiTheme="minorHAnsi"/>
              </w:rPr>
              <w:t>UC_00</w:t>
            </w:r>
            <w:r w:rsidR="001C722E">
              <w:rPr>
                <w:rFonts w:asciiTheme="minorHAnsi" w:hAnsiTheme="minorHAnsi"/>
              </w:rPr>
              <w:t>6</w:t>
            </w:r>
            <w:bookmarkEnd w:id="310"/>
          </w:p>
        </w:tc>
      </w:tr>
      <w:tr w:rsidR="007B173B" w:rsidRPr="00AD2C1D" w14:paraId="63C28CC2"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7D59EBE" w14:textId="77777777" w:rsidR="007B173B" w:rsidRPr="00AD2C1D" w:rsidRDefault="007B173B" w:rsidP="008C45F7">
            <w:pPr>
              <w:rPr>
                <w:rFonts w:asciiTheme="minorHAnsi" w:hAnsiTheme="minorHAnsi"/>
              </w:rPr>
            </w:pPr>
            <w:r w:rsidRPr="00AD2C1D">
              <w:rPr>
                <w:rFonts w:asciiTheme="minorHAnsi" w:hAnsiTheme="minorHAnsi"/>
              </w:rPr>
              <w:t>Use Case Name</w:t>
            </w:r>
          </w:p>
        </w:tc>
        <w:tc>
          <w:tcPr>
            <w:tcW w:w="7218" w:type="dxa"/>
          </w:tcPr>
          <w:p w14:paraId="793790FF" w14:textId="77777777"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Logout </w:t>
            </w:r>
          </w:p>
        </w:tc>
      </w:tr>
      <w:tr w:rsidR="007B173B" w:rsidRPr="00AD2C1D" w14:paraId="5AA06999"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399ECDB6" w14:textId="77777777" w:rsidR="007B173B" w:rsidRPr="00AD2C1D" w:rsidRDefault="007B173B" w:rsidP="008C45F7">
            <w:pPr>
              <w:rPr>
                <w:rFonts w:asciiTheme="minorHAnsi" w:hAnsiTheme="minorHAnsi"/>
              </w:rPr>
            </w:pPr>
            <w:r w:rsidRPr="00AD2C1D">
              <w:rPr>
                <w:rFonts w:asciiTheme="minorHAnsi" w:hAnsiTheme="minorHAnsi"/>
              </w:rPr>
              <w:t>Actor(s)</w:t>
            </w:r>
          </w:p>
        </w:tc>
        <w:tc>
          <w:tcPr>
            <w:tcW w:w="7218" w:type="dxa"/>
          </w:tcPr>
          <w:p w14:paraId="1C4693CA" w14:textId="77777777" w:rsidR="007B173B"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7B173B" w:rsidRPr="00AD2C1D" w14:paraId="6547B541"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6FFFBC8" w14:textId="77777777" w:rsidR="007B173B" w:rsidRPr="00AD2C1D" w:rsidRDefault="007B173B" w:rsidP="008C45F7">
            <w:pPr>
              <w:rPr>
                <w:rFonts w:asciiTheme="minorHAnsi" w:hAnsiTheme="minorHAnsi"/>
              </w:rPr>
            </w:pPr>
            <w:r w:rsidRPr="00AD2C1D">
              <w:rPr>
                <w:rFonts w:asciiTheme="minorHAnsi" w:hAnsiTheme="minorHAnsi"/>
              </w:rPr>
              <w:t>Purpose</w:t>
            </w:r>
          </w:p>
        </w:tc>
        <w:tc>
          <w:tcPr>
            <w:tcW w:w="7218" w:type="dxa"/>
          </w:tcPr>
          <w:p w14:paraId="356B0265" w14:textId="77777777"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Procedure for logging out of the </w:t>
            </w:r>
            <w:r w:rsidR="00E25BEF">
              <w:rPr>
                <w:rFonts w:asciiTheme="minorHAnsi" w:hAnsiTheme="minorHAnsi"/>
              </w:rPr>
              <w:t>system.</w:t>
            </w:r>
          </w:p>
        </w:tc>
      </w:tr>
      <w:tr w:rsidR="007B173B" w:rsidRPr="00AD2C1D" w14:paraId="7134B8CF"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0B017348" w14:textId="77777777" w:rsidR="007B173B" w:rsidRPr="00AD2C1D" w:rsidRDefault="007B173B" w:rsidP="008C45F7">
            <w:pPr>
              <w:rPr>
                <w:rFonts w:asciiTheme="minorHAnsi" w:hAnsiTheme="minorHAnsi"/>
              </w:rPr>
            </w:pPr>
            <w:r w:rsidRPr="00AD2C1D">
              <w:rPr>
                <w:rFonts w:asciiTheme="minorHAnsi" w:hAnsiTheme="minorHAnsi"/>
              </w:rPr>
              <w:t>Overview</w:t>
            </w:r>
          </w:p>
        </w:tc>
        <w:tc>
          <w:tcPr>
            <w:tcW w:w="7218" w:type="dxa"/>
          </w:tcPr>
          <w:p w14:paraId="51B03D83" w14:textId="77777777" w:rsidR="007B173B" w:rsidRPr="00AD2C1D" w:rsidRDefault="007B173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From a security stand point the user shall have the ability to log them out of the </w:t>
            </w:r>
            <w:r w:rsidR="00E25BEF">
              <w:rPr>
                <w:rFonts w:asciiTheme="minorHAnsi" w:hAnsiTheme="minorHAnsi"/>
              </w:rPr>
              <w:t xml:space="preserve">web application </w:t>
            </w:r>
            <w:r>
              <w:rPr>
                <w:rFonts w:asciiTheme="minorHAnsi" w:hAnsiTheme="minorHAnsi"/>
              </w:rPr>
              <w:t>to prevent unauthorized data entry if a computer is shared with another user.</w:t>
            </w:r>
          </w:p>
        </w:tc>
      </w:tr>
      <w:tr w:rsidR="007B173B" w:rsidRPr="00AD2C1D" w14:paraId="5C6F58A4"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EA2BE76" w14:textId="77777777" w:rsidR="007B173B" w:rsidRPr="00AD2C1D" w:rsidRDefault="007B173B" w:rsidP="008C45F7">
            <w:pPr>
              <w:rPr>
                <w:rFonts w:asciiTheme="minorHAnsi" w:hAnsiTheme="minorHAnsi"/>
              </w:rPr>
            </w:pPr>
            <w:r w:rsidRPr="00AD2C1D">
              <w:rPr>
                <w:rFonts w:asciiTheme="minorHAnsi" w:hAnsiTheme="minorHAnsi"/>
              </w:rPr>
              <w:t>Cross-References</w:t>
            </w:r>
          </w:p>
        </w:tc>
        <w:tc>
          <w:tcPr>
            <w:tcW w:w="7218" w:type="dxa"/>
          </w:tcPr>
          <w:p w14:paraId="14715FA7" w14:textId="77777777"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7B173B" w:rsidRPr="00AD2C1D" w14:paraId="600186CB"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36A876A7" w14:textId="77777777" w:rsidR="007B173B" w:rsidRPr="00AD2C1D" w:rsidRDefault="007B173B" w:rsidP="008C45F7">
            <w:pPr>
              <w:rPr>
                <w:rFonts w:asciiTheme="minorHAnsi" w:hAnsiTheme="minorHAnsi"/>
              </w:rPr>
            </w:pPr>
            <w:r w:rsidRPr="00AD2C1D">
              <w:rPr>
                <w:rFonts w:asciiTheme="minorHAnsi" w:hAnsiTheme="minorHAnsi"/>
              </w:rPr>
              <w:t>Pre-conditions</w:t>
            </w:r>
          </w:p>
        </w:tc>
        <w:tc>
          <w:tcPr>
            <w:tcW w:w="7218" w:type="dxa"/>
          </w:tcPr>
          <w:p w14:paraId="77DCADCB" w14:textId="2C591DC1" w:rsidR="007B173B"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The user must have </w:t>
            </w:r>
            <w:del w:id="311" w:author="Jimmy Duggan" w:date="2015-11-11T23:07:00Z">
              <w:r w:rsidDel="00913776">
                <w:rPr>
                  <w:rFonts w:asciiTheme="minorHAnsi" w:hAnsiTheme="minorHAnsi"/>
                </w:rPr>
                <w:delText xml:space="preserve">created </w:delText>
              </w:r>
            </w:del>
            <w:r>
              <w:rPr>
                <w:rFonts w:asciiTheme="minorHAnsi" w:hAnsiTheme="minorHAnsi"/>
              </w:rPr>
              <w:t>an account on the web site.</w:t>
            </w:r>
          </w:p>
          <w:p w14:paraId="68044FBC" w14:textId="77777777" w:rsidR="007B173B" w:rsidRDefault="00E25BEF"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p w14:paraId="0873DD68" w14:textId="77777777"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is currently logged into the system.</w:t>
            </w:r>
          </w:p>
        </w:tc>
      </w:tr>
      <w:tr w:rsidR="007B173B" w:rsidRPr="00AD2C1D" w14:paraId="46948D20"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59CF370" w14:textId="77777777" w:rsidR="007B173B" w:rsidRPr="00AD2C1D" w:rsidRDefault="007B173B" w:rsidP="008C45F7">
            <w:pPr>
              <w:rPr>
                <w:rFonts w:asciiTheme="minorHAnsi" w:hAnsiTheme="minorHAnsi"/>
              </w:rPr>
            </w:pPr>
            <w:r w:rsidRPr="00AD2C1D">
              <w:rPr>
                <w:rFonts w:asciiTheme="minorHAnsi" w:hAnsiTheme="minorHAnsi"/>
              </w:rPr>
              <w:t>Post-conditions</w:t>
            </w:r>
          </w:p>
        </w:tc>
        <w:tc>
          <w:tcPr>
            <w:tcW w:w="7218" w:type="dxa"/>
          </w:tcPr>
          <w:p w14:paraId="6133D36C" w14:textId="77777777" w:rsidR="007B173B"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 xml:space="preserve">The user can no </w:t>
            </w:r>
            <w:r w:rsidR="00E25BEF">
              <w:rPr>
                <w:rFonts w:asciiTheme="minorHAnsi" w:hAnsiTheme="minorHAnsi"/>
              </w:rPr>
              <w:t>longer access the system.</w:t>
            </w:r>
          </w:p>
          <w:p w14:paraId="1C42B7DE" w14:textId="77777777" w:rsidR="007B173B" w:rsidRPr="00BE45FC"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into the system.</w:t>
            </w:r>
          </w:p>
        </w:tc>
      </w:tr>
      <w:tr w:rsidR="007B173B" w:rsidRPr="00AD2C1D" w14:paraId="57B3190F" w14:textId="77777777" w:rsidTr="008C45F7">
        <w:tc>
          <w:tcPr>
            <w:cnfStyle w:val="001000000000" w:firstRow="0" w:lastRow="0" w:firstColumn="1" w:lastColumn="0" w:oddVBand="0" w:evenVBand="0" w:oddHBand="0" w:evenHBand="0" w:firstRowFirstColumn="0" w:firstRowLastColumn="0" w:lastRowFirstColumn="0" w:lastRowLastColumn="0"/>
            <w:tcW w:w="9576" w:type="dxa"/>
            <w:gridSpan w:val="2"/>
          </w:tcPr>
          <w:p w14:paraId="4BF6D76C" w14:textId="77777777" w:rsidR="007B173B" w:rsidRPr="00AD2C1D" w:rsidRDefault="007B173B" w:rsidP="008C45F7">
            <w:pPr>
              <w:rPr>
                <w:rFonts w:asciiTheme="minorHAnsi" w:hAnsiTheme="minorHAnsi"/>
              </w:rPr>
            </w:pPr>
            <w:r w:rsidRPr="00AD2C1D">
              <w:rPr>
                <w:rFonts w:asciiTheme="minorHAnsi" w:hAnsiTheme="minorHAnsi"/>
              </w:rPr>
              <w:t>Course of Events</w:t>
            </w:r>
          </w:p>
        </w:tc>
      </w:tr>
      <w:tr w:rsidR="007B173B" w:rsidRPr="00AD2C1D" w14:paraId="3BB2BA2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CD53197" w14:textId="77777777" w:rsidR="007B173B" w:rsidRPr="00AD2C1D" w:rsidRDefault="007B173B" w:rsidP="008C45F7">
            <w:pPr>
              <w:rPr>
                <w:rFonts w:asciiTheme="minorHAnsi" w:hAnsiTheme="minorHAnsi"/>
              </w:rPr>
            </w:pPr>
            <w:r w:rsidRPr="00AD2C1D">
              <w:rPr>
                <w:rFonts w:asciiTheme="minorHAnsi" w:hAnsiTheme="minorHAnsi"/>
              </w:rPr>
              <w:t>Actor Actions</w:t>
            </w:r>
          </w:p>
        </w:tc>
        <w:tc>
          <w:tcPr>
            <w:tcW w:w="7218" w:type="dxa"/>
          </w:tcPr>
          <w:p w14:paraId="69DC18DD" w14:textId="77777777" w:rsidR="007B173B" w:rsidRPr="00AD2C1D" w:rsidRDefault="007B173B"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7B173B" w:rsidRPr="00AD2C1D" w14:paraId="7E95A764"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529CBBF7" w14:textId="77777777" w:rsidR="007B173B" w:rsidRPr="00AD2C1D" w:rsidRDefault="007B173B">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the logout action.</w:t>
            </w:r>
          </w:p>
        </w:tc>
        <w:tc>
          <w:tcPr>
            <w:tcW w:w="7218" w:type="dxa"/>
          </w:tcPr>
          <w:p w14:paraId="61E3E359" w14:textId="77777777" w:rsidR="007B173B" w:rsidRPr="00AD2C1D" w:rsidRDefault="007B173B"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7B173B" w:rsidRPr="00AD2C1D" w14:paraId="1CDFAFF1"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E43B445" w14:textId="77777777" w:rsidR="007B173B" w:rsidRPr="00AD2C1D" w:rsidRDefault="007B173B" w:rsidP="008C45F7">
            <w:pPr>
              <w:rPr>
                <w:rFonts w:asciiTheme="minorHAnsi" w:hAnsiTheme="minorHAnsi"/>
                <w:b w:val="0"/>
                <w:bCs w:val="0"/>
              </w:rPr>
            </w:pPr>
          </w:p>
        </w:tc>
        <w:tc>
          <w:tcPr>
            <w:tcW w:w="7218" w:type="dxa"/>
          </w:tcPr>
          <w:p w14:paraId="1667882C" w14:textId="77777777" w:rsidR="007B173B" w:rsidRPr="00AD2C1D" w:rsidRDefault="007B173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deletes the user’s login credentials from the application session.</w:t>
            </w:r>
          </w:p>
        </w:tc>
      </w:tr>
    </w:tbl>
    <w:p w14:paraId="4C6D6D9E" w14:textId="77777777" w:rsidR="00B55E73" w:rsidRDefault="00B55E73" w:rsidP="007A50E9"/>
    <w:tbl>
      <w:tblPr>
        <w:tblStyle w:val="GridTable4-Accent11"/>
        <w:tblW w:w="0" w:type="auto"/>
        <w:tblLook w:val="04A0" w:firstRow="1" w:lastRow="0" w:firstColumn="1" w:lastColumn="0" w:noHBand="0" w:noVBand="1"/>
      </w:tblPr>
      <w:tblGrid>
        <w:gridCol w:w="2358"/>
        <w:gridCol w:w="7218"/>
      </w:tblGrid>
      <w:tr w:rsidR="00B55E73" w:rsidRPr="00AD2C1D" w14:paraId="3662C1B1" w14:textId="77777777" w:rsidTr="008C45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D1321AA" w14:textId="77777777" w:rsidR="00B55E73" w:rsidRPr="00AD2C1D" w:rsidRDefault="00B55E73" w:rsidP="008C45F7">
            <w:pPr>
              <w:rPr>
                <w:rFonts w:asciiTheme="minorHAnsi" w:hAnsiTheme="minorHAnsi"/>
              </w:rPr>
            </w:pPr>
            <w:r w:rsidRPr="00AD2C1D">
              <w:rPr>
                <w:rFonts w:asciiTheme="minorHAnsi" w:hAnsiTheme="minorHAnsi"/>
              </w:rPr>
              <w:t>Use Case ID</w:t>
            </w:r>
          </w:p>
        </w:tc>
        <w:tc>
          <w:tcPr>
            <w:tcW w:w="7218" w:type="dxa"/>
          </w:tcPr>
          <w:p w14:paraId="01FF3361" w14:textId="77777777" w:rsidR="00B55E73" w:rsidRPr="00AD2C1D" w:rsidRDefault="00B55E73" w:rsidP="008C45F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12" w:name="uc007"/>
            <w:r>
              <w:rPr>
                <w:rFonts w:asciiTheme="minorHAnsi" w:hAnsiTheme="minorHAnsi"/>
              </w:rPr>
              <w:t>UC_0</w:t>
            </w:r>
            <w:r w:rsidR="001C722E">
              <w:rPr>
                <w:rFonts w:asciiTheme="minorHAnsi" w:hAnsiTheme="minorHAnsi"/>
              </w:rPr>
              <w:t>07</w:t>
            </w:r>
            <w:bookmarkEnd w:id="312"/>
          </w:p>
        </w:tc>
      </w:tr>
      <w:tr w:rsidR="00B55E73" w:rsidRPr="00AD2C1D" w14:paraId="1D3D0900"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AD78A6" w14:textId="77777777" w:rsidR="00B55E73" w:rsidRPr="00AD2C1D" w:rsidRDefault="00B55E73" w:rsidP="008C45F7">
            <w:pPr>
              <w:rPr>
                <w:rFonts w:asciiTheme="minorHAnsi" w:hAnsiTheme="minorHAnsi"/>
              </w:rPr>
            </w:pPr>
            <w:r w:rsidRPr="00AD2C1D">
              <w:rPr>
                <w:rFonts w:asciiTheme="minorHAnsi" w:hAnsiTheme="minorHAnsi"/>
              </w:rPr>
              <w:t>Use Case Name</w:t>
            </w:r>
          </w:p>
        </w:tc>
        <w:tc>
          <w:tcPr>
            <w:tcW w:w="7218" w:type="dxa"/>
          </w:tcPr>
          <w:p w14:paraId="6AFA3E83" w14:textId="77777777"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Verify Login Credentials</w:t>
            </w:r>
          </w:p>
        </w:tc>
      </w:tr>
      <w:tr w:rsidR="00B55E73" w:rsidRPr="00AD2C1D" w14:paraId="3441D73B"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498EFD92" w14:textId="77777777" w:rsidR="00B55E73" w:rsidRPr="00AD2C1D" w:rsidRDefault="00B55E73" w:rsidP="008C45F7">
            <w:pPr>
              <w:rPr>
                <w:rFonts w:asciiTheme="minorHAnsi" w:hAnsiTheme="minorHAnsi"/>
              </w:rPr>
            </w:pPr>
            <w:r w:rsidRPr="00AD2C1D">
              <w:rPr>
                <w:rFonts w:asciiTheme="minorHAnsi" w:hAnsiTheme="minorHAnsi"/>
              </w:rPr>
              <w:t>Actor(s)</w:t>
            </w:r>
          </w:p>
        </w:tc>
        <w:tc>
          <w:tcPr>
            <w:tcW w:w="7218" w:type="dxa"/>
          </w:tcPr>
          <w:p w14:paraId="0DA2A934" w14:textId="77777777" w:rsidR="00B55E73" w:rsidRPr="00AD2C1D" w:rsidRDefault="001C722E"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 Physician, Experiment Administrator, System Administrator</w:t>
            </w:r>
          </w:p>
        </w:tc>
      </w:tr>
      <w:tr w:rsidR="00B55E73" w:rsidRPr="00AD2C1D" w14:paraId="0D475B97"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CEAB3C5" w14:textId="77777777" w:rsidR="00B55E73" w:rsidRPr="00AD2C1D" w:rsidRDefault="00B55E73" w:rsidP="008C45F7">
            <w:pPr>
              <w:rPr>
                <w:rFonts w:asciiTheme="minorHAnsi" w:hAnsiTheme="minorHAnsi"/>
              </w:rPr>
            </w:pPr>
            <w:r w:rsidRPr="00AD2C1D">
              <w:rPr>
                <w:rFonts w:asciiTheme="minorHAnsi" w:hAnsiTheme="minorHAnsi"/>
              </w:rPr>
              <w:t>Purpose</w:t>
            </w:r>
          </w:p>
        </w:tc>
        <w:tc>
          <w:tcPr>
            <w:tcW w:w="7218" w:type="dxa"/>
          </w:tcPr>
          <w:p w14:paraId="32FF7564" w14:textId="77777777"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verifying the login credentials of a user.</w:t>
            </w:r>
          </w:p>
        </w:tc>
      </w:tr>
      <w:tr w:rsidR="00B55E73" w:rsidRPr="00AD2C1D" w14:paraId="73B30366"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059176AB" w14:textId="77777777" w:rsidR="00B55E73" w:rsidRPr="00AD2C1D" w:rsidRDefault="00B55E73" w:rsidP="008C45F7">
            <w:pPr>
              <w:rPr>
                <w:rFonts w:asciiTheme="minorHAnsi" w:hAnsiTheme="minorHAnsi"/>
              </w:rPr>
            </w:pPr>
            <w:r w:rsidRPr="00AD2C1D">
              <w:rPr>
                <w:rFonts w:asciiTheme="minorHAnsi" w:hAnsiTheme="minorHAnsi"/>
              </w:rPr>
              <w:t>Overview</w:t>
            </w:r>
          </w:p>
        </w:tc>
        <w:tc>
          <w:tcPr>
            <w:tcW w:w="7218" w:type="dxa"/>
          </w:tcPr>
          <w:p w14:paraId="3882242F" w14:textId="77777777" w:rsidR="00B55E73" w:rsidRPr="00AD2C1D" w:rsidRDefault="00B55E73">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username and password entered by the user must be validated prior to granting the user a successful login into the system</w:t>
            </w:r>
            <w:r w:rsidR="00E25BEF">
              <w:rPr>
                <w:rFonts w:asciiTheme="minorHAnsi" w:hAnsiTheme="minorHAnsi"/>
              </w:rPr>
              <w:t>.</w:t>
            </w:r>
          </w:p>
        </w:tc>
      </w:tr>
      <w:tr w:rsidR="00B55E73" w:rsidRPr="00AD2C1D" w14:paraId="59C2844C"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5966893" w14:textId="77777777" w:rsidR="00B55E73" w:rsidRPr="00AD2C1D" w:rsidRDefault="00B55E73" w:rsidP="008C45F7">
            <w:pPr>
              <w:rPr>
                <w:rFonts w:asciiTheme="minorHAnsi" w:hAnsiTheme="minorHAnsi"/>
              </w:rPr>
            </w:pPr>
            <w:r w:rsidRPr="00AD2C1D">
              <w:rPr>
                <w:rFonts w:asciiTheme="minorHAnsi" w:hAnsiTheme="minorHAnsi"/>
              </w:rPr>
              <w:t>Cross-References</w:t>
            </w:r>
          </w:p>
        </w:tc>
        <w:tc>
          <w:tcPr>
            <w:tcW w:w="7218" w:type="dxa"/>
          </w:tcPr>
          <w:p w14:paraId="6636A771" w14:textId="77777777"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B55E73" w:rsidRPr="00AD2C1D" w14:paraId="1ECDE5A7"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165A472E" w14:textId="77777777" w:rsidR="00B55E73" w:rsidRPr="00AD2C1D" w:rsidRDefault="00B55E73" w:rsidP="008C45F7">
            <w:pPr>
              <w:rPr>
                <w:rFonts w:asciiTheme="minorHAnsi" w:hAnsiTheme="minorHAnsi"/>
              </w:rPr>
            </w:pPr>
            <w:r w:rsidRPr="00AD2C1D">
              <w:rPr>
                <w:rFonts w:asciiTheme="minorHAnsi" w:hAnsiTheme="minorHAnsi"/>
              </w:rPr>
              <w:t>Pre-conditions</w:t>
            </w:r>
          </w:p>
        </w:tc>
        <w:tc>
          <w:tcPr>
            <w:tcW w:w="7218" w:type="dxa"/>
          </w:tcPr>
          <w:p w14:paraId="206974F2" w14:textId="77777777" w:rsidR="00B55E73"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must have created an account on the web site.</w:t>
            </w:r>
          </w:p>
          <w:p w14:paraId="08B83B76" w14:textId="77777777" w:rsidR="00B55E73" w:rsidRPr="00AD2C1D" w:rsidRDefault="00E25BEF">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user has launched a web browser and navigated to the web application.</w:t>
            </w:r>
          </w:p>
        </w:tc>
      </w:tr>
      <w:tr w:rsidR="00B55E73" w:rsidRPr="00AD2C1D" w14:paraId="30DA9C8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BEFEB98" w14:textId="77777777" w:rsidR="00B55E73" w:rsidRPr="00AD2C1D" w:rsidRDefault="00B55E73" w:rsidP="008C45F7">
            <w:pPr>
              <w:rPr>
                <w:rFonts w:asciiTheme="minorHAnsi" w:hAnsiTheme="minorHAnsi"/>
              </w:rPr>
            </w:pPr>
            <w:r w:rsidRPr="00AD2C1D">
              <w:rPr>
                <w:rFonts w:asciiTheme="minorHAnsi" w:hAnsiTheme="minorHAnsi"/>
              </w:rPr>
              <w:t>Post-conditions</w:t>
            </w:r>
          </w:p>
        </w:tc>
        <w:tc>
          <w:tcPr>
            <w:tcW w:w="7218" w:type="dxa"/>
          </w:tcPr>
          <w:p w14:paraId="1E2DFB57" w14:textId="77777777" w:rsidR="00B55E73" w:rsidRDefault="00B55E73" w:rsidP="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The user has been logged into the system.</w:t>
            </w:r>
          </w:p>
          <w:p w14:paraId="650FF944" w14:textId="77777777" w:rsidR="00B55E73" w:rsidRPr="00BE45FC"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The user remains logged out of the system and an error message is present to the user informing that there was an invalid username or password entered.</w:t>
            </w:r>
          </w:p>
        </w:tc>
      </w:tr>
      <w:tr w:rsidR="00B55E73" w:rsidRPr="00AD2C1D" w14:paraId="15B363B3" w14:textId="77777777" w:rsidTr="008C45F7">
        <w:tc>
          <w:tcPr>
            <w:cnfStyle w:val="001000000000" w:firstRow="0" w:lastRow="0" w:firstColumn="1" w:lastColumn="0" w:oddVBand="0" w:evenVBand="0" w:oddHBand="0" w:evenHBand="0" w:firstRowFirstColumn="0" w:firstRowLastColumn="0" w:lastRowFirstColumn="0" w:lastRowLastColumn="0"/>
            <w:tcW w:w="9576" w:type="dxa"/>
            <w:gridSpan w:val="2"/>
          </w:tcPr>
          <w:p w14:paraId="4DB4371E" w14:textId="77777777" w:rsidR="00B55E73" w:rsidRPr="00AD2C1D" w:rsidRDefault="00B55E73" w:rsidP="008C45F7">
            <w:pPr>
              <w:rPr>
                <w:rFonts w:asciiTheme="minorHAnsi" w:hAnsiTheme="minorHAnsi"/>
              </w:rPr>
            </w:pPr>
            <w:r w:rsidRPr="00AD2C1D">
              <w:rPr>
                <w:rFonts w:asciiTheme="minorHAnsi" w:hAnsiTheme="minorHAnsi"/>
              </w:rPr>
              <w:t>Course of Events</w:t>
            </w:r>
          </w:p>
        </w:tc>
      </w:tr>
      <w:tr w:rsidR="00B55E73" w:rsidRPr="00AD2C1D" w14:paraId="7B5F417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E048FCA" w14:textId="77777777" w:rsidR="00B55E73" w:rsidRPr="00AD2C1D" w:rsidRDefault="00B55E73" w:rsidP="008C45F7">
            <w:pPr>
              <w:rPr>
                <w:rFonts w:asciiTheme="minorHAnsi" w:hAnsiTheme="minorHAnsi"/>
              </w:rPr>
            </w:pPr>
            <w:r w:rsidRPr="00AD2C1D">
              <w:rPr>
                <w:rFonts w:asciiTheme="minorHAnsi" w:hAnsiTheme="minorHAnsi"/>
              </w:rPr>
              <w:t>Actor Actions</w:t>
            </w:r>
          </w:p>
        </w:tc>
        <w:tc>
          <w:tcPr>
            <w:tcW w:w="7218" w:type="dxa"/>
          </w:tcPr>
          <w:p w14:paraId="300CEFFB" w14:textId="77777777" w:rsidR="00B55E73" w:rsidRPr="00AD2C1D" w:rsidRDefault="00B55E73" w:rsidP="008C45F7">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B55E73" w:rsidRPr="00AD2C1D" w14:paraId="03D4A69B" w14:textId="77777777" w:rsidTr="008C45F7">
        <w:tc>
          <w:tcPr>
            <w:cnfStyle w:val="001000000000" w:firstRow="0" w:lastRow="0" w:firstColumn="1" w:lastColumn="0" w:oddVBand="0" w:evenVBand="0" w:oddHBand="0" w:evenHBand="0" w:firstRowFirstColumn="0" w:firstRowLastColumn="0" w:lastRowFirstColumn="0" w:lastRowLastColumn="0"/>
            <w:tcW w:w="2358" w:type="dxa"/>
          </w:tcPr>
          <w:p w14:paraId="105FE899" w14:textId="77777777" w:rsidR="00B55E73" w:rsidRPr="00AD2C1D" w:rsidRDefault="00B55E7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enters username and password into the login modal dialog.</w:t>
            </w:r>
          </w:p>
        </w:tc>
        <w:tc>
          <w:tcPr>
            <w:tcW w:w="7218" w:type="dxa"/>
          </w:tcPr>
          <w:p w14:paraId="4A6AF20D" w14:textId="77777777" w:rsidR="00B55E73" w:rsidRPr="00AD2C1D" w:rsidRDefault="00B55E73" w:rsidP="008C45F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B55E73" w:rsidRPr="00AD2C1D" w14:paraId="1226913A" w14:textId="77777777" w:rsidTr="008C45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0083F89" w14:textId="77777777" w:rsidR="00B55E73" w:rsidRPr="00AD2C1D" w:rsidRDefault="00B55E73" w:rsidP="008C45F7">
            <w:pPr>
              <w:rPr>
                <w:rFonts w:asciiTheme="minorHAnsi" w:hAnsiTheme="minorHAnsi"/>
                <w:b w:val="0"/>
                <w:bCs w:val="0"/>
              </w:rPr>
            </w:pPr>
          </w:p>
        </w:tc>
        <w:tc>
          <w:tcPr>
            <w:tcW w:w="7218" w:type="dxa"/>
          </w:tcPr>
          <w:p w14:paraId="277A193A" w14:textId="77777777" w:rsidR="00B55E73" w:rsidRPr="00AD2C1D" w:rsidRDefault="00B55E7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software queries the account table in database to authenticate the user.</w:t>
            </w:r>
          </w:p>
        </w:tc>
      </w:tr>
    </w:tbl>
    <w:p w14:paraId="6C9E18A9" w14:textId="77777777" w:rsidR="00FA0A59" w:rsidRDefault="00FA0A59" w:rsidP="007A50E9"/>
    <w:tbl>
      <w:tblPr>
        <w:tblStyle w:val="GridTable4-Accent11"/>
        <w:tblW w:w="0" w:type="auto"/>
        <w:tblLook w:val="04A0" w:firstRow="1" w:lastRow="0" w:firstColumn="1" w:lastColumn="0" w:noHBand="0" w:noVBand="1"/>
      </w:tblPr>
      <w:tblGrid>
        <w:gridCol w:w="2358"/>
        <w:gridCol w:w="7218"/>
      </w:tblGrid>
      <w:tr w:rsidR="00C75B5B" w:rsidRPr="00AD2C1D" w14:paraId="32B19678"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8250D40" w14:textId="77777777" w:rsidR="00C75B5B" w:rsidRPr="00AD2C1D" w:rsidRDefault="00C75B5B" w:rsidP="002729C6">
            <w:pPr>
              <w:rPr>
                <w:rFonts w:asciiTheme="minorHAnsi" w:hAnsiTheme="minorHAnsi"/>
              </w:rPr>
            </w:pPr>
            <w:r w:rsidRPr="00AD2C1D">
              <w:rPr>
                <w:rFonts w:asciiTheme="minorHAnsi" w:hAnsiTheme="minorHAnsi"/>
              </w:rPr>
              <w:t>Use Case ID</w:t>
            </w:r>
          </w:p>
        </w:tc>
        <w:tc>
          <w:tcPr>
            <w:tcW w:w="7218" w:type="dxa"/>
          </w:tcPr>
          <w:p w14:paraId="1079FB7D" w14:textId="77777777" w:rsidR="00C75B5B" w:rsidRPr="00AD2C1D" w:rsidRDefault="00C75B5B"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13" w:name="uc008"/>
            <w:r>
              <w:rPr>
                <w:rFonts w:asciiTheme="minorHAnsi" w:hAnsiTheme="minorHAnsi"/>
              </w:rPr>
              <w:t>UC_008</w:t>
            </w:r>
            <w:bookmarkEnd w:id="313"/>
          </w:p>
        </w:tc>
      </w:tr>
      <w:tr w:rsidR="00C75B5B" w:rsidRPr="00AD2C1D" w14:paraId="1694A4F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E64BF0" w14:textId="77777777" w:rsidR="00C75B5B" w:rsidRPr="00AD2C1D" w:rsidRDefault="00C75B5B" w:rsidP="002729C6">
            <w:pPr>
              <w:rPr>
                <w:rFonts w:asciiTheme="minorHAnsi" w:hAnsiTheme="minorHAnsi"/>
              </w:rPr>
            </w:pPr>
            <w:r w:rsidRPr="00AD2C1D">
              <w:rPr>
                <w:rFonts w:asciiTheme="minorHAnsi" w:hAnsiTheme="minorHAnsi"/>
              </w:rPr>
              <w:t>Use Case Name</w:t>
            </w:r>
          </w:p>
        </w:tc>
        <w:tc>
          <w:tcPr>
            <w:tcW w:w="7218" w:type="dxa"/>
          </w:tcPr>
          <w:p w14:paraId="5AFC27ED" w14:textId="77777777"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Account</w:t>
            </w:r>
          </w:p>
        </w:tc>
      </w:tr>
      <w:tr w:rsidR="00C75B5B" w:rsidRPr="00AD2C1D" w14:paraId="415C941F"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F89407D" w14:textId="77777777" w:rsidR="00C75B5B" w:rsidRPr="00AD2C1D" w:rsidRDefault="00C75B5B" w:rsidP="002729C6">
            <w:pPr>
              <w:rPr>
                <w:rFonts w:asciiTheme="minorHAnsi" w:hAnsiTheme="minorHAnsi"/>
              </w:rPr>
            </w:pPr>
            <w:r w:rsidRPr="00AD2C1D">
              <w:rPr>
                <w:rFonts w:asciiTheme="minorHAnsi" w:hAnsiTheme="minorHAnsi"/>
              </w:rPr>
              <w:t>Actor(s)</w:t>
            </w:r>
          </w:p>
        </w:tc>
        <w:tc>
          <w:tcPr>
            <w:tcW w:w="7218" w:type="dxa"/>
          </w:tcPr>
          <w:p w14:paraId="2F7BF46C" w14:textId="77777777"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C75B5B" w:rsidRPr="00AD2C1D" w14:paraId="4498217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7AB4EA4" w14:textId="77777777" w:rsidR="00C75B5B" w:rsidRPr="00AD2C1D" w:rsidRDefault="00C75B5B" w:rsidP="002729C6">
            <w:pPr>
              <w:rPr>
                <w:rFonts w:asciiTheme="minorHAnsi" w:hAnsiTheme="minorHAnsi"/>
              </w:rPr>
            </w:pPr>
            <w:r w:rsidRPr="00AD2C1D">
              <w:rPr>
                <w:rFonts w:asciiTheme="minorHAnsi" w:hAnsiTheme="minorHAnsi"/>
              </w:rPr>
              <w:t>Purpose</w:t>
            </w:r>
          </w:p>
        </w:tc>
        <w:tc>
          <w:tcPr>
            <w:tcW w:w="7218" w:type="dxa"/>
          </w:tcPr>
          <w:p w14:paraId="21F4BA34" w14:textId="77777777" w:rsidR="00C75B5B" w:rsidRPr="00AD2C1D"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account in the system</w:t>
            </w:r>
          </w:p>
        </w:tc>
      </w:tr>
      <w:tr w:rsidR="00C75B5B" w:rsidRPr="00AD2C1D" w14:paraId="4F606BAB"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1B481A56" w14:textId="77777777" w:rsidR="00C75B5B" w:rsidRPr="00AD2C1D" w:rsidRDefault="00C75B5B" w:rsidP="002729C6">
            <w:pPr>
              <w:rPr>
                <w:rFonts w:asciiTheme="minorHAnsi" w:hAnsiTheme="minorHAnsi"/>
              </w:rPr>
            </w:pPr>
            <w:r w:rsidRPr="00AD2C1D">
              <w:rPr>
                <w:rFonts w:asciiTheme="minorHAnsi" w:hAnsiTheme="minorHAnsi"/>
              </w:rPr>
              <w:t>Overview</w:t>
            </w:r>
          </w:p>
        </w:tc>
        <w:tc>
          <w:tcPr>
            <w:tcW w:w="7218" w:type="dxa"/>
          </w:tcPr>
          <w:p w14:paraId="38271BC0" w14:textId="77777777" w:rsidR="00C75B5B" w:rsidRPr="00AD2C1D" w:rsidRDefault="00C75B5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user wishing to use the system must register a new account using the web application account creation tools.</w:t>
            </w:r>
          </w:p>
        </w:tc>
      </w:tr>
      <w:tr w:rsidR="00C75B5B" w:rsidRPr="00AD2C1D" w14:paraId="734A24A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10F4D92" w14:textId="77777777" w:rsidR="00C75B5B" w:rsidRPr="00AD2C1D" w:rsidRDefault="00C75B5B" w:rsidP="002729C6">
            <w:pPr>
              <w:rPr>
                <w:rFonts w:asciiTheme="minorHAnsi" w:hAnsiTheme="minorHAnsi"/>
              </w:rPr>
            </w:pPr>
            <w:r w:rsidRPr="00AD2C1D">
              <w:rPr>
                <w:rFonts w:asciiTheme="minorHAnsi" w:hAnsiTheme="minorHAnsi"/>
              </w:rPr>
              <w:t>Cross-References</w:t>
            </w:r>
          </w:p>
        </w:tc>
        <w:tc>
          <w:tcPr>
            <w:tcW w:w="7218" w:type="dxa"/>
          </w:tcPr>
          <w:p w14:paraId="031FBAB3" w14:textId="77777777"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C75B5B" w:rsidRPr="00AD2C1D" w14:paraId="56D0C6FC"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7E6C8995" w14:textId="77777777" w:rsidR="00C75B5B" w:rsidRPr="00AD2C1D" w:rsidRDefault="00C75B5B" w:rsidP="002729C6">
            <w:pPr>
              <w:rPr>
                <w:rFonts w:asciiTheme="minorHAnsi" w:hAnsiTheme="minorHAnsi"/>
              </w:rPr>
            </w:pPr>
            <w:r w:rsidRPr="00AD2C1D">
              <w:rPr>
                <w:rFonts w:asciiTheme="minorHAnsi" w:hAnsiTheme="minorHAnsi"/>
              </w:rPr>
              <w:t>Pre-conditions</w:t>
            </w:r>
          </w:p>
        </w:tc>
        <w:tc>
          <w:tcPr>
            <w:tcW w:w="7218" w:type="dxa"/>
          </w:tcPr>
          <w:p w14:paraId="24E72087" w14:textId="77777777" w:rsidR="00C75B5B"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51D79736" w14:textId="77777777"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tc>
      </w:tr>
      <w:tr w:rsidR="00C75B5B" w:rsidRPr="00AD2C1D" w14:paraId="6050E34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26E9F9E" w14:textId="77777777" w:rsidR="00C75B5B" w:rsidRPr="00AD2C1D" w:rsidRDefault="00C75B5B" w:rsidP="002729C6">
            <w:pPr>
              <w:rPr>
                <w:rFonts w:asciiTheme="minorHAnsi" w:hAnsiTheme="minorHAnsi"/>
              </w:rPr>
            </w:pPr>
            <w:r w:rsidRPr="00AD2C1D">
              <w:rPr>
                <w:rFonts w:asciiTheme="minorHAnsi" w:hAnsiTheme="minorHAnsi"/>
              </w:rPr>
              <w:t>Post-conditions</w:t>
            </w:r>
          </w:p>
        </w:tc>
        <w:tc>
          <w:tcPr>
            <w:tcW w:w="7218" w:type="dxa"/>
          </w:tcPr>
          <w:p w14:paraId="08EE43B9" w14:textId="77777777" w:rsidR="00C75B5B"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New user account has been created</w:t>
            </w:r>
            <w:r w:rsidR="00F703E3">
              <w:rPr>
                <w:rFonts w:asciiTheme="minorHAnsi" w:hAnsiTheme="minorHAnsi"/>
              </w:rPr>
              <w:t xml:space="preserve"> and is pending approval</w:t>
            </w:r>
            <w:r>
              <w:rPr>
                <w:rFonts w:asciiTheme="minorHAnsi" w:hAnsiTheme="minorHAnsi"/>
              </w:rPr>
              <w:t>.</w:t>
            </w:r>
          </w:p>
          <w:p w14:paraId="37A8C316" w14:textId="77777777" w:rsidR="00C75B5B" w:rsidRPr="00BE45FC"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No new account is created and an error message is displayed to the user.</w:t>
            </w:r>
          </w:p>
        </w:tc>
      </w:tr>
      <w:tr w:rsidR="00C75B5B" w:rsidRPr="00AD2C1D" w14:paraId="28344466"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1A2C1527" w14:textId="77777777" w:rsidR="00C75B5B" w:rsidRPr="00AD2C1D" w:rsidRDefault="00C75B5B" w:rsidP="002729C6">
            <w:pPr>
              <w:rPr>
                <w:rFonts w:asciiTheme="minorHAnsi" w:hAnsiTheme="minorHAnsi"/>
              </w:rPr>
            </w:pPr>
            <w:r w:rsidRPr="00AD2C1D">
              <w:rPr>
                <w:rFonts w:asciiTheme="minorHAnsi" w:hAnsiTheme="minorHAnsi"/>
              </w:rPr>
              <w:t>Course of Events</w:t>
            </w:r>
          </w:p>
        </w:tc>
      </w:tr>
      <w:tr w:rsidR="00C75B5B" w:rsidRPr="00AD2C1D" w14:paraId="7F91533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830BE9D" w14:textId="77777777" w:rsidR="00C75B5B" w:rsidRPr="00AD2C1D" w:rsidRDefault="00C75B5B" w:rsidP="002729C6">
            <w:pPr>
              <w:rPr>
                <w:rFonts w:asciiTheme="minorHAnsi" w:hAnsiTheme="minorHAnsi"/>
              </w:rPr>
            </w:pPr>
            <w:r w:rsidRPr="00AD2C1D">
              <w:rPr>
                <w:rFonts w:asciiTheme="minorHAnsi" w:hAnsiTheme="minorHAnsi"/>
              </w:rPr>
              <w:t>Actor Actions</w:t>
            </w:r>
          </w:p>
        </w:tc>
        <w:tc>
          <w:tcPr>
            <w:tcW w:w="7218" w:type="dxa"/>
          </w:tcPr>
          <w:p w14:paraId="010D8AC5" w14:textId="77777777" w:rsidR="00C75B5B" w:rsidRPr="00AD2C1D" w:rsidRDefault="00C75B5B"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C75B5B" w:rsidRPr="00AD2C1D" w14:paraId="1BEFB1D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533941F" w14:textId="77777777" w:rsidR="00C75B5B" w:rsidRPr="00AD2C1D" w:rsidRDefault="00C75B5B">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User selects link from login screen to register a new user.</w:t>
            </w:r>
          </w:p>
        </w:tc>
        <w:tc>
          <w:tcPr>
            <w:tcW w:w="7218" w:type="dxa"/>
          </w:tcPr>
          <w:p w14:paraId="26C62E6C" w14:textId="77777777" w:rsidR="00C75B5B" w:rsidRPr="00AD2C1D" w:rsidRDefault="00C75B5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14:paraId="48085B15"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5854477" w14:textId="77777777" w:rsidR="00C75B5B" w:rsidRPr="00AD2C1D" w:rsidRDefault="00C75B5B" w:rsidP="002729C6">
            <w:pPr>
              <w:rPr>
                <w:rFonts w:asciiTheme="minorHAnsi" w:hAnsiTheme="minorHAnsi"/>
                <w:b w:val="0"/>
                <w:bCs w:val="0"/>
              </w:rPr>
            </w:pPr>
          </w:p>
        </w:tc>
        <w:tc>
          <w:tcPr>
            <w:tcW w:w="7218" w:type="dxa"/>
          </w:tcPr>
          <w:p w14:paraId="74A06324" w14:textId="77777777" w:rsidR="00C75B5B" w:rsidRPr="00AD2C1D" w:rsidRDefault="00C75B5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loads the account creation page for the user.</w:t>
            </w:r>
          </w:p>
        </w:tc>
      </w:tr>
      <w:tr w:rsidR="00C75B5B" w:rsidRPr="00AD2C1D" w14:paraId="6F48AFA6"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39B09FA" w14:textId="77777777" w:rsidR="00C75B5B" w:rsidRPr="00AD2C1D" w:rsidRDefault="00C75B5B">
            <w:pPr>
              <w:rPr>
                <w:rFonts w:asciiTheme="minorHAnsi" w:hAnsiTheme="minorHAnsi"/>
                <w:b w:val="0"/>
                <w:bCs w:val="0"/>
              </w:rPr>
            </w:pPr>
            <w:r w:rsidRPr="00C75B5B">
              <w:rPr>
                <w:rFonts w:asciiTheme="minorHAnsi" w:hAnsiTheme="minorHAnsi"/>
              </w:rPr>
              <w:t>3.</w:t>
            </w:r>
            <w:r>
              <w:rPr>
                <w:rFonts w:asciiTheme="minorHAnsi" w:hAnsiTheme="minorHAnsi"/>
                <w:b w:val="0"/>
                <w:bCs w:val="0"/>
              </w:rPr>
              <w:t xml:space="preserve">  User enters all information required.</w:t>
            </w:r>
          </w:p>
        </w:tc>
        <w:tc>
          <w:tcPr>
            <w:tcW w:w="7218" w:type="dxa"/>
          </w:tcPr>
          <w:p w14:paraId="6DDA6B06" w14:textId="77777777" w:rsidR="00C75B5B" w:rsidRDefault="00C75B5B" w:rsidP="00C75B5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C75B5B" w:rsidRPr="00AD2C1D" w14:paraId="566A1579"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28777DA" w14:textId="77777777" w:rsidR="00C75B5B" w:rsidRDefault="00C75B5B" w:rsidP="002729C6">
            <w:pPr>
              <w:rPr>
                <w:rFonts w:asciiTheme="minorHAnsi" w:hAnsiTheme="minorHAnsi"/>
                <w:b w:val="0"/>
                <w:bCs w:val="0"/>
              </w:rPr>
            </w:pPr>
          </w:p>
        </w:tc>
        <w:tc>
          <w:tcPr>
            <w:tcW w:w="7218" w:type="dxa"/>
          </w:tcPr>
          <w:p w14:paraId="320DCC79" w14:textId="77777777" w:rsidR="00C75B5B" w:rsidRPr="00E33B6A" w:rsidRDefault="00C75B5B" w:rsidP="00E33B6A">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The system creates and account and sends an approval notification to the system administrators to approve the new account. </w:t>
            </w:r>
          </w:p>
        </w:tc>
      </w:tr>
    </w:tbl>
    <w:p w14:paraId="3EC6A2CA" w14:textId="77777777" w:rsidR="00C75B5B" w:rsidRDefault="00C75B5B" w:rsidP="007A50E9"/>
    <w:tbl>
      <w:tblPr>
        <w:tblStyle w:val="GridTable4-Accent11"/>
        <w:tblW w:w="0" w:type="auto"/>
        <w:tblLook w:val="04A0" w:firstRow="1" w:lastRow="0" w:firstColumn="1" w:lastColumn="0" w:noHBand="0" w:noVBand="1"/>
      </w:tblPr>
      <w:tblGrid>
        <w:gridCol w:w="2358"/>
        <w:gridCol w:w="7218"/>
      </w:tblGrid>
      <w:tr w:rsidR="00F703E3" w:rsidRPr="00AD2C1D" w14:paraId="0E8ABBCF"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560056F" w14:textId="77777777" w:rsidR="00F703E3" w:rsidRPr="00AD2C1D" w:rsidRDefault="00F703E3" w:rsidP="002729C6">
            <w:pPr>
              <w:rPr>
                <w:rFonts w:asciiTheme="minorHAnsi" w:hAnsiTheme="minorHAnsi"/>
              </w:rPr>
            </w:pPr>
            <w:r w:rsidRPr="00AD2C1D">
              <w:rPr>
                <w:rFonts w:asciiTheme="minorHAnsi" w:hAnsiTheme="minorHAnsi"/>
              </w:rPr>
              <w:t>Use Case ID</w:t>
            </w:r>
          </w:p>
        </w:tc>
        <w:tc>
          <w:tcPr>
            <w:tcW w:w="7218" w:type="dxa"/>
          </w:tcPr>
          <w:p w14:paraId="2FBD5C4D" w14:textId="3B37F6C9" w:rsidR="00F703E3" w:rsidRPr="00AD2C1D" w:rsidRDefault="00F703E3"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14" w:name="uc009"/>
            <w:r>
              <w:rPr>
                <w:rFonts w:asciiTheme="minorHAnsi" w:hAnsiTheme="minorHAnsi"/>
              </w:rPr>
              <w:t>UC_00</w:t>
            </w:r>
            <w:ins w:id="315" w:author="Jimmy Duggan" w:date="2015-11-11T22:56:00Z">
              <w:r w:rsidR="004F4F4D">
                <w:rPr>
                  <w:rFonts w:asciiTheme="minorHAnsi" w:hAnsiTheme="minorHAnsi"/>
                </w:rPr>
                <w:t>9</w:t>
              </w:r>
            </w:ins>
            <w:bookmarkEnd w:id="314"/>
            <w:del w:id="316" w:author="Jimmy Duggan" w:date="2015-11-11T22:56:00Z">
              <w:r w:rsidDel="004F4F4D">
                <w:rPr>
                  <w:rFonts w:asciiTheme="minorHAnsi" w:hAnsiTheme="minorHAnsi"/>
                </w:rPr>
                <w:delText>9</w:delText>
              </w:r>
            </w:del>
          </w:p>
        </w:tc>
      </w:tr>
      <w:tr w:rsidR="00F703E3" w:rsidRPr="00AD2C1D" w14:paraId="291624AD"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B53B2C3" w14:textId="77777777" w:rsidR="00F703E3" w:rsidRPr="00AD2C1D" w:rsidRDefault="00F703E3" w:rsidP="002729C6">
            <w:pPr>
              <w:rPr>
                <w:rFonts w:asciiTheme="minorHAnsi" w:hAnsiTheme="minorHAnsi"/>
              </w:rPr>
            </w:pPr>
            <w:r w:rsidRPr="00AD2C1D">
              <w:rPr>
                <w:rFonts w:asciiTheme="minorHAnsi" w:hAnsiTheme="minorHAnsi"/>
              </w:rPr>
              <w:t>Use Case Name</w:t>
            </w:r>
          </w:p>
        </w:tc>
        <w:tc>
          <w:tcPr>
            <w:tcW w:w="7218" w:type="dxa"/>
          </w:tcPr>
          <w:p w14:paraId="54FDD661"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Edit Account</w:t>
            </w:r>
          </w:p>
        </w:tc>
      </w:tr>
      <w:tr w:rsidR="00F703E3" w:rsidRPr="00AD2C1D" w14:paraId="3F3E8AB9"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189C7BB" w14:textId="77777777" w:rsidR="00F703E3" w:rsidRPr="00AD2C1D" w:rsidRDefault="00F703E3" w:rsidP="002729C6">
            <w:pPr>
              <w:rPr>
                <w:rFonts w:asciiTheme="minorHAnsi" w:hAnsiTheme="minorHAnsi"/>
              </w:rPr>
            </w:pPr>
            <w:r w:rsidRPr="00AD2C1D">
              <w:rPr>
                <w:rFonts w:asciiTheme="minorHAnsi" w:hAnsiTheme="minorHAnsi"/>
              </w:rPr>
              <w:t>Actor(s)</w:t>
            </w:r>
          </w:p>
        </w:tc>
        <w:tc>
          <w:tcPr>
            <w:tcW w:w="7218" w:type="dxa"/>
          </w:tcPr>
          <w:p w14:paraId="2DC02455" w14:textId="77777777" w:rsidR="00F703E3" w:rsidRPr="00AD2C1D"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 System Administrator</w:t>
            </w:r>
          </w:p>
        </w:tc>
      </w:tr>
      <w:tr w:rsidR="00F703E3" w:rsidRPr="00AD2C1D" w14:paraId="5D248A9C"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D5CBDBC" w14:textId="77777777" w:rsidR="00F703E3" w:rsidRPr="00AD2C1D" w:rsidRDefault="00F703E3" w:rsidP="002729C6">
            <w:pPr>
              <w:rPr>
                <w:rFonts w:asciiTheme="minorHAnsi" w:hAnsiTheme="minorHAnsi"/>
              </w:rPr>
            </w:pPr>
            <w:r w:rsidRPr="00AD2C1D">
              <w:rPr>
                <w:rFonts w:asciiTheme="minorHAnsi" w:hAnsiTheme="minorHAnsi"/>
              </w:rPr>
              <w:t>Purpose</w:t>
            </w:r>
          </w:p>
        </w:tc>
        <w:tc>
          <w:tcPr>
            <w:tcW w:w="7218" w:type="dxa"/>
          </w:tcPr>
          <w:p w14:paraId="49E7D007" w14:textId="77777777" w:rsidR="00F703E3" w:rsidRPr="00AD2C1D" w:rsidRDefault="00F703E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editing an existing account in the system</w:t>
            </w:r>
          </w:p>
        </w:tc>
      </w:tr>
      <w:tr w:rsidR="00F703E3" w:rsidRPr="00AD2C1D" w14:paraId="49A2B243"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DE67C5B" w14:textId="77777777" w:rsidR="00F703E3" w:rsidRPr="00AD2C1D" w:rsidRDefault="00F703E3" w:rsidP="002729C6">
            <w:pPr>
              <w:rPr>
                <w:rFonts w:asciiTheme="minorHAnsi" w:hAnsiTheme="minorHAnsi"/>
              </w:rPr>
            </w:pPr>
            <w:r w:rsidRPr="00AD2C1D">
              <w:rPr>
                <w:rFonts w:asciiTheme="minorHAnsi" w:hAnsiTheme="minorHAnsi"/>
              </w:rPr>
              <w:t>Overview</w:t>
            </w:r>
          </w:p>
        </w:tc>
        <w:tc>
          <w:tcPr>
            <w:tcW w:w="7218" w:type="dxa"/>
          </w:tcPr>
          <w:p w14:paraId="6E3D884C" w14:textId="77777777" w:rsidR="00F703E3" w:rsidRPr="00AD2C1D" w:rsidRDefault="00064BEB">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the user needs to edit any of their account information the system will allow the user to do so from the account management view.</w:t>
            </w:r>
          </w:p>
        </w:tc>
      </w:tr>
      <w:tr w:rsidR="00F703E3" w:rsidRPr="00AD2C1D" w14:paraId="29EBB54E"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19D887D" w14:textId="77777777" w:rsidR="00F703E3" w:rsidRPr="00AD2C1D" w:rsidRDefault="00F703E3" w:rsidP="002729C6">
            <w:pPr>
              <w:rPr>
                <w:rFonts w:asciiTheme="minorHAnsi" w:hAnsiTheme="minorHAnsi"/>
              </w:rPr>
            </w:pPr>
            <w:r w:rsidRPr="00AD2C1D">
              <w:rPr>
                <w:rFonts w:asciiTheme="minorHAnsi" w:hAnsiTheme="minorHAnsi"/>
              </w:rPr>
              <w:t>Cross-References</w:t>
            </w:r>
          </w:p>
        </w:tc>
        <w:tc>
          <w:tcPr>
            <w:tcW w:w="7218" w:type="dxa"/>
          </w:tcPr>
          <w:p w14:paraId="1389D637"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703E3" w:rsidRPr="00AD2C1D" w14:paraId="517923F6"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2972E97" w14:textId="77777777" w:rsidR="00F703E3" w:rsidRPr="00AD2C1D" w:rsidRDefault="00F703E3" w:rsidP="002729C6">
            <w:pPr>
              <w:rPr>
                <w:rFonts w:asciiTheme="minorHAnsi" w:hAnsiTheme="minorHAnsi"/>
              </w:rPr>
            </w:pPr>
            <w:r w:rsidRPr="00AD2C1D">
              <w:rPr>
                <w:rFonts w:asciiTheme="minorHAnsi" w:hAnsiTheme="minorHAnsi"/>
              </w:rPr>
              <w:t>Pre-conditions</w:t>
            </w:r>
          </w:p>
        </w:tc>
        <w:tc>
          <w:tcPr>
            <w:tcW w:w="7218" w:type="dxa"/>
          </w:tcPr>
          <w:p w14:paraId="0CE3305C" w14:textId="77777777" w:rsidR="00F703E3"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02C2FEF6" w14:textId="77777777" w:rsidR="00F703E3"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0DBBC610" w14:textId="77777777" w:rsidR="00064BEB"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p w14:paraId="77AA0B1C" w14:textId="77777777" w:rsidR="00064BEB" w:rsidRPr="00AD2C1D"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navigate to the account management page.</w:t>
            </w:r>
          </w:p>
        </w:tc>
      </w:tr>
      <w:tr w:rsidR="00F703E3" w:rsidRPr="00AD2C1D" w14:paraId="20ACA70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F6578B3" w14:textId="77777777" w:rsidR="00F703E3" w:rsidRPr="00AD2C1D" w:rsidRDefault="00F703E3" w:rsidP="002729C6">
            <w:pPr>
              <w:rPr>
                <w:rFonts w:asciiTheme="minorHAnsi" w:hAnsiTheme="minorHAnsi"/>
              </w:rPr>
            </w:pPr>
            <w:r w:rsidRPr="00AD2C1D">
              <w:rPr>
                <w:rFonts w:asciiTheme="minorHAnsi" w:hAnsiTheme="minorHAnsi"/>
              </w:rPr>
              <w:t>Post-conditions</w:t>
            </w:r>
          </w:p>
        </w:tc>
        <w:tc>
          <w:tcPr>
            <w:tcW w:w="7218" w:type="dxa"/>
          </w:tcPr>
          <w:p w14:paraId="62D426D1" w14:textId="77777777" w:rsidR="00F703E3"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064BEB">
              <w:rPr>
                <w:rFonts w:asciiTheme="minorHAnsi" w:hAnsiTheme="minorHAnsi"/>
              </w:rPr>
              <w:t>User account information has been updated.</w:t>
            </w:r>
          </w:p>
          <w:p w14:paraId="7FE21E2D" w14:textId="77777777" w:rsidR="00F703E3" w:rsidRPr="00BE45FC" w:rsidRDefault="00F703E3">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064BEB">
              <w:rPr>
                <w:rFonts w:asciiTheme="minorHAnsi" w:hAnsiTheme="minorHAnsi"/>
              </w:rPr>
              <w:t>User account remains the same.</w:t>
            </w:r>
          </w:p>
        </w:tc>
      </w:tr>
      <w:tr w:rsidR="00F703E3" w:rsidRPr="00AD2C1D" w14:paraId="30247EF9"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1A9062A1" w14:textId="77777777" w:rsidR="00F703E3" w:rsidRPr="00AD2C1D" w:rsidRDefault="00F703E3" w:rsidP="002729C6">
            <w:pPr>
              <w:rPr>
                <w:rFonts w:asciiTheme="minorHAnsi" w:hAnsiTheme="minorHAnsi"/>
              </w:rPr>
            </w:pPr>
            <w:r w:rsidRPr="00AD2C1D">
              <w:rPr>
                <w:rFonts w:asciiTheme="minorHAnsi" w:hAnsiTheme="minorHAnsi"/>
              </w:rPr>
              <w:t>Course of Events</w:t>
            </w:r>
          </w:p>
        </w:tc>
      </w:tr>
      <w:tr w:rsidR="00F703E3" w:rsidRPr="00AD2C1D" w14:paraId="600C7774"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327F10D" w14:textId="77777777" w:rsidR="00F703E3" w:rsidRPr="00AD2C1D" w:rsidRDefault="00F703E3" w:rsidP="002729C6">
            <w:pPr>
              <w:rPr>
                <w:rFonts w:asciiTheme="minorHAnsi" w:hAnsiTheme="minorHAnsi"/>
              </w:rPr>
            </w:pPr>
            <w:r w:rsidRPr="00AD2C1D">
              <w:rPr>
                <w:rFonts w:asciiTheme="minorHAnsi" w:hAnsiTheme="minorHAnsi"/>
              </w:rPr>
              <w:t>Actor Actions</w:t>
            </w:r>
          </w:p>
        </w:tc>
        <w:tc>
          <w:tcPr>
            <w:tcW w:w="7218" w:type="dxa"/>
          </w:tcPr>
          <w:p w14:paraId="2E5723FD"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703E3" w:rsidRPr="00AD2C1D" w14:paraId="4FE4D4D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94F861D" w14:textId="77777777" w:rsidR="00F703E3" w:rsidRPr="00AD2C1D" w:rsidRDefault="00F703E3">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064BEB">
              <w:rPr>
                <w:rFonts w:asciiTheme="minorHAnsi" w:hAnsiTheme="minorHAnsi"/>
                <w:b w:val="0"/>
              </w:rPr>
              <w:t>User enters any changes into the account management view.</w:t>
            </w:r>
          </w:p>
        </w:tc>
        <w:tc>
          <w:tcPr>
            <w:tcW w:w="7218" w:type="dxa"/>
          </w:tcPr>
          <w:p w14:paraId="5AD8F2BB" w14:textId="77777777" w:rsidR="00F703E3" w:rsidRPr="00AD2C1D" w:rsidRDefault="00F703E3"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703E3" w:rsidRPr="00AD2C1D" w14:paraId="21983A7B"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8C6EF77" w14:textId="77777777" w:rsidR="00F703E3" w:rsidRPr="00AD2C1D" w:rsidRDefault="00064BEB" w:rsidP="002729C6">
            <w:pPr>
              <w:rPr>
                <w:rFonts w:asciiTheme="minorHAnsi" w:hAnsiTheme="minorHAnsi"/>
                <w:b w:val="0"/>
                <w:bCs w:val="0"/>
              </w:rPr>
            </w:pPr>
            <w:r>
              <w:rPr>
                <w:rFonts w:asciiTheme="minorHAnsi" w:hAnsiTheme="minorHAnsi"/>
                <w:b w:val="0"/>
                <w:bCs w:val="0"/>
              </w:rPr>
              <w:t>2.  User selects to save changes.</w:t>
            </w:r>
          </w:p>
        </w:tc>
        <w:tc>
          <w:tcPr>
            <w:tcW w:w="7218" w:type="dxa"/>
          </w:tcPr>
          <w:p w14:paraId="22DD5F28" w14:textId="77777777" w:rsidR="00F703E3" w:rsidRPr="00AD2C1D" w:rsidRDefault="00F703E3"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703E3" w:rsidRPr="00AD2C1D" w14:paraId="20F8B372"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80835F5" w14:textId="77777777" w:rsidR="00F703E3" w:rsidRPr="00AD2C1D" w:rsidRDefault="00F703E3" w:rsidP="002729C6">
            <w:pPr>
              <w:rPr>
                <w:rFonts w:asciiTheme="minorHAnsi" w:hAnsiTheme="minorHAnsi"/>
                <w:b w:val="0"/>
                <w:bCs w:val="0"/>
              </w:rPr>
            </w:pPr>
          </w:p>
        </w:tc>
        <w:tc>
          <w:tcPr>
            <w:tcW w:w="7218" w:type="dxa"/>
          </w:tcPr>
          <w:p w14:paraId="1E0AD777" w14:textId="77777777" w:rsidR="00F703E3" w:rsidRDefault="00064BEB"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updates the user’s account with the updated account information provided by the user.</w:t>
            </w:r>
          </w:p>
        </w:tc>
      </w:tr>
    </w:tbl>
    <w:p w14:paraId="0008CD46" w14:textId="77777777" w:rsidR="00F703E3" w:rsidRDefault="00F703E3" w:rsidP="007A50E9"/>
    <w:tbl>
      <w:tblPr>
        <w:tblStyle w:val="GridTable4-Accent11"/>
        <w:tblW w:w="0" w:type="auto"/>
        <w:tblLook w:val="04A0" w:firstRow="1" w:lastRow="0" w:firstColumn="1" w:lastColumn="0" w:noHBand="0" w:noVBand="1"/>
      </w:tblPr>
      <w:tblGrid>
        <w:gridCol w:w="2358"/>
        <w:gridCol w:w="7218"/>
      </w:tblGrid>
      <w:tr w:rsidR="00694946" w:rsidRPr="00AD2C1D" w14:paraId="4E4081BE"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CB79406" w14:textId="77777777" w:rsidR="00694946" w:rsidRPr="00AD2C1D" w:rsidRDefault="00694946" w:rsidP="002729C6">
            <w:pPr>
              <w:rPr>
                <w:rFonts w:asciiTheme="minorHAnsi" w:hAnsiTheme="minorHAnsi"/>
              </w:rPr>
            </w:pPr>
            <w:r w:rsidRPr="00AD2C1D">
              <w:rPr>
                <w:rFonts w:asciiTheme="minorHAnsi" w:hAnsiTheme="minorHAnsi"/>
              </w:rPr>
              <w:t>Use Case ID</w:t>
            </w:r>
          </w:p>
        </w:tc>
        <w:tc>
          <w:tcPr>
            <w:tcW w:w="7218" w:type="dxa"/>
          </w:tcPr>
          <w:p w14:paraId="59B6A0B7" w14:textId="77777777" w:rsidR="00694946" w:rsidRPr="00AD2C1D" w:rsidRDefault="00694946"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17" w:name="uc010"/>
            <w:r>
              <w:rPr>
                <w:rFonts w:asciiTheme="minorHAnsi" w:hAnsiTheme="minorHAnsi"/>
              </w:rPr>
              <w:t>UC_010</w:t>
            </w:r>
            <w:bookmarkEnd w:id="317"/>
          </w:p>
        </w:tc>
      </w:tr>
      <w:tr w:rsidR="00694946" w:rsidRPr="00AD2C1D" w14:paraId="120FF56B"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BBE3A21" w14:textId="77777777" w:rsidR="00694946" w:rsidRPr="00AD2C1D" w:rsidRDefault="00694946" w:rsidP="002729C6">
            <w:pPr>
              <w:rPr>
                <w:rFonts w:asciiTheme="minorHAnsi" w:hAnsiTheme="minorHAnsi"/>
              </w:rPr>
            </w:pPr>
            <w:r w:rsidRPr="00AD2C1D">
              <w:rPr>
                <w:rFonts w:asciiTheme="minorHAnsi" w:hAnsiTheme="minorHAnsi"/>
              </w:rPr>
              <w:t>Use Case Name</w:t>
            </w:r>
          </w:p>
        </w:tc>
        <w:tc>
          <w:tcPr>
            <w:tcW w:w="7218" w:type="dxa"/>
          </w:tcPr>
          <w:p w14:paraId="6BC8D13D"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Account</w:t>
            </w:r>
          </w:p>
        </w:tc>
      </w:tr>
      <w:tr w:rsidR="00694946" w:rsidRPr="00AD2C1D" w14:paraId="7811329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946BED9" w14:textId="77777777" w:rsidR="00694946" w:rsidRPr="00AD2C1D" w:rsidRDefault="00694946" w:rsidP="002729C6">
            <w:pPr>
              <w:rPr>
                <w:rFonts w:asciiTheme="minorHAnsi" w:hAnsiTheme="minorHAnsi"/>
              </w:rPr>
            </w:pPr>
            <w:r w:rsidRPr="00AD2C1D">
              <w:rPr>
                <w:rFonts w:asciiTheme="minorHAnsi" w:hAnsiTheme="minorHAnsi"/>
              </w:rPr>
              <w:t>Actor(s)</w:t>
            </w:r>
          </w:p>
        </w:tc>
        <w:tc>
          <w:tcPr>
            <w:tcW w:w="7218" w:type="dxa"/>
          </w:tcPr>
          <w:p w14:paraId="7A144E6A" w14:textId="77777777"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94946" w:rsidRPr="00AD2C1D" w14:paraId="48AB204A"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6CDBA78" w14:textId="77777777" w:rsidR="00694946" w:rsidRPr="00AD2C1D" w:rsidRDefault="00694946" w:rsidP="002729C6">
            <w:pPr>
              <w:rPr>
                <w:rFonts w:asciiTheme="minorHAnsi" w:hAnsiTheme="minorHAnsi"/>
              </w:rPr>
            </w:pPr>
            <w:r w:rsidRPr="00AD2C1D">
              <w:rPr>
                <w:rFonts w:asciiTheme="minorHAnsi" w:hAnsiTheme="minorHAnsi"/>
              </w:rPr>
              <w:t>Purpose</w:t>
            </w:r>
          </w:p>
        </w:tc>
        <w:tc>
          <w:tcPr>
            <w:tcW w:w="7218" w:type="dxa"/>
          </w:tcPr>
          <w:p w14:paraId="5D7766AF" w14:textId="77777777" w:rsidR="00694946" w:rsidRPr="00AD2C1D" w:rsidRDefault="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existing user account.</w:t>
            </w:r>
          </w:p>
        </w:tc>
      </w:tr>
      <w:tr w:rsidR="00694946" w:rsidRPr="00AD2C1D" w14:paraId="4484FFA1"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802931E" w14:textId="77777777" w:rsidR="00694946" w:rsidRPr="00AD2C1D" w:rsidRDefault="00694946" w:rsidP="002729C6">
            <w:pPr>
              <w:rPr>
                <w:rFonts w:asciiTheme="minorHAnsi" w:hAnsiTheme="minorHAnsi"/>
              </w:rPr>
            </w:pPr>
            <w:r w:rsidRPr="00AD2C1D">
              <w:rPr>
                <w:rFonts w:asciiTheme="minorHAnsi" w:hAnsiTheme="minorHAnsi"/>
              </w:rPr>
              <w:t>Overview</w:t>
            </w:r>
          </w:p>
        </w:tc>
        <w:tc>
          <w:tcPr>
            <w:tcW w:w="7218" w:type="dxa"/>
          </w:tcPr>
          <w:p w14:paraId="45D2D6BE" w14:textId="77777777" w:rsidR="00694946" w:rsidRPr="00AD2C1D" w:rsidRDefault="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When a user account is no longer active or needed a request can be made to the system administrators to delete user accounts.</w:t>
            </w:r>
          </w:p>
        </w:tc>
      </w:tr>
      <w:tr w:rsidR="00694946" w:rsidRPr="00AD2C1D" w14:paraId="6D8A294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D4F9DB4" w14:textId="77777777" w:rsidR="00694946" w:rsidRPr="00AD2C1D" w:rsidRDefault="00694946" w:rsidP="002729C6">
            <w:pPr>
              <w:rPr>
                <w:rFonts w:asciiTheme="minorHAnsi" w:hAnsiTheme="minorHAnsi"/>
              </w:rPr>
            </w:pPr>
            <w:r w:rsidRPr="00AD2C1D">
              <w:rPr>
                <w:rFonts w:asciiTheme="minorHAnsi" w:hAnsiTheme="minorHAnsi"/>
              </w:rPr>
              <w:t>Cross-References</w:t>
            </w:r>
          </w:p>
        </w:tc>
        <w:tc>
          <w:tcPr>
            <w:tcW w:w="7218" w:type="dxa"/>
          </w:tcPr>
          <w:p w14:paraId="3261D08B"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94946" w:rsidRPr="00AD2C1D" w14:paraId="0880EA9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85E7F41" w14:textId="77777777" w:rsidR="00694946" w:rsidRPr="00AD2C1D" w:rsidRDefault="00694946" w:rsidP="002729C6">
            <w:pPr>
              <w:rPr>
                <w:rFonts w:asciiTheme="minorHAnsi" w:hAnsiTheme="minorHAnsi"/>
              </w:rPr>
            </w:pPr>
            <w:r w:rsidRPr="00AD2C1D">
              <w:rPr>
                <w:rFonts w:asciiTheme="minorHAnsi" w:hAnsiTheme="minorHAnsi"/>
              </w:rPr>
              <w:t>Pre-conditions</w:t>
            </w:r>
          </w:p>
        </w:tc>
        <w:tc>
          <w:tcPr>
            <w:tcW w:w="7218" w:type="dxa"/>
          </w:tcPr>
          <w:p w14:paraId="0C44C133" w14:textId="77777777"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14:paraId="44B47A2C" w14:textId="77777777"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accessed the web application through a browser on their personal computer.</w:t>
            </w:r>
          </w:p>
          <w:p w14:paraId="5ABFD01C" w14:textId="77777777" w:rsidR="00694946"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14:paraId="0B9FB21E" w14:textId="77777777"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Account deletion has been requested.</w:t>
            </w:r>
          </w:p>
        </w:tc>
      </w:tr>
      <w:tr w:rsidR="00694946" w:rsidRPr="00AD2C1D" w14:paraId="1192B12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4B547F9" w14:textId="77777777" w:rsidR="00694946" w:rsidRPr="00AD2C1D" w:rsidRDefault="00694946" w:rsidP="002729C6">
            <w:pPr>
              <w:rPr>
                <w:rFonts w:asciiTheme="minorHAnsi" w:hAnsiTheme="minorHAnsi"/>
              </w:rPr>
            </w:pPr>
            <w:r w:rsidRPr="00AD2C1D">
              <w:rPr>
                <w:rFonts w:asciiTheme="minorHAnsi" w:hAnsiTheme="minorHAnsi"/>
              </w:rPr>
              <w:t>Post-conditions</w:t>
            </w:r>
          </w:p>
        </w:tc>
        <w:tc>
          <w:tcPr>
            <w:tcW w:w="7218" w:type="dxa"/>
          </w:tcPr>
          <w:p w14:paraId="49970B79" w14:textId="77777777" w:rsidR="00694946"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has been removed from the system.</w:t>
            </w:r>
          </w:p>
          <w:p w14:paraId="42A01000" w14:textId="77777777" w:rsidR="00694946" w:rsidRPr="00BE45FC" w:rsidRDefault="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the in the system.</w:t>
            </w:r>
          </w:p>
        </w:tc>
      </w:tr>
      <w:tr w:rsidR="00694946" w:rsidRPr="00AD2C1D" w14:paraId="0ABD2AF9"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43A4221A" w14:textId="77777777" w:rsidR="00694946" w:rsidRPr="00AD2C1D" w:rsidRDefault="00694946" w:rsidP="002729C6">
            <w:pPr>
              <w:rPr>
                <w:rFonts w:asciiTheme="minorHAnsi" w:hAnsiTheme="minorHAnsi"/>
              </w:rPr>
            </w:pPr>
            <w:r w:rsidRPr="00AD2C1D">
              <w:rPr>
                <w:rFonts w:asciiTheme="minorHAnsi" w:hAnsiTheme="minorHAnsi"/>
              </w:rPr>
              <w:t>Course of Events</w:t>
            </w:r>
          </w:p>
        </w:tc>
      </w:tr>
      <w:tr w:rsidR="00694946" w:rsidRPr="00AD2C1D" w14:paraId="1524B1E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62638AC" w14:textId="77777777" w:rsidR="00694946" w:rsidRPr="00AD2C1D" w:rsidRDefault="00694946" w:rsidP="002729C6">
            <w:pPr>
              <w:rPr>
                <w:rFonts w:asciiTheme="minorHAnsi" w:hAnsiTheme="minorHAnsi"/>
              </w:rPr>
            </w:pPr>
            <w:r w:rsidRPr="00AD2C1D">
              <w:rPr>
                <w:rFonts w:asciiTheme="minorHAnsi" w:hAnsiTheme="minorHAnsi"/>
              </w:rPr>
              <w:t>Actor Actions</w:t>
            </w:r>
          </w:p>
        </w:tc>
        <w:tc>
          <w:tcPr>
            <w:tcW w:w="7218" w:type="dxa"/>
          </w:tcPr>
          <w:p w14:paraId="5358EA63"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94946" w:rsidRPr="00AD2C1D" w14:paraId="22E3F4D4"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3BC8DD61" w14:textId="77777777" w:rsidR="00694946" w:rsidRPr="00AD2C1D" w:rsidRDefault="00694946">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14:paraId="23E1A782" w14:textId="77777777" w:rsidR="00694946" w:rsidRPr="00AD2C1D" w:rsidRDefault="00694946"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94946" w:rsidRPr="00AD2C1D" w14:paraId="0FFA8585"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E343140" w14:textId="77777777" w:rsidR="00694946" w:rsidRPr="00AD2C1D" w:rsidRDefault="00694946">
            <w:pPr>
              <w:rPr>
                <w:rFonts w:asciiTheme="minorHAnsi" w:hAnsiTheme="minorHAnsi"/>
                <w:b w:val="0"/>
                <w:bCs w:val="0"/>
              </w:rPr>
            </w:pPr>
            <w:r>
              <w:rPr>
                <w:rFonts w:asciiTheme="minorHAnsi" w:hAnsiTheme="minorHAnsi"/>
                <w:b w:val="0"/>
                <w:bCs w:val="0"/>
              </w:rPr>
              <w:t>2.  System administrator clicks the delete button for the account.</w:t>
            </w:r>
          </w:p>
        </w:tc>
        <w:tc>
          <w:tcPr>
            <w:tcW w:w="7218" w:type="dxa"/>
          </w:tcPr>
          <w:p w14:paraId="53521B9F" w14:textId="77777777" w:rsidR="00694946" w:rsidRPr="00AD2C1D" w:rsidRDefault="00694946"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14:paraId="4AD142B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18E1023B" w14:textId="77777777" w:rsidR="00694946" w:rsidRPr="00AD2C1D" w:rsidRDefault="00694946" w:rsidP="002729C6">
            <w:pPr>
              <w:rPr>
                <w:rFonts w:asciiTheme="minorHAnsi" w:hAnsiTheme="minorHAnsi"/>
                <w:b w:val="0"/>
                <w:bCs w:val="0"/>
              </w:rPr>
            </w:pPr>
          </w:p>
        </w:tc>
        <w:tc>
          <w:tcPr>
            <w:tcW w:w="7218" w:type="dxa"/>
          </w:tcPr>
          <w:p w14:paraId="0B1F4CC8" w14:textId="77777777" w:rsidR="00694946" w:rsidRDefault="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provides a verification dialog asking the system administrator if they are sure they wish to delete the account.</w:t>
            </w:r>
          </w:p>
        </w:tc>
      </w:tr>
      <w:tr w:rsidR="00694946" w:rsidRPr="00AD2C1D" w14:paraId="6B2DA5AA"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8FA1B55" w14:textId="77777777" w:rsidR="00694946" w:rsidRPr="00AD2C1D" w:rsidRDefault="00694946" w:rsidP="002729C6">
            <w:pPr>
              <w:rPr>
                <w:rFonts w:asciiTheme="minorHAnsi" w:hAnsiTheme="minorHAnsi"/>
                <w:b w:val="0"/>
                <w:bCs w:val="0"/>
              </w:rPr>
            </w:pPr>
            <w:r>
              <w:rPr>
                <w:rFonts w:asciiTheme="minorHAnsi" w:hAnsiTheme="minorHAnsi"/>
                <w:b w:val="0"/>
                <w:bCs w:val="0"/>
              </w:rPr>
              <w:t>4. System administrator clicks the “Yes” options.</w:t>
            </w:r>
          </w:p>
        </w:tc>
        <w:tc>
          <w:tcPr>
            <w:tcW w:w="7218" w:type="dxa"/>
          </w:tcPr>
          <w:p w14:paraId="0DF78172" w14:textId="77777777" w:rsidR="00694946" w:rsidRDefault="00694946" w:rsidP="0069494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94946" w:rsidRPr="00AD2C1D" w14:paraId="78B5885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1394DE3" w14:textId="77777777" w:rsidR="00694946" w:rsidRDefault="00694946" w:rsidP="002729C6">
            <w:pPr>
              <w:rPr>
                <w:rFonts w:asciiTheme="minorHAnsi" w:hAnsiTheme="minorHAnsi"/>
                <w:b w:val="0"/>
                <w:bCs w:val="0"/>
              </w:rPr>
            </w:pPr>
          </w:p>
        </w:tc>
        <w:tc>
          <w:tcPr>
            <w:tcW w:w="7218" w:type="dxa"/>
          </w:tcPr>
          <w:p w14:paraId="1E6DE34B" w14:textId="77777777" w:rsidR="00694946" w:rsidRDefault="00694946" w:rsidP="0069494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5. The system deletes the user.</w:t>
            </w:r>
          </w:p>
        </w:tc>
      </w:tr>
    </w:tbl>
    <w:p w14:paraId="673B5D9F" w14:textId="77777777" w:rsidR="00694946" w:rsidRDefault="00694946" w:rsidP="007A50E9"/>
    <w:tbl>
      <w:tblPr>
        <w:tblStyle w:val="GridTable4-Accent11"/>
        <w:tblW w:w="0" w:type="auto"/>
        <w:tblLook w:val="04A0" w:firstRow="1" w:lastRow="0" w:firstColumn="1" w:lastColumn="0" w:noHBand="0" w:noVBand="1"/>
      </w:tblPr>
      <w:tblGrid>
        <w:gridCol w:w="2358"/>
        <w:gridCol w:w="7218"/>
      </w:tblGrid>
      <w:tr w:rsidR="00DA1F07" w:rsidRPr="00AD2C1D" w14:paraId="065DCB24"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B8380A4" w14:textId="77777777" w:rsidR="00DA1F07" w:rsidRPr="00AD2C1D" w:rsidRDefault="00DA1F07" w:rsidP="002729C6">
            <w:pPr>
              <w:rPr>
                <w:rFonts w:asciiTheme="minorHAnsi" w:hAnsiTheme="minorHAnsi"/>
              </w:rPr>
            </w:pPr>
            <w:r w:rsidRPr="00AD2C1D">
              <w:rPr>
                <w:rFonts w:asciiTheme="minorHAnsi" w:hAnsiTheme="minorHAnsi"/>
              </w:rPr>
              <w:t>Use Case ID</w:t>
            </w:r>
          </w:p>
        </w:tc>
        <w:tc>
          <w:tcPr>
            <w:tcW w:w="7218" w:type="dxa"/>
          </w:tcPr>
          <w:p w14:paraId="2EEAF24A" w14:textId="77777777" w:rsidR="00DA1F07" w:rsidRPr="00AD2C1D" w:rsidRDefault="00DA1F07"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18" w:name="uc011"/>
            <w:r>
              <w:rPr>
                <w:rFonts w:asciiTheme="minorHAnsi" w:hAnsiTheme="minorHAnsi"/>
              </w:rPr>
              <w:t>UC_011</w:t>
            </w:r>
            <w:bookmarkEnd w:id="318"/>
          </w:p>
        </w:tc>
      </w:tr>
      <w:tr w:rsidR="00DA1F07" w:rsidRPr="00AD2C1D" w14:paraId="0D5CDF0B"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746D7C7" w14:textId="77777777" w:rsidR="00DA1F07" w:rsidRPr="00AD2C1D" w:rsidRDefault="00DA1F07" w:rsidP="002729C6">
            <w:pPr>
              <w:rPr>
                <w:rFonts w:asciiTheme="minorHAnsi" w:hAnsiTheme="minorHAnsi"/>
              </w:rPr>
            </w:pPr>
            <w:r w:rsidRPr="00AD2C1D">
              <w:rPr>
                <w:rFonts w:asciiTheme="minorHAnsi" w:hAnsiTheme="minorHAnsi"/>
              </w:rPr>
              <w:t>Use Case Name</w:t>
            </w:r>
          </w:p>
        </w:tc>
        <w:tc>
          <w:tcPr>
            <w:tcW w:w="7218" w:type="dxa"/>
          </w:tcPr>
          <w:p w14:paraId="53D0D3DE"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Approve Account</w:t>
            </w:r>
          </w:p>
        </w:tc>
      </w:tr>
      <w:tr w:rsidR="00DA1F07" w:rsidRPr="00AD2C1D" w14:paraId="19F49430"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3EE551FB" w14:textId="77777777" w:rsidR="00DA1F07" w:rsidRPr="00AD2C1D" w:rsidRDefault="00DA1F07" w:rsidP="002729C6">
            <w:pPr>
              <w:rPr>
                <w:rFonts w:asciiTheme="minorHAnsi" w:hAnsiTheme="minorHAnsi"/>
              </w:rPr>
            </w:pPr>
            <w:r w:rsidRPr="00AD2C1D">
              <w:rPr>
                <w:rFonts w:asciiTheme="minorHAnsi" w:hAnsiTheme="minorHAnsi"/>
              </w:rPr>
              <w:t>Actor(s)</w:t>
            </w:r>
          </w:p>
        </w:tc>
        <w:tc>
          <w:tcPr>
            <w:tcW w:w="7218" w:type="dxa"/>
          </w:tcPr>
          <w:p w14:paraId="7E86F1BB"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DA1F07" w:rsidRPr="00AD2C1D" w14:paraId="7133400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6E5B5A6" w14:textId="77777777" w:rsidR="00DA1F07" w:rsidRPr="00AD2C1D" w:rsidRDefault="00DA1F07" w:rsidP="002729C6">
            <w:pPr>
              <w:rPr>
                <w:rFonts w:asciiTheme="minorHAnsi" w:hAnsiTheme="minorHAnsi"/>
              </w:rPr>
            </w:pPr>
            <w:r w:rsidRPr="00AD2C1D">
              <w:rPr>
                <w:rFonts w:asciiTheme="minorHAnsi" w:hAnsiTheme="minorHAnsi"/>
              </w:rPr>
              <w:t>Purpose</w:t>
            </w:r>
          </w:p>
        </w:tc>
        <w:tc>
          <w:tcPr>
            <w:tcW w:w="7218" w:type="dxa"/>
          </w:tcPr>
          <w:p w14:paraId="457694B2"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approving the creation of a new account.</w:t>
            </w:r>
          </w:p>
        </w:tc>
      </w:tr>
      <w:tr w:rsidR="00DA1F07" w:rsidRPr="00AD2C1D" w14:paraId="44FF5B79"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62B9AA4" w14:textId="77777777" w:rsidR="00DA1F07" w:rsidRPr="00AD2C1D" w:rsidRDefault="00DA1F07" w:rsidP="002729C6">
            <w:pPr>
              <w:rPr>
                <w:rFonts w:asciiTheme="minorHAnsi" w:hAnsiTheme="minorHAnsi"/>
              </w:rPr>
            </w:pPr>
            <w:r w:rsidRPr="00AD2C1D">
              <w:rPr>
                <w:rFonts w:asciiTheme="minorHAnsi" w:hAnsiTheme="minorHAnsi"/>
              </w:rPr>
              <w:t>Overview</w:t>
            </w:r>
          </w:p>
        </w:tc>
        <w:tc>
          <w:tcPr>
            <w:tcW w:w="7218" w:type="dxa"/>
          </w:tcPr>
          <w:p w14:paraId="61D8609D"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After a user creates a new account a system administrator must approve the new account prior to it becoming active for use.</w:t>
            </w:r>
          </w:p>
        </w:tc>
      </w:tr>
      <w:tr w:rsidR="00DA1F07" w:rsidRPr="00AD2C1D" w14:paraId="254BB7F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3651524" w14:textId="77777777" w:rsidR="00DA1F07" w:rsidRPr="00AD2C1D" w:rsidRDefault="00DA1F07" w:rsidP="002729C6">
            <w:pPr>
              <w:rPr>
                <w:rFonts w:asciiTheme="minorHAnsi" w:hAnsiTheme="minorHAnsi"/>
              </w:rPr>
            </w:pPr>
            <w:r w:rsidRPr="00AD2C1D">
              <w:rPr>
                <w:rFonts w:asciiTheme="minorHAnsi" w:hAnsiTheme="minorHAnsi"/>
              </w:rPr>
              <w:t>Cross-References</w:t>
            </w:r>
          </w:p>
        </w:tc>
        <w:tc>
          <w:tcPr>
            <w:tcW w:w="7218" w:type="dxa"/>
          </w:tcPr>
          <w:p w14:paraId="27E8B3F0"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14:paraId="78B28ED2"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4DD0D90" w14:textId="77777777" w:rsidR="00DA1F07" w:rsidRPr="00AD2C1D" w:rsidRDefault="00DA1F07" w:rsidP="002729C6">
            <w:pPr>
              <w:rPr>
                <w:rFonts w:asciiTheme="minorHAnsi" w:hAnsiTheme="minorHAnsi"/>
              </w:rPr>
            </w:pPr>
            <w:r w:rsidRPr="00AD2C1D">
              <w:rPr>
                <w:rFonts w:asciiTheme="minorHAnsi" w:hAnsiTheme="minorHAnsi"/>
              </w:rPr>
              <w:t>Pre-conditions</w:t>
            </w:r>
          </w:p>
        </w:tc>
        <w:tc>
          <w:tcPr>
            <w:tcW w:w="7218" w:type="dxa"/>
          </w:tcPr>
          <w:p w14:paraId="0F5E4C2B"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an active internet connection.</w:t>
            </w:r>
          </w:p>
          <w:p w14:paraId="2F9CD4F4"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have accessed the web application through a browser on their personal computer.</w:t>
            </w:r>
          </w:p>
          <w:p w14:paraId="2EA26B7C"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 must be logged into the system.</w:t>
            </w:r>
          </w:p>
          <w:p w14:paraId="28023B88"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new account has been created pending approval.</w:t>
            </w:r>
          </w:p>
        </w:tc>
      </w:tr>
      <w:tr w:rsidR="00DA1F07" w:rsidRPr="00AD2C1D" w14:paraId="621F9BF3"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51DF3E4" w14:textId="77777777" w:rsidR="00DA1F07" w:rsidRPr="00AD2C1D" w:rsidRDefault="00DA1F07" w:rsidP="002729C6">
            <w:pPr>
              <w:rPr>
                <w:rFonts w:asciiTheme="minorHAnsi" w:hAnsiTheme="minorHAnsi"/>
              </w:rPr>
            </w:pPr>
            <w:r w:rsidRPr="00AD2C1D">
              <w:rPr>
                <w:rFonts w:asciiTheme="minorHAnsi" w:hAnsiTheme="minorHAnsi"/>
              </w:rPr>
              <w:t>Post-conditions</w:t>
            </w:r>
          </w:p>
        </w:tc>
        <w:tc>
          <w:tcPr>
            <w:tcW w:w="7218" w:type="dxa"/>
          </w:tcPr>
          <w:p w14:paraId="1922575C" w14:textId="77777777" w:rsidR="00DA1F07"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active and the user can now access the various tools in the system.</w:t>
            </w:r>
          </w:p>
          <w:p w14:paraId="557E1CB1" w14:textId="77777777" w:rsidR="00DA1F07" w:rsidRPr="00BE45FC"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does not have access to any system tools.</w:t>
            </w:r>
          </w:p>
        </w:tc>
      </w:tr>
      <w:tr w:rsidR="00DA1F07" w:rsidRPr="00AD2C1D" w14:paraId="51F57012"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71AE9776" w14:textId="77777777" w:rsidR="00DA1F07" w:rsidRPr="00AD2C1D" w:rsidRDefault="00DA1F07" w:rsidP="002729C6">
            <w:pPr>
              <w:rPr>
                <w:rFonts w:asciiTheme="minorHAnsi" w:hAnsiTheme="minorHAnsi"/>
              </w:rPr>
            </w:pPr>
            <w:r w:rsidRPr="00AD2C1D">
              <w:rPr>
                <w:rFonts w:asciiTheme="minorHAnsi" w:hAnsiTheme="minorHAnsi"/>
              </w:rPr>
              <w:t>Course of Events</w:t>
            </w:r>
          </w:p>
        </w:tc>
      </w:tr>
      <w:tr w:rsidR="00DA1F07" w:rsidRPr="00AD2C1D" w14:paraId="703C479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FD93316" w14:textId="77777777" w:rsidR="00DA1F07" w:rsidRPr="00AD2C1D" w:rsidRDefault="00DA1F07" w:rsidP="002729C6">
            <w:pPr>
              <w:rPr>
                <w:rFonts w:asciiTheme="minorHAnsi" w:hAnsiTheme="minorHAnsi"/>
              </w:rPr>
            </w:pPr>
            <w:r w:rsidRPr="00AD2C1D">
              <w:rPr>
                <w:rFonts w:asciiTheme="minorHAnsi" w:hAnsiTheme="minorHAnsi"/>
              </w:rPr>
              <w:t>Actor Actions</w:t>
            </w:r>
          </w:p>
        </w:tc>
        <w:tc>
          <w:tcPr>
            <w:tcW w:w="7218" w:type="dxa"/>
          </w:tcPr>
          <w:p w14:paraId="5A89B6F2"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14:paraId="6B35AE68"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393585A" w14:textId="77777777" w:rsidR="00DA1F07" w:rsidRPr="00AD2C1D" w:rsidRDefault="00DA1F07" w:rsidP="002729C6">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System administrator navigates to their admin tools.</w:t>
            </w:r>
          </w:p>
        </w:tc>
        <w:tc>
          <w:tcPr>
            <w:tcW w:w="7218" w:type="dxa"/>
          </w:tcPr>
          <w:p w14:paraId="56B14F22"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14:paraId="6058265E"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70AA92" w14:textId="77777777" w:rsidR="00DA1F07" w:rsidRPr="00AD2C1D" w:rsidRDefault="00DA1F07">
            <w:pPr>
              <w:rPr>
                <w:rFonts w:asciiTheme="minorHAnsi" w:hAnsiTheme="minorHAnsi"/>
                <w:b w:val="0"/>
                <w:bCs w:val="0"/>
              </w:rPr>
            </w:pPr>
            <w:r>
              <w:rPr>
                <w:rFonts w:asciiTheme="minorHAnsi" w:hAnsiTheme="minorHAnsi"/>
                <w:b w:val="0"/>
                <w:bCs w:val="0"/>
              </w:rPr>
              <w:t>2.  System administrator clicks the approve button for any pending accounts.</w:t>
            </w:r>
          </w:p>
        </w:tc>
        <w:tc>
          <w:tcPr>
            <w:tcW w:w="7218" w:type="dxa"/>
          </w:tcPr>
          <w:p w14:paraId="4E4C4DF9"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DA1F07" w:rsidRPr="00AD2C1D" w14:paraId="42562466"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30C4C6FB" w14:textId="77777777" w:rsidR="00DA1F07" w:rsidRPr="00AD2C1D" w:rsidRDefault="00DA1F07" w:rsidP="002729C6">
            <w:pPr>
              <w:rPr>
                <w:rFonts w:asciiTheme="minorHAnsi" w:hAnsiTheme="minorHAnsi"/>
                <w:b w:val="0"/>
                <w:bCs w:val="0"/>
              </w:rPr>
            </w:pPr>
          </w:p>
        </w:tc>
        <w:tc>
          <w:tcPr>
            <w:tcW w:w="7218" w:type="dxa"/>
          </w:tcPr>
          <w:p w14:paraId="08125511" w14:textId="77777777" w:rsidR="00DA1F07"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unlocks the account and allows the user to access the system.</w:t>
            </w:r>
          </w:p>
        </w:tc>
      </w:tr>
    </w:tbl>
    <w:p w14:paraId="7DBF31DF" w14:textId="77777777" w:rsidR="00DA1F07" w:rsidRDefault="00DA1F07" w:rsidP="007A50E9"/>
    <w:tbl>
      <w:tblPr>
        <w:tblStyle w:val="GridTable4-Accent11"/>
        <w:tblW w:w="0" w:type="auto"/>
        <w:tblLook w:val="04A0" w:firstRow="1" w:lastRow="0" w:firstColumn="1" w:lastColumn="0" w:noHBand="0" w:noVBand="1"/>
      </w:tblPr>
      <w:tblGrid>
        <w:gridCol w:w="2358"/>
        <w:gridCol w:w="7218"/>
      </w:tblGrid>
      <w:tr w:rsidR="00DA1F07" w:rsidRPr="00AD2C1D" w14:paraId="4B95185C"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AE92988" w14:textId="77777777" w:rsidR="00DA1F07" w:rsidRPr="00AD2C1D" w:rsidRDefault="00DA1F07" w:rsidP="002729C6">
            <w:pPr>
              <w:rPr>
                <w:rFonts w:asciiTheme="minorHAnsi" w:hAnsiTheme="minorHAnsi"/>
              </w:rPr>
            </w:pPr>
            <w:r w:rsidRPr="00AD2C1D">
              <w:rPr>
                <w:rFonts w:asciiTheme="minorHAnsi" w:hAnsiTheme="minorHAnsi"/>
              </w:rPr>
              <w:t>Use Case ID</w:t>
            </w:r>
          </w:p>
        </w:tc>
        <w:tc>
          <w:tcPr>
            <w:tcW w:w="7218" w:type="dxa"/>
          </w:tcPr>
          <w:p w14:paraId="4DEB0113" w14:textId="77777777" w:rsidR="00DA1F07" w:rsidRPr="00AD2C1D" w:rsidRDefault="00DA1F07"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19" w:name="uc012"/>
            <w:r>
              <w:rPr>
                <w:rFonts w:asciiTheme="minorHAnsi" w:hAnsiTheme="minorHAnsi"/>
              </w:rPr>
              <w:t>UC_012</w:t>
            </w:r>
            <w:bookmarkEnd w:id="319"/>
          </w:p>
        </w:tc>
      </w:tr>
      <w:tr w:rsidR="00DA1F07" w:rsidRPr="00AD2C1D" w14:paraId="214501A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1D44ED3" w14:textId="77777777" w:rsidR="00DA1F07" w:rsidRPr="00AD2C1D" w:rsidRDefault="00DA1F07" w:rsidP="002729C6">
            <w:pPr>
              <w:rPr>
                <w:rFonts w:asciiTheme="minorHAnsi" w:hAnsiTheme="minorHAnsi"/>
              </w:rPr>
            </w:pPr>
            <w:r w:rsidRPr="00AD2C1D">
              <w:rPr>
                <w:rFonts w:asciiTheme="minorHAnsi" w:hAnsiTheme="minorHAnsi"/>
              </w:rPr>
              <w:t>Use Case Name</w:t>
            </w:r>
          </w:p>
        </w:tc>
        <w:tc>
          <w:tcPr>
            <w:tcW w:w="7218" w:type="dxa"/>
          </w:tcPr>
          <w:p w14:paraId="38E0C07B"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Experiment</w:t>
            </w:r>
          </w:p>
        </w:tc>
      </w:tr>
      <w:tr w:rsidR="00DA1F07" w:rsidRPr="00AD2C1D" w14:paraId="0A3443A4"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F5C5A3F" w14:textId="77777777" w:rsidR="00DA1F07" w:rsidRPr="00AD2C1D" w:rsidRDefault="00DA1F07" w:rsidP="002729C6">
            <w:pPr>
              <w:rPr>
                <w:rFonts w:asciiTheme="minorHAnsi" w:hAnsiTheme="minorHAnsi"/>
              </w:rPr>
            </w:pPr>
            <w:r w:rsidRPr="00AD2C1D">
              <w:rPr>
                <w:rFonts w:asciiTheme="minorHAnsi" w:hAnsiTheme="minorHAnsi"/>
              </w:rPr>
              <w:t>Actor(s)</w:t>
            </w:r>
          </w:p>
        </w:tc>
        <w:tc>
          <w:tcPr>
            <w:tcW w:w="7218" w:type="dxa"/>
          </w:tcPr>
          <w:p w14:paraId="44FF1E25"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w:t>
            </w:r>
          </w:p>
        </w:tc>
      </w:tr>
      <w:tr w:rsidR="00DA1F07" w:rsidRPr="00AD2C1D" w14:paraId="7FF2FF5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213A806" w14:textId="77777777" w:rsidR="00DA1F07" w:rsidRPr="00AD2C1D" w:rsidRDefault="00DA1F07" w:rsidP="002729C6">
            <w:pPr>
              <w:rPr>
                <w:rFonts w:asciiTheme="minorHAnsi" w:hAnsiTheme="minorHAnsi"/>
              </w:rPr>
            </w:pPr>
            <w:r w:rsidRPr="00AD2C1D">
              <w:rPr>
                <w:rFonts w:asciiTheme="minorHAnsi" w:hAnsiTheme="minorHAnsi"/>
              </w:rPr>
              <w:t>Purpose</w:t>
            </w:r>
          </w:p>
        </w:tc>
        <w:tc>
          <w:tcPr>
            <w:tcW w:w="7218" w:type="dxa"/>
          </w:tcPr>
          <w:p w14:paraId="17219F8F" w14:textId="77777777"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creating a new experiment.</w:t>
            </w:r>
          </w:p>
        </w:tc>
      </w:tr>
      <w:tr w:rsidR="00DA1F07" w:rsidRPr="00AD2C1D" w14:paraId="1A3F3265"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2839ECD8" w14:textId="77777777" w:rsidR="00DA1F07" w:rsidRPr="00AD2C1D" w:rsidRDefault="00DA1F07" w:rsidP="002729C6">
            <w:pPr>
              <w:rPr>
                <w:rFonts w:asciiTheme="minorHAnsi" w:hAnsiTheme="minorHAnsi"/>
              </w:rPr>
            </w:pPr>
            <w:r w:rsidRPr="00AD2C1D">
              <w:rPr>
                <w:rFonts w:asciiTheme="minorHAnsi" w:hAnsiTheme="minorHAnsi"/>
              </w:rPr>
              <w:t>Overview</w:t>
            </w:r>
          </w:p>
        </w:tc>
        <w:tc>
          <w:tcPr>
            <w:tcW w:w="7218" w:type="dxa"/>
          </w:tcPr>
          <w:p w14:paraId="513FDE47" w14:textId="77777777" w:rsidR="00DA1F07" w:rsidRPr="00AD2C1D"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An experiment administrator may build experiments based on the data that is available in the system.</w:t>
            </w:r>
          </w:p>
        </w:tc>
      </w:tr>
      <w:tr w:rsidR="00DA1F07" w:rsidRPr="00AD2C1D" w14:paraId="2D7F35B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7D160D" w14:textId="77777777" w:rsidR="00DA1F07" w:rsidRPr="00AD2C1D" w:rsidRDefault="00DA1F07" w:rsidP="002729C6">
            <w:pPr>
              <w:rPr>
                <w:rFonts w:asciiTheme="minorHAnsi" w:hAnsiTheme="minorHAnsi"/>
              </w:rPr>
            </w:pPr>
            <w:r w:rsidRPr="00AD2C1D">
              <w:rPr>
                <w:rFonts w:asciiTheme="minorHAnsi" w:hAnsiTheme="minorHAnsi"/>
              </w:rPr>
              <w:t>Cross-References</w:t>
            </w:r>
          </w:p>
        </w:tc>
        <w:tc>
          <w:tcPr>
            <w:tcW w:w="7218" w:type="dxa"/>
          </w:tcPr>
          <w:p w14:paraId="2AC39D88"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DA1F07" w:rsidRPr="00AD2C1D" w14:paraId="769FB37A"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43C4FA7" w14:textId="77777777" w:rsidR="00DA1F07" w:rsidRPr="00AD2C1D" w:rsidRDefault="00DA1F07" w:rsidP="002729C6">
            <w:pPr>
              <w:rPr>
                <w:rFonts w:asciiTheme="minorHAnsi" w:hAnsiTheme="minorHAnsi"/>
              </w:rPr>
            </w:pPr>
            <w:r w:rsidRPr="00AD2C1D">
              <w:rPr>
                <w:rFonts w:asciiTheme="minorHAnsi" w:hAnsiTheme="minorHAnsi"/>
              </w:rPr>
              <w:t>Pre-conditions</w:t>
            </w:r>
          </w:p>
        </w:tc>
        <w:tc>
          <w:tcPr>
            <w:tcW w:w="7218" w:type="dxa"/>
          </w:tcPr>
          <w:p w14:paraId="18C8668E"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an active internet connection.</w:t>
            </w:r>
          </w:p>
          <w:p w14:paraId="5B13017E"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have accessed the web application through a browser on their personal computer.</w:t>
            </w:r>
          </w:p>
          <w:p w14:paraId="032D298D" w14:textId="77777777" w:rsidR="00DA1F07" w:rsidRPr="00AD2C1D" w:rsidRDefault="00DA1F07">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must be logged into the system.</w:t>
            </w:r>
          </w:p>
        </w:tc>
      </w:tr>
      <w:tr w:rsidR="00DA1F07" w:rsidRPr="00AD2C1D" w14:paraId="2C9D17A5"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7B5446F" w14:textId="77777777" w:rsidR="00DA1F07" w:rsidRPr="00AD2C1D" w:rsidRDefault="00DA1F07" w:rsidP="002729C6">
            <w:pPr>
              <w:rPr>
                <w:rFonts w:asciiTheme="minorHAnsi" w:hAnsiTheme="minorHAnsi"/>
              </w:rPr>
            </w:pPr>
            <w:r w:rsidRPr="00AD2C1D">
              <w:rPr>
                <w:rFonts w:asciiTheme="minorHAnsi" w:hAnsiTheme="minorHAnsi"/>
              </w:rPr>
              <w:t>Post-conditions</w:t>
            </w:r>
          </w:p>
        </w:tc>
        <w:tc>
          <w:tcPr>
            <w:tcW w:w="7218" w:type="dxa"/>
          </w:tcPr>
          <w:p w14:paraId="300F437F" w14:textId="77777777" w:rsidR="00DA1F07"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A new experiment has been created.</w:t>
            </w:r>
          </w:p>
          <w:p w14:paraId="549D2B90" w14:textId="77777777" w:rsidR="00DA1F07" w:rsidRPr="00BE45FC"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 xml:space="preserve"> No experiment has been created.</w:t>
            </w:r>
          </w:p>
        </w:tc>
      </w:tr>
      <w:tr w:rsidR="00DA1F07" w:rsidRPr="00AD2C1D" w14:paraId="31749430"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21A0D0BD" w14:textId="77777777" w:rsidR="00DA1F07" w:rsidRPr="00AD2C1D" w:rsidRDefault="00DA1F07" w:rsidP="002729C6">
            <w:pPr>
              <w:rPr>
                <w:rFonts w:asciiTheme="minorHAnsi" w:hAnsiTheme="minorHAnsi"/>
              </w:rPr>
            </w:pPr>
            <w:r w:rsidRPr="00AD2C1D">
              <w:rPr>
                <w:rFonts w:asciiTheme="minorHAnsi" w:hAnsiTheme="minorHAnsi"/>
              </w:rPr>
              <w:t>Course of Events</w:t>
            </w:r>
          </w:p>
        </w:tc>
      </w:tr>
      <w:tr w:rsidR="00DA1F07" w:rsidRPr="00AD2C1D" w14:paraId="6FD85D02"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065D1BF" w14:textId="77777777" w:rsidR="00DA1F07" w:rsidRPr="00AD2C1D" w:rsidRDefault="00DA1F07" w:rsidP="002729C6">
            <w:pPr>
              <w:rPr>
                <w:rFonts w:asciiTheme="minorHAnsi" w:hAnsiTheme="minorHAnsi"/>
              </w:rPr>
            </w:pPr>
            <w:r w:rsidRPr="00AD2C1D">
              <w:rPr>
                <w:rFonts w:asciiTheme="minorHAnsi" w:hAnsiTheme="minorHAnsi"/>
              </w:rPr>
              <w:t>Actor Actions</w:t>
            </w:r>
          </w:p>
        </w:tc>
        <w:tc>
          <w:tcPr>
            <w:tcW w:w="7218" w:type="dxa"/>
          </w:tcPr>
          <w:p w14:paraId="3D2C8433" w14:textId="77777777" w:rsidR="00DA1F07" w:rsidRPr="00AD2C1D" w:rsidRDefault="00DA1F07"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DA1F07" w:rsidRPr="00AD2C1D" w14:paraId="1E487D85"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A7516AD" w14:textId="77777777" w:rsidR="00DA1F07" w:rsidRPr="00AD2C1D" w:rsidRDefault="00DA1F07">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Pr>
                <w:rFonts w:asciiTheme="minorHAnsi" w:hAnsiTheme="minorHAnsi"/>
                <w:b w:val="0"/>
              </w:rPr>
              <w:t>Experiment administrator navigates to the experiment module.</w:t>
            </w:r>
          </w:p>
        </w:tc>
        <w:tc>
          <w:tcPr>
            <w:tcW w:w="7218" w:type="dxa"/>
          </w:tcPr>
          <w:p w14:paraId="58F3DBEA" w14:textId="77777777" w:rsidR="00DA1F07" w:rsidRPr="00AD2C1D"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DA1F07" w:rsidRPr="00AD2C1D" w14:paraId="483F7EC6"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E04252A" w14:textId="77777777" w:rsidR="00DA1F07" w:rsidRPr="00AD2C1D" w:rsidRDefault="00DA1F07">
            <w:pPr>
              <w:rPr>
                <w:rFonts w:asciiTheme="minorHAnsi" w:hAnsiTheme="minorHAnsi"/>
                <w:b w:val="0"/>
                <w:bCs w:val="0"/>
              </w:rPr>
            </w:pPr>
          </w:p>
        </w:tc>
        <w:tc>
          <w:tcPr>
            <w:tcW w:w="7218" w:type="dxa"/>
          </w:tcPr>
          <w:p w14:paraId="6012B1E5" w14:textId="5D5F5099" w:rsidR="00DA1F07" w:rsidRPr="00AD2C1D" w:rsidRDefault="00DA1F07">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w:t>
            </w:r>
            <w:ins w:id="320" w:author="Jimmy Duggan" w:date="2015-11-11T23:09:00Z">
              <w:r w:rsidR="005B507C">
                <w:rPr>
                  <w:rFonts w:asciiTheme="minorHAnsi" w:hAnsiTheme="minorHAnsi"/>
                </w:rPr>
                <w:t>creates a copy</w:t>
              </w:r>
            </w:ins>
            <w:del w:id="321" w:author="Jimmy Duggan" w:date="2015-11-11T23:09:00Z">
              <w:r w:rsidDel="005B507C">
                <w:rPr>
                  <w:rFonts w:asciiTheme="minorHAnsi" w:hAnsiTheme="minorHAnsi"/>
                </w:rPr>
                <w:delText>pulls</w:delText>
              </w:r>
            </w:del>
            <w:r>
              <w:rPr>
                <w:rFonts w:asciiTheme="minorHAnsi" w:hAnsiTheme="minorHAnsi"/>
              </w:rPr>
              <w:t xml:space="preserve"> the various types of data from the database and builds a </w:t>
            </w:r>
            <w:r w:rsidR="004B359E">
              <w:rPr>
                <w:rFonts w:asciiTheme="minorHAnsi" w:hAnsiTheme="minorHAnsi"/>
              </w:rPr>
              <w:t>set of lists that can be used to build an experiment.</w:t>
            </w:r>
          </w:p>
        </w:tc>
      </w:tr>
      <w:tr w:rsidR="00DA1F07" w:rsidRPr="00AD2C1D" w14:paraId="4C9D0601"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46EF50F0" w14:textId="77777777" w:rsidR="00DA1F07" w:rsidRPr="00AD2C1D" w:rsidRDefault="00DA1F07" w:rsidP="002729C6">
            <w:pPr>
              <w:rPr>
                <w:rFonts w:asciiTheme="minorHAnsi" w:hAnsiTheme="minorHAnsi"/>
                <w:b w:val="0"/>
                <w:bCs w:val="0"/>
              </w:rPr>
            </w:pPr>
            <w:r>
              <w:rPr>
                <w:rFonts w:asciiTheme="minorHAnsi" w:hAnsiTheme="minorHAnsi"/>
                <w:b w:val="0"/>
                <w:bCs w:val="0"/>
              </w:rPr>
              <w:t>3.  Experiment administrator uses the tools provided to build an experiment.</w:t>
            </w:r>
          </w:p>
        </w:tc>
        <w:tc>
          <w:tcPr>
            <w:tcW w:w="7218" w:type="dxa"/>
          </w:tcPr>
          <w:p w14:paraId="6600ED50" w14:textId="77777777" w:rsidR="00DA1F07" w:rsidRDefault="00DA1F07"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14:paraId="4CFFCEED"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EFC3C70" w14:textId="77777777" w:rsidR="004B359E" w:rsidRDefault="004B359E" w:rsidP="002729C6">
            <w:pPr>
              <w:rPr>
                <w:rFonts w:asciiTheme="minorHAnsi" w:hAnsiTheme="minorHAnsi"/>
                <w:b w:val="0"/>
                <w:bCs w:val="0"/>
              </w:rPr>
            </w:pPr>
          </w:p>
        </w:tc>
        <w:tc>
          <w:tcPr>
            <w:tcW w:w="7218" w:type="dxa"/>
          </w:tcPr>
          <w:p w14:paraId="6DA779FD" w14:textId="77777777"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the results of the experiment.</w:t>
            </w:r>
          </w:p>
        </w:tc>
      </w:tr>
      <w:tr w:rsidR="004B359E" w:rsidRPr="00AD2C1D" w14:paraId="2444FD43"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CB24938" w14:textId="77777777" w:rsidR="004B359E" w:rsidRDefault="004B359E" w:rsidP="002729C6">
            <w:pPr>
              <w:rPr>
                <w:rFonts w:asciiTheme="minorHAnsi" w:hAnsiTheme="minorHAnsi"/>
                <w:b w:val="0"/>
                <w:bCs w:val="0"/>
              </w:rPr>
            </w:pPr>
            <w:r>
              <w:rPr>
                <w:rFonts w:asciiTheme="minorHAnsi" w:hAnsiTheme="minorHAnsi"/>
                <w:b w:val="0"/>
                <w:bCs w:val="0"/>
              </w:rPr>
              <w:t>5. Experiment administrator selects to save the experiment.</w:t>
            </w:r>
          </w:p>
        </w:tc>
        <w:tc>
          <w:tcPr>
            <w:tcW w:w="7218" w:type="dxa"/>
          </w:tcPr>
          <w:p w14:paraId="2EAFAB22" w14:textId="77777777" w:rsidR="004B359E"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14:paraId="0B0C83A0"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5B4B8E1" w14:textId="77777777" w:rsidR="004B359E" w:rsidRDefault="004B359E" w:rsidP="002729C6">
            <w:pPr>
              <w:rPr>
                <w:rFonts w:asciiTheme="minorHAnsi" w:hAnsiTheme="minorHAnsi"/>
                <w:b w:val="0"/>
                <w:bCs w:val="0"/>
              </w:rPr>
            </w:pPr>
          </w:p>
        </w:tc>
        <w:tc>
          <w:tcPr>
            <w:tcW w:w="7218" w:type="dxa"/>
          </w:tcPr>
          <w:p w14:paraId="0125326F" w14:textId="2CA3F5EB"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saves the experiment so it can be r</w:t>
            </w:r>
            <w:ins w:id="322" w:author="Jimmy Duggan" w:date="2015-11-11T23:09:00Z">
              <w:r w:rsidR="005B507C">
                <w:rPr>
                  <w:rFonts w:asciiTheme="minorHAnsi" w:hAnsiTheme="minorHAnsi"/>
                </w:rPr>
                <w:t>u</w:t>
              </w:r>
            </w:ins>
            <w:del w:id="323" w:author="Jimmy Duggan" w:date="2015-11-11T23:09:00Z">
              <w:r w:rsidDel="005B507C">
                <w:rPr>
                  <w:rFonts w:asciiTheme="minorHAnsi" w:hAnsiTheme="minorHAnsi"/>
                </w:rPr>
                <w:delText>a</w:delText>
              </w:r>
            </w:del>
            <w:r>
              <w:rPr>
                <w:rFonts w:asciiTheme="minorHAnsi" w:hAnsiTheme="minorHAnsi"/>
              </w:rPr>
              <w:t>n again later.</w:t>
            </w:r>
          </w:p>
        </w:tc>
      </w:tr>
    </w:tbl>
    <w:p w14:paraId="7A22468C" w14:textId="77777777" w:rsidR="00DA1F07" w:rsidRDefault="00DA1F07" w:rsidP="007A50E9"/>
    <w:tbl>
      <w:tblPr>
        <w:tblStyle w:val="GridTable4-Accent11"/>
        <w:tblW w:w="0" w:type="auto"/>
        <w:tblLook w:val="04A0" w:firstRow="1" w:lastRow="0" w:firstColumn="1" w:lastColumn="0" w:noHBand="0" w:noVBand="1"/>
      </w:tblPr>
      <w:tblGrid>
        <w:gridCol w:w="2358"/>
        <w:gridCol w:w="7218"/>
      </w:tblGrid>
      <w:tr w:rsidR="004B359E" w:rsidRPr="00AD2C1D" w14:paraId="3658F608" w14:textId="77777777" w:rsidTr="002729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FF961C2" w14:textId="77777777" w:rsidR="004B359E" w:rsidRPr="00AD2C1D" w:rsidRDefault="004B359E" w:rsidP="002729C6">
            <w:pPr>
              <w:rPr>
                <w:rFonts w:asciiTheme="minorHAnsi" w:hAnsiTheme="minorHAnsi"/>
              </w:rPr>
            </w:pPr>
            <w:r w:rsidRPr="00AD2C1D">
              <w:rPr>
                <w:rFonts w:asciiTheme="minorHAnsi" w:hAnsiTheme="minorHAnsi"/>
              </w:rPr>
              <w:t>Use Case ID</w:t>
            </w:r>
          </w:p>
        </w:tc>
        <w:tc>
          <w:tcPr>
            <w:tcW w:w="7218" w:type="dxa"/>
          </w:tcPr>
          <w:p w14:paraId="6D281921" w14:textId="77777777" w:rsidR="004B359E" w:rsidRPr="00AD2C1D" w:rsidRDefault="004B359E" w:rsidP="002729C6">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24" w:name="uc013"/>
            <w:r>
              <w:rPr>
                <w:rFonts w:asciiTheme="minorHAnsi" w:hAnsiTheme="minorHAnsi"/>
              </w:rPr>
              <w:t>UC_013</w:t>
            </w:r>
            <w:bookmarkEnd w:id="324"/>
          </w:p>
        </w:tc>
      </w:tr>
      <w:tr w:rsidR="004B359E" w:rsidRPr="00AD2C1D" w14:paraId="1634BCE8"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DE3723E" w14:textId="77777777" w:rsidR="004B359E" w:rsidRPr="00AD2C1D" w:rsidRDefault="004B359E" w:rsidP="002729C6">
            <w:pPr>
              <w:rPr>
                <w:rFonts w:asciiTheme="minorHAnsi" w:hAnsiTheme="minorHAnsi"/>
              </w:rPr>
            </w:pPr>
            <w:r w:rsidRPr="00AD2C1D">
              <w:rPr>
                <w:rFonts w:asciiTheme="minorHAnsi" w:hAnsiTheme="minorHAnsi"/>
              </w:rPr>
              <w:t>Use Case Name</w:t>
            </w:r>
          </w:p>
        </w:tc>
        <w:tc>
          <w:tcPr>
            <w:tcW w:w="7218" w:type="dxa"/>
          </w:tcPr>
          <w:p w14:paraId="69A26620" w14:textId="77777777" w:rsidR="004B359E" w:rsidRPr="00AD2C1D"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View Experiment</w:t>
            </w:r>
          </w:p>
        </w:tc>
      </w:tr>
      <w:tr w:rsidR="004B359E" w:rsidRPr="00AD2C1D" w14:paraId="100E2E7A"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003FDD9D" w14:textId="77777777" w:rsidR="004B359E" w:rsidRPr="00AD2C1D" w:rsidRDefault="004B359E" w:rsidP="002729C6">
            <w:pPr>
              <w:rPr>
                <w:rFonts w:asciiTheme="minorHAnsi" w:hAnsiTheme="minorHAnsi"/>
              </w:rPr>
            </w:pPr>
            <w:r w:rsidRPr="00AD2C1D">
              <w:rPr>
                <w:rFonts w:asciiTheme="minorHAnsi" w:hAnsiTheme="minorHAnsi"/>
              </w:rPr>
              <w:t>Actor(s)</w:t>
            </w:r>
          </w:p>
        </w:tc>
        <w:tc>
          <w:tcPr>
            <w:tcW w:w="7218" w:type="dxa"/>
          </w:tcPr>
          <w:p w14:paraId="2D256E88" w14:textId="77777777"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 Experiment Administrator</w:t>
            </w:r>
          </w:p>
        </w:tc>
      </w:tr>
      <w:tr w:rsidR="004B359E" w:rsidRPr="00AD2C1D" w14:paraId="02A23D57"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B19C2BC" w14:textId="77777777" w:rsidR="004B359E" w:rsidRPr="00AD2C1D" w:rsidRDefault="004B359E" w:rsidP="002729C6">
            <w:pPr>
              <w:rPr>
                <w:rFonts w:asciiTheme="minorHAnsi" w:hAnsiTheme="minorHAnsi"/>
              </w:rPr>
            </w:pPr>
            <w:r w:rsidRPr="00AD2C1D">
              <w:rPr>
                <w:rFonts w:asciiTheme="minorHAnsi" w:hAnsiTheme="minorHAnsi"/>
              </w:rPr>
              <w:t>Purpose</w:t>
            </w:r>
          </w:p>
        </w:tc>
        <w:tc>
          <w:tcPr>
            <w:tcW w:w="7218" w:type="dxa"/>
          </w:tcPr>
          <w:p w14:paraId="7650538D" w14:textId="77777777" w:rsidR="004B359E" w:rsidRPr="00AD2C1D"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viewing an existing experiment’s results.</w:t>
            </w:r>
          </w:p>
        </w:tc>
      </w:tr>
      <w:tr w:rsidR="004B359E" w:rsidRPr="00AD2C1D" w14:paraId="7FECF09C"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2517E27D" w14:textId="77777777" w:rsidR="004B359E" w:rsidRPr="00AD2C1D" w:rsidRDefault="004B359E" w:rsidP="002729C6">
            <w:pPr>
              <w:rPr>
                <w:rFonts w:asciiTheme="minorHAnsi" w:hAnsiTheme="minorHAnsi"/>
              </w:rPr>
            </w:pPr>
            <w:r w:rsidRPr="00AD2C1D">
              <w:rPr>
                <w:rFonts w:asciiTheme="minorHAnsi" w:hAnsiTheme="minorHAnsi"/>
              </w:rPr>
              <w:t>Overview</w:t>
            </w:r>
          </w:p>
        </w:tc>
        <w:tc>
          <w:tcPr>
            <w:tcW w:w="7218" w:type="dxa"/>
          </w:tcPr>
          <w:p w14:paraId="20588B83" w14:textId="77777777"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Once an experiment has been created, it will be viewable again from an existing experiments list.</w:t>
            </w:r>
          </w:p>
        </w:tc>
      </w:tr>
      <w:tr w:rsidR="004B359E" w:rsidRPr="00AD2C1D" w14:paraId="5A13E50E"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FD79093" w14:textId="77777777" w:rsidR="004B359E" w:rsidRPr="00AD2C1D" w:rsidRDefault="004B359E" w:rsidP="002729C6">
            <w:pPr>
              <w:rPr>
                <w:rFonts w:asciiTheme="minorHAnsi" w:hAnsiTheme="minorHAnsi"/>
              </w:rPr>
            </w:pPr>
            <w:r w:rsidRPr="00AD2C1D">
              <w:rPr>
                <w:rFonts w:asciiTheme="minorHAnsi" w:hAnsiTheme="minorHAnsi"/>
              </w:rPr>
              <w:t>Cross-References</w:t>
            </w:r>
          </w:p>
        </w:tc>
        <w:tc>
          <w:tcPr>
            <w:tcW w:w="7218" w:type="dxa"/>
          </w:tcPr>
          <w:p w14:paraId="4BD233A4" w14:textId="77777777"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4B359E" w:rsidRPr="00AD2C1D" w14:paraId="3B2D1C1D"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4847390E" w14:textId="77777777" w:rsidR="004B359E" w:rsidRPr="00AD2C1D" w:rsidRDefault="004B359E" w:rsidP="002729C6">
            <w:pPr>
              <w:rPr>
                <w:rFonts w:asciiTheme="minorHAnsi" w:hAnsiTheme="minorHAnsi"/>
              </w:rPr>
            </w:pPr>
            <w:r w:rsidRPr="00AD2C1D">
              <w:rPr>
                <w:rFonts w:asciiTheme="minorHAnsi" w:hAnsiTheme="minorHAnsi"/>
              </w:rPr>
              <w:t>Pre-conditions</w:t>
            </w:r>
          </w:p>
        </w:tc>
        <w:tc>
          <w:tcPr>
            <w:tcW w:w="7218" w:type="dxa"/>
          </w:tcPr>
          <w:p w14:paraId="6F64A84C" w14:textId="77777777" w:rsidR="004B359E" w:rsidRDefault="007F76BA"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an active internet connection.</w:t>
            </w:r>
          </w:p>
          <w:p w14:paraId="03996020" w14:textId="77777777" w:rsidR="004B359E" w:rsidRDefault="007F76BA"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w:t>
            </w:r>
            <w:r w:rsidR="004B359E">
              <w:rPr>
                <w:rFonts w:asciiTheme="minorHAnsi" w:hAnsiTheme="minorHAnsi"/>
              </w:rPr>
              <w:t xml:space="preserve"> must have accessed the web application through a browser on their personal computer.</w:t>
            </w:r>
          </w:p>
          <w:p w14:paraId="2E09707C" w14:textId="77777777" w:rsidR="004B359E" w:rsidRPr="00AD2C1D" w:rsidRDefault="007F76B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User </w:t>
            </w:r>
            <w:r w:rsidR="004B359E">
              <w:rPr>
                <w:rFonts w:asciiTheme="minorHAnsi" w:hAnsiTheme="minorHAnsi"/>
              </w:rPr>
              <w:t>must be logged into the system.</w:t>
            </w:r>
          </w:p>
        </w:tc>
      </w:tr>
      <w:tr w:rsidR="004B359E" w:rsidRPr="00AD2C1D" w14:paraId="3838BA5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C9C60EC" w14:textId="77777777" w:rsidR="004B359E" w:rsidRPr="00AD2C1D" w:rsidRDefault="004B359E" w:rsidP="002729C6">
            <w:pPr>
              <w:rPr>
                <w:rFonts w:asciiTheme="minorHAnsi" w:hAnsiTheme="minorHAnsi"/>
              </w:rPr>
            </w:pPr>
            <w:r w:rsidRPr="00AD2C1D">
              <w:rPr>
                <w:rFonts w:asciiTheme="minorHAnsi" w:hAnsiTheme="minorHAnsi"/>
              </w:rPr>
              <w:t>Post-conditions</w:t>
            </w:r>
          </w:p>
        </w:tc>
        <w:tc>
          <w:tcPr>
            <w:tcW w:w="7218" w:type="dxa"/>
          </w:tcPr>
          <w:p w14:paraId="263F1627" w14:textId="77777777" w:rsidR="004B359E"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sidR="007F76BA">
              <w:rPr>
                <w:rFonts w:asciiTheme="minorHAnsi" w:hAnsiTheme="minorHAnsi"/>
              </w:rPr>
              <w:t>Experiment results are displayed to the user.</w:t>
            </w:r>
          </w:p>
          <w:p w14:paraId="5D419688" w14:textId="77777777" w:rsidR="004B359E" w:rsidRPr="00BE45FC" w:rsidRDefault="004B359E">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sidR="007F76BA">
              <w:rPr>
                <w:rFonts w:asciiTheme="minorHAnsi" w:hAnsiTheme="minorHAnsi"/>
              </w:rPr>
              <w:t>Error message is displayed instead of experiment results.</w:t>
            </w:r>
          </w:p>
        </w:tc>
      </w:tr>
      <w:tr w:rsidR="004B359E" w:rsidRPr="00AD2C1D" w14:paraId="4242B6B3" w14:textId="77777777" w:rsidTr="002729C6">
        <w:tc>
          <w:tcPr>
            <w:cnfStyle w:val="001000000000" w:firstRow="0" w:lastRow="0" w:firstColumn="1" w:lastColumn="0" w:oddVBand="0" w:evenVBand="0" w:oddHBand="0" w:evenHBand="0" w:firstRowFirstColumn="0" w:firstRowLastColumn="0" w:lastRowFirstColumn="0" w:lastRowLastColumn="0"/>
            <w:tcW w:w="9576" w:type="dxa"/>
            <w:gridSpan w:val="2"/>
          </w:tcPr>
          <w:p w14:paraId="7352959E" w14:textId="77777777" w:rsidR="004B359E" w:rsidRPr="00AD2C1D" w:rsidRDefault="004B359E" w:rsidP="002729C6">
            <w:pPr>
              <w:rPr>
                <w:rFonts w:asciiTheme="minorHAnsi" w:hAnsiTheme="minorHAnsi"/>
              </w:rPr>
            </w:pPr>
            <w:r w:rsidRPr="00AD2C1D">
              <w:rPr>
                <w:rFonts w:asciiTheme="minorHAnsi" w:hAnsiTheme="minorHAnsi"/>
              </w:rPr>
              <w:t>Course of Events</w:t>
            </w:r>
          </w:p>
        </w:tc>
      </w:tr>
      <w:tr w:rsidR="004B359E" w:rsidRPr="00AD2C1D" w14:paraId="37B9A3ED"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467C4E0" w14:textId="77777777" w:rsidR="004B359E" w:rsidRPr="00AD2C1D" w:rsidRDefault="004B359E" w:rsidP="002729C6">
            <w:pPr>
              <w:rPr>
                <w:rFonts w:asciiTheme="minorHAnsi" w:hAnsiTheme="minorHAnsi"/>
              </w:rPr>
            </w:pPr>
            <w:r w:rsidRPr="00AD2C1D">
              <w:rPr>
                <w:rFonts w:asciiTheme="minorHAnsi" w:hAnsiTheme="minorHAnsi"/>
              </w:rPr>
              <w:t>Actor Actions</w:t>
            </w:r>
          </w:p>
        </w:tc>
        <w:tc>
          <w:tcPr>
            <w:tcW w:w="7218" w:type="dxa"/>
          </w:tcPr>
          <w:p w14:paraId="6BF882AA" w14:textId="77777777"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4B359E" w:rsidRPr="00AD2C1D" w14:paraId="09A34DE8"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67D291CA" w14:textId="77777777" w:rsidR="004B359E" w:rsidRPr="00AD2C1D" w:rsidRDefault="004B359E">
            <w:pPr>
              <w:rPr>
                <w:rFonts w:asciiTheme="minorHAnsi" w:hAnsiTheme="minorHAnsi"/>
                <w:b w:val="0"/>
              </w:rPr>
            </w:pPr>
            <w:r w:rsidRPr="00AD2C1D">
              <w:rPr>
                <w:rFonts w:asciiTheme="minorHAnsi" w:hAnsiTheme="minorHAnsi"/>
                <w:b w:val="0"/>
                <w:bCs w:val="0"/>
              </w:rPr>
              <w:t>1.</w:t>
            </w:r>
            <w:r w:rsidRPr="00AD2C1D">
              <w:rPr>
                <w:rFonts w:asciiTheme="minorHAnsi" w:hAnsiTheme="minorHAnsi"/>
                <w:b w:val="0"/>
              </w:rPr>
              <w:t xml:space="preserve"> </w:t>
            </w:r>
            <w:r w:rsidR="007F76BA">
              <w:rPr>
                <w:rFonts w:asciiTheme="minorHAnsi" w:hAnsiTheme="minorHAnsi"/>
                <w:b w:val="0"/>
              </w:rPr>
              <w:t>User navigates to experiment module.</w:t>
            </w:r>
          </w:p>
        </w:tc>
        <w:tc>
          <w:tcPr>
            <w:tcW w:w="7218" w:type="dxa"/>
          </w:tcPr>
          <w:p w14:paraId="142FD24B" w14:textId="77777777" w:rsidR="004B359E" w:rsidRPr="00AD2C1D" w:rsidRDefault="004B359E" w:rsidP="002729C6">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4B359E" w:rsidRPr="00AD2C1D" w14:paraId="6B091D1F" w14:textId="77777777" w:rsidTr="002729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8F07BC5" w14:textId="77777777" w:rsidR="004B359E" w:rsidRPr="00AD2C1D" w:rsidRDefault="004B359E">
            <w:pPr>
              <w:rPr>
                <w:rFonts w:asciiTheme="minorHAnsi" w:hAnsiTheme="minorHAnsi"/>
                <w:b w:val="0"/>
                <w:bCs w:val="0"/>
              </w:rPr>
            </w:pPr>
            <w:r>
              <w:rPr>
                <w:rFonts w:asciiTheme="minorHAnsi" w:hAnsiTheme="minorHAnsi"/>
                <w:b w:val="0"/>
                <w:bCs w:val="0"/>
              </w:rPr>
              <w:t xml:space="preserve">2.  </w:t>
            </w:r>
            <w:r w:rsidR="007F76BA">
              <w:rPr>
                <w:rFonts w:asciiTheme="minorHAnsi" w:hAnsiTheme="minorHAnsi"/>
                <w:b w:val="0"/>
                <w:bCs w:val="0"/>
              </w:rPr>
              <w:t>User selects experiment to view from a list of existing experiments.</w:t>
            </w:r>
          </w:p>
        </w:tc>
        <w:tc>
          <w:tcPr>
            <w:tcW w:w="7218" w:type="dxa"/>
          </w:tcPr>
          <w:p w14:paraId="1CC92124" w14:textId="77777777" w:rsidR="004B359E" w:rsidRPr="00AD2C1D" w:rsidRDefault="004B359E" w:rsidP="002729C6">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4B359E" w:rsidRPr="00AD2C1D" w14:paraId="3F5A1BB9" w14:textId="77777777" w:rsidTr="002729C6">
        <w:tc>
          <w:tcPr>
            <w:cnfStyle w:val="001000000000" w:firstRow="0" w:lastRow="0" w:firstColumn="1" w:lastColumn="0" w:oddVBand="0" w:evenVBand="0" w:oddHBand="0" w:evenHBand="0" w:firstRowFirstColumn="0" w:firstRowLastColumn="0" w:lastRowFirstColumn="0" w:lastRowLastColumn="0"/>
            <w:tcW w:w="2358" w:type="dxa"/>
          </w:tcPr>
          <w:p w14:paraId="57AF0D32" w14:textId="77777777" w:rsidR="004B359E" w:rsidRPr="00AD2C1D" w:rsidRDefault="004B359E" w:rsidP="002729C6">
            <w:pPr>
              <w:rPr>
                <w:rFonts w:asciiTheme="minorHAnsi" w:hAnsiTheme="minorHAnsi"/>
                <w:b w:val="0"/>
                <w:bCs w:val="0"/>
              </w:rPr>
            </w:pPr>
          </w:p>
        </w:tc>
        <w:tc>
          <w:tcPr>
            <w:tcW w:w="7218" w:type="dxa"/>
          </w:tcPr>
          <w:p w14:paraId="719A1665" w14:textId="77777777" w:rsidR="004B359E" w:rsidRDefault="004B359E">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w:t>
            </w:r>
            <w:r w:rsidR="007F76BA">
              <w:rPr>
                <w:rFonts w:asciiTheme="minorHAnsi" w:hAnsiTheme="minorHAnsi"/>
              </w:rPr>
              <w:t>system displays the experiment results to the user.</w:t>
            </w:r>
          </w:p>
        </w:tc>
      </w:tr>
    </w:tbl>
    <w:p w14:paraId="7EE66BEF" w14:textId="77777777" w:rsidR="004B359E" w:rsidRDefault="004B359E" w:rsidP="007A50E9"/>
    <w:tbl>
      <w:tblPr>
        <w:tblStyle w:val="GridTable4-Accent11"/>
        <w:tblW w:w="0" w:type="auto"/>
        <w:tblLook w:val="04A0" w:firstRow="1" w:lastRow="0" w:firstColumn="1" w:lastColumn="0" w:noHBand="0" w:noVBand="1"/>
      </w:tblPr>
      <w:tblGrid>
        <w:gridCol w:w="2358"/>
        <w:gridCol w:w="7218"/>
      </w:tblGrid>
      <w:tr w:rsidR="006774AB" w:rsidRPr="00AD2C1D" w14:paraId="6089A057" w14:textId="77777777"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8C7A6F5" w14:textId="77777777" w:rsidR="006774AB" w:rsidRPr="00AD2C1D" w:rsidRDefault="006774AB" w:rsidP="00A2677C">
            <w:pPr>
              <w:rPr>
                <w:rFonts w:asciiTheme="minorHAnsi" w:hAnsiTheme="minorHAnsi"/>
              </w:rPr>
            </w:pPr>
            <w:r w:rsidRPr="00AD2C1D">
              <w:rPr>
                <w:rFonts w:asciiTheme="minorHAnsi" w:hAnsiTheme="minorHAnsi"/>
              </w:rPr>
              <w:t>Use Case ID</w:t>
            </w:r>
          </w:p>
        </w:tc>
        <w:tc>
          <w:tcPr>
            <w:tcW w:w="7218" w:type="dxa"/>
          </w:tcPr>
          <w:p w14:paraId="4E5CFE03" w14:textId="77777777" w:rsidR="006774AB" w:rsidRPr="00AD2C1D" w:rsidRDefault="006774AB" w:rsidP="00A2677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25" w:name="uc014"/>
            <w:r>
              <w:rPr>
                <w:rFonts w:asciiTheme="minorHAnsi" w:hAnsiTheme="minorHAnsi"/>
              </w:rPr>
              <w:t>UC_014</w:t>
            </w:r>
            <w:bookmarkEnd w:id="325"/>
          </w:p>
        </w:tc>
      </w:tr>
      <w:tr w:rsidR="006774AB" w:rsidRPr="00AD2C1D" w14:paraId="442D1E8B"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AD90EFC" w14:textId="77777777" w:rsidR="006774AB" w:rsidRPr="00AD2C1D" w:rsidRDefault="006774AB" w:rsidP="00A2677C">
            <w:pPr>
              <w:rPr>
                <w:rFonts w:asciiTheme="minorHAnsi" w:hAnsiTheme="minorHAnsi"/>
              </w:rPr>
            </w:pPr>
            <w:r w:rsidRPr="00AD2C1D">
              <w:rPr>
                <w:rFonts w:asciiTheme="minorHAnsi" w:hAnsiTheme="minorHAnsi"/>
              </w:rPr>
              <w:t>Use Case Name</w:t>
            </w:r>
          </w:p>
        </w:tc>
        <w:tc>
          <w:tcPr>
            <w:tcW w:w="7218" w:type="dxa"/>
          </w:tcPr>
          <w:p w14:paraId="1420AA2C"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Experiment</w:t>
            </w:r>
          </w:p>
        </w:tc>
      </w:tr>
      <w:tr w:rsidR="006774AB" w:rsidRPr="00AD2C1D" w14:paraId="6DCC1D22"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1F99C0E" w14:textId="77777777" w:rsidR="006774AB" w:rsidRPr="00AD2C1D" w:rsidRDefault="006774AB" w:rsidP="00A2677C">
            <w:pPr>
              <w:rPr>
                <w:rFonts w:asciiTheme="minorHAnsi" w:hAnsiTheme="minorHAnsi"/>
              </w:rPr>
            </w:pPr>
            <w:r w:rsidRPr="00AD2C1D">
              <w:rPr>
                <w:rFonts w:asciiTheme="minorHAnsi" w:hAnsiTheme="minorHAnsi"/>
              </w:rPr>
              <w:t>Actor(s)</w:t>
            </w:r>
          </w:p>
        </w:tc>
        <w:tc>
          <w:tcPr>
            <w:tcW w:w="7218" w:type="dxa"/>
          </w:tcPr>
          <w:p w14:paraId="2FE48B98"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Experiment Administrator, System Administrator</w:t>
            </w:r>
          </w:p>
        </w:tc>
      </w:tr>
      <w:tr w:rsidR="006774AB" w:rsidRPr="00AD2C1D" w14:paraId="13F53BDC"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A86962A" w14:textId="77777777" w:rsidR="006774AB" w:rsidRPr="00AD2C1D" w:rsidRDefault="006774AB" w:rsidP="00A2677C">
            <w:pPr>
              <w:rPr>
                <w:rFonts w:asciiTheme="minorHAnsi" w:hAnsiTheme="minorHAnsi"/>
              </w:rPr>
            </w:pPr>
            <w:r w:rsidRPr="00AD2C1D">
              <w:rPr>
                <w:rFonts w:asciiTheme="minorHAnsi" w:hAnsiTheme="minorHAnsi"/>
              </w:rPr>
              <w:t>Purpose</w:t>
            </w:r>
          </w:p>
        </w:tc>
        <w:tc>
          <w:tcPr>
            <w:tcW w:w="7218" w:type="dxa"/>
          </w:tcPr>
          <w:p w14:paraId="283BA9FE" w14:textId="77777777" w:rsidR="006774AB" w:rsidRPr="00AD2C1D" w:rsidRDefault="006774AB"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deleting an experiment.</w:t>
            </w:r>
          </w:p>
        </w:tc>
      </w:tr>
      <w:tr w:rsidR="006774AB" w:rsidRPr="00AD2C1D" w14:paraId="2110EB0F"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42061E72" w14:textId="77777777" w:rsidR="006774AB" w:rsidRPr="00AD2C1D" w:rsidRDefault="006774AB" w:rsidP="00A2677C">
            <w:pPr>
              <w:rPr>
                <w:rFonts w:asciiTheme="minorHAnsi" w:hAnsiTheme="minorHAnsi"/>
              </w:rPr>
            </w:pPr>
            <w:r w:rsidRPr="00AD2C1D">
              <w:rPr>
                <w:rFonts w:asciiTheme="minorHAnsi" w:hAnsiTheme="minorHAnsi"/>
              </w:rPr>
              <w:t>Overview</w:t>
            </w:r>
          </w:p>
        </w:tc>
        <w:tc>
          <w:tcPr>
            <w:tcW w:w="7218" w:type="dxa"/>
          </w:tcPr>
          <w:p w14:paraId="7FCAC5BD"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In the event that an experiment is no longer needed it can be deleted from the system.</w:t>
            </w:r>
          </w:p>
        </w:tc>
      </w:tr>
      <w:tr w:rsidR="006774AB" w:rsidRPr="00AD2C1D" w14:paraId="0391D447"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1165A9E" w14:textId="77777777" w:rsidR="006774AB" w:rsidRPr="00AD2C1D" w:rsidRDefault="006774AB" w:rsidP="00A2677C">
            <w:pPr>
              <w:rPr>
                <w:rFonts w:asciiTheme="minorHAnsi" w:hAnsiTheme="minorHAnsi"/>
              </w:rPr>
            </w:pPr>
            <w:r w:rsidRPr="00AD2C1D">
              <w:rPr>
                <w:rFonts w:asciiTheme="minorHAnsi" w:hAnsiTheme="minorHAnsi"/>
              </w:rPr>
              <w:t>Cross-References</w:t>
            </w:r>
          </w:p>
        </w:tc>
        <w:tc>
          <w:tcPr>
            <w:tcW w:w="7218" w:type="dxa"/>
          </w:tcPr>
          <w:p w14:paraId="719F33C4"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14:paraId="69483B72"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0C8954D4" w14:textId="77777777" w:rsidR="006774AB" w:rsidRPr="00AD2C1D" w:rsidRDefault="006774AB" w:rsidP="00A2677C">
            <w:pPr>
              <w:rPr>
                <w:rFonts w:asciiTheme="minorHAnsi" w:hAnsiTheme="minorHAnsi"/>
              </w:rPr>
            </w:pPr>
            <w:r w:rsidRPr="00AD2C1D">
              <w:rPr>
                <w:rFonts w:asciiTheme="minorHAnsi" w:hAnsiTheme="minorHAnsi"/>
              </w:rPr>
              <w:t>Pre-conditions</w:t>
            </w:r>
          </w:p>
        </w:tc>
        <w:tc>
          <w:tcPr>
            <w:tcW w:w="7218" w:type="dxa"/>
          </w:tcPr>
          <w:p w14:paraId="0B8802DD"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7BE29473"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3E65FA83"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14:paraId="2978DEF2"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31D65AD" w14:textId="77777777" w:rsidR="006774AB" w:rsidRPr="00AD2C1D" w:rsidRDefault="006774AB" w:rsidP="00A2677C">
            <w:pPr>
              <w:rPr>
                <w:rFonts w:asciiTheme="minorHAnsi" w:hAnsiTheme="minorHAnsi"/>
              </w:rPr>
            </w:pPr>
            <w:r w:rsidRPr="00AD2C1D">
              <w:rPr>
                <w:rFonts w:asciiTheme="minorHAnsi" w:hAnsiTheme="minorHAnsi"/>
              </w:rPr>
              <w:t>Post-conditions</w:t>
            </w:r>
          </w:p>
        </w:tc>
        <w:tc>
          <w:tcPr>
            <w:tcW w:w="7218" w:type="dxa"/>
          </w:tcPr>
          <w:p w14:paraId="69D2487B" w14:textId="77777777" w:rsidR="006774AB"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Experiment has been removed from the system.</w:t>
            </w:r>
          </w:p>
          <w:p w14:paraId="43337E16" w14:textId="77777777" w:rsidR="006774AB" w:rsidRPr="00BE45FC"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Experiment remains in the system.</w:t>
            </w:r>
          </w:p>
        </w:tc>
      </w:tr>
      <w:tr w:rsidR="006774AB" w:rsidRPr="00AD2C1D" w14:paraId="317DD2EB" w14:textId="77777777" w:rsidTr="00A2677C">
        <w:tc>
          <w:tcPr>
            <w:cnfStyle w:val="001000000000" w:firstRow="0" w:lastRow="0" w:firstColumn="1" w:lastColumn="0" w:oddVBand="0" w:evenVBand="0" w:oddHBand="0" w:evenHBand="0" w:firstRowFirstColumn="0" w:firstRowLastColumn="0" w:lastRowFirstColumn="0" w:lastRowLastColumn="0"/>
            <w:tcW w:w="9576" w:type="dxa"/>
            <w:gridSpan w:val="2"/>
          </w:tcPr>
          <w:p w14:paraId="1D0DB24C" w14:textId="77777777" w:rsidR="006774AB" w:rsidRPr="00AD2C1D" w:rsidRDefault="006774AB" w:rsidP="00A2677C">
            <w:pPr>
              <w:rPr>
                <w:rFonts w:asciiTheme="minorHAnsi" w:hAnsiTheme="minorHAnsi"/>
              </w:rPr>
            </w:pPr>
            <w:r w:rsidRPr="00AD2C1D">
              <w:rPr>
                <w:rFonts w:asciiTheme="minorHAnsi" w:hAnsiTheme="minorHAnsi"/>
              </w:rPr>
              <w:t>Course of Events</w:t>
            </w:r>
          </w:p>
        </w:tc>
      </w:tr>
      <w:tr w:rsidR="006774AB" w:rsidRPr="00AD2C1D" w14:paraId="4A8FC14A"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3115BE2" w14:textId="77777777" w:rsidR="006774AB" w:rsidRPr="00AD2C1D" w:rsidRDefault="006774AB" w:rsidP="00A2677C">
            <w:pPr>
              <w:rPr>
                <w:rFonts w:asciiTheme="minorHAnsi" w:hAnsiTheme="minorHAnsi"/>
              </w:rPr>
            </w:pPr>
            <w:r w:rsidRPr="00AD2C1D">
              <w:rPr>
                <w:rFonts w:asciiTheme="minorHAnsi" w:hAnsiTheme="minorHAnsi"/>
              </w:rPr>
              <w:t>Actor Actions</w:t>
            </w:r>
          </w:p>
        </w:tc>
        <w:tc>
          <w:tcPr>
            <w:tcW w:w="7218" w:type="dxa"/>
          </w:tcPr>
          <w:p w14:paraId="0BFED721"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14:paraId="73B56827"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07F7057C" w14:textId="77777777" w:rsidR="006774AB" w:rsidRPr="00AD2C1D" w:rsidRDefault="006774AB" w:rsidP="00645AA0">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User navigates to experiment admin module.</w:t>
            </w:r>
          </w:p>
        </w:tc>
        <w:tc>
          <w:tcPr>
            <w:tcW w:w="7218" w:type="dxa"/>
          </w:tcPr>
          <w:p w14:paraId="2A9A121B"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14:paraId="5BFA854E"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16991EA" w14:textId="77777777" w:rsidR="006774AB" w:rsidRPr="00AD2C1D" w:rsidRDefault="006774AB" w:rsidP="00645AA0">
            <w:pPr>
              <w:rPr>
                <w:rFonts w:asciiTheme="minorHAnsi" w:hAnsiTheme="minorHAnsi"/>
                <w:b w:val="0"/>
                <w:bCs w:val="0"/>
              </w:rPr>
            </w:pPr>
            <w:r>
              <w:rPr>
                <w:rFonts w:asciiTheme="minorHAnsi" w:hAnsiTheme="minorHAnsi"/>
                <w:b w:val="0"/>
                <w:bCs w:val="0"/>
              </w:rPr>
              <w:t>2.  User clicks the delete button for an experiment.</w:t>
            </w:r>
          </w:p>
        </w:tc>
        <w:tc>
          <w:tcPr>
            <w:tcW w:w="7218" w:type="dxa"/>
          </w:tcPr>
          <w:p w14:paraId="1A0F674C"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14:paraId="25A66EC0"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34D8F21B" w14:textId="77777777" w:rsidR="006774AB" w:rsidRPr="00AD2C1D" w:rsidRDefault="006774AB" w:rsidP="00A2677C">
            <w:pPr>
              <w:rPr>
                <w:rFonts w:asciiTheme="minorHAnsi" w:hAnsiTheme="minorHAnsi"/>
                <w:b w:val="0"/>
                <w:bCs w:val="0"/>
              </w:rPr>
            </w:pPr>
          </w:p>
        </w:tc>
        <w:tc>
          <w:tcPr>
            <w:tcW w:w="7218" w:type="dxa"/>
          </w:tcPr>
          <w:p w14:paraId="01CCB773"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deletes the experiment.</w:t>
            </w:r>
          </w:p>
        </w:tc>
      </w:tr>
    </w:tbl>
    <w:p w14:paraId="7CF38986" w14:textId="77777777" w:rsidR="006774AB" w:rsidRDefault="006774AB" w:rsidP="007A50E9"/>
    <w:tbl>
      <w:tblPr>
        <w:tblStyle w:val="GridTable4-Accent11"/>
        <w:tblW w:w="0" w:type="auto"/>
        <w:tblLook w:val="04A0" w:firstRow="1" w:lastRow="0" w:firstColumn="1" w:lastColumn="0" w:noHBand="0" w:noVBand="1"/>
      </w:tblPr>
      <w:tblGrid>
        <w:gridCol w:w="2358"/>
        <w:gridCol w:w="7218"/>
      </w:tblGrid>
      <w:tr w:rsidR="006C3CA2" w:rsidRPr="00AD2C1D" w14:paraId="1EB4AB57" w14:textId="77777777"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5EFDF5B" w14:textId="77777777" w:rsidR="006C3CA2" w:rsidRPr="00AD2C1D" w:rsidRDefault="006C3CA2" w:rsidP="00A2677C">
            <w:pPr>
              <w:rPr>
                <w:rFonts w:asciiTheme="minorHAnsi" w:hAnsiTheme="minorHAnsi"/>
              </w:rPr>
            </w:pPr>
            <w:r w:rsidRPr="00AD2C1D">
              <w:rPr>
                <w:rFonts w:asciiTheme="minorHAnsi" w:hAnsiTheme="minorHAnsi"/>
              </w:rPr>
              <w:t>Use Case ID</w:t>
            </w:r>
          </w:p>
        </w:tc>
        <w:tc>
          <w:tcPr>
            <w:tcW w:w="7218" w:type="dxa"/>
          </w:tcPr>
          <w:p w14:paraId="7E585B54" w14:textId="77777777" w:rsidR="006C3CA2" w:rsidRPr="00AD2C1D" w:rsidRDefault="006C3CA2" w:rsidP="00A2677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26" w:name="uc015"/>
            <w:r>
              <w:rPr>
                <w:rFonts w:asciiTheme="minorHAnsi" w:hAnsiTheme="minorHAnsi"/>
              </w:rPr>
              <w:t>UC_01</w:t>
            </w:r>
            <w:r w:rsidR="006774AB">
              <w:rPr>
                <w:rFonts w:asciiTheme="minorHAnsi" w:hAnsiTheme="minorHAnsi"/>
              </w:rPr>
              <w:t>5</w:t>
            </w:r>
            <w:bookmarkEnd w:id="326"/>
          </w:p>
        </w:tc>
      </w:tr>
      <w:tr w:rsidR="006C3CA2" w:rsidRPr="00AD2C1D" w14:paraId="1BBC8B2F"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41DEBF8" w14:textId="77777777" w:rsidR="006C3CA2" w:rsidRPr="00AD2C1D" w:rsidRDefault="006C3CA2" w:rsidP="00A2677C">
            <w:pPr>
              <w:rPr>
                <w:rFonts w:asciiTheme="minorHAnsi" w:hAnsiTheme="minorHAnsi"/>
              </w:rPr>
            </w:pPr>
            <w:r w:rsidRPr="00AD2C1D">
              <w:rPr>
                <w:rFonts w:asciiTheme="minorHAnsi" w:hAnsiTheme="minorHAnsi"/>
              </w:rPr>
              <w:t>Use Case Name</w:t>
            </w:r>
          </w:p>
        </w:tc>
        <w:tc>
          <w:tcPr>
            <w:tcW w:w="7218" w:type="dxa"/>
          </w:tcPr>
          <w:p w14:paraId="5AF247E2"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Enable User</w:t>
            </w:r>
          </w:p>
        </w:tc>
      </w:tr>
      <w:tr w:rsidR="006C3CA2" w:rsidRPr="00AD2C1D" w14:paraId="4A95889C"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2B345B00" w14:textId="77777777" w:rsidR="006C3CA2" w:rsidRPr="00AD2C1D" w:rsidRDefault="006C3CA2" w:rsidP="00A2677C">
            <w:pPr>
              <w:rPr>
                <w:rFonts w:asciiTheme="minorHAnsi" w:hAnsiTheme="minorHAnsi"/>
              </w:rPr>
            </w:pPr>
            <w:r w:rsidRPr="00AD2C1D">
              <w:rPr>
                <w:rFonts w:asciiTheme="minorHAnsi" w:hAnsiTheme="minorHAnsi"/>
              </w:rPr>
              <w:t>Actor(s)</w:t>
            </w:r>
          </w:p>
        </w:tc>
        <w:tc>
          <w:tcPr>
            <w:tcW w:w="7218" w:type="dxa"/>
          </w:tcPr>
          <w:p w14:paraId="1293C913" w14:textId="77777777" w:rsidR="006C3CA2" w:rsidRPr="00AD2C1D" w:rsidRDefault="006C3CA2"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C3CA2" w:rsidRPr="00AD2C1D" w14:paraId="01BF32C6"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5A6B70A" w14:textId="77777777" w:rsidR="006C3CA2" w:rsidRPr="00AD2C1D" w:rsidRDefault="006C3CA2" w:rsidP="00A2677C">
            <w:pPr>
              <w:rPr>
                <w:rFonts w:asciiTheme="minorHAnsi" w:hAnsiTheme="minorHAnsi"/>
              </w:rPr>
            </w:pPr>
            <w:r w:rsidRPr="00AD2C1D">
              <w:rPr>
                <w:rFonts w:asciiTheme="minorHAnsi" w:hAnsiTheme="minorHAnsi"/>
              </w:rPr>
              <w:t>Purpose</w:t>
            </w:r>
          </w:p>
        </w:tc>
        <w:tc>
          <w:tcPr>
            <w:tcW w:w="7218" w:type="dxa"/>
          </w:tcPr>
          <w:p w14:paraId="47C8E9D4" w14:textId="77777777" w:rsidR="006C3CA2" w:rsidRPr="00AD2C1D" w:rsidRDefault="006C3CA2"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enabling a disabled user.</w:t>
            </w:r>
          </w:p>
        </w:tc>
      </w:tr>
      <w:tr w:rsidR="006C3CA2" w:rsidRPr="00AD2C1D" w14:paraId="0D764FA7"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F0B97B8" w14:textId="77777777" w:rsidR="006C3CA2" w:rsidRPr="00AD2C1D" w:rsidRDefault="006C3CA2" w:rsidP="00A2677C">
            <w:pPr>
              <w:rPr>
                <w:rFonts w:asciiTheme="minorHAnsi" w:hAnsiTheme="minorHAnsi"/>
              </w:rPr>
            </w:pPr>
            <w:r w:rsidRPr="00AD2C1D">
              <w:rPr>
                <w:rFonts w:asciiTheme="minorHAnsi" w:hAnsiTheme="minorHAnsi"/>
              </w:rPr>
              <w:t>Overview</w:t>
            </w:r>
          </w:p>
        </w:tc>
        <w:tc>
          <w:tcPr>
            <w:tcW w:w="7218" w:type="dxa"/>
          </w:tcPr>
          <w:p w14:paraId="1AC833C2" w14:textId="77777777" w:rsidR="006C3CA2" w:rsidRPr="00AD2C1D"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has been disabled, a system administrator can enable the user from the system administrator tool.</w:t>
            </w:r>
          </w:p>
        </w:tc>
      </w:tr>
      <w:tr w:rsidR="006C3CA2" w:rsidRPr="00AD2C1D" w14:paraId="5972A3AA"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EDA79A9" w14:textId="77777777" w:rsidR="006C3CA2" w:rsidRPr="00AD2C1D" w:rsidRDefault="006C3CA2" w:rsidP="00A2677C">
            <w:pPr>
              <w:rPr>
                <w:rFonts w:asciiTheme="minorHAnsi" w:hAnsiTheme="minorHAnsi"/>
              </w:rPr>
            </w:pPr>
            <w:r w:rsidRPr="00AD2C1D">
              <w:rPr>
                <w:rFonts w:asciiTheme="minorHAnsi" w:hAnsiTheme="minorHAnsi"/>
              </w:rPr>
              <w:t>Cross-References</w:t>
            </w:r>
          </w:p>
        </w:tc>
        <w:tc>
          <w:tcPr>
            <w:tcW w:w="7218" w:type="dxa"/>
          </w:tcPr>
          <w:p w14:paraId="6E7A0083"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C3CA2" w:rsidRPr="00AD2C1D" w14:paraId="70435A99"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DFD9730" w14:textId="77777777" w:rsidR="006C3CA2" w:rsidRPr="00AD2C1D" w:rsidRDefault="006C3CA2" w:rsidP="00A2677C">
            <w:pPr>
              <w:rPr>
                <w:rFonts w:asciiTheme="minorHAnsi" w:hAnsiTheme="minorHAnsi"/>
              </w:rPr>
            </w:pPr>
            <w:r w:rsidRPr="00AD2C1D">
              <w:rPr>
                <w:rFonts w:asciiTheme="minorHAnsi" w:hAnsiTheme="minorHAnsi"/>
              </w:rPr>
              <w:t>Pre-conditions</w:t>
            </w:r>
          </w:p>
        </w:tc>
        <w:tc>
          <w:tcPr>
            <w:tcW w:w="7218" w:type="dxa"/>
          </w:tcPr>
          <w:p w14:paraId="249DCB87" w14:textId="77777777" w:rsidR="006C3CA2"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5495D1A2" w14:textId="77777777" w:rsidR="006C3CA2"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12981AA8" w14:textId="77777777" w:rsidR="006C3CA2" w:rsidRPr="00AD2C1D"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C3CA2" w:rsidRPr="00AD2C1D" w14:paraId="4724A877"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2F788EE" w14:textId="77777777" w:rsidR="006C3CA2" w:rsidRPr="00AD2C1D" w:rsidRDefault="006C3CA2" w:rsidP="00A2677C">
            <w:pPr>
              <w:rPr>
                <w:rFonts w:asciiTheme="minorHAnsi" w:hAnsiTheme="minorHAnsi"/>
              </w:rPr>
            </w:pPr>
            <w:r w:rsidRPr="00AD2C1D">
              <w:rPr>
                <w:rFonts w:asciiTheme="minorHAnsi" w:hAnsiTheme="minorHAnsi"/>
              </w:rPr>
              <w:t>Post-conditions</w:t>
            </w:r>
          </w:p>
        </w:tc>
        <w:tc>
          <w:tcPr>
            <w:tcW w:w="7218" w:type="dxa"/>
          </w:tcPr>
          <w:p w14:paraId="4D4CFB49" w14:textId="77777777" w:rsidR="006C3CA2"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enabled.</w:t>
            </w:r>
          </w:p>
          <w:p w14:paraId="1D50FDC8" w14:textId="77777777" w:rsidR="006C3CA2" w:rsidRPr="00BE45FC" w:rsidRDefault="006C3CA2"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disabled.</w:t>
            </w:r>
          </w:p>
        </w:tc>
      </w:tr>
      <w:tr w:rsidR="006C3CA2" w:rsidRPr="00AD2C1D" w14:paraId="44FC765C" w14:textId="77777777" w:rsidTr="00A2677C">
        <w:tc>
          <w:tcPr>
            <w:cnfStyle w:val="001000000000" w:firstRow="0" w:lastRow="0" w:firstColumn="1" w:lastColumn="0" w:oddVBand="0" w:evenVBand="0" w:oddHBand="0" w:evenHBand="0" w:firstRowFirstColumn="0" w:firstRowLastColumn="0" w:lastRowFirstColumn="0" w:lastRowLastColumn="0"/>
            <w:tcW w:w="9576" w:type="dxa"/>
            <w:gridSpan w:val="2"/>
          </w:tcPr>
          <w:p w14:paraId="645FA9A8" w14:textId="77777777" w:rsidR="006C3CA2" w:rsidRPr="00AD2C1D" w:rsidRDefault="006C3CA2" w:rsidP="00A2677C">
            <w:pPr>
              <w:rPr>
                <w:rFonts w:asciiTheme="minorHAnsi" w:hAnsiTheme="minorHAnsi"/>
              </w:rPr>
            </w:pPr>
            <w:r w:rsidRPr="00AD2C1D">
              <w:rPr>
                <w:rFonts w:asciiTheme="minorHAnsi" w:hAnsiTheme="minorHAnsi"/>
              </w:rPr>
              <w:t>Course of Events</w:t>
            </w:r>
          </w:p>
        </w:tc>
      </w:tr>
      <w:tr w:rsidR="006C3CA2" w:rsidRPr="00AD2C1D" w14:paraId="0DEA6B59"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4558994" w14:textId="77777777" w:rsidR="006C3CA2" w:rsidRPr="00AD2C1D" w:rsidRDefault="006C3CA2" w:rsidP="00A2677C">
            <w:pPr>
              <w:rPr>
                <w:rFonts w:asciiTheme="minorHAnsi" w:hAnsiTheme="minorHAnsi"/>
              </w:rPr>
            </w:pPr>
            <w:r w:rsidRPr="00AD2C1D">
              <w:rPr>
                <w:rFonts w:asciiTheme="minorHAnsi" w:hAnsiTheme="minorHAnsi"/>
              </w:rPr>
              <w:t>Actor Actions</w:t>
            </w:r>
          </w:p>
        </w:tc>
        <w:tc>
          <w:tcPr>
            <w:tcW w:w="7218" w:type="dxa"/>
          </w:tcPr>
          <w:p w14:paraId="008BCAA9"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C3CA2" w:rsidRPr="00AD2C1D" w14:paraId="100C12D6"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7524E06A" w14:textId="77777777" w:rsidR="006C3CA2" w:rsidRPr="00AD2C1D" w:rsidRDefault="006C3CA2" w:rsidP="00645AA0">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14:paraId="22C238DC" w14:textId="77777777" w:rsidR="006C3CA2" w:rsidRPr="00AD2C1D" w:rsidRDefault="006C3CA2"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C3CA2" w:rsidRPr="00AD2C1D" w14:paraId="458B865D"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A3B5716" w14:textId="77777777" w:rsidR="006C3CA2" w:rsidRPr="00AD2C1D" w:rsidRDefault="006C3CA2" w:rsidP="00645AA0">
            <w:pPr>
              <w:rPr>
                <w:rFonts w:asciiTheme="minorHAnsi" w:hAnsiTheme="minorHAnsi"/>
                <w:b w:val="0"/>
                <w:bCs w:val="0"/>
              </w:rPr>
            </w:pPr>
            <w:r>
              <w:rPr>
                <w:rFonts w:asciiTheme="minorHAnsi" w:hAnsiTheme="minorHAnsi"/>
                <w:b w:val="0"/>
                <w:bCs w:val="0"/>
              </w:rPr>
              <w:t xml:space="preserve">2.  </w:t>
            </w:r>
            <w:r w:rsidR="006774AB">
              <w:rPr>
                <w:rFonts w:asciiTheme="minorHAnsi" w:hAnsiTheme="minorHAnsi"/>
                <w:b w:val="0"/>
                <w:bCs w:val="0"/>
              </w:rPr>
              <w:t>System administrator clicks the enable button for the disabled user.</w:t>
            </w:r>
          </w:p>
        </w:tc>
        <w:tc>
          <w:tcPr>
            <w:tcW w:w="7218" w:type="dxa"/>
          </w:tcPr>
          <w:p w14:paraId="1188BB71" w14:textId="77777777" w:rsidR="006C3CA2" w:rsidRPr="00AD2C1D" w:rsidRDefault="006C3CA2"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C3CA2" w:rsidRPr="00AD2C1D" w14:paraId="1672DD07"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14AE6CFD" w14:textId="77777777" w:rsidR="006C3CA2" w:rsidRPr="00AD2C1D" w:rsidRDefault="006C3CA2" w:rsidP="00A2677C">
            <w:pPr>
              <w:rPr>
                <w:rFonts w:asciiTheme="minorHAnsi" w:hAnsiTheme="minorHAnsi"/>
                <w:b w:val="0"/>
                <w:bCs w:val="0"/>
              </w:rPr>
            </w:pPr>
          </w:p>
        </w:tc>
        <w:tc>
          <w:tcPr>
            <w:tcW w:w="7218" w:type="dxa"/>
          </w:tcPr>
          <w:p w14:paraId="0297D92A" w14:textId="77777777" w:rsidR="006C3CA2" w:rsidRDefault="006C3CA2"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 xml:space="preserve">3.  The system </w:t>
            </w:r>
            <w:r w:rsidR="006774AB">
              <w:rPr>
                <w:rFonts w:asciiTheme="minorHAnsi" w:hAnsiTheme="minorHAnsi"/>
              </w:rPr>
              <w:t>enables the user account.</w:t>
            </w:r>
          </w:p>
        </w:tc>
      </w:tr>
    </w:tbl>
    <w:p w14:paraId="4F9614EF" w14:textId="77777777" w:rsidR="002729C6" w:rsidRDefault="002729C6" w:rsidP="007A50E9"/>
    <w:tbl>
      <w:tblPr>
        <w:tblStyle w:val="GridTable4-Accent11"/>
        <w:tblW w:w="0" w:type="auto"/>
        <w:tblLook w:val="04A0" w:firstRow="1" w:lastRow="0" w:firstColumn="1" w:lastColumn="0" w:noHBand="0" w:noVBand="1"/>
      </w:tblPr>
      <w:tblGrid>
        <w:gridCol w:w="2358"/>
        <w:gridCol w:w="7218"/>
      </w:tblGrid>
      <w:tr w:rsidR="006774AB" w:rsidRPr="00AD2C1D" w14:paraId="111D1D60" w14:textId="77777777" w:rsidTr="00A267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BADF8EE" w14:textId="77777777" w:rsidR="006774AB" w:rsidRPr="00AD2C1D" w:rsidRDefault="006774AB" w:rsidP="00A2677C">
            <w:pPr>
              <w:rPr>
                <w:rFonts w:asciiTheme="minorHAnsi" w:hAnsiTheme="minorHAnsi"/>
              </w:rPr>
            </w:pPr>
            <w:r w:rsidRPr="00AD2C1D">
              <w:rPr>
                <w:rFonts w:asciiTheme="minorHAnsi" w:hAnsiTheme="minorHAnsi"/>
              </w:rPr>
              <w:t>Use Case ID</w:t>
            </w:r>
          </w:p>
        </w:tc>
        <w:tc>
          <w:tcPr>
            <w:tcW w:w="7218" w:type="dxa"/>
          </w:tcPr>
          <w:p w14:paraId="6C338FB6" w14:textId="77777777" w:rsidR="006774AB" w:rsidRPr="00AD2C1D" w:rsidRDefault="006774AB" w:rsidP="00A2677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27" w:name="uc016"/>
            <w:r>
              <w:rPr>
                <w:rFonts w:asciiTheme="minorHAnsi" w:hAnsiTheme="minorHAnsi"/>
              </w:rPr>
              <w:t>UC_016</w:t>
            </w:r>
            <w:bookmarkEnd w:id="327"/>
          </w:p>
        </w:tc>
      </w:tr>
      <w:tr w:rsidR="006774AB" w:rsidRPr="00AD2C1D" w14:paraId="2579625A"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4FCA0DA" w14:textId="77777777" w:rsidR="006774AB" w:rsidRPr="00AD2C1D" w:rsidRDefault="006774AB" w:rsidP="00A2677C">
            <w:pPr>
              <w:rPr>
                <w:rFonts w:asciiTheme="minorHAnsi" w:hAnsiTheme="minorHAnsi"/>
              </w:rPr>
            </w:pPr>
            <w:r w:rsidRPr="00AD2C1D">
              <w:rPr>
                <w:rFonts w:asciiTheme="minorHAnsi" w:hAnsiTheme="minorHAnsi"/>
              </w:rPr>
              <w:t>Use Case Name</w:t>
            </w:r>
          </w:p>
        </w:tc>
        <w:tc>
          <w:tcPr>
            <w:tcW w:w="7218" w:type="dxa"/>
          </w:tcPr>
          <w:p w14:paraId="0AB38EC9"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Disable User</w:t>
            </w:r>
          </w:p>
        </w:tc>
      </w:tr>
      <w:tr w:rsidR="006774AB" w:rsidRPr="00AD2C1D" w14:paraId="716ACD73"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3CBEEC6A" w14:textId="77777777" w:rsidR="006774AB" w:rsidRPr="00AD2C1D" w:rsidRDefault="006774AB" w:rsidP="00A2677C">
            <w:pPr>
              <w:rPr>
                <w:rFonts w:asciiTheme="minorHAnsi" w:hAnsiTheme="minorHAnsi"/>
              </w:rPr>
            </w:pPr>
            <w:r w:rsidRPr="00AD2C1D">
              <w:rPr>
                <w:rFonts w:asciiTheme="minorHAnsi" w:hAnsiTheme="minorHAnsi"/>
              </w:rPr>
              <w:t>Actor(s)</w:t>
            </w:r>
          </w:p>
        </w:tc>
        <w:tc>
          <w:tcPr>
            <w:tcW w:w="7218" w:type="dxa"/>
          </w:tcPr>
          <w:p w14:paraId="0380708F"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System Administrator</w:t>
            </w:r>
          </w:p>
        </w:tc>
      </w:tr>
      <w:tr w:rsidR="006774AB" w:rsidRPr="00AD2C1D" w14:paraId="0AEDBFDB"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958BB20" w14:textId="77777777" w:rsidR="006774AB" w:rsidRPr="00AD2C1D" w:rsidRDefault="006774AB" w:rsidP="00A2677C">
            <w:pPr>
              <w:rPr>
                <w:rFonts w:asciiTheme="minorHAnsi" w:hAnsiTheme="minorHAnsi"/>
              </w:rPr>
            </w:pPr>
            <w:r w:rsidRPr="00AD2C1D">
              <w:rPr>
                <w:rFonts w:asciiTheme="minorHAnsi" w:hAnsiTheme="minorHAnsi"/>
              </w:rPr>
              <w:t>Purpose</w:t>
            </w:r>
          </w:p>
        </w:tc>
        <w:tc>
          <w:tcPr>
            <w:tcW w:w="7218" w:type="dxa"/>
          </w:tcPr>
          <w:p w14:paraId="4C0F8853" w14:textId="77777777" w:rsidR="006774AB" w:rsidRPr="00AD2C1D" w:rsidRDefault="006774AB" w:rsidP="00645AA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Procedure for disabling an active user.</w:t>
            </w:r>
          </w:p>
        </w:tc>
      </w:tr>
      <w:tr w:rsidR="006774AB" w:rsidRPr="00AD2C1D" w14:paraId="3E601B13"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5DE5F705" w14:textId="77777777" w:rsidR="006774AB" w:rsidRPr="00AD2C1D" w:rsidRDefault="006774AB" w:rsidP="00A2677C">
            <w:pPr>
              <w:rPr>
                <w:rFonts w:asciiTheme="minorHAnsi" w:hAnsiTheme="minorHAnsi"/>
              </w:rPr>
            </w:pPr>
            <w:r w:rsidRPr="00AD2C1D">
              <w:rPr>
                <w:rFonts w:asciiTheme="minorHAnsi" w:hAnsiTheme="minorHAnsi"/>
              </w:rPr>
              <w:t>Overview</w:t>
            </w:r>
          </w:p>
        </w:tc>
        <w:tc>
          <w:tcPr>
            <w:tcW w:w="7218" w:type="dxa"/>
          </w:tcPr>
          <w:p w14:paraId="5A425913"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If a user can request to a system administrator that a user account be disabled.</w:t>
            </w:r>
          </w:p>
        </w:tc>
      </w:tr>
      <w:tr w:rsidR="006774AB" w:rsidRPr="00AD2C1D" w14:paraId="309CA6A0"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7FB7455" w14:textId="77777777" w:rsidR="006774AB" w:rsidRPr="00AD2C1D" w:rsidRDefault="006774AB" w:rsidP="00A2677C">
            <w:pPr>
              <w:rPr>
                <w:rFonts w:asciiTheme="minorHAnsi" w:hAnsiTheme="minorHAnsi"/>
              </w:rPr>
            </w:pPr>
            <w:r w:rsidRPr="00AD2C1D">
              <w:rPr>
                <w:rFonts w:asciiTheme="minorHAnsi" w:hAnsiTheme="minorHAnsi"/>
              </w:rPr>
              <w:t>Cross-References</w:t>
            </w:r>
          </w:p>
        </w:tc>
        <w:tc>
          <w:tcPr>
            <w:tcW w:w="7218" w:type="dxa"/>
          </w:tcPr>
          <w:p w14:paraId="54AA9ED8"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774AB" w:rsidRPr="00AD2C1D" w14:paraId="6FA58AC1"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04B12005" w14:textId="77777777" w:rsidR="006774AB" w:rsidRPr="00AD2C1D" w:rsidRDefault="006774AB" w:rsidP="00A2677C">
            <w:pPr>
              <w:rPr>
                <w:rFonts w:asciiTheme="minorHAnsi" w:hAnsiTheme="minorHAnsi"/>
              </w:rPr>
            </w:pPr>
            <w:r w:rsidRPr="00AD2C1D">
              <w:rPr>
                <w:rFonts w:asciiTheme="minorHAnsi" w:hAnsiTheme="minorHAnsi"/>
              </w:rPr>
              <w:t>Pre-conditions</w:t>
            </w:r>
          </w:p>
        </w:tc>
        <w:tc>
          <w:tcPr>
            <w:tcW w:w="7218" w:type="dxa"/>
          </w:tcPr>
          <w:p w14:paraId="1A2615C4"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an active internet connection.</w:t>
            </w:r>
          </w:p>
          <w:p w14:paraId="421DD1A6" w14:textId="77777777" w:rsidR="006774AB"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have accessed the web application through a browser on their personal computer.</w:t>
            </w:r>
          </w:p>
          <w:p w14:paraId="0D00B828"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User must be logged into the system.</w:t>
            </w:r>
          </w:p>
        </w:tc>
      </w:tr>
      <w:tr w:rsidR="006774AB" w:rsidRPr="00AD2C1D" w14:paraId="14893206"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CC8FF1B" w14:textId="77777777" w:rsidR="006774AB" w:rsidRPr="00AD2C1D" w:rsidRDefault="006774AB" w:rsidP="00A2677C">
            <w:pPr>
              <w:rPr>
                <w:rFonts w:asciiTheme="minorHAnsi" w:hAnsiTheme="minorHAnsi"/>
              </w:rPr>
            </w:pPr>
            <w:r w:rsidRPr="00AD2C1D">
              <w:rPr>
                <w:rFonts w:asciiTheme="minorHAnsi" w:hAnsiTheme="minorHAnsi"/>
              </w:rPr>
              <w:t>Post-conditions</w:t>
            </w:r>
          </w:p>
        </w:tc>
        <w:tc>
          <w:tcPr>
            <w:tcW w:w="7218" w:type="dxa"/>
          </w:tcPr>
          <w:p w14:paraId="05EF855B" w14:textId="77777777" w:rsidR="006774AB"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PASS: </w:t>
            </w:r>
            <w:r>
              <w:rPr>
                <w:rFonts w:asciiTheme="minorHAnsi" w:hAnsiTheme="minorHAnsi"/>
              </w:rPr>
              <w:t>User account is now disabled.</w:t>
            </w:r>
          </w:p>
          <w:p w14:paraId="50DB9FAB" w14:textId="77777777" w:rsidR="006774AB" w:rsidRPr="00BE45FC"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b/>
              </w:rPr>
              <w:t xml:space="preserve">FAIL: </w:t>
            </w:r>
            <w:r>
              <w:rPr>
                <w:rFonts w:asciiTheme="minorHAnsi" w:hAnsiTheme="minorHAnsi"/>
              </w:rPr>
              <w:t>User account remains enabled.</w:t>
            </w:r>
          </w:p>
        </w:tc>
      </w:tr>
      <w:tr w:rsidR="006774AB" w:rsidRPr="00AD2C1D" w14:paraId="2CF8A3FD" w14:textId="77777777" w:rsidTr="00A2677C">
        <w:tc>
          <w:tcPr>
            <w:cnfStyle w:val="001000000000" w:firstRow="0" w:lastRow="0" w:firstColumn="1" w:lastColumn="0" w:oddVBand="0" w:evenVBand="0" w:oddHBand="0" w:evenHBand="0" w:firstRowFirstColumn="0" w:firstRowLastColumn="0" w:lastRowFirstColumn="0" w:lastRowLastColumn="0"/>
            <w:tcW w:w="9576" w:type="dxa"/>
            <w:gridSpan w:val="2"/>
          </w:tcPr>
          <w:p w14:paraId="6E50CDEB" w14:textId="77777777" w:rsidR="006774AB" w:rsidRPr="00AD2C1D" w:rsidRDefault="006774AB" w:rsidP="00A2677C">
            <w:pPr>
              <w:rPr>
                <w:rFonts w:asciiTheme="minorHAnsi" w:hAnsiTheme="minorHAnsi"/>
              </w:rPr>
            </w:pPr>
            <w:r w:rsidRPr="00AD2C1D">
              <w:rPr>
                <w:rFonts w:asciiTheme="minorHAnsi" w:hAnsiTheme="minorHAnsi"/>
              </w:rPr>
              <w:t>Course of Events</w:t>
            </w:r>
          </w:p>
        </w:tc>
      </w:tr>
      <w:tr w:rsidR="006774AB" w:rsidRPr="00AD2C1D" w14:paraId="32564E4C"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9B7DEE0" w14:textId="77777777" w:rsidR="006774AB" w:rsidRPr="00AD2C1D" w:rsidRDefault="006774AB" w:rsidP="00A2677C">
            <w:pPr>
              <w:rPr>
                <w:rFonts w:asciiTheme="minorHAnsi" w:hAnsiTheme="minorHAnsi"/>
              </w:rPr>
            </w:pPr>
            <w:r w:rsidRPr="00AD2C1D">
              <w:rPr>
                <w:rFonts w:asciiTheme="minorHAnsi" w:hAnsiTheme="minorHAnsi"/>
              </w:rPr>
              <w:t>Actor Actions</w:t>
            </w:r>
          </w:p>
        </w:tc>
        <w:tc>
          <w:tcPr>
            <w:tcW w:w="7218" w:type="dxa"/>
          </w:tcPr>
          <w:p w14:paraId="7DEE1987"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774AB" w:rsidRPr="00AD2C1D" w14:paraId="71014972"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340695FF" w14:textId="77777777" w:rsidR="006774AB" w:rsidRPr="00AD2C1D" w:rsidRDefault="006774AB" w:rsidP="00A2677C">
            <w:pPr>
              <w:rPr>
                <w:rFonts w:asciiTheme="minorHAnsi" w:hAnsiTheme="minorHAnsi"/>
                <w:b w:val="0"/>
              </w:rPr>
            </w:pPr>
            <w:r w:rsidRPr="00AD2C1D">
              <w:rPr>
                <w:rFonts w:asciiTheme="minorHAnsi" w:hAnsiTheme="minorHAnsi"/>
                <w:b w:val="0"/>
                <w:bCs w:val="0"/>
              </w:rPr>
              <w:t>1.</w:t>
            </w:r>
            <w:r>
              <w:rPr>
                <w:rFonts w:asciiTheme="minorHAnsi" w:hAnsiTheme="minorHAnsi"/>
                <w:b w:val="0"/>
              </w:rPr>
              <w:t xml:space="preserve"> System administrator navigates to admin module.</w:t>
            </w:r>
          </w:p>
        </w:tc>
        <w:tc>
          <w:tcPr>
            <w:tcW w:w="7218" w:type="dxa"/>
          </w:tcPr>
          <w:p w14:paraId="7BB5300C" w14:textId="77777777" w:rsidR="006774AB" w:rsidRPr="00AD2C1D" w:rsidRDefault="006774AB" w:rsidP="00A267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774AB" w:rsidRPr="00AD2C1D" w14:paraId="52C3170D" w14:textId="77777777" w:rsidTr="00A267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96B9BD0" w14:textId="77777777" w:rsidR="006774AB" w:rsidRPr="00AD2C1D" w:rsidRDefault="006774AB" w:rsidP="00645AA0">
            <w:pPr>
              <w:rPr>
                <w:rFonts w:asciiTheme="minorHAnsi" w:hAnsiTheme="minorHAnsi"/>
                <w:b w:val="0"/>
                <w:bCs w:val="0"/>
              </w:rPr>
            </w:pPr>
            <w:r>
              <w:rPr>
                <w:rFonts w:asciiTheme="minorHAnsi" w:hAnsiTheme="minorHAnsi"/>
                <w:b w:val="0"/>
                <w:bCs w:val="0"/>
              </w:rPr>
              <w:t>2.  System administrator clicks the disable button for the active user.</w:t>
            </w:r>
          </w:p>
        </w:tc>
        <w:tc>
          <w:tcPr>
            <w:tcW w:w="7218" w:type="dxa"/>
          </w:tcPr>
          <w:p w14:paraId="10456F14" w14:textId="77777777" w:rsidR="006774AB" w:rsidRPr="00AD2C1D" w:rsidRDefault="006774AB" w:rsidP="00A2677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6774AB" w:rsidRPr="00AD2C1D" w14:paraId="6DEF2726" w14:textId="77777777" w:rsidTr="00A2677C">
        <w:tc>
          <w:tcPr>
            <w:cnfStyle w:val="001000000000" w:firstRow="0" w:lastRow="0" w:firstColumn="1" w:lastColumn="0" w:oddVBand="0" w:evenVBand="0" w:oddHBand="0" w:evenHBand="0" w:firstRowFirstColumn="0" w:firstRowLastColumn="0" w:lastRowFirstColumn="0" w:lastRowLastColumn="0"/>
            <w:tcW w:w="2358" w:type="dxa"/>
          </w:tcPr>
          <w:p w14:paraId="21581DD3" w14:textId="77777777" w:rsidR="006774AB" w:rsidRPr="00AD2C1D" w:rsidRDefault="006774AB" w:rsidP="00A2677C">
            <w:pPr>
              <w:rPr>
                <w:rFonts w:asciiTheme="minorHAnsi" w:hAnsiTheme="minorHAnsi"/>
                <w:b w:val="0"/>
                <w:bCs w:val="0"/>
              </w:rPr>
            </w:pPr>
          </w:p>
        </w:tc>
        <w:tc>
          <w:tcPr>
            <w:tcW w:w="7218" w:type="dxa"/>
          </w:tcPr>
          <w:p w14:paraId="4C7CE1CC" w14:textId="77777777" w:rsidR="006774AB" w:rsidRDefault="006774AB" w:rsidP="00645AA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3.  The system disables the user account.</w:t>
            </w:r>
          </w:p>
        </w:tc>
      </w:tr>
    </w:tbl>
    <w:p w14:paraId="005BB86C" w14:textId="031DC499" w:rsidR="000748E6" w:rsidRDefault="000748E6" w:rsidP="007A50E9"/>
    <w:tbl>
      <w:tblPr>
        <w:tblStyle w:val="GridTable4-Accent11"/>
        <w:tblW w:w="0" w:type="auto"/>
        <w:tblLook w:val="04A0" w:firstRow="1" w:lastRow="0" w:firstColumn="1" w:lastColumn="0" w:noHBand="0" w:noVBand="1"/>
      </w:tblPr>
      <w:tblGrid>
        <w:gridCol w:w="2358"/>
        <w:gridCol w:w="2430"/>
        <w:gridCol w:w="4788"/>
      </w:tblGrid>
      <w:tr w:rsidR="000748E6" w:rsidRPr="00AD2C1D" w14:paraId="408027AB" w14:textId="77777777"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6C23EEA" w14:textId="77777777" w:rsidR="000748E6" w:rsidRPr="00AD2C1D" w:rsidRDefault="000748E6" w:rsidP="00F47ADA">
            <w:pPr>
              <w:rPr>
                <w:rFonts w:asciiTheme="minorHAnsi" w:hAnsiTheme="minorHAnsi"/>
              </w:rPr>
            </w:pPr>
            <w:r w:rsidRPr="00AD2C1D">
              <w:rPr>
                <w:rFonts w:asciiTheme="minorHAnsi" w:hAnsiTheme="minorHAnsi"/>
              </w:rPr>
              <w:t>Use Case ID</w:t>
            </w:r>
          </w:p>
        </w:tc>
        <w:tc>
          <w:tcPr>
            <w:tcW w:w="7218" w:type="dxa"/>
            <w:gridSpan w:val="2"/>
          </w:tcPr>
          <w:p w14:paraId="54F4702C" w14:textId="67D2FDA9" w:rsidR="000748E6" w:rsidRPr="00AD2C1D" w:rsidRDefault="000748E6" w:rsidP="00F47ADA">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28" w:name="uc017a"/>
            <w:r>
              <w:rPr>
                <w:rFonts w:asciiTheme="minorHAnsi" w:hAnsiTheme="minorHAnsi"/>
              </w:rPr>
              <w:t>UC_0</w:t>
            </w:r>
            <w:r w:rsidR="004A6020">
              <w:rPr>
                <w:rFonts w:asciiTheme="minorHAnsi" w:hAnsiTheme="minorHAnsi"/>
              </w:rPr>
              <w:t>17</w:t>
            </w:r>
            <w:r w:rsidR="006E0A00">
              <w:rPr>
                <w:rFonts w:asciiTheme="minorHAnsi" w:hAnsiTheme="minorHAnsi"/>
              </w:rPr>
              <w:t>a</w:t>
            </w:r>
            <w:bookmarkEnd w:id="328"/>
          </w:p>
        </w:tc>
      </w:tr>
      <w:tr w:rsidR="000748E6" w:rsidRPr="00AD2C1D" w14:paraId="79442C89"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F7EA33D" w14:textId="77777777" w:rsidR="000748E6" w:rsidRPr="00AD2C1D" w:rsidRDefault="000748E6" w:rsidP="00F47ADA">
            <w:pPr>
              <w:rPr>
                <w:rFonts w:asciiTheme="minorHAnsi" w:hAnsiTheme="minorHAnsi"/>
              </w:rPr>
            </w:pPr>
            <w:r w:rsidRPr="00AD2C1D">
              <w:rPr>
                <w:rFonts w:asciiTheme="minorHAnsi" w:hAnsiTheme="minorHAnsi"/>
              </w:rPr>
              <w:t>Use Case Name</w:t>
            </w:r>
          </w:p>
        </w:tc>
        <w:tc>
          <w:tcPr>
            <w:tcW w:w="7218" w:type="dxa"/>
            <w:gridSpan w:val="2"/>
          </w:tcPr>
          <w:p w14:paraId="08492604" w14:textId="4D71BA55" w:rsidR="000748E6" w:rsidRPr="00AD2C1D" w:rsidRDefault="00F47ADA"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Physician: View Patient Data</w:t>
            </w:r>
          </w:p>
        </w:tc>
      </w:tr>
      <w:tr w:rsidR="000748E6" w:rsidRPr="00AD2C1D" w14:paraId="4AC631C5" w14:textId="77777777" w:rsidTr="00F47ADA">
        <w:tc>
          <w:tcPr>
            <w:cnfStyle w:val="001000000000" w:firstRow="0" w:lastRow="0" w:firstColumn="1" w:lastColumn="0" w:oddVBand="0" w:evenVBand="0" w:oddHBand="0" w:evenHBand="0" w:firstRowFirstColumn="0" w:firstRowLastColumn="0" w:lastRowFirstColumn="0" w:lastRowLastColumn="0"/>
            <w:tcW w:w="2358" w:type="dxa"/>
          </w:tcPr>
          <w:p w14:paraId="476D6FBE" w14:textId="77777777" w:rsidR="000748E6" w:rsidRPr="00AD2C1D" w:rsidRDefault="000748E6" w:rsidP="00F47ADA">
            <w:pPr>
              <w:rPr>
                <w:rFonts w:asciiTheme="minorHAnsi" w:hAnsiTheme="minorHAnsi"/>
              </w:rPr>
            </w:pPr>
            <w:r w:rsidRPr="00AD2C1D">
              <w:rPr>
                <w:rFonts w:asciiTheme="minorHAnsi" w:hAnsiTheme="minorHAnsi"/>
              </w:rPr>
              <w:t>Actor(s)</w:t>
            </w:r>
          </w:p>
        </w:tc>
        <w:tc>
          <w:tcPr>
            <w:tcW w:w="7218" w:type="dxa"/>
            <w:gridSpan w:val="2"/>
          </w:tcPr>
          <w:p w14:paraId="4C649C1F" w14:textId="7B2976A9" w:rsidR="000748E6" w:rsidRPr="00AD2C1D" w:rsidRDefault="00FB325C"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14:paraId="01AE4529"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0702A9C" w14:textId="77777777" w:rsidR="000748E6" w:rsidRPr="00AD2C1D" w:rsidRDefault="000748E6" w:rsidP="00F47ADA">
            <w:pPr>
              <w:rPr>
                <w:rFonts w:asciiTheme="minorHAnsi" w:hAnsiTheme="minorHAnsi"/>
              </w:rPr>
            </w:pPr>
            <w:r w:rsidRPr="00AD2C1D">
              <w:rPr>
                <w:rFonts w:asciiTheme="minorHAnsi" w:hAnsiTheme="minorHAnsi"/>
              </w:rPr>
              <w:t>Purpose</w:t>
            </w:r>
          </w:p>
        </w:tc>
        <w:tc>
          <w:tcPr>
            <w:tcW w:w="7218" w:type="dxa"/>
            <w:gridSpan w:val="2"/>
          </w:tcPr>
          <w:p w14:paraId="5A1F668E" w14:textId="5DE795CF" w:rsidR="000748E6" w:rsidRPr="00AD2C1D" w:rsidRDefault="004A6020"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needs to view their patient’s data.</w:t>
            </w:r>
          </w:p>
        </w:tc>
      </w:tr>
      <w:tr w:rsidR="000748E6" w:rsidRPr="00AD2C1D" w14:paraId="62EB4288" w14:textId="77777777" w:rsidTr="00F47ADA">
        <w:tc>
          <w:tcPr>
            <w:cnfStyle w:val="001000000000" w:firstRow="0" w:lastRow="0" w:firstColumn="1" w:lastColumn="0" w:oddVBand="0" w:evenVBand="0" w:oddHBand="0" w:evenHBand="0" w:firstRowFirstColumn="0" w:firstRowLastColumn="0" w:lastRowFirstColumn="0" w:lastRowLastColumn="0"/>
            <w:tcW w:w="2358" w:type="dxa"/>
          </w:tcPr>
          <w:p w14:paraId="159FD4C5" w14:textId="77777777" w:rsidR="000748E6" w:rsidRPr="00AD2C1D" w:rsidRDefault="000748E6" w:rsidP="00F47ADA">
            <w:pPr>
              <w:rPr>
                <w:rFonts w:asciiTheme="minorHAnsi" w:hAnsiTheme="minorHAnsi"/>
              </w:rPr>
            </w:pPr>
            <w:r w:rsidRPr="00AD2C1D">
              <w:rPr>
                <w:rFonts w:asciiTheme="minorHAnsi" w:hAnsiTheme="minorHAnsi"/>
              </w:rPr>
              <w:t>Overview</w:t>
            </w:r>
          </w:p>
        </w:tc>
        <w:tc>
          <w:tcPr>
            <w:tcW w:w="7218" w:type="dxa"/>
            <w:gridSpan w:val="2"/>
          </w:tcPr>
          <w:p w14:paraId="2FB236C0" w14:textId="5E2BAFC2" w:rsidR="000748E6" w:rsidRPr="00AD2C1D" w:rsidRDefault="004A602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physician’s patients have uploaded their data to the system.  The physician needs to be able to select and view that data for review.</w:t>
            </w:r>
          </w:p>
        </w:tc>
      </w:tr>
      <w:tr w:rsidR="000748E6" w:rsidRPr="00AD2C1D" w14:paraId="3E051502"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66452FD" w14:textId="77777777" w:rsidR="000748E6" w:rsidRPr="00AD2C1D" w:rsidRDefault="000748E6" w:rsidP="00F47ADA">
            <w:pPr>
              <w:rPr>
                <w:rFonts w:asciiTheme="minorHAnsi" w:hAnsiTheme="minorHAnsi"/>
              </w:rPr>
            </w:pPr>
            <w:r w:rsidRPr="00AD2C1D">
              <w:rPr>
                <w:rFonts w:asciiTheme="minorHAnsi" w:hAnsiTheme="minorHAnsi"/>
              </w:rPr>
              <w:t>Cross-References</w:t>
            </w:r>
          </w:p>
        </w:tc>
        <w:tc>
          <w:tcPr>
            <w:tcW w:w="7218" w:type="dxa"/>
            <w:gridSpan w:val="2"/>
          </w:tcPr>
          <w:p w14:paraId="01D0B038" w14:textId="77777777"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0748E6" w:rsidRPr="00AD2C1D" w14:paraId="0C620EB0" w14:textId="77777777" w:rsidTr="00F47ADA">
        <w:tc>
          <w:tcPr>
            <w:cnfStyle w:val="001000000000" w:firstRow="0" w:lastRow="0" w:firstColumn="1" w:lastColumn="0" w:oddVBand="0" w:evenVBand="0" w:oddHBand="0" w:evenHBand="0" w:firstRowFirstColumn="0" w:firstRowLastColumn="0" w:lastRowFirstColumn="0" w:lastRowLastColumn="0"/>
            <w:tcW w:w="2358" w:type="dxa"/>
          </w:tcPr>
          <w:p w14:paraId="6403BE33" w14:textId="77777777" w:rsidR="000748E6" w:rsidRPr="00AD2C1D" w:rsidRDefault="000748E6" w:rsidP="00F47ADA">
            <w:pPr>
              <w:rPr>
                <w:rFonts w:asciiTheme="minorHAnsi" w:hAnsiTheme="minorHAnsi"/>
              </w:rPr>
            </w:pPr>
            <w:r w:rsidRPr="00AD2C1D">
              <w:rPr>
                <w:rFonts w:asciiTheme="minorHAnsi" w:hAnsiTheme="minorHAnsi"/>
              </w:rPr>
              <w:t>Pre-conditions</w:t>
            </w:r>
          </w:p>
        </w:tc>
        <w:tc>
          <w:tcPr>
            <w:tcW w:w="7218" w:type="dxa"/>
            <w:gridSpan w:val="2"/>
          </w:tcPr>
          <w:p w14:paraId="3F46A337" w14:textId="77777777" w:rsidR="004A6020" w:rsidRDefault="004A602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14:paraId="7EA49E83" w14:textId="13F05964" w:rsidR="000748E6" w:rsidRPr="00AD2C1D" w:rsidRDefault="004A602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must be logged in.</w:t>
            </w:r>
          </w:p>
        </w:tc>
      </w:tr>
      <w:tr w:rsidR="000748E6" w:rsidRPr="00AD2C1D" w14:paraId="79790E93"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8DA3C99" w14:textId="77777777" w:rsidR="000748E6" w:rsidRPr="00AD2C1D" w:rsidRDefault="000748E6" w:rsidP="00F47ADA">
            <w:pPr>
              <w:rPr>
                <w:rFonts w:asciiTheme="minorHAnsi" w:hAnsiTheme="minorHAnsi"/>
              </w:rPr>
            </w:pPr>
            <w:r w:rsidRPr="00AD2C1D">
              <w:rPr>
                <w:rFonts w:asciiTheme="minorHAnsi" w:hAnsiTheme="minorHAnsi"/>
              </w:rPr>
              <w:t>Post-conditions</w:t>
            </w:r>
          </w:p>
        </w:tc>
        <w:tc>
          <w:tcPr>
            <w:tcW w:w="7218" w:type="dxa"/>
            <w:gridSpan w:val="2"/>
          </w:tcPr>
          <w:p w14:paraId="57537812" w14:textId="77C687DA" w:rsidR="000748E6"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w:t>
            </w:r>
            <w:r w:rsidR="004A6020">
              <w:rPr>
                <w:rFonts w:asciiTheme="minorHAnsi" w:hAnsiTheme="minorHAnsi"/>
              </w:rPr>
              <w:t>The physician is able to view the patient data.</w:t>
            </w:r>
            <w:r>
              <w:rPr>
                <w:rFonts w:asciiTheme="minorHAnsi" w:hAnsiTheme="minorHAnsi"/>
              </w:rPr>
              <w:t xml:space="preserve"> </w:t>
            </w:r>
          </w:p>
          <w:p w14:paraId="3832371C" w14:textId="14058265" w:rsidR="000748E6" w:rsidRPr="004A6020"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rPr>
              <w:t xml:space="preserve"> The patient data fails to display.</w:t>
            </w:r>
          </w:p>
        </w:tc>
      </w:tr>
      <w:tr w:rsidR="000748E6" w:rsidRPr="00AD2C1D" w14:paraId="5C0D0C43" w14:textId="77777777" w:rsidTr="00F47ADA">
        <w:tc>
          <w:tcPr>
            <w:cnfStyle w:val="001000000000" w:firstRow="0" w:lastRow="0" w:firstColumn="1" w:lastColumn="0" w:oddVBand="0" w:evenVBand="0" w:oddHBand="0" w:evenHBand="0" w:firstRowFirstColumn="0" w:firstRowLastColumn="0" w:lastRowFirstColumn="0" w:lastRowLastColumn="0"/>
            <w:tcW w:w="9576" w:type="dxa"/>
            <w:gridSpan w:val="3"/>
          </w:tcPr>
          <w:p w14:paraId="343122B3" w14:textId="77777777" w:rsidR="000748E6" w:rsidRPr="00AD2C1D" w:rsidRDefault="000748E6" w:rsidP="00F47ADA">
            <w:pPr>
              <w:rPr>
                <w:rFonts w:asciiTheme="minorHAnsi" w:hAnsiTheme="minorHAnsi"/>
              </w:rPr>
            </w:pPr>
            <w:r w:rsidRPr="00AD2C1D">
              <w:rPr>
                <w:rFonts w:asciiTheme="minorHAnsi" w:hAnsiTheme="minorHAnsi"/>
              </w:rPr>
              <w:t>Course of Events</w:t>
            </w:r>
          </w:p>
        </w:tc>
      </w:tr>
      <w:tr w:rsidR="000748E6" w:rsidRPr="00AD2C1D" w14:paraId="4E3C5C9C"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7B9C3B01" w14:textId="77777777" w:rsidR="000748E6" w:rsidRPr="00AD2C1D" w:rsidRDefault="000748E6" w:rsidP="00F47ADA">
            <w:pPr>
              <w:rPr>
                <w:rFonts w:asciiTheme="minorHAnsi" w:hAnsiTheme="minorHAnsi"/>
              </w:rPr>
            </w:pPr>
            <w:r w:rsidRPr="00AD2C1D">
              <w:rPr>
                <w:rFonts w:asciiTheme="minorHAnsi" w:hAnsiTheme="minorHAnsi"/>
              </w:rPr>
              <w:t>Actor Actions</w:t>
            </w:r>
          </w:p>
        </w:tc>
        <w:tc>
          <w:tcPr>
            <w:tcW w:w="4788" w:type="dxa"/>
          </w:tcPr>
          <w:p w14:paraId="33909F4F" w14:textId="77777777"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14:paraId="59256F53" w14:textId="77777777" w:rsidTr="00F47ADA">
        <w:tc>
          <w:tcPr>
            <w:cnfStyle w:val="001000000000" w:firstRow="0" w:lastRow="0" w:firstColumn="1" w:lastColumn="0" w:oddVBand="0" w:evenVBand="0" w:oddHBand="0" w:evenHBand="0" w:firstRowFirstColumn="0" w:firstRowLastColumn="0" w:lastRowFirstColumn="0" w:lastRowLastColumn="0"/>
            <w:tcW w:w="4788" w:type="dxa"/>
            <w:gridSpan w:val="2"/>
          </w:tcPr>
          <w:p w14:paraId="7CB9AE60" w14:textId="4DF76FC6" w:rsidR="000748E6" w:rsidRPr="007A50E9" w:rsidRDefault="00DB090B">
            <w:pPr>
              <w:rPr>
                <w:rFonts w:asciiTheme="minorHAnsi" w:hAnsiTheme="minorHAnsi"/>
                <w:b w:val="0"/>
              </w:rPr>
            </w:pPr>
            <w:r>
              <w:rPr>
                <w:rFonts w:asciiTheme="minorHAnsi" w:hAnsiTheme="minorHAnsi"/>
                <w:b w:val="0"/>
              </w:rPr>
              <w:t>1. The physician selects the “</w:t>
            </w:r>
            <w:r w:rsidR="00974A60">
              <w:rPr>
                <w:rFonts w:asciiTheme="minorHAnsi" w:hAnsiTheme="minorHAnsi"/>
                <w:b w:val="0"/>
              </w:rPr>
              <w:t>V</w:t>
            </w:r>
            <w:r>
              <w:rPr>
                <w:rFonts w:asciiTheme="minorHAnsi" w:hAnsiTheme="minorHAnsi"/>
                <w:b w:val="0"/>
              </w:rPr>
              <w:t xml:space="preserve">iew </w:t>
            </w:r>
            <w:r w:rsidR="00974A60">
              <w:rPr>
                <w:rFonts w:asciiTheme="minorHAnsi" w:hAnsiTheme="minorHAnsi"/>
                <w:b w:val="0"/>
              </w:rPr>
              <w:t>D</w:t>
            </w:r>
            <w:r>
              <w:rPr>
                <w:rFonts w:asciiTheme="minorHAnsi" w:hAnsiTheme="minorHAnsi"/>
                <w:b w:val="0"/>
              </w:rPr>
              <w:t>ata” option from the menu.</w:t>
            </w:r>
          </w:p>
        </w:tc>
        <w:tc>
          <w:tcPr>
            <w:tcW w:w="4788" w:type="dxa"/>
          </w:tcPr>
          <w:p w14:paraId="7A6393AE" w14:textId="77777777" w:rsidR="000748E6" w:rsidRPr="00AD2C1D" w:rsidRDefault="000748E6"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14:paraId="3F117B8D"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0C2C9966" w14:textId="77777777" w:rsidR="000748E6" w:rsidRDefault="000748E6" w:rsidP="00F47ADA">
            <w:pPr>
              <w:rPr>
                <w:rFonts w:asciiTheme="minorHAnsi" w:hAnsiTheme="minorHAnsi"/>
              </w:rPr>
            </w:pPr>
          </w:p>
        </w:tc>
        <w:tc>
          <w:tcPr>
            <w:tcW w:w="4788" w:type="dxa"/>
          </w:tcPr>
          <w:p w14:paraId="26059428" w14:textId="5FB9487A" w:rsidR="000748E6" w:rsidRPr="00AD2C1D" w:rsidRDefault="00DB090B">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w:t>
            </w:r>
            <w:r w:rsidR="00974A60">
              <w:rPr>
                <w:rFonts w:asciiTheme="minorHAnsi" w:hAnsiTheme="minorHAnsi"/>
              </w:rPr>
              <w:t>The system displays a</w:t>
            </w:r>
            <w:r>
              <w:rPr>
                <w:rFonts w:asciiTheme="minorHAnsi" w:hAnsiTheme="minorHAnsi"/>
              </w:rPr>
              <w:t xml:space="preserve"> list of </w:t>
            </w:r>
            <w:r w:rsidR="00974A60">
              <w:rPr>
                <w:rFonts w:asciiTheme="minorHAnsi" w:hAnsiTheme="minorHAnsi"/>
              </w:rPr>
              <w:t>the physician’s patients.</w:t>
            </w:r>
          </w:p>
        </w:tc>
      </w:tr>
      <w:tr w:rsidR="00974A60" w:rsidRPr="00AD2C1D" w14:paraId="47511572" w14:textId="77777777" w:rsidTr="00F47ADA">
        <w:tc>
          <w:tcPr>
            <w:cnfStyle w:val="001000000000" w:firstRow="0" w:lastRow="0" w:firstColumn="1" w:lastColumn="0" w:oddVBand="0" w:evenVBand="0" w:oddHBand="0" w:evenHBand="0" w:firstRowFirstColumn="0" w:firstRowLastColumn="0" w:lastRowFirstColumn="0" w:lastRowLastColumn="0"/>
            <w:tcW w:w="4788" w:type="dxa"/>
            <w:gridSpan w:val="2"/>
          </w:tcPr>
          <w:p w14:paraId="7716ECF1" w14:textId="0CB09C78" w:rsidR="00974A60" w:rsidRPr="00DA18AD" w:rsidRDefault="00974A60" w:rsidP="00F47ADA">
            <w:pPr>
              <w:rPr>
                <w:rFonts w:asciiTheme="minorHAnsi" w:hAnsiTheme="minorHAnsi"/>
                <w:b w:val="0"/>
              </w:rPr>
            </w:pPr>
            <w:r>
              <w:rPr>
                <w:rFonts w:asciiTheme="minorHAnsi" w:hAnsiTheme="minorHAnsi"/>
                <w:b w:val="0"/>
              </w:rPr>
              <w:t>3. The physician selects the desired patient to display the data for.</w:t>
            </w:r>
          </w:p>
        </w:tc>
        <w:tc>
          <w:tcPr>
            <w:tcW w:w="4788" w:type="dxa"/>
          </w:tcPr>
          <w:p w14:paraId="458CD841" w14:textId="77777777" w:rsidR="00974A60" w:rsidRDefault="00974A6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14:paraId="6D0BD6EE"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117CE5EC" w14:textId="77777777" w:rsidR="00974A60" w:rsidRDefault="00974A60" w:rsidP="00F47ADA">
            <w:pPr>
              <w:rPr>
                <w:rFonts w:asciiTheme="minorHAnsi" w:hAnsiTheme="minorHAnsi"/>
                <w:b w:val="0"/>
              </w:rPr>
            </w:pPr>
          </w:p>
        </w:tc>
        <w:tc>
          <w:tcPr>
            <w:tcW w:w="4788" w:type="dxa"/>
          </w:tcPr>
          <w:p w14:paraId="7F8D5BE8" w14:textId="621E4FA1" w:rsidR="00974A60" w:rsidRPr="00DA18AD" w:rsidRDefault="00974A6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list of dates and times for which to show the data.</w:t>
            </w:r>
          </w:p>
        </w:tc>
      </w:tr>
      <w:tr w:rsidR="00974A60" w:rsidRPr="00AD2C1D" w14:paraId="2B9388CF" w14:textId="77777777" w:rsidTr="00F47ADA">
        <w:tc>
          <w:tcPr>
            <w:cnfStyle w:val="001000000000" w:firstRow="0" w:lastRow="0" w:firstColumn="1" w:lastColumn="0" w:oddVBand="0" w:evenVBand="0" w:oddHBand="0" w:evenHBand="0" w:firstRowFirstColumn="0" w:firstRowLastColumn="0" w:lastRowFirstColumn="0" w:lastRowLastColumn="0"/>
            <w:tcW w:w="4788" w:type="dxa"/>
            <w:gridSpan w:val="2"/>
          </w:tcPr>
          <w:p w14:paraId="64761731" w14:textId="2527A260" w:rsidR="00974A60" w:rsidRDefault="00974A60" w:rsidP="00F47ADA">
            <w:pPr>
              <w:rPr>
                <w:rFonts w:asciiTheme="minorHAnsi" w:hAnsiTheme="minorHAnsi"/>
                <w:b w:val="0"/>
              </w:rPr>
            </w:pPr>
            <w:r>
              <w:rPr>
                <w:rFonts w:asciiTheme="minorHAnsi" w:hAnsiTheme="minorHAnsi"/>
                <w:b w:val="0"/>
              </w:rPr>
              <w:t>5. The physician selects a desired date and time to show the data for.</w:t>
            </w:r>
          </w:p>
        </w:tc>
        <w:tc>
          <w:tcPr>
            <w:tcW w:w="4788" w:type="dxa"/>
          </w:tcPr>
          <w:p w14:paraId="21649ACE" w14:textId="77777777" w:rsidR="00974A60" w:rsidRDefault="00974A60" w:rsidP="00974A60">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14:paraId="620D258E"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4647EC35" w14:textId="77777777" w:rsidR="00974A60" w:rsidRDefault="00974A60" w:rsidP="00F47ADA">
            <w:pPr>
              <w:rPr>
                <w:rFonts w:asciiTheme="minorHAnsi" w:hAnsiTheme="minorHAnsi"/>
                <w:b w:val="0"/>
              </w:rPr>
            </w:pPr>
          </w:p>
        </w:tc>
        <w:tc>
          <w:tcPr>
            <w:tcW w:w="4788" w:type="dxa"/>
          </w:tcPr>
          <w:p w14:paraId="503D7DBA" w14:textId="07A95633" w:rsidR="00974A60" w:rsidRDefault="00974A6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displays a chart showing the selected data.</w:t>
            </w:r>
          </w:p>
        </w:tc>
      </w:tr>
    </w:tbl>
    <w:p w14:paraId="57F03F89" w14:textId="77777777" w:rsidR="000748E6" w:rsidRDefault="000748E6" w:rsidP="007A50E9"/>
    <w:tbl>
      <w:tblPr>
        <w:tblStyle w:val="GridTable4-Accent11"/>
        <w:tblW w:w="0" w:type="auto"/>
        <w:tblLook w:val="04A0" w:firstRow="1" w:lastRow="0" w:firstColumn="1" w:lastColumn="0" w:noHBand="0" w:noVBand="1"/>
      </w:tblPr>
      <w:tblGrid>
        <w:gridCol w:w="2358"/>
        <w:gridCol w:w="2430"/>
        <w:gridCol w:w="4788"/>
      </w:tblGrid>
      <w:tr w:rsidR="006E0A00" w:rsidRPr="00AD2C1D" w14:paraId="76EFD031" w14:textId="77777777" w:rsidTr="00E91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80DADBD" w14:textId="77777777" w:rsidR="006E0A00" w:rsidRPr="00AD2C1D" w:rsidRDefault="006E0A00" w:rsidP="00E918A4">
            <w:pPr>
              <w:rPr>
                <w:rFonts w:asciiTheme="minorHAnsi" w:hAnsiTheme="minorHAnsi"/>
              </w:rPr>
            </w:pPr>
            <w:r w:rsidRPr="00AD2C1D">
              <w:rPr>
                <w:rFonts w:asciiTheme="minorHAnsi" w:hAnsiTheme="minorHAnsi"/>
              </w:rPr>
              <w:t>Use Case ID</w:t>
            </w:r>
          </w:p>
        </w:tc>
        <w:tc>
          <w:tcPr>
            <w:tcW w:w="7218" w:type="dxa"/>
            <w:gridSpan w:val="2"/>
          </w:tcPr>
          <w:p w14:paraId="6FCF189A" w14:textId="4AEC9FC5" w:rsidR="006E0A00" w:rsidRPr="00AD2C1D" w:rsidRDefault="006E0A00" w:rsidP="00E918A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29" w:name="uc017b"/>
            <w:r>
              <w:rPr>
                <w:rFonts w:asciiTheme="minorHAnsi" w:hAnsiTheme="minorHAnsi"/>
              </w:rPr>
              <w:t>UC_017b</w:t>
            </w:r>
            <w:bookmarkEnd w:id="329"/>
          </w:p>
        </w:tc>
      </w:tr>
      <w:tr w:rsidR="006E0A00" w:rsidRPr="00AD2C1D" w14:paraId="2C0E1D0E" w14:textId="77777777"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912D891" w14:textId="77777777" w:rsidR="006E0A00" w:rsidRPr="00AD2C1D" w:rsidRDefault="006E0A00" w:rsidP="00E918A4">
            <w:pPr>
              <w:rPr>
                <w:rFonts w:asciiTheme="minorHAnsi" w:hAnsiTheme="minorHAnsi"/>
              </w:rPr>
            </w:pPr>
            <w:r w:rsidRPr="00AD2C1D">
              <w:rPr>
                <w:rFonts w:asciiTheme="minorHAnsi" w:hAnsiTheme="minorHAnsi"/>
              </w:rPr>
              <w:t>Use Case Name</w:t>
            </w:r>
          </w:p>
        </w:tc>
        <w:tc>
          <w:tcPr>
            <w:tcW w:w="7218" w:type="dxa"/>
            <w:gridSpan w:val="2"/>
          </w:tcPr>
          <w:p w14:paraId="130B1AC1" w14:textId="67BE78DC" w:rsidR="006E0A00" w:rsidRPr="00AD2C1D" w:rsidRDefault="006E0A00"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 View Patient Data</w:t>
            </w:r>
          </w:p>
        </w:tc>
      </w:tr>
      <w:tr w:rsidR="006E0A00" w:rsidRPr="00AD2C1D" w14:paraId="3C427A93" w14:textId="77777777" w:rsidTr="00E918A4">
        <w:tc>
          <w:tcPr>
            <w:cnfStyle w:val="001000000000" w:firstRow="0" w:lastRow="0" w:firstColumn="1" w:lastColumn="0" w:oddVBand="0" w:evenVBand="0" w:oddHBand="0" w:evenHBand="0" w:firstRowFirstColumn="0" w:firstRowLastColumn="0" w:lastRowFirstColumn="0" w:lastRowLastColumn="0"/>
            <w:tcW w:w="2358" w:type="dxa"/>
          </w:tcPr>
          <w:p w14:paraId="347D6BBE" w14:textId="77777777" w:rsidR="006E0A00" w:rsidRPr="00AD2C1D" w:rsidRDefault="006E0A00" w:rsidP="00E918A4">
            <w:pPr>
              <w:rPr>
                <w:rFonts w:asciiTheme="minorHAnsi" w:hAnsiTheme="minorHAnsi"/>
              </w:rPr>
            </w:pPr>
            <w:r w:rsidRPr="00AD2C1D">
              <w:rPr>
                <w:rFonts w:asciiTheme="minorHAnsi" w:hAnsiTheme="minorHAnsi"/>
              </w:rPr>
              <w:t>Actor(s)</w:t>
            </w:r>
          </w:p>
        </w:tc>
        <w:tc>
          <w:tcPr>
            <w:tcW w:w="7218" w:type="dxa"/>
            <w:gridSpan w:val="2"/>
          </w:tcPr>
          <w:p w14:paraId="4A9B20B4" w14:textId="657752CD" w:rsidR="006E0A00" w:rsidRPr="00AD2C1D" w:rsidRDefault="006E0A00"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6E0A00" w:rsidRPr="00AD2C1D" w14:paraId="6E57479F" w14:textId="77777777"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D65236E" w14:textId="77777777" w:rsidR="006E0A00" w:rsidRPr="00AD2C1D" w:rsidRDefault="006E0A00" w:rsidP="00E918A4">
            <w:pPr>
              <w:rPr>
                <w:rFonts w:asciiTheme="minorHAnsi" w:hAnsiTheme="minorHAnsi"/>
              </w:rPr>
            </w:pPr>
            <w:r w:rsidRPr="00AD2C1D">
              <w:rPr>
                <w:rFonts w:asciiTheme="minorHAnsi" w:hAnsiTheme="minorHAnsi"/>
              </w:rPr>
              <w:t>Purpose</w:t>
            </w:r>
          </w:p>
        </w:tc>
        <w:tc>
          <w:tcPr>
            <w:tcW w:w="7218" w:type="dxa"/>
            <w:gridSpan w:val="2"/>
          </w:tcPr>
          <w:p w14:paraId="0C0D1E7D" w14:textId="5CF1DFD0" w:rsidR="006E0A00" w:rsidRPr="00AD2C1D" w:rsidRDefault="006E0A00" w:rsidP="006C0EF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patient needs to view their data.</w:t>
            </w:r>
          </w:p>
        </w:tc>
      </w:tr>
      <w:tr w:rsidR="006E0A00" w:rsidRPr="00AD2C1D" w14:paraId="0B8BA805" w14:textId="77777777" w:rsidTr="00E918A4">
        <w:tc>
          <w:tcPr>
            <w:cnfStyle w:val="001000000000" w:firstRow="0" w:lastRow="0" w:firstColumn="1" w:lastColumn="0" w:oddVBand="0" w:evenVBand="0" w:oddHBand="0" w:evenHBand="0" w:firstRowFirstColumn="0" w:firstRowLastColumn="0" w:lastRowFirstColumn="0" w:lastRowLastColumn="0"/>
            <w:tcW w:w="2358" w:type="dxa"/>
          </w:tcPr>
          <w:p w14:paraId="25639108" w14:textId="77777777" w:rsidR="006E0A00" w:rsidRPr="00AD2C1D" w:rsidRDefault="006E0A00" w:rsidP="00E918A4">
            <w:pPr>
              <w:rPr>
                <w:rFonts w:asciiTheme="minorHAnsi" w:hAnsiTheme="minorHAnsi"/>
              </w:rPr>
            </w:pPr>
            <w:r w:rsidRPr="00AD2C1D">
              <w:rPr>
                <w:rFonts w:asciiTheme="minorHAnsi" w:hAnsiTheme="minorHAnsi"/>
              </w:rPr>
              <w:t>Overview</w:t>
            </w:r>
          </w:p>
        </w:tc>
        <w:tc>
          <w:tcPr>
            <w:tcW w:w="7218" w:type="dxa"/>
            <w:gridSpan w:val="2"/>
          </w:tcPr>
          <w:p w14:paraId="77BF9387" w14:textId="14CBCED5" w:rsidR="006E0A00" w:rsidRPr="00AD2C1D" w:rsidRDefault="006E0A00" w:rsidP="006C0EF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patient wants to view the data that they have uploaded to the system to view the data they have collected about themselves.</w:t>
            </w:r>
          </w:p>
        </w:tc>
      </w:tr>
      <w:tr w:rsidR="006E0A00" w:rsidRPr="00AD2C1D" w14:paraId="5289BE71" w14:textId="77777777"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7B9729B" w14:textId="77777777" w:rsidR="006E0A00" w:rsidRPr="00AD2C1D" w:rsidRDefault="006E0A00" w:rsidP="00E918A4">
            <w:pPr>
              <w:rPr>
                <w:rFonts w:asciiTheme="minorHAnsi" w:hAnsiTheme="minorHAnsi"/>
              </w:rPr>
            </w:pPr>
            <w:r w:rsidRPr="00AD2C1D">
              <w:rPr>
                <w:rFonts w:asciiTheme="minorHAnsi" w:hAnsiTheme="minorHAnsi"/>
              </w:rPr>
              <w:t>Cross-References</w:t>
            </w:r>
          </w:p>
        </w:tc>
        <w:tc>
          <w:tcPr>
            <w:tcW w:w="7218" w:type="dxa"/>
            <w:gridSpan w:val="2"/>
          </w:tcPr>
          <w:p w14:paraId="706E4CEB" w14:textId="77777777" w:rsidR="006E0A00" w:rsidRPr="00AD2C1D" w:rsidRDefault="006E0A00"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6E0A00" w:rsidRPr="00AD2C1D" w14:paraId="30F940DB" w14:textId="77777777" w:rsidTr="00E918A4">
        <w:tc>
          <w:tcPr>
            <w:cnfStyle w:val="001000000000" w:firstRow="0" w:lastRow="0" w:firstColumn="1" w:lastColumn="0" w:oddVBand="0" w:evenVBand="0" w:oddHBand="0" w:evenHBand="0" w:firstRowFirstColumn="0" w:firstRowLastColumn="0" w:lastRowFirstColumn="0" w:lastRowLastColumn="0"/>
            <w:tcW w:w="2358" w:type="dxa"/>
          </w:tcPr>
          <w:p w14:paraId="095BE49F" w14:textId="77777777" w:rsidR="006E0A00" w:rsidRPr="00AD2C1D" w:rsidRDefault="006E0A00" w:rsidP="00E918A4">
            <w:pPr>
              <w:rPr>
                <w:rFonts w:asciiTheme="minorHAnsi" w:hAnsiTheme="minorHAnsi"/>
              </w:rPr>
            </w:pPr>
            <w:r w:rsidRPr="00AD2C1D">
              <w:rPr>
                <w:rFonts w:asciiTheme="minorHAnsi" w:hAnsiTheme="minorHAnsi"/>
              </w:rPr>
              <w:t>Pre-conditions</w:t>
            </w:r>
          </w:p>
        </w:tc>
        <w:tc>
          <w:tcPr>
            <w:tcW w:w="7218" w:type="dxa"/>
            <w:gridSpan w:val="2"/>
          </w:tcPr>
          <w:p w14:paraId="255E6CFF" w14:textId="77777777" w:rsidR="006E0A00" w:rsidRDefault="006E0A00"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14:paraId="3288462F" w14:textId="188CD4BD" w:rsidR="006E0A00" w:rsidRPr="00AD2C1D" w:rsidRDefault="006E0A00" w:rsidP="006C0EF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must be logged in.</w:t>
            </w:r>
          </w:p>
        </w:tc>
      </w:tr>
      <w:tr w:rsidR="006E0A00" w:rsidRPr="00AD2C1D" w14:paraId="711265E2" w14:textId="77777777"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539EBD8" w14:textId="77777777" w:rsidR="006E0A00" w:rsidRPr="00AD2C1D" w:rsidRDefault="006E0A00" w:rsidP="00E918A4">
            <w:pPr>
              <w:rPr>
                <w:rFonts w:asciiTheme="minorHAnsi" w:hAnsiTheme="minorHAnsi"/>
              </w:rPr>
            </w:pPr>
            <w:r w:rsidRPr="00AD2C1D">
              <w:rPr>
                <w:rFonts w:asciiTheme="minorHAnsi" w:hAnsiTheme="minorHAnsi"/>
              </w:rPr>
              <w:t>Post-conditions</w:t>
            </w:r>
          </w:p>
        </w:tc>
        <w:tc>
          <w:tcPr>
            <w:tcW w:w="7218" w:type="dxa"/>
            <w:gridSpan w:val="2"/>
          </w:tcPr>
          <w:p w14:paraId="7A19B8F3" w14:textId="7E8E68DF" w:rsidR="006E0A00" w:rsidRDefault="006E0A00"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patient is able to view the patient data. </w:t>
            </w:r>
          </w:p>
          <w:p w14:paraId="47D9294E" w14:textId="77777777" w:rsidR="006E0A00" w:rsidRPr="004A6020" w:rsidRDefault="006E0A00"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rPr>
              <w:t xml:space="preserve"> The patient data fails to display.</w:t>
            </w:r>
          </w:p>
        </w:tc>
      </w:tr>
      <w:tr w:rsidR="006E0A00" w:rsidRPr="00AD2C1D" w14:paraId="22D9C5EA" w14:textId="77777777" w:rsidTr="00E918A4">
        <w:tc>
          <w:tcPr>
            <w:cnfStyle w:val="001000000000" w:firstRow="0" w:lastRow="0" w:firstColumn="1" w:lastColumn="0" w:oddVBand="0" w:evenVBand="0" w:oddHBand="0" w:evenHBand="0" w:firstRowFirstColumn="0" w:firstRowLastColumn="0" w:lastRowFirstColumn="0" w:lastRowLastColumn="0"/>
            <w:tcW w:w="9576" w:type="dxa"/>
            <w:gridSpan w:val="3"/>
          </w:tcPr>
          <w:p w14:paraId="69DB730E" w14:textId="77777777" w:rsidR="006E0A00" w:rsidRPr="00AD2C1D" w:rsidRDefault="006E0A00" w:rsidP="00E918A4">
            <w:pPr>
              <w:rPr>
                <w:rFonts w:asciiTheme="minorHAnsi" w:hAnsiTheme="minorHAnsi"/>
              </w:rPr>
            </w:pPr>
            <w:r w:rsidRPr="00AD2C1D">
              <w:rPr>
                <w:rFonts w:asciiTheme="minorHAnsi" w:hAnsiTheme="minorHAnsi"/>
              </w:rPr>
              <w:t>Course of Events</w:t>
            </w:r>
          </w:p>
        </w:tc>
      </w:tr>
      <w:tr w:rsidR="006E0A00" w:rsidRPr="00AD2C1D" w14:paraId="07B825AD" w14:textId="77777777"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178A7615" w14:textId="77777777" w:rsidR="006E0A00" w:rsidRPr="00AD2C1D" w:rsidRDefault="006E0A00" w:rsidP="00E918A4">
            <w:pPr>
              <w:rPr>
                <w:rFonts w:asciiTheme="minorHAnsi" w:hAnsiTheme="minorHAnsi"/>
              </w:rPr>
            </w:pPr>
            <w:r w:rsidRPr="00AD2C1D">
              <w:rPr>
                <w:rFonts w:asciiTheme="minorHAnsi" w:hAnsiTheme="minorHAnsi"/>
              </w:rPr>
              <w:t>Actor Actions</w:t>
            </w:r>
          </w:p>
        </w:tc>
        <w:tc>
          <w:tcPr>
            <w:tcW w:w="4788" w:type="dxa"/>
          </w:tcPr>
          <w:p w14:paraId="35E0AF77" w14:textId="77777777" w:rsidR="006E0A00" w:rsidRPr="00AD2C1D" w:rsidRDefault="006E0A00"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6E0A00" w:rsidRPr="00AD2C1D" w14:paraId="5B3FD91A" w14:textId="77777777" w:rsidTr="00E918A4">
        <w:tc>
          <w:tcPr>
            <w:cnfStyle w:val="001000000000" w:firstRow="0" w:lastRow="0" w:firstColumn="1" w:lastColumn="0" w:oddVBand="0" w:evenVBand="0" w:oddHBand="0" w:evenHBand="0" w:firstRowFirstColumn="0" w:firstRowLastColumn="0" w:lastRowFirstColumn="0" w:lastRowLastColumn="0"/>
            <w:tcW w:w="4788" w:type="dxa"/>
            <w:gridSpan w:val="2"/>
          </w:tcPr>
          <w:p w14:paraId="3E8A0F3A" w14:textId="74973751" w:rsidR="006E0A00" w:rsidRPr="007A50E9" w:rsidRDefault="006E0A00" w:rsidP="006C0EF4">
            <w:pPr>
              <w:rPr>
                <w:rFonts w:asciiTheme="minorHAnsi" w:hAnsiTheme="minorHAnsi"/>
                <w:b w:val="0"/>
              </w:rPr>
            </w:pPr>
            <w:r>
              <w:rPr>
                <w:rFonts w:asciiTheme="minorHAnsi" w:hAnsiTheme="minorHAnsi"/>
                <w:b w:val="0"/>
              </w:rPr>
              <w:t>1. The patient selects the “View Data” option from the menu.</w:t>
            </w:r>
          </w:p>
        </w:tc>
        <w:tc>
          <w:tcPr>
            <w:tcW w:w="4788" w:type="dxa"/>
          </w:tcPr>
          <w:p w14:paraId="5176F272" w14:textId="77777777" w:rsidR="006E0A00" w:rsidRPr="00AD2C1D" w:rsidRDefault="006E0A00"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E0A00" w:rsidRPr="00AD2C1D" w14:paraId="1D1D688A" w14:textId="77777777"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7D98B4E3" w14:textId="77777777" w:rsidR="006E0A00" w:rsidRDefault="006E0A00" w:rsidP="00E918A4">
            <w:pPr>
              <w:rPr>
                <w:rFonts w:asciiTheme="minorHAnsi" w:hAnsiTheme="minorHAnsi"/>
                <w:b w:val="0"/>
              </w:rPr>
            </w:pPr>
          </w:p>
        </w:tc>
        <w:tc>
          <w:tcPr>
            <w:tcW w:w="4788" w:type="dxa"/>
          </w:tcPr>
          <w:p w14:paraId="666072B5" w14:textId="298E0783" w:rsidR="006E0A00" w:rsidRPr="00DA18AD" w:rsidRDefault="006E0A00"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3. The system displays a list of dates and times for which to show the data.</w:t>
            </w:r>
          </w:p>
        </w:tc>
      </w:tr>
      <w:tr w:rsidR="006E0A00" w:rsidRPr="00AD2C1D" w14:paraId="6D839AF3" w14:textId="77777777" w:rsidTr="00E918A4">
        <w:tc>
          <w:tcPr>
            <w:cnfStyle w:val="001000000000" w:firstRow="0" w:lastRow="0" w:firstColumn="1" w:lastColumn="0" w:oddVBand="0" w:evenVBand="0" w:oddHBand="0" w:evenHBand="0" w:firstRowFirstColumn="0" w:firstRowLastColumn="0" w:lastRowFirstColumn="0" w:lastRowLastColumn="0"/>
            <w:tcW w:w="4788" w:type="dxa"/>
            <w:gridSpan w:val="2"/>
          </w:tcPr>
          <w:p w14:paraId="0C40475C" w14:textId="75570A2B" w:rsidR="006E0A00" w:rsidRDefault="006E0A00" w:rsidP="006C0EF4">
            <w:pPr>
              <w:rPr>
                <w:rFonts w:asciiTheme="minorHAnsi" w:hAnsiTheme="minorHAnsi"/>
                <w:b w:val="0"/>
              </w:rPr>
            </w:pPr>
            <w:r>
              <w:rPr>
                <w:rFonts w:asciiTheme="minorHAnsi" w:hAnsiTheme="minorHAnsi"/>
                <w:b w:val="0"/>
              </w:rPr>
              <w:t>3. The patient selects a desired date and time to show the data for.</w:t>
            </w:r>
          </w:p>
        </w:tc>
        <w:tc>
          <w:tcPr>
            <w:tcW w:w="4788" w:type="dxa"/>
          </w:tcPr>
          <w:p w14:paraId="18FE4401" w14:textId="77777777" w:rsidR="006E0A00" w:rsidRDefault="006E0A00"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6E0A00" w:rsidRPr="00AD2C1D" w14:paraId="7DF1AC3A" w14:textId="77777777"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6CDC4C25" w14:textId="77777777" w:rsidR="006E0A00" w:rsidRDefault="006E0A00" w:rsidP="00E918A4">
            <w:pPr>
              <w:rPr>
                <w:rFonts w:asciiTheme="minorHAnsi" w:hAnsiTheme="minorHAnsi"/>
                <w:b w:val="0"/>
              </w:rPr>
            </w:pPr>
          </w:p>
        </w:tc>
        <w:tc>
          <w:tcPr>
            <w:tcW w:w="4788" w:type="dxa"/>
          </w:tcPr>
          <w:p w14:paraId="5A62089F" w14:textId="77DB552E" w:rsidR="006E0A00" w:rsidRDefault="006E0A00"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chart showing the selected data.</w:t>
            </w:r>
          </w:p>
        </w:tc>
      </w:tr>
    </w:tbl>
    <w:p w14:paraId="3780ECEA" w14:textId="77777777" w:rsidR="006E0A00" w:rsidRDefault="006E0A00" w:rsidP="007A50E9"/>
    <w:tbl>
      <w:tblPr>
        <w:tblStyle w:val="GridTable4-Accent11"/>
        <w:tblW w:w="0" w:type="auto"/>
        <w:tblLook w:val="04A0" w:firstRow="1" w:lastRow="0" w:firstColumn="1" w:lastColumn="0" w:noHBand="0" w:noVBand="1"/>
      </w:tblPr>
      <w:tblGrid>
        <w:gridCol w:w="2358"/>
        <w:gridCol w:w="2430"/>
        <w:gridCol w:w="4788"/>
      </w:tblGrid>
      <w:tr w:rsidR="000748E6" w:rsidRPr="00AD2C1D" w14:paraId="12B1CCC4" w14:textId="77777777"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D3F90CC" w14:textId="77777777" w:rsidR="000748E6" w:rsidRPr="00AD2C1D" w:rsidRDefault="000748E6" w:rsidP="00F47ADA">
            <w:pPr>
              <w:rPr>
                <w:rFonts w:asciiTheme="minorHAnsi" w:hAnsiTheme="minorHAnsi"/>
              </w:rPr>
            </w:pPr>
            <w:r w:rsidRPr="00AD2C1D">
              <w:rPr>
                <w:rFonts w:asciiTheme="minorHAnsi" w:hAnsiTheme="minorHAnsi"/>
              </w:rPr>
              <w:t>Use Case ID</w:t>
            </w:r>
          </w:p>
        </w:tc>
        <w:tc>
          <w:tcPr>
            <w:tcW w:w="7218" w:type="dxa"/>
            <w:gridSpan w:val="2"/>
          </w:tcPr>
          <w:p w14:paraId="3AA2CD7B" w14:textId="3EB5B7FB" w:rsidR="000748E6" w:rsidRPr="00AD2C1D" w:rsidRDefault="000748E6" w:rsidP="00F47ADA">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30" w:name="uc018a"/>
            <w:r>
              <w:rPr>
                <w:rFonts w:asciiTheme="minorHAnsi" w:hAnsiTheme="minorHAnsi"/>
              </w:rPr>
              <w:t>UC_0</w:t>
            </w:r>
            <w:r w:rsidR="004A6020">
              <w:rPr>
                <w:rFonts w:asciiTheme="minorHAnsi" w:hAnsiTheme="minorHAnsi"/>
              </w:rPr>
              <w:t>18</w:t>
            </w:r>
            <w:r w:rsidR="00F565D1">
              <w:rPr>
                <w:rFonts w:asciiTheme="minorHAnsi" w:hAnsiTheme="minorHAnsi"/>
              </w:rPr>
              <w:t>a</w:t>
            </w:r>
            <w:bookmarkEnd w:id="330"/>
          </w:p>
        </w:tc>
      </w:tr>
      <w:tr w:rsidR="000748E6" w:rsidRPr="00AD2C1D" w14:paraId="4AFFB1A2"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A092FF4" w14:textId="77777777" w:rsidR="000748E6" w:rsidRPr="00AD2C1D" w:rsidRDefault="000748E6" w:rsidP="00F47ADA">
            <w:pPr>
              <w:rPr>
                <w:rFonts w:asciiTheme="minorHAnsi" w:hAnsiTheme="minorHAnsi"/>
              </w:rPr>
            </w:pPr>
            <w:r w:rsidRPr="00AD2C1D">
              <w:rPr>
                <w:rFonts w:asciiTheme="minorHAnsi" w:hAnsiTheme="minorHAnsi"/>
              </w:rPr>
              <w:t>Use Case Name</w:t>
            </w:r>
          </w:p>
        </w:tc>
        <w:tc>
          <w:tcPr>
            <w:tcW w:w="7218" w:type="dxa"/>
            <w:gridSpan w:val="2"/>
          </w:tcPr>
          <w:p w14:paraId="5D8178AF" w14:textId="11B9ED1B" w:rsidR="000748E6" w:rsidRPr="00AD2C1D" w:rsidRDefault="00FB325C"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Physician: Export Patient Data</w:t>
            </w:r>
          </w:p>
        </w:tc>
      </w:tr>
      <w:tr w:rsidR="000748E6" w:rsidRPr="00AD2C1D" w14:paraId="5D326580" w14:textId="77777777" w:rsidTr="00F47ADA">
        <w:tc>
          <w:tcPr>
            <w:cnfStyle w:val="001000000000" w:firstRow="0" w:lastRow="0" w:firstColumn="1" w:lastColumn="0" w:oddVBand="0" w:evenVBand="0" w:oddHBand="0" w:evenHBand="0" w:firstRowFirstColumn="0" w:firstRowLastColumn="0" w:lastRowFirstColumn="0" w:lastRowLastColumn="0"/>
            <w:tcW w:w="2358" w:type="dxa"/>
          </w:tcPr>
          <w:p w14:paraId="4E4E6872" w14:textId="77777777" w:rsidR="000748E6" w:rsidRPr="00AD2C1D" w:rsidRDefault="000748E6" w:rsidP="00F47ADA">
            <w:pPr>
              <w:rPr>
                <w:rFonts w:asciiTheme="minorHAnsi" w:hAnsiTheme="minorHAnsi"/>
              </w:rPr>
            </w:pPr>
            <w:r w:rsidRPr="00AD2C1D">
              <w:rPr>
                <w:rFonts w:asciiTheme="minorHAnsi" w:hAnsiTheme="minorHAnsi"/>
              </w:rPr>
              <w:t>Actor(s)</w:t>
            </w:r>
          </w:p>
        </w:tc>
        <w:tc>
          <w:tcPr>
            <w:tcW w:w="7218" w:type="dxa"/>
            <w:gridSpan w:val="2"/>
          </w:tcPr>
          <w:p w14:paraId="3109BA07" w14:textId="24C9DB6F" w:rsidR="000748E6" w:rsidRPr="00AD2C1D" w:rsidRDefault="00FB325C"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14:paraId="27DD327E"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16CB9DC" w14:textId="77777777" w:rsidR="000748E6" w:rsidRPr="00AD2C1D" w:rsidRDefault="000748E6" w:rsidP="00F47ADA">
            <w:pPr>
              <w:rPr>
                <w:rFonts w:asciiTheme="minorHAnsi" w:hAnsiTheme="minorHAnsi"/>
              </w:rPr>
            </w:pPr>
            <w:r w:rsidRPr="00AD2C1D">
              <w:rPr>
                <w:rFonts w:asciiTheme="minorHAnsi" w:hAnsiTheme="minorHAnsi"/>
              </w:rPr>
              <w:t>Purpose</w:t>
            </w:r>
          </w:p>
        </w:tc>
        <w:tc>
          <w:tcPr>
            <w:tcW w:w="7218" w:type="dxa"/>
            <w:gridSpan w:val="2"/>
          </w:tcPr>
          <w:p w14:paraId="73232F5F" w14:textId="06F84CA8" w:rsidR="000748E6" w:rsidRPr="00AD2C1D" w:rsidRDefault="004A602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needs to export their patient data.</w:t>
            </w:r>
          </w:p>
        </w:tc>
      </w:tr>
      <w:tr w:rsidR="000748E6" w:rsidRPr="00AD2C1D" w14:paraId="339FFCFD" w14:textId="77777777" w:rsidTr="00F47ADA">
        <w:tc>
          <w:tcPr>
            <w:cnfStyle w:val="001000000000" w:firstRow="0" w:lastRow="0" w:firstColumn="1" w:lastColumn="0" w:oddVBand="0" w:evenVBand="0" w:oddHBand="0" w:evenHBand="0" w:firstRowFirstColumn="0" w:firstRowLastColumn="0" w:lastRowFirstColumn="0" w:lastRowLastColumn="0"/>
            <w:tcW w:w="2358" w:type="dxa"/>
          </w:tcPr>
          <w:p w14:paraId="6BE6E3A9" w14:textId="77777777" w:rsidR="000748E6" w:rsidRPr="00AD2C1D" w:rsidRDefault="000748E6" w:rsidP="00F47ADA">
            <w:pPr>
              <w:rPr>
                <w:rFonts w:asciiTheme="minorHAnsi" w:hAnsiTheme="minorHAnsi"/>
              </w:rPr>
            </w:pPr>
            <w:r w:rsidRPr="00AD2C1D">
              <w:rPr>
                <w:rFonts w:asciiTheme="minorHAnsi" w:hAnsiTheme="minorHAnsi"/>
              </w:rPr>
              <w:t>Overview</w:t>
            </w:r>
          </w:p>
        </w:tc>
        <w:tc>
          <w:tcPr>
            <w:tcW w:w="7218" w:type="dxa"/>
            <w:gridSpan w:val="2"/>
          </w:tcPr>
          <w:p w14:paraId="13B8CD13" w14:textId="12E86796" w:rsidR="000748E6" w:rsidRPr="00AD2C1D" w:rsidRDefault="004A602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may need to export a patient data for other data processing or the ability to send the data to another party.</w:t>
            </w:r>
          </w:p>
        </w:tc>
      </w:tr>
      <w:tr w:rsidR="000748E6" w:rsidRPr="00AD2C1D" w14:paraId="661107C8"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BB93A66" w14:textId="77777777" w:rsidR="000748E6" w:rsidRPr="00AD2C1D" w:rsidRDefault="000748E6" w:rsidP="00F47ADA">
            <w:pPr>
              <w:rPr>
                <w:rFonts w:asciiTheme="minorHAnsi" w:hAnsiTheme="minorHAnsi"/>
              </w:rPr>
            </w:pPr>
            <w:r w:rsidRPr="00AD2C1D">
              <w:rPr>
                <w:rFonts w:asciiTheme="minorHAnsi" w:hAnsiTheme="minorHAnsi"/>
              </w:rPr>
              <w:t>Cross-References</w:t>
            </w:r>
          </w:p>
        </w:tc>
        <w:tc>
          <w:tcPr>
            <w:tcW w:w="7218" w:type="dxa"/>
            <w:gridSpan w:val="2"/>
          </w:tcPr>
          <w:p w14:paraId="2C020F48" w14:textId="77777777"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0748E6" w:rsidRPr="00AD2C1D" w14:paraId="79234D6A" w14:textId="77777777" w:rsidTr="00F47ADA">
        <w:tc>
          <w:tcPr>
            <w:cnfStyle w:val="001000000000" w:firstRow="0" w:lastRow="0" w:firstColumn="1" w:lastColumn="0" w:oddVBand="0" w:evenVBand="0" w:oddHBand="0" w:evenHBand="0" w:firstRowFirstColumn="0" w:firstRowLastColumn="0" w:lastRowFirstColumn="0" w:lastRowLastColumn="0"/>
            <w:tcW w:w="2358" w:type="dxa"/>
          </w:tcPr>
          <w:p w14:paraId="36648090" w14:textId="77777777" w:rsidR="000748E6" w:rsidRPr="00AD2C1D" w:rsidRDefault="000748E6" w:rsidP="00F47ADA">
            <w:pPr>
              <w:rPr>
                <w:rFonts w:asciiTheme="minorHAnsi" w:hAnsiTheme="minorHAnsi"/>
              </w:rPr>
            </w:pPr>
            <w:r w:rsidRPr="00AD2C1D">
              <w:rPr>
                <w:rFonts w:asciiTheme="minorHAnsi" w:hAnsiTheme="minorHAnsi"/>
              </w:rPr>
              <w:t>Pre-conditions</w:t>
            </w:r>
          </w:p>
        </w:tc>
        <w:tc>
          <w:tcPr>
            <w:tcW w:w="7218" w:type="dxa"/>
            <w:gridSpan w:val="2"/>
          </w:tcPr>
          <w:p w14:paraId="109C44A4" w14:textId="77777777" w:rsidR="004A6020" w:rsidRDefault="004A602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14:paraId="48A4E649" w14:textId="06A204BC" w:rsidR="000748E6" w:rsidRPr="00AD2C1D" w:rsidRDefault="004A602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must be logged in.</w:t>
            </w:r>
          </w:p>
        </w:tc>
      </w:tr>
      <w:tr w:rsidR="000748E6" w:rsidRPr="00AD2C1D" w14:paraId="5081A1EF"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A5DE5F9" w14:textId="5601FEB9" w:rsidR="000748E6" w:rsidRPr="00AD2C1D" w:rsidRDefault="000748E6" w:rsidP="00F47ADA">
            <w:pPr>
              <w:rPr>
                <w:rFonts w:asciiTheme="minorHAnsi" w:hAnsiTheme="minorHAnsi"/>
              </w:rPr>
            </w:pPr>
            <w:r w:rsidRPr="00AD2C1D">
              <w:rPr>
                <w:rFonts w:asciiTheme="minorHAnsi" w:hAnsiTheme="minorHAnsi"/>
              </w:rPr>
              <w:t>Post-conditions</w:t>
            </w:r>
          </w:p>
        </w:tc>
        <w:tc>
          <w:tcPr>
            <w:tcW w:w="7218" w:type="dxa"/>
            <w:gridSpan w:val="2"/>
          </w:tcPr>
          <w:p w14:paraId="5F4C7512" w14:textId="4A859CF6" w:rsidR="000748E6" w:rsidRPr="004A6020"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sidR="004A6020">
              <w:rPr>
                <w:rFonts w:asciiTheme="minorHAnsi" w:hAnsiTheme="minorHAnsi"/>
              </w:rPr>
              <w:t xml:space="preserve"> The data is successfully exported to the physician.</w:t>
            </w:r>
          </w:p>
          <w:p w14:paraId="133417CC" w14:textId="4DA18BFF" w:rsidR="000748E6" w:rsidRPr="004A6020"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b/>
              </w:rPr>
              <w:t xml:space="preserve"> </w:t>
            </w:r>
            <w:r w:rsidR="004A6020">
              <w:rPr>
                <w:rFonts w:asciiTheme="minorHAnsi" w:hAnsiTheme="minorHAnsi"/>
              </w:rPr>
              <w:t>An error occurred while exporting the data.</w:t>
            </w:r>
          </w:p>
        </w:tc>
      </w:tr>
      <w:tr w:rsidR="000748E6" w:rsidRPr="00AD2C1D" w14:paraId="3E07D2AE" w14:textId="77777777" w:rsidTr="00F47ADA">
        <w:tc>
          <w:tcPr>
            <w:cnfStyle w:val="001000000000" w:firstRow="0" w:lastRow="0" w:firstColumn="1" w:lastColumn="0" w:oddVBand="0" w:evenVBand="0" w:oddHBand="0" w:evenHBand="0" w:firstRowFirstColumn="0" w:firstRowLastColumn="0" w:lastRowFirstColumn="0" w:lastRowLastColumn="0"/>
            <w:tcW w:w="9576" w:type="dxa"/>
            <w:gridSpan w:val="3"/>
          </w:tcPr>
          <w:p w14:paraId="182E29D7" w14:textId="77777777" w:rsidR="000748E6" w:rsidRPr="00AD2C1D" w:rsidRDefault="000748E6" w:rsidP="00F47ADA">
            <w:pPr>
              <w:rPr>
                <w:rFonts w:asciiTheme="minorHAnsi" w:hAnsiTheme="minorHAnsi"/>
              </w:rPr>
            </w:pPr>
            <w:r w:rsidRPr="00AD2C1D">
              <w:rPr>
                <w:rFonts w:asciiTheme="minorHAnsi" w:hAnsiTheme="minorHAnsi"/>
              </w:rPr>
              <w:t>Course of Events</w:t>
            </w:r>
          </w:p>
        </w:tc>
      </w:tr>
      <w:tr w:rsidR="000748E6" w:rsidRPr="00AD2C1D" w14:paraId="6A707C2F"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4D2A322E" w14:textId="77777777" w:rsidR="000748E6" w:rsidRPr="00AD2C1D" w:rsidRDefault="000748E6" w:rsidP="00F47ADA">
            <w:pPr>
              <w:rPr>
                <w:rFonts w:asciiTheme="minorHAnsi" w:hAnsiTheme="minorHAnsi"/>
              </w:rPr>
            </w:pPr>
            <w:r w:rsidRPr="00AD2C1D">
              <w:rPr>
                <w:rFonts w:asciiTheme="minorHAnsi" w:hAnsiTheme="minorHAnsi"/>
              </w:rPr>
              <w:t>Actor Actions</w:t>
            </w:r>
          </w:p>
        </w:tc>
        <w:tc>
          <w:tcPr>
            <w:tcW w:w="4788" w:type="dxa"/>
          </w:tcPr>
          <w:p w14:paraId="66D3E7CC" w14:textId="77777777"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14:paraId="23BD7B46" w14:textId="77777777" w:rsidTr="00F47ADA">
        <w:tc>
          <w:tcPr>
            <w:cnfStyle w:val="001000000000" w:firstRow="0" w:lastRow="0" w:firstColumn="1" w:lastColumn="0" w:oddVBand="0" w:evenVBand="0" w:oddHBand="0" w:evenHBand="0" w:firstRowFirstColumn="0" w:firstRowLastColumn="0" w:lastRowFirstColumn="0" w:lastRowLastColumn="0"/>
            <w:tcW w:w="4788" w:type="dxa"/>
            <w:gridSpan w:val="2"/>
          </w:tcPr>
          <w:p w14:paraId="785919AC" w14:textId="7A5654F5" w:rsidR="000748E6" w:rsidRPr="007A50E9" w:rsidRDefault="00974A60">
            <w:pPr>
              <w:rPr>
                <w:rFonts w:asciiTheme="minorHAnsi" w:hAnsiTheme="minorHAnsi"/>
                <w:b w:val="0"/>
              </w:rPr>
            </w:pPr>
            <w:r>
              <w:rPr>
                <w:rFonts w:asciiTheme="minorHAnsi" w:hAnsiTheme="minorHAnsi"/>
                <w:b w:val="0"/>
              </w:rPr>
              <w:t>1. The physician selects the “Export Data” option from the menu.</w:t>
            </w:r>
          </w:p>
        </w:tc>
        <w:tc>
          <w:tcPr>
            <w:tcW w:w="4788" w:type="dxa"/>
          </w:tcPr>
          <w:p w14:paraId="0D3ACC54" w14:textId="77777777" w:rsidR="000748E6" w:rsidRPr="00AD2C1D" w:rsidRDefault="000748E6"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14:paraId="2191A326"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72EEE38" w14:textId="77777777" w:rsidR="000748E6" w:rsidRDefault="000748E6" w:rsidP="00F47ADA">
            <w:pPr>
              <w:rPr>
                <w:rFonts w:asciiTheme="minorHAnsi" w:hAnsiTheme="minorHAnsi"/>
              </w:rPr>
            </w:pPr>
          </w:p>
        </w:tc>
        <w:tc>
          <w:tcPr>
            <w:tcW w:w="4788" w:type="dxa"/>
          </w:tcPr>
          <w:p w14:paraId="1E75A041" w14:textId="45532EB3" w:rsidR="000748E6" w:rsidRPr="00AD2C1D" w:rsidRDefault="00974A6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displays a list of the physician’s patients.</w:t>
            </w:r>
          </w:p>
        </w:tc>
      </w:tr>
      <w:tr w:rsidR="00974A60" w:rsidRPr="00AD2C1D" w14:paraId="7B7626EC" w14:textId="77777777" w:rsidTr="00F47ADA">
        <w:tc>
          <w:tcPr>
            <w:cnfStyle w:val="001000000000" w:firstRow="0" w:lastRow="0" w:firstColumn="1" w:lastColumn="0" w:oddVBand="0" w:evenVBand="0" w:oddHBand="0" w:evenHBand="0" w:firstRowFirstColumn="0" w:firstRowLastColumn="0" w:lastRowFirstColumn="0" w:lastRowLastColumn="0"/>
            <w:tcW w:w="4788" w:type="dxa"/>
            <w:gridSpan w:val="2"/>
          </w:tcPr>
          <w:p w14:paraId="058C71D6" w14:textId="0CD41588" w:rsidR="00974A60" w:rsidRPr="00DA18AD" w:rsidRDefault="00974A60">
            <w:pPr>
              <w:rPr>
                <w:rFonts w:asciiTheme="minorHAnsi" w:hAnsiTheme="minorHAnsi"/>
                <w:b w:val="0"/>
              </w:rPr>
            </w:pPr>
            <w:r>
              <w:rPr>
                <w:rFonts w:asciiTheme="minorHAnsi" w:hAnsiTheme="minorHAnsi"/>
                <w:b w:val="0"/>
              </w:rPr>
              <w:t>3. The physicians selects the desired patient to view the data for.</w:t>
            </w:r>
          </w:p>
        </w:tc>
        <w:tc>
          <w:tcPr>
            <w:tcW w:w="4788" w:type="dxa"/>
          </w:tcPr>
          <w:p w14:paraId="77F7E0C0" w14:textId="77777777" w:rsidR="00974A60" w:rsidRDefault="00974A6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14:paraId="79B74C7A"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4C3867EC" w14:textId="77777777" w:rsidR="00974A60" w:rsidRDefault="00974A60" w:rsidP="00F47ADA">
            <w:pPr>
              <w:rPr>
                <w:rFonts w:asciiTheme="minorHAnsi" w:hAnsiTheme="minorHAnsi"/>
                <w:b w:val="0"/>
              </w:rPr>
            </w:pPr>
          </w:p>
        </w:tc>
        <w:tc>
          <w:tcPr>
            <w:tcW w:w="4788" w:type="dxa"/>
          </w:tcPr>
          <w:p w14:paraId="2AF7A665" w14:textId="674B469D" w:rsidR="00974A60" w:rsidRDefault="00974A60">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list of date and times for which to export the data for.</w:t>
            </w:r>
          </w:p>
        </w:tc>
      </w:tr>
      <w:tr w:rsidR="00974A60" w:rsidRPr="00AD2C1D" w14:paraId="0CDC6F32" w14:textId="77777777" w:rsidTr="00F47ADA">
        <w:tc>
          <w:tcPr>
            <w:cnfStyle w:val="001000000000" w:firstRow="0" w:lastRow="0" w:firstColumn="1" w:lastColumn="0" w:oddVBand="0" w:evenVBand="0" w:oddHBand="0" w:evenHBand="0" w:firstRowFirstColumn="0" w:firstRowLastColumn="0" w:lastRowFirstColumn="0" w:lastRowLastColumn="0"/>
            <w:tcW w:w="4788" w:type="dxa"/>
            <w:gridSpan w:val="2"/>
          </w:tcPr>
          <w:p w14:paraId="5623AD07" w14:textId="3FE1AF20" w:rsidR="00974A60" w:rsidRDefault="00974A60" w:rsidP="00F47ADA">
            <w:pPr>
              <w:rPr>
                <w:rFonts w:asciiTheme="minorHAnsi" w:hAnsiTheme="minorHAnsi"/>
                <w:b w:val="0"/>
              </w:rPr>
            </w:pPr>
            <w:r>
              <w:rPr>
                <w:rFonts w:asciiTheme="minorHAnsi" w:hAnsiTheme="minorHAnsi"/>
                <w:b w:val="0"/>
              </w:rPr>
              <w:t>5. The physician selects the desired data uploads to export.</w:t>
            </w:r>
          </w:p>
        </w:tc>
        <w:tc>
          <w:tcPr>
            <w:tcW w:w="4788" w:type="dxa"/>
          </w:tcPr>
          <w:p w14:paraId="31B1CB99" w14:textId="77777777" w:rsidR="00974A60" w:rsidRDefault="00974A6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974A60" w:rsidRPr="00AD2C1D" w14:paraId="29416187"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0062C31D" w14:textId="77777777" w:rsidR="00974A60" w:rsidRDefault="00974A60" w:rsidP="00F47ADA">
            <w:pPr>
              <w:rPr>
                <w:rFonts w:asciiTheme="minorHAnsi" w:hAnsiTheme="minorHAnsi"/>
                <w:b w:val="0"/>
              </w:rPr>
            </w:pPr>
          </w:p>
        </w:tc>
        <w:tc>
          <w:tcPr>
            <w:tcW w:w="4788" w:type="dxa"/>
          </w:tcPr>
          <w:p w14:paraId="67E3CD21" w14:textId="4215CC3C" w:rsidR="00974A60" w:rsidRDefault="00974A60"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generates a comma-separated values (csv) file containing the desired data and allows the physician to download it.</w:t>
            </w:r>
          </w:p>
        </w:tc>
      </w:tr>
    </w:tbl>
    <w:p w14:paraId="4C0169AB" w14:textId="77777777" w:rsidR="000748E6" w:rsidRDefault="000748E6" w:rsidP="007A50E9"/>
    <w:tbl>
      <w:tblPr>
        <w:tblStyle w:val="GridTable4-Accent11"/>
        <w:tblW w:w="0" w:type="auto"/>
        <w:tblLook w:val="04A0" w:firstRow="1" w:lastRow="0" w:firstColumn="1" w:lastColumn="0" w:noHBand="0" w:noVBand="1"/>
      </w:tblPr>
      <w:tblGrid>
        <w:gridCol w:w="2358"/>
        <w:gridCol w:w="2430"/>
        <w:gridCol w:w="4788"/>
      </w:tblGrid>
      <w:tr w:rsidR="00F565D1" w:rsidRPr="00AD2C1D" w14:paraId="29008F2E" w14:textId="77777777" w:rsidTr="00E91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3E842946" w14:textId="77777777" w:rsidR="00F565D1" w:rsidRPr="00AD2C1D" w:rsidRDefault="00F565D1" w:rsidP="00E918A4">
            <w:pPr>
              <w:rPr>
                <w:rFonts w:asciiTheme="minorHAnsi" w:hAnsiTheme="minorHAnsi"/>
              </w:rPr>
            </w:pPr>
            <w:r w:rsidRPr="00AD2C1D">
              <w:rPr>
                <w:rFonts w:asciiTheme="minorHAnsi" w:hAnsiTheme="minorHAnsi"/>
              </w:rPr>
              <w:t>Use Case ID</w:t>
            </w:r>
          </w:p>
        </w:tc>
        <w:tc>
          <w:tcPr>
            <w:tcW w:w="7218" w:type="dxa"/>
            <w:gridSpan w:val="2"/>
          </w:tcPr>
          <w:p w14:paraId="6F303F7D" w14:textId="017F00B0" w:rsidR="00F565D1" w:rsidRPr="00AD2C1D" w:rsidRDefault="00F565D1" w:rsidP="00E918A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31" w:name="uc018b"/>
            <w:r>
              <w:rPr>
                <w:rFonts w:asciiTheme="minorHAnsi" w:hAnsiTheme="minorHAnsi"/>
              </w:rPr>
              <w:t>UC_018b</w:t>
            </w:r>
            <w:bookmarkEnd w:id="331"/>
          </w:p>
        </w:tc>
      </w:tr>
      <w:tr w:rsidR="00F565D1" w:rsidRPr="00AD2C1D" w14:paraId="7D5FDCC9" w14:textId="77777777"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581996D" w14:textId="77777777" w:rsidR="00F565D1" w:rsidRPr="00AD2C1D" w:rsidRDefault="00F565D1" w:rsidP="00E918A4">
            <w:pPr>
              <w:rPr>
                <w:rFonts w:asciiTheme="minorHAnsi" w:hAnsiTheme="minorHAnsi"/>
              </w:rPr>
            </w:pPr>
            <w:r w:rsidRPr="00AD2C1D">
              <w:rPr>
                <w:rFonts w:asciiTheme="minorHAnsi" w:hAnsiTheme="minorHAnsi"/>
              </w:rPr>
              <w:t>Use Case Name</w:t>
            </w:r>
          </w:p>
        </w:tc>
        <w:tc>
          <w:tcPr>
            <w:tcW w:w="7218" w:type="dxa"/>
            <w:gridSpan w:val="2"/>
          </w:tcPr>
          <w:p w14:paraId="27E7A98A" w14:textId="3333EE10" w:rsidR="00F565D1" w:rsidRPr="00AD2C1D" w:rsidRDefault="00F565D1"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Patient: Export Patient Data</w:t>
            </w:r>
          </w:p>
        </w:tc>
      </w:tr>
      <w:tr w:rsidR="00F565D1" w:rsidRPr="00AD2C1D" w14:paraId="6F0C7868" w14:textId="77777777" w:rsidTr="00E918A4">
        <w:tc>
          <w:tcPr>
            <w:cnfStyle w:val="001000000000" w:firstRow="0" w:lastRow="0" w:firstColumn="1" w:lastColumn="0" w:oddVBand="0" w:evenVBand="0" w:oddHBand="0" w:evenHBand="0" w:firstRowFirstColumn="0" w:firstRowLastColumn="0" w:lastRowFirstColumn="0" w:lastRowLastColumn="0"/>
            <w:tcW w:w="2358" w:type="dxa"/>
          </w:tcPr>
          <w:p w14:paraId="61A5FA10" w14:textId="77777777" w:rsidR="00F565D1" w:rsidRPr="00AD2C1D" w:rsidRDefault="00F565D1" w:rsidP="00E918A4">
            <w:pPr>
              <w:rPr>
                <w:rFonts w:asciiTheme="minorHAnsi" w:hAnsiTheme="minorHAnsi"/>
              </w:rPr>
            </w:pPr>
            <w:r w:rsidRPr="00AD2C1D">
              <w:rPr>
                <w:rFonts w:asciiTheme="minorHAnsi" w:hAnsiTheme="minorHAnsi"/>
              </w:rPr>
              <w:t>Actor(s)</w:t>
            </w:r>
          </w:p>
        </w:tc>
        <w:tc>
          <w:tcPr>
            <w:tcW w:w="7218" w:type="dxa"/>
            <w:gridSpan w:val="2"/>
          </w:tcPr>
          <w:p w14:paraId="37771925" w14:textId="4F5BD719" w:rsidR="00F565D1" w:rsidRPr="00AD2C1D" w:rsidRDefault="00F565D1"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Patient</w:t>
            </w:r>
          </w:p>
        </w:tc>
      </w:tr>
      <w:tr w:rsidR="00F565D1" w:rsidRPr="00AD2C1D" w14:paraId="17DAE9D0" w14:textId="77777777"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4C741110" w14:textId="77777777" w:rsidR="00F565D1" w:rsidRPr="00AD2C1D" w:rsidRDefault="00F565D1" w:rsidP="00E918A4">
            <w:pPr>
              <w:rPr>
                <w:rFonts w:asciiTheme="minorHAnsi" w:hAnsiTheme="minorHAnsi"/>
              </w:rPr>
            </w:pPr>
            <w:r w:rsidRPr="00AD2C1D">
              <w:rPr>
                <w:rFonts w:asciiTheme="minorHAnsi" w:hAnsiTheme="minorHAnsi"/>
              </w:rPr>
              <w:t>Purpose</w:t>
            </w:r>
          </w:p>
        </w:tc>
        <w:tc>
          <w:tcPr>
            <w:tcW w:w="7218" w:type="dxa"/>
            <w:gridSpan w:val="2"/>
          </w:tcPr>
          <w:p w14:paraId="1BBF6037" w14:textId="02F87BC0" w:rsidR="00F565D1" w:rsidRPr="00AD2C1D" w:rsidRDefault="00F565D1" w:rsidP="006C0EF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patient needs to export their data.</w:t>
            </w:r>
          </w:p>
        </w:tc>
      </w:tr>
      <w:tr w:rsidR="00F565D1" w:rsidRPr="00AD2C1D" w14:paraId="10678CCA" w14:textId="77777777" w:rsidTr="00E918A4">
        <w:tc>
          <w:tcPr>
            <w:cnfStyle w:val="001000000000" w:firstRow="0" w:lastRow="0" w:firstColumn="1" w:lastColumn="0" w:oddVBand="0" w:evenVBand="0" w:oddHBand="0" w:evenHBand="0" w:firstRowFirstColumn="0" w:firstRowLastColumn="0" w:lastRowFirstColumn="0" w:lastRowLastColumn="0"/>
            <w:tcW w:w="2358" w:type="dxa"/>
          </w:tcPr>
          <w:p w14:paraId="44487D25" w14:textId="77777777" w:rsidR="00F565D1" w:rsidRPr="00AD2C1D" w:rsidRDefault="00F565D1" w:rsidP="00E918A4">
            <w:pPr>
              <w:rPr>
                <w:rFonts w:asciiTheme="minorHAnsi" w:hAnsiTheme="minorHAnsi"/>
              </w:rPr>
            </w:pPr>
            <w:r w:rsidRPr="00AD2C1D">
              <w:rPr>
                <w:rFonts w:asciiTheme="minorHAnsi" w:hAnsiTheme="minorHAnsi"/>
              </w:rPr>
              <w:t>Overview</w:t>
            </w:r>
          </w:p>
        </w:tc>
        <w:tc>
          <w:tcPr>
            <w:tcW w:w="7218" w:type="dxa"/>
            <w:gridSpan w:val="2"/>
          </w:tcPr>
          <w:p w14:paraId="2BF5D134" w14:textId="3E383AD4" w:rsidR="00F565D1" w:rsidRPr="00AD2C1D" w:rsidRDefault="00F565D1" w:rsidP="006C0EF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A patient may wish to export their medical data for their own use or for back up.</w:t>
            </w:r>
          </w:p>
        </w:tc>
      </w:tr>
      <w:tr w:rsidR="00F565D1" w:rsidRPr="00AD2C1D" w14:paraId="19817EF3" w14:textId="77777777"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F90CD23" w14:textId="77777777" w:rsidR="00F565D1" w:rsidRPr="00AD2C1D" w:rsidRDefault="00F565D1" w:rsidP="00E918A4">
            <w:pPr>
              <w:rPr>
                <w:rFonts w:asciiTheme="minorHAnsi" w:hAnsiTheme="minorHAnsi"/>
              </w:rPr>
            </w:pPr>
            <w:r w:rsidRPr="00AD2C1D">
              <w:rPr>
                <w:rFonts w:asciiTheme="minorHAnsi" w:hAnsiTheme="minorHAnsi"/>
              </w:rPr>
              <w:t>Cross-References</w:t>
            </w:r>
          </w:p>
        </w:tc>
        <w:tc>
          <w:tcPr>
            <w:tcW w:w="7218" w:type="dxa"/>
            <w:gridSpan w:val="2"/>
          </w:tcPr>
          <w:p w14:paraId="211ABAEB" w14:textId="77777777" w:rsidR="00F565D1" w:rsidRPr="00AD2C1D" w:rsidRDefault="00F565D1"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F565D1" w:rsidRPr="00AD2C1D" w14:paraId="257E1931" w14:textId="77777777" w:rsidTr="00E918A4">
        <w:tc>
          <w:tcPr>
            <w:cnfStyle w:val="001000000000" w:firstRow="0" w:lastRow="0" w:firstColumn="1" w:lastColumn="0" w:oddVBand="0" w:evenVBand="0" w:oddHBand="0" w:evenHBand="0" w:firstRowFirstColumn="0" w:firstRowLastColumn="0" w:lastRowFirstColumn="0" w:lastRowLastColumn="0"/>
            <w:tcW w:w="2358" w:type="dxa"/>
          </w:tcPr>
          <w:p w14:paraId="17EFDEE3" w14:textId="77777777" w:rsidR="00F565D1" w:rsidRPr="00AD2C1D" w:rsidRDefault="00F565D1" w:rsidP="00E918A4">
            <w:pPr>
              <w:rPr>
                <w:rFonts w:asciiTheme="minorHAnsi" w:hAnsiTheme="minorHAnsi"/>
              </w:rPr>
            </w:pPr>
            <w:r w:rsidRPr="00AD2C1D">
              <w:rPr>
                <w:rFonts w:asciiTheme="minorHAnsi" w:hAnsiTheme="minorHAnsi"/>
              </w:rPr>
              <w:t>Pre-conditions</w:t>
            </w:r>
          </w:p>
        </w:tc>
        <w:tc>
          <w:tcPr>
            <w:tcW w:w="7218" w:type="dxa"/>
            <w:gridSpan w:val="2"/>
          </w:tcPr>
          <w:p w14:paraId="68465D30" w14:textId="77777777" w:rsidR="00F565D1" w:rsidRDefault="00F565D1"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patient has uploaded the data to the system.</w:t>
            </w:r>
          </w:p>
          <w:p w14:paraId="2C85E7B2" w14:textId="77777777" w:rsidR="00F565D1" w:rsidRDefault="00F565D1">
            <w:pPr>
              <w:cnfStyle w:val="000000000000" w:firstRow="0" w:lastRow="0" w:firstColumn="0" w:lastColumn="0" w:oddVBand="0" w:evenVBand="0" w:oddHBand="0" w:evenHBand="0" w:firstRowFirstColumn="0" w:firstRowLastColumn="0" w:lastRowFirstColumn="0" w:lastRowLastColumn="0"/>
              <w:rPr>
                <w:ins w:id="332" w:author="Jimmy Duggan" w:date="2015-11-11T23:11:00Z"/>
                <w:rFonts w:asciiTheme="minorHAnsi" w:hAnsiTheme="minorHAnsi"/>
              </w:rPr>
            </w:pPr>
            <w:r>
              <w:rPr>
                <w:rFonts w:asciiTheme="minorHAnsi" w:hAnsiTheme="minorHAnsi"/>
              </w:rPr>
              <w:t xml:space="preserve">The </w:t>
            </w:r>
            <w:del w:id="333" w:author="Jimmy Duggan" w:date="2015-11-11T23:11:00Z">
              <w:r w:rsidDel="005B507C">
                <w:rPr>
                  <w:rFonts w:asciiTheme="minorHAnsi" w:hAnsiTheme="minorHAnsi"/>
                </w:rPr>
                <w:delText xml:space="preserve">physician </w:delText>
              </w:r>
            </w:del>
            <w:ins w:id="334" w:author="Jimmy Duggan" w:date="2015-11-11T23:11:00Z">
              <w:r w:rsidR="005B507C">
                <w:rPr>
                  <w:rFonts w:asciiTheme="minorHAnsi" w:hAnsiTheme="minorHAnsi"/>
                </w:rPr>
                <w:t xml:space="preserve">patient </w:t>
              </w:r>
            </w:ins>
            <w:r>
              <w:rPr>
                <w:rFonts w:asciiTheme="minorHAnsi" w:hAnsiTheme="minorHAnsi"/>
              </w:rPr>
              <w:t>must be logged in.</w:t>
            </w:r>
          </w:p>
          <w:p w14:paraId="6E71F983" w14:textId="281654E2" w:rsidR="005B507C" w:rsidRPr="00AD2C1D" w:rsidRDefault="005B507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ins w:id="335" w:author="Jimmy Duggan" w:date="2015-11-11T23:11:00Z">
              <w:r>
                <w:rPr>
                  <w:rFonts w:asciiTheme="minorHAnsi" w:hAnsiTheme="minorHAnsi"/>
                </w:rPr>
                <w:t>The patient has selected data to view.</w:t>
              </w:r>
            </w:ins>
          </w:p>
        </w:tc>
      </w:tr>
      <w:tr w:rsidR="00F565D1" w:rsidRPr="00AD2C1D" w14:paraId="15BD932F" w14:textId="77777777"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199375A" w14:textId="77777777" w:rsidR="00F565D1" w:rsidRPr="00AD2C1D" w:rsidRDefault="00F565D1" w:rsidP="00E918A4">
            <w:pPr>
              <w:rPr>
                <w:rFonts w:asciiTheme="minorHAnsi" w:hAnsiTheme="minorHAnsi"/>
              </w:rPr>
            </w:pPr>
            <w:r w:rsidRPr="00AD2C1D">
              <w:rPr>
                <w:rFonts w:asciiTheme="minorHAnsi" w:hAnsiTheme="minorHAnsi"/>
              </w:rPr>
              <w:t>Post-conditions</w:t>
            </w:r>
          </w:p>
        </w:tc>
        <w:tc>
          <w:tcPr>
            <w:tcW w:w="7218" w:type="dxa"/>
            <w:gridSpan w:val="2"/>
          </w:tcPr>
          <w:p w14:paraId="1DED6DA3" w14:textId="77777777" w:rsidR="00F565D1" w:rsidRPr="004A6020" w:rsidRDefault="00F565D1"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data is successfully exported to the physician.</w:t>
            </w:r>
          </w:p>
          <w:p w14:paraId="3893B618" w14:textId="77777777" w:rsidR="00F565D1" w:rsidRPr="004A6020" w:rsidRDefault="00F565D1"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An error occurred while exporting the data.</w:t>
            </w:r>
          </w:p>
        </w:tc>
      </w:tr>
      <w:tr w:rsidR="00F565D1" w:rsidRPr="00AD2C1D" w14:paraId="14B61A54" w14:textId="77777777" w:rsidTr="00E918A4">
        <w:tc>
          <w:tcPr>
            <w:cnfStyle w:val="001000000000" w:firstRow="0" w:lastRow="0" w:firstColumn="1" w:lastColumn="0" w:oddVBand="0" w:evenVBand="0" w:oddHBand="0" w:evenHBand="0" w:firstRowFirstColumn="0" w:firstRowLastColumn="0" w:lastRowFirstColumn="0" w:lastRowLastColumn="0"/>
            <w:tcW w:w="9576" w:type="dxa"/>
            <w:gridSpan w:val="3"/>
          </w:tcPr>
          <w:p w14:paraId="24C42B19" w14:textId="77777777" w:rsidR="00F565D1" w:rsidRPr="00AD2C1D" w:rsidRDefault="00F565D1" w:rsidP="00E918A4">
            <w:pPr>
              <w:rPr>
                <w:rFonts w:asciiTheme="minorHAnsi" w:hAnsiTheme="minorHAnsi"/>
              </w:rPr>
            </w:pPr>
            <w:r w:rsidRPr="00AD2C1D">
              <w:rPr>
                <w:rFonts w:asciiTheme="minorHAnsi" w:hAnsiTheme="minorHAnsi"/>
              </w:rPr>
              <w:t>Course of Events</w:t>
            </w:r>
          </w:p>
        </w:tc>
      </w:tr>
      <w:tr w:rsidR="00F565D1" w:rsidRPr="00AD2C1D" w14:paraId="2A30F31E" w14:textId="77777777"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291CBD7E" w14:textId="77777777" w:rsidR="00F565D1" w:rsidRPr="00AD2C1D" w:rsidRDefault="00F565D1" w:rsidP="00E918A4">
            <w:pPr>
              <w:rPr>
                <w:rFonts w:asciiTheme="minorHAnsi" w:hAnsiTheme="minorHAnsi"/>
              </w:rPr>
            </w:pPr>
            <w:r w:rsidRPr="00AD2C1D">
              <w:rPr>
                <w:rFonts w:asciiTheme="minorHAnsi" w:hAnsiTheme="minorHAnsi"/>
              </w:rPr>
              <w:t>Actor Actions</w:t>
            </w:r>
          </w:p>
        </w:tc>
        <w:tc>
          <w:tcPr>
            <w:tcW w:w="4788" w:type="dxa"/>
          </w:tcPr>
          <w:p w14:paraId="4E9E4E5C" w14:textId="77777777" w:rsidR="00F565D1" w:rsidRPr="00AD2C1D" w:rsidRDefault="00F565D1"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F565D1" w:rsidRPr="00AD2C1D" w14:paraId="73A5C147" w14:textId="77777777" w:rsidTr="00E918A4">
        <w:tc>
          <w:tcPr>
            <w:cnfStyle w:val="001000000000" w:firstRow="0" w:lastRow="0" w:firstColumn="1" w:lastColumn="0" w:oddVBand="0" w:evenVBand="0" w:oddHBand="0" w:evenHBand="0" w:firstRowFirstColumn="0" w:firstRowLastColumn="0" w:lastRowFirstColumn="0" w:lastRowLastColumn="0"/>
            <w:tcW w:w="4788" w:type="dxa"/>
            <w:gridSpan w:val="2"/>
          </w:tcPr>
          <w:p w14:paraId="32EB9B9E" w14:textId="3D6F8BFD" w:rsidR="00F565D1" w:rsidRPr="007A50E9" w:rsidRDefault="00F565D1" w:rsidP="006C0EF4">
            <w:pPr>
              <w:rPr>
                <w:rFonts w:asciiTheme="minorHAnsi" w:hAnsiTheme="minorHAnsi"/>
                <w:b w:val="0"/>
              </w:rPr>
            </w:pPr>
            <w:r>
              <w:rPr>
                <w:rFonts w:asciiTheme="minorHAnsi" w:hAnsiTheme="minorHAnsi"/>
                <w:b w:val="0"/>
              </w:rPr>
              <w:t>1. The patient selects the “Export Data” option from the menu.</w:t>
            </w:r>
          </w:p>
        </w:tc>
        <w:tc>
          <w:tcPr>
            <w:tcW w:w="4788" w:type="dxa"/>
          </w:tcPr>
          <w:p w14:paraId="13BDCE73" w14:textId="77777777" w:rsidR="00F565D1" w:rsidRPr="00AD2C1D" w:rsidRDefault="00F565D1"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565D1" w:rsidRPr="00AD2C1D" w14:paraId="55479524" w14:textId="77777777"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460FE0B8" w14:textId="77777777" w:rsidR="00F565D1" w:rsidRDefault="00F565D1" w:rsidP="00E918A4">
            <w:pPr>
              <w:rPr>
                <w:rFonts w:asciiTheme="minorHAnsi" w:hAnsiTheme="minorHAnsi"/>
                <w:b w:val="0"/>
              </w:rPr>
            </w:pPr>
          </w:p>
        </w:tc>
        <w:tc>
          <w:tcPr>
            <w:tcW w:w="4788" w:type="dxa"/>
          </w:tcPr>
          <w:p w14:paraId="6A2CD72C" w14:textId="17292F12" w:rsidR="00F565D1" w:rsidRDefault="00F565D1"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displays a list of date and times for which to export the data for.</w:t>
            </w:r>
          </w:p>
        </w:tc>
      </w:tr>
      <w:tr w:rsidR="00F565D1" w:rsidRPr="00AD2C1D" w14:paraId="4A979A3A" w14:textId="77777777" w:rsidTr="00E918A4">
        <w:tc>
          <w:tcPr>
            <w:cnfStyle w:val="001000000000" w:firstRow="0" w:lastRow="0" w:firstColumn="1" w:lastColumn="0" w:oddVBand="0" w:evenVBand="0" w:oddHBand="0" w:evenHBand="0" w:firstRowFirstColumn="0" w:firstRowLastColumn="0" w:lastRowFirstColumn="0" w:lastRowLastColumn="0"/>
            <w:tcW w:w="4788" w:type="dxa"/>
            <w:gridSpan w:val="2"/>
          </w:tcPr>
          <w:p w14:paraId="36315DF8" w14:textId="6330E4D6" w:rsidR="00F565D1" w:rsidRDefault="00F565D1" w:rsidP="006C0EF4">
            <w:pPr>
              <w:rPr>
                <w:rFonts w:asciiTheme="minorHAnsi" w:hAnsiTheme="minorHAnsi"/>
                <w:b w:val="0"/>
              </w:rPr>
            </w:pPr>
            <w:r>
              <w:rPr>
                <w:rFonts w:asciiTheme="minorHAnsi" w:hAnsiTheme="minorHAnsi"/>
                <w:b w:val="0"/>
              </w:rPr>
              <w:t>3. The patient selects the desired data uploads to export.</w:t>
            </w:r>
          </w:p>
        </w:tc>
        <w:tc>
          <w:tcPr>
            <w:tcW w:w="4788" w:type="dxa"/>
          </w:tcPr>
          <w:p w14:paraId="1EEECF68" w14:textId="77777777" w:rsidR="00F565D1" w:rsidRDefault="00F565D1"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F565D1" w:rsidRPr="00AD2C1D" w14:paraId="4DD989FF" w14:textId="77777777"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5048DEB" w14:textId="77777777" w:rsidR="00F565D1" w:rsidRDefault="00F565D1" w:rsidP="00E918A4">
            <w:pPr>
              <w:rPr>
                <w:rFonts w:asciiTheme="minorHAnsi" w:hAnsiTheme="minorHAnsi"/>
                <w:b w:val="0"/>
              </w:rPr>
            </w:pPr>
          </w:p>
        </w:tc>
        <w:tc>
          <w:tcPr>
            <w:tcW w:w="4788" w:type="dxa"/>
          </w:tcPr>
          <w:p w14:paraId="0AC54AF7" w14:textId="54D41433" w:rsidR="00F565D1" w:rsidRDefault="00F565D1"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generates a comma-separated values (csv) file containing the desired data and allows the physician to download it.</w:t>
            </w:r>
          </w:p>
        </w:tc>
      </w:tr>
    </w:tbl>
    <w:p w14:paraId="1F37E620" w14:textId="77777777" w:rsidR="00F565D1" w:rsidRDefault="00F565D1" w:rsidP="007A50E9"/>
    <w:tbl>
      <w:tblPr>
        <w:tblStyle w:val="GridTable4-Accent11"/>
        <w:tblW w:w="0" w:type="auto"/>
        <w:tblLook w:val="04A0" w:firstRow="1" w:lastRow="0" w:firstColumn="1" w:lastColumn="0" w:noHBand="0" w:noVBand="1"/>
      </w:tblPr>
      <w:tblGrid>
        <w:gridCol w:w="2358"/>
        <w:gridCol w:w="2430"/>
        <w:gridCol w:w="4788"/>
      </w:tblGrid>
      <w:tr w:rsidR="000748E6" w:rsidRPr="00AD2C1D" w14:paraId="2D5C8325" w14:textId="77777777" w:rsidTr="00F47A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CB02295" w14:textId="77777777" w:rsidR="000748E6" w:rsidRPr="00AD2C1D" w:rsidRDefault="000748E6" w:rsidP="00F47ADA">
            <w:pPr>
              <w:rPr>
                <w:rFonts w:asciiTheme="minorHAnsi" w:hAnsiTheme="minorHAnsi"/>
              </w:rPr>
            </w:pPr>
            <w:r w:rsidRPr="00AD2C1D">
              <w:rPr>
                <w:rFonts w:asciiTheme="minorHAnsi" w:hAnsiTheme="minorHAnsi"/>
              </w:rPr>
              <w:t>Use Case ID</w:t>
            </w:r>
          </w:p>
        </w:tc>
        <w:tc>
          <w:tcPr>
            <w:tcW w:w="7218" w:type="dxa"/>
            <w:gridSpan w:val="2"/>
          </w:tcPr>
          <w:p w14:paraId="7C2B8A10" w14:textId="6BE300BE" w:rsidR="000748E6" w:rsidRPr="00AD2C1D" w:rsidRDefault="000748E6" w:rsidP="00F47ADA">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36" w:name="uc019"/>
            <w:r>
              <w:rPr>
                <w:rFonts w:asciiTheme="minorHAnsi" w:hAnsiTheme="minorHAnsi"/>
              </w:rPr>
              <w:t>UC_0</w:t>
            </w:r>
            <w:r w:rsidR="004A6020">
              <w:rPr>
                <w:rFonts w:asciiTheme="minorHAnsi" w:hAnsiTheme="minorHAnsi"/>
              </w:rPr>
              <w:t>19</w:t>
            </w:r>
            <w:bookmarkEnd w:id="336"/>
          </w:p>
        </w:tc>
      </w:tr>
      <w:tr w:rsidR="000748E6" w:rsidRPr="00AD2C1D" w14:paraId="54B77A47"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511FFBAE" w14:textId="77777777" w:rsidR="000748E6" w:rsidRPr="00AD2C1D" w:rsidRDefault="000748E6" w:rsidP="00F47ADA">
            <w:pPr>
              <w:rPr>
                <w:rFonts w:asciiTheme="minorHAnsi" w:hAnsiTheme="minorHAnsi"/>
              </w:rPr>
            </w:pPr>
            <w:r w:rsidRPr="00AD2C1D">
              <w:rPr>
                <w:rFonts w:asciiTheme="minorHAnsi" w:hAnsiTheme="minorHAnsi"/>
              </w:rPr>
              <w:t>Use Case Name</w:t>
            </w:r>
          </w:p>
        </w:tc>
        <w:tc>
          <w:tcPr>
            <w:tcW w:w="7218" w:type="dxa"/>
            <w:gridSpan w:val="2"/>
          </w:tcPr>
          <w:p w14:paraId="530728DD" w14:textId="7A48DD0F" w:rsidR="000748E6" w:rsidRPr="00AD2C1D" w:rsidRDefault="00DA18AD" w:rsidP="00DA18AD">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Create Patient Account</w:t>
            </w:r>
          </w:p>
        </w:tc>
      </w:tr>
      <w:tr w:rsidR="000748E6" w:rsidRPr="00AD2C1D" w14:paraId="72FB4C68" w14:textId="77777777" w:rsidTr="00F47ADA">
        <w:tc>
          <w:tcPr>
            <w:cnfStyle w:val="001000000000" w:firstRow="0" w:lastRow="0" w:firstColumn="1" w:lastColumn="0" w:oddVBand="0" w:evenVBand="0" w:oddHBand="0" w:evenHBand="0" w:firstRowFirstColumn="0" w:firstRowLastColumn="0" w:lastRowFirstColumn="0" w:lastRowLastColumn="0"/>
            <w:tcW w:w="2358" w:type="dxa"/>
          </w:tcPr>
          <w:p w14:paraId="1DDAE763" w14:textId="77777777" w:rsidR="000748E6" w:rsidRPr="00AD2C1D" w:rsidRDefault="000748E6" w:rsidP="00F47ADA">
            <w:pPr>
              <w:rPr>
                <w:rFonts w:asciiTheme="minorHAnsi" w:hAnsiTheme="minorHAnsi"/>
              </w:rPr>
            </w:pPr>
            <w:r w:rsidRPr="00AD2C1D">
              <w:rPr>
                <w:rFonts w:asciiTheme="minorHAnsi" w:hAnsiTheme="minorHAnsi"/>
              </w:rPr>
              <w:t>Actor(s)</w:t>
            </w:r>
          </w:p>
        </w:tc>
        <w:tc>
          <w:tcPr>
            <w:tcW w:w="7218" w:type="dxa"/>
            <w:gridSpan w:val="2"/>
          </w:tcPr>
          <w:p w14:paraId="71EB8286" w14:textId="66E523D9" w:rsidR="000748E6" w:rsidRPr="00AD2C1D" w:rsidRDefault="00FB325C"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0748E6" w:rsidRPr="00AD2C1D" w14:paraId="76B5B2F9"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DAF2A31" w14:textId="77777777" w:rsidR="000748E6" w:rsidRPr="00AD2C1D" w:rsidRDefault="000748E6" w:rsidP="00F47ADA">
            <w:pPr>
              <w:rPr>
                <w:rFonts w:asciiTheme="minorHAnsi" w:hAnsiTheme="minorHAnsi"/>
              </w:rPr>
            </w:pPr>
            <w:r w:rsidRPr="00AD2C1D">
              <w:rPr>
                <w:rFonts w:asciiTheme="minorHAnsi" w:hAnsiTheme="minorHAnsi"/>
              </w:rPr>
              <w:t>Purpose</w:t>
            </w:r>
          </w:p>
        </w:tc>
        <w:tc>
          <w:tcPr>
            <w:tcW w:w="7218" w:type="dxa"/>
            <w:gridSpan w:val="2"/>
          </w:tcPr>
          <w:p w14:paraId="33F26FBF" w14:textId="4984A415" w:rsidR="000748E6" w:rsidRPr="00AD2C1D" w:rsidRDefault="004A6020"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adds a patient to the system.</w:t>
            </w:r>
          </w:p>
        </w:tc>
      </w:tr>
      <w:tr w:rsidR="000748E6" w:rsidRPr="00AD2C1D" w14:paraId="63A2D445" w14:textId="77777777" w:rsidTr="00F47ADA">
        <w:tc>
          <w:tcPr>
            <w:cnfStyle w:val="001000000000" w:firstRow="0" w:lastRow="0" w:firstColumn="1" w:lastColumn="0" w:oddVBand="0" w:evenVBand="0" w:oddHBand="0" w:evenHBand="0" w:firstRowFirstColumn="0" w:firstRowLastColumn="0" w:lastRowFirstColumn="0" w:lastRowLastColumn="0"/>
            <w:tcW w:w="2358" w:type="dxa"/>
          </w:tcPr>
          <w:p w14:paraId="339FEA53" w14:textId="77777777" w:rsidR="000748E6" w:rsidRPr="00AD2C1D" w:rsidRDefault="000748E6" w:rsidP="00F47ADA">
            <w:pPr>
              <w:rPr>
                <w:rFonts w:asciiTheme="minorHAnsi" w:hAnsiTheme="minorHAnsi"/>
              </w:rPr>
            </w:pPr>
            <w:r w:rsidRPr="00AD2C1D">
              <w:rPr>
                <w:rFonts w:asciiTheme="minorHAnsi" w:hAnsiTheme="minorHAnsi"/>
              </w:rPr>
              <w:t>Overview</w:t>
            </w:r>
          </w:p>
        </w:tc>
        <w:tc>
          <w:tcPr>
            <w:tcW w:w="7218" w:type="dxa"/>
            <w:gridSpan w:val="2"/>
          </w:tcPr>
          <w:p w14:paraId="18ED5356" w14:textId="0097896F" w:rsidR="000748E6" w:rsidRPr="00AD2C1D" w:rsidRDefault="004A602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needs to be able to add patients to the system.</w:t>
            </w:r>
          </w:p>
        </w:tc>
      </w:tr>
      <w:tr w:rsidR="000748E6" w:rsidRPr="00AD2C1D" w14:paraId="4BF4FD60"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8B64696" w14:textId="77777777" w:rsidR="000748E6" w:rsidRPr="00AD2C1D" w:rsidRDefault="000748E6" w:rsidP="00F47ADA">
            <w:pPr>
              <w:rPr>
                <w:rFonts w:asciiTheme="minorHAnsi" w:hAnsiTheme="minorHAnsi"/>
              </w:rPr>
            </w:pPr>
            <w:r w:rsidRPr="00AD2C1D">
              <w:rPr>
                <w:rFonts w:asciiTheme="minorHAnsi" w:hAnsiTheme="minorHAnsi"/>
              </w:rPr>
              <w:t>Cross-References</w:t>
            </w:r>
          </w:p>
        </w:tc>
        <w:tc>
          <w:tcPr>
            <w:tcW w:w="7218" w:type="dxa"/>
            <w:gridSpan w:val="2"/>
          </w:tcPr>
          <w:p w14:paraId="03BEDB70" w14:textId="77777777"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0748E6" w:rsidRPr="00AD2C1D" w14:paraId="0F739E1D" w14:textId="77777777" w:rsidTr="00F47ADA">
        <w:tc>
          <w:tcPr>
            <w:cnfStyle w:val="001000000000" w:firstRow="0" w:lastRow="0" w:firstColumn="1" w:lastColumn="0" w:oddVBand="0" w:evenVBand="0" w:oddHBand="0" w:evenHBand="0" w:firstRowFirstColumn="0" w:firstRowLastColumn="0" w:lastRowFirstColumn="0" w:lastRowLastColumn="0"/>
            <w:tcW w:w="2358" w:type="dxa"/>
          </w:tcPr>
          <w:p w14:paraId="10A933BB" w14:textId="77777777" w:rsidR="000748E6" w:rsidRPr="00AD2C1D" w:rsidRDefault="000748E6" w:rsidP="00F47ADA">
            <w:pPr>
              <w:rPr>
                <w:rFonts w:asciiTheme="minorHAnsi" w:hAnsiTheme="minorHAnsi"/>
              </w:rPr>
            </w:pPr>
            <w:r w:rsidRPr="00AD2C1D">
              <w:rPr>
                <w:rFonts w:asciiTheme="minorHAnsi" w:hAnsiTheme="minorHAnsi"/>
              </w:rPr>
              <w:t>Pre-conditions</w:t>
            </w:r>
          </w:p>
        </w:tc>
        <w:tc>
          <w:tcPr>
            <w:tcW w:w="7218" w:type="dxa"/>
            <w:gridSpan w:val="2"/>
          </w:tcPr>
          <w:p w14:paraId="463236F8" w14:textId="50800598" w:rsidR="000748E6" w:rsidRPr="00AD2C1D" w:rsidRDefault="004A6020"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is logged in.</w:t>
            </w:r>
          </w:p>
        </w:tc>
      </w:tr>
      <w:tr w:rsidR="000748E6" w:rsidRPr="00AD2C1D" w14:paraId="0F37C401"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61858617" w14:textId="77777777" w:rsidR="000748E6" w:rsidRPr="00AD2C1D" w:rsidRDefault="000748E6" w:rsidP="00F47ADA">
            <w:pPr>
              <w:rPr>
                <w:rFonts w:asciiTheme="minorHAnsi" w:hAnsiTheme="minorHAnsi"/>
              </w:rPr>
            </w:pPr>
            <w:r w:rsidRPr="00AD2C1D">
              <w:rPr>
                <w:rFonts w:asciiTheme="minorHAnsi" w:hAnsiTheme="minorHAnsi"/>
              </w:rPr>
              <w:t>Post-conditions</w:t>
            </w:r>
          </w:p>
        </w:tc>
        <w:tc>
          <w:tcPr>
            <w:tcW w:w="7218" w:type="dxa"/>
            <w:gridSpan w:val="2"/>
          </w:tcPr>
          <w:p w14:paraId="5A760C1A" w14:textId="6A326632" w:rsidR="000748E6" w:rsidRPr="004A6020"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sidR="004A6020">
              <w:rPr>
                <w:rFonts w:asciiTheme="minorHAnsi" w:hAnsiTheme="minorHAnsi"/>
              </w:rPr>
              <w:t xml:space="preserve"> The patient account was created successfully.</w:t>
            </w:r>
          </w:p>
          <w:p w14:paraId="7DBB22EC" w14:textId="2918E941" w:rsidR="000748E6" w:rsidRPr="004A6020"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sidR="004A6020">
              <w:rPr>
                <w:rFonts w:asciiTheme="minorHAnsi" w:hAnsiTheme="minorHAnsi"/>
                <w:b/>
              </w:rPr>
              <w:t xml:space="preserve"> </w:t>
            </w:r>
            <w:r w:rsidR="004A6020">
              <w:rPr>
                <w:rFonts w:asciiTheme="minorHAnsi" w:hAnsiTheme="minorHAnsi"/>
              </w:rPr>
              <w:t>The patient account failed to create.</w:t>
            </w:r>
          </w:p>
        </w:tc>
      </w:tr>
      <w:tr w:rsidR="000748E6" w:rsidRPr="00AD2C1D" w14:paraId="31B8C0B6" w14:textId="77777777" w:rsidTr="00F47ADA">
        <w:tc>
          <w:tcPr>
            <w:cnfStyle w:val="001000000000" w:firstRow="0" w:lastRow="0" w:firstColumn="1" w:lastColumn="0" w:oddVBand="0" w:evenVBand="0" w:oddHBand="0" w:evenHBand="0" w:firstRowFirstColumn="0" w:firstRowLastColumn="0" w:lastRowFirstColumn="0" w:lastRowLastColumn="0"/>
            <w:tcW w:w="9576" w:type="dxa"/>
            <w:gridSpan w:val="3"/>
          </w:tcPr>
          <w:p w14:paraId="69670F09" w14:textId="77777777" w:rsidR="000748E6" w:rsidRPr="00AD2C1D" w:rsidRDefault="000748E6" w:rsidP="00F47ADA">
            <w:pPr>
              <w:rPr>
                <w:rFonts w:asciiTheme="minorHAnsi" w:hAnsiTheme="minorHAnsi"/>
              </w:rPr>
            </w:pPr>
            <w:r w:rsidRPr="00AD2C1D">
              <w:rPr>
                <w:rFonts w:asciiTheme="minorHAnsi" w:hAnsiTheme="minorHAnsi"/>
              </w:rPr>
              <w:t>Course of Events</w:t>
            </w:r>
          </w:p>
        </w:tc>
      </w:tr>
      <w:tr w:rsidR="000748E6" w:rsidRPr="00AD2C1D" w14:paraId="5C759221"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17C5C3F0" w14:textId="77777777" w:rsidR="000748E6" w:rsidRPr="00AD2C1D" w:rsidRDefault="000748E6" w:rsidP="00F47ADA">
            <w:pPr>
              <w:rPr>
                <w:rFonts w:asciiTheme="minorHAnsi" w:hAnsiTheme="minorHAnsi"/>
              </w:rPr>
            </w:pPr>
            <w:r w:rsidRPr="00AD2C1D">
              <w:rPr>
                <w:rFonts w:asciiTheme="minorHAnsi" w:hAnsiTheme="minorHAnsi"/>
              </w:rPr>
              <w:t>Actor Actions</w:t>
            </w:r>
          </w:p>
        </w:tc>
        <w:tc>
          <w:tcPr>
            <w:tcW w:w="4788" w:type="dxa"/>
          </w:tcPr>
          <w:p w14:paraId="18FA7C0C" w14:textId="77777777" w:rsidR="000748E6" w:rsidRPr="00AD2C1D" w:rsidRDefault="000748E6"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0748E6" w:rsidRPr="00AD2C1D" w14:paraId="582477D0" w14:textId="77777777" w:rsidTr="00F47ADA">
        <w:tc>
          <w:tcPr>
            <w:cnfStyle w:val="001000000000" w:firstRow="0" w:lastRow="0" w:firstColumn="1" w:lastColumn="0" w:oddVBand="0" w:evenVBand="0" w:oddHBand="0" w:evenHBand="0" w:firstRowFirstColumn="0" w:firstRowLastColumn="0" w:lastRowFirstColumn="0" w:lastRowLastColumn="0"/>
            <w:tcW w:w="4788" w:type="dxa"/>
            <w:gridSpan w:val="2"/>
          </w:tcPr>
          <w:p w14:paraId="2573D78D" w14:textId="63D65C73" w:rsidR="000748E6" w:rsidRPr="007A50E9" w:rsidRDefault="00974A60" w:rsidP="00F47ADA">
            <w:pPr>
              <w:rPr>
                <w:rFonts w:asciiTheme="minorHAnsi" w:hAnsiTheme="minorHAnsi"/>
                <w:b w:val="0"/>
              </w:rPr>
            </w:pPr>
            <w:r>
              <w:rPr>
                <w:rFonts w:asciiTheme="minorHAnsi" w:hAnsiTheme="minorHAnsi"/>
                <w:b w:val="0"/>
              </w:rPr>
              <w:t>1. The physician selects the “Add Patient” option from the menu.</w:t>
            </w:r>
          </w:p>
        </w:tc>
        <w:tc>
          <w:tcPr>
            <w:tcW w:w="4788" w:type="dxa"/>
          </w:tcPr>
          <w:p w14:paraId="682114B6" w14:textId="77777777" w:rsidR="000748E6" w:rsidRPr="00AD2C1D" w:rsidRDefault="000748E6"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0748E6" w:rsidRPr="00AD2C1D" w14:paraId="45E89D1E"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0A153D68" w14:textId="77777777" w:rsidR="000748E6" w:rsidRDefault="000748E6" w:rsidP="00F47ADA">
            <w:pPr>
              <w:rPr>
                <w:rFonts w:asciiTheme="minorHAnsi" w:hAnsiTheme="minorHAnsi"/>
              </w:rPr>
            </w:pPr>
          </w:p>
        </w:tc>
        <w:tc>
          <w:tcPr>
            <w:tcW w:w="4788" w:type="dxa"/>
          </w:tcPr>
          <w:p w14:paraId="6BE18643" w14:textId="1BF512B4" w:rsidR="000748E6" w:rsidRPr="00AD2C1D" w:rsidRDefault="00974A60"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 xml:space="preserve">2. The system displays the </w:t>
            </w:r>
            <w:r w:rsidR="00AB5E44">
              <w:rPr>
                <w:rFonts w:asciiTheme="minorHAnsi" w:hAnsiTheme="minorHAnsi"/>
              </w:rPr>
              <w:t>form to create a patient.</w:t>
            </w:r>
          </w:p>
        </w:tc>
      </w:tr>
      <w:tr w:rsidR="00AB5E44" w:rsidRPr="00AD2C1D" w14:paraId="2F8E9890" w14:textId="77777777" w:rsidTr="00F47ADA">
        <w:tc>
          <w:tcPr>
            <w:cnfStyle w:val="001000000000" w:firstRow="0" w:lastRow="0" w:firstColumn="1" w:lastColumn="0" w:oddVBand="0" w:evenVBand="0" w:oddHBand="0" w:evenHBand="0" w:firstRowFirstColumn="0" w:firstRowLastColumn="0" w:lastRowFirstColumn="0" w:lastRowLastColumn="0"/>
            <w:tcW w:w="4788" w:type="dxa"/>
            <w:gridSpan w:val="2"/>
          </w:tcPr>
          <w:p w14:paraId="7C96415D" w14:textId="0C7F8E67" w:rsidR="00AB5E44" w:rsidRPr="00DA18AD" w:rsidRDefault="00AB5E44" w:rsidP="00F47ADA">
            <w:pPr>
              <w:rPr>
                <w:rFonts w:asciiTheme="minorHAnsi" w:hAnsiTheme="minorHAnsi"/>
                <w:b w:val="0"/>
              </w:rPr>
            </w:pPr>
            <w:r>
              <w:rPr>
                <w:rFonts w:asciiTheme="minorHAnsi" w:hAnsiTheme="minorHAnsi"/>
                <w:b w:val="0"/>
              </w:rPr>
              <w:t>3. The physician fills in the create user form and clicks on the submit button.</w:t>
            </w:r>
          </w:p>
        </w:tc>
        <w:tc>
          <w:tcPr>
            <w:tcW w:w="4788" w:type="dxa"/>
          </w:tcPr>
          <w:p w14:paraId="2B5679E2" w14:textId="77777777" w:rsidR="00AB5E44" w:rsidRDefault="00AB5E44"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AB5E44" w:rsidRPr="00AD2C1D" w14:paraId="5C6E91EB" w14:textId="77777777" w:rsidTr="00F47A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7F1FA215" w14:textId="77777777" w:rsidR="00AB5E44" w:rsidRDefault="00AB5E44" w:rsidP="00F47ADA">
            <w:pPr>
              <w:rPr>
                <w:rFonts w:asciiTheme="minorHAnsi" w:hAnsiTheme="minorHAnsi"/>
                <w:b w:val="0"/>
              </w:rPr>
            </w:pPr>
          </w:p>
        </w:tc>
        <w:tc>
          <w:tcPr>
            <w:tcW w:w="4788" w:type="dxa"/>
          </w:tcPr>
          <w:p w14:paraId="7B99F590" w14:textId="298FBD76" w:rsidR="00AB5E44" w:rsidRDefault="00AB5E44" w:rsidP="00F47ADA">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if the user was created successfully or not.  The system should also display the temporary password for the user and the user ID.</w:t>
            </w:r>
          </w:p>
        </w:tc>
      </w:tr>
      <w:tr w:rsidR="00AB5E44" w:rsidRPr="00AD2C1D" w14:paraId="05500AFB" w14:textId="77777777" w:rsidTr="00F47ADA">
        <w:tc>
          <w:tcPr>
            <w:cnfStyle w:val="001000000000" w:firstRow="0" w:lastRow="0" w:firstColumn="1" w:lastColumn="0" w:oddVBand="0" w:evenVBand="0" w:oddHBand="0" w:evenHBand="0" w:firstRowFirstColumn="0" w:firstRowLastColumn="0" w:lastRowFirstColumn="0" w:lastRowLastColumn="0"/>
            <w:tcW w:w="4788" w:type="dxa"/>
            <w:gridSpan w:val="2"/>
          </w:tcPr>
          <w:p w14:paraId="207A57F3" w14:textId="79926B0F" w:rsidR="00AB5E44" w:rsidRDefault="00AB5E44">
            <w:pPr>
              <w:rPr>
                <w:rFonts w:asciiTheme="minorHAnsi" w:hAnsiTheme="minorHAnsi"/>
                <w:b w:val="0"/>
              </w:rPr>
            </w:pPr>
            <w:r>
              <w:rPr>
                <w:rFonts w:asciiTheme="minorHAnsi" w:hAnsiTheme="minorHAnsi"/>
                <w:b w:val="0"/>
              </w:rPr>
              <w:t>5. The physician records the generated user ID for the associated patient and the patient’s real identity in an external area.</w:t>
            </w:r>
          </w:p>
        </w:tc>
        <w:tc>
          <w:tcPr>
            <w:tcW w:w="4788" w:type="dxa"/>
          </w:tcPr>
          <w:p w14:paraId="108CD18F" w14:textId="77777777" w:rsidR="00AB5E44" w:rsidRDefault="00AB5E44" w:rsidP="00F47ADA">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bl>
    <w:p w14:paraId="34B83530" w14:textId="585586A1" w:rsidR="00873CCE" w:rsidRDefault="00873CCE">
      <w:pPr>
        <w:rPr>
          <w:rFonts w:asciiTheme="majorHAnsi" w:eastAsiaTheme="majorEastAsia" w:hAnsiTheme="majorHAnsi" w:cstheme="majorBidi"/>
          <w:b/>
          <w:bCs/>
          <w:color w:val="365F91" w:themeColor="accent1" w:themeShade="BF"/>
          <w:sz w:val="32"/>
          <w:szCs w:val="28"/>
        </w:rPr>
      </w:pPr>
    </w:p>
    <w:tbl>
      <w:tblPr>
        <w:tblStyle w:val="GridTable4-Accent11"/>
        <w:tblW w:w="0" w:type="auto"/>
        <w:tblLook w:val="04A0" w:firstRow="1" w:lastRow="0" w:firstColumn="1" w:lastColumn="0" w:noHBand="0" w:noVBand="1"/>
      </w:tblPr>
      <w:tblGrid>
        <w:gridCol w:w="2358"/>
        <w:gridCol w:w="2430"/>
        <w:gridCol w:w="4788"/>
      </w:tblGrid>
      <w:tr w:rsidR="00873CCE" w:rsidRPr="00AD2C1D" w14:paraId="793EED12" w14:textId="77777777" w:rsidTr="00E918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19DD4CA7" w14:textId="77777777" w:rsidR="00873CCE" w:rsidRPr="00AD2C1D" w:rsidRDefault="00873CCE" w:rsidP="00E918A4">
            <w:pPr>
              <w:rPr>
                <w:rFonts w:asciiTheme="minorHAnsi" w:hAnsiTheme="minorHAnsi"/>
              </w:rPr>
            </w:pPr>
            <w:r w:rsidRPr="00AD2C1D">
              <w:rPr>
                <w:rFonts w:asciiTheme="minorHAnsi" w:hAnsiTheme="minorHAnsi"/>
              </w:rPr>
              <w:t>Use Case ID</w:t>
            </w:r>
          </w:p>
        </w:tc>
        <w:tc>
          <w:tcPr>
            <w:tcW w:w="7218" w:type="dxa"/>
            <w:gridSpan w:val="2"/>
          </w:tcPr>
          <w:p w14:paraId="59D270D1" w14:textId="52C1F347" w:rsidR="00873CCE" w:rsidRPr="00AD2C1D" w:rsidRDefault="00873CCE" w:rsidP="00E918A4">
            <w:pPr>
              <w:cnfStyle w:val="100000000000" w:firstRow="1" w:lastRow="0" w:firstColumn="0" w:lastColumn="0" w:oddVBand="0" w:evenVBand="0" w:oddHBand="0" w:evenHBand="0" w:firstRowFirstColumn="0" w:firstRowLastColumn="0" w:lastRowFirstColumn="0" w:lastRowLastColumn="0"/>
              <w:rPr>
                <w:rFonts w:asciiTheme="minorHAnsi" w:hAnsiTheme="minorHAnsi"/>
              </w:rPr>
            </w:pPr>
            <w:bookmarkStart w:id="337" w:name="uc020"/>
            <w:r>
              <w:rPr>
                <w:rFonts w:asciiTheme="minorHAnsi" w:hAnsiTheme="minorHAnsi"/>
              </w:rPr>
              <w:t>UC_020</w:t>
            </w:r>
            <w:bookmarkEnd w:id="337"/>
          </w:p>
        </w:tc>
      </w:tr>
      <w:tr w:rsidR="00873CCE" w:rsidRPr="00AD2C1D" w14:paraId="1C83E537" w14:textId="77777777"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E19C1FF" w14:textId="77777777" w:rsidR="00873CCE" w:rsidRPr="00AD2C1D" w:rsidRDefault="00873CCE" w:rsidP="00E918A4">
            <w:pPr>
              <w:rPr>
                <w:rFonts w:asciiTheme="minorHAnsi" w:hAnsiTheme="minorHAnsi"/>
              </w:rPr>
            </w:pPr>
            <w:r w:rsidRPr="00AD2C1D">
              <w:rPr>
                <w:rFonts w:asciiTheme="minorHAnsi" w:hAnsiTheme="minorHAnsi"/>
              </w:rPr>
              <w:t>Use Case Name</w:t>
            </w:r>
          </w:p>
        </w:tc>
        <w:tc>
          <w:tcPr>
            <w:tcW w:w="7218" w:type="dxa"/>
            <w:gridSpan w:val="2"/>
          </w:tcPr>
          <w:p w14:paraId="3D345A95" w14:textId="68C7770E" w:rsidR="00873CCE" w:rsidRPr="00AD2C1D" w:rsidRDefault="00873CCE"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Delete Patient Account</w:t>
            </w:r>
          </w:p>
        </w:tc>
      </w:tr>
      <w:tr w:rsidR="00873CCE" w:rsidRPr="00AD2C1D" w14:paraId="0C0049A4" w14:textId="77777777" w:rsidTr="00E918A4">
        <w:tc>
          <w:tcPr>
            <w:cnfStyle w:val="001000000000" w:firstRow="0" w:lastRow="0" w:firstColumn="1" w:lastColumn="0" w:oddVBand="0" w:evenVBand="0" w:oddHBand="0" w:evenHBand="0" w:firstRowFirstColumn="0" w:firstRowLastColumn="0" w:lastRowFirstColumn="0" w:lastRowLastColumn="0"/>
            <w:tcW w:w="2358" w:type="dxa"/>
          </w:tcPr>
          <w:p w14:paraId="0AFD35B7" w14:textId="77777777" w:rsidR="00873CCE" w:rsidRPr="00AD2C1D" w:rsidRDefault="00873CCE" w:rsidP="00E918A4">
            <w:pPr>
              <w:rPr>
                <w:rFonts w:asciiTheme="minorHAnsi" w:hAnsiTheme="minorHAnsi"/>
              </w:rPr>
            </w:pPr>
            <w:r w:rsidRPr="00AD2C1D">
              <w:rPr>
                <w:rFonts w:asciiTheme="minorHAnsi" w:hAnsiTheme="minorHAnsi"/>
              </w:rPr>
              <w:t>Actor(s)</w:t>
            </w:r>
          </w:p>
        </w:tc>
        <w:tc>
          <w:tcPr>
            <w:tcW w:w="7218" w:type="dxa"/>
            <w:gridSpan w:val="2"/>
          </w:tcPr>
          <w:p w14:paraId="2F0272F1" w14:textId="77777777" w:rsidR="00873CCE" w:rsidRPr="00AD2C1D" w:rsidRDefault="00873CCE"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Physician</w:t>
            </w:r>
          </w:p>
        </w:tc>
      </w:tr>
      <w:tr w:rsidR="00873CCE" w:rsidRPr="00AD2C1D" w14:paraId="3E31F247" w14:textId="77777777"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0215D400" w14:textId="77777777" w:rsidR="00873CCE" w:rsidRPr="00AD2C1D" w:rsidRDefault="00873CCE" w:rsidP="00E918A4">
            <w:pPr>
              <w:rPr>
                <w:rFonts w:asciiTheme="minorHAnsi" w:hAnsiTheme="minorHAnsi"/>
              </w:rPr>
            </w:pPr>
            <w:r w:rsidRPr="00AD2C1D">
              <w:rPr>
                <w:rFonts w:asciiTheme="minorHAnsi" w:hAnsiTheme="minorHAnsi"/>
              </w:rPr>
              <w:t>Purpose</w:t>
            </w:r>
          </w:p>
        </w:tc>
        <w:tc>
          <w:tcPr>
            <w:tcW w:w="7218" w:type="dxa"/>
            <w:gridSpan w:val="2"/>
          </w:tcPr>
          <w:p w14:paraId="1A72B90D" w14:textId="37F961D8" w:rsidR="00873CCE" w:rsidRPr="00AD2C1D" w:rsidRDefault="00873CCE" w:rsidP="006C0EF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The physician deletes a patient from the system.</w:t>
            </w:r>
          </w:p>
        </w:tc>
      </w:tr>
      <w:tr w:rsidR="00873CCE" w:rsidRPr="00AD2C1D" w14:paraId="45B0D67B" w14:textId="77777777" w:rsidTr="00E918A4">
        <w:tc>
          <w:tcPr>
            <w:cnfStyle w:val="001000000000" w:firstRow="0" w:lastRow="0" w:firstColumn="1" w:lastColumn="0" w:oddVBand="0" w:evenVBand="0" w:oddHBand="0" w:evenHBand="0" w:firstRowFirstColumn="0" w:firstRowLastColumn="0" w:lastRowFirstColumn="0" w:lastRowLastColumn="0"/>
            <w:tcW w:w="2358" w:type="dxa"/>
          </w:tcPr>
          <w:p w14:paraId="1D28745F" w14:textId="77777777" w:rsidR="00873CCE" w:rsidRPr="00AD2C1D" w:rsidRDefault="00873CCE" w:rsidP="00E918A4">
            <w:pPr>
              <w:rPr>
                <w:rFonts w:asciiTheme="minorHAnsi" w:hAnsiTheme="minorHAnsi"/>
              </w:rPr>
            </w:pPr>
            <w:r w:rsidRPr="00AD2C1D">
              <w:rPr>
                <w:rFonts w:asciiTheme="minorHAnsi" w:hAnsiTheme="minorHAnsi"/>
              </w:rPr>
              <w:t>Overview</w:t>
            </w:r>
          </w:p>
        </w:tc>
        <w:tc>
          <w:tcPr>
            <w:tcW w:w="7218" w:type="dxa"/>
            <w:gridSpan w:val="2"/>
          </w:tcPr>
          <w:p w14:paraId="34052D8A" w14:textId="37C24E85" w:rsidR="00873CCE" w:rsidRPr="00AD2C1D" w:rsidRDefault="00873CCE" w:rsidP="006C0EF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needs to be able to delete former patients from the system.</w:t>
            </w:r>
          </w:p>
        </w:tc>
      </w:tr>
      <w:tr w:rsidR="00873CCE" w:rsidRPr="00AD2C1D" w14:paraId="2DE34C14" w14:textId="77777777"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2C21143C" w14:textId="77777777" w:rsidR="00873CCE" w:rsidRPr="00AD2C1D" w:rsidRDefault="00873CCE" w:rsidP="00E918A4">
            <w:pPr>
              <w:rPr>
                <w:rFonts w:asciiTheme="minorHAnsi" w:hAnsiTheme="minorHAnsi"/>
              </w:rPr>
            </w:pPr>
            <w:r w:rsidRPr="00AD2C1D">
              <w:rPr>
                <w:rFonts w:asciiTheme="minorHAnsi" w:hAnsiTheme="minorHAnsi"/>
              </w:rPr>
              <w:t>Cross-References</w:t>
            </w:r>
          </w:p>
        </w:tc>
        <w:tc>
          <w:tcPr>
            <w:tcW w:w="7218" w:type="dxa"/>
            <w:gridSpan w:val="2"/>
          </w:tcPr>
          <w:p w14:paraId="0C121CB0" w14:textId="77777777" w:rsidR="00873CCE" w:rsidRPr="00AD2C1D" w:rsidRDefault="00873CCE"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i/>
              </w:rPr>
            </w:pPr>
            <w:r w:rsidRPr="00AD2C1D">
              <w:rPr>
                <w:rFonts w:asciiTheme="minorHAnsi" w:hAnsiTheme="minorHAnsi"/>
                <w:i/>
              </w:rPr>
              <w:t>&lt;requirements to be inserted here after finalized&gt;</w:t>
            </w:r>
          </w:p>
        </w:tc>
      </w:tr>
      <w:tr w:rsidR="00873CCE" w:rsidRPr="00AD2C1D" w14:paraId="2EE73AF0" w14:textId="77777777" w:rsidTr="00E918A4">
        <w:tc>
          <w:tcPr>
            <w:cnfStyle w:val="001000000000" w:firstRow="0" w:lastRow="0" w:firstColumn="1" w:lastColumn="0" w:oddVBand="0" w:evenVBand="0" w:oddHBand="0" w:evenHBand="0" w:firstRowFirstColumn="0" w:firstRowLastColumn="0" w:lastRowFirstColumn="0" w:lastRowLastColumn="0"/>
            <w:tcW w:w="2358" w:type="dxa"/>
          </w:tcPr>
          <w:p w14:paraId="03EA6154" w14:textId="77777777" w:rsidR="00873CCE" w:rsidRPr="00AD2C1D" w:rsidRDefault="00873CCE" w:rsidP="00E918A4">
            <w:pPr>
              <w:rPr>
                <w:rFonts w:asciiTheme="minorHAnsi" w:hAnsiTheme="minorHAnsi"/>
              </w:rPr>
            </w:pPr>
            <w:r w:rsidRPr="00AD2C1D">
              <w:rPr>
                <w:rFonts w:asciiTheme="minorHAnsi" w:hAnsiTheme="minorHAnsi"/>
              </w:rPr>
              <w:t>Pre-conditions</w:t>
            </w:r>
          </w:p>
        </w:tc>
        <w:tc>
          <w:tcPr>
            <w:tcW w:w="7218" w:type="dxa"/>
            <w:gridSpan w:val="2"/>
          </w:tcPr>
          <w:p w14:paraId="51A4809F" w14:textId="77777777" w:rsidR="00873CCE" w:rsidRPr="00AD2C1D" w:rsidRDefault="00873CCE"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Pr>
                <w:rFonts w:asciiTheme="minorHAnsi" w:hAnsiTheme="minorHAnsi"/>
              </w:rPr>
              <w:t>The physician is logged in.</w:t>
            </w:r>
          </w:p>
        </w:tc>
      </w:tr>
      <w:tr w:rsidR="00873CCE" w:rsidRPr="00AD2C1D" w14:paraId="7A821EF9" w14:textId="77777777"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58" w:type="dxa"/>
          </w:tcPr>
          <w:p w14:paraId="77CCE798" w14:textId="77777777" w:rsidR="00873CCE" w:rsidRPr="00AD2C1D" w:rsidRDefault="00873CCE" w:rsidP="00E918A4">
            <w:pPr>
              <w:rPr>
                <w:rFonts w:asciiTheme="minorHAnsi" w:hAnsiTheme="minorHAnsi"/>
              </w:rPr>
            </w:pPr>
            <w:r w:rsidRPr="00AD2C1D">
              <w:rPr>
                <w:rFonts w:asciiTheme="minorHAnsi" w:hAnsiTheme="minorHAnsi"/>
              </w:rPr>
              <w:t>Post-conditions</w:t>
            </w:r>
          </w:p>
        </w:tc>
        <w:tc>
          <w:tcPr>
            <w:tcW w:w="7218" w:type="dxa"/>
            <w:gridSpan w:val="2"/>
          </w:tcPr>
          <w:p w14:paraId="0ADDAD54" w14:textId="3E07D647" w:rsidR="00873CCE" w:rsidRPr="004A6020" w:rsidRDefault="00873CCE"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PASS:</w:t>
            </w:r>
            <w:r>
              <w:rPr>
                <w:rFonts w:asciiTheme="minorHAnsi" w:hAnsiTheme="minorHAnsi"/>
              </w:rPr>
              <w:t xml:space="preserve"> The patient account was deleted successfully.</w:t>
            </w:r>
          </w:p>
          <w:p w14:paraId="754F33C6" w14:textId="143E6019" w:rsidR="00873CCE" w:rsidRPr="004A6020" w:rsidRDefault="00873CCE" w:rsidP="006C0EF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A50E9">
              <w:rPr>
                <w:rFonts w:asciiTheme="minorHAnsi" w:hAnsiTheme="minorHAnsi"/>
                <w:b/>
              </w:rPr>
              <w:t>FAIL:</w:t>
            </w:r>
            <w:r>
              <w:rPr>
                <w:rFonts w:asciiTheme="minorHAnsi" w:hAnsiTheme="minorHAnsi"/>
                <w:b/>
              </w:rPr>
              <w:t xml:space="preserve"> </w:t>
            </w:r>
            <w:r>
              <w:rPr>
                <w:rFonts w:asciiTheme="minorHAnsi" w:hAnsiTheme="minorHAnsi"/>
              </w:rPr>
              <w:t>The patient account failed to delete and remains in the system.</w:t>
            </w:r>
          </w:p>
        </w:tc>
      </w:tr>
      <w:tr w:rsidR="00873CCE" w:rsidRPr="00AD2C1D" w14:paraId="163547CD" w14:textId="77777777" w:rsidTr="00E918A4">
        <w:tc>
          <w:tcPr>
            <w:cnfStyle w:val="001000000000" w:firstRow="0" w:lastRow="0" w:firstColumn="1" w:lastColumn="0" w:oddVBand="0" w:evenVBand="0" w:oddHBand="0" w:evenHBand="0" w:firstRowFirstColumn="0" w:firstRowLastColumn="0" w:lastRowFirstColumn="0" w:lastRowLastColumn="0"/>
            <w:tcW w:w="9576" w:type="dxa"/>
            <w:gridSpan w:val="3"/>
          </w:tcPr>
          <w:p w14:paraId="6CEB33F6" w14:textId="77777777" w:rsidR="00873CCE" w:rsidRPr="00AD2C1D" w:rsidRDefault="00873CCE" w:rsidP="00E918A4">
            <w:pPr>
              <w:rPr>
                <w:rFonts w:asciiTheme="minorHAnsi" w:hAnsiTheme="minorHAnsi"/>
              </w:rPr>
            </w:pPr>
            <w:r w:rsidRPr="00AD2C1D">
              <w:rPr>
                <w:rFonts w:asciiTheme="minorHAnsi" w:hAnsiTheme="minorHAnsi"/>
              </w:rPr>
              <w:t>Course of Events</w:t>
            </w:r>
          </w:p>
        </w:tc>
      </w:tr>
      <w:tr w:rsidR="00873CCE" w:rsidRPr="00AD2C1D" w14:paraId="33EE5E7B" w14:textId="77777777"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15103873" w14:textId="77777777" w:rsidR="00873CCE" w:rsidRPr="00AD2C1D" w:rsidRDefault="00873CCE" w:rsidP="00E918A4">
            <w:pPr>
              <w:rPr>
                <w:rFonts w:asciiTheme="minorHAnsi" w:hAnsiTheme="minorHAnsi"/>
              </w:rPr>
            </w:pPr>
            <w:r w:rsidRPr="00AD2C1D">
              <w:rPr>
                <w:rFonts w:asciiTheme="minorHAnsi" w:hAnsiTheme="minorHAnsi"/>
              </w:rPr>
              <w:t>Actor Actions</w:t>
            </w:r>
          </w:p>
        </w:tc>
        <w:tc>
          <w:tcPr>
            <w:tcW w:w="4788" w:type="dxa"/>
          </w:tcPr>
          <w:p w14:paraId="2A52575D" w14:textId="77777777" w:rsidR="00873CCE" w:rsidRPr="00AD2C1D" w:rsidRDefault="00873CCE"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b/>
              </w:rPr>
            </w:pPr>
            <w:r w:rsidRPr="00AD2C1D">
              <w:rPr>
                <w:rFonts w:asciiTheme="minorHAnsi" w:hAnsiTheme="minorHAnsi"/>
                <w:b/>
              </w:rPr>
              <w:t>System Response</w:t>
            </w:r>
          </w:p>
        </w:tc>
      </w:tr>
      <w:tr w:rsidR="00873CCE" w:rsidRPr="00AD2C1D" w14:paraId="79E08218" w14:textId="77777777" w:rsidTr="00E918A4">
        <w:tc>
          <w:tcPr>
            <w:cnfStyle w:val="001000000000" w:firstRow="0" w:lastRow="0" w:firstColumn="1" w:lastColumn="0" w:oddVBand="0" w:evenVBand="0" w:oddHBand="0" w:evenHBand="0" w:firstRowFirstColumn="0" w:firstRowLastColumn="0" w:lastRowFirstColumn="0" w:lastRowLastColumn="0"/>
            <w:tcW w:w="4788" w:type="dxa"/>
            <w:gridSpan w:val="2"/>
          </w:tcPr>
          <w:p w14:paraId="5AAB6A66" w14:textId="1E5753D9" w:rsidR="00873CCE" w:rsidRPr="007A50E9" w:rsidRDefault="00873CCE" w:rsidP="006C0EF4">
            <w:pPr>
              <w:rPr>
                <w:rFonts w:asciiTheme="minorHAnsi" w:hAnsiTheme="minorHAnsi"/>
                <w:b w:val="0"/>
              </w:rPr>
            </w:pPr>
            <w:r>
              <w:rPr>
                <w:rFonts w:asciiTheme="minorHAnsi" w:hAnsiTheme="minorHAnsi"/>
                <w:b w:val="0"/>
              </w:rPr>
              <w:t>1. The physician selects the “Delete Patient” option from the menu.</w:t>
            </w:r>
          </w:p>
        </w:tc>
        <w:tc>
          <w:tcPr>
            <w:tcW w:w="4788" w:type="dxa"/>
          </w:tcPr>
          <w:p w14:paraId="7D1DC376" w14:textId="77777777" w:rsidR="00873CCE" w:rsidRPr="00AD2C1D" w:rsidRDefault="00873CCE"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14:paraId="26E702DC" w14:textId="77777777"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4EBD937" w14:textId="77777777" w:rsidR="00873CCE" w:rsidRDefault="00873CCE" w:rsidP="00E918A4">
            <w:pPr>
              <w:rPr>
                <w:rFonts w:asciiTheme="minorHAnsi" w:hAnsiTheme="minorHAnsi"/>
              </w:rPr>
            </w:pPr>
          </w:p>
        </w:tc>
        <w:tc>
          <w:tcPr>
            <w:tcW w:w="4788" w:type="dxa"/>
          </w:tcPr>
          <w:p w14:paraId="56F8EE9E" w14:textId="70219490" w:rsidR="00873CCE" w:rsidRPr="00AD2C1D" w:rsidRDefault="00873CCE" w:rsidP="006C0EF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2. The system displays a list of the physicians patients.</w:t>
            </w:r>
          </w:p>
        </w:tc>
      </w:tr>
      <w:tr w:rsidR="00873CCE" w:rsidRPr="00AD2C1D" w14:paraId="1B2A5500" w14:textId="77777777" w:rsidTr="00E918A4">
        <w:tc>
          <w:tcPr>
            <w:cnfStyle w:val="001000000000" w:firstRow="0" w:lastRow="0" w:firstColumn="1" w:lastColumn="0" w:oddVBand="0" w:evenVBand="0" w:oddHBand="0" w:evenHBand="0" w:firstRowFirstColumn="0" w:firstRowLastColumn="0" w:lastRowFirstColumn="0" w:lastRowLastColumn="0"/>
            <w:tcW w:w="4788" w:type="dxa"/>
            <w:gridSpan w:val="2"/>
          </w:tcPr>
          <w:p w14:paraId="07657523" w14:textId="588EBA2E" w:rsidR="00873CCE" w:rsidRPr="00DA18AD" w:rsidRDefault="00873CCE" w:rsidP="006C0EF4">
            <w:pPr>
              <w:rPr>
                <w:rFonts w:asciiTheme="minorHAnsi" w:hAnsiTheme="minorHAnsi"/>
                <w:b w:val="0"/>
              </w:rPr>
            </w:pPr>
            <w:r>
              <w:rPr>
                <w:rFonts w:asciiTheme="minorHAnsi" w:hAnsiTheme="minorHAnsi"/>
                <w:b w:val="0"/>
              </w:rPr>
              <w:t>3. The physician selects the patient(s) to delete.</w:t>
            </w:r>
          </w:p>
        </w:tc>
        <w:tc>
          <w:tcPr>
            <w:tcW w:w="4788" w:type="dxa"/>
          </w:tcPr>
          <w:p w14:paraId="5A4B7091" w14:textId="77777777" w:rsidR="00873CCE" w:rsidRDefault="00873CCE"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14:paraId="61E89EC9" w14:textId="77777777"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420BB12C" w14:textId="77777777" w:rsidR="00873CCE" w:rsidRDefault="00873CCE" w:rsidP="00E918A4">
            <w:pPr>
              <w:rPr>
                <w:rFonts w:asciiTheme="minorHAnsi" w:hAnsiTheme="minorHAnsi"/>
                <w:b w:val="0"/>
              </w:rPr>
            </w:pPr>
          </w:p>
        </w:tc>
        <w:tc>
          <w:tcPr>
            <w:tcW w:w="4788" w:type="dxa"/>
          </w:tcPr>
          <w:p w14:paraId="5598CC76" w14:textId="4B589FF5" w:rsidR="00873CCE" w:rsidRDefault="00873CCE" w:rsidP="006C0EF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4. The system displays a model dialog asking the physician to confirm that he or she wishes to delete the patient(s).</w:t>
            </w:r>
          </w:p>
        </w:tc>
      </w:tr>
      <w:tr w:rsidR="00873CCE" w:rsidRPr="00AD2C1D" w14:paraId="39081B1E" w14:textId="77777777" w:rsidTr="00E918A4">
        <w:tc>
          <w:tcPr>
            <w:cnfStyle w:val="001000000000" w:firstRow="0" w:lastRow="0" w:firstColumn="1" w:lastColumn="0" w:oddVBand="0" w:evenVBand="0" w:oddHBand="0" w:evenHBand="0" w:firstRowFirstColumn="0" w:firstRowLastColumn="0" w:lastRowFirstColumn="0" w:lastRowLastColumn="0"/>
            <w:tcW w:w="4788" w:type="dxa"/>
            <w:gridSpan w:val="2"/>
          </w:tcPr>
          <w:p w14:paraId="34206FA5" w14:textId="11AE12CE" w:rsidR="00873CCE" w:rsidRDefault="00873CCE" w:rsidP="006C0EF4">
            <w:pPr>
              <w:rPr>
                <w:rFonts w:asciiTheme="minorHAnsi" w:hAnsiTheme="minorHAnsi"/>
                <w:b w:val="0"/>
              </w:rPr>
            </w:pPr>
            <w:r>
              <w:rPr>
                <w:rFonts w:asciiTheme="minorHAnsi" w:hAnsiTheme="minorHAnsi"/>
                <w:b w:val="0"/>
              </w:rPr>
              <w:t>5. The physician confirms the deletion.</w:t>
            </w:r>
          </w:p>
        </w:tc>
        <w:tc>
          <w:tcPr>
            <w:tcW w:w="4788" w:type="dxa"/>
          </w:tcPr>
          <w:p w14:paraId="5B67D2A0" w14:textId="77777777" w:rsidR="00873CCE" w:rsidRDefault="00873CCE" w:rsidP="00E918A4">
            <w:pPr>
              <w:cnfStyle w:val="000000000000" w:firstRow="0" w:lastRow="0" w:firstColumn="0" w:lastColumn="0" w:oddVBand="0" w:evenVBand="0" w:oddHBand="0" w:evenHBand="0" w:firstRowFirstColumn="0" w:firstRowLastColumn="0" w:lastRowFirstColumn="0" w:lastRowLastColumn="0"/>
              <w:rPr>
                <w:rFonts w:asciiTheme="minorHAnsi" w:hAnsiTheme="minorHAnsi"/>
              </w:rPr>
            </w:pPr>
          </w:p>
        </w:tc>
      </w:tr>
      <w:tr w:rsidR="00873CCE" w:rsidRPr="00AD2C1D" w14:paraId="1AAEA3BF" w14:textId="77777777" w:rsidTr="00E918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gridSpan w:val="2"/>
          </w:tcPr>
          <w:p w14:paraId="3A6E10BB" w14:textId="77777777" w:rsidR="00873CCE" w:rsidRDefault="00873CCE" w:rsidP="00873CCE">
            <w:pPr>
              <w:rPr>
                <w:rFonts w:asciiTheme="minorHAnsi" w:hAnsiTheme="minorHAnsi"/>
                <w:b w:val="0"/>
              </w:rPr>
            </w:pPr>
          </w:p>
        </w:tc>
        <w:tc>
          <w:tcPr>
            <w:tcW w:w="4788" w:type="dxa"/>
          </w:tcPr>
          <w:p w14:paraId="2B84A4AF" w14:textId="38CC8584" w:rsidR="00873CCE" w:rsidRDefault="00873CCE" w:rsidP="00E918A4">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Pr>
                <w:rFonts w:asciiTheme="minorHAnsi" w:hAnsiTheme="minorHAnsi"/>
              </w:rPr>
              <w:t>6. The system removes the patient(s) from the system.</w:t>
            </w:r>
          </w:p>
        </w:tc>
      </w:tr>
    </w:tbl>
    <w:p w14:paraId="2D8A2D71" w14:textId="4BC08B98" w:rsidR="002729C6" w:rsidRDefault="002729C6">
      <w:pPr>
        <w:rPr>
          <w:rFonts w:asciiTheme="majorHAnsi" w:eastAsiaTheme="majorEastAsia" w:hAnsiTheme="majorHAnsi" w:cstheme="majorBidi"/>
          <w:b/>
          <w:bCs/>
          <w:color w:val="365F91" w:themeColor="accent1" w:themeShade="BF"/>
          <w:sz w:val="32"/>
          <w:szCs w:val="28"/>
        </w:rPr>
      </w:pPr>
    </w:p>
    <w:p w14:paraId="28FE1B39" w14:textId="77777777" w:rsidR="002729C6" w:rsidRDefault="002729C6" w:rsidP="002729C6">
      <w:pPr>
        <w:pStyle w:val="Heading1"/>
        <w:numPr>
          <w:ilvl w:val="0"/>
          <w:numId w:val="0"/>
        </w:numPr>
        <w:ind w:left="432" w:hanging="432"/>
      </w:pPr>
      <w:bookmarkStart w:id="338" w:name="_Toc435047020"/>
      <w:r>
        <w:t>Appendix B: Traceability Matrix</w:t>
      </w:r>
      <w:bookmarkEnd w:id="338"/>
    </w:p>
    <w:p w14:paraId="37672503" w14:textId="77777777" w:rsidR="002729C6" w:rsidRPr="00E33B6A" w:rsidRDefault="002729C6" w:rsidP="00E33B6A">
      <w:r>
        <w:t>TBD</w:t>
      </w:r>
    </w:p>
    <w:p w14:paraId="0B03ACA0" w14:textId="77777777" w:rsidR="002729C6" w:rsidRPr="001B55DA" w:rsidRDefault="002729C6" w:rsidP="007A50E9"/>
    <w:sectPr w:rsidR="002729C6" w:rsidRPr="001B55DA" w:rsidSect="001C7416">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8" w:author="Glen" w:date="2015-11-06T22:26:00Z" w:initials="GR">
    <w:p w14:paraId="2760F57E" w14:textId="711F01E0" w:rsidR="00E918A4" w:rsidRDefault="00E918A4">
      <w:pPr>
        <w:pStyle w:val="CommentText"/>
      </w:pPr>
      <w:r>
        <w:rPr>
          <w:rStyle w:val="CommentReference"/>
        </w:rPr>
        <w:annotationRef/>
      </w:r>
      <w:r>
        <w:t>Are we going to test against each of these browsers?</w:t>
      </w:r>
    </w:p>
  </w:comment>
  <w:comment w:id="83" w:author="Glen" w:date="2015-11-06T22:14:00Z" w:initials="GR">
    <w:p w14:paraId="2D0F7A8B" w14:textId="0285747B" w:rsidR="00E918A4" w:rsidRDefault="00E918A4">
      <w:pPr>
        <w:pStyle w:val="CommentText"/>
      </w:pPr>
      <w:r>
        <w:rPr>
          <w:rStyle w:val="CommentReference"/>
        </w:rPr>
        <w:annotationRef/>
      </w:r>
      <w:r>
        <w:rPr>
          <w:rStyle w:val="CommentReference"/>
        </w:rPr>
        <w:t>Do we have any graphical chart requirements?</w:t>
      </w:r>
    </w:p>
  </w:comment>
  <w:comment w:id="98" w:author="Glen" w:date="2015-11-06T22:14:00Z" w:initials="GR">
    <w:p w14:paraId="464F43DC" w14:textId="47630762" w:rsidR="00E918A4" w:rsidRDefault="00E918A4">
      <w:pPr>
        <w:pStyle w:val="CommentText"/>
      </w:pPr>
      <w:r>
        <w:rPr>
          <w:rStyle w:val="CommentReference"/>
        </w:rPr>
        <w:annotationRef/>
      </w:r>
      <w:r>
        <w:t>Glen to do: need to add use case for (1)updating physician account information, (2)viewing patient data, (3)exporting patient data, (4)adding a patient.</w:t>
      </w:r>
    </w:p>
  </w:comment>
  <w:comment w:id="116" w:author="Glen" w:date="2015-11-06T22:18:00Z" w:initials="GR">
    <w:p w14:paraId="6F9D4974" w14:textId="66E6B202" w:rsidR="00E918A4" w:rsidRDefault="00E918A4">
      <w:pPr>
        <w:pStyle w:val="CommentText"/>
      </w:pPr>
      <w:r>
        <w:rPr>
          <w:rStyle w:val="CommentReference"/>
        </w:rPr>
        <w:annotationRef/>
      </w:r>
      <w:r>
        <w:t>This may be a risk (if there is no library to do this already).  What kind of graph are we exporting?  An interactive graph or just a jpeg image?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760F57E" w15:done="0"/>
  <w15:commentEx w15:paraId="2D0F7A8B" w15:done="0"/>
  <w15:commentEx w15:paraId="464F43DC" w15:done="0"/>
  <w15:commentEx w15:paraId="6F9D497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0095C5" w14:textId="77777777" w:rsidR="001A31B7" w:rsidRDefault="001A31B7" w:rsidP="0095396F">
      <w:pPr>
        <w:spacing w:after="0" w:line="240" w:lineRule="auto"/>
      </w:pPr>
      <w:r>
        <w:separator/>
      </w:r>
    </w:p>
  </w:endnote>
  <w:endnote w:type="continuationSeparator" w:id="0">
    <w:p w14:paraId="568F61C3" w14:textId="77777777" w:rsidR="001A31B7" w:rsidRDefault="001A31B7" w:rsidP="00953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27FC02" w14:textId="77777777" w:rsidR="00E918A4" w:rsidRDefault="001A31B7" w:rsidP="00456C08">
    <w:pPr>
      <w:tabs>
        <w:tab w:val="left" w:pos="720"/>
        <w:tab w:val="left" w:pos="1440"/>
        <w:tab w:val="left" w:pos="2160"/>
        <w:tab w:val="left" w:pos="2880"/>
        <w:tab w:val="left" w:pos="3600"/>
      </w:tabs>
      <w:jc w:val="both"/>
      <w:rPr>
        <w:snapToGrid w:val="0"/>
      </w:rPr>
    </w:pPr>
    <w:r>
      <w:rPr>
        <w:noProof/>
      </w:rPr>
      <w:pict w14:anchorId="6EFEDE17">
        <v:line id="_x0000_s2051"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"/>
      </w:pict>
    </w:r>
  </w:p>
  <w:p w14:paraId="20FB9413" w14:textId="433C48F5" w:rsidR="00E918A4" w:rsidRDefault="00E918A4"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ins w:id="15" w:author="Jimmy Duggan" w:date="2015-11-11T23:14:00Z">
      <w:r w:rsidR="00FA47E2">
        <w:rPr>
          <w:noProof/>
          <w:snapToGrid w:val="0"/>
          <w:sz w:val="16"/>
        </w:rPr>
        <w:t>11/11/2015</w:t>
      </w:r>
    </w:ins>
    <w:del w:id="16" w:author="Jimmy Duggan" w:date="2015-11-11T22:27:00Z">
      <w:r w:rsidDel="00E918A4">
        <w:rPr>
          <w:noProof/>
          <w:snapToGrid w:val="0"/>
          <w:sz w:val="16"/>
        </w:rPr>
        <w:delText>11/8/2015</w:delText>
      </w:r>
    </w:del>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ins w:id="17" w:author="Jimmy Duggan" w:date="2015-11-11T23:14:00Z">
      <w:r w:rsidR="00FA47E2">
        <w:rPr>
          <w:noProof/>
          <w:snapToGrid w:val="0"/>
          <w:sz w:val="16"/>
        </w:rPr>
        <w:t>11:14:12 PM</w:t>
      </w:r>
    </w:ins>
    <w:del w:id="18" w:author="Jimmy Duggan" w:date="2015-11-11T22:27:00Z">
      <w:r w:rsidDel="00E918A4">
        <w:rPr>
          <w:noProof/>
          <w:snapToGrid w:val="0"/>
          <w:sz w:val="16"/>
        </w:rPr>
        <w:delText>6:48:21 PM</w:delText>
      </w:r>
    </w:del>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FA47E2">
      <w:rPr>
        <w:rStyle w:val="PageNumber"/>
        <w:noProof/>
      </w:rPr>
      <w:t>8</w:t>
    </w:r>
    <w:r w:rsidRPr="0095396F">
      <w:rPr>
        <w:rStyle w:val="PageNumber"/>
        <w:noProof/>
      </w:rPr>
      <w:fldChar w:fldCharType="end"/>
    </w:r>
    <w:r>
      <w:rPr>
        <w:rStyle w:val="PageNumber"/>
      </w:rPr>
      <w:t xml:space="preserve"> </w:t>
    </w:r>
  </w:p>
  <w:p w14:paraId="6E6C567B" w14:textId="77777777" w:rsidR="00E918A4" w:rsidRDefault="00E918A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D1CF86" w14:textId="77777777" w:rsidR="00E918A4" w:rsidRDefault="001A31B7" w:rsidP="00456C08">
    <w:pPr>
      <w:tabs>
        <w:tab w:val="left" w:pos="720"/>
        <w:tab w:val="left" w:pos="1440"/>
        <w:tab w:val="left" w:pos="2160"/>
        <w:tab w:val="left" w:pos="2880"/>
        <w:tab w:val="left" w:pos="3600"/>
      </w:tabs>
      <w:jc w:val="both"/>
      <w:rPr>
        <w:snapToGrid w:val="0"/>
      </w:rPr>
    </w:pPr>
    <w:r>
      <w:rPr>
        <w:noProof/>
      </w:rPr>
      <w:pict w14:anchorId="522F8186">
        <v:line id="Line 8" o:spid="_x0000_s2049"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8.25pt" to="471.75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"/>
      </w:pict>
    </w:r>
  </w:p>
  <w:p w14:paraId="13131DC7" w14:textId="3CDA884C" w:rsidR="00E918A4" w:rsidRDefault="00E918A4" w:rsidP="00456C08">
    <w:pPr>
      <w:tabs>
        <w:tab w:val="left" w:pos="0"/>
        <w:tab w:val="left" w:pos="1440"/>
        <w:tab w:val="left" w:pos="2160"/>
        <w:tab w:val="left" w:pos="2880"/>
        <w:tab w:val="left" w:pos="3600"/>
        <w:tab w:val="left" w:pos="8520"/>
      </w:tabs>
      <w:ind w:left="3600" w:hanging="3600"/>
    </w:pPr>
    <w:r>
      <w:rPr>
        <w:snapToGrid w:val="0"/>
      </w:rPr>
      <w:t xml:space="preserve"> </w:t>
    </w:r>
    <w:r>
      <w:rPr>
        <w:snapToGrid w:val="0"/>
        <w:sz w:val="16"/>
      </w:rPr>
      <w:fldChar w:fldCharType="begin"/>
    </w:r>
    <w:r>
      <w:rPr>
        <w:snapToGrid w:val="0"/>
        <w:sz w:val="16"/>
      </w:rPr>
      <w:instrText xml:space="preserve"> DATE \@ "M/d/yyyy" </w:instrText>
    </w:r>
    <w:r>
      <w:rPr>
        <w:snapToGrid w:val="0"/>
        <w:sz w:val="16"/>
      </w:rPr>
      <w:fldChar w:fldCharType="separate"/>
    </w:r>
    <w:ins w:id="19" w:author="Jimmy Duggan" w:date="2015-11-11T23:14:00Z">
      <w:r w:rsidR="00FA47E2">
        <w:rPr>
          <w:noProof/>
          <w:snapToGrid w:val="0"/>
          <w:sz w:val="16"/>
        </w:rPr>
        <w:t>11/11/2015</w:t>
      </w:r>
    </w:ins>
    <w:del w:id="20" w:author="Jimmy Duggan" w:date="2015-11-11T22:27:00Z">
      <w:r w:rsidDel="00E918A4">
        <w:rPr>
          <w:noProof/>
          <w:snapToGrid w:val="0"/>
          <w:sz w:val="16"/>
        </w:rPr>
        <w:delText>11/8/2015</w:delText>
      </w:r>
    </w:del>
    <w:r>
      <w:rPr>
        <w:snapToGrid w:val="0"/>
        <w:sz w:val="16"/>
      </w:rPr>
      <w:fldChar w:fldCharType="end"/>
    </w:r>
    <w:r>
      <w:rPr>
        <w:snapToGrid w:val="0"/>
        <w:sz w:val="16"/>
      </w:rPr>
      <w:tab/>
    </w:r>
    <w:r>
      <w:rPr>
        <w:snapToGrid w:val="0"/>
        <w:sz w:val="16"/>
      </w:rPr>
      <w:fldChar w:fldCharType="begin"/>
    </w:r>
    <w:r>
      <w:rPr>
        <w:snapToGrid w:val="0"/>
        <w:sz w:val="16"/>
      </w:rPr>
      <w:instrText xml:space="preserve"> TIME \@ "h:mm:ss am/pm" </w:instrText>
    </w:r>
    <w:r>
      <w:rPr>
        <w:snapToGrid w:val="0"/>
        <w:sz w:val="16"/>
      </w:rPr>
      <w:fldChar w:fldCharType="separate"/>
    </w:r>
    <w:ins w:id="21" w:author="Jimmy Duggan" w:date="2015-11-11T23:14:00Z">
      <w:r w:rsidR="00FA47E2">
        <w:rPr>
          <w:noProof/>
          <w:snapToGrid w:val="0"/>
          <w:sz w:val="16"/>
        </w:rPr>
        <w:t>11:14:12 PM</w:t>
      </w:r>
    </w:ins>
    <w:del w:id="22" w:author="Jimmy Duggan" w:date="2015-11-11T22:27:00Z">
      <w:r w:rsidDel="00E918A4">
        <w:rPr>
          <w:noProof/>
          <w:snapToGrid w:val="0"/>
          <w:sz w:val="16"/>
        </w:rPr>
        <w:delText>6:48:21 PM</w:delText>
      </w:r>
    </w:del>
    <w:r>
      <w:rPr>
        <w:snapToGrid w:val="0"/>
        <w:sz w:val="16"/>
      </w:rPr>
      <w:fldChar w:fldCharType="end"/>
    </w:r>
    <w:r>
      <w:rPr>
        <w:snapToGrid w:val="0"/>
        <w:sz w:val="16"/>
      </w:rPr>
      <w:t xml:space="preserve">            </w:t>
    </w:r>
    <w:r>
      <w:rPr>
        <w:rStyle w:val="PageNumber"/>
        <w:sz w:val="16"/>
      </w:rPr>
      <w:tab/>
    </w:r>
    <w:r>
      <w:rPr>
        <w:rStyle w:val="PageNumber"/>
        <w:sz w:val="16"/>
      </w:rPr>
      <w:tab/>
    </w:r>
    <w:r>
      <w:rPr>
        <w:rStyle w:val="PageNumber"/>
        <w:sz w:val="16"/>
      </w:rPr>
      <w:tab/>
    </w:r>
    <w:r w:rsidRPr="0095396F">
      <w:rPr>
        <w:rStyle w:val="PageNumber"/>
      </w:rPr>
      <w:fldChar w:fldCharType="begin"/>
    </w:r>
    <w:r w:rsidRPr="0095396F">
      <w:rPr>
        <w:rStyle w:val="PageNumber"/>
      </w:rPr>
      <w:instrText xml:space="preserve"> PAGE   \* MERGEFORMAT </w:instrText>
    </w:r>
    <w:r w:rsidRPr="0095396F">
      <w:rPr>
        <w:rStyle w:val="PageNumber"/>
      </w:rPr>
      <w:fldChar w:fldCharType="separate"/>
    </w:r>
    <w:r w:rsidR="00FA47E2">
      <w:rPr>
        <w:rStyle w:val="PageNumber"/>
        <w:noProof/>
      </w:rPr>
      <w:t>1</w:t>
    </w:r>
    <w:r w:rsidRPr="0095396F">
      <w:rPr>
        <w:rStyle w:val="PageNumber"/>
        <w:noProof/>
      </w:rPr>
      <w:fldChar w:fldCharType="end"/>
    </w:r>
    <w:r>
      <w:rPr>
        <w:rStyle w:val="PageNumber"/>
      </w:rPr>
      <w:t xml:space="preserve"> </w:t>
    </w:r>
  </w:p>
  <w:p w14:paraId="5F6A1A75" w14:textId="77777777" w:rsidR="00E918A4" w:rsidRDefault="00E918A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A130EF" w14:textId="77777777" w:rsidR="001A31B7" w:rsidRDefault="001A31B7" w:rsidP="0095396F">
      <w:pPr>
        <w:spacing w:after="0" w:line="240" w:lineRule="auto"/>
      </w:pPr>
      <w:r>
        <w:separator/>
      </w:r>
    </w:p>
  </w:footnote>
  <w:footnote w:type="continuationSeparator" w:id="0">
    <w:p w14:paraId="0FA84727" w14:textId="77777777" w:rsidR="001A31B7" w:rsidRDefault="001A31B7" w:rsidP="00953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CD919B" w14:textId="77777777" w:rsidR="00E918A4" w:rsidRDefault="001A31B7" w:rsidP="008B1AA9">
    <w:pPr>
      <w:pStyle w:val="Header"/>
    </w:pPr>
    <w:r>
      <w:rPr>
        <w:rFonts w:ascii="Arial" w:hAnsi="Arial" w:cs="Arial"/>
        <w:b/>
        <w:noProof/>
      </w:rPr>
      <w:pict w14:anchorId="79A94D13">
        <v:line id="_x0000_s2052"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VLbEgIAACg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"/>
      </w:pict>
    </w:r>
    <w:r w:rsidR="00E918A4">
      <w:t>Software Requirements Specification</w:t>
    </w:r>
  </w:p>
  <w:p w14:paraId="09579EAF" w14:textId="77777777" w:rsidR="00E918A4" w:rsidRDefault="00E918A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00FC28" w14:textId="77777777" w:rsidR="00E918A4" w:rsidRDefault="001A31B7" w:rsidP="008B1AA9">
    <w:pPr>
      <w:pStyle w:val="Header"/>
    </w:pPr>
    <w:r>
      <w:rPr>
        <w:rFonts w:ascii="Arial" w:hAnsi="Arial" w:cs="Arial"/>
        <w:b/>
        <w:noProof/>
      </w:rPr>
      <w:pict w14:anchorId="429B12DD">
        <v:line id="Line 7" o:spid="_x0000_s2050"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4.25pt" to="479.2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tnLEwIAACk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"/>
      </w:pict>
    </w:r>
    <w:r w:rsidR="00E918A4">
      <w:t>Software Requirements Specification</w:t>
    </w:r>
  </w:p>
  <w:p w14:paraId="35D68DF5" w14:textId="77777777" w:rsidR="00E918A4" w:rsidRDefault="00E918A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8C6307"/>
    <w:multiLevelType w:val="hybridMultilevel"/>
    <w:tmpl w:val="802EED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6447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E266D7A"/>
    <w:multiLevelType w:val="hybridMultilevel"/>
    <w:tmpl w:val="9080EF22"/>
    <w:lvl w:ilvl="0" w:tplc="088E69F6">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ACF2CD6"/>
    <w:multiLevelType w:val="hybridMultilevel"/>
    <w:tmpl w:val="AB6CCE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nsid w:val="1CA107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D98127F"/>
    <w:multiLevelType w:val="hybridMultilevel"/>
    <w:tmpl w:val="A5985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26F409C"/>
    <w:multiLevelType w:val="hybridMultilevel"/>
    <w:tmpl w:val="D96CB168"/>
    <w:lvl w:ilvl="0" w:tplc="93C6B892">
      <w:start w:val="1"/>
      <w:numFmt w:val="bullet"/>
      <w:lvlText w:val="•"/>
      <w:lvlJc w:val="left"/>
      <w:pPr>
        <w:tabs>
          <w:tab w:val="num" w:pos="720"/>
        </w:tabs>
        <w:ind w:left="720" w:hanging="360"/>
      </w:pPr>
      <w:rPr>
        <w:rFonts w:ascii="Arial" w:hAnsi="Arial" w:hint="default"/>
      </w:rPr>
    </w:lvl>
    <w:lvl w:ilvl="1" w:tplc="4AFE7F8E" w:tentative="1">
      <w:start w:val="1"/>
      <w:numFmt w:val="bullet"/>
      <w:lvlText w:val="•"/>
      <w:lvlJc w:val="left"/>
      <w:pPr>
        <w:tabs>
          <w:tab w:val="num" w:pos="1440"/>
        </w:tabs>
        <w:ind w:left="1440" w:hanging="360"/>
      </w:pPr>
      <w:rPr>
        <w:rFonts w:ascii="Arial" w:hAnsi="Arial" w:hint="default"/>
      </w:rPr>
    </w:lvl>
    <w:lvl w:ilvl="2" w:tplc="E3CA469C" w:tentative="1">
      <w:start w:val="1"/>
      <w:numFmt w:val="bullet"/>
      <w:lvlText w:val="•"/>
      <w:lvlJc w:val="left"/>
      <w:pPr>
        <w:tabs>
          <w:tab w:val="num" w:pos="2160"/>
        </w:tabs>
        <w:ind w:left="2160" w:hanging="360"/>
      </w:pPr>
      <w:rPr>
        <w:rFonts w:ascii="Arial" w:hAnsi="Arial" w:hint="default"/>
      </w:rPr>
    </w:lvl>
    <w:lvl w:ilvl="3" w:tplc="36608BBE" w:tentative="1">
      <w:start w:val="1"/>
      <w:numFmt w:val="bullet"/>
      <w:lvlText w:val="•"/>
      <w:lvlJc w:val="left"/>
      <w:pPr>
        <w:tabs>
          <w:tab w:val="num" w:pos="2880"/>
        </w:tabs>
        <w:ind w:left="2880" w:hanging="360"/>
      </w:pPr>
      <w:rPr>
        <w:rFonts w:ascii="Arial" w:hAnsi="Arial" w:hint="default"/>
      </w:rPr>
    </w:lvl>
    <w:lvl w:ilvl="4" w:tplc="96966EF0" w:tentative="1">
      <w:start w:val="1"/>
      <w:numFmt w:val="bullet"/>
      <w:lvlText w:val="•"/>
      <w:lvlJc w:val="left"/>
      <w:pPr>
        <w:tabs>
          <w:tab w:val="num" w:pos="3600"/>
        </w:tabs>
        <w:ind w:left="3600" w:hanging="360"/>
      </w:pPr>
      <w:rPr>
        <w:rFonts w:ascii="Arial" w:hAnsi="Arial" w:hint="default"/>
      </w:rPr>
    </w:lvl>
    <w:lvl w:ilvl="5" w:tplc="53C6370A" w:tentative="1">
      <w:start w:val="1"/>
      <w:numFmt w:val="bullet"/>
      <w:lvlText w:val="•"/>
      <w:lvlJc w:val="left"/>
      <w:pPr>
        <w:tabs>
          <w:tab w:val="num" w:pos="4320"/>
        </w:tabs>
        <w:ind w:left="4320" w:hanging="360"/>
      </w:pPr>
      <w:rPr>
        <w:rFonts w:ascii="Arial" w:hAnsi="Arial" w:hint="default"/>
      </w:rPr>
    </w:lvl>
    <w:lvl w:ilvl="6" w:tplc="DAFEE3D4" w:tentative="1">
      <w:start w:val="1"/>
      <w:numFmt w:val="bullet"/>
      <w:lvlText w:val="•"/>
      <w:lvlJc w:val="left"/>
      <w:pPr>
        <w:tabs>
          <w:tab w:val="num" w:pos="5040"/>
        </w:tabs>
        <w:ind w:left="5040" w:hanging="360"/>
      </w:pPr>
      <w:rPr>
        <w:rFonts w:ascii="Arial" w:hAnsi="Arial" w:hint="default"/>
      </w:rPr>
    </w:lvl>
    <w:lvl w:ilvl="7" w:tplc="E8048A52" w:tentative="1">
      <w:start w:val="1"/>
      <w:numFmt w:val="bullet"/>
      <w:lvlText w:val="•"/>
      <w:lvlJc w:val="left"/>
      <w:pPr>
        <w:tabs>
          <w:tab w:val="num" w:pos="5760"/>
        </w:tabs>
        <w:ind w:left="5760" w:hanging="360"/>
      </w:pPr>
      <w:rPr>
        <w:rFonts w:ascii="Arial" w:hAnsi="Arial" w:hint="default"/>
      </w:rPr>
    </w:lvl>
    <w:lvl w:ilvl="8" w:tplc="F15E48CC" w:tentative="1">
      <w:start w:val="1"/>
      <w:numFmt w:val="bullet"/>
      <w:lvlText w:val="•"/>
      <w:lvlJc w:val="left"/>
      <w:pPr>
        <w:tabs>
          <w:tab w:val="num" w:pos="6480"/>
        </w:tabs>
        <w:ind w:left="6480" w:hanging="360"/>
      </w:pPr>
      <w:rPr>
        <w:rFonts w:ascii="Arial" w:hAnsi="Arial" w:hint="default"/>
      </w:rPr>
    </w:lvl>
  </w:abstractNum>
  <w:abstractNum w:abstractNumId="7">
    <w:nsid w:val="237B66C0"/>
    <w:multiLevelType w:val="hybridMultilevel"/>
    <w:tmpl w:val="5118759C"/>
    <w:lvl w:ilvl="0" w:tplc="71D6B69C">
      <w:start w:val="1"/>
      <w:numFmt w:val="bullet"/>
      <w:lvlText w:val="•"/>
      <w:lvlJc w:val="left"/>
      <w:pPr>
        <w:tabs>
          <w:tab w:val="num" w:pos="720"/>
        </w:tabs>
        <w:ind w:left="720" w:hanging="360"/>
      </w:pPr>
      <w:rPr>
        <w:rFonts w:ascii="Arial" w:hAnsi="Arial" w:hint="default"/>
      </w:rPr>
    </w:lvl>
    <w:lvl w:ilvl="1" w:tplc="0C321CFE" w:tentative="1">
      <w:start w:val="1"/>
      <w:numFmt w:val="bullet"/>
      <w:lvlText w:val="•"/>
      <w:lvlJc w:val="left"/>
      <w:pPr>
        <w:tabs>
          <w:tab w:val="num" w:pos="1440"/>
        </w:tabs>
        <w:ind w:left="1440" w:hanging="360"/>
      </w:pPr>
      <w:rPr>
        <w:rFonts w:ascii="Arial" w:hAnsi="Arial" w:hint="default"/>
      </w:rPr>
    </w:lvl>
    <w:lvl w:ilvl="2" w:tplc="80DE48A6" w:tentative="1">
      <w:start w:val="1"/>
      <w:numFmt w:val="bullet"/>
      <w:lvlText w:val="•"/>
      <w:lvlJc w:val="left"/>
      <w:pPr>
        <w:tabs>
          <w:tab w:val="num" w:pos="2160"/>
        </w:tabs>
        <w:ind w:left="2160" w:hanging="360"/>
      </w:pPr>
      <w:rPr>
        <w:rFonts w:ascii="Arial" w:hAnsi="Arial" w:hint="default"/>
      </w:rPr>
    </w:lvl>
    <w:lvl w:ilvl="3" w:tplc="6F708A36" w:tentative="1">
      <w:start w:val="1"/>
      <w:numFmt w:val="bullet"/>
      <w:lvlText w:val="•"/>
      <w:lvlJc w:val="left"/>
      <w:pPr>
        <w:tabs>
          <w:tab w:val="num" w:pos="2880"/>
        </w:tabs>
        <w:ind w:left="2880" w:hanging="360"/>
      </w:pPr>
      <w:rPr>
        <w:rFonts w:ascii="Arial" w:hAnsi="Arial" w:hint="default"/>
      </w:rPr>
    </w:lvl>
    <w:lvl w:ilvl="4" w:tplc="CF6027DE" w:tentative="1">
      <w:start w:val="1"/>
      <w:numFmt w:val="bullet"/>
      <w:lvlText w:val="•"/>
      <w:lvlJc w:val="left"/>
      <w:pPr>
        <w:tabs>
          <w:tab w:val="num" w:pos="3600"/>
        </w:tabs>
        <w:ind w:left="3600" w:hanging="360"/>
      </w:pPr>
      <w:rPr>
        <w:rFonts w:ascii="Arial" w:hAnsi="Arial" w:hint="default"/>
      </w:rPr>
    </w:lvl>
    <w:lvl w:ilvl="5" w:tplc="C8F61E56" w:tentative="1">
      <w:start w:val="1"/>
      <w:numFmt w:val="bullet"/>
      <w:lvlText w:val="•"/>
      <w:lvlJc w:val="left"/>
      <w:pPr>
        <w:tabs>
          <w:tab w:val="num" w:pos="4320"/>
        </w:tabs>
        <w:ind w:left="4320" w:hanging="360"/>
      </w:pPr>
      <w:rPr>
        <w:rFonts w:ascii="Arial" w:hAnsi="Arial" w:hint="default"/>
      </w:rPr>
    </w:lvl>
    <w:lvl w:ilvl="6" w:tplc="52086568" w:tentative="1">
      <w:start w:val="1"/>
      <w:numFmt w:val="bullet"/>
      <w:lvlText w:val="•"/>
      <w:lvlJc w:val="left"/>
      <w:pPr>
        <w:tabs>
          <w:tab w:val="num" w:pos="5040"/>
        </w:tabs>
        <w:ind w:left="5040" w:hanging="360"/>
      </w:pPr>
      <w:rPr>
        <w:rFonts w:ascii="Arial" w:hAnsi="Arial" w:hint="default"/>
      </w:rPr>
    </w:lvl>
    <w:lvl w:ilvl="7" w:tplc="CD04BEA4" w:tentative="1">
      <w:start w:val="1"/>
      <w:numFmt w:val="bullet"/>
      <w:lvlText w:val="•"/>
      <w:lvlJc w:val="left"/>
      <w:pPr>
        <w:tabs>
          <w:tab w:val="num" w:pos="5760"/>
        </w:tabs>
        <w:ind w:left="5760" w:hanging="360"/>
      </w:pPr>
      <w:rPr>
        <w:rFonts w:ascii="Arial" w:hAnsi="Arial" w:hint="default"/>
      </w:rPr>
    </w:lvl>
    <w:lvl w:ilvl="8" w:tplc="4FFABAA2" w:tentative="1">
      <w:start w:val="1"/>
      <w:numFmt w:val="bullet"/>
      <w:lvlText w:val="•"/>
      <w:lvlJc w:val="left"/>
      <w:pPr>
        <w:tabs>
          <w:tab w:val="num" w:pos="6480"/>
        </w:tabs>
        <w:ind w:left="6480" w:hanging="360"/>
      </w:pPr>
      <w:rPr>
        <w:rFonts w:ascii="Arial" w:hAnsi="Arial" w:hint="default"/>
      </w:rPr>
    </w:lvl>
  </w:abstractNum>
  <w:abstractNum w:abstractNumId="8">
    <w:nsid w:val="242E376E"/>
    <w:multiLevelType w:val="hybridMultilevel"/>
    <w:tmpl w:val="6B2E42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8367F4"/>
    <w:multiLevelType w:val="hybridMultilevel"/>
    <w:tmpl w:val="3C145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F57C2F"/>
    <w:multiLevelType w:val="hybridMultilevel"/>
    <w:tmpl w:val="E90A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16200C"/>
    <w:multiLevelType w:val="hybridMultilevel"/>
    <w:tmpl w:val="293EAD5A"/>
    <w:lvl w:ilvl="0" w:tplc="D360B42A">
      <w:start w:val="1"/>
      <w:numFmt w:val="bullet"/>
      <w:lvlText w:val="•"/>
      <w:lvlJc w:val="left"/>
      <w:pPr>
        <w:tabs>
          <w:tab w:val="num" w:pos="720"/>
        </w:tabs>
        <w:ind w:left="720" w:hanging="360"/>
      </w:pPr>
      <w:rPr>
        <w:rFonts w:ascii="Arial" w:hAnsi="Arial" w:hint="default"/>
      </w:rPr>
    </w:lvl>
    <w:lvl w:ilvl="1" w:tplc="5310FDCC" w:tentative="1">
      <w:start w:val="1"/>
      <w:numFmt w:val="bullet"/>
      <w:lvlText w:val="•"/>
      <w:lvlJc w:val="left"/>
      <w:pPr>
        <w:tabs>
          <w:tab w:val="num" w:pos="1440"/>
        </w:tabs>
        <w:ind w:left="1440" w:hanging="360"/>
      </w:pPr>
      <w:rPr>
        <w:rFonts w:ascii="Arial" w:hAnsi="Arial" w:hint="default"/>
      </w:rPr>
    </w:lvl>
    <w:lvl w:ilvl="2" w:tplc="2CE0E090" w:tentative="1">
      <w:start w:val="1"/>
      <w:numFmt w:val="bullet"/>
      <w:lvlText w:val="•"/>
      <w:lvlJc w:val="left"/>
      <w:pPr>
        <w:tabs>
          <w:tab w:val="num" w:pos="2160"/>
        </w:tabs>
        <w:ind w:left="2160" w:hanging="360"/>
      </w:pPr>
      <w:rPr>
        <w:rFonts w:ascii="Arial" w:hAnsi="Arial" w:hint="default"/>
      </w:rPr>
    </w:lvl>
    <w:lvl w:ilvl="3" w:tplc="AB36ACC4" w:tentative="1">
      <w:start w:val="1"/>
      <w:numFmt w:val="bullet"/>
      <w:lvlText w:val="•"/>
      <w:lvlJc w:val="left"/>
      <w:pPr>
        <w:tabs>
          <w:tab w:val="num" w:pos="2880"/>
        </w:tabs>
        <w:ind w:left="2880" w:hanging="360"/>
      </w:pPr>
      <w:rPr>
        <w:rFonts w:ascii="Arial" w:hAnsi="Arial" w:hint="default"/>
      </w:rPr>
    </w:lvl>
    <w:lvl w:ilvl="4" w:tplc="6100A1EE" w:tentative="1">
      <w:start w:val="1"/>
      <w:numFmt w:val="bullet"/>
      <w:lvlText w:val="•"/>
      <w:lvlJc w:val="left"/>
      <w:pPr>
        <w:tabs>
          <w:tab w:val="num" w:pos="3600"/>
        </w:tabs>
        <w:ind w:left="3600" w:hanging="360"/>
      </w:pPr>
      <w:rPr>
        <w:rFonts w:ascii="Arial" w:hAnsi="Arial" w:hint="default"/>
      </w:rPr>
    </w:lvl>
    <w:lvl w:ilvl="5" w:tplc="9B685C86" w:tentative="1">
      <w:start w:val="1"/>
      <w:numFmt w:val="bullet"/>
      <w:lvlText w:val="•"/>
      <w:lvlJc w:val="left"/>
      <w:pPr>
        <w:tabs>
          <w:tab w:val="num" w:pos="4320"/>
        </w:tabs>
        <w:ind w:left="4320" w:hanging="360"/>
      </w:pPr>
      <w:rPr>
        <w:rFonts w:ascii="Arial" w:hAnsi="Arial" w:hint="default"/>
      </w:rPr>
    </w:lvl>
    <w:lvl w:ilvl="6" w:tplc="05F87F5A" w:tentative="1">
      <w:start w:val="1"/>
      <w:numFmt w:val="bullet"/>
      <w:lvlText w:val="•"/>
      <w:lvlJc w:val="left"/>
      <w:pPr>
        <w:tabs>
          <w:tab w:val="num" w:pos="5040"/>
        </w:tabs>
        <w:ind w:left="5040" w:hanging="360"/>
      </w:pPr>
      <w:rPr>
        <w:rFonts w:ascii="Arial" w:hAnsi="Arial" w:hint="default"/>
      </w:rPr>
    </w:lvl>
    <w:lvl w:ilvl="7" w:tplc="127EACA2" w:tentative="1">
      <w:start w:val="1"/>
      <w:numFmt w:val="bullet"/>
      <w:lvlText w:val="•"/>
      <w:lvlJc w:val="left"/>
      <w:pPr>
        <w:tabs>
          <w:tab w:val="num" w:pos="5760"/>
        </w:tabs>
        <w:ind w:left="5760" w:hanging="360"/>
      </w:pPr>
      <w:rPr>
        <w:rFonts w:ascii="Arial" w:hAnsi="Arial" w:hint="default"/>
      </w:rPr>
    </w:lvl>
    <w:lvl w:ilvl="8" w:tplc="72025204" w:tentative="1">
      <w:start w:val="1"/>
      <w:numFmt w:val="bullet"/>
      <w:lvlText w:val="•"/>
      <w:lvlJc w:val="left"/>
      <w:pPr>
        <w:tabs>
          <w:tab w:val="num" w:pos="6480"/>
        </w:tabs>
        <w:ind w:left="6480" w:hanging="360"/>
      </w:pPr>
      <w:rPr>
        <w:rFonts w:ascii="Arial" w:hAnsi="Arial" w:hint="default"/>
      </w:rPr>
    </w:lvl>
  </w:abstractNum>
  <w:abstractNum w:abstractNumId="12">
    <w:nsid w:val="3ADE135C"/>
    <w:multiLevelType w:val="hybridMultilevel"/>
    <w:tmpl w:val="0F94E86A"/>
    <w:lvl w:ilvl="0" w:tplc="99AE2A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9416EF"/>
    <w:multiLevelType w:val="multilevel"/>
    <w:tmpl w:val="507873F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43B06A94"/>
    <w:multiLevelType w:val="hybridMultilevel"/>
    <w:tmpl w:val="E954EB8C"/>
    <w:lvl w:ilvl="0" w:tplc="2244E452">
      <w:start w:val="1"/>
      <w:numFmt w:val="bullet"/>
      <w:lvlText w:val="•"/>
      <w:lvlJc w:val="left"/>
      <w:pPr>
        <w:tabs>
          <w:tab w:val="num" w:pos="720"/>
        </w:tabs>
        <w:ind w:left="720" w:hanging="360"/>
      </w:pPr>
      <w:rPr>
        <w:rFonts w:ascii="Arial" w:hAnsi="Arial" w:hint="default"/>
      </w:rPr>
    </w:lvl>
    <w:lvl w:ilvl="1" w:tplc="BB706D0A" w:tentative="1">
      <w:start w:val="1"/>
      <w:numFmt w:val="bullet"/>
      <w:lvlText w:val="•"/>
      <w:lvlJc w:val="left"/>
      <w:pPr>
        <w:tabs>
          <w:tab w:val="num" w:pos="1440"/>
        </w:tabs>
        <w:ind w:left="1440" w:hanging="360"/>
      </w:pPr>
      <w:rPr>
        <w:rFonts w:ascii="Arial" w:hAnsi="Arial" w:hint="default"/>
      </w:rPr>
    </w:lvl>
    <w:lvl w:ilvl="2" w:tplc="8AD45698" w:tentative="1">
      <w:start w:val="1"/>
      <w:numFmt w:val="bullet"/>
      <w:lvlText w:val="•"/>
      <w:lvlJc w:val="left"/>
      <w:pPr>
        <w:tabs>
          <w:tab w:val="num" w:pos="2160"/>
        </w:tabs>
        <w:ind w:left="2160" w:hanging="360"/>
      </w:pPr>
      <w:rPr>
        <w:rFonts w:ascii="Arial" w:hAnsi="Arial" w:hint="default"/>
      </w:rPr>
    </w:lvl>
    <w:lvl w:ilvl="3" w:tplc="8EDAB770" w:tentative="1">
      <w:start w:val="1"/>
      <w:numFmt w:val="bullet"/>
      <w:lvlText w:val="•"/>
      <w:lvlJc w:val="left"/>
      <w:pPr>
        <w:tabs>
          <w:tab w:val="num" w:pos="2880"/>
        </w:tabs>
        <w:ind w:left="2880" w:hanging="360"/>
      </w:pPr>
      <w:rPr>
        <w:rFonts w:ascii="Arial" w:hAnsi="Arial" w:hint="default"/>
      </w:rPr>
    </w:lvl>
    <w:lvl w:ilvl="4" w:tplc="FC6E9E24" w:tentative="1">
      <w:start w:val="1"/>
      <w:numFmt w:val="bullet"/>
      <w:lvlText w:val="•"/>
      <w:lvlJc w:val="left"/>
      <w:pPr>
        <w:tabs>
          <w:tab w:val="num" w:pos="3600"/>
        </w:tabs>
        <w:ind w:left="3600" w:hanging="360"/>
      </w:pPr>
      <w:rPr>
        <w:rFonts w:ascii="Arial" w:hAnsi="Arial" w:hint="default"/>
      </w:rPr>
    </w:lvl>
    <w:lvl w:ilvl="5" w:tplc="4C941CC2" w:tentative="1">
      <w:start w:val="1"/>
      <w:numFmt w:val="bullet"/>
      <w:lvlText w:val="•"/>
      <w:lvlJc w:val="left"/>
      <w:pPr>
        <w:tabs>
          <w:tab w:val="num" w:pos="4320"/>
        </w:tabs>
        <w:ind w:left="4320" w:hanging="360"/>
      </w:pPr>
      <w:rPr>
        <w:rFonts w:ascii="Arial" w:hAnsi="Arial" w:hint="default"/>
      </w:rPr>
    </w:lvl>
    <w:lvl w:ilvl="6" w:tplc="A5120CC2" w:tentative="1">
      <w:start w:val="1"/>
      <w:numFmt w:val="bullet"/>
      <w:lvlText w:val="•"/>
      <w:lvlJc w:val="left"/>
      <w:pPr>
        <w:tabs>
          <w:tab w:val="num" w:pos="5040"/>
        </w:tabs>
        <w:ind w:left="5040" w:hanging="360"/>
      </w:pPr>
      <w:rPr>
        <w:rFonts w:ascii="Arial" w:hAnsi="Arial" w:hint="default"/>
      </w:rPr>
    </w:lvl>
    <w:lvl w:ilvl="7" w:tplc="B4AE2ED2" w:tentative="1">
      <w:start w:val="1"/>
      <w:numFmt w:val="bullet"/>
      <w:lvlText w:val="•"/>
      <w:lvlJc w:val="left"/>
      <w:pPr>
        <w:tabs>
          <w:tab w:val="num" w:pos="5760"/>
        </w:tabs>
        <w:ind w:left="5760" w:hanging="360"/>
      </w:pPr>
      <w:rPr>
        <w:rFonts w:ascii="Arial" w:hAnsi="Arial" w:hint="default"/>
      </w:rPr>
    </w:lvl>
    <w:lvl w:ilvl="8" w:tplc="BE624316" w:tentative="1">
      <w:start w:val="1"/>
      <w:numFmt w:val="bullet"/>
      <w:lvlText w:val="•"/>
      <w:lvlJc w:val="left"/>
      <w:pPr>
        <w:tabs>
          <w:tab w:val="num" w:pos="6480"/>
        </w:tabs>
        <w:ind w:left="6480" w:hanging="360"/>
      </w:pPr>
      <w:rPr>
        <w:rFonts w:ascii="Arial" w:hAnsi="Arial" w:hint="default"/>
      </w:rPr>
    </w:lvl>
  </w:abstractNum>
  <w:abstractNum w:abstractNumId="15">
    <w:nsid w:val="510C0B09"/>
    <w:multiLevelType w:val="hybridMultilevel"/>
    <w:tmpl w:val="402C6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EC7A2D"/>
    <w:multiLevelType w:val="hybridMultilevel"/>
    <w:tmpl w:val="B58C3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9C00EB"/>
    <w:multiLevelType w:val="hybridMultilevel"/>
    <w:tmpl w:val="9C7CB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B2A1C8A"/>
    <w:multiLevelType w:val="hybridMultilevel"/>
    <w:tmpl w:val="5342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EAA68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5F4F2C37"/>
    <w:multiLevelType w:val="hybridMultilevel"/>
    <w:tmpl w:val="3F8658CE"/>
    <w:lvl w:ilvl="0" w:tplc="945ABB14">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54006A7"/>
    <w:multiLevelType w:val="hybridMultilevel"/>
    <w:tmpl w:val="E8B85A56"/>
    <w:lvl w:ilvl="0" w:tplc="181EB0F8">
      <w:start w:val="1"/>
      <w:numFmt w:val="bullet"/>
      <w:lvlText w:val="•"/>
      <w:lvlJc w:val="left"/>
      <w:pPr>
        <w:tabs>
          <w:tab w:val="num" w:pos="720"/>
        </w:tabs>
        <w:ind w:left="720" w:hanging="360"/>
      </w:pPr>
      <w:rPr>
        <w:rFonts w:ascii="Arial" w:hAnsi="Arial" w:hint="default"/>
      </w:rPr>
    </w:lvl>
    <w:lvl w:ilvl="1" w:tplc="AE628BB0" w:tentative="1">
      <w:start w:val="1"/>
      <w:numFmt w:val="bullet"/>
      <w:lvlText w:val="•"/>
      <w:lvlJc w:val="left"/>
      <w:pPr>
        <w:tabs>
          <w:tab w:val="num" w:pos="1440"/>
        </w:tabs>
        <w:ind w:left="1440" w:hanging="360"/>
      </w:pPr>
      <w:rPr>
        <w:rFonts w:ascii="Arial" w:hAnsi="Arial" w:hint="default"/>
      </w:rPr>
    </w:lvl>
    <w:lvl w:ilvl="2" w:tplc="4E209414" w:tentative="1">
      <w:start w:val="1"/>
      <w:numFmt w:val="bullet"/>
      <w:lvlText w:val="•"/>
      <w:lvlJc w:val="left"/>
      <w:pPr>
        <w:tabs>
          <w:tab w:val="num" w:pos="2160"/>
        </w:tabs>
        <w:ind w:left="2160" w:hanging="360"/>
      </w:pPr>
      <w:rPr>
        <w:rFonts w:ascii="Arial" w:hAnsi="Arial" w:hint="default"/>
      </w:rPr>
    </w:lvl>
    <w:lvl w:ilvl="3" w:tplc="6556F054" w:tentative="1">
      <w:start w:val="1"/>
      <w:numFmt w:val="bullet"/>
      <w:lvlText w:val="•"/>
      <w:lvlJc w:val="left"/>
      <w:pPr>
        <w:tabs>
          <w:tab w:val="num" w:pos="2880"/>
        </w:tabs>
        <w:ind w:left="2880" w:hanging="360"/>
      </w:pPr>
      <w:rPr>
        <w:rFonts w:ascii="Arial" w:hAnsi="Arial" w:hint="default"/>
      </w:rPr>
    </w:lvl>
    <w:lvl w:ilvl="4" w:tplc="5CBE6A9E" w:tentative="1">
      <w:start w:val="1"/>
      <w:numFmt w:val="bullet"/>
      <w:lvlText w:val="•"/>
      <w:lvlJc w:val="left"/>
      <w:pPr>
        <w:tabs>
          <w:tab w:val="num" w:pos="3600"/>
        </w:tabs>
        <w:ind w:left="3600" w:hanging="360"/>
      </w:pPr>
      <w:rPr>
        <w:rFonts w:ascii="Arial" w:hAnsi="Arial" w:hint="default"/>
      </w:rPr>
    </w:lvl>
    <w:lvl w:ilvl="5" w:tplc="998C3466" w:tentative="1">
      <w:start w:val="1"/>
      <w:numFmt w:val="bullet"/>
      <w:lvlText w:val="•"/>
      <w:lvlJc w:val="left"/>
      <w:pPr>
        <w:tabs>
          <w:tab w:val="num" w:pos="4320"/>
        </w:tabs>
        <w:ind w:left="4320" w:hanging="360"/>
      </w:pPr>
      <w:rPr>
        <w:rFonts w:ascii="Arial" w:hAnsi="Arial" w:hint="default"/>
      </w:rPr>
    </w:lvl>
    <w:lvl w:ilvl="6" w:tplc="BD1C9158" w:tentative="1">
      <w:start w:val="1"/>
      <w:numFmt w:val="bullet"/>
      <w:lvlText w:val="•"/>
      <w:lvlJc w:val="left"/>
      <w:pPr>
        <w:tabs>
          <w:tab w:val="num" w:pos="5040"/>
        </w:tabs>
        <w:ind w:left="5040" w:hanging="360"/>
      </w:pPr>
      <w:rPr>
        <w:rFonts w:ascii="Arial" w:hAnsi="Arial" w:hint="default"/>
      </w:rPr>
    </w:lvl>
    <w:lvl w:ilvl="7" w:tplc="5F8872D8" w:tentative="1">
      <w:start w:val="1"/>
      <w:numFmt w:val="bullet"/>
      <w:lvlText w:val="•"/>
      <w:lvlJc w:val="left"/>
      <w:pPr>
        <w:tabs>
          <w:tab w:val="num" w:pos="5760"/>
        </w:tabs>
        <w:ind w:left="5760" w:hanging="360"/>
      </w:pPr>
      <w:rPr>
        <w:rFonts w:ascii="Arial" w:hAnsi="Arial" w:hint="default"/>
      </w:rPr>
    </w:lvl>
    <w:lvl w:ilvl="8" w:tplc="6C9E4A52" w:tentative="1">
      <w:start w:val="1"/>
      <w:numFmt w:val="bullet"/>
      <w:lvlText w:val="•"/>
      <w:lvlJc w:val="left"/>
      <w:pPr>
        <w:tabs>
          <w:tab w:val="num" w:pos="6480"/>
        </w:tabs>
        <w:ind w:left="6480" w:hanging="360"/>
      </w:pPr>
      <w:rPr>
        <w:rFonts w:ascii="Arial" w:hAnsi="Arial" w:hint="default"/>
      </w:rPr>
    </w:lvl>
  </w:abstractNum>
  <w:abstractNum w:abstractNumId="22">
    <w:nsid w:val="69D86106"/>
    <w:multiLevelType w:val="hybridMultilevel"/>
    <w:tmpl w:val="EDA0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0E12909"/>
    <w:multiLevelType w:val="hybridMultilevel"/>
    <w:tmpl w:val="0C9613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0F83626"/>
    <w:multiLevelType w:val="multilevel"/>
    <w:tmpl w:val="DBE215C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239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nsid w:val="7812155A"/>
    <w:multiLevelType w:val="hybridMultilevel"/>
    <w:tmpl w:val="8C08A68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8"/>
  </w:num>
  <w:num w:numId="2">
    <w:abstractNumId w:val="20"/>
  </w:num>
  <w:num w:numId="3">
    <w:abstractNumId w:val="2"/>
  </w:num>
  <w:num w:numId="4">
    <w:abstractNumId w:val="13"/>
  </w:num>
  <w:num w:numId="5">
    <w:abstractNumId w:val="20"/>
  </w:num>
  <w:num w:numId="6">
    <w:abstractNumId w:val="3"/>
  </w:num>
  <w:num w:numId="7">
    <w:abstractNumId w:val="22"/>
  </w:num>
  <w:num w:numId="8">
    <w:abstractNumId w:val="25"/>
  </w:num>
  <w:num w:numId="9">
    <w:abstractNumId w:val="1"/>
  </w:num>
  <w:num w:numId="10">
    <w:abstractNumId w:val="19"/>
  </w:num>
  <w:num w:numId="11">
    <w:abstractNumId w:val="4"/>
  </w:num>
  <w:num w:numId="12">
    <w:abstractNumId w:val="24"/>
  </w:num>
  <w:num w:numId="13">
    <w:abstractNumId w:val="12"/>
  </w:num>
  <w:num w:numId="14">
    <w:abstractNumId w:val="23"/>
  </w:num>
  <w:num w:numId="15">
    <w:abstractNumId w:val="16"/>
  </w:num>
  <w:num w:numId="16">
    <w:abstractNumId w:val="9"/>
  </w:num>
  <w:num w:numId="17">
    <w:abstractNumId w:val="18"/>
  </w:num>
  <w:num w:numId="18">
    <w:abstractNumId w:val="15"/>
  </w:num>
  <w:num w:numId="19">
    <w:abstractNumId w:val="17"/>
  </w:num>
  <w:num w:numId="20">
    <w:abstractNumId w:val="0"/>
  </w:num>
  <w:num w:numId="21">
    <w:abstractNumId w:val="14"/>
  </w:num>
  <w:num w:numId="22">
    <w:abstractNumId w:val="10"/>
  </w:num>
  <w:num w:numId="23">
    <w:abstractNumId w:val="5"/>
  </w:num>
  <w:num w:numId="24">
    <w:abstractNumId w:val="6"/>
  </w:num>
  <w:num w:numId="25">
    <w:abstractNumId w:val="11"/>
  </w:num>
  <w:num w:numId="26">
    <w:abstractNumId w:val="7"/>
  </w:num>
  <w:num w:numId="27">
    <w:abstractNumId w:val="21"/>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en">
    <w15:presenceInfo w15:providerId="None" w15:userId="G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trackRevisions/>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AC73E6"/>
    <w:rsid w:val="00002059"/>
    <w:rsid w:val="000053EF"/>
    <w:rsid w:val="000108BE"/>
    <w:rsid w:val="000162DE"/>
    <w:rsid w:val="00023816"/>
    <w:rsid w:val="00031DD8"/>
    <w:rsid w:val="00062896"/>
    <w:rsid w:val="0006295B"/>
    <w:rsid w:val="000633C0"/>
    <w:rsid w:val="00064BEB"/>
    <w:rsid w:val="00065B81"/>
    <w:rsid w:val="000748E6"/>
    <w:rsid w:val="00077799"/>
    <w:rsid w:val="00077FB0"/>
    <w:rsid w:val="00077FC7"/>
    <w:rsid w:val="00080527"/>
    <w:rsid w:val="00096C22"/>
    <w:rsid w:val="000D35EE"/>
    <w:rsid w:val="00112187"/>
    <w:rsid w:val="00113998"/>
    <w:rsid w:val="00113AAF"/>
    <w:rsid w:val="00144EFF"/>
    <w:rsid w:val="001618E6"/>
    <w:rsid w:val="00180D4C"/>
    <w:rsid w:val="00191F02"/>
    <w:rsid w:val="001A31B7"/>
    <w:rsid w:val="001B55DA"/>
    <w:rsid w:val="001C722E"/>
    <w:rsid w:val="001C7416"/>
    <w:rsid w:val="00201D54"/>
    <w:rsid w:val="002461AD"/>
    <w:rsid w:val="002618EE"/>
    <w:rsid w:val="002729C6"/>
    <w:rsid w:val="00277D16"/>
    <w:rsid w:val="002A040A"/>
    <w:rsid w:val="002D334E"/>
    <w:rsid w:val="002D7CCF"/>
    <w:rsid w:val="00313CA2"/>
    <w:rsid w:val="00315FDA"/>
    <w:rsid w:val="00317594"/>
    <w:rsid w:val="0034154B"/>
    <w:rsid w:val="00341EFA"/>
    <w:rsid w:val="00380E3B"/>
    <w:rsid w:val="00382FB8"/>
    <w:rsid w:val="003A07BE"/>
    <w:rsid w:val="003A54AA"/>
    <w:rsid w:val="00455A40"/>
    <w:rsid w:val="00456C08"/>
    <w:rsid w:val="004974F1"/>
    <w:rsid w:val="004A6020"/>
    <w:rsid w:val="004B359E"/>
    <w:rsid w:val="004E2607"/>
    <w:rsid w:val="004F4F4D"/>
    <w:rsid w:val="0055466E"/>
    <w:rsid w:val="00555762"/>
    <w:rsid w:val="00571873"/>
    <w:rsid w:val="0057651E"/>
    <w:rsid w:val="00593900"/>
    <w:rsid w:val="0059717B"/>
    <w:rsid w:val="005B507C"/>
    <w:rsid w:val="0061349F"/>
    <w:rsid w:val="006228BD"/>
    <w:rsid w:val="00642D26"/>
    <w:rsid w:val="00645AA0"/>
    <w:rsid w:val="00672D8B"/>
    <w:rsid w:val="006774AB"/>
    <w:rsid w:val="00694946"/>
    <w:rsid w:val="006A2E3C"/>
    <w:rsid w:val="006C0EF4"/>
    <w:rsid w:val="006C3CA2"/>
    <w:rsid w:val="006D454F"/>
    <w:rsid w:val="006E0A00"/>
    <w:rsid w:val="006E0B9D"/>
    <w:rsid w:val="00707907"/>
    <w:rsid w:val="00766BF6"/>
    <w:rsid w:val="007A50E9"/>
    <w:rsid w:val="007B173B"/>
    <w:rsid w:val="007E7C9E"/>
    <w:rsid w:val="007F76BA"/>
    <w:rsid w:val="00813E82"/>
    <w:rsid w:val="00833062"/>
    <w:rsid w:val="00852A32"/>
    <w:rsid w:val="00873CCE"/>
    <w:rsid w:val="00875BC7"/>
    <w:rsid w:val="0089337E"/>
    <w:rsid w:val="00895C53"/>
    <w:rsid w:val="008B1AA9"/>
    <w:rsid w:val="008C0009"/>
    <w:rsid w:val="008C45F7"/>
    <w:rsid w:val="008C5DD8"/>
    <w:rsid w:val="008C70CD"/>
    <w:rsid w:val="008D3651"/>
    <w:rsid w:val="008D3EF2"/>
    <w:rsid w:val="00913776"/>
    <w:rsid w:val="00944554"/>
    <w:rsid w:val="00952DE8"/>
    <w:rsid w:val="0095396F"/>
    <w:rsid w:val="00974A60"/>
    <w:rsid w:val="00977EF8"/>
    <w:rsid w:val="009B6332"/>
    <w:rsid w:val="009E38D1"/>
    <w:rsid w:val="00A11540"/>
    <w:rsid w:val="00A2677C"/>
    <w:rsid w:val="00A43712"/>
    <w:rsid w:val="00A44250"/>
    <w:rsid w:val="00A86E86"/>
    <w:rsid w:val="00A87E71"/>
    <w:rsid w:val="00AA2219"/>
    <w:rsid w:val="00AB5E44"/>
    <w:rsid w:val="00AC1D52"/>
    <w:rsid w:val="00AC55FA"/>
    <w:rsid w:val="00AC73E6"/>
    <w:rsid w:val="00AD27A7"/>
    <w:rsid w:val="00AD439B"/>
    <w:rsid w:val="00AE1157"/>
    <w:rsid w:val="00AE300B"/>
    <w:rsid w:val="00B1535A"/>
    <w:rsid w:val="00B23BFA"/>
    <w:rsid w:val="00B31A82"/>
    <w:rsid w:val="00B4623B"/>
    <w:rsid w:val="00B55E73"/>
    <w:rsid w:val="00B803FA"/>
    <w:rsid w:val="00B83921"/>
    <w:rsid w:val="00BA6EA8"/>
    <w:rsid w:val="00BC7D65"/>
    <w:rsid w:val="00C37913"/>
    <w:rsid w:val="00C37F56"/>
    <w:rsid w:val="00C60870"/>
    <w:rsid w:val="00C75B5B"/>
    <w:rsid w:val="00C76EDF"/>
    <w:rsid w:val="00CA0E12"/>
    <w:rsid w:val="00CA1325"/>
    <w:rsid w:val="00CA23A7"/>
    <w:rsid w:val="00CA5B5E"/>
    <w:rsid w:val="00CB4CC6"/>
    <w:rsid w:val="00CC2444"/>
    <w:rsid w:val="00CD0C85"/>
    <w:rsid w:val="00CF1539"/>
    <w:rsid w:val="00CF2100"/>
    <w:rsid w:val="00CF47C8"/>
    <w:rsid w:val="00CF6BE0"/>
    <w:rsid w:val="00D23C3F"/>
    <w:rsid w:val="00D25EBD"/>
    <w:rsid w:val="00D413F1"/>
    <w:rsid w:val="00D41CA5"/>
    <w:rsid w:val="00D440BE"/>
    <w:rsid w:val="00D528B6"/>
    <w:rsid w:val="00D76E66"/>
    <w:rsid w:val="00D90F84"/>
    <w:rsid w:val="00DA18AD"/>
    <w:rsid w:val="00DA1F07"/>
    <w:rsid w:val="00DA274B"/>
    <w:rsid w:val="00DA7793"/>
    <w:rsid w:val="00DB090B"/>
    <w:rsid w:val="00DE6F9D"/>
    <w:rsid w:val="00DF1799"/>
    <w:rsid w:val="00DF2A13"/>
    <w:rsid w:val="00E15AF1"/>
    <w:rsid w:val="00E23FA4"/>
    <w:rsid w:val="00E25BEF"/>
    <w:rsid w:val="00E33B6A"/>
    <w:rsid w:val="00E33F27"/>
    <w:rsid w:val="00E427D4"/>
    <w:rsid w:val="00E601FD"/>
    <w:rsid w:val="00E61C5E"/>
    <w:rsid w:val="00E759CA"/>
    <w:rsid w:val="00E918A4"/>
    <w:rsid w:val="00EB1680"/>
    <w:rsid w:val="00EE5B22"/>
    <w:rsid w:val="00F1310B"/>
    <w:rsid w:val="00F13E69"/>
    <w:rsid w:val="00F26BC9"/>
    <w:rsid w:val="00F3060E"/>
    <w:rsid w:val="00F37041"/>
    <w:rsid w:val="00F41728"/>
    <w:rsid w:val="00F469C4"/>
    <w:rsid w:val="00F47ADA"/>
    <w:rsid w:val="00F53A08"/>
    <w:rsid w:val="00F565D1"/>
    <w:rsid w:val="00F703E3"/>
    <w:rsid w:val="00F77BC8"/>
    <w:rsid w:val="00F90927"/>
    <w:rsid w:val="00FA0A59"/>
    <w:rsid w:val="00FA47E2"/>
    <w:rsid w:val="00FB325C"/>
    <w:rsid w:val="00FB6609"/>
    <w:rsid w:val="00FC632D"/>
    <w:rsid w:val="00FC6B74"/>
    <w:rsid w:val="00FE5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6A7C3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C85"/>
    <w:rPr>
      <w:rFonts w:ascii="Times New Roman" w:hAnsi="Times New Roman" w:cs="Times New Roman"/>
      <w:sz w:val="24"/>
      <w:szCs w:val="24"/>
    </w:rPr>
  </w:style>
  <w:style w:type="paragraph" w:styleId="Heading1">
    <w:name w:val="heading 1"/>
    <w:basedOn w:val="Normal"/>
    <w:next w:val="Normal"/>
    <w:link w:val="Heading1Char"/>
    <w:uiPriority w:val="9"/>
    <w:qFormat/>
    <w:rsid w:val="0095396F"/>
    <w:pPr>
      <w:keepNext/>
      <w:keepLines/>
      <w:numPr>
        <w:numId w:val="12"/>
      </w:numPr>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ListParagraph"/>
    <w:next w:val="Normal"/>
    <w:link w:val="Heading2Char"/>
    <w:uiPriority w:val="9"/>
    <w:unhideWhenUsed/>
    <w:qFormat/>
    <w:rsid w:val="00F1310B"/>
    <w:pPr>
      <w:numPr>
        <w:ilvl w:val="1"/>
        <w:numId w:val="12"/>
      </w:numPr>
      <w:outlineLvl w:val="1"/>
    </w:pPr>
    <w:rPr>
      <w:rFonts w:asciiTheme="majorHAnsi" w:eastAsiaTheme="majorEastAsia" w:hAnsiTheme="majorHAnsi" w:cstheme="majorBidi"/>
      <w:b/>
      <w:bCs/>
      <w:color w:val="365F91" w:themeColor="accent1" w:themeShade="BF"/>
      <w:sz w:val="28"/>
      <w:szCs w:val="28"/>
    </w:rPr>
  </w:style>
  <w:style w:type="paragraph" w:styleId="Heading3">
    <w:name w:val="heading 3"/>
    <w:basedOn w:val="Heading2"/>
    <w:next w:val="Normal"/>
    <w:link w:val="Heading3Char"/>
    <w:uiPriority w:val="9"/>
    <w:unhideWhenUsed/>
    <w:qFormat/>
    <w:rsid w:val="00C37F56"/>
    <w:pPr>
      <w:numPr>
        <w:ilvl w:val="2"/>
        <w:numId w:val="4"/>
      </w:numPr>
      <w:spacing w:before="120" w:after="120" w:line="360" w:lineRule="auto"/>
      <w:ind w:left="1440" w:hanging="720"/>
      <w:outlineLvl w:val="2"/>
    </w:pPr>
    <w:rPr>
      <w:rFonts w:ascii="Times New Roman" w:hAnsi="Times New Roman" w:cs="Times New Roman"/>
      <w:color w:val="auto"/>
      <w:sz w:val="24"/>
      <w:szCs w:val="24"/>
    </w:rPr>
  </w:style>
  <w:style w:type="paragraph" w:styleId="Heading4">
    <w:name w:val="heading 4"/>
    <w:basedOn w:val="Normal"/>
    <w:next w:val="Normal"/>
    <w:link w:val="Heading4Char"/>
    <w:uiPriority w:val="9"/>
    <w:unhideWhenUsed/>
    <w:qFormat/>
    <w:rsid w:val="00C37F56"/>
    <w:pPr>
      <w:keepNext/>
      <w:keepLines/>
      <w:numPr>
        <w:ilvl w:val="3"/>
        <w:numId w:val="12"/>
      </w:numPr>
      <w:spacing w:before="200" w:after="0"/>
      <w:ind w:left="2160" w:hanging="990"/>
      <w:outlineLvl w:val="3"/>
    </w:pPr>
    <w:rPr>
      <w:rFonts w:eastAsiaTheme="majorEastAsia"/>
      <w:bCs/>
      <w:iCs/>
    </w:rPr>
  </w:style>
  <w:style w:type="paragraph" w:styleId="Heading5">
    <w:name w:val="heading 5"/>
    <w:basedOn w:val="Normal"/>
    <w:next w:val="Normal"/>
    <w:link w:val="Heading5Char"/>
    <w:uiPriority w:val="9"/>
    <w:unhideWhenUsed/>
    <w:qFormat/>
    <w:rsid w:val="00C37F56"/>
    <w:pPr>
      <w:keepNext/>
      <w:keepLines/>
      <w:numPr>
        <w:ilvl w:val="4"/>
        <w:numId w:val="12"/>
      </w:numPr>
      <w:spacing w:before="200" w:after="0"/>
      <w:ind w:left="2700" w:hanging="1080"/>
      <w:outlineLvl w:val="4"/>
    </w:pPr>
    <w:rPr>
      <w:rFonts w:eastAsiaTheme="majorEastAsia"/>
    </w:rPr>
  </w:style>
  <w:style w:type="paragraph" w:styleId="Heading6">
    <w:name w:val="heading 6"/>
    <w:basedOn w:val="Normal"/>
    <w:next w:val="Normal"/>
    <w:link w:val="Heading6Char"/>
    <w:uiPriority w:val="9"/>
    <w:unhideWhenUsed/>
    <w:qFormat/>
    <w:rsid w:val="006E0B9D"/>
    <w:pPr>
      <w:keepNext/>
      <w:keepLines/>
      <w:numPr>
        <w:ilvl w:val="5"/>
        <w:numId w:val="12"/>
      </w:numPr>
      <w:spacing w:before="200" w:after="0"/>
      <w:ind w:left="3420" w:hanging="1260"/>
      <w:outlineLvl w:val="5"/>
    </w:pPr>
    <w:rPr>
      <w:rFonts w:eastAsiaTheme="majorEastAsia"/>
      <w:iCs/>
    </w:rPr>
  </w:style>
  <w:style w:type="paragraph" w:styleId="Heading7">
    <w:name w:val="heading 7"/>
    <w:basedOn w:val="Normal"/>
    <w:next w:val="Normal"/>
    <w:link w:val="Heading7Char"/>
    <w:uiPriority w:val="9"/>
    <w:semiHidden/>
    <w:unhideWhenUsed/>
    <w:qFormat/>
    <w:rsid w:val="003175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175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3175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C73E6"/>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AC73E6"/>
    <w:rPr>
      <w:rFonts w:eastAsiaTheme="minorEastAsia"/>
      <w:lang w:eastAsia="ja-JP"/>
    </w:rPr>
  </w:style>
  <w:style w:type="paragraph" w:styleId="BalloonText">
    <w:name w:val="Balloon Text"/>
    <w:basedOn w:val="Normal"/>
    <w:link w:val="BalloonTextChar"/>
    <w:uiPriority w:val="99"/>
    <w:semiHidden/>
    <w:unhideWhenUsed/>
    <w:rsid w:val="00AC73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73E6"/>
    <w:rPr>
      <w:rFonts w:ascii="Tahoma" w:hAnsi="Tahoma" w:cs="Tahoma"/>
      <w:sz w:val="16"/>
      <w:szCs w:val="16"/>
    </w:rPr>
  </w:style>
  <w:style w:type="paragraph" w:styleId="Title">
    <w:name w:val="Title"/>
    <w:basedOn w:val="Normal"/>
    <w:next w:val="Normal"/>
    <w:link w:val="TitleChar"/>
    <w:uiPriority w:val="10"/>
    <w:qFormat/>
    <w:rsid w:val="00AC73E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C73E6"/>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C73E6"/>
    <w:pPr>
      <w:numPr>
        <w:ilvl w:val="1"/>
      </w:numPr>
    </w:pPr>
    <w:rPr>
      <w:rFonts w:asciiTheme="majorHAnsi" w:eastAsiaTheme="majorEastAsia" w:hAnsiTheme="majorHAnsi" w:cstheme="majorBidi"/>
      <w:i/>
      <w:iCs/>
      <w:color w:val="4F81BD" w:themeColor="accent1"/>
      <w:spacing w:val="15"/>
      <w:lang w:eastAsia="ja-JP"/>
    </w:rPr>
  </w:style>
  <w:style w:type="character" w:customStyle="1" w:styleId="SubtitleChar">
    <w:name w:val="Subtitle Char"/>
    <w:basedOn w:val="DefaultParagraphFont"/>
    <w:link w:val="Subtitle"/>
    <w:uiPriority w:val="11"/>
    <w:rsid w:val="00AC73E6"/>
    <w:rPr>
      <w:rFonts w:asciiTheme="majorHAnsi" w:eastAsiaTheme="majorEastAsia" w:hAnsiTheme="majorHAnsi" w:cstheme="majorBidi"/>
      <w:i/>
      <w:iCs/>
      <w:color w:val="4F81BD" w:themeColor="accent1"/>
      <w:spacing w:val="15"/>
      <w:sz w:val="24"/>
      <w:szCs w:val="24"/>
      <w:lang w:eastAsia="ja-JP"/>
    </w:rPr>
  </w:style>
  <w:style w:type="character" w:customStyle="1" w:styleId="Heading1Char">
    <w:name w:val="Heading 1 Char"/>
    <w:basedOn w:val="DefaultParagraphFont"/>
    <w:link w:val="Heading1"/>
    <w:uiPriority w:val="9"/>
    <w:rsid w:val="0095396F"/>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F1310B"/>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AC73E6"/>
    <w:pPr>
      <w:ind w:left="720"/>
      <w:contextualSpacing/>
    </w:pPr>
  </w:style>
  <w:style w:type="character" w:customStyle="1" w:styleId="Heading3Char">
    <w:name w:val="Heading 3 Char"/>
    <w:basedOn w:val="DefaultParagraphFont"/>
    <w:link w:val="Heading3"/>
    <w:uiPriority w:val="9"/>
    <w:rsid w:val="00C37F56"/>
    <w:rPr>
      <w:rFonts w:ascii="Times New Roman" w:eastAsiaTheme="majorEastAsia" w:hAnsi="Times New Roman" w:cs="Times New Roman"/>
      <w:b/>
      <w:bCs/>
      <w:sz w:val="24"/>
      <w:szCs w:val="24"/>
    </w:rPr>
  </w:style>
  <w:style w:type="paragraph" w:styleId="TOCHeading">
    <w:name w:val="TOC Heading"/>
    <w:basedOn w:val="Heading1"/>
    <w:next w:val="Normal"/>
    <w:uiPriority w:val="39"/>
    <w:unhideWhenUsed/>
    <w:qFormat/>
    <w:rsid w:val="0095396F"/>
    <w:pPr>
      <w:numPr>
        <w:numId w:val="0"/>
      </w:numPr>
      <w:outlineLvl w:val="9"/>
    </w:pPr>
    <w:rPr>
      <w:sz w:val="28"/>
      <w:lang w:eastAsia="ja-JP"/>
    </w:rPr>
  </w:style>
  <w:style w:type="paragraph" w:styleId="TOC1">
    <w:name w:val="toc 1"/>
    <w:basedOn w:val="Normal"/>
    <w:next w:val="Normal"/>
    <w:autoRedefine/>
    <w:uiPriority w:val="39"/>
    <w:unhideWhenUsed/>
    <w:qFormat/>
    <w:rsid w:val="0095396F"/>
    <w:pPr>
      <w:spacing w:after="100"/>
    </w:pPr>
  </w:style>
  <w:style w:type="paragraph" w:styleId="TOC2">
    <w:name w:val="toc 2"/>
    <w:basedOn w:val="Normal"/>
    <w:next w:val="Normal"/>
    <w:autoRedefine/>
    <w:uiPriority w:val="39"/>
    <w:unhideWhenUsed/>
    <w:qFormat/>
    <w:rsid w:val="0095396F"/>
    <w:pPr>
      <w:spacing w:after="100"/>
      <w:ind w:left="240"/>
    </w:pPr>
  </w:style>
  <w:style w:type="paragraph" w:styleId="TOC3">
    <w:name w:val="toc 3"/>
    <w:basedOn w:val="Normal"/>
    <w:next w:val="Normal"/>
    <w:autoRedefine/>
    <w:uiPriority w:val="39"/>
    <w:unhideWhenUsed/>
    <w:qFormat/>
    <w:rsid w:val="0095396F"/>
    <w:pPr>
      <w:spacing w:after="100"/>
      <w:ind w:left="480"/>
    </w:pPr>
  </w:style>
  <w:style w:type="character" w:styleId="Hyperlink">
    <w:name w:val="Hyperlink"/>
    <w:basedOn w:val="DefaultParagraphFont"/>
    <w:uiPriority w:val="99"/>
    <w:unhideWhenUsed/>
    <w:rsid w:val="0095396F"/>
    <w:rPr>
      <w:color w:val="0000FF" w:themeColor="hyperlink"/>
      <w:u w:val="single"/>
    </w:rPr>
  </w:style>
  <w:style w:type="paragraph" w:styleId="Header">
    <w:name w:val="header"/>
    <w:basedOn w:val="Normal"/>
    <w:link w:val="HeaderChar"/>
    <w:uiPriority w:val="99"/>
    <w:unhideWhenUsed/>
    <w:rsid w:val="00953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396F"/>
    <w:rPr>
      <w:rFonts w:ascii="Times New Roman" w:hAnsi="Times New Roman" w:cs="Times New Roman"/>
      <w:sz w:val="24"/>
      <w:szCs w:val="24"/>
    </w:rPr>
  </w:style>
  <w:style w:type="paragraph" w:styleId="Footer">
    <w:name w:val="footer"/>
    <w:basedOn w:val="Normal"/>
    <w:link w:val="FooterChar"/>
    <w:uiPriority w:val="99"/>
    <w:unhideWhenUsed/>
    <w:rsid w:val="00953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396F"/>
    <w:rPr>
      <w:rFonts w:ascii="Times New Roman" w:hAnsi="Times New Roman" w:cs="Times New Roman"/>
      <w:sz w:val="24"/>
      <w:szCs w:val="24"/>
    </w:rPr>
  </w:style>
  <w:style w:type="character" w:styleId="PageNumber">
    <w:name w:val="page number"/>
    <w:basedOn w:val="DefaultParagraphFont"/>
    <w:rsid w:val="0095396F"/>
  </w:style>
  <w:style w:type="character" w:customStyle="1" w:styleId="Heading4Char">
    <w:name w:val="Heading 4 Char"/>
    <w:basedOn w:val="DefaultParagraphFont"/>
    <w:link w:val="Heading4"/>
    <w:uiPriority w:val="9"/>
    <w:rsid w:val="00C37F56"/>
    <w:rPr>
      <w:rFonts w:ascii="Times New Roman" w:eastAsiaTheme="majorEastAsia" w:hAnsi="Times New Roman" w:cs="Times New Roman"/>
      <w:bCs/>
      <w:iCs/>
      <w:sz w:val="24"/>
      <w:szCs w:val="24"/>
    </w:rPr>
  </w:style>
  <w:style w:type="character" w:customStyle="1" w:styleId="Heading5Char">
    <w:name w:val="Heading 5 Char"/>
    <w:basedOn w:val="DefaultParagraphFont"/>
    <w:link w:val="Heading5"/>
    <w:uiPriority w:val="9"/>
    <w:rsid w:val="00C37F56"/>
    <w:rPr>
      <w:rFonts w:ascii="Times New Roman" w:eastAsiaTheme="majorEastAsia" w:hAnsi="Times New Roman" w:cs="Times New Roman"/>
      <w:sz w:val="24"/>
      <w:szCs w:val="24"/>
    </w:rPr>
  </w:style>
  <w:style w:type="character" w:customStyle="1" w:styleId="Heading6Char">
    <w:name w:val="Heading 6 Char"/>
    <w:basedOn w:val="DefaultParagraphFont"/>
    <w:link w:val="Heading6"/>
    <w:uiPriority w:val="9"/>
    <w:rsid w:val="006E0B9D"/>
    <w:rPr>
      <w:rFonts w:ascii="Times New Roman" w:eastAsiaTheme="majorEastAsia" w:hAnsi="Times New Roman" w:cs="Times New Roman"/>
      <w:iCs/>
      <w:sz w:val="24"/>
      <w:szCs w:val="24"/>
    </w:rPr>
  </w:style>
  <w:style w:type="character" w:customStyle="1" w:styleId="Heading7Char">
    <w:name w:val="Heading 7 Char"/>
    <w:basedOn w:val="DefaultParagraphFont"/>
    <w:link w:val="Heading7"/>
    <w:uiPriority w:val="9"/>
    <w:semiHidden/>
    <w:rsid w:val="00317594"/>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3175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17594"/>
    <w:rPr>
      <w:rFonts w:asciiTheme="majorHAnsi" w:eastAsiaTheme="majorEastAsia" w:hAnsiTheme="majorHAnsi" w:cstheme="majorBidi"/>
      <w:i/>
      <w:iCs/>
      <w:color w:val="404040" w:themeColor="text1" w:themeTint="BF"/>
      <w:sz w:val="20"/>
      <w:szCs w:val="20"/>
    </w:rPr>
  </w:style>
  <w:style w:type="character" w:styleId="CommentReference">
    <w:name w:val="annotation reference"/>
    <w:basedOn w:val="DefaultParagraphFont"/>
    <w:uiPriority w:val="99"/>
    <w:semiHidden/>
    <w:unhideWhenUsed/>
    <w:rsid w:val="00593900"/>
    <w:rPr>
      <w:sz w:val="16"/>
      <w:szCs w:val="16"/>
    </w:rPr>
  </w:style>
  <w:style w:type="paragraph" w:styleId="CommentText">
    <w:name w:val="annotation text"/>
    <w:basedOn w:val="Normal"/>
    <w:link w:val="CommentTextChar"/>
    <w:uiPriority w:val="99"/>
    <w:semiHidden/>
    <w:unhideWhenUsed/>
    <w:rsid w:val="00593900"/>
    <w:pPr>
      <w:spacing w:line="240" w:lineRule="auto"/>
    </w:pPr>
    <w:rPr>
      <w:sz w:val="20"/>
      <w:szCs w:val="20"/>
    </w:rPr>
  </w:style>
  <w:style w:type="character" w:customStyle="1" w:styleId="CommentTextChar">
    <w:name w:val="Comment Text Char"/>
    <w:basedOn w:val="DefaultParagraphFont"/>
    <w:link w:val="CommentText"/>
    <w:uiPriority w:val="99"/>
    <w:semiHidden/>
    <w:rsid w:val="00593900"/>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93900"/>
    <w:rPr>
      <w:b/>
      <w:bCs/>
    </w:rPr>
  </w:style>
  <w:style w:type="character" w:customStyle="1" w:styleId="CommentSubjectChar">
    <w:name w:val="Comment Subject Char"/>
    <w:basedOn w:val="CommentTextChar"/>
    <w:link w:val="CommentSubject"/>
    <w:uiPriority w:val="99"/>
    <w:semiHidden/>
    <w:rsid w:val="00593900"/>
    <w:rPr>
      <w:rFonts w:ascii="Times New Roman" w:hAnsi="Times New Roman" w:cs="Times New Roman"/>
      <w:b/>
      <w:bCs/>
      <w:sz w:val="20"/>
      <w:szCs w:val="20"/>
    </w:rPr>
  </w:style>
  <w:style w:type="table" w:styleId="TableGrid">
    <w:name w:val="Table Grid"/>
    <w:basedOn w:val="TableNormal"/>
    <w:uiPriority w:val="59"/>
    <w:rsid w:val="00FC63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AD439B"/>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11">
    <w:name w:val="Grid Table 4 - Accent 11"/>
    <w:basedOn w:val="TableNormal"/>
    <w:uiPriority w:val="49"/>
    <w:rsid w:val="00AD439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BodyText1">
    <w:name w:val="Body Text 1"/>
    <w:basedOn w:val="BodyText2"/>
    <w:rsid w:val="00CA5B5E"/>
    <w:pPr>
      <w:spacing w:line="240" w:lineRule="auto"/>
    </w:pPr>
    <w:rPr>
      <w:rFonts w:eastAsia="Times New Roman"/>
    </w:rPr>
  </w:style>
  <w:style w:type="paragraph" w:customStyle="1" w:styleId="TableHeading">
    <w:name w:val="Table Heading"/>
    <w:basedOn w:val="BodyText2"/>
    <w:rsid w:val="00CA5B5E"/>
    <w:pPr>
      <w:spacing w:line="240" w:lineRule="auto"/>
    </w:pPr>
    <w:rPr>
      <w:rFonts w:ascii="Arial Narrow" w:eastAsia="Times New Roman" w:hAnsi="Arial Narrow"/>
      <w:b/>
      <w:bCs/>
    </w:rPr>
  </w:style>
  <w:style w:type="paragraph" w:styleId="BodyText2">
    <w:name w:val="Body Text 2"/>
    <w:basedOn w:val="Normal"/>
    <w:link w:val="BodyText2Char"/>
    <w:uiPriority w:val="99"/>
    <w:semiHidden/>
    <w:unhideWhenUsed/>
    <w:rsid w:val="00CA5B5E"/>
    <w:pPr>
      <w:spacing w:after="120" w:line="480" w:lineRule="auto"/>
    </w:pPr>
  </w:style>
  <w:style w:type="character" w:customStyle="1" w:styleId="BodyText2Char">
    <w:name w:val="Body Text 2 Char"/>
    <w:basedOn w:val="DefaultParagraphFont"/>
    <w:link w:val="BodyText2"/>
    <w:uiPriority w:val="99"/>
    <w:semiHidden/>
    <w:rsid w:val="00CA5B5E"/>
    <w:rPr>
      <w:rFonts w:ascii="Times New Roman" w:hAnsi="Times New Roman" w:cs="Times New Roman"/>
      <w:sz w:val="24"/>
      <w:szCs w:val="24"/>
    </w:rPr>
  </w:style>
  <w:style w:type="table" w:styleId="LightList-Accent1">
    <w:name w:val="Light List Accent 1"/>
    <w:basedOn w:val="TableNormal"/>
    <w:uiPriority w:val="61"/>
    <w:rsid w:val="00A4371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rsid w:val="00A4371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FollowedHyperlink">
    <w:name w:val="FollowedHyperlink"/>
    <w:basedOn w:val="DefaultParagraphFont"/>
    <w:uiPriority w:val="99"/>
    <w:semiHidden/>
    <w:unhideWhenUsed/>
    <w:rsid w:val="0091377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0726978">
      <w:bodyDiv w:val="1"/>
      <w:marLeft w:val="0"/>
      <w:marRight w:val="0"/>
      <w:marTop w:val="0"/>
      <w:marBottom w:val="0"/>
      <w:divBdr>
        <w:top w:val="none" w:sz="0" w:space="0" w:color="auto"/>
        <w:left w:val="none" w:sz="0" w:space="0" w:color="auto"/>
        <w:bottom w:val="none" w:sz="0" w:space="0" w:color="auto"/>
        <w:right w:val="none" w:sz="0" w:space="0" w:color="auto"/>
      </w:divBdr>
    </w:div>
    <w:div w:id="249706262">
      <w:bodyDiv w:val="1"/>
      <w:marLeft w:val="0"/>
      <w:marRight w:val="0"/>
      <w:marTop w:val="0"/>
      <w:marBottom w:val="0"/>
      <w:divBdr>
        <w:top w:val="none" w:sz="0" w:space="0" w:color="auto"/>
        <w:left w:val="none" w:sz="0" w:space="0" w:color="auto"/>
        <w:bottom w:val="none" w:sz="0" w:space="0" w:color="auto"/>
        <w:right w:val="none" w:sz="0" w:space="0" w:color="auto"/>
      </w:divBdr>
      <w:divsChild>
        <w:div w:id="1757632289">
          <w:marLeft w:val="360"/>
          <w:marRight w:val="0"/>
          <w:marTop w:val="200"/>
          <w:marBottom w:val="0"/>
          <w:divBdr>
            <w:top w:val="none" w:sz="0" w:space="0" w:color="auto"/>
            <w:left w:val="none" w:sz="0" w:space="0" w:color="auto"/>
            <w:bottom w:val="none" w:sz="0" w:space="0" w:color="auto"/>
            <w:right w:val="none" w:sz="0" w:space="0" w:color="auto"/>
          </w:divBdr>
        </w:div>
        <w:div w:id="1054154566">
          <w:marLeft w:val="360"/>
          <w:marRight w:val="0"/>
          <w:marTop w:val="200"/>
          <w:marBottom w:val="0"/>
          <w:divBdr>
            <w:top w:val="none" w:sz="0" w:space="0" w:color="auto"/>
            <w:left w:val="none" w:sz="0" w:space="0" w:color="auto"/>
            <w:bottom w:val="none" w:sz="0" w:space="0" w:color="auto"/>
            <w:right w:val="none" w:sz="0" w:space="0" w:color="auto"/>
          </w:divBdr>
        </w:div>
        <w:div w:id="1003162269">
          <w:marLeft w:val="360"/>
          <w:marRight w:val="0"/>
          <w:marTop w:val="200"/>
          <w:marBottom w:val="0"/>
          <w:divBdr>
            <w:top w:val="none" w:sz="0" w:space="0" w:color="auto"/>
            <w:left w:val="none" w:sz="0" w:space="0" w:color="auto"/>
            <w:bottom w:val="none" w:sz="0" w:space="0" w:color="auto"/>
            <w:right w:val="none" w:sz="0" w:space="0" w:color="auto"/>
          </w:divBdr>
        </w:div>
        <w:div w:id="1926763131">
          <w:marLeft w:val="360"/>
          <w:marRight w:val="0"/>
          <w:marTop w:val="200"/>
          <w:marBottom w:val="0"/>
          <w:divBdr>
            <w:top w:val="none" w:sz="0" w:space="0" w:color="auto"/>
            <w:left w:val="none" w:sz="0" w:space="0" w:color="auto"/>
            <w:bottom w:val="none" w:sz="0" w:space="0" w:color="auto"/>
            <w:right w:val="none" w:sz="0" w:space="0" w:color="auto"/>
          </w:divBdr>
        </w:div>
      </w:divsChild>
    </w:div>
    <w:div w:id="367878362">
      <w:bodyDiv w:val="1"/>
      <w:marLeft w:val="0"/>
      <w:marRight w:val="0"/>
      <w:marTop w:val="0"/>
      <w:marBottom w:val="0"/>
      <w:divBdr>
        <w:top w:val="none" w:sz="0" w:space="0" w:color="auto"/>
        <w:left w:val="none" w:sz="0" w:space="0" w:color="auto"/>
        <w:bottom w:val="none" w:sz="0" w:space="0" w:color="auto"/>
        <w:right w:val="none" w:sz="0" w:space="0" w:color="auto"/>
      </w:divBdr>
    </w:div>
    <w:div w:id="376516749">
      <w:bodyDiv w:val="1"/>
      <w:marLeft w:val="0"/>
      <w:marRight w:val="0"/>
      <w:marTop w:val="0"/>
      <w:marBottom w:val="0"/>
      <w:divBdr>
        <w:top w:val="none" w:sz="0" w:space="0" w:color="auto"/>
        <w:left w:val="none" w:sz="0" w:space="0" w:color="auto"/>
        <w:bottom w:val="none" w:sz="0" w:space="0" w:color="auto"/>
        <w:right w:val="none" w:sz="0" w:space="0" w:color="auto"/>
      </w:divBdr>
    </w:div>
    <w:div w:id="587738504">
      <w:bodyDiv w:val="1"/>
      <w:marLeft w:val="0"/>
      <w:marRight w:val="0"/>
      <w:marTop w:val="0"/>
      <w:marBottom w:val="0"/>
      <w:divBdr>
        <w:top w:val="none" w:sz="0" w:space="0" w:color="auto"/>
        <w:left w:val="none" w:sz="0" w:space="0" w:color="auto"/>
        <w:bottom w:val="none" w:sz="0" w:space="0" w:color="auto"/>
        <w:right w:val="none" w:sz="0" w:space="0" w:color="auto"/>
      </w:divBdr>
    </w:div>
    <w:div w:id="619070424">
      <w:bodyDiv w:val="1"/>
      <w:marLeft w:val="0"/>
      <w:marRight w:val="0"/>
      <w:marTop w:val="0"/>
      <w:marBottom w:val="0"/>
      <w:divBdr>
        <w:top w:val="none" w:sz="0" w:space="0" w:color="auto"/>
        <w:left w:val="none" w:sz="0" w:space="0" w:color="auto"/>
        <w:bottom w:val="none" w:sz="0" w:space="0" w:color="auto"/>
        <w:right w:val="none" w:sz="0" w:space="0" w:color="auto"/>
      </w:divBdr>
    </w:div>
    <w:div w:id="780494167">
      <w:bodyDiv w:val="1"/>
      <w:marLeft w:val="0"/>
      <w:marRight w:val="0"/>
      <w:marTop w:val="0"/>
      <w:marBottom w:val="0"/>
      <w:divBdr>
        <w:top w:val="none" w:sz="0" w:space="0" w:color="auto"/>
        <w:left w:val="none" w:sz="0" w:space="0" w:color="auto"/>
        <w:bottom w:val="none" w:sz="0" w:space="0" w:color="auto"/>
        <w:right w:val="none" w:sz="0" w:space="0" w:color="auto"/>
      </w:divBdr>
    </w:div>
    <w:div w:id="908156000">
      <w:bodyDiv w:val="1"/>
      <w:marLeft w:val="0"/>
      <w:marRight w:val="0"/>
      <w:marTop w:val="0"/>
      <w:marBottom w:val="0"/>
      <w:divBdr>
        <w:top w:val="none" w:sz="0" w:space="0" w:color="auto"/>
        <w:left w:val="none" w:sz="0" w:space="0" w:color="auto"/>
        <w:bottom w:val="none" w:sz="0" w:space="0" w:color="auto"/>
        <w:right w:val="none" w:sz="0" w:space="0" w:color="auto"/>
      </w:divBdr>
    </w:div>
    <w:div w:id="1253854097">
      <w:bodyDiv w:val="1"/>
      <w:marLeft w:val="0"/>
      <w:marRight w:val="0"/>
      <w:marTop w:val="0"/>
      <w:marBottom w:val="0"/>
      <w:divBdr>
        <w:top w:val="none" w:sz="0" w:space="0" w:color="auto"/>
        <w:left w:val="none" w:sz="0" w:space="0" w:color="auto"/>
        <w:bottom w:val="none" w:sz="0" w:space="0" w:color="auto"/>
        <w:right w:val="none" w:sz="0" w:space="0" w:color="auto"/>
      </w:divBdr>
    </w:div>
    <w:div w:id="1319186998">
      <w:bodyDiv w:val="1"/>
      <w:marLeft w:val="0"/>
      <w:marRight w:val="0"/>
      <w:marTop w:val="0"/>
      <w:marBottom w:val="0"/>
      <w:divBdr>
        <w:top w:val="none" w:sz="0" w:space="0" w:color="auto"/>
        <w:left w:val="none" w:sz="0" w:space="0" w:color="auto"/>
        <w:bottom w:val="none" w:sz="0" w:space="0" w:color="auto"/>
        <w:right w:val="none" w:sz="0" w:space="0" w:color="auto"/>
      </w:divBdr>
      <w:divsChild>
        <w:div w:id="1509098617">
          <w:marLeft w:val="360"/>
          <w:marRight w:val="0"/>
          <w:marTop w:val="200"/>
          <w:marBottom w:val="0"/>
          <w:divBdr>
            <w:top w:val="none" w:sz="0" w:space="0" w:color="auto"/>
            <w:left w:val="none" w:sz="0" w:space="0" w:color="auto"/>
            <w:bottom w:val="none" w:sz="0" w:space="0" w:color="auto"/>
            <w:right w:val="none" w:sz="0" w:space="0" w:color="auto"/>
          </w:divBdr>
        </w:div>
        <w:div w:id="1940138099">
          <w:marLeft w:val="360"/>
          <w:marRight w:val="0"/>
          <w:marTop w:val="200"/>
          <w:marBottom w:val="0"/>
          <w:divBdr>
            <w:top w:val="none" w:sz="0" w:space="0" w:color="auto"/>
            <w:left w:val="none" w:sz="0" w:space="0" w:color="auto"/>
            <w:bottom w:val="none" w:sz="0" w:space="0" w:color="auto"/>
            <w:right w:val="none" w:sz="0" w:space="0" w:color="auto"/>
          </w:divBdr>
        </w:div>
        <w:div w:id="308023771">
          <w:marLeft w:val="360"/>
          <w:marRight w:val="0"/>
          <w:marTop w:val="200"/>
          <w:marBottom w:val="0"/>
          <w:divBdr>
            <w:top w:val="none" w:sz="0" w:space="0" w:color="auto"/>
            <w:left w:val="none" w:sz="0" w:space="0" w:color="auto"/>
            <w:bottom w:val="none" w:sz="0" w:space="0" w:color="auto"/>
            <w:right w:val="none" w:sz="0" w:space="0" w:color="auto"/>
          </w:divBdr>
        </w:div>
        <w:div w:id="1240821436">
          <w:marLeft w:val="360"/>
          <w:marRight w:val="0"/>
          <w:marTop w:val="200"/>
          <w:marBottom w:val="0"/>
          <w:divBdr>
            <w:top w:val="none" w:sz="0" w:space="0" w:color="auto"/>
            <w:left w:val="none" w:sz="0" w:space="0" w:color="auto"/>
            <w:bottom w:val="none" w:sz="0" w:space="0" w:color="auto"/>
            <w:right w:val="none" w:sz="0" w:space="0" w:color="auto"/>
          </w:divBdr>
        </w:div>
      </w:divsChild>
    </w:div>
    <w:div w:id="1330016890">
      <w:bodyDiv w:val="1"/>
      <w:marLeft w:val="0"/>
      <w:marRight w:val="0"/>
      <w:marTop w:val="0"/>
      <w:marBottom w:val="0"/>
      <w:divBdr>
        <w:top w:val="none" w:sz="0" w:space="0" w:color="auto"/>
        <w:left w:val="none" w:sz="0" w:space="0" w:color="auto"/>
        <w:bottom w:val="none" w:sz="0" w:space="0" w:color="auto"/>
        <w:right w:val="none" w:sz="0" w:space="0" w:color="auto"/>
      </w:divBdr>
      <w:divsChild>
        <w:div w:id="345181355">
          <w:marLeft w:val="360"/>
          <w:marRight w:val="0"/>
          <w:marTop w:val="200"/>
          <w:marBottom w:val="0"/>
          <w:divBdr>
            <w:top w:val="none" w:sz="0" w:space="0" w:color="auto"/>
            <w:left w:val="none" w:sz="0" w:space="0" w:color="auto"/>
            <w:bottom w:val="none" w:sz="0" w:space="0" w:color="auto"/>
            <w:right w:val="none" w:sz="0" w:space="0" w:color="auto"/>
          </w:divBdr>
        </w:div>
        <w:div w:id="369232930">
          <w:marLeft w:val="360"/>
          <w:marRight w:val="0"/>
          <w:marTop w:val="200"/>
          <w:marBottom w:val="0"/>
          <w:divBdr>
            <w:top w:val="none" w:sz="0" w:space="0" w:color="auto"/>
            <w:left w:val="none" w:sz="0" w:space="0" w:color="auto"/>
            <w:bottom w:val="none" w:sz="0" w:space="0" w:color="auto"/>
            <w:right w:val="none" w:sz="0" w:space="0" w:color="auto"/>
          </w:divBdr>
        </w:div>
        <w:div w:id="948853367">
          <w:marLeft w:val="360"/>
          <w:marRight w:val="0"/>
          <w:marTop w:val="200"/>
          <w:marBottom w:val="0"/>
          <w:divBdr>
            <w:top w:val="none" w:sz="0" w:space="0" w:color="auto"/>
            <w:left w:val="none" w:sz="0" w:space="0" w:color="auto"/>
            <w:bottom w:val="none" w:sz="0" w:space="0" w:color="auto"/>
            <w:right w:val="none" w:sz="0" w:space="0" w:color="auto"/>
          </w:divBdr>
        </w:div>
        <w:div w:id="1067192809">
          <w:marLeft w:val="360"/>
          <w:marRight w:val="0"/>
          <w:marTop w:val="200"/>
          <w:marBottom w:val="0"/>
          <w:divBdr>
            <w:top w:val="none" w:sz="0" w:space="0" w:color="auto"/>
            <w:left w:val="none" w:sz="0" w:space="0" w:color="auto"/>
            <w:bottom w:val="none" w:sz="0" w:space="0" w:color="auto"/>
            <w:right w:val="none" w:sz="0" w:space="0" w:color="auto"/>
          </w:divBdr>
        </w:div>
        <w:div w:id="768349838">
          <w:marLeft w:val="360"/>
          <w:marRight w:val="0"/>
          <w:marTop w:val="200"/>
          <w:marBottom w:val="0"/>
          <w:divBdr>
            <w:top w:val="none" w:sz="0" w:space="0" w:color="auto"/>
            <w:left w:val="none" w:sz="0" w:space="0" w:color="auto"/>
            <w:bottom w:val="none" w:sz="0" w:space="0" w:color="auto"/>
            <w:right w:val="none" w:sz="0" w:space="0" w:color="auto"/>
          </w:divBdr>
        </w:div>
      </w:divsChild>
    </w:div>
    <w:div w:id="1437826867">
      <w:bodyDiv w:val="1"/>
      <w:marLeft w:val="0"/>
      <w:marRight w:val="0"/>
      <w:marTop w:val="0"/>
      <w:marBottom w:val="0"/>
      <w:divBdr>
        <w:top w:val="none" w:sz="0" w:space="0" w:color="auto"/>
        <w:left w:val="none" w:sz="0" w:space="0" w:color="auto"/>
        <w:bottom w:val="none" w:sz="0" w:space="0" w:color="auto"/>
        <w:right w:val="none" w:sz="0" w:space="0" w:color="auto"/>
      </w:divBdr>
    </w:div>
    <w:div w:id="1446651209">
      <w:bodyDiv w:val="1"/>
      <w:marLeft w:val="0"/>
      <w:marRight w:val="0"/>
      <w:marTop w:val="0"/>
      <w:marBottom w:val="0"/>
      <w:divBdr>
        <w:top w:val="none" w:sz="0" w:space="0" w:color="auto"/>
        <w:left w:val="none" w:sz="0" w:space="0" w:color="auto"/>
        <w:bottom w:val="none" w:sz="0" w:space="0" w:color="auto"/>
        <w:right w:val="none" w:sz="0" w:space="0" w:color="auto"/>
      </w:divBdr>
    </w:div>
    <w:div w:id="1526168947">
      <w:bodyDiv w:val="1"/>
      <w:marLeft w:val="0"/>
      <w:marRight w:val="0"/>
      <w:marTop w:val="0"/>
      <w:marBottom w:val="0"/>
      <w:divBdr>
        <w:top w:val="none" w:sz="0" w:space="0" w:color="auto"/>
        <w:left w:val="none" w:sz="0" w:space="0" w:color="auto"/>
        <w:bottom w:val="none" w:sz="0" w:space="0" w:color="auto"/>
        <w:right w:val="none" w:sz="0" w:space="0" w:color="auto"/>
      </w:divBdr>
      <w:divsChild>
        <w:div w:id="194076540">
          <w:marLeft w:val="360"/>
          <w:marRight w:val="0"/>
          <w:marTop w:val="200"/>
          <w:marBottom w:val="0"/>
          <w:divBdr>
            <w:top w:val="none" w:sz="0" w:space="0" w:color="auto"/>
            <w:left w:val="none" w:sz="0" w:space="0" w:color="auto"/>
            <w:bottom w:val="none" w:sz="0" w:space="0" w:color="auto"/>
            <w:right w:val="none" w:sz="0" w:space="0" w:color="auto"/>
          </w:divBdr>
        </w:div>
        <w:div w:id="796602278">
          <w:marLeft w:val="360"/>
          <w:marRight w:val="0"/>
          <w:marTop w:val="200"/>
          <w:marBottom w:val="0"/>
          <w:divBdr>
            <w:top w:val="none" w:sz="0" w:space="0" w:color="auto"/>
            <w:left w:val="none" w:sz="0" w:space="0" w:color="auto"/>
            <w:bottom w:val="none" w:sz="0" w:space="0" w:color="auto"/>
            <w:right w:val="none" w:sz="0" w:space="0" w:color="auto"/>
          </w:divBdr>
        </w:div>
        <w:div w:id="2051220739">
          <w:marLeft w:val="360"/>
          <w:marRight w:val="0"/>
          <w:marTop w:val="200"/>
          <w:marBottom w:val="0"/>
          <w:divBdr>
            <w:top w:val="none" w:sz="0" w:space="0" w:color="auto"/>
            <w:left w:val="none" w:sz="0" w:space="0" w:color="auto"/>
            <w:bottom w:val="none" w:sz="0" w:space="0" w:color="auto"/>
            <w:right w:val="none" w:sz="0" w:space="0" w:color="auto"/>
          </w:divBdr>
        </w:div>
        <w:div w:id="1635721180">
          <w:marLeft w:val="360"/>
          <w:marRight w:val="0"/>
          <w:marTop w:val="200"/>
          <w:marBottom w:val="0"/>
          <w:divBdr>
            <w:top w:val="none" w:sz="0" w:space="0" w:color="auto"/>
            <w:left w:val="none" w:sz="0" w:space="0" w:color="auto"/>
            <w:bottom w:val="none" w:sz="0" w:space="0" w:color="auto"/>
            <w:right w:val="none" w:sz="0" w:space="0" w:color="auto"/>
          </w:divBdr>
        </w:div>
      </w:divsChild>
    </w:div>
    <w:div w:id="1560556832">
      <w:bodyDiv w:val="1"/>
      <w:marLeft w:val="0"/>
      <w:marRight w:val="0"/>
      <w:marTop w:val="0"/>
      <w:marBottom w:val="0"/>
      <w:divBdr>
        <w:top w:val="none" w:sz="0" w:space="0" w:color="auto"/>
        <w:left w:val="none" w:sz="0" w:space="0" w:color="auto"/>
        <w:bottom w:val="none" w:sz="0" w:space="0" w:color="auto"/>
        <w:right w:val="none" w:sz="0" w:space="0" w:color="auto"/>
      </w:divBdr>
      <w:divsChild>
        <w:div w:id="1220632604">
          <w:marLeft w:val="360"/>
          <w:marRight w:val="0"/>
          <w:marTop w:val="200"/>
          <w:marBottom w:val="0"/>
          <w:divBdr>
            <w:top w:val="none" w:sz="0" w:space="0" w:color="auto"/>
            <w:left w:val="none" w:sz="0" w:space="0" w:color="auto"/>
            <w:bottom w:val="none" w:sz="0" w:space="0" w:color="auto"/>
            <w:right w:val="none" w:sz="0" w:space="0" w:color="auto"/>
          </w:divBdr>
        </w:div>
        <w:div w:id="1997680084">
          <w:marLeft w:val="360"/>
          <w:marRight w:val="0"/>
          <w:marTop w:val="200"/>
          <w:marBottom w:val="0"/>
          <w:divBdr>
            <w:top w:val="none" w:sz="0" w:space="0" w:color="auto"/>
            <w:left w:val="none" w:sz="0" w:space="0" w:color="auto"/>
            <w:bottom w:val="none" w:sz="0" w:space="0" w:color="auto"/>
            <w:right w:val="none" w:sz="0" w:space="0" w:color="auto"/>
          </w:divBdr>
        </w:div>
        <w:div w:id="2031637245">
          <w:marLeft w:val="360"/>
          <w:marRight w:val="0"/>
          <w:marTop w:val="200"/>
          <w:marBottom w:val="0"/>
          <w:divBdr>
            <w:top w:val="none" w:sz="0" w:space="0" w:color="auto"/>
            <w:left w:val="none" w:sz="0" w:space="0" w:color="auto"/>
            <w:bottom w:val="none" w:sz="0" w:space="0" w:color="auto"/>
            <w:right w:val="none" w:sz="0" w:space="0" w:color="auto"/>
          </w:divBdr>
        </w:div>
        <w:div w:id="2113553475">
          <w:marLeft w:val="360"/>
          <w:marRight w:val="0"/>
          <w:marTop w:val="200"/>
          <w:marBottom w:val="0"/>
          <w:divBdr>
            <w:top w:val="none" w:sz="0" w:space="0" w:color="auto"/>
            <w:left w:val="none" w:sz="0" w:space="0" w:color="auto"/>
            <w:bottom w:val="none" w:sz="0" w:space="0" w:color="auto"/>
            <w:right w:val="none" w:sz="0" w:space="0" w:color="auto"/>
          </w:divBdr>
        </w:div>
      </w:divsChild>
    </w:div>
    <w:div w:id="1830247786">
      <w:bodyDiv w:val="1"/>
      <w:marLeft w:val="0"/>
      <w:marRight w:val="0"/>
      <w:marTop w:val="0"/>
      <w:marBottom w:val="0"/>
      <w:divBdr>
        <w:top w:val="none" w:sz="0" w:space="0" w:color="auto"/>
        <w:left w:val="none" w:sz="0" w:space="0" w:color="auto"/>
        <w:bottom w:val="none" w:sz="0" w:space="0" w:color="auto"/>
        <w:right w:val="none" w:sz="0" w:space="0" w:color="auto"/>
      </w:divBdr>
    </w:div>
    <w:div w:id="1971014995">
      <w:bodyDiv w:val="1"/>
      <w:marLeft w:val="0"/>
      <w:marRight w:val="0"/>
      <w:marTop w:val="0"/>
      <w:marBottom w:val="0"/>
      <w:divBdr>
        <w:top w:val="none" w:sz="0" w:space="0" w:color="auto"/>
        <w:left w:val="none" w:sz="0" w:space="0" w:color="auto"/>
        <w:bottom w:val="none" w:sz="0" w:space="0" w:color="auto"/>
        <w:right w:val="none" w:sz="0" w:space="0" w:color="auto"/>
      </w:divBdr>
    </w:div>
    <w:div w:id="2138406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comments" Target="comments.xml"/><Relationship Id="rId10" Type="http://schemas.openxmlformats.org/officeDocument/2006/relationships/image" Target="media/image1.jpeg"/><Relationship Id="rId19" Type="http://schemas.microsoft.com/office/2011/relationships/people" Target="peop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James J. Duggan IV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F4212F-3474-427E-985D-83109686D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2037</TotalTime>
  <Pages>13</Pages>
  <Words>6115</Words>
  <Characters>34857</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UAH Fit Vault Software Requirements Specification</vt:lpstr>
    </vt:vector>
  </TitlesOfParts>
  <Company>COLSA Corporation</Company>
  <LinksUpToDate>false</LinksUpToDate>
  <CharactersWithSpaces>40891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UAH Fit Vault Software Requirements Specification</dc:title>
  <dc:subject>CPE 656/658 Software Studio</dc:subject>
  <dc:creator>Adam</dc:creator>
  <cp:lastModifiedBy>Jimmy Duggan</cp:lastModifiedBy>
  <cp:revision>54</cp:revision>
  <dcterms:created xsi:type="dcterms:W3CDTF">2015-09-28T16:49:00Z</dcterms:created>
  <dcterms:modified xsi:type="dcterms:W3CDTF">2015-11-12T00:14:00Z</dcterms:modified>
</cp:coreProperties>
</file>