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4A6020"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4A6020"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 xml:space="preserve">Whit J. </w:t>
                </w:r>
                <w:proofErr w:type="spellStart"/>
                <w:r w:rsidRPr="00AC73E6">
                  <w:rPr>
                    <w:lang w:eastAsia="ja-JP"/>
                  </w:rPr>
                  <w:t>Sisulak</w:t>
                </w:r>
                <w:proofErr w:type="spellEnd"/>
              </w:p>
              <w:p w14:paraId="61EA2683" w14:textId="77777777" w:rsidR="00AC73E6" w:rsidRDefault="00AC73E6" w:rsidP="00CD0C85">
                <w:pPr>
                  <w:rPr>
                    <w:lang w:eastAsia="ja-JP"/>
                  </w:rPr>
                </w:pPr>
                <w:r w:rsidRPr="00AC73E6">
                  <w:rPr>
                    <w:lang w:eastAsia="ja-JP"/>
                  </w:rPr>
                  <w:t>Glen L. Riden</w:t>
                </w:r>
              </w:p>
              <w:p w14:paraId="6ED46753" w14:textId="77777777" w:rsidR="00AA2219" w:rsidRPr="00AA2219" w:rsidRDefault="004A6020"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14:paraId="638974B0" w14:textId="77777777" w:rsidR="00AC73E6" w:rsidRDefault="004A6020" w:rsidP="00CD0C85">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77777777" w:rsidR="004A6020" w:rsidRDefault="004A6020" w:rsidP="00CD0C85">
                      <w:pPr>
                        <w:pStyle w:val="Subtitle"/>
                      </w:pPr>
                      <w:r>
                        <w:t>11/2/2015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541809"/>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G. Riden</w:t>
            </w:r>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 xml:space="preserve">W. </w:t>
            </w:r>
            <w:proofErr w:type="spellStart"/>
            <w:r>
              <w:t>Sisulak</w:t>
            </w:r>
            <w:proofErr w:type="spellEnd"/>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 xml:space="preserve">W. </w:t>
            </w:r>
            <w:proofErr w:type="spellStart"/>
            <w:r>
              <w:t>Sisulak</w:t>
            </w:r>
            <w:proofErr w:type="spellEnd"/>
          </w:p>
          <w:p w14:paraId="447E457E" w14:textId="77777777" w:rsidR="00CA5B5E" w:rsidRDefault="00CA5B5E" w:rsidP="00380E3B">
            <w:pPr>
              <w:pStyle w:val="BodyText1"/>
            </w:pPr>
            <w:r>
              <w:t>G. Riden</w:t>
            </w:r>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 xml:space="preserve">W. </w:t>
            </w:r>
            <w:proofErr w:type="spellStart"/>
            <w:r>
              <w:t>Sisulak</w:t>
            </w:r>
            <w:proofErr w:type="spellEnd"/>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 xml:space="preserve">W. </w:t>
            </w:r>
            <w:proofErr w:type="spellStart"/>
            <w:r>
              <w:t>Sisulak</w:t>
            </w:r>
            <w:proofErr w:type="spellEnd"/>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G. Riden</w:t>
            </w:r>
          </w:p>
          <w:p w14:paraId="70755F4C" w14:textId="77777777" w:rsidR="00AC55FA" w:rsidRDefault="00AC55FA" w:rsidP="00380E3B">
            <w:pPr>
              <w:pStyle w:val="BodyText1"/>
            </w:pPr>
            <w:r>
              <w:lastRenderedPageBreak/>
              <w:t>J. Duggan</w:t>
            </w:r>
          </w:p>
        </w:tc>
      </w:tr>
      <w:tr w:rsidR="0061349F" w14:paraId="27644FC0" w14:textId="77777777" w:rsidTr="00380E3B">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pPr>
            <w:r>
              <w:t>G. Riden</w:t>
            </w:r>
          </w:p>
        </w:tc>
      </w:tr>
      <w:tr w:rsidR="00031DD8" w14:paraId="38723858" w14:textId="77777777" w:rsidTr="00380E3B">
        <w:tc>
          <w:tcPr>
            <w:tcW w:w="1440" w:type="dxa"/>
            <w:tcBorders>
              <w:top w:val="single" w:sz="4" w:space="0" w:color="auto"/>
              <w:left w:val="single" w:sz="4" w:space="0" w:color="auto"/>
              <w:bottom w:val="single" w:sz="4" w:space="0" w:color="auto"/>
              <w:right w:val="single" w:sz="4" w:space="0" w:color="auto"/>
            </w:tcBorders>
          </w:tcPr>
          <w:p w14:paraId="032C5532" w14:textId="10E865DB"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14:paraId="56CD0394" w14:textId="3E984CE3"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14:paraId="120F2940" w14:textId="73CA817F" w:rsidR="00031DD8" w:rsidRDefault="00031DD8" w:rsidP="00380E3B">
            <w:pPr>
              <w:pStyle w:val="BodyText1"/>
            </w:pPr>
            <w:r>
              <w:t>G. Riden merged in changes from J. Duggan v0.14 on Canvas</w:t>
            </w:r>
          </w:p>
        </w:tc>
        <w:tc>
          <w:tcPr>
            <w:tcW w:w="1790" w:type="dxa"/>
            <w:tcBorders>
              <w:top w:val="single" w:sz="4" w:space="0" w:color="auto"/>
              <w:left w:val="single" w:sz="4" w:space="0" w:color="auto"/>
              <w:bottom w:val="single" w:sz="4" w:space="0" w:color="auto"/>
              <w:right w:val="single" w:sz="4" w:space="0" w:color="auto"/>
            </w:tcBorders>
          </w:tcPr>
          <w:p w14:paraId="6AAE369E" w14:textId="3AD6C798" w:rsidR="00031DD8" w:rsidRDefault="00031DD8" w:rsidP="00380E3B">
            <w:pPr>
              <w:pStyle w:val="BodyText1"/>
            </w:pPr>
            <w:r>
              <w:t>J. Duggan</w:t>
            </w:r>
          </w:p>
        </w:tc>
      </w:tr>
      <w:tr w:rsidR="004A6020" w14:paraId="3052CFCD" w14:textId="77777777" w:rsidTr="00380E3B">
        <w:trPr>
          <w:ins w:id="4" w:author="Glen" w:date="2015-11-08T11:04:00Z"/>
        </w:trPr>
        <w:tc>
          <w:tcPr>
            <w:tcW w:w="1440" w:type="dxa"/>
            <w:tcBorders>
              <w:top w:val="single" w:sz="4" w:space="0" w:color="auto"/>
              <w:left w:val="single" w:sz="4" w:space="0" w:color="auto"/>
              <w:bottom w:val="single" w:sz="4" w:space="0" w:color="auto"/>
              <w:right w:val="single" w:sz="4" w:space="0" w:color="auto"/>
            </w:tcBorders>
          </w:tcPr>
          <w:p w14:paraId="7A5E7F78" w14:textId="73FAB114" w:rsidR="004A6020" w:rsidRDefault="004A6020" w:rsidP="00380E3B">
            <w:pPr>
              <w:pStyle w:val="BodyText1"/>
              <w:rPr>
                <w:ins w:id="5" w:author="Glen" w:date="2015-11-08T11:04:00Z"/>
              </w:rPr>
            </w:pPr>
            <w:ins w:id="6" w:author="Glen" w:date="2015-11-08T11:04:00Z">
              <w:r>
                <w:t>0.15</w:t>
              </w:r>
            </w:ins>
          </w:p>
        </w:tc>
        <w:tc>
          <w:tcPr>
            <w:tcW w:w="1620" w:type="dxa"/>
            <w:tcBorders>
              <w:top w:val="single" w:sz="4" w:space="0" w:color="auto"/>
              <w:left w:val="single" w:sz="4" w:space="0" w:color="auto"/>
              <w:bottom w:val="single" w:sz="4" w:space="0" w:color="auto"/>
              <w:right w:val="single" w:sz="4" w:space="0" w:color="auto"/>
            </w:tcBorders>
          </w:tcPr>
          <w:p w14:paraId="164D0F70" w14:textId="736842A6" w:rsidR="004A6020" w:rsidRDefault="004A6020" w:rsidP="00380E3B">
            <w:pPr>
              <w:pStyle w:val="BodyText1"/>
              <w:rPr>
                <w:ins w:id="7" w:author="Glen" w:date="2015-11-08T11:04:00Z"/>
              </w:rPr>
            </w:pPr>
            <w:ins w:id="8" w:author="Glen" w:date="2015-11-08T11:04:00Z">
              <w:r>
                <w:t>11/8/15</w:t>
              </w:r>
            </w:ins>
          </w:p>
        </w:tc>
        <w:tc>
          <w:tcPr>
            <w:tcW w:w="3790" w:type="dxa"/>
            <w:tcBorders>
              <w:top w:val="single" w:sz="4" w:space="0" w:color="auto"/>
              <w:left w:val="single" w:sz="4" w:space="0" w:color="auto"/>
              <w:bottom w:val="single" w:sz="4" w:space="0" w:color="auto"/>
              <w:right w:val="single" w:sz="4" w:space="0" w:color="auto"/>
            </w:tcBorders>
          </w:tcPr>
          <w:p w14:paraId="25560472" w14:textId="01D1DA36" w:rsidR="004A6020" w:rsidRDefault="004A6020" w:rsidP="00380E3B">
            <w:pPr>
              <w:pStyle w:val="BodyText1"/>
              <w:rPr>
                <w:ins w:id="9" w:author="Glen" w:date="2015-11-08T11:04:00Z"/>
              </w:rPr>
            </w:pPr>
            <w:ins w:id="10" w:author="Glen" w:date="2015-11-08T11:04:00Z">
              <w:r>
                <w:t>Adding use case specifications for physician role requirements.</w:t>
              </w:r>
            </w:ins>
          </w:p>
        </w:tc>
        <w:tc>
          <w:tcPr>
            <w:tcW w:w="1790" w:type="dxa"/>
            <w:tcBorders>
              <w:top w:val="single" w:sz="4" w:space="0" w:color="auto"/>
              <w:left w:val="single" w:sz="4" w:space="0" w:color="auto"/>
              <w:bottom w:val="single" w:sz="4" w:space="0" w:color="auto"/>
              <w:right w:val="single" w:sz="4" w:space="0" w:color="auto"/>
            </w:tcBorders>
          </w:tcPr>
          <w:p w14:paraId="6FF54B33" w14:textId="6AACFF7D" w:rsidR="004A6020" w:rsidRDefault="004A6020" w:rsidP="00380E3B">
            <w:pPr>
              <w:pStyle w:val="BodyText1"/>
              <w:rPr>
                <w:ins w:id="11" w:author="Glen" w:date="2015-11-08T11:04:00Z"/>
              </w:rPr>
            </w:pPr>
            <w:ins w:id="12" w:author="Glen" w:date="2015-11-08T11:04:00Z">
              <w:r>
                <w:t>G. Riden</w:t>
              </w:r>
            </w:ins>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13" w:name="_Toc43454181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13"/>
        </w:p>
        <w:p w14:paraId="2D00C149" w14:textId="77777777"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14:paraId="1103D23B" w14:textId="77777777" w:rsidR="00645AA0" w:rsidRDefault="004A6020">
          <w:pPr>
            <w:pStyle w:val="TOC1"/>
            <w:tabs>
              <w:tab w:val="right" w:leader="dot" w:pos="9350"/>
            </w:tabs>
            <w:rPr>
              <w:rFonts w:asciiTheme="minorHAnsi" w:eastAsiaTheme="minorEastAsia" w:hAnsiTheme="minorHAnsi" w:cstheme="minorBidi"/>
              <w:noProof/>
              <w:sz w:val="22"/>
              <w:szCs w:val="22"/>
            </w:rPr>
          </w:pPr>
          <w:hyperlink w:anchor="_Toc434541810" w:history="1">
            <w:r w:rsidR="00645AA0" w:rsidRPr="00387019">
              <w:rPr>
                <w:rStyle w:val="Hyperlink"/>
                <w:noProof/>
                <w:lang w:eastAsia="ja-JP"/>
              </w:rPr>
              <w:t>Table Of Contents</w:t>
            </w:r>
            <w:r w:rsidR="00645AA0">
              <w:rPr>
                <w:noProof/>
                <w:webHidden/>
              </w:rPr>
              <w:tab/>
            </w:r>
            <w:r w:rsidR="00645AA0">
              <w:rPr>
                <w:noProof/>
                <w:webHidden/>
              </w:rPr>
              <w:fldChar w:fldCharType="begin"/>
            </w:r>
            <w:r w:rsidR="00645AA0">
              <w:rPr>
                <w:noProof/>
                <w:webHidden/>
              </w:rPr>
              <w:instrText xml:space="preserve"> PAGEREF _Toc434541810 \h </w:instrText>
            </w:r>
            <w:r w:rsidR="00645AA0">
              <w:rPr>
                <w:noProof/>
                <w:webHidden/>
              </w:rPr>
            </w:r>
            <w:r w:rsidR="00645AA0">
              <w:rPr>
                <w:noProof/>
                <w:webHidden/>
              </w:rPr>
              <w:fldChar w:fldCharType="separate"/>
            </w:r>
            <w:r w:rsidR="00645AA0">
              <w:rPr>
                <w:noProof/>
                <w:webHidden/>
              </w:rPr>
              <w:t>iii</w:t>
            </w:r>
            <w:r w:rsidR="00645AA0">
              <w:rPr>
                <w:noProof/>
                <w:webHidden/>
              </w:rPr>
              <w:fldChar w:fldCharType="end"/>
            </w:r>
          </w:hyperlink>
        </w:p>
        <w:p w14:paraId="5AA4EA90" w14:textId="77777777" w:rsidR="00645AA0" w:rsidRDefault="004A6020">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00645AA0" w:rsidRPr="00387019">
              <w:rPr>
                <w:rStyle w:val="Hyperlink"/>
                <w:noProof/>
              </w:rPr>
              <w:t>1</w:t>
            </w:r>
            <w:r w:rsidR="00645AA0">
              <w:rPr>
                <w:rFonts w:asciiTheme="minorHAnsi" w:eastAsiaTheme="minorEastAsia" w:hAnsiTheme="minorHAnsi" w:cstheme="minorBidi"/>
                <w:noProof/>
                <w:sz w:val="22"/>
                <w:szCs w:val="22"/>
              </w:rPr>
              <w:tab/>
            </w:r>
            <w:r w:rsidR="00645AA0" w:rsidRPr="00387019">
              <w:rPr>
                <w:rStyle w:val="Hyperlink"/>
                <w:noProof/>
              </w:rPr>
              <w:t>Introduction</w:t>
            </w:r>
            <w:r w:rsidR="00645AA0">
              <w:rPr>
                <w:noProof/>
                <w:webHidden/>
              </w:rPr>
              <w:tab/>
            </w:r>
            <w:r w:rsidR="00645AA0">
              <w:rPr>
                <w:noProof/>
                <w:webHidden/>
              </w:rPr>
              <w:fldChar w:fldCharType="begin"/>
            </w:r>
            <w:r w:rsidR="00645AA0">
              <w:rPr>
                <w:noProof/>
                <w:webHidden/>
              </w:rPr>
              <w:instrText xml:space="preserve"> PAGEREF _Toc434541811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3C77AF2"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00645AA0" w:rsidRPr="00387019">
              <w:rPr>
                <w:rStyle w:val="Hyperlink"/>
                <w:noProof/>
              </w:rPr>
              <w:t>1.1</w:t>
            </w:r>
            <w:r w:rsidR="00645AA0">
              <w:rPr>
                <w:rFonts w:asciiTheme="minorHAnsi" w:eastAsiaTheme="minorEastAsia" w:hAnsiTheme="minorHAnsi" w:cstheme="minorBidi"/>
                <w:noProof/>
                <w:sz w:val="22"/>
                <w:szCs w:val="22"/>
              </w:rPr>
              <w:tab/>
            </w:r>
            <w:r w:rsidR="00645AA0" w:rsidRPr="00387019">
              <w:rPr>
                <w:rStyle w:val="Hyperlink"/>
                <w:noProof/>
              </w:rPr>
              <w:t>Purpose</w:t>
            </w:r>
            <w:r w:rsidR="00645AA0">
              <w:rPr>
                <w:noProof/>
                <w:webHidden/>
              </w:rPr>
              <w:tab/>
            </w:r>
            <w:r w:rsidR="00645AA0">
              <w:rPr>
                <w:noProof/>
                <w:webHidden/>
              </w:rPr>
              <w:fldChar w:fldCharType="begin"/>
            </w:r>
            <w:r w:rsidR="00645AA0">
              <w:rPr>
                <w:noProof/>
                <w:webHidden/>
              </w:rPr>
              <w:instrText xml:space="preserve"> PAGEREF _Toc434541812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16C44738"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00645AA0" w:rsidRPr="00387019">
              <w:rPr>
                <w:rStyle w:val="Hyperlink"/>
                <w:noProof/>
              </w:rPr>
              <w:t>1.2</w:t>
            </w:r>
            <w:r w:rsidR="00645AA0">
              <w:rPr>
                <w:rFonts w:asciiTheme="minorHAnsi" w:eastAsiaTheme="minorEastAsia" w:hAnsiTheme="minorHAnsi" w:cstheme="minorBidi"/>
                <w:noProof/>
                <w:sz w:val="22"/>
                <w:szCs w:val="22"/>
              </w:rPr>
              <w:tab/>
            </w:r>
            <w:r w:rsidR="00645AA0" w:rsidRPr="00387019">
              <w:rPr>
                <w:rStyle w:val="Hyperlink"/>
                <w:noProof/>
              </w:rPr>
              <w:t>Scope</w:t>
            </w:r>
            <w:r w:rsidR="00645AA0">
              <w:rPr>
                <w:noProof/>
                <w:webHidden/>
              </w:rPr>
              <w:tab/>
            </w:r>
            <w:r w:rsidR="00645AA0">
              <w:rPr>
                <w:noProof/>
                <w:webHidden/>
              </w:rPr>
              <w:fldChar w:fldCharType="begin"/>
            </w:r>
            <w:r w:rsidR="00645AA0">
              <w:rPr>
                <w:noProof/>
                <w:webHidden/>
              </w:rPr>
              <w:instrText xml:space="preserve"> PAGEREF _Toc434541813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2ECF6C1"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00645AA0" w:rsidRPr="00387019">
              <w:rPr>
                <w:rStyle w:val="Hyperlink"/>
                <w:noProof/>
              </w:rPr>
              <w:t>1.3</w:t>
            </w:r>
            <w:r w:rsidR="00645AA0">
              <w:rPr>
                <w:rFonts w:asciiTheme="minorHAnsi" w:eastAsiaTheme="minorEastAsia" w:hAnsiTheme="minorHAnsi" w:cstheme="minorBidi"/>
                <w:noProof/>
                <w:sz w:val="22"/>
                <w:szCs w:val="22"/>
              </w:rPr>
              <w:tab/>
            </w:r>
            <w:r w:rsidR="00645AA0" w:rsidRPr="00387019">
              <w:rPr>
                <w:rStyle w:val="Hyperlink"/>
                <w:noProof/>
              </w:rPr>
              <w:t>Definitions, Acronyms, and Abbreviations</w:t>
            </w:r>
            <w:r w:rsidR="00645AA0">
              <w:rPr>
                <w:noProof/>
                <w:webHidden/>
              </w:rPr>
              <w:tab/>
            </w:r>
            <w:r w:rsidR="00645AA0">
              <w:rPr>
                <w:noProof/>
                <w:webHidden/>
              </w:rPr>
              <w:fldChar w:fldCharType="begin"/>
            </w:r>
            <w:r w:rsidR="00645AA0">
              <w:rPr>
                <w:noProof/>
                <w:webHidden/>
              </w:rPr>
              <w:instrText xml:space="preserve"> PAGEREF _Toc434541814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57C3018F"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00645AA0" w:rsidRPr="00387019">
              <w:rPr>
                <w:rStyle w:val="Hyperlink"/>
                <w:noProof/>
              </w:rPr>
              <w:t>1.4</w:t>
            </w:r>
            <w:r w:rsidR="00645AA0">
              <w:rPr>
                <w:rFonts w:asciiTheme="minorHAnsi" w:eastAsiaTheme="minorEastAsia" w:hAnsiTheme="minorHAnsi" w:cstheme="minorBidi"/>
                <w:noProof/>
                <w:sz w:val="22"/>
                <w:szCs w:val="22"/>
              </w:rPr>
              <w:tab/>
            </w:r>
            <w:r w:rsidR="00645AA0" w:rsidRPr="00387019">
              <w:rPr>
                <w:rStyle w:val="Hyperlink"/>
                <w:noProof/>
              </w:rPr>
              <w:t>References</w:t>
            </w:r>
            <w:r w:rsidR="00645AA0">
              <w:rPr>
                <w:noProof/>
                <w:webHidden/>
              </w:rPr>
              <w:tab/>
            </w:r>
            <w:r w:rsidR="00645AA0">
              <w:rPr>
                <w:noProof/>
                <w:webHidden/>
              </w:rPr>
              <w:fldChar w:fldCharType="begin"/>
            </w:r>
            <w:r w:rsidR="00645AA0">
              <w:rPr>
                <w:noProof/>
                <w:webHidden/>
              </w:rPr>
              <w:instrText xml:space="preserve"> PAGEREF _Toc434541815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F1FB4AC"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00645AA0" w:rsidRPr="00387019">
              <w:rPr>
                <w:rStyle w:val="Hyperlink"/>
                <w:noProof/>
              </w:rPr>
              <w:t>1.5</w:t>
            </w:r>
            <w:r w:rsidR="00645AA0">
              <w:rPr>
                <w:rFonts w:asciiTheme="minorHAnsi" w:eastAsiaTheme="minorEastAsia" w:hAnsiTheme="minorHAnsi" w:cstheme="minorBidi"/>
                <w:noProof/>
                <w:sz w:val="22"/>
                <w:szCs w:val="22"/>
              </w:rPr>
              <w:tab/>
            </w:r>
            <w:r w:rsidR="00645AA0" w:rsidRPr="00387019">
              <w:rPr>
                <w:rStyle w:val="Hyperlink"/>
                <w:noProof/>
              </w:rPr>
              <w:t>Overview</w:t>
            </w:r>
            <w:r w:rsidR="00645AA0">
              <w:rPr>
                <w:noProof/>
                <w:webHidden/>
              </w:rPr>
              <w:tab/>
            </w:r>
            <w:r w:rsidR="00645AA0">
              <w:rPr>
                <w:noProof/>
                <w:webHidden/>
              </w:rPr>
              <w:fldChar w:fldCharType="begin"/>
            </w:r>
            <w:r w:rsidR="00645AA0">
              <w:rPr>
                <w:noProof/>
                <w:webHidden/>
              </w:rPr>
              <w:instrText xml:space="preserve"> PAGEREF _Toc434541816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E6326A4" w14:textId="77777777" w:rsidR="00645AA0" w:rsidRDefault="004A6020">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00645AA0" w:rsidRPr="00387019">
              <w:rPr>
                <w:rStyle w:val="Hyperlink"/>
                <w:noProof/>
              </w:rPr>
              <w:t>2</w:t>
            </w:r>
            <w:r w:rsidR="00645AA0">
              <w:rPr>
                <w:rFonts w:asciiTheme="minorHAnsi" w:eastAsiaTheme="minorEastAsia" w:hAnsiTheme="minorHAnsi" w:cstheme="minorBidi"/>
                <w:noProof/>
                <w:sz w:val="22"/>
                <w:szCs w:val="22"/>
              </w:rPr>
              <w:tab/>
            </w:r>
            <w:r w:rsidR="00645AA0" w:rsidRPr="00387019">
              <w:rPr>
                <w:rStyle w:val="Hyperlink"/>
                <w:noProof/>
              </w:rPr>
              <w:t>Overall Description</w:t>
            </w:r>
            <w:r w:rsidR="00645AA0">
              <w:rPr>
                <w:noProof/>
                <w:webHidden/>
              </w:rPr>
              <w:tab/>
            </w:r>
            <w:r w:rsidR="00645AA0">
              <w:rPr>
                <w:noProof/>
                <w:webHidden/>
              </w:rPr>
              <w:fldChar w:fldCharType="begin"/>
            </w:r>
            <w:r w:rsidR="00645AA0">
              <w:rPr>
                <w:noProof/>
                <w:webHidden/>
              </w:rPr>
              <w:instrText xml:space="preserve"> PAGEREF _Toc434541817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CCE3AAB"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00645AA0" w:rsidRPr="00387019">
              <w:rPr>
                <w:rStyle w:val="Hyperlink"/>
                <w:noProof/>
              </w:rPr>
              <w:t>2.1</w:t>
            </w:r>
            <w:r w:rsidR="00645AA0">
              <w:rPr>
                <w:rFonts w:asciiTheme="minorHAnsi" w:eastAsiaTheme="minorEastAsia" w:hAnsiTheme="minorHAnsi" w:cstheme="minorBidi"/>
                <w:noProof/>
                <w:sz w:val="22"/>
                <w:szCs w:val="22"/>
              </w:rPr>
              <w:tab/>
            </w:r>
            <w:r w:rsidR="00645AA0" w:rsidRPr="00387019">
              <w:rPr>
                <w:rStyle w:val="Hyperlink"/>
                <w:noProof/>
              </w:rPr>
              <w:t>Product Perspective</w:t>
            </w:r>
            <w:r w:rsidR="00645AA0">
              <w:rPr>
                <w:noProof/>
                <w:webHidden/>
              </w:rPr>
              <w:tab/>
            </w:r>
            <w:r w:rsidR="00645AA0">
              <w:rPr>
                <w:noProof/>
                <w:webHidden/>
              </w:rPr>
              <w:fldChar w:fldCharType="begin"/>
            </w:r>
            <w:r w:rsidR="00645AA0">
              <w:rPr>
                <w:noProof/>
                <w:webHidden/>
              </w:rPr>
              <w:instrText xml:space="preserve"> PAGEREF _Toc434541819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7EAD8AD5"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00645AA0" w:rsidRPr="00387019">
              <w:rPr>
                <w:rStyle w:val="Hyperlink"/>
                <w:noProof/>
              </w:rPr>
              <w:t>2.2</w:t>
            </w:r>
            <w:r w:rsidR="00645AA0">
              <w:rPr>
                <w:rFonts w:asciiTheme="minorHAnsi" w:eastAsiaTheme="minorEastAsia" w:hAnsiTheme="minorHAnsi" w:cstheme="minorBidi"/>
                <w:noProof/>
                <w:sz w:val="22"/>
                <w:szCs w:val="22"/>
              </w:rPr>
              <w:tab/>
            </w:r>
            <w:r w:rsidR="00645AA0" w:rsidRPr="00387019">
              <w:rPr>
                <w:rStyle w:val="Hyperlink"/>
                <w:noProof/>
              </w:rPr>
              <w:t>Product Functions</w:t>
            </w:r>
            <w:r w:rsidR="00645AA0">
              <w:rPr>
                <w:noProof/>
                <w:webHidden/>
              </w:rPr>
              <w:tab/>
            </w:r>
            <w:r w:rsidR="00645AA0">
              <w:rPr>
                <w:noProof/>
                <w:webHidden/>
              </w:rPr>
              <w:fldChar w:fldCharType="begin"/>
            </w:r>
            <w:r w:rsidR="00645AA0">
              <w:rPr>
                <w:noProof/>
                <w:webHidden/>
              </w:rPr>
              <w:instrText xml:space="preserve"> PAGEREF _Toc434541820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2B40FFA"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00645AA0" w:rsidRPr="00387019">
              <w:rPr>
                <w:rStyle w:val="Hyperlink"/>
                <w:noProof/>
              </w:rPr>
              <w:t>2.3</w:t>
            </w:r>
            <w:r w:rsidR="00645AA0">
              <w:rPr>
                <w:rFonts w:asciiTheme="minorHAnsi" w:eastAsiaTheme="minorEastAsia" w:hAnsiTheme="minorHAnsi" w:cstheme="minorBidi"/>
                <w:noProof/>
                <w:sz w:val="22"/>
                <w:szCs w:val="22"/>
              </w:rPr>
              <w:tab/>
            </w:r>
            <w:r w:rsidR="00645AA0" w:rsidRPr="00387019">
              <w:rPr>
                <w:rStyle w:val="Hyperlink"/>
                <w:noProof/>
              </w:rPr>
              <w:t>User Characteristics</w:t>
            </w:r>
            <w:r w:rsidR="00645AA0">
              <w:rPr>
                <w:noProof/>
                <w:webHidden/>
              </w:rPr>
              <w:tab/>
            </w:r>
            <w:r w:rsidR="00645AA0">
              <w:rPr>
                <w:noProof/>
                <w:webHidden/>
              </w:rPr>
              <w:fldChar w:fldCharType="begin"/>
            </w:r>
            <w:r w:rsidR="00645AA0">
              <w:rPr>
                <w:noProof/>
                <w:webHidden/>
              </w:rPr>
              <w:instrText xml:space="preserve"> PAGEREF _Toc434541821 \h </w:instrText>
            </w:r>
            <w:r w:rsidR="00645AA0">
              <w:rPr>
                <w:noProof/>
                <w:webHidden/>
              </w:rPr>
            </w:r>
            <w:r w:rsidR="00645AA0">
              <w:rPr>
                <w:noProof/>
                <w:webHidden/>
              </w:rPr>
              <w:fldChar w:fldCharType="separate"/>
            </w:r>
            <w:r w:rsidR="00645AA0">
              <w:rPr>
                <w:noProof/>
                <w:webHidden/>
              </w:rPr>
              <w:t>3</w:t>
            </w:r>
            <w:r w:rsidR="00645AA0">
              <w:rPr>
                <w:noProof/>
                <w:webHidden/>
              </w:rPr>
              <w:fldChar w:fldCharType="end"/>
            </w:r>
          </w:hyperlink>
        </w:p>
        <w:p w14:paraId="30D5DABD"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00645AA0" w:rsidRPr="00387019">
              <w:rPr>
                <w:rStyle w:val="Hyperlink"/>
                <w:noProof/>
              </w:rPr>
              <w:t>2.4</w:t>
            </w:r>
            <w:r w:rsidR="00645AA0">
              <w:rPr>
                <w:rFonts w:asciiTheme="minorHAnsi" w:eastAsiaTheme="minorEastAsia" w:hAnsiTheme="minorHAnsi" w:cstheme="minorBidi"/>
                <w:noProof/>
                <w:sz w:val="22"/>
                <w:szCs w:val="22"/>
              </w:rPr>
              <w:tab/>
            </w:r>
            <w:r w:rsidR="00645AA0" w:rsidRPr="00387019">
              <w:rPr>
                <w:rStyle w:val="Hyperlink"/>
                <w:noProof/>
              </w:rPr>
              <w:t>Constraints</w:t>
            </w:r>
            <w:r w:rsidR="00645AA0">
              <w:rPr>
                <w:noProof/>
                <w:webHidden/>
              </w:rPr>
              <w:tab/>
            </w:r>
            <w:r w:rsidR="00645AA0">
              <w:rPr>
                <w:noProof/>
                <w:webHidden/>
              </w:rPr>
              <w:fldChar w:fldCharType="begin"/>
            </w:r>
            <w:r w:rsidR="00645AA0">
              <w:rPr>
                <w:noProof/>
                <w:webHidden/>
              </w:rPr>
              <w:instrText xml:space="preserve"> PAGEREF _Toc434541822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735543D"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00645AA0" w:rsidRPr="00387019">
              <w:rPr>
                <w:rStyle w:val="Hyperlink"/>
                <w:noProof/>
              </w:rPr>
              <w:t>2.5</w:t>
            </w:r>
            <w:r w:rsidR="00645AA0">
              <w:rPr>
                <w:rFonts w:asciiTheme="minorHAnsi" w:eastAsiaTheme="minorEastAsia" w:hAnsiTheme="minorHAnsi" w:cstheme="minorBidi"/>
                <w:noProof/>
                <w:sz w:val="22"/>
                <w:szCs w:val="22"/>
              </w:rPr>
              <w:tab/>
            </w:r>
            <w:r w:rsidR="00645AA0" w:rsidRPr="00387019">
              <w:rPr>
                <w:rStyle w:val="Hyperlink"/>
                <w:noProof/>
              </w:rPr>
              <w:t>Assumptions and Dependencies</w:t>
            </w:r>
            <w:r w:rsidR="00645AA0">
              <w:rPr>
                <w:noProof/>
                <w:webHidden/>
              </w:rPr>
              <w:tab/>
            </w:r>
            <w:r w:rsidR="00645AA0">
              <w:rPr>
                <w:noProof/>
                <w:webHidden/>
              </w:rPr>
              <w:fldChar w:fldCharType="begin"/>
            </w:r>
            <w:r w:rsidR="00645AA0">
              <w:rPr>
                <w:noProof/>
                <w:webHidden/>
              </w:rPr>
              <w:instrText xml:space="preserve"> PAGEREF _Toc434541823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ED57E3" w14:textId="77777777" w:rsidR="00645AA0" w:rsidRDefault="004A6020">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00645AA0" w:rsidRPr="00387019">
              <w:rPr>
                <w:rStyle w:val="Hyperlink"/>
                <w:noProof/>
              </w:rPr>
              <w:t>3</w:t>
            </w:r>
            <w:r w:rsidR="00645AA0">
              <w:rPr>
                <w:rFonts w:asciiTheme="minorHAnsi" w:eastAsiaTheme="minorEastAsia" w:hAnsiTheme="minorHAnsi" w:cstheme="minorBidi"/>
                <w:noProof/>
                <w:sz w:val="22"/>
                <w:szCs w:val="22"/>
              </w:rPr>
              <w:tab/>
            </w:r>
            <w:r w:rsidR="00645AA0" w:rsidRPr="00387019">
              <w:rPr>
                <w:rStyle w:val="Hyperlink"/>
                <w:noProof/>
              </w:rPr>
              <w:t>Specific Requirements</w:t>
            </w:r>
            <w:r w:rsidR="00645AA0">
              <w:rPr>
                <w:noProof/>
                <w:webHidden/>
              </w:rPr>
              <w:tab/>
            </w:r>
            <w:r w:rsidR="00645AA0">
              <w:rPr>
                <w:noProof/>
                <w:webHidden/>
              </w:rPr>
              <w:fldChar w:fldCharType="begin"/>
            </w:r>
            <w:r w:rsidR="00645AA0">
              <w:rPr>
                <w:noProof/>
                <w:webHidden/>
              </w:rPr>
              <w:instrText xml:space="preserve"> PAGEREF _Toc434541824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51945A"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00645AA0" w:rsidRPr="00387019">
              <w:rPr>
                <w:rStyle w:val="Hyperlink"/>
                <w:noProof/>
              </w:rPr>
              <w:t>3.1.</w:t>
            </w:r>
            <w:r w:rsidR="00645AA0">
              <w:rPr>
                <w:rFonts w:asciiTheme="minorHAnsi" w:eastAsiaTheme="minorEastAsia" w:hAnsiTheme="minorHAnsi" w:cstheme="minorBidi"/>
                <w:noProof/>
                <w:sz w:val="22"/>
                <w:szCs w:val="22"/>
              </w:rPr>
              <w:tab/>
            </w:r>
            <w:r w:rsidR="00645AA0" w:rsidRPr="00387019">
              <w:rPr>
                <w:rStyle w:val="Hyperlink"/>
                <w:noProof/>
              </w:rPr>
              <w:t>Functional Requirements</w:t>
            </w:r>
            <w:r w:rsidR="00645AA0">
              <w:rPr>
                <w:noProof/>
                <w:webHidden/>
              </w:rPr>
              <w:tab/>
            </w:r>
            <w:r w:rsidR="00645AA0">
              <w:rPr>
                <w:noProof/>
                <w:webHidden/>
              </w:rPr>
              <w:fldChar w:fldCharType="begin"/>
            </w:r>
            <w:r w:rsidR="00645AA0">
              <w:rPr>
                <w:noProof/>
                <w:webHidden/>
              </w:rPr>
              <w:instrText xml:space="preserve"> PAGEREF _Toc434541827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BB52853" w14:textId="77777777" w:rsidR="00645AA0" w:rsidRDefault="004A6020">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00645AA0" w:rsidRPr="00387019">
              <w:rPr>
                <w:rStyle w:val="Hyperlink"/>
                <w:noProof/>
              </w:rPr>
              <w:t>3.2</w:t>
            </w:r>
            <w:r w:rsidR="00645AA0">
              <w:rPr>
                <w:rFonts w:asciiTheme="minorHAnsi" w:eastAsiaTheme="minorEastAsia" w:hAnsiTheme="minorHAnsi" w:cstheme="minorBidi"/>
                <w:noProof/>
                <w:sz w:val="22"/>
                <w:szCs w:val="22"/>
              </w:rPr>
              <w:tab/>
            </w:r>
            <w:r w:rsidR="00645AA0" w:rsidRPr="00387019">
              <w:rPr>
                <w:rStyle w:val="Hyperlink"/>
                <w:noProof/>
              </w:rPr>
              <w:t>Non-Functional Requirements</w:t>
            </w:r>
            <w:r w:rsidR="00645AA0">
              <w:rPr>
                <w:noProof/>
                <w:webHidden/>
              </w:rPr>
              <w:tab/>
            </w:r>
            <w:r w:rsidR="00645AA0">
              <w:rPr>
                <w:noProof/>
                <w:webHidden/>
              </w:rPr>
              <w:fldChar w:fldCharType="begin"/>
            </w:r>
            <w:r w:rsidR="00645AA0">
              <w:rPr>
                <w:noProof/>
                <w:webHidden/>
              </w:rPr>
              <w:instrText xml:space="preserve"> PAGEREF _Toc434541833 \h </w:instrText>
            </w:r>
            <w:r w:rsidR="00645AA0">
              <w:rPr>
                <w:noProof/>
                <w:webHidden/>
              </w:rPr>
            </w:r>
            <w:r w:rsidR="00645AA0">
              <w:rPr>
                <w:noProof/>
                <w:webHidden/>
              </w:rPr>
              <w:fldChar w:fldCharType="separate"/>
            </w:r>
            <w:r w:rsidR="00645AA0">
              <w:rPr>
                <w:noProof/>
                <w:webHidden/>
              </w:rPr>
              <w:t>7</w:t>
            </w:r>
            <w:r w:rsidR="00645AA0">
              <w:rPr>
                <w:noProof/>
                <w:webHidden/>
              </w:rPr>
              <w:fldChar w:fldCharType="end"/>
            </w:r>
          </w:hyperlink>
        </w:p>
        <w:p w14:paraId="0FD8B3B9" w14:textId="77777777" w:rsidR="00645AA0" w:rsidRDefault="004A6020">
          <w:pPr>
            <w:pStyle w:val="TOC1"/>
            <w:tabs>
              <w:tab w:val="right" w:leader="dot" w:pos="9350"/>
            </w:tabs>
            <w:rPr>
              <w:rFonts w:asciiTheme="minorHAnsi" w:eastAsiaTheme="minorEastAsia" w:hAnsiTheme="minorHAnsi" w:cstheme="minorBidi"/>
              <w:noProof/>
              <w:sz w:val="22"/>
              <w:szCs w:val="22"/>
            </w:rPr>
          </w:pPr>
          <w:hyperlink w:anchor="_Toc434541841" w:history="1">
            <w:r w:rsidR="00645AA0" w:rsidRPr="00387019">
              <w:rPr>
                <w:rStyle w:val="Hyperlink"/>
                <w:noProof/>
              </w:rPr>
              <w:t>Appendix A: Use Case Specifications</w:t>
            </w:r>
            <w:r w:rsidR="00645AA0">
              <w:rPr>
                <w:noProof/>
                <w:webHidden/>
              </w:rPr>
              <w:tab/>
            </w:r>
            <w:r w:rsidR="00645AA0">
              <w:rPr>
                <w:noProof/>
                <w:webHidden/>
              </w:rPr>
              <w:fldChar w:fldCharType="begin"/>
            </w:r>
            <w:r w:rsidR="00645AA0">
              <w:rPr>
                <w:noProof/>
                <w:webHidden/>
              </w:rPr>
              <w:instrText xml:space="preserve"> PAGEREF _Toc434541841 \h </w:instrText>
            </w:r>
            <w:r w:rsidR="00645AA0">
              <w:rPr>
                <w:noProof/>
                <w:webHidden/>
              </w:rPr>
            </w:r>
            <w:r w:rsidR="00645AA0">
              <w:rPr>
                <w:noProof/>
                <w:webHidden/>
              </w:rPr>
              <w:fldChar w:fldCharType="separate"/>
            </w:r>
            <w:r w:rsidR="00645AA0">
              <w:rPr>
                <w:noProof/>
                <w:webHidden/>
              </w:rPr>
              <w:t>9</w:t>
            </w:r>
            <w:r w:rsidR="00645AA0">
              <w:rPr>
                <w:noProof/>
                <w:webHidden/>
              </w:rPr>
              <w:fldChar w:fldCharType="end"/>
            </w:r>
          </w:hyperlink>
        </w:p>
        <w:p w14:paraId="07738332" w14:textId="77777777" w:rsidR="00645AA0" w:rsidRDefault="004A6020">
          <w:pPr>
            <w:pStyle w:val="TOC1"/>
            <w:tabs>
              <w:tab w:val="right" w:leader="dot" w:pos="9350"/>
            </w:tabs>
            <w:rPr>
              <w:rFonts w:asciiTheme="minorHAnsi" w:eastAsiaTheme="minorEastAsia" w:hAnsiTheme="minorHAnsi" w:cstheme="minorBidi"/>
              <w:noProof/>
              <w:sz w:val="22"/>
              <w:szCs w:val="22"/>
            </w:rPr>
          </w:pPr>
          <w:hyperlink w:anchor="_Toc434541842" w:history="1">
            <w:r w:rsidR="00645AA0" w:rsidRPr="00387019">
              <w:rPr>
                <w:rStyle w:val="Hyperlink"/>
                <w:noProof/>
              </w:rPr>
              <w:t>Appendix B: Traceability Matrix</w:t>
            </w:r>
            <w:r w:rsidR="00645AA0">
              <w:rPr>
                <w:noProof/>
                <w:webHidden/>
              </w:rPr>
              <w:tab/>
            </w:r>
            <w:r w:rsidR="00645AA0">
              <w:rPr>
                <w:noProof/>
                <w:webHidden/>
              </w:rPr>
              <w:fldChar w:fldCharType="begin"/>
            </w:r>
            <w:r w:rsidR="00645AA0">
              <w:rPr>
                <w:noProof/>
                <w:webHidden/>
              </w:rPr>
              <w:instrText xml:space="preserve"> PAGEREF _Toc434541842 \h </w:instrText>
            </w:r>
            <w:r w:rsidR="00645AA0">
              <w:rPr>
                <w:noProof/>
                <w:webHidden/>
              </w:rPr>
            </w:r>
            <w:r w:rsidR="00645AA0">
              <w:rPr>
                <w:noProof/>
                <w:webHidden/>
              </w:rPr>
              <w:fldChar w:fldCharType="separate"/>
            </w:r>
            <w:r w:rsidR="00645AA0">
              <w:rPr>
                <w:noProof/>
                <w:webHidden/>
              </w:rPr>
              <w:t>20</w:t>
            </w:r>
            <w:r w:rsidR="00645AA0">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2618EE">
      <w:pPr>
        <w:pStyle w:val="Title"/>
      </w:pPr>
      <w:r>
        <w:lastRenderedPageBreak/>
        <w:t>Requirements Specification</w:t>
      </w:r>
    </w:p>
    <w:p w14:paraId="3A8F4EF4" w14:textId="77777777" w:rsidR="001B55DA" w:rsidRPr="001B55DA" w:rsidRDefault="00002059" w:rsidP="001B55DA">
      <w:pPr>
        <w:pStyle w:val="Heading1"/>
        <w:spacing w:after="200" w:line="360" w:lineRule="auto"/>
      </w:pPr>
      <w:bookmarkStart w:id="18" w:name="_Toc434541811"/>
      <w:r>
        <w:t>Introduction</w:t>
      </w:r>
      <w:bookmarkEnd w:id="18"/>
    </w:p>
    <w:p w14:paraId="26D4ABA7" w14:textId="77777777" w:rsidR="00F1310B" w:rsidRPr="00F1310B" w:rsidRDefault="00F1310B" w:rsidP="002618EE">
      <w:pPr>
        <w:pStyle w:val="Heading2"/>
        <w:spacing w:line="360" w:lineRule="auto"/>
      </w:pPr>
      <w:bookmarkStart w:id="19" w:name="_Toc434541812"/>
      <w:r w:rsidRPr="00F1310B">
        <w:t>Purpose</w:t>
      </w:r>
      <w:bookmarkEnd w:id="19"/>
    </w:p>
    <w:p w14:paraId="47C9E44F" w14:textId="77777777"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2618EE">
      <w:pPr>
        <w:pStyle w:val="Heading2"/>
      </w:pPr>
      <w:bookmarkStart w:id="20" w:name="_Toc434541813"/>
      <w:r>
        <w:t>Scope</w:t>
      </w:r>
      <w:bookmarkEnd w:id="20"/>
    </w:p>
    <w:p w14:paraId="2336FDA3" w14:textId="77777777"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14:paraId="0FAD0F8A" w14:textId="77777777"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14:paraId="7D39D2E2" w14:textId="77777777" w:rsidR="001B55DA" w:rsidRDefault="00FA0A59" w:rsidP="00FA0A59">
      <w:pPr>
        <w:pStyle w:val="ListParagraph"/>
        <w:numPr>
          <w:ilvl w:val="0"/>
          <w:numId w:val="6"/>
        </w:numPr>
      </w:pPr>
      <w:r>
        <w:t>Simple Moving Average</w:t>
      </w:r>
    </w:p>
    <w:p w14:paraId="2E5C1952" w14:textId="77777777" w:rsidR="00FA0A59" w:rsidRDefault="00FA0A59" w:rsidP="00FA0A59">
      <w:pPr>
        <w:pStyle w:val="ListParagraph"/>
        <w:numPr>
          <w:ilvl w:val="0"/>
          <w:numId w:val="6"/>
        </w:numPr>
      </w:pPr>
      <w:r>
        <w:t>Data correlation discovery between the multiple devices.</w:t>
      </w:r>
    </w:p>
    <w:p w14:paraId="1E4423F3" w14:textId="77777777"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3723EDDB"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7868B675" w14:textId="77777777" w:rsidR="00CF6BE0" w:rsidRDefault="00002059" w:rsidP="002618EE">
      <w:pPr>
        <w:pStyle w:val="Heading2"/>
      </w:pPr>
      <w:bookmarkStart w:id="21" w:name="_Toc434541814"/>
      <w:r>
        <w:t>Definitions, Acronyms, and Abbreviations</w:t>
      </w:r>
      <w:bookmarkEnd w:id="21"/>
    </w:p>
    <w:p w14:paraId="642CA6C7" w14:textId="77777777" w:rsidR="00CF6BE0" w:rsidRPr="00CF6BE0" w:rsidRDefault="00CF6BE0"/>
    <w:p w14:paraId="20071F4C" w14:textId="77777777" w:rsidR="00002059" w:rsidRDefault="00002059" w:rsidP="002618EE">
      <w:pPr>
        <w:pStyle w:val="Heading2"/>
      </w:pPr>
      <w:bookmarkStart w:id="22" w:name="_Toc434541815"/>
      <w:r>
        <w:t>References</w:t>
      </w:r>
      <w:bookmarkEnd w:id="22"/>
    </w:p>
    <w:p w14:paraId="4C487BE1"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3C53557" w14:textId="77777777"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2618EE">
      <w:pPr>
        <w:pStyle w:val="ListParagraph"/>
        <w:widowControl w:val="0"/>
        <w:spacing w:after="0" w:line="240" w:lineRule="auto"/>
      </w:pPr>
    </w:p>
    <w:p w14:paraId="718B797A" w14:textId="77777777" w:rsidR="00CF6BE0" w:rsidRDefault="00CF6BE0" w:rsidP="002618EE">
      <w:pPr>
        <w:pStyle w:val="Heading2"/>
      </w:pPr>
      <w:bookmarkStart w:id="23" w:name="_Toc434541816"/>
      <w:r>
        <w:t>Overview</w:t>
      </w:r>
      <w:bookmarkEnd w:id="23"/>
    </w:p>
    <w:p w14:paraId="0EC02014"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2618EE">
      <w:pPr>
        <w:pStyle w:val="Heading1"/>
      </w:pPr>
      <w:bookmarkStart w:id="24" w:name="_Toc434541817"/>
      <w:r>
        <w:t>Overall Description</w:t>
      </w:r>
      <w:bookmarkEnd w:id="24"/>
    </w:p>
    <w:p w14:paraId="1317F9CC"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5" w:name="_Toc430564285"/>
      <w:bookmarkStart w:id="26" w:name="_Toc430564338"/>
      <w:bookmarkStart w:id="27" w:name="_Toc430564615"/>
      <w:bookmarkStart w:id="28" w:name="_Toc431145053"/>
      <w:bookmarkStart w:id="29" w:name="_Toc432366808"/>
      <w:bookmarkStart w:id="30" w:name="_Toc434192814"/>
      <w:bookmarkStart w:id="31" w:name="_Toc434194379"/>
      <w:bookmarkStart w:id="32" w:name="_Toc434541818"/>
      <w:bookmarkEnd w:id="25"/>
      <w:bookmarkEnd w:id="26"/>
      <w:bookmarkEnd w:id="27"/>
      <w:bookmarkEnd w:id="28"/>
      <w:bookmarkEnd w:id="29"/>
      <w:bookmarkEnd w:id="30"/>
      <w:bookmarkEnd w:id="31"/>
      <w:bookmarkEnd w:id="32"/>
    </w:p>
    <w:p w14:paraId="19D6D377" w14:textId="77777777" w:rsidR="00CF6BE0" w:rsidRDefault="00CF6BE0" w:rsidP="002618EE">
      <w:pPr>
        <w:pStyle w:val="Heading2"/>
      </w:pPr>
      <w:bookmarkStart w:id="33" w:name="_Toc434541819"/>
      <w:r>
        <w:t>Product Perspective</w:t>
      </w:r>
      <w:bookmarkEnd w:id="33"/>
    </w:p>
    <w:p w14:paraId="617B333A" w14:textId="77777777"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2618EE">
      <w:pPr>
        <w:pStyle w:val="Heading2"/>
      </w:pPr>
      <w:bookmarkStart w:id="34" w:name="_Toc434541820"/>
      <w:r>
        <w:t>Product Functions</w:t>
      </w:r>
      <w:bookmarkEnd w:id="34"/>
    </w:p>
    <w:p w14:paraId="31BE13D9" w14:textId="77777777" w:rsidR="00B4623B" w:rsidRDefault="00B4623B" w:rsidP="00E33B6A">
      <w:pPr>
        <w:pStyle w:val="ListParagraph"/>
        <w:numPr>
          <w:ilvl w:val="0"/>
          <w:numId w:val="22"/>
        </w:numPr>
      </w:pPr>
      <w:r>
        <w:t>Web based and internet accessible.</w:t>
      </w:r>
    </w:p>
    <w:p w14:paraId="640C4BAA" w14:textId="77777777" w:rsidR="00B4623B" w:rsidRDefault="00B4623B" w:rsidP="00E33B6A">
      <w:pPr>
        <w:pStyle w:val="ListParagraph"/>
        <w:numPr>
          <w:ilvl w:val="0"/>
          <w:numId w:val="22"/>
        </w:numPr>
      </w:pPr>
      <w:r>
        <w:t>Medical experiment creation.</w:t>
      </w:r>
    </w:p>
    <w:p w14:paraId="46BF9ECF" w14:textId="77777777" w:rsidR="00B4623B" w:rsidRDefault="00B4623B" w:rsidP="00E33B6A">
      <w:pPr>
        <w:pStyle w:val="ListParagraph"/>
        <w:numPr>
          <w:ilvl w:val="1"/>
          <w:numId w:val="22"/>
        </w:numPr>
      </w:pPr>
      <w:r>
        <w:t>Store experiments for later viewing.</w:t>
      </w:r>
    </w:p>
    <w:p w14:paraId="403C542D" w14:textId="77777777" w:rsidR="00B4623B" w:rsidRDefault="00B4623B" w:rsidP="00E33B6A">
      <w:pPr>
        <w:pStyle w:val="ListParagraph"/>
        <w:numPr>
          <w:ilvl w:val="0"/>
          <w:numId w:val="22"/>
        </w:numPr>
      </w:pPr>
      <w:r>
        <w:lastRenderedPageBreak/>
        <w:t>Account Management including role-base user accounts.</w:t>
      </w:r>
    </w:p>
    <w:p w14:paraId="6576082E" w14:textId="77777777" w:rsidR="00B4623B" w:rsidRDefault="00B4623B" w:rsidP="00E33B6A">
      <w:pPr>
        <w:pStyle w:val="ListParagraph"/>
        <w:numPr>
          <w:ilvl w:val="1"/>
          <w:numId w:val="22"/>
        </w:numPr>
      </w:pPr>
      <w:r>
        <w:t>Patient</w:t>
      </w:r>
    </w:p>
    <w:p w14:paraId="7C24B1A3" w14:textId="77777777" w:rsidR="00B4623B" w:rsidRDefault="00B4623B" w:rsidP="00E33B6A">
      <w:pPr>
        <w:pStyle w:val="ListParagraph"/>
        <w:numPr>
          <w:ilvl w:val="1"/>
          <w:numId w:val="22"/>
        </w:numPr>
      </w:pPr>
      <w:r>
        <w:t>Physician</w:t>
      </w:r>
    </w:p>
    <w:p w14:paraId="26BFADC2" w14:textId="77777777" w:rsidR="00B4623B" w:rsidRDefault="00B4623B" w:rsidP="00E33B6A">
      <w:pPr>
        <w:pStyle w:val="ListParagraph"/>
        <w:numPr>
          <w:ilvl w:val="1"/>
          <w:numId w:val="22"/>
        </w:numPr>
      </w:pPr>
      <w:r>
        <w:t>Experiment Administrator</w:t>
      </w:r>
    </w:p>
    <w:p w14:paraId="2279A28D" w14:textId="77777777" w:rsidR="00B4623B" w:rsidRDefault="00B4623B" w:rsidP="00E33B6A">
      <w:pPr>
        <w:pStyle w:val="ListParagraph"/>
        <w:numPr>
          <w:ilvl w:val="1"/>
          <w:numId w:val="22"/>
        </w:numPr>
      </w:pPr>
      <w:r>
        <w:t>System Administrator</w:t>
      </w:r>
    </w:p>
    <w:p w14:paraId="2F5DC21B" w14:textId="77777777" w:rsidR="00B4623B" w:rsidRDefault="00B4623B" w:rsidP="00E33B6A">
      <w:pPr>
        <w:pStyle w:val="ListParagraph"/>
        <w:numPr>
          <w:ilvl w:val="0"/>
          <w:numId w:val="22"/>
        </w:numPr>
      </w:pPr>
      <w:r>
        <w:t>Allows for confidential medical data storage.</w:t>
      </w:r>
    </w:p>
    <w:p w14:paraId="3AEC5934" w14:textId="77777777" w:rsidR="00B4623B" w:rsidRDefault="00B4623B" w:rsidP="00E33B6A">
      <w:pPr>
        <w:pStyle w:val="ListParagraph"/>
        <w:numPr>
          <w:ilvl w:val="0"/>
          <w:numId w:val="22"/>
        </w:numPr>
      </w:pPr>
      <w:r>
        <w:t>Allows for viewing medical data.</w:t>
      </w:r>
    </w:p>
    <w:p w14:paraId="1827001A" w14:textId="77777777" w:rsidR="00B4623B" w:rsidRDefault="00B4623B" w:rsidP="00E33B6A">
      <w:pPr>
        <w:pStyle w:val="ListParagraph"/>
        <w:numPr>
          <w:ilvl w:val="0"/>
          <w:numId w:val="22"/>
        </w:numPr>
      </w:pPr>
      <w:r>
        <w:t>Allows for Physician/Patient confidentiality.</w:t>
      </w:r>
    </w:p>
    <w:p w14:paraId="2B3BA19D" w14:textId="77777777" w:rsidR="00B4623B" w:rsidRDefault="00B4623B" w:rsidP="00E33B6A">
      <w:pPr>
        <w:pStyle w:val="ListParagraph"/>
        <w:numPr>
          <w:ilvl w:val="0"/>
          <w:numId w:val="22"/>
        </w:numPr>
      </w:pPr>
      <w:r>
        <w:t>Provides a means to download experiment results and personal or patient medical data.</w:t>
      </w:r>
    </w:p>
    <w:p w14:paraId="29B3D868" w14:textId="77777777" w:rsidR="00B4623B" w:rsidRPr="00E33B6A" w:rsidRDefault="00E15AF1" w:rsidP="00E33B6A">
      <w:pPr>
        <w:pStyle w:val="ListParagraph"/>
        <w:numPr>
          <w:ilvl w:val="0"/>
          <w:numId w:val="22"/>
        </w:numPr>
      </w:pPr>
      <w:r>
        <w:t>Provides a user friendly interface.</w:t>
      </w:r>
    </w:p>
    <w:p w14:paraId="7381D57C" w14:textId="77777777" w:rsidR="00CF6BE0" w:rsidRDefault="00CF6BE0" w:rsidP="002618EE">
      <w:pPr>
        <w:pStyle w:val="Heading2"/>
      </w:pPr>
      <w:bookmarkStart w:id="35" w:name="_Toc434541821"/>
      <w:r>
        <w:t>User Characteristics</w:t>
      </w:r>
      <w:bookmarkEnd w:id="35"/>
    </w:p>
    <w:p w14:paraId="56E7EFBB" w14:textId="77777777" w:rsidR="00E15AF1" w:rsidRDefault="00E15AF1" w:rsidP="00E33B6A">
      <w:pPr>
        <w:pStyle w:val="ListParagraph"/>
        <w:numPr>
          <w:ilvl w:val="0"/>
          <w:numId w:val="23"/>
        </w:numPr>
      </w:pPr>
      <w:r>
        <w:t>Patient</w:t>
      </w:r>
    </w:p>
    <w:p w14:paraId="1AE4B22D"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14:paraId="0F1EE7D9" w14:textId="77777777"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14:paraId="2FB13165" w14:textId="77777777" w:rsidR="00E15AF1" w:rsidRDefault="00E15AF1">
      <w:pPr>
        <w:pStyle w:val="ListParagraph"/>
        <w:numPr>
          <w:ilvl w:val="0"/>
          <w:numId w:val="23"/>
        </w:numPr>
      </w:pPr>
      <w:r>
        <w:t>Physician</w:t>
      </w:r>
    </w:p>
    <w:p w14:paraId="3BC0C70F" w14:textId="77777777" w:rsidR="007E7C9E" w:rsidRPr="00E15AF1" w:rsidRDefault="00E15AF1" w:rsidP="00E15AF1">
      <w:pPr>
        <w:pStyle w:val="ListParagraph"/>
        <w:numPr>
          <w:ilvl w:val="1"/>
          <w:numId w:val="23"/>
        </w:numPr>
      </w:pPr>
      <w:r w:rsidRPr="00E15AF1">
        <w:t>Will be able to add patients to the system.</w:t>
      </w:r>
    </w:p>
    <w:p w14:paraId="6DA15C58" w14:textId="77777777"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14:paraId="62608A43" w14:textId="77777777"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pPr>
        <w:pStyle w:val="ListParagraph"/>
        <w:numPr>
          <w:ilvl w:val="0"/>
          <w:numId w:val="23"/>
        </w:numPr>
      </w:pPr>
      <w:r>
        <w:t>Experiment Administrator</w:t>
      </w:r>
    </w:p>
    <w:p w14:paraId="7017C7FF" w14:textId="77777777"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14:paraId="10A2A3A1"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pPr>
        <w:pStyle w:val="ListParagraph"/>
        <w:numPr>
          <w:ilvl w:val="0"/>
          <w:numId w:val="23"/>
        </w:numPr>
      </w:pPr>
      <w:r>
        <w:t>System Administrator</w:t>
      </w:r>
    </w:p>
    <w:p w14:paraId="3123926B" w14:textId="77777777"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E15AF1">
      <w:pPr>
        <w:pStyle w:val="ListParagraph"/>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E33B6A">
      <w:pPr>
        <w:pStyle w:val="ListParagraph"/>
      </w:pPr>
    </w:p>
    <w:p w14:paraId="40CD566A" w14:textId="77777777" w:rsidR="00CF6BE0" w:rsidRDefault="00CF6BE0" w:rsidP="002618EE">
      <w:pPr>
        <w:pStyle w:val="Heading2"/>
      </w:pPr>
      <w:bookmarkStart w:id="36" w:name="_Toc434541822"/>
      <w:r>
        <w:t>Constraints</w:t>
      </w:r>
      <w:bookmarkEnd w:id="36"/>
    </w:p>
    <w:p w14:paraId="2078E691" w14:textId="77777777" w:rsidR="00E15AF1" w:rsidRDefault="00E15AF1" w:rsidP="00E33B6A">
      <w:commentRangeStart w:id="37"/>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37"/>
      <w:r w:rsidR="00065B81">
        <w:rPr>
          <w:rStyle w:val="CommentReference"/>
        </w:rPr>
        <w:commentReference w:id="37"/>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45AA0">
            <w:pPr>
              <w:jc w:val="center"/>
            </w:pPr>
            <w:r>
              <w:t>Internet Browser</w:t>
            </w:r>
          </w:p>
        </w:tc>
        <w:tc>
          <w:tcPr>
            <w:tcW w:w="4788" w:type="dxa"/>
          </w:tcPr>
          <w:p w14:paraId="726E9E9D" w14:textId="77777777" w:rsidR="00A43712" w:rsidRDefault="00A43712" w:rsidP="00645AA0">
            <w:pPr>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45AA0">
            <w:pPr>
              <w:jc w:val="center"/>
              <w:rPr>
                <w:b w:val="0"/>
              </w:rPr>
            </w:pPr>
            <w:r w:rsidRPr="00645AA0">
              <w:rPr>
                <w:b w:val="0"/>
              </w:rPr>
              <w:t>Google Chrome</w:t>
            </w:r>
          </w:p>
        </w:tc>
        <w:tc>
          <w:tcPr>
            <w:tcW w:w="4788" w:type="dxa"/>
          </w:tcPr>
          <w:p w14:paraId="5D3E1619"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45AA0">
            <w:pPr>
              <w:jc w:val="center"/>
              <w:rPr>
                <w:b w:val="0"/>
              </w:rPr>
            </w:pPr>
            <w:r>
              <w:rPr>
                <w:b w:val="0"/>
              </w:rPr>
              <w:t>Mozilla Firefox</w:t>
            </w:r>
          </w:p>
        </w:tc>
        <w:tc>
          <w:tcPr>
            <w:tcW w:w="4788" w:type="dxa"/>
          </w:tcPr>
          <w:p w14:paraId="1D7F53C6" w14:textId="77777777" w:rsidR="00A43712" w:rsidRDefault="00A43712" w:rsidP="00645AA0">
            <w:pPr>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45AA0">
            <w:pPr>
              <w:jc w:val="center"/>
              <w:rPr>
                <w:b w:val="0"/>
              </w:rPr>
            </w:pPr>
            <w:r>
              <w:rPr>
                <w:b w:val="0"/>
              </w:rPr>
              <w:t>Internet Explorer</w:t>
            </w:r>
          </w:p>
        </w:tc>
        <w:tc>
          <w:tcPr>
            <w:tcW w:w="4788" w:type="dxa"/>
          </w:tcPr>
          <w:p w14:paraId="5F4A3174"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45AA0">
            <w:pPr>
              <w:jc w:val="center"/>
              <w:rPr>
                <w:b w:val="0"/>
              </w:rPr>
            </w:pPr>
            <w:r>
              <w:rPr>
                <w:b w:val="0"/>
              </w:rPr>
              <w:t>Apple Safari</w:t>
            </w:r>
          </w:p>
        </w:tc>
        <w:tc>
          <w:tcPr>
            <w:tcW w:w="4788" w:type="dxa"/>
          </w:tcPr>
          <w:p w14:paraId="4F5D7485" w14:textId="77777777" w:rsidR="00A43712" w:rsidRDefault="00B31A82" w:rsidP="00645AA0">
            <w:pPr>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E33B6A"/>
    <w:p w14:paraId="3EEA8D0D" w14:textId="77777777" w:rsidR="00CF6BE0" w:rsidRDefault="00CF6BE0" w:rsidP="002618EE">
      <w:pPr>
        <w:pStyle w:val="Heading2"/>
      </w:pPr>
      <w:bookmarkStart w:id="38" w:name="_Toc434541823"/>
      <w:r>
        <w:t>Assumptions and Dependencies</w:t>
      </w:r>
      <w:bookmarkEnd w:id="38"/>
    </w:p>
    <w:p w14:paraId="473200EA" w14:textId="77777777" w:rsidR="00E15AF1" w:rsidRPr="00E33B6A" w:rsidRDefault="00E15AF1" w:rsidP="00E33B6A">
      <w:r>
        <w:t>TBD</w:t>
      </w:r>
    </w:p>
    <w:p w14:paraId="6459FF00" w14:textId="77777777" w:rsidR="00CF6BE0" w:rsidRDefault="00CF6BE0" w:rsidP="002618EE">
      <w:pPr>
        <w:pStyle w:val="Heading1"/>
      </w:pPr>
      <w:bookmarkStart w:id="39" w:name="_Toc434541824"/>
      <w:commentRangeStart w:id="40"/>
      <w:r>
        <w:t>Specific Requirements</w:t>
      </w:r>
      <w:bookmarkEnd w:id="39"/>
      <w:commentRangeEnd w:id="40"/>
      <w:r w:rsidR="0061349F">
        <w:rPr>
          <w:rStyle w:val="CommentReference"/>
          <w:rFonts w:ascii="Times New Roman" w:eastAsiaTheme="minorHAnsi" w:hAnsi="Times New Roman" w:cs="Times New Roman"/>
          <w:b w:val="0"/>
          <w:bCs w:val="0"/>
          <w:color w:val="auto"/>
        </w:rPr>
        <w:commentReference w:id="40"/>
      </w:r>
    </w:p>
    <w:p w14:paraId="6B9895B6"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1" w:name="_Toc430564292"/>
      <w:bookmarkStart w:id="42" w:name="_Toc430564345"/>
      <w:bookmarkStart w:id="43" w:name="_Toc430564622"/>
      <w:bookmarkStart w:id="44" w:name="_Toc431145060"/>
      <w:bookmarkStart w:id="45" w:name="_Toc432366815"/>
      <w:bookmarkStart w:id="46" w:name="_Toc434192821"/>
      <w:bookmarkStart w:id="47" w:name="_Toc434194386"/>
      <w:bookmarkStart w:id="48" w:name="_Toc434541825"/>
      <w:bookmarkEnd w:id="41"/>
      <w:bookmarkEnd w:id="42"/>
      <w:bookmarkEnd w:id="43"/>
      <w:bookmarkEnd w:id="44"/>
      <w:bookmarkEnd w:id="45"/>
      <w:bookmarkEnd w:id="46"/>
      <w:bookmarkEnd w:id="47"/>
      <w:bookmarkEnd w:id="48"/>
    </w:p>
    <w:p w14:paraId="57B46AD7"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9" w:name="_Toc434192822"/>
      <w:bookmarkStart w:id="50" w:name="_Toc434194387"/>
      <w:bookmarkStart w:id="51" w:name="_Toc434541826"/>
      <w:bookmarkEnd w:id="49"/>
      <w:bookmarkEnd w:id="50"/>
      <w:bookmarkEnd w:id="51"/>
    </w:p>
    <w:p w14:paraId="3F73A088" w14:textId="77777777" w:rsidR="00317594" w:rsidRDefault="000162DE" w:rsidP="006E0B9D">
      <w:pPr>
        <w:pStyle w:val="Heading2"/>
        <w:numPr>
          <w:ilvl w:val="1"/>
          <w:numId w:val="4"/>
        </w:numPr>
      </w:pPr>
      <w:bookmarkStart w:id="52" w:name="_Toc434541827"/>
      <w:r>
        <w:t>Functional Requirements</w:t>
      </w:r>
      <w:bookmarkEnd w:id="52"/>
    </w:p>
    <w:p w14:paraId="51E266DC"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590DD83" w14:textId="77777777" w:rsidR="00B803FA" w:rsidRPr="006E0B9D" w:rsidRDefault="00B803FA" w:rsidP="006E0B9D">
      <w:pPr>
        <w:pStyle w:val="Heading4"/>
      </w:pPr>
      <w:r w:rsidRPr="006E0B9D">
        <w:lastRenderedPageBreak/>
        <w:t>The users shall belong to one of the following roles.</w:t>
      </w:r>
    </w:p>
    <w:p w14:paraId="518ED164" w14:textId="77777777" w:rsidR="006E0B9D" w:rsidRPr="006E0B9D" w:rsidRDefault="00B803FA" w:rsidP="006E0B9D">
      <w:pPr>
        <w:pStyle w:val="Heading5"/>
      </w:pPr>
      <w:r w:rsidRPr="00C37F56">
        <w:t>Patient</w:t>
      </w:r>
    </w:p>
    <w:p w14:paraId="00B1ED8C" w14:textId="77777777" w:rsidR="00031DD8" w:rsidRDefault="00031DD8" w:rsidP="00031DD8">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14:paraId="6F03CB42" w14:textId="77777777" w:rsidR="006E0B9D" w:rsidRDefault="006E0B9D" w:rsidP="000108BE">
      <w:pPr>
        <w:pStyle w:val="Heading6"/>
      </w:pPr>
      <w:r>
        <w:t>The system shall prevent any personal identifiable information from being available for a Patient</w:t>
      </w:r>
    </w:p>
    <w:p w14:paraId="7F998C52" w14:textId="77777777" w:rsidR="00B803FA" w:rsidRPr="00C37F56" w:rsidRDefault="006E0B9D" w:rsidP="000108BE">
      <w:pPr>
        <w:pStyle w:val="Heading6"/>
      </w:pPr>
      <w:r>
        <w:t>The system shall only allow a Patient to view their data.</w:t>
      </w:r>
    </w:p>
    <w:p w14:paraId="40A934FA" w14:textId="77777777" w:rsidR="006E0B9D" w:rsidRDefault="00B803FA">
      <w:pPr>
        <w:pStyle w:val="Heading5"/>
      </w:pPr>
      <w:commentRangeStart w:id="53"/>
      <w:r w:rsidRPr="00C37F56">
        <w:t>Physician</w:t>
      </w:r>
      <w:commentRangeEnd w:id="53"/>
      <w:r w:rsidR="0061349F">
        <w:rPr>
          <w:rStyle w:val="CommentReference"/>
          <w:rFonts w:eastAsiaTheme="minorHAnsi"/>
        </w:rPr>
        <w:commentReference w:id="53"/>
      </w:r>
    </w:p>
    <w:p w14:paraId="36623928" w14:textId="1BDC1A47" w:rsidR="0061349F" w:rsidRDefault="0061349F" w:rsidP="0061349F">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14:paraId="7137814E" w14:textId="77777777" w:rsidR="0061349F" w:rsidRDefault="0061349F" w:rsidP="0061349F">
      <w:pPr>
        <w:pStyle w:val="Heading6"/>
        <w:numPr>
          <w:ilvl w:val="5"/>
          <w:numId w:val="28"/>
        </w:numPr>
        <w:ind w:left="3420" w:hanging="1260"/>
      </w:pPr>
      <w:r>
        <w:t>The system shall allow a physician user to update the attributes associated with their account including e-mail address and password.</w:t>
      </w:r>
    </w:p>
    <w:p w14:paraId="79687C00" w14:textId="77777777" w:rsidR="0061349F" w:rsidRDefault="0061349F" w:rsidP="0061349F">
      <w:pPr>
        <w:pStyle w:val="Heading6"/>
        <w:numPr>
          <w:ilvl w:val="5"/>
          <w:numId w:val="28"/>
        </w:numPr>
        <w:ind w:left="3420" w:hanging="1260"/>
      </w:pPr>
      <w:r>
        <w:t>The system shall allow the physician user to view their patient’s data graphically.</w:t>
      </w:r>
    </w:p>
    <w:p w14:paraId="386A1725" w14:textId="77777777" w:rsidR="0061349F" w:rsidRDefault="0061349F" w:rsidP="0061349F">
      <w:pPr>
        <w:pStyle w:val="Heading6"/>
        <w:numPr>
          <w:ilvl w:val="5"/>
          <w:numId w:val="28"/>
        </w:numPr>
        <w:ind w:left="3420" w:hanging="1260"/>
      </w:pPr>
      <w:r>
        <w:t>The system shall allow physician users to view only the data associated with their patients.</w:t>
      </w:r>
    </w:p>
    <w:p w14:paraId="5906A5C1" w14:textId="77777777" w:rsidR="0061349F" w:rsidRDefault="0061349F" w:rsidP="0061349F">
      <w:pPr>
        <w:pStyle w:val="Heading6"/>
        <w:numPr>
          <w:ilvl w:val="5"/>
          <w:numId w:val="28"/>
        </w:numPr>
        <w:ind w:left="3420" w:hanging="1260"/>
      </w:pPr>
      <w:r>
        <w:t>The system shall allow a physician user to add a patient to the system.</w:t>
      </w:r>
    </w:p>
    <w:p w14:paraId="1870401D" w14:textId="77777777" w:rsidR="006E0B9D" w:rsidRDefault="00B803FA">
      <w:pPr>
        <w:pStyle w:val="Heading5"/>
      </w:pPr>
      <w:r w:rsidRPr="00C37F56">
        <w:t>Experiment Administrator</w:t>
      </w:r>
    </w:p>
    <w:p w14:paraId="65E8C632" w14:textId="3534B114" w:rsidR="00031DD8" w:rsidRPr="000748E6" w:rsidRDefault="00031DD8" w:rsidP="000748E6">
      <w:pPr>
        <w:pStyle w:val="Heading6"/>
      </w:pPr>
      <w:r>
        <w:t>At a minimum, the system shall store the following information about experiment administrator accounts: unique experiment administrator id, e-mail address, username, password, and account status (enable/disable).</w:t>
      </w:r>
    </w:p>
    <w:p w14:paraId="2558554E" w14:textId="77777777" w:rsidR="00A86E86" w:rsidRDefault="00B803FA" w:rsidP="006E0B9D">
      <w:pPr>
        <w:pStyle w:val="Heading5"/>
      </w:pPr>
      <w:r w:rsidRPr="006E0B9D">
        <w:t>System Administrator</w:t>
      </w:r>
    </w:p>
    <w:p w14:paraId="5347C12C" w14:textId="77777777" w:rsidR="00031DD8" w:rsidRDefault="00031DD8" w:rsidP="00031DD8">
      <w:pPr>
        <w:pStyle w:val="Heading6"/>
      </w:pPr>
      <w:r>
        <w:lastRenderedPageBreak/>
        <w:t>At a minimum, the system shall store the following information about system administrator accounts: unique system administrator id, e-mail address, username, password, and account status (enable/disable).</w:t>
      </w:r>
    </w:p>
    <w:p w14:paraId="48CD50BA" w14:textId="77777777" w:rsidR="00A86E86" w:rsidRDefault="00A86E86" w:rsidP="000108BE">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0108BE">
      <w:pPr>
        <w:pStyle w:val="Heading6"/>
      </w:pPr>
      <w:r>
        <w:t>System administrators sha</w:t>
      </w:r>
      <w:r w:rsidR="00895C53" w:rsidRPr="00A86E86">
        <w:t>ll not be allowed to view patient health data.</w:t>
      </w:r>
    </w:p>
    <w:p w14:paraId="0ED3D791" w14:textId="77777777" w:rsidR="00D23C3F" w:rsidRDefault="00DE6F9D">
      <w:pPr>
        <w:pStyle w:val="Heading4"/>
      </w:pPr>
      <w:r w:rsidRPr="002618EE">
        <w:t>The system shall require unique usernames for each registered user</w:t>
      </w:r>
      <w:r w:rsidR="00D23C3F">
        <w:t>.</w:t>
      </w:r>
    </w:p>
    <w:p w14:paraId="70018301" w14:textId="77777777" w:rsidR="00D23C3F" w:rsidRDefault="00D23C3F" w:rsidP="006E0B9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pPr>
        <w:pStyle w:val="Heading4"/>
      </w:pPr>
      <w:r>
        <w:t>The system shall assign unique ids to each created patient</w:t>
      </w:r>
      <w:r w:rsidR="00D23C3F">
        <w:t>.</w:t>
      </w:r>
    </w:p>
    <w:p w14:paraId="2DD61C76" w14:textId="77777777"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3573178C" w:rsidR="00D25EBD" w:rsidRDefault="00813E82">
      <w:pPr>
        <w:pStyle w:val="Heading4"/>
      </w:pPr>
      <w:r>
        <w:t xml:space="preserve">The system shall require </w:t>
      </w:r>
      <w:r w:rsidR="00B1535A">
        <w:t xml:space="preserve">a user account to have a </w:t>
      </w:r>
      <w:r>
        <w:t>password</w:t>
      </w:r>
      <w:r w:rsidR="00B1535A">
        <w:t xml:space="preserve"> that meets minimum security criteria</w:t>
      </w:r>
      <w:r>
        <w:t>.</w:t>
      </w:r>
    </w:p>
    <w:p w14:paraId="7F45FE91" w14:textId="6D0A1289" w:rsidR="00031DD8" w:rsidRDefault="00031DD8" w:rsidP="000748E6">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14:paraId="71A0639C" w14:textId="0225C8A8" w:rsidR="00031DD8" w:rsidRDefault="00031DD8" w:rsidP="000748E6">
      <w:pPr>
        <w:pStyle w:val="Heading5"/>
      </w:pPr>
      <w:r w:rsidRPr="00031DD8">
        <w:t>The system shall require the password to contain at least one uppercase and one lowercase letter.</w:t>
      </w:r>
    </w:p>
    <w:p w14:paraId="25250C38" w14:textId="3A269CF1" w:rsidR="00031DD8" w:rsidRDefault="00031DD8" w:rsidP="000748E6">
      <w:pPr>
        <w:pStyle w:val="Heading5"/>
      </w:pPr>
      <w:r w:rsidRPr="00031DD8">
        <w:t>The system shall require the password to contain at least one number.</w:t>
      </w:r>
    </w:p>
    <w:p w14:paraId="097EFB67" w14:textId="48F5B855" w:rsidR="00031DD8" w:rsidRPr="000748E6" w:rsidRDefault="00031DD8" w:rsidP="000748E6">
      <w:pPr>
        <w:pStyle w:val="Heading5"/>
      </w:pPr>
      <w:r w:rsidRPr="00031DD8">
        <w:lastRenderedPageBreak/>
        <w:t>The system shall require the system to contain at least one special character.</w:t>
      </w:r>
    </w:p>
    <w:p w14:paraId="709EFC47" w14:textId="1B5B1387" w:rsidR="00D25EBD" w:rsidRDefault="00D25EBD">
      <w:pPr>
        <w:pStyle w:val="Heading4"/>
      </w:pPr>
      <w:r>
        <w:t xml:space="preserve">The </w:t>
      </w:r>
      <w:r w:rsidR="00B31A82">
        <w:t xml:space="preserve">user </w:t>
      </w:r>
      <w:r>
        <w:t xml:space="preserve">shall have the ability to log out of </w:t>
      </w:r>
      <w:r w:rsidR="00B31A82">
        <w:t>their</w:t>
      </w:r>
      <w:r>
        <w:t xml:space="preserve"> account.</w:t>
      </w:r>
    </w:p>
    <w:p w14:paraId="1E4123C9" w14:textId="77777777" w:rsidR="00D25EBD" w:rsidRDefault="00D25EBD">
      <w:pPr>
        <w:pStyle w:val="Heading4"/>
      </w:pPr>
      <w:r>
        <w:t>The system will have a utility for retrieving a forgotten username or password.</w:t>
      </w:r>
    </w:p>
    <w:p w14:paraId="44069064" w14:textId="77777777" w:rsidR="00CF47C8" w:rsidRDefault="00D25EBD">
      <w:pPr>
        <w:pStyle w:val="Heading4"/>
      </w:pPr>
      <w:r>
        <w:t>The system shall allow Physicians and Experiment Administrators to create their own accounts.</w:t>
      </w:r>
    </w:p>
    <w:p w14:paraId="4ADE12E9" w14:textId="77777777" w:rsidR="00CF47C8" w:rsidRDefault="00CF47C8" w:rsidP="006E0B9D">
      <w:pPr>
        <w:pStyle w:val="Heading5"/>
      </w:pPr>
      <w:r>
        <w:t>The system shall require a system administrator to verify the creation of a new Physician or Experiment Administrator.</w:t>
      </w:r>
    </w:p>
    <w:p w14:paraId="44885288" w14:textId="77777777" w:rsidR="00CF47C8" w:rsidRDefault="00CF47C8" w:rsidP="006E0B9D">
      <w:pPr>
        <w:pStyle w:val="Heading5"/>
      </w:pPr>
      <w:r>
        <w:t>Physicians</w:t>
      </w:r>
      <w:r w:rsidR="00B31A82">
        <w:t xml:space="preserve"> </w:t>
      </w:r>
      <w:r>
        <w:t>shall create the accounts of their patients</w:t>
      </w:r>
      <w:r w:rsidR="00D25EBD">
        <w:t>.</w:t>
      </w:r>
    </w:p>
    <w:p w14:paraId="3CD2F5BC" w14:textId="77777777" w:rsidR="00C37F56" w:rsidRDefault="00CF47C8" w:rsidP="006E0B9D">
      <w:pPr>
        <w:pStyle w:val="Heading3"/>
      </w:pPr>
      <w:r w:rsidRPr="008C0009">
        <w:t>T</w:t>
      </w:r>
      <w:r w:rsidRPr="006E0B9D">
        <w:t>he system shall provide the ability to process medical device data files</w:t>
      </w:r>
      <w:r w:rsidR="00C37F56">
        <w:t>.</w:t>
      </w:r>
    </w:p>
    <w:p w14:paraId="042A0E55"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4" w:name="_Toc434192824"/>
      <w:bookmarkStart w:id="55" w:name="_Toc434194389"/>
      <w:bookmarkStart w:id="56" w:name="_Toc434541828"/>
      <w:bookmarkEnd w:id="54"/>
      <w:bookmarkEnd w:id="55"/>
      <w:bookmarkEnd w:id="56"/>
    </w:p>
    <w:p w14:paraId="5C748EF8" w14:textId="77777777" w:rsidR="00C37F56" w:rsidRDefault="00C37F56" w:rsidP="006E0B9D">
      <w:pPr>
        <w:pStyle w:val="Heading4"/>
      </w:pPr>
      <w:r w:rsidRPr="006E0B9D">
        <w:t>The</w:t>
      </w:r>
      <w:r w:rsidRPr="008C0009">
        <w:t xml:space="preserve"> system shall process multiple files at the same time or a single file</w:t>
      </w:r>
      <w:r>
        <w:t>.</w:t>
      </w:r>
    </w:p>
    <w:p w14:paraId="7E9DB3DB" w14:textId="77777777" w:rsidR="00C37F56" w:rsidRDefault="00DF2A13" w:rsidP="006E0B9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E33B6A">
      <w:pPr>
        <w:pStyle w:val="Heading4"/>
      </w:pPr>
      <w:r>
        <w:t xml:space="preserve">The system </w:t>
      </w:r>
      <w:r w:rsidR="00B31A82">
        <w:t>will</w:t>
      </w:r>
      <w:r>
        <w:t xml:space="preserve"> not process data that is not medical data.</w:t>
      </w:r>
    </w:p>
    <w:p w14:paraId="78A55B6D" w14:textId="486EF8C9" w:rsidR="00112187" w:rsidRDefault="00112187">
      <w:pPr>
        <w:pStyle w:val="Heading4"/>
      </w:pPr>
      <w:r>
        <w:t xml:space="preserve">The system shall process </w:t>
      </w:r>
      <w:r w:rsidR="00B1535A">
        <w:t>comma-separated values (</w:t>
      </w:r>
      <w:r>
        <w:t>.csv</w:t>
      </w:r>
      <w:r w:rsidR="00B1535A">
        <w:t>)</w:t>
      </w:r>
      <w:r>
        <w:t xml:space="preserve"> files for each of the supported devices</w:t>
      </w:r>
      <w:r w:rsidR="00CF47C8">
        <w:t>.</w:t>
      </w:r>
    </w:p>
    <w:p w14:paraId="7AB1507E" w14:textId="17CEA893" w:rsidR="00F37041" w:rsidRDefault="00112187">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14:paraId="7F69E130" w14:textId="77777777" w:rsidR="00642D26" w:rsidRDefault="00642D26" w:rsidP="00E33B6A">
      <w:pPr>
        <w:pStyle w:val="Heading3"/>
        <w:numPr>
          <w:ilvl w:val="0"/>
          <w:numId w:val="0"/>
        </w:numPr>
        <w:ind w:left="1440"/>
      </w:pPr>
    </w:p>
    <w:p w14:paraId="1BF0F28A" w14:textId="77777777" w:rsidR="00112187" w:rsidRPr="006E0B9D" w:rsidRDefault="00112187" w:rsidP="006E0B9D">
      <w:pPr>
        <w:pStyle w:val="Heading3"/>
      </w:pPr>
      <w:r w:rsidRPr="008C0009">
        <w:t>The system shall connect to a database.</w:t>
      </w:r>
    </w:p>
    <w:p w14:paraId="0595549B"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7" w:name="_Toc434192825"/>
      <w:bookmarkStart w:id="58" w:name="_Toc434194390"/>
      <w:bookmarkStart w:id="59" w:name="_Toc434541829"/>
      <w:bookmarkEnd w:id="57"/>
      <w:bookmarkEnd w:id="58"/>
      <w:bookmarkEnd w:id="59"/>
    </w:p>
    <w:p w14:paraId="4CDB61D3" w14:textId="77777777" w:rsidR="00C60870" w:rsidRDefault="00112187" w:rsidP="000108BE">
      <w:pPr>
        <w:pStyle w:val="Heading4"/>
      </w:pPr>
      <w:r>
        <w:t>The system shall upload the processed data to the database</w:t>
      </w:r>
      <w:r w:rsidR="00C60870">
        <w:t>.</w:t>
      </w:r>
    </w:p>
    <w:p w14:paraId="1744B93E" w14:textId="77777777" w:rsidR="00C60870" w:rsidRDefault="00C60870" w:rsidP="00E33B6A">
      <w:pPr>
        <w:pStyle w:val="Heading3"/>
      </w:pPr>
      <w:r>
        <w:t>The system shall allow experiments to be created.</w:t>
      </w:r>
    </w:p>
    <w:p w14:paraId="42832DFB"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0" w:name="_Toc434192826"/>
      <w:bookmarkStart w:id="61" w:name="_Toc434194391"/>
      <w:bookmarkStart w:id="62" w:name="_Toc434541830"/>
      <w:bookmarkEnd w:id="60"/>
      <w:bookmarkEnd w:id="61"/>
      <w:bookmarkEnd w:id="62"/>
    </w:p>
    <w:p w14:paraId="3D87C156" w14:textId="77777777" w:rsidR="00C60870" w:rsidRDefault="00C60870">
      <w:pPr>
        <w:pStyle w:val="Heading4"/>
      </w:pPr>
      <w:r>
        <w:t>Experiments shall only be created by an experiment administrator.</w:t>
      </w:r>
    </w:p>
    <w:p w14:paraId="1C10E134" w14:textId="77777777" w:rsidR="00C60870" w:rsidRDefault="00C60870" w:rsidP="00E33B6A">
      <w:pPr>
        <w:pStyle w:val="Heading5"/>
      </w:pPr>
      <w:r>
        <w:t>Experiment administrators shall have the ability to save the experiments that they have created.</w:t>
      </w:r>
    </w:p>
    <w:p w14:paraId="4E9C3D04" w14:textId="77777777" w:rsidR="00C60870" w:rsidRDefault="00C60870">
      <w:pPr>
        <w:pStyle w:val="Heading4"/>
      </w:pPr>
      <w:r>
        <w:t>Experiment results shall be viewable by experiment administrators and physicians.</w:t>
      </w:r>
    </w:p>
    <w:p w14:paraId="5ADD93F9" w14:textId="77777777" w:rsidR="006774AB" w:rsidRDefault="00C60870">
      <w:pPr>
        <w:pStyle w:val="Heading4"/>
      </w:pPr>
      <w:r>
        <w:t>The system shall provide Experiment Administrators with a query builder used to create experiments</w:t>
      </w:r>
      <w:r w:rsidR="006774AB">
        <w:t>.</w:t>
      </w:r>
    </w:p>
    <w:p w14:paraId="0182A947" w14:textId="1008E854" w:rsidR="00D76E66" w:rsidRDefault="006774AB">
      <w:pPr>
        <w:pStyle w:val="Heading4"/>
      </w:pPr>
      <w:r>
        <w:t>The system shall allow Experiment Administrators and System Administrators to delete experiments.</w:t>
      </w:r>
    </w:p>
    <w:p w14:paraId="0CA4B8E7" w14:textId="77777777" w:rsidR="00D76E66" w:rsidRDefault="00D76E66" w:rsidP="00E33B6A">
      <w:pPr>
        <w:pStyle w:val="Heading3"/>
      </w:pPr>
      <w:r>
        <w:t>The system shall allow data exporting.</w:t>
      </w:r>
    </w:p>
    <w:p w14:paraId="26561A90"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3" w:name="_Toc434192827"/>
      <w:bookmarkStart w:id="64" w:name="_Toc434194392"/>
      <w:bookmarkStart w:id="65" w:name="_Toc434541831"/>
      <w:bookmarkEnd w:id="63"/>
      <w:bookmarkEnd w:id="64"/>
      <w:bookmarkEnd w:id="65"/>
    </w:p>
    <w:p w14:paraId="5045BE78" w14:textId="77777777" w:rsidR="00B31A82" w:rsidRDefault="00D76E66">
      <w:pPr>
        <w:pStyle w:val="Heading4"/>
      </w:pPr>
      <w:r>
        <w:t>The system shall allow experiment results to be exported.</w:t>
      </w:r>
    </w:p>
    <w:p w14:paraId="1EA8F3F9" w14:textId="77777777" w:rsidR="00D76E66" w:rsidRDefault="00B31A82" w:rsidP="00645AA0">
      <w:pPr>
        <w:pStyle w:val="Heading5"/>
      </w:pPr>
      <w:commentRangeStart w:id="66"/>
      <w:r>
        <w:t>The system will export experiment result graphs.</w:t>
      </w:r>
      <w:commentRangeEnd w:id="66"/>
      <w:r w:rsidR="00B1535A">
        <w:rPr>
          <w:rStyle w:val="CommentReference"/>
          <w:rFonts w:eastAsiaTheme="minorHAnsi"/>
        </w:rPr>
        <w:commentReference w:id="66"/>
      </w:r>
    </w:p>
    <w:p w14:paraId="52A468AE" w14:textId="77777777" w:rsidR="00D76E66" w:rsidRDefault="00D76E66">
      <w:pPr>
        <w:pStyle w:val="Heading4"/>
      </w:pPr>
      <w:r>
        <w:t>The system shall allow patients to export their data.</w:t>
      </w:r>
    </w:p>
    <w:p w14:paraId="0850B128" w14:textId="77777777" w:rsidR="00B31A82" w:rsidRDefault="00D76E66">
      <w:pPr>
        <w:pStyle w:val="Heading4"/>
      </w:pPr>
      <w:r>
        <w:t>The system shall allow physicians to export the data of their patients</w:t>
      </w:r>
      <w:r w:rsidR="00B31A82">
        <w:t>.</w:t>
      </w:r>
    </w:p>
    <w:p w14:paraId="1AA90C1F" w14:textId="40C5A087" w:rsidR="00B31A82" w:rsidRPr="00645AA0" w:rsidRDefault="00B31A82" w:rsidP="00645AA0">
      <w:pPr>
        <w:pStyle w:val="Heading4"/>
      </w:pPr>
      <w:r>
        <w:t xml:space="preserve">The system shall provide </w:t>
      </w:r>
      <w:r w:rsidR="00B1535A">
        <w:t>comma-separated values (.csv)</w:t>
      </w:r>
      <w:r>
        <w:t xml:space="preserve"> file exports.</w:t>
      </w:r>
    </w:p>
    <w:p w14:paraId="6242CAC4" w14:textId="77777777" w:rsidR="00642D26" w:rsidRDefault="00642D26" w:rsidP="00E33B6A">
      <w:pPr>
        <w:pStyle w:val="Heading3"/>
      </w:pPr>
      <w:r>
        <w:t>The system shall provide account management.</w:t>
      </w:r>
    </w:p>
    <w:p w14:paraId="3769A250"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7" w:name="_Toc434192828"/>
      <w:bookmarkStart w:id="68" w:name="_Toc434194393"/>
      <w:bookmarkStart w:id="69" w:name="_Toc434541832"/>
      <w:bookmarkEnd w:id="67"/>
      <w:bookmarkEnd w:id="68"/>
      <w:bookmarkEnd w:id="69"/>
    </w:p>
    <w:p w14:paraId="6A849A1F" w14:textId="77777777" w:rsidR="00642D26" w:rsidRDefault="00642D26">
      <w:pPr>
        <w:pStyle w:val="Heading4"/>
      </w:pPr>
      <w:r>
        <w:t>The system shall allow account creation.</w:t>
      </w:r>
    </w:p>
    <w:p w14:paraId="6065DB25" w14:textId="77777777" w:rsidR="00031DD8" w:rsidRDefault="00031DD8" w:rsidP="000748E6">
      <w:pPr>
        <w:pStyle w:val="Heading5"/>
      </w:pPr>
      <w:r w:rsidRPr="00031DD8">
        <w:t>The system shall force account creation approval for both physicians and experiment administrators before their accounts become active for use.</w:t>
      </w:r>
    </w:p>
    <w:p w14:paraId="7C1986E7" w14:textId="617E51B7" w:rsidR="00642D26" w:rsidRDefault="00031DD8" w:rsidP="000748E6">
      <w:pPr>
        <w:pStyle w:val="Heading5"/>
      </w:pPr>
      <w:r w:rsidRPr="00031DD8">
        <w:t>Patients shall not need approval at the time of account creation</w:t>
      </w:r>
      <w:r>
        <w:t>,</w:t>
      </w:r>
      <w:r w:rsidRPr="00031DD8">
        <w:t xml:space="preserve"> since they are created by an approved physician.</w:t>
      </w:r>
    </w:p>
    <w:p w14:paraId="7A593E7B" w14:textId="77777777" w:rsidR="00642D26" w:rsidRDefault="00642D26">
      <w:pPr>
        <w:pStyle w:val="Heading4"/>
      </w:pPr>
      <w:r>
        <w:t>The system shall allow users to edit account information.</w:t>
      </w:r>
    </w:p>
    <w:p w14:paraId="4CBEEA8C" w14:textId="78AC35DA" w:rsidR="00B31A82" w:rsidRDefault="00642D26">
      <w:pPr>
        <w:pStyle w:val="Heading4"/>
      </w:pPr>
      <w:r>
        <w:t>The system shall allow only the system administrator to delete accounts.</w:t>
      </w:r>
    </w:p>
    <w:p w14:paraId="5338CC0F" w14:textId="77777777" w:rsidR="00B31A82" w:rsidRDefault="00B31A82">
      <w:pPr>
        <w:pStyle w:val="Heading4"/>
      </w:pPr>
      <w:r>
        <w:t>The system administrator shall have the ability to enable accounts.</w:t>
      </w:r>
    </w:p>
    <w:p w14:paraId="44F93510" w14:textId="77777777" w:rsidR="00C37913" w:rsidRDefault="00B31A82">
      <w:pPr>
        <w:pStyle w:val="Heading4"/>
      </w:pPr>
      <w:r>
        <w:t>The system administrator shall have the ability to disable accounts.</w:t>
      </w:r>
    </w:p>
    <w:p w14:paraId="277589F2" w14:textId="77777777" w:rsidR="00C37913" w:rsidRDefault="00C37913" w:rsidP="00C37913">
      <w:pPr>
        <w:pStyle w:val="Heading2"/>
        <w:spacing w:before="120" w:after="120"/>
      </w:pPr>
      <w:bookmarkStart w:id="70" w:name="_Toc434541833"/>
      <w:r>
        <w:t>Non-Functional Requirements</w:t>
      </w:r>
      <w:bookmarkEnd w:id="70"/>
    </w:p>
    <w:p w14:paraId="6339C84D" w14:textId="77777777" w:rsidR="00642D26" w:rsidRPr="00642D26" w:rsidRDefault="00642D26" w:rsidP="00642D26">
      <w:pPr>
        <w:pStyle w:val="ListParagraph"/>
        <w:numPr>
          <w:ilvl w:val="1"/>
          <w:numId w:val="4"/>
        </w:numPr>
        <w:spacing w:before="120" w:after="120" w:line="360" w:lineRule="auto"/>
        <w:outlineLvl w:val="2"/>
        <w:rPr>
          <w:rFonts w:eastAsiaTheme="majorEastAsia"/>
          <w:b/>
          <w:bCs/>
          <w:vanish/>
        </w:rPr>
      </w:pPr>
    </w:p>
    <w:p w14:paraId="3AC62570" w14:textId="77777777" w:rsidR="00C37913" w:rsidRDefault="00C37913">
      <w:pPr>
        <w:pStyle w:val="Heading3"/>
      </w:pPr>
      <w:r w:rsidRPr="00C37913">
        <w:t xml:space="preserve">The system shall run on Windows </w:t>
      </w:r>
      <w:r w:rsidR="008C0009">
        <w:t>Server Operating System</w:t>
      </w:r>
    </w:p>
    <w:p w14:paraId="5E971001" w14:textId="77777777" w:rsidR="00C37913" w:rsidRDefault="00C37913" w:rsidP="008C0009">
      <w:pPr>
        <w:pStyle w:val="Heading3"/>
      </w:pPr>
      <w:r w:rsidRPr="00C37913">
        <w:t>The system</w:t>
      </w:r>
      <w:r>
        <w:t xml:space="preserve"> shall </w:t>
      </w:r>
      <w:r w:rsidRPr="00C37913">
        <w:t>use a SQL database.</w:t>
      </w:r>
    </w:p>
    <w:p w14:paraId="644DD9CB" w14:textId="77777777" w:rsidR="00C37913" w:rsidRDefault="00C37913">
      <w:pPr>
        <w:pStyle w:val="Heading3"/>
      </w:pPr>
      <w:r w:rsidRPr="00C37913">
        <w:t>The system shall require a server to be connected to a reliable network with an internet connection.</w:t>
      </w:r>
    </w:p>
    <w:p w14:paraId="19A91C03" w14:textId="77777777" w:rsidR="00642D26" w:rsidRDefault="00642D26" w:rsidP="00E33B6A">
      <w:pPr>
        <w:pStyle w:val="Heading3"/>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71" w:name="_Toc434192830"/>
      <w:bookmarkStart w:id="72" w:name="_Toc434194395"/>
      <w:bookmarkStart w:id="73" w:name="_Toc434541834"/>
      <w:bookmarkEnd w:id="71"/>
      <w:bookmarkEnd w:id="72"/>
      <w:bookmarkEnd w:id="73"/>
    </w:p>
    <w:p w14:paraId="475F069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74" w:name="_Toc434192831"/>
      <w:bookmarkStart w:id="75" w:name="_Toc434194396"/>
      <w:bookmarkStart w:id="76" w:name="_Toc434541835"/>
      <w:bookmarkEnd w:id="74"/>
      <w:bookmarkEnd w:id="75"/>
      <w:bookmarkEnd w:id="76"/>
    </w:p>
    <w:p w14:paraId="238BE46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77" w:name="_Toc434192832"/>
      <w:bookmarkStart w:id="78" w:name="_Toc434194397"/>
      <w:bookmarkStart w:id="79" w:name="_Toc434541836"/>
      <w:bookmarkEnd w:id="77"/>
      <w:bookmarkEnd w:id="78"/>
      <w:bookmarkEnd w:id="79"/>
    </w:p>
    <w:p w14:paraId="48C5592B"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80" w:name="_Toc434192833"/>
      <w:bookmarkStart w:id="81" w:name="_Toc434194398"/>
      <w:bookmarkStart w:id="82" w:name="_Toc434541837"/>
      <w:bookmarkEnd w:id="80"/>
      <w:bookmarkEnd w:id="81"/>
      <w:bookmarkEnd w:id="82"/>
    </w:p>
    <w:p w14:paraId="55FAB118" w14:textId="77777777" w:rsidR="00642D26" w:rsidRDefault="00642D26" w:rsidP="00E33B6A">
      <w:pPr>
        <w:pStyle w:val="Heading4"/>
        <w:spacing w:before="0" w:line="360" w:lineRule="auto"/>
      </w:pPr>
      <w:r>
        <w:t>Zephyr.</w:t>
      </w:r>
    </w:p>
    <w:p w14:paraId="0D68C3D5" w14:textId="77777777" w:rsidR="00642D26" w:rsidRDefault="00642D26" w:rsidP="00E33B6A">
      <w:pPr>
        <w:pStyle w:val="Heading4"/>
      </w:pPr>
      <w:proofErr w:type="spellStart"/>
      <w:r>
        <w:t>BasisPeak</w:t>
      </w:r>
      <w:proofErr w:type="spellEnd"/>
    </w:p>
    <w:p w14:paraId="072D7B41" w14:textId="77777777" w:rsidR="00642D26" w:rsidRPr="006E0B9D" w:rsidRDefault="00642D26" w:rsidP="00E33B6A">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3" w:name="_Toc434192834"/>
      <w:bookmarkStart w:id="84" w:name="_Toc434194399"/>
      <w:bookmarkStart w:id="85" w:name="_Toc434541838"/>
      <w:bookmarkEnd w:id="83"/>
      <w:bookmarkEnd w:id="84"/>
      <w:bookmarkEnd w:id="85"/>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6" w:name="_Toc434192835"/>
      <w:bookmarkStart w:id="87" w:name="_Toc434194400"/>
      <w:bookmarkStart w:id="88" w:name="_Toc434541839"/>
      <w:bookmarkEnd w:id="86"/>
      <w:bookmarkEnd w:id="87"/>
      <w:bookmarkEnd w:id="88"/>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9" w:name="_Toc434192836"/>
      <w:bookmarkStart w:id="90" w:name="_Toc434194401"/>
      <w:bookmarkStart w:id="91" w:name="_Toc434541840"/>
      <w:bookmarkEnd w:id="89"/>
      <w:bookmarkEnd w:id="90"/>
      <w:bookmarkEnd w:id="91"/>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14:paraId="6DBC8F81" w14:textId="77777777" w:rsidR="009E38D1" w:rsidRPr="009E38D1" w:rsidRDefault="009E38D1">
      <w:pPr>
        <w:pStyle w:val="Title"/>
      </w:pPr>
      <w:r>
        <w:lastRenderedPageBreak/>
        <w:t>Appendices</w:t>
      </w:r>
    </w:p>
    <w:p w14:paraId="75DA2AFE" w14:textId="77777777" w:rsidR="00FC632D" w:rsidRDefault="009E38D1" w:rsidP="002618EE">
      <w:pPr>
        <w:pStyle w:val="Heading1"/>
        <w:numPr>
          <w:ilvl w:val="0"/>
          <w:numId w:val="0"/>
        </w:numPr>
        <w:ind w:left="432" w:hanging="432"/>
      </w:pPr>
      <w:bookmarkStart w:id="92" w:name="_Toc434541841"/>
      <w:r>
        <w:t>Appendix A: Use Case</w:t>
      </w:r>
      <w:r w:rsidR="00FC632D">
        <w:t xml:space="preserve"> Specifications</w:t>
      </w:r>
      <w:bookmarkEnd w:id="92"/>
    </w:p>
    <w:p w14:paraId="4DB0381A" w14:textId="77777777" w:rsidR="008D3651" w:rsidRDefault="00FC632D" w:rsidP="007A50E9">
      <w:r>
        <w:t>This section represents the use case specifications for the functions defined in the requirements specification for the two pieces of software needed to complete this project.</w:t>
      </w:r>
    </w:p>
    <w:p w14:paraId="7C651196" w14:textId="77777777" w:rsidR="00191F02" w:rsidRDefault="00833062" w:rsidP="007A50E9">
      <w:r>
        <w:rPr>
          <w:noProof/>
        </w:rPr>
        <w:lastRenderedPageBreak/>
        <w:drawing>
          <wp:inline distT="0" distB="0" distL="0" distR="0" wp14:anchorId="00CB32F5" wp14:editId="0E6E90D0">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039" cy="7800975"/>
                    </a:xfrm>
                    <a:prstGeom prst="rect">
                      <a:avLst/>
                    </a:prstGeom>
                    <a:noFill/>
                    <a:ln>
                      <a:noFill/>
                    </a:ln>
                  </pic:spPr>
                </pic:pic>
              </a:graphicData>
            </a:graphic>
          </wp:inline>
        </w:drawing>
      </w:r>
    </w:p>
    <w:p w14:paraId="4C60A705" w14:textId="77777777" w:rsidR="008D3651" w:rsidRDefault="008D3651" w:rsidP="007A50E9"/>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lastRenderedPageBreak/>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lastRenderedPageBreak/>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lastRenderedPageBreak/>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lastRenderedPageBreak/>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lastRenderedPageBreak/>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77777777"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System administrator must have accessed the web application through a </w:t>
            </w:r>
            <w:r>
              <w:rPr>
                <w:rFonts w:asciiTheme="minorHAnsi" w:hAnsiTheme="minorHAnsi"/>
              </w:rPr>
              <w:lastRenderedPageBreak/>
              <w:t>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ran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lastRenderedPageBreak/>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UC_014</w:t>
            </w:r>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lastRenderedPageBreak/>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UC_016</w:t>
            </w:r>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ABDC70E" w14:textId="77777777" w:rsidR="002729C6" w:rsidRDefault="002729C6" w:rsidP="007A50E9">
      <w:pPr>
        <w:rPr>
          <w:ins w:id="93" w:author="Glen" w:date="2015-11-08T10:18:00Z"/>
        </w:rPr>
      </w:pPr>
    </w:p>
    <w:p w14:paraId="005BB86C" w14:textId="77777777" w:rsidR="000748E6" w:rsidRDefault="000748E6" w:rsidP="007A50E9">
      <w:pPr>
        <w:rPr>
          <w:ins w:id="94" w:author="Glen" w:date="2015-11-08T10:18:00Z"/>
        </w:rPr>
      </w:pPr>
    </w:p>
    <w:tbl>
      <w:tblPr>
        <w:tblStyle w:val="GridTable4-Accent11"/>
        <w:tblW w:w="0" w:type="auto"/>
        <w:tblLook w:val="04A0" w:firstRow="1" w:lastRow="0" w:firstColumn="1" w:lastColumn="0" w:noHBand="0" w:noVBand="1"/>
      </w:tblPr>
      <w:tblGrid>
        <w:gridCol w:w="2358"/>
        <w:gridCol w:w="2430"/>
        <w:gridCol w:w="4788"/>
      </w:tblGrid>
      <w:tr w:rsidR="000748E6" w:rsidRPr="00AD2C1D" w14:paraId="408027AB" w14:textId="77777777" w:rsidTr="00F47ADA">
        <w:trPr>
          <w:cnfStyle w:val="100000000000" w:firstRow="1" w:lastRow="0" w:firstColumn="0" w:lastColumn="0" w:oddVBand="0" w:evenVBand="0" w:oddHBand="0" w:evenHBand="0" w:firstRowFirstColumn="0" w:firstRowLastColumn="0" w:lastRowFirstColumn="0" w:lastRowLastColumn="0"/>
          <w:ins w:id="95"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36C23EEA" w14:textId="77777777" w:rsidR="000748E6" w:rsidRPr="00AD2C1D" w:rsidRDefault="000748E6" w:rsidP="00F47ADA">
            <w:pPr>
              <w:rPr>
                <w:ins w:id="96" w:author="Glen" w:date="2015-11-08T10:18:00Z"/>
                <w:rFonts w:asciiTheme="minorHAnsi" w:hAnsiTheme="minorHAnsi"/>
              </w:rPr>
            </w:pPr>
            <w:ins w:id="97" w:author="Glen" w:date="2015-11-08T10:18:00Z">
              <w:r w:rsidRPr="00AD2C1D">
                <w:rPr>
                  <w:rFonts w:asciiTheme="minorHAnsi" w:hAnsiTheme="minorHAnsi"/>
                </w:rPr>
                <w:lastRenderedPageBreak/>
                <w:t>Use Case ID</w:t>
              </w:r>
            </w:ins>
          </w:p>
        </w:tc>
        <w:tc>
          <w:tcPr>
            <w:tcW w:w="7218" w:type="dxa"/>
            <w:gridSpan w:val="2"/>
          </w:tcPr>
          <w:p w14:paraId="54F4702C" w14:textId="7A96D181"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ins w:id="98" w:author="Glen" w:date="2015-11-08T10:18:00Z"/>
                <w:rFonts w:asciiTheme="minorHAnsi" w:hAnsiTheme="minorHAnsi"/>
              </w:rPr>
            </w:pPr>
            <w:ins w:id="99" w:author="Glen" w:date="2015-11-08T10:18:00Z">
              <w:r>
                <w:rPr>
                  <w:rFonts w:asciiTheme="minorHAnsi" w:hAnsiTheme="minorHAnsi"/>
                </w:rPr>
                <w:t>UC_0</w:t>
              </w:r>
            </w:ins>
            <w:ins w:id="100" w:author="Glen" w:date="2015-11-08T10:23:00Z">
              <w:r w:rsidR="004A6020">
                <w:rPr>
                  <w:rFonts w:asciiTheme="minorHAnsi" w:hAnsiTheme="minorHAnsi"/>
                </w:rPr>
                <w:t>17</w:t>
              </w:r>
            </w:ins>
          </w:p>
        </w:tc>
      </w:tr>
      <w:tr w:rsidR="000748E6" w:rsidRPr="00AD2C1D" w14:paraId="79442C89" w14:textId="77777777" w:rsidTr="00F47ADA">
        <w:trPr>
          <w:cnfStyle w:val="000000100000" w:firstRow="0" w:lastRow="0" w:firstColumn="0" w:lastColumn="0" w:oddVBand="0" w:evenVBand="0" w:oddHBand="1" w:evenHBand="0" w:firstRowFirstColumn="0" w:firstRowLastColumn="0" w:lastRowFirstColumn="0" w:lastRowLastColumn="0"/>
          <w:ins w:id="101"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0F7EA33D" w14:textId="77777777" w:rsidR="000748E6" w:rsidRPr="00AD2C1D" w:rsidRDefault="000748E6" w:rsidP="00F47ADA">
            <w:pPr>
              <w:rPr>
                <w:ins w:id="102" w:author="Glen" w:date="2015-11-08T10:18:00Z"/>
                <w:rFonts w:asciiTheme="minorHAnsi" w:hAnsiTheme="minorHAnsi"/>
              </w:rPr>
            </w:pPr>
            <w:ins w:id="103" w:author="Glen" w:date="2015-11-08T10:18:00Z">
              <w:r w:rsidRPr="00AD2C1D">
                <w:rPr>
                  <w:rFonts w:asciiTheme="minorHAnsi" w:hAnsiTheme="minorHAnsi"/>
                </w:rPr>
                <w:t>Use Case Name</w:t>
              </w:r>
            </w:ins>
          </w:p>
        </w:tc>
        <w:tc>
          <w:tcPr>
            <w:tcW w:w="7218" w:type="dxa"/>
            <w:gridSpan w:val="2"/>
          </w:tcPr>
          <w:p w14:paraId="08492604" w14:textId="4D71BA55" w:rsidR="000748E6" w:rsidRPr="00AD2C1D" w:rsidRDefault="00F47ADA" w:rsidP="00F47ADA">
            <w:pPr>
              <w:cnfStyle w:val="000000100000" w:firstRow="0" w:lastRow="0" w:firstColumn="0" w:lastColumn="0" w:oddVBand="0" w:evenVBand="0" w:oddHBand="1" w:evenHBand="0" w:firstRowFirstColumn="0" w:firstRowLastColumn="0" w:lastRowFirstColumn="0" w:lastRowLastColumn="0"/>
              <w:rPr>
                <w:ins w:id="104" w:author="Glen" w:date="2015-11-08T10:18:00Z"/>
                <w:rFonts w:asciiTheme="minorHAnsi" w:hAnsiTheme="minorHAnsi"/>
              </w:rPr>
            </w:pPr>
            <w:ins w:id="105" w:author="Glen" w:date="2015-11-08T10:23:00Z">
              <w:r>
                <w:rPr>
                  <w:rFonts w:asciiTheme="minorHAnsi" w:hAnsiTheme="minorHAnsi"/>
                </w:rPr>
                <w:t>Physician: View Patient Data</w:t>
              </w:r>
            </w:ins>
          </w:p>
        </w:tc>
      </w:tr>
      <w:tr w:rsidR="000748E6" w:rsidRPr="00AD2C1D" w14:paraId="4AC631C5" w14:textId="77777777" w:rsidTr="00F47ADA">
        <w:trPr>
          <w:ins w:id="106"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476D6FBE" w14:textId="77777777" w:rsidR="000748E6" w:rsidRPr="00AD2C1D" w:rsidRDefault="000748E6" w:rsidP="00F47ADA">
            <w:pPr>
              <w:rPr>
                <w:ins w:id="107" w:author="Glen" w:date="2015-11-08T10:18:00Z"/>
                <w:rFonts w:asciiTheme="minorHAnsi" w:hAnsiTheme="minorHAnsi"/>
              </w:rPr>
            </w:pPr>
            <w:ins w:id="108" w:author="Glen" w:date="2015-11-08T10:18:00Z">
              <w:r w:rsidRPr="00AD2C1D">
                <w:rPr>
                  <w:rFonts w:asciiTheme="minorHAnsi" w:hAnsiTheme="minorHAnsi"/>
                </w:rPr>
                <w:t>Actor(s)</w:t>
              </w:r>
            </w:ins>
          </w:p>
        </w:tc>
        <w:tc>
          <w:tcPr>
            <w:tcW w:w="7218" w:type="dxa"/>
            <w:gridSpan w:val="2"/>
          </w:tcPr>
          <w:p w14:paraId="4C649C1F" w14:textId="7B2976A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ins w:id="109" w:author="Glen" w:date="2015-11-08T10:18:00Z"/>
                <w:rFonts w:asciiTheme="minorHAnsi" w:hAnsiTheme="minorHAnsi"/>
              </w:rPr>
            </w:pPr>
            <w:ins w:id="110" w:author="Glen" w:date="2015-11-08T11:01:00Z">
              <w:r>
                <w:rPr>
                  <w:rFonts w:asciiTheme="minorHAnsi" w:hAnsiTheme="minorHAnsi"/>
                </w:rPr>
                <w:t>Physician</w:t>
              </w:r>
            </w:ins>
          </w:p>
        </w:tc>
      </w:tr>
      <w:tr w:rsidR="000748E6" w:rsidRPr="00AD2C1D" w14:paraId="01AE4529" w14:textId="77777777" w:rsidTr="00F47ADA">
        <w:trPr>
          <w:cnfStyle w:val="000000100000" w:firstRow="0" w:lastRow="0" w:firstColumn="0" w:lastColumn="0" w:oddVBand="0" w:evenVBand="0" w:oddHBand="1" w:evenHBand="0" w:firstRowFirstColumn="0" w:firstRowLastColumn="0" w:lastRowFirstColumn="0" w:lastRowLastColumn="0"/>
          <w:ins w:id="111"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30702A9C" w14:textId="77777777" w:rsidR="000748E6" w:rsidRPr="00AD2C1D" w:rsidRDefault="000748E6" w:rsidP="00F47ADA">
            <w:pPr>
              <w:rPr>
                <w:ins w:id="112" w:author="Glen" w:date="2015-11-08T10:18:00Z"/>
                <w:rFonts w:asciiTheme="minorHAnsi" w:hAnsiTheme="minorHAnsi"/>
              </w:rPr>
            </w:pPr>
            <w:ins w:id="113" w:author="Glen" w:date="2015-11-08T10:18:00Z">
              <w:r w:rsidRPr="00AD2C1D">
                <w:rPr>
                  <w:rFonts w:asciiTheme="minorHAnsi" w:hAnsiTheme="minorHAnsi"/>
                </w:rPr>
                <w:t>Purpose</w:t>
              </w:r>
            </w:ins>
          </w:p>
        </w:tc>
        <w:tc>
          <w:tcPr>
            <w:tcW w:w="7218" w:type="dxa"/>
            <w:gridSpan w:val="2"/>
          </w:tcPr>
          <w:p w14:paraId="5A1F668E" w14:textId="5DE795CF"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ins w:id="114" w:author="Glen" w:date="2015-11-08T10:18:00Z"/>
                <w:rFonts w:asciiTheme="minorHAnsi" w:hAnsiTheme="minorHAnsi"/>
              </w:rPr>
            </w:pPr>
            <w:ins w:id="115" w:author="Glen" w:date="2015-11-08T11:05:00Z">
              <w:r>
                <w:rPr>
                  <w:rFonts w:asciiTheme="minorHAnsi" w:hAnsiTheme="minorHAnsi"/>
                </w:rPr>
                <w:t>The physician needs to view their patient’s data.</w:t>
              </w:r>
            </w:ins>
          </w:p>
        </w:tc>
      </w:tr>
      <w:tr w:rsidR="000748E6" w:rsidRPr="00AD2C1D" w14:paraId="62EB4288" w14:textId="77777777" w:rsidTr="00F47ADA">
        <w:trPr>
          <w:ins w:id="116"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159FD4C5" w14:textId="77777777" w:rsidR="000748E6" w:rsidRPr="00AD2C1D" w:rsidRDefault="000748E6" w:rsidP="00F47ADA">
            <w:pPr>
              <w:rPr>
                <w:ins w:id="117" w:author="Glen" w:date="2015-11-08T10:18:00Z"/>
                <w:rFonts w:asciiTheme="minorHAnsi" w:hAnsiTheme="minorHAnsi"/>
              </w:rPr>
            </w:pPr>
            <w:ins w:id="118" w:author="Glen" w:date="2015-11-08T10:18:00Z">
              <w:r w:rsidRPr="00AD2C1D">
                <w:rPr>
                  <w:rFonts w:asciiTheme="minorHAnsi" w:hAnsiTheme="minorHAnsi"/>
                </w:rPr>
                <w:t>Overview</w:t>
              </w:r>
            </w:ins>
          </w:p>
        </w:tc>
        <w:tc>
          <w:tcPr>
            <w:tcW w:w="7218" w:type="dxa"/>
            <w:gridSpan w:val="2"/>
          </w:tcPr>
          <w:p w14:paraId="2FB236C0" w14:textId="23BC76C9"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ins w:id="119" w:author="Glen" w:date="2015-11-08T10:18:00Z"/>
                <w:rFonts w:asciiTheme="minorHAnsi" w:hAnsiTheme="minorHAnsi"/>
              </w:rPr>
            </w:pPr>
            <w:ins w:id="120" w:author="Glen" w:date="2015-11-08T11:05:00Z">
              <w:r>
                <w:rPr>
                  <w:rFonts w:asciiTheme="minorHAnsi" w:hAnsiTheme="minorHAnsi"/>
                </w:rPr>
                <w:t>The physician’s patients have uploaded their data to the system.  The physician needs to be able to select and view that data for review.</w:t>
              </w:r>
            </w:ins>
          </w:p>
        </w:tc>
      </w:tr>
      <w:tr w:rsidR="000748E6" w:rsidRPr="00AD2C1D" w14:paraId="3E051502" w14:textId="77777777" w:rsidTr="00F47ADA">
        <w:trPr>
          <w:cnfStyle w:val="000000100000" w:firstRow="0" w:lastRow="0" w:firstColumn="0" w:lastColumn="0" w:oddVBand="0" w:evenVBand="0" w:oddHBand="1" w:evenHBand="0" w:firstRowFirstColumn="0" w:firstRowLastColumn="0" w:lastRowFirstColumn="0" w:lastRowLastColumn="0"/>
          <w:ins w:id="121"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766452FD" w14:textId="77777777" w:rsidR="000748E6" w:rsidRPr="00AD2C1D" w:rsidRDefault="000748E6" w:rsidP="00F47ADA">
            <w:pPr>
              <w:rPr>
                <w:ins w:id="122" w:author="Glen" w:date="2015-11-08T10:18:00Z"/>
                <w:rFonts w:asciiTheme="minorHAnsi" w:hAnsiTheme="minorHAnsi"/>
              </w:rPr>
            </w:pPr>
            <w:ins w:id="123" w:author="Glen" w:date="2015-11-08T10:18:00Z">
              <w:r w:rsidRPr="00AD2C1D">
                <w:rPr>
                  <w:rFonts w:asciiTheme="minorHAnsi" w:hAnsiTheme="minorHAnsi"/>
                </w:rPr>
                <w:t>Cross-References</w:t>
              </w:r>
            </w:ins>
          </w:p>
        </w:tc>
        <w:tc>
          <w:tcPr>
            <w:tcW w:w="7218" w:type="dxa"/>
            <w:gridSpan w:val="2"/>
          </w:tcPr>
          <w:p w14:paraId="01D0B03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124" w:author="Glen" w:date="2015-11-08T10:18:00Z"/>
                <w:rFonts w:asciiTheme="minorHAnsi" w:hAnsiTheme="minorHAnsi"/>
                <w:i/>
              </w:rPr>
            </w:pPr>
            <w:ins w:id="125" w:author="Glen" w:date="2015-11-08T10:18:00Z">
              <w:r w:rsidRPr="00AD2C1D">
                <w:rPr>
                  <w:rFonts w:asciiTheme="minorHAnsi" w:hAnsiTheme="minorHAnsi"/>
                  <w:i/>
                </w:rPr>
                <w:t>&lt;requirements to be inserted here after finalized&gt;</w:t>
              </w:r>
            </w:ins>
          </w:p>
        </w:tc>
      </w:tr>
      <w:tr w:rsidR="000748E6" w:rsidRPr="00AD2C1D" w14:paraId="0C620EB0" w14:textId="77777777" w:rsidTr="00F47ADA">
        <w:trPr>
          <w:ins w:id="126"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6403BE33" w14:textId="77777777" w:rsidR="000748E6" w:rsidRPr="00AD2C1D" w:rsidRDefault="000748E6" w:rsidP="00F47ADA">
            <w:pPr>
              <w:rPr>
                <w:ins w:id="127" w:author="Glen" w:date="2015-11-08T10:18:00Z"/>
                <w:rFonts w:asciiTheme="minorHAnsi" w:hAnsiTheme="minorHAnsi"/>
              </w:rPr>
            </w:pPr>
            <w:ins w:id="128" w:author="Glen" w:date="2015-11-08T10:18:00Z">
              <w:r w:rsidRPr="00AD2C1D">
                <w:rPr>
                  <w:rFonts w:asciiTheme="minorHAnsi" w:hAnsiTheme="minorHAnsi"/>
                </w:rPr>
                <w:t>Pre-conditions</w:t>
              </w:r>
            </w:ins>
          </w:p>
        </w:tc>
        <w:tc>
          <w:tcPr>
            <w:tcW w:w="7218" w:type="dxa"/>
            <w:gridSpan w:val="2"/>
          </w:tcPr>
          <w:p w14:paraId="3F46A337" w14:textId="77777777" w:rsidR="004A6020" w:rsidRDefault="004A6020" w:rsidP="004A6020">
            <w:pPr>
              <w:cnfStyle w:val="000000000000" w:firstRow="0" w:lastRow="0" w:firstColumn="0" w:lastColumn="0" w:oddVBand="0" w:evenVBand="0" w:oddHBand="0" w:evenHBand="0" w:firstRowFirstColumn="0" w:firstRowLastColumn="0" w:lastRowFirstColumn="0" w:lastRowLastColumn="0"/>
              <w:rPr>
                <w:ins w:id="129" w:author="Glen" w:date="2015-11-08T11:12:00Z"/>
                <w:rFonts w:asciiTheme="minorHAnsi" w:hAnsiTheme="minorHAnsi"/>
              </w:rPr>
              <w:pPrChange w:id="130" w:author="Glen" w:date="2015-11-08T11:12:00Z">
                <w:pPr>
                  <w:cnfStyle w:val="000000000000" w:firstRow="0" w:lastRow="0" w:firstColumn="0" w:lastColumn="0" w:oddVBand="0" w:evenVBand="0" w:oddHBand="0" w:evenHBand="0" w:firstRowFirstColumn="0" w:firstRowLastColumn="0" w:lastRowFirstColumn="0" w:lastRowLastColumn="0"/>
                </w:pPr>
              </w:pPrChange>
            </w:pPr>
            <w:ins w:id="131" w:author="Glen" w:date="2015-11-08T11:06:00Z">
              <w:r>
                <w:rPr>
                  <w:rFonts w:asciiTheme="minorHAnsi" w:hAnsiTheme="minorHAnsi"/>
                </w:rPr>
                <w:t xml:space="preserve">The </w:t>
              </w:r>
            </w:ins>
            <w:ins w:id="132" w:author="Glen" w:date="2015-11-08T11:08:00Z">
              <w:r>
                <w:rPr>
                  <w:rFonts w:asciiTheme="minorHAnsi" w:hAnsiTheme="minorHAnsi"/>
                </w:rPr>
                <w:t>patient has uploaded the data to the system</w:t>
              </w:r>
            </w:ins>
            <w:ins w:id="133" w:author="Glen" w:date="2015-11-08T11:06:00Z">
              <w:r>
                <w:rPr>
                  <w:rFonts w:asciiTheme="minorHAnsi" w:hAnsiTheme="minorHAnsi"/>
                </w:rPr>
                <w:t>.</w:t>
              </w:r>
            </w:ins>
          </w:p>
          <w:p w14:paraId="7EA49E83" w14:textId="13F05964" w:rsidR="000748E6" w:rsidRPr="00AD2C1D" w:rsidRDefault="004A6020" w:rsidP="004A6020">
            <w:pPr>
              <w:cnfStyle w:val="000000000000" w:firstRow="0" w:lastRow="0" w:firstColumn="0" w:lastColumn="0" w:oddVBand="0" w:evenVBand="0" w:oddHBand="0" w:evenHBand="0" w:firstRowFirstColumn="0" w:firstRowLastColumn="0" w:lastRowFirstColumn="0" w:lastRowLastColumn="0"/>
              <w:rPr>
                <w:ins w:id="134" w:author="Glen" w:date="2015-11-08T10:18:00Z"/>
                <w:rFonts w:asciiTheme="minorHAnsi" w:hAnsiTheme="minorHAnsi"/>
              </w:rPr>
              <w:pPrChange w:id="135" w:author="Glen" w:date="2015-11-08T11:12:00Z">
                <w:pPr>
                  <w:cnfStyle w:val="000000000000" w:firstRow="0" w:lastRow="0" w:firstColumn="0" w:lastColumn="0" w:oddVBand="0" w:evenVBand="0" w:oddHBand="0" w:evenHBand="0" w:firstRowFirstColumn="0" w:firstRowLastColumn="0" w:lastRowFirstColumn="0" w:lastRowLastColumn="0"/>
                </w:pPr>
              </w:pPrChange>
            </w:pPr>
            <w:ins w:id="136" w:author="Glen" w:date="2015-11-08T11:06:00Z">
              <w:r>
                <w:rPr>
                  <w:rFonts w:asciiTheme="minorHAnsi" w:hAnsiTheme="minorHAnsi"/>
                </w:rPr>
                <w:t>The physician must be logged in.</w:t>
              </w:r>
            </w:ins>
          </w:p>
        </w:tc>
      </w:tr>
      <w:tr w:rsidR="000748E6" w:rsidRPr="00AD2C1D" w14:paraId="79790E93" w14:textId="77777777" w:rsidTr="00F47ADA">
        <w:trPr>
          <w:cnfStyle w:val="000000100000" w:firstRow="0" w:lastRow="0" w:firstColumn="0" w:lastColumn="0" w:oddVBand="0" w:evenVBand="0" w:oddHBand="1" w:evenHBand="0" w:firstRowFirstColumn="0" w:firstRowLastColumn="0" w:lastRowFirstColumn="0" w:lastRowLastColumn="0"/>
          <w:ins w:id="137"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28DA3C99" w14:textId="77777777" w:rsidR="000748E6" w:rsidRPr="00AD2C1D" w:rsidRDefault="000748E6" w:rsidP="00F47ADA">
            <w:pPr>
              <w:rPr>
                <w:ins w:id="138" w:author="Glen" w:date="2015-11-08T10:18:00Z"/>
                <w:rFonts w:asciiTheme="minorHAnsi" w:hAnsiTheme="minorHAnsi"/>
              </w:rPr>
            </w:pPr>
            <w:ins w:id="139" w:author="Glen" w:date="2015-11-08T10:18:00Z">
              <w:r w:rsidRPr="00AD2C1D">
                <w:rPr>
                  <w:rFonts w:asciiTheme="minorHAnsi" w:hAnsiTheme="minorHAnsi"/>
                </w:rPr>
                <w:t>Post-conditions</w:t>
              </w:r>
            </w:ins>
          </w:p>
        </w:tc>
        <w:tc>
          <w:tcPr>
            <w:tcW w:w="7218" w:type="dxa"/>
            <w:gridSpan w:val="2"/>
          </w:tcPr>
          <w:p w14:paraId="57537812" w14:textId="77C687DA" w:rsidR="000748E6" w:rsidRDefault="000748E6" w:rsidP="00F47ADA">
            <w:pPr>
              <w:cnfStyle w:val="000000100000" w:firstRow="0" w:lastRow="0" w:firstColumn="0" w:lastColumn="0" w:oddVBand="0" w:evenVBand="0" w:oddHBand="1" w:evenHBand="0" w:firstRowFirstColumn="0" w:firstRowLastColumn="0" w:lastRowFirstColumn="0" w:lastRowLastColumn="0"/>
              <w:rPr>
                <w:ins w:id="140" w:author="Glen" w:date="2015-11-08T10:18:00Z"/>
                <w:rFonts w:asciiTheme="minorHAnsi" w:hAnsiTheme="minorHAnsi"/>
              </w:rPr>
            </w:pPr>
            <w:ins w:id="141" w:author="Glen" w:date="2015-11-08T10:18:00Z">
              <w:r w:rsidRPr="007A50E9">
                <w:rPr>
                  <w:rFonts w:asciiTheme="minorHAnsi" w:hAnsiTheme="minorHAnsi"/>
                  <w:b/>
                </w:rPr>
                <w:t>PASS:</w:t>
              </w:r>
              <w:r>
                <w:rPr>
                  <w:rFonts w:asciiTheme="minorHAnsi" w:hAnsiTheme="minorHAnsi"/>
                </w:rPr>
                <w:t xml:space="preserve"> </w:t>
              </w:r>
            </w:ins>
            <w:ins w:id="142" w:author="Glen" w:date="2015-11-08T11:07:00Z">
              <w:r w:rsidR="004A6020">
                <w:rPr>
                  <w:rFonts w:asciiTheme="minorHAnsi" w:hAnsiTheme="minorHAnsi"/>
                </w:rPr>
                <w:t>The physician is able to view the patient data.</w:t>
              </w:r>
            </w:ins>
            <w:ins w:id="143" w:author="Glen" w:date="2015-11-08T10:18:00Z">
              <w:r>
                <w:rPr>
                  <w:rFonts w:asciiTheme="minorHAnsi" w:hAnsiTheme="minorHAnsi"/>
                </w:rPr>
                <w:t xml:space="preserve"> </w:t>
              </w:r>
            </w:ins>
          </w:p>
          <w:p w14:paraId="3832371C" w14:textId="14058265"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ins w:id="144" w:author="Glen" w:date="2015-11-08T10:18:00Z"/>
                <w:rFonts w:asciiTheme="minorHAnsi" w:hAnsiTheme="minorHAnsi"/>
                <w:rPrChange w:id="145" w:author="Glen" w:date="2015-11-08T11:07:00Z">
                  <w:rPr>
                    <w:ins w:id="146" w:author="Glen" w:date="2015-11-08T10:18:00Z"/>
                    <w:rFonts w:asciiTheme="minorHAnsi" w:hAnsiTheme="minorHAnsi"/>
                  </w:rPr>
                </w:rPrChange>
              </w:rPr>
            </w:pPr>
            <w:ins w:id="147" w:author="Glen" w:date="2015-11-08T10:18:00Z">
              <w:r w:rsidRPr="007A50E9">
                <w:rPr>
                  <w:rFonts w:asciiTheme="minorHAnsi" w:hAnsiTheme="minorHAnsi"/>
                  <w:b/>
                </w:rPr>
                <w:t>FAIL:</w:t>
              </w:r>
            </w:ins>
            <w:ins w:id="148" w:author="Glen" w:date="2015-11-08T11:07:00Z">
              <w:r w:rsidR="004A6020">
                <w:rPr>
                  <w:rFonts w:asciiTheme="minorHAnsi" w:hAnsiTheme="minorHAnsi"/>
                </w:rPr>
                <w:t xml:space="preserve"> The patient data fails to display.</w:t>
              </w:r>
            </w:ins>
          </w:p>
        </w:tc>
      </w:tr>
      <w:tr w:rsidR="000748E6" w:rsidRPr="00AD2C1D" w14:paraId="5C0D0C43" w14:textId="77777777" w:rsidTr="00F47ADA">
        <w:trPr>
          <w:ins w:id="149" w:author="Glen" w:date="2015-11-08T10:18:00Z"/>
        </w:trPr>
        <w:tc>
          <w:tcPr>
            <w:cnfStyle w:val="001000000000" w:firstRow="0" w:lastRow="0" w:firstColumn="1" w:lastColumn="0" w:oddVBand="0" w:evenVBand="0" w:oddHBand="0" w:evenHBand="0" w:firstRowFirstColumn="0" w:firstRowLastColumn="0" w:lastRowFirstColumn="0" w:lastRowLastColumn="0"/>
            <w:tcW w:w="9576" w:type="dxa"/>
            <w:gridSpan w:val="3"/>
          </w:tcPr>
          <w:p w14:paraId="343122B3" w14:textId="77777777" w:rsidR="000748E6" w:rsidRPr="00AD2C1D" w:rsidRDefault="000748E6" w:rsidP="00F47ADA">
            <w:pPr>
              <w:rPr>
                <w:ins w:id="150" w:author="Glen" w:date="2015-11-08T10:18:00Z"/>
                <w:rFonts w:asciiTheme="minorHAnsi" w:hAnsiTheme="minorHAnsi"/>
              </w:rPr>
            </w:pPr>
            <w:ins w:id="151" w:author="Glen" w:date="2015-11-08T10:18:00Z">
              <w:r w:rsidRPr="00AD2C1D">
                <w:rPr>
                  <w:rFonts w:asciiTheme="minorHAnsi" w:hAnsiTheme="minorHAnsi"/>
                </w:rPr>
                <w:t>Course of Events</w:t>
              </w:r>
            </w:ins>
          </w:p>
        </w:tc>
      </w:tr>
      <w:tr w:rsidR="000748E6" w:rsidRPr="00AD2C1D" w14:paraId="4E3C5C9C" w14:textId="77777777" w:rsidTr="00F47ADA">
        <w:trPr>
          <w:cnfStyle w:val="000000100000" w:firstRow="0" w:lastRow="0" w:firstColumn="0" w:lastColumn="0" w:oddVBand="0" w:evenVBand="0" w:oddHBand="1" w:evenHBand="0" w:firstRowFirstColumn="0" w:firstRowLastColumn="0" w:lastRowFirstColumn="0" w:lastRowLastColumn="0"/>
          <w:ins w:id="152"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B9C3B01" w14:textId="77777777" w:rsidR="000748E6" w:rsidRPr="00AD2C1D" w:rsidRDefault="000748E6" w:rsidP="00F47ADA">
            <w:pPr>
              <w:rPr>
                <w:ins w:id="153" w:author="Glen" w:date="2015-11-08T10:18:00Z"/>
                <w:rFonts w:asciiTheme="minorHAnsi" w:hAnsiTheme="minorHAnsi"/>
              </w:rPr>
            </w:pPr>
            <w:ins w:id="154" w:author="Glen" w:date="2015-11-08T10:18:00Z">
              <w:r w:rsidRPr="00AD2C1D">
                <w:rPr>
                  <w:rFonts w:asciiTheme="minorHAnsi" w:hAnsiTheme="minorHAnsi"/>
                </w:rPr>
                <w:t>Actor Actions</w:t>
              </w:r>
            </w:ins>
          </w:p>
        </w:tc>
        <w:tc>
          <w:tcPr>
            <w:tcW w:w="4788" w:type="dxa"/>
          </w:tcPr>
          <w:p w14:paraId="33909F4F"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155" w:author="Glen" w:date="2015-11-08T10:18:00Z"/>
                <w:rFonts w:asciiTheme="minorHAnsi" w:hAnsiTheme="minorHAnsi"/>
                <w:b/>
              </w:rPr>
            </w:pPr>
            <w:ins w:id="156" w:author="Glen" w:date="2015-11-08T10:18:00Z">
              <w:r w:rsidRPr="00AD2C1D">
                <w:rPr>
                  <w:rFonts w:asciiTheme="minorHAnsi" w:hAnsiTheme="minorHAnsi"/>
                  <w:b/>
                </w:rPr>
                <w:t>System Response</w:t>
              </w:r>
            </w:ins>
          </w:p>
        </w:tc>
      </w:tr>
      <w:tr w:rsidR="000748E6" w:rsidRPr="00AD2C1D" w14:paraId="59256F53" w14:textId="77777777" w:rsidTr="00F47ADA">
        <w:trPr>
          <w:ins w:id="157"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CB9AE60" w14:textId="4DF76FC6" w:rsidR="000748E6" w:rsidRPr="007A50E9" w:rsidRDefault="00DB090B" w:rsidP="00974A60">
            <w:pPr>
              <w:rPr>
                <w:ins w:id="158" w:author="Glen" w:date="2015-11-08T10:18:00Z"/>
                <w:rFonts w:asciiTheme="minorHAnsi" w:hAnsiTheme="minorHAnsi"/>
                <w:b w:val="0"/>
              </w:rPr>
              <w:pPrChange w:id="159" w:author="Glen" w:date="2015-11-08T11:40:00Z">
                <w:pPr/>
              </w:pPrChange>
            </w:pPr>
            <w:ins w:id="160" w:author="Glen" w:date="2015-11-08T11:14:00Z">
              <w:r>
                <w:rPr>
                  <w:rFonts w:asciiTheme="minorHAnsi" w:hAnsiTheme="minorHAnsi"/>
                  <w:b w:val="0"/>
                </w:rPr>
                <w:t>1. The physician selects the “</w:t>
              </w:r>
            </w:ins>
            <w:ins w:id="161" w:author="Glen" w:date="2015-11-08T11:40:00Z">
              <w:r w:rsidR="00974A60">
                <w:rPr>
                  <w:rFonts w:asciiTheme="minorHAnsi" w:hAnsiTheme="minorHAnsi"/>
                  <w:b w:val="0"/>
                </w:rPr>
                <w:t>V</w:t>
              </w:r>
            </w:ins>
            <w:ins w:id="162" w:author="Glen" w:date="2015-11-08T11:14:00Z">
              <w:r>
                <w:rPr>
                  <w:rFonts w:asciiTheme="minorHAnsi" w:hAnsiTheme="minorHAnsi"/>
                  <w:b w:val="0"/>
                </w:rPr>
                <w:t xml:space="preserve">iew </w:t>
              </w:r>
            </w:ins>
            <w:ins w:id="163" w:author="Glen" w:date="2015-11-08T11:40:00Z">
              <w:r w:rsidR="00974A60">
                <w:rPr>
                  <w:rFonts w:asciiTheme="minorHAnsi" w:hAnsiTheme="minorHAnsi"/>
                  <w:b w:val="0"/>
                </w:rPr>
                <w:t>D</w:t>
              </w:r>
            </w:ins>
            <w:ins w:id="164" w:author="Glen" w:date="2015-11-08T11:14:00Z">
              <w:r>
                <w:rPr>
                  <w:rFonts w:asciiTheme="minorHAnsi" w:hAnsiTheme="minorHAnsi"/>
                  <w:b w:val="0"/>
                </w:rPr>
                <w:t>ata” option from the menu.</w:t>
              </w:r>
            </w:ins>
          </w:p>
        </w:tc>
        <w:tc>
          <w:tcPr>
            <w:tcW w:w="4788" w:type="dxa"/>
          </w:tcPr>
          <w:p w14:paraId="7A6393AE"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ins w:id="165" w:author="Glen" w:date="2015-11-08T10:18:00Z"/>
                <w:rFonts w:asciiTheme="minorHAnsi" w:hAnsiTheme="minorHAnsi"/>
              </w:rPr>
            </w:pPr>
          </w:p>
        </w:tc>
      </w:tr>
      <w:tr w:rsidR="000748E6" w:rsidRPr="00AD2C1D" w14:paraId="3F117B8D" w14:textId="77777777" w:rsidTr="00F47ADA">
        <w:trPr>
          <w:cnfStyle w:val="000000100000" w:firstRow="0" w:lastRow="0" w:firstColumn="0" w:lastColumn="0" w:oddVBand="0" w:evenVBand="0" w:oddHBand="1" w:evenHBand="0" w:firstRowFirstColumn="0" w:firstRowLastColumn="0" w:lastRowFirstColumn="0" w:lastRowLastColumn="0"/>
          <w:ins w:id="166"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0C2C9966" w14:textId="77777777" w:rsidR="000748E6" w:rsidRDefault="000748E6" w:rsidP="00F47ADA">
            <w:pPr>
              <w:rPr>
                <w:ins w:id="167" w:author="Glen" w:date="2015-11-08T10:18:00Z"/>
                <w:rFonts w:asciiTheme="minorHAnsi" w:hAnsiTheme="minorHAnsi"/>
              </w:rPr>
            </w:pPr>
          </w:p>
        </w:tc>
        <w:tc>
          <w:tcPr>
            <w:tcW w:w="4788" w:type="dxa"/>
          </w:tcPr>
          <w:p w14:paraId="26059428" w14:textId="5FB9487A" w:rsidR="000748E6" w:rsidRPr="00AD2C1D" w:rsidRDefault="00DB090B" w:rsidP="00974A60">
            <w:pPr>
              <w:cnfStyle w:val="000000100000" w:firstRow="0" w:lastRow="0" w:firstColumn="0" w:lastColumn="0" w:oddVBand="0" w:evenVBand="0" w:oddHBand="1" w:evenHBand="0" w:firstRowFirstColumn="0" w:firstRowLastColumn="0" w:lastRowFirstColumn="0" w:lastRowLastColumn="0"/>
              <w:rPr>
                <w:ins w:id="168" w:author="Glen" w:date="2015-11-08T10:18:00Z"/>
                <w:rFonts w:asciiTheme="minorHAnsi" w:hAnsiTheme="minorHAnsi"/>
              </w:rPr>
              <w:pPrChange w:id="169" w:author="Glen" w:date="2015-11-08T11:38:00Z">
                <w:pPr>
                  <w:cnfStyle w:val="000000100000" w:firstRow="0" w:lastRow="0" w:firstColumn="0" w:lastColumn="0" w:oddVBand="0" w:evenVBand="0" w:oddHBand="1" w:evenHBand="0" w:firstRowFirstColumn="0" w:firstRowLastColumn="0" w:lastRowFirstColumn="0" w:lastRowLastColumn="0"/>
                </w:pPr>
              </w:pPrChange>
            </w:pPr>
            <w:ins w:id="170" w:author="Glen" w:date="2015-11-08T11:14:00Z">
              <w:r>
                <w:rPr>
                  <w:rFonts w:asciiTheme="minorHAnsi" w:hAnsiTheme="minorHAnsi"/>
                </w:rPr>
                <w:t xml:space="preserve">2. </w:t>
              </w:r>
            </w:ins>
            <w:ins w:id="171" w:author="Glen" w:date="2015-11-08T11:34:00Z">
              <w:r w:rsidR="00974A60">
                <w:rPr>
                  <w:rFonts w:asciiTheme="minorHAnsi" w:hAnsiTheme="minorHAnsi"/>
                </w:rPr>
                <w:t>The system display</w:t>
              </w:r>
            </w:ins>
            <w:ins w:id="172" w:author="Glen" w:date="2015-11-08T11:38:00Z">
              <w:r w:rsidR="00974A60">
                <w:rPr>
                  <w:rFonts w:asciiTheme="minorHAnsi" w:hAnsiTheme="minorHAnsi"/>
                </w:rPr>
                <w:t>s</w:t>
              </w:r>
            </w:ins>
            <w:ins w:id="173" w:author="Glen" w:date="2015-11-08T11:34:00Z">
              <w:r w:rsidR="00974A60">
                <w:rPr>
                  <w:rFonts w:asciiTheme="minorHAnsi" w:hAnsiTheme="minorHAnsi"/>
                </w:rPr>
                <w:t xml:space="preserve"> a</w:t>
              </w:r>
            </w:ins>
            <w:ins w:id="174" w:author="Glen" w:date="2015-11-08T11:14:00Z">
              <w:r>
                <w:rPr>
                  <w:rFonts w:asciiTheme="minorHAnsi" w:hAnsiTheme="minorHAnsi"/>
                </w:rPr>
                <w:t xml:space="preserve"> list of </w:t>
              </w:r>
            </w:ins>
            <w:ins w:id="175" w:author="Glen" w:date="2015-11-08T11:30:00Z">
              <w:r w:rsidR="00974A60">
                <w:rPr>
                  <w:rFonts w:asciiTheme="minorHAnsi" w:hAnsiTheme="minorHAnsi"/>
                </w:rPr>
                <w:t>the physician’s patients.</w:t>
              </w:r>
            </w:ins>
          </w:p>
        </w:tc>
      </w:tr>
      <w:tr w:rsidR="00974A60" w:rsidRPr="00AD2C1D" w14:paraId="47511572" w14:textId="77777777" w:rsidTr="00F47ADA">
        <w:trPr>
          <w:ins w:id="176" w:author="Glen" w:date="2015-11-08T11:30: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716ECF1" w14:textId="0CB09C78" w:rsidR="00974A60" w:rsidRPr="00974A60" w:rsidRDefault="00974A60" w:rsidP="00F47ADA">
            <w:pPr>
              <w:rPr>
                <w:ins w:id="177" w:author="Glen" w:date="2015-11-08T11:30:00Z"/>
                <w:rFonts w:asciiTheme="minorHAnsi" w:hAnsiTheme="minorHAnsi"/>
                <w:b w:val="0"/>
                <w:rPrChange w:id="178" w:author="Glen" w:date="2015-11-08T11:30:00Z">
                  <w:rPr>
                    <w:ins w:id="179" w:author="Glen" w:date="2015-11-08T11:30:00Z"/>
                    <w:rFonts w:asciiTheme="minorHAnsi" w:hAnsiTheme="minorHAnsi"/>
                  </w:rPr>
                </w:rPrChange>
              </w:rPr>
            </w:pPr>
            <w:ins w:id="180" w:author="Glen" w:date="2015-11-08T11:31:00Z">
              <w:r>
                <w:rPr>
                  <w:rFonts w:asciiTheme="minorHAnsi" w:hAnsiTheme="minorHAnsi"/>
                  <w:b w:val="0"/>
                </w:rPr>
                <w:t>3. The physician selects the desired patient to display the data for.</w:t>
              </w:r>
            </w:ins>
          </w:p>
        </w:tc>
        <w:tc>
          <w:tcPr>
            <w:tcW w:w="4788" w:type="dxa"/>
          </w:tcPr>
          <w:p w14:paraId="458CD841"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ins w:id="181" w:author="Glen" w:date="2015-11-08T11:30:00Z"/>
                <w:rFonts w:asciiTheme="minorHAnsi" w:hAnsiTheme="minorHAnsi"/>
              </w:rPr>
            </w:pPr>
          </w:p>
        </w:tc>
      </w:tr>
      <w:tr w:rsidR="00974A60" w:rsidRPr="00AD2C1D" w14:paraId="6D0BD6EE" w14:textId="77777777" w:rsidTr="00F47ADA">
        <w:trPr>
          <w:cnfStyle w:val="000000100000" w:firstRow="0" w:lastRow="0" w:firstColumn="0" w:lastColumn="0" w:oddVBand="0" w:evenVBand="0" w:oddHBand="1" w:evenHBand="0" w:firstRowFirstColumn="0" w:firstRowLastColumn="0" w:lastRowFirstColumn="0" w:lastRowLastColumn="0"/>
          <w:ins w:id="182" w:author="Glen" w:date="2015-11-08T11:31: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117CE5EC" w14:textId="77777777" w:rsidR="00974A60" w:rsidRDefault="00974A60" w:rsidP="00F47ADA">
            <w:pPr>
              <w:rPr>
                <w:ins w:id="183" w:author="Glen" w:date="2015-11-08T11:31:00Z"/>
                <w:rFonts w:asciiTheme="minorHAnsi" w:hAnsiTheme="minorHAnsi"/>
                <w:b w:val="0"/>
              </w:rPr>
            </w:pPr>
          </w:p>
        </w:tc>
        <w:tc>
          <w:tcPr>
            <w:tcW w:w="4788" w:type="dxa"/>
          </w:tcPr>
          <w:p w14:paraId="7F8D5BE8" w14:textId="621E4FA1" w:rsidR="00974A60" w:rsidRPr="00974A60" w:rsidRDefault="00974A60" w:rsidP="00974A60">
            <w:pPr>
              <w:cnfStyle w:val="000000100000" w:firstRow="0" w:lastRow="0" w:firstColumn="0" w:lastColumn="0" w:oddVBand="0" w:evenVBand="0" w:oddHBand="1" w:evenHBand="0" w:firstRowFirstColumn="0" w:firstRowLastColumn="0" w:lastRowFirstColumn="0" w:lastRowLastColumn="0"/>
              <w:rPr>
                <w:ins w:id="184" w:author="Glen" w:date="2015-11-08T11:31:00Z"/>
                <w:rFonts w:asciiTheme="minorHAnsi" w:hAnsiTheme="minorHAnsi"/>
                <w:rPrChange w:id="185" w:author="Glen" w:date="2015-11-08T11:31:00Z">
                  <w:rPr>
                    <w:ins w:id="186" w:author="Glen" w:date="2015-11-08T11:31:00Z"/>
                  </w:rPr>
                </w:rPrChange>
              </w:rPr>
              <w:pPrChange w:id="187" w:author="Glen" w:date="2015-11-08T11:38:00Z">
                <w:pPr>
                  <w:cnfStyle w:val="000000100000" w:firstRow="0" w:lastRow="0" w:firstColumn="0" w:lastColumn="0" w:oddVBand="0" w:evenVBand="0" w:oddHBand="1" w:evenHBand="0" w:firstRowFirstColumn="0" w:firstRowLastColumn="0" w:lastRowFirstColumn="0" w:lastRowLastColumn="0"/>
                </w:pPr>
              </w:pPrChange>
            </w:pPr>
            <w:ins w:id="188" w:author="Glen" w:date="2015-11-08T11:31:00Z">
              <w:r>
                <w:rPr>
                  <w:rFonts w:asciiTheme="minorHAnsi" w:hAnsiTheme="minorHAnsi"/>
                </w:rPr>
                <w:t xml:space="preserve">4. </w:t>
              </w:r>
            </w:ins>
            <w:ins w:id="189" w:author="Glen" w:date="2015-11-08T11:34:00Z">
              <w:r>
                <w:rPr>
                  <w:rFonts w:asciiTheme="minorHAnsi" w:hAnsiTheme="minorHAnsi"/>
                </w:rPr>
                <w:t xml:space="preserve">The system </w:t>
              </w:r>
            </w:ins>
            <w:ins w:id="190" w:author="Glen" w:date="2015-11-08T11:35:00Z">
              <w:r>
                <w:rPr>
                  <w:rFonts w:asciiTheme="minorHAnsi" w:hAnsiTheme="minorHAnsi"/>
                </w:rPr>
                <w:t>display</w:t>
              </w:r>
            </w:ins>
            <w:ins w:id="191" w:author="Glen" w:date="2015-11-08T11:38:00Z">
              <w:r>
                <w:rPr>
                  <w:rFonts w:asciiTheme="minorHAnsi" w:hAnsiTheme="minorHAnsi"/>
                </w:rPr>
                <w:t>s</w:t>
              </w:r>
            </w:ins>
            <w:ins w:id="192" w:author="Glen" w:date="2015-11-08T11:35:00Z">
              <w:r>
                <w:rPr>
                  <w:rFonts w:asciiTheme="minorHAnsi" w:hAnsiTheme="minorHAnsi"/>
                </w:rPr>
                <w:t xml:space="preserve"> a list of dates and times for which to show the data.</w:t>
              </w:r>
            </w:ins>
          </w:p>
        </w:tc>
      </w:tr>
      <w:tr w:rsidR="00974A60" w:rsidRPr="00AD2C1D" w14:paraId="2B9388CF" w14:textId="77777777" w:rsidTr="00F47ADA">
        <w:trPr>
          <w:ins w:id="193" w:author="Glen" w:date="2015-11-08T11:35: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64761731" w14:textId="2527A260" w:rsidR="00974A60" w:rsidRDefault="00974A60" w:rsidP="00F47ADA">
            <w:pPr>
              <w:rPr>
                <w:ins w:id="194" w:author="Glen" w:date="2015-11-08T11:35:00Z"/>
                <w:rFonts w:asciiTheme="minorHAnsi" w:hAnsiTheme="minorHAnsi"/>
                <w:b w:val="0"/>
              </w:rPr>
            </w:pPr>
            <w:ins w:id="195" w:author="Glen" w:date="2015-11-08T11:35:00Z">
              <w:r>
                <w:rPr>
                  <w:rFonts w:asciiTheme="minorHAnsi" w:hAnsiTheme="minorHAnsi"/>
                  <w:b w:val="0"/>
                </w:rPr>
                <w:t>5. The physician selects a desired date and time to show the data for.</w:t>
              </w:r>
            </w:ins>
          </w:p>
        </w:tc>
        <w:tc>
          <w:tcPr>
            <w:tcW w:w="4788" w:type="dxa"/>
          </w:tcPr>
          <w:p w14:paraId="21649ACE" w14:textId="77777777" w:rsidR="00974A60" w:rsidRDefault="00974A60" w:rsidP="00974A60">
            <w:pPr>
              <w:cnfStyle w:val="000000000000" w:firstRow="0" w:lastRow="0" w:firstColumn="0" w:lastColumn="0" w:oddVBand="0" w:evenVBand="0" w:oddHBand="0" w:evenHBand="0" w:firstRowFirstColumn="0" w:firstRowLastColumn="0" w:lastRowFirstColumn="0" w:lastRowLastColumn="0"/>
              <w:rPr>
                <w:ins w:id="196" w:author="Glen" w:date="2015-11-08T11:35:00Z"/>
                <w:rFonts w:asciiTheme="minorHAnsi" w:hAnsiTheme="minorHAnsi"/>
              </w:rPr>
            </w:pPr>
          </w:p>
        </w:tc>
      </w:tr>
      <w:tr w:rsidR="00974A60" w:rsidRPr="00AD2C1D" w14:paraId="620D258E" w14:textId="77777777" w:rsidTr="00F47ADA">
        <w:trPr>
          <w:cnfStyle w:val="000000100000" w:firstRow="0" w:lastRow="0" w:firstColumn="0" w:lastColumn="0" w:oddVBand="0" w:evenVBand="0" w:oddHBand="1" w:evenHBand="0" w:firstRowFirstColumn="0" w:firstRowLastColumn="0" w:lastRowFirstColumn="0" w:lastRowLastColumn="0"/>
          <w:ins w:id="197" w:author="Glen" w:date="2015-11-08T11:35: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4647EC35" w14:textId="77777777" w:rsidR="00974A60" w:rsidRDefault="00974A60" w:rsidP="00F47ADA">
            <w:pPr>
              <w:rPr>
                <w:ins w:id="198" w:author="Glen" w:date="2015-11-08T11:35:00Z"/>
                <w:rFonts w:asciiTheme="minorHAnsi" w:hAnsiTheme="minorHAnsi"/>
                <w:b w:val="0"/>
              </w:rPr>
            </w:pPr>
          </w:p>
        </w:tc>
        <w:tc>
          <w:tcPr>
            <w:tcW w:w="4788" w:type="dxa"/>
          </w:tcPr>
          <w:p w14:paraId="503D7DBA" w14:textId="07A95633" w:rsidR="00974A60" w:rsidRDefault="00974A60" w:rsidP="00974A60">
            <w:pPr>
              <w:cnfStyle w:val="000000100000" w:firstRow="0" w:lastRow="0" w:firstColumn="0" w:lastColumn="0" w:oddVBand="0" w:evenVBand="0" w:oddHBand="1" w:evenHBand="0" w:firstRowFirstColumn="0" w:firstRowLastColumn="0" w:lastRowFirstColumn="0" w:lastRowLastColumn="0"/>
              <w:rPr>
                <w:ins w:id="199" w:author="Glen" w:date="2015-11-08T11:35:00Z"/>
                <w:rFonts w:asciiTheme="minorHAnsi" w:hAnsiTheme="minorHAnsi"/>
              </w:rPr>
              <w:pPrChange w:id="200" w:author="Glen" w:date="2015-11-08T11:38:00Z">
                <w:pPr>
                  <w:cnfStyle w:val="000000100000" w:firstRow="0" w:lastRow="0" w:firstColumn="0" w:lastColumn="0" w:oddVBand="0" w:evenVBand="0" w:oddHBand="1" w:evenHBand="0" w:firstRowFirstColumn="0" w:firstRowLastColumn="0" w:lastRowFirstColumn="0" w:lastRowLastColumn="0"/>
                </w:pPr>
              </w:pPrChange>
            </w:pPr>
            <w:ins w:id="201" w:author="Glen" w:date="2015-11-08T11:35:00Z">
              <w:r>
                <w:rPr>
                  <w:rFonts w:asciiTheme="minorHAnsi" w:hAnsiTheme="minorHAnsi"/>
                </w:rPr>
                <w:t>6. The system display</w:t>
              </w:r>
            </w:ins>
            <w:ins w:id="202" w:author="Glen" w:date="2015-11-08T11:38:00Z">
              <w:r>
                <w:rPr>
                  <w:rFonts w:asciiTheme="minorHAnsi" w:hAnsiTheme="minorHAnsi"/>
                </w:rPr>
                <w:t>s</w:t>
              </w:r>
            </w:ins>
            <w:ins w:id="203" w:author="Glen" w:date="2015-11-08T11:35:00Z">
              <w:r>
                <w:rPr>
                  <w:rFonts w:asciiTheme="minorHAnsi" w:hAnsiTheme="minorHAnsi"/>
                </w:rPr>
                <w:t xml:space="preserve"> a chart showing the selected data.</w:t>
              </w:r>
            </w:ins>
          </w:p>
        </w:tc>
      </w:tr>
    </w:tbl>
    <w:p w14:paraId="57F03F89" w14:textId="77777777" w:rsidR="000748E6" w:rsidRDefault="000748E6" w:rsidP="007A50E9">
      <w:pPr>
        <w:rPr>
          <w:ins w:id="204" w:author="Glen" w:date="2015-11-08T10:18:00Z"/>
        </w:rPr>
      </w:pPr>
    </w:p>
    <w:tbl>
      <w:tblPr>
        <w:tblStyle w:val="GridTable4-Accent11"/>
        <w:tblW w:w="0" w:type="auto"/>
        <w:tblLook w:val="04A0" w:firstRow="1" w:lastRow="0" w:firstColumn="1" w:lastColumn="0" w:noHBand="0" w:noVBand="1"/>
      </w:tblPr>
      <w:tblGrid>
        <w:gridCol w:w="2358"/>
        <w:gridCol w:w="2430"/>
        <w:gridCol w:w="4788"/>
      </w:tblGrid>
      <w:tr w:rsidR="000748E6" w:rsidRPr="00AD2C1D" w14:paraId="12B1CCC4" w14:textId="77777777" w:rsidTr="00F47ADA">
        <w:trPr>
          <w:cnfStyle w:val="100000000000" w:firstRow="1" w:lastRow="0" w:firstColumn="0" w:lastColumn="0" w:oddVBand="0" w:evenVBand="0" w:oddHBand="0" w:evenHBand="0" w:firstRowFirstColumn="0" w:firstRowLastColumn="0" w:lastRowFirstColumn="0" w:lastRowLastColumn="0"/>
          <w:ins w:id="205"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6D3F90CC" w14:textId="77777777" w:rsidR="000748E6" w:rsidRPr="00AD2C1D" w:rsidRDefault="000748E6" w:rsidP="00F47ADA">
            <w:pPr>
              <w:rPr>
                <w:ins w:id="206" w:author="Glen" w:date="2015-11-08T10:18:00Z"/>
                <w:rFonts w:asciiTheme="minorHAnsi" w:hAnsiTheme="minorHAnsi"/>
              </w:rPr>
            </w:pPr>
            <w:ins w:id="207" w:author="Glen" w:date="2015-11-08T10:18:00Z">
              <w:r w:rsidRPr="00AD2C1D">
                <w:rPr>
                  <w:rFonts w:asciiTheme="minorHAnsi" w:hAnsiTheme="minorHAnsi"/>
                </w:rPr>
                <w:t>Use Case ID</w:t>
              </w:r>
            </w:ins>
          </w:p>
        </w:tc>
        <w:tc>
          <w:tcPr>
            <w:tcW w:w="7218" w:type="dxa"/>
            <w:gridSpan w:val="2"/>
          </w:tcPr>
          <w:p w14:paraId="3AA2CD7B" w14:textId="4AA1D23B"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ins w:id="208" w:author="Glen" w:date="2015-11-08T10:18:00Z"/>
                <w:rFonts w:asciiTheme="minorHAnsi" w:hAnsiTheme="minorHAnsi"/>
              </w:rPr>
            </w:pPr>
            <w:ins w:id="209" w:author="Glen" w:date="2015-11-08T10:18:00Z">
              <w:r>
                <w:rPr>
                  <w:rFonts w:asciiTheme="minorHAnsi" w:hAnsiTheme="minorHAnsi"/>
                </w:rPr>
                <w:t>UC_0</w:t>
              </w:r>
            </w:ins>
            <w:ins w:id="210" w:author="Glen" w:date="2015-11-08T11:01:00Z">
              <w:r w:rsidR="004A6020">
                <w:rPr>
                  <w:rFonts w:asciiTheme="minorHAnsi" w:hAnsiTheme="minorHAnsi"/>
                </w:rPr>
                <w:t>18</w:t>
              </w:r>
            </w:ins>
          </w:p>
        </w:tc>
      </w:tr>
      <w:tr w:rsidR="000748E6" w:rsidRPr="00AD2C1D" w14:paraId="4AFFB1A2" w14:textId="77777777" w:rsidTr="00F47ADA">
        <w:trPr>
          <w:cnfStyle w:val="000000100000" w:firstRow="0" w:lastRow="0" w:firstColumn="0" w:lastColumn="0" w:oddVBand="0" w:evenVBand="0" w:oddHBand="1" w:evenHBand="0" w:firstRowFirstColumn="0" w:firstRowLastColumn="0" w:lastRowFirstColumn="0" w:lastRowLastColumn="0"/>
          <w:ins w:id="211"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4A092FF4" w14:textId="77777777" w:rsidR="000748E6" w:rsidRPr="00AD2C1D" w:rsidRDefault="000748E6" w:rsidP="00F47ADA">
            <w:pPr>
              <w:rPr>
                <w:ins w:id="212" w:author="Glen" w:date="2015-11-08T10:18:00Z"/>
                <w:rFonts w:asciiTheme="minorHAnsi" w:hAnsiTheme="minorHAnsi"/>
              </w:rPr>
            </w:pPr>
            <w:ins w:id="213" w:author="Glen" w:date="2015-11-08T10:18:00Z">
              <w:r w:rsidRPr="00AD2C1D">
                <w:rPr>
                  <w:rFonts w:asciiTheme="minorHAnsi" w:hAnsiTheme="minorHAnsi"/>
                </w:rPr>
                <w:t>Use Case Name</w:t>
              </w:r>
            </w:ins>
          </w:p>
        </w:tc>
        <w:tc>
          <w:tcPr>
            <w:tcW w:w="7218" w:type="dxa"/>
            <w:gridSpan w:val="2"/>
          </w:tcPr>
          <w:p w14:paraId="5D8178AF" w14:textId="11B9ED1B" w:rsidR="000748E6" w:rsidRPr="00AD2C1D" w:rsidRDefault="00FB325C" w:rsidP="00F47ADA">
            <w:pPr>
              <w:cnfStyle w:val="000000100000" w:firstRow="0" w:lastRow="0" w:firstColumn="0" w:lastColumn="0" w:oddVBand="0" w:evenVBand="0" w:oddHBand="1" w:evenHBand="0" w:firstRowFirstColumn="0" w:firstRowLastColumn="0" w:lastRowFirstColumn="0" w:lastRowLastColumn="0"/>
              <w:rPr>
                <w:ins w:id="214" w:author="Glen" w:date="2015-11-08T10:18:00Z"/>
                <w:rFonts w:asciiTheme="minorHAnsi" w:hAnsiTheme="minorHAnsi"/>
              </w:rPr>
            </w:pPr>
            <w:ins w:id="215" w:author="Glen" w:date="2015-11-08T11:01:00Z">
              <w:r>
                <w:rPr>
                  <w:rFonts w:asciiTheme="minorHAnsi" w:hAnsiTheme="minorHAnsi"/>
                </w:rPr>
                <w:t>Physician: Export Patient Data</w:t>
              </w:r>
            </w:ins>
          </w:p>
        </w:tc>
      </w:tr>
      <w:tr w:rsidR="000748E6" w:rsidRPr="00AD2C1D" w14:paraId="5D326580" w14:textId="77777777" w:rsidTr="00F47ADA">
        <w:trPr>
          <w:ins w:id="216"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4E4E6872" w14:textId="77777777" w:rsidR="000748E6" w:rsidRPr="00AD2C1D" w:rsidRDefault="000748E6" w:rsidP="00F47ADA">
            <w:pPr>
              <w:rPr>
                <w:ins w:id="217" w:author="Glen" w:date="2015-11-08T10:18:00Z"/>
                <w:rFonts w:asciiTheme="minorHAnsi" w:hAnsiTheme="minorHAnsi"/>
              </w:rPr>
            </w:pPr>
            <w:ins w:id="218" w:author="Glen" w:date="2015-11-08T10:18:00Z">
              <w:r w:rsidRPr="00AD2C1D">
                <w:rPr>
                  <w:rFonts w:asciiTheme="minorHAnsi" w:hAnsiTheme="minorHAnsi"/>
                </w:rPr>
                <w:t>Actor(s)</w:t>
              </w:r>
            </w:ins>
          </w:p>
        </w:tc>
        <w:tc>
          <w:tcPr>
            <w:tcW w:w="7218" w:type="dxa"/>
            <w:gridSpan w:val="2"/>
          </w:tcPr>
          <w:p w14:paraId="3109BA07" w14:textId="24C9DB6F"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ins w:id="219" w:author="Glen" w:date="2015-11-08T10:18:00Z"/>
                <w:rFonts w:asciiTheme="minorHAnsi" w:hAnsiTheme="minorHAnsi"/>
              </w:rPr>
            </w:pPr>
            <w:ins w:id="220" w:author="Glen" w:date="2015-11-08T11:01:00Z">
              <w:r>
                <w:rPr>
                  <w:rFonts w:asciiTheme="minorHAnsi" w:hAnsiTheme="minorHAnsi"/>
                </w:rPr>
                <w:t>Physician</w:t>
              </w:r>
            </w:ins>
          </w:p>
        </w:tc>
      </w:tr>
      <w:tr w:rsidR="000748E6" w:rsidRPr="00AD2C1D" w14:paraId="27DD327E" w14:textId="77777777" w:rsidTr="00F47ADA">
        <w:trPr>
          <w:cnfStyle w:val="000000100000" w:firstRow="0" w:lastRow="0" w:firstColumn="0" w:lastColumn="0" w:oddVBand="0" w:evenVBand="0" w:oddHBand="1" w:evenHBand="0" w:firstRowFirstColumn="0" w:firstRowLastColumn="0" w:lastRowFirstColumn="0" w:lastRowLastColumn="0"/>
          <w:ins w:id="221"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716CB9DC" w14:textId="77777777" w:rsidR="000748E6" w:rsidRPr="00AD2C1D" w:rsidRDefault="000748E6" w:rsidP="00F47ADA">
            <w:pPr>
              <w:rPr>
                <w:ins w:id="222" w:author="Glen" w:date="2015-11-08T10:18:00Z"/>
                <w:rFonts w:asciiTheme="minorHAnsi" w:hAnsiTheme="minorHAnsi"/>
              </w:rPr>
            </w:pPr>
            <w:ins w:id="223" w:author="Glen" w:date="2015-11-08T10:18:00Z">
              <w:r w:rsidRPr="00AD2C1D">
                <w:rPr>
                  <w:rFonts w:asciiTheme="minorHAnsi" w:hAnsiTheme="minorHAnsi"/>
                </w:rPr>
                <w:t>Purpose</w:t>
              </w:r>
            </w:ins>
          </w:p>
        </w:tc>
        <w:tc>
          <w:tcPr>
            <w:tcW w:w="7218" w:type="dxa"/>
            <w:gridSpan w:val="2"/>
          </w:tcPr>
          <w:p w14:paraId="73232F5F" w14:textId="06F84CA8" w:rsidR="000748E6" w:rsidRPr="00AD2C1D" w:rsidRDefault="004A6020" w:rsidP="004A6020">
            <w:pPr>
              <w:cnfStyle w:val="000000100000" w:firstRow="0" w:lastRow="0" w:firstColumn="0" w:lastColumn="0" w:oddVBand="0" w:evenVBand="0" w:oddHBand="1" w:evenHBand="0" w:firstRowFirstColumn="0" w:firstRowLastColumn="0" w:lastRowFirstColumn="0" w:lastRowLastColumn="0"/>
              <w:rPr>
                <w:ins w:id="224" w:author="Glen" w:date="2015-11-08T10:18:00Z"/>
                <w:rFonts w:asciiTheme="minorHAnsi" w:hAnsiTheme="minorHAnsi"/>
              </w:rPr>
              <w:pPrChange w:id="225" w:author="Glen" w:date="2015-11-08T11:08:00Z">
                <w:pPr>
                  <w:cnfStyle w:val="000000100000" w:firstRow="0" w:lastRow="0" w:firstColumn="0" w:lastColumn="0" w:oddVBand="0" w:evenVBand="0" w:oddHBand="1" w:evenHBand="0" w:firstRowFirstColumn="0" w:firstRowLastColumn="0" w:lastRowFirstColumn="0" w:lastRowLastColumn="0"/>
                </w:pPr>
              </w:pPrChange>
            </w:pPr>
            <w:ins w:id="226" w:author="Glen" w:date="2015-11-08T11:07:00Z">
              <w:r>
                <w:rPr>
                  <w:rFonts w:asciiTheme="minorHAnsi" w:hAnsiTheme="minorHAnsi"/>
                </w:rPr>
                <w:t>The physician needs to export their patient data</w:t>
              </w:r>
            </w:ins>
            <w:ins w:id="227" w:author="Glen" w:date="2015-11-08T11:08:00Z">
              <w:r>
                <w:rPr>
                  <w:rFonts w:asciiTheme="minorHAnsi" w:hAnsiTheme="minorHAnsi"/>
                </w:rPr>
                <w:t>.</w:t>
              </w:r>
            </w:ins>
          </w:p>
        </w:tc>
      </w:tr>
      <w:tr w:rsidR="000748E6" w:rsidRPr="00AD2C1D" w14:paraId="339FFCFD" w14:textId="77777777" w:rsidTr="00F47ADA">
        <w:trPr>
          <w:ins w:id="228"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6BE6E3A9" w14:textId="77777777" w:rsidR="000748E6" w:rsidRPr="00AD2C1D" w:rsidRDefault="000748E6" w:rsidP="00F47ADA">
            <w:pPr>
              <w:rPr>
                <w:ins w:id="229" w:author="Glen" w:date="2015-11-08T10:18:00Z"/>
                <w:rFonts w:asciiTheme="minorHAnsi" w:hAnsiTheme="minorHAnsi"/>
              </w:rPr>
            </w:pPr>
            <w:ins w:id="230" w:author="Glen" w:date="2015-11-08T10:18:00Z">
              <w:r w:rsidRPr="00AD2C1D">
                <w:rPr>
                  <w:rFonts w:asciiTheme="minorHAnsi" w:hAnsiTheme="minorHAnsi"/>
                </w:rPr>
                <w:t>Overview</w:t>
              </w:r>
            </w:ins>
          </w:p>
        </w:tc>
        <w:tc>
          <w:tcPr>
            <w:tcW w:w="7218" w:type="dxa"/>
            <w:gridSpan w:val="2"/>
          </w:tcPr>
          <w:p w14:paraId="13B8CD13" w14:textId="12E86796"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ins w:id="231" w:author="Glen" w:date="2015-11-08T10:18:00Z"/>
                <w:rFonts w:asciiTheme="minorHAnsi" w:hAnsiTheme="minorHAnsi"/>
              </w:rPr>
            </w:pPr>
            <w:ins w:id="232" w:author="Glen" w:date="2015-11-08T11:08:00Z">
              <w:r>
                <w:rPr>
                  <w:rFonts w:asciiTheme="minorHAnsi" w:hAnsiTheme="minorHAnsi"/>
                </w:rPr>
                <w:t>The physician may need to export a patient data for other data processing or the ability to send the data to another party.</w:t>
              </w:r>
            </w:ins>
          </w:p>
        </w:tc>
      </w:tr>
      <w:tr w:rsidR="000748E6" w:rsidRPr="00AD2C1D" w14:paraId="661107C8" w14:textId="77777777" w:rsidTr="00F47ADA">
        <w:trPr>
          <w:cnfStyle w:val="000000100000" w:firstRow="0" w:lastRow="0" w:firstColumn="0" w:lastColumn="0" w:oddVBand="0" w:evenVBand="0" w:oddHBand="1" w:evenHBand="0" w:firstRowFirstColumn="0" w:firstRowLastColumn="0" w:lastRowFirstColumn="0" w:lastRowLastColumn="0"/>
          <w:ins w:id="233"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1BB93A66" w14:textId="77777777" w:rsidR="000748E6" w:rsidRPr="00AD2C1D" w:rsidRDefault="000748E6" w:rsidP="00F47ADA">
            <w:pPr>
              <w:rPr>
                <w:ins w:id="234" w:author="Glen" w:date="2015-11-08T10:18:00Z"/>
                <w:rFonts w:asciiTheme="minorHAnsi" w:hAnsiTheme="minorHAnsi"/>
              </w:rPr>
            </w:pPr>
            <w:ins w:id="235" w:author="Glen" w:date="2015-11-08T10:18:00Z">
              <w:r w:rsidRPr="00AD2C1D">
                <w:rPr>
                  <w:rFonts w:asciiTheme="minorHAnsi" w:hAnsiTheme="minorHAnsi"/>
                </w:rPr>
                <w:t>Cross-References</w:t>
              </w:r>
            </w:ins>
          </w:p>
        </w:tc>
        <w:tc>
          <w:tcPr>
            <w:tcW w:w="7218" w:type="dxa"/>
            <w:gridSpan w:val="2"/>
          </w:tcPr>
          <w:p w14:paraId="2C020F4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236" w:author="Glen" w:date="2015-11-08T10:18:00Z"/>
                <w:rFonts w:asciiTheme="minorHAnsi" w:hAnsiTheme="minorHAnsi"/>
                <w:i/>
              </w:rPr>
            </w:pPr>
            <w:ins w:id="237" w:author="Glen" w:date="2015-11-08T10:18:00Z">
              <w:r w:rsidRPr="00AD2C1D">
                <w:rPr>
                  <w:rFonts w:asciiTheme="minorHAnsi" w:hAnsiTheme="minorHAnsi"/>
                  <w:i/>
                </w:rPr>
                <w:t>&lt;requirements to be inserted here after finalized&gt;</w:t>
              </w:r>
            </w:ins>
          </w:p>
        </w:tc>
      </w:tr>
      <w:tr w:rsidR="000748E6" w:rsidRPr="00AD2C1D" w14:paraId="79234D6A" w14:textId="77777777" w:rsidTr="00F47ADA">
        <w:trPr>
          <w:ins w:id="238"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36648090" w14:textId="77777777" w:rsidR="000748E6" w:rsidRPr="00AD2C1D" w:rsidRDefault="000748E6" w:rsidP="00F47ADA">
            <w:pPr>
              <w:rPr>
                <w:ins w:id="239" w:author="Glen" w:date="2015-11-08T10:18:00Z"/>
                <w:rFonts w:asciiTheme="minorHAnsi" w:hAnsiTheme="minorHAnsi"/>
              </w:rPr>
            </w:pPr>
            <w:ins w:id="240" w:author="Glen" w:date="2015-11-08T10:18:00Z">
              <w:r w:rsidRPr="00AD2C1D">
                <w:rPr>
                  <w:rFonts w:asciiTheme="minorHAnsi" w:hAnsiTheme="minorHAnsi"/>
                </w:rPr>
                <w:t>Pre-conditions</w:t>
              </w:r>
            </w:ins>
          </w:p>
        </w:tc>
        <w:tc>
          <w:tcPr>
            <w:tcW w:w="7218" w:type="dxa"/>
            <w:gridSpan w:val="2"/>
          </w:tcPr>
          <w:p w14:paraId="109C44A4" w14:textId="77777777" w:rsidR="004A6020" w:rsidRDefault="004A6020" w:rsidP="00F47ADA">
            <w:pPr>
              <w:cnfStyle w:val="000000000000" w:firstRow="0" w:lastRow="0" w:firstColumn="0" w:lastColumn="0" w:oddVBand="0" w:evenVBand="0" w:oddHBand="0" w:evenHBand="0" w:firstRowFirstColumn="0" w:firstRowLastColumn="0" w:lastRowFirstColumn="0" w:lastRowLastColumn="0"/>
              <w:rPr>
                <w:ins w:id="241" w:author="Glen" w:date="2015-11-08T11:08:00Z"/>
                <w:rFonts w:asciiTheme="minorHAnsi" w:hAnsiTheme="minorHAnsi"/>
              </w:rPr>
            </w:pPr>
            <w:ins w:id="242" w:author="Glen" w:date="2015-11-08T11:08:00Z">
              <w:r>
                <w:rPr>
                  <w:rFonts w:asciiTheme="minorHAnsi" w:hAnsiTheme="minorHAnsi"/>
                </w:rPr>
                <w:t>The patient has uploaded the data to the system.</w:t>
              </w:r>
            </w:ins>
          </w:p>
          <w:p w14:paraId="48A4E649" w14:textId="06A204BC"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ins w:id="243" w:author="Glen" w:date="2015-11-08T10:18:00Z"/>
                <w:rFonts w:asciiTheme="minorHAnsi" w:hAnsiTheme="minorHAnsi"/>
              </w:rPr>
            </w:pPr>
            <w:ins w:id="244" w:author="Glen" w:date="2015-11-08T11:08:00Z">
              <w:r>
                <w:rPr>
                  <w:rFonts w:asciiTheme="minorHAnsi" w:hAnsiTheme="minorHAnsi"/>
                </w:rPr>
                <w:t>The physician must be logged in.</w:t>
              </w:r>
            </w:ins>
          </w:p>
        </w:tc>
      </w:tr>
      <w:tr w:rsidR="000748E6" w:rsidRPr="00AD2C1D" w14:paraId="5081A1EF" w14:textId="77777777" w:rsidTr="00F47ADA">
        <w:trPr>
          <w:cnfStyle w:val="000000100000" w:firstRow="0" w:lastRow="0" w:firstColumn="0" w:lastColumn="0" w:oddVBand="0" w:evenVBand="0" w:oddHBand="1" w:evenHBand="0" w:firstRowFirstColumn="0" w:firstRowLastColumn="0" w:lastRowFirstColumn="0" w:lastRowLastColumn="0"/>
          <w:ins w:id="245"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5A5DE5F9" w14:textId="5601FEB9" w:rsidR="000748E6" w:rsidRPr="00AD2C1D" w:rsidRDefault="000748E6" w:rsidP="00F47ADA">
            <w:pPr>
              <w:rPr>
                <w:ins w:id="246" w:author="Glen" w:date="2015-11-08T10:18:00Z"/>
                <w:rFonts w:asciiTheme="minorHAnsi" w:hAnsiTheme="minorHAnsi"/>
              </w:rPr>
            </w:pPr>
            <w:ins w:id="247" w:author="Glen" w:date="2015-11-08T10:18:00Z">
              <w:r w:rsidRPr="00AD2C1D">
                <w:rPr>
                  <w:rFonts w:asciiTheme="minorHAnsi" w:hAnsiTheme="minorHAnsi"/>
                </w:rPr>
                <w:t>Post-conditions</w:t>
              </w:r>
            </w:ins>
          </w:p>
        </w:tc>
        <w:tc>
          <w:tcPr>
            <w:tcW w:w="7218" w:type="dxa"/>
            <w:gridSpan w:val="2"/>
          </w:tcPr>
          <w:p w14:paraId="5F4C7512" w14:textId="4A859CF6"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ins w:id="248" w:author="Glen" w:date="2015-11-08T10:18:00Z"/>
                <w:rFonts w:asciiTheme="minorHAnsi" w:hAnsiTheme="minorHAnsi"/>
                <w:rPrChange w:id="249" w:author="Glen" w:date="2015-11-08T11:08:00Z">
                  <w:rPr>
                    <w:ins w:id="250" w:author="Glen" w:date="2015-11-08T10:18:00Z"/>
                    <w:rFonts w:asciiTheme="minorHAnsi" w:hAnsiTheme="minorHAnsi"/>
                  </w:rPr>
                </w:rPrChange>
              </w:rPr>
            </w:pPr>
            <w:ins w:id="251" w:author="Glen" w:date="2015-11-08T10:18:00Z">
              <w:r w:rsidRPr="007A50E9">
                <w:rPr>
                  <w:rFonts w:asciiTheme="minorHAnsi" w:hAnsiTheme="minorHAnsi"/>
                  <w:b/>
                </w:rPr>
                <w:t>PASS:</w:t>
              </w:r>
              <w:r w:rsidR="004A6020">
                <w:rPr>
                  <w:rFonts w:asciiTheme="minorHAnsi" w:hAnsiTheme="minorHAnsi"/>
                </w:rPr>
                <w:t xml:space="preserve"> </w:t>
              </w:r>
            </w:ins>
            <w:ins w:id="252" w:author="Glen" w:date="2015-11-08T11:08:00Z">
              <w:r w:rsidR="004A6020">
                <w:rPr>
                  <w:rFonts w:asciiTheme="minorHAnsi" w:hAnsiTheme="minorHAnsi"/>
                </w:rPr>
                <w:t>The data is successfully exported to the physician.</w:t>
              </w:r>
            </w:ins>
          </w:p>
          <w:p w14:paraId="133417CC" w14:textId="4DA18BFF"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ins w:id="253" w:author="Glen" w:date="2015-11-08T10:18:00Z"/>
                <w:rFonts w:asciiTheme="minorHAnsi" w:hAnsiTheme="minorHAnsi"/>
                <w:rPrChange w:id="254" w:author="Glen" w:date="2015-11-08T11:09:00Z">
                  <w:rPr>
                    <w:ins w:id="255" w:author="Glen" w:date="2015-11-08T10:18:00Z"/>
                    <w:rFonts w:asciiTheme="minorHAnsi" w:hAnsiTheme="minorHAnsi"/>
                  </w:rPr>
                </w:rPrChange>
              </w:rPr>
            </w:pPr>
            <w:ins w:id="256" w:author="Glen" w:date="2015-11-08T10:18:00Z">
              <w:r w:rsidRPr="007A50E9">
                <w:rPr>
                  <w:rFonts w:asciiTheme="minorHAnsi" w:hAnsiTheme="minorHAnsi"/>
                  <w:b/>
                </w:rPr>
                <w:t>FAIL:</w:t>
              </w:r>
              <w:r w:rsidR="004A6020">
                <w:rPr>
                  <w:rFonts w:asciiTheme="minorHAnsi" w:hAnsiTheme="minorHAnsi"/>
                  <w:b/>
                </w:rPr>
                <w:t xml:space="preserve"> </w:t>
              </w:r>
            </w:ins>
            <w:ins w:id="257" w:author="Glen" w:date="2015-11-08T11:09:00Z">
              <w:r w:rsidR="004A6020">
                <w:rPr>
                  <w:rFonts w:asciiTheme="minorHAnsi" w:hAnsiTheme="minorHAnsi"/>
                </w:rPr>
                <w:t>An error occurred while exporting the data.</w:t>
              </w:r>
            </w:ins>
          </w:p>
        </w:tc>
      </w:tr>
      <w:tr w:rsidR="000748E6" w:rsidRPr="00AD2C1D" w14:paraId="3E07D2AE" w14:textId="77777777" w:rsidTr="00F47ADA">
        <w:trPr>
          <w:ins w:id="258" w:author="Glen" w:date="2015-11-08T10:18:00Z"/>
        </w:trPr>
        <w:tc>
          <w:tcPr>
            <w:cnfStyle w:val="001000000000" w:firstRow="0" w:lastRow="0" w:firstColumn="1" w:lastColumn="0" w:oddVBand="0" w:evenVBand="0" w:oddHBand="0" w:evenHBand="0" w:firstRowFirstColumn="0" w:firstRowLastColumn="0" w:lastRowFirstColumn="0" w:lastRowLastColumn="0"/>
            <w:tcW w:w="9576" w:type="dxa"/>
            <w:gridSpan w:val="3"/>
          </w:tcPr>
          <w:p w14:paraId="182E29D7" w14:textId="77777777" w:rsidR="000748E6" w:rsidRPr="00AD2C1D" w:rsidRDefault="000748E6" w:rsidP="00F47ADA">
            <w:pPr>
              <w:rPr>
                <w:ins w:id="259" w:author="Glen" w:date="2015-11-08T10:18:00Z"/>
                <w:rFonts w:asciiTheme="minorHAnsi" w:hAnsiTheme="minorHAnsi"/>
              </w:rPr>
            </w:pPr>
            <w:ins w:id="260" w:author="Glen" w:date="2015-11-08T10:18:00Z">
              <w:r w:rsidRPr="00AD2C1D">
                <w:rPr>
                  <w:rFonts w:asciiTheme="minorHAnsi" w:hAnsiTheme="minorHAnsi"/>
                </w:rPr>
                <w:t>Course of Events</w:t>
              </w:r>
            </w:ins>
          </w:p>
        </w:tc>
      </w:tr>
      <w:tr w:rsidR="000748E6" w:rsidRPr="00AD2C1D" w14:paraId="6A707C2F" w14:textId="77777777" w:rsidTr="00F47ADA">
        <w:trPr>
          <w:cnfStyle w:val="000000100000" w:firstRow="0" w:lastRow="0" w:firstColumn="0" w:lastColumn="0" w:oddVBand="0" w:evenVBand="0" w:oddHBand="1" w:evenHBand="0" w:firstRowFirstColumn="0" w:firstRowLastColumn="0" w:lastRowFirstColumn="0" w:lastRowLastColumn="0"/>
          <w:ins w:id="261"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4D2A322E" w14:textId="77777777" w:rsidR="000748E6" w:rsidRPr="00AD2C1D" w:rsidRDefault="000748E6" w:rsidP="00F47ADA">
            <w:pPr>
              <w:rPr>
                <w:ins w:id="262" w:author="Glen" w:date="2015-11-08T10:18:00Z"/>
                <w:rFonts w:asciiTheme="minorHAnsi" w:hAnsiTheme="minorHAnsi"/>
              </w:rPr>
            </w:pPr>
            <w:ins w:id="263" w:author="Glen" w:date="2015-11-08T10:18:00Z">
              <w:r w:rsidRPr="00AD2C1D">
                <w:rPr>
                  <w:rFonts w:asciiTheme="minorHAnsi" w:hAnsiTheme="minorHAnsi"/>
                </w:rPr>
                <w:t>Actor Actions</w:t>
              </w:r>
            </w:ins>
          </w:p>
        </w:tc>
        <w:tc>
          <w:tcPr>
            <w:tcW w:w="4788" w:type="dxa"/>
          </w:tcPr>
          <w:p w14:paraId="66D3E7C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264" w:author="Glen" w:date="2015-11-08T10:18:00Z"/>
                <w:rFonts w:asciiTheme="minorHAnsi" w:hAnsiTheme="minorHAnsi"/>
                <w:b/>
              </w:rPr>
            </w:pPr>
            <w:ins w:id="265" w:author="Glen" w:date="2015-11-08T10:18:00Z">
              <w:r w:rsidRPr="00AD2C1D">
                <w:rPr>
                  <w:rFonts w:asciiTheme="minorHAnsi" w:hAnsiTheme="minorHAnsi"/>
                  <w:b/>
                </w:rPr>
                <w:t>System Response</w:t>
              </w:r>
            </w:ins>
          </w:p>
        </w:tc>
      </w:tr>
      <w:tr w:rsidR="000748E6" w:rsidRPr="00AD2C1D" w14:paraId="23BD7B46" w14:textId="77777777" w:rsidTr="00F47ADA">
        <w:trPr>
          <w:ins w:id="266"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85919AC" w14:textId="7A5654F5" w:rsidR="000748E6" w:rsidRPr="007A50E9" w:rsidRDefault="00974A60" w:rsidP="00974A60">
            <w:pPr>
              <w:rPr>
                <w:ins w:id="267" w:author="Glen" w:date="2015-11-08T10:18:00Z"/>
                <w:rFonts w:asciiTheme="minorHAnsi" w:hAnsiTheme="minorHAnsi"/>
                <w:b w:val="0"/>
              </w:rPr>
              <w:pPrChange w:id="268" w:author="Glen" w:date="2015-11-08T11:40:00Z">
                <w:pPr/>
              </w:pPrChange>
            </w:pPr>
            <w:ins w:id="269" w:author="Glen" w:date="2015-11-08T11:36:00Z">
              <w:r>
                <w:rPr>
                  <w:rFonts w:asciiTheme="minorHAnsi" w:hAnsiTheme="minorHAnsi"/>
                  <w:b w:val="0"/>
                </w:rPr>
                <w:t>1. The physician selects the “</w:t>
              </w:r>
            </w:ins>
            <w:ins w:id="270" w:author="Glen" w:date="2015-11-08T11:40:00Z">
              <w:r>
                <w:rPr>
                  <w:rFonts w:asciiTheme="minorHAnsi" w:hAnsiTheme="minorHAnsi"/>
                  <w:b w:val="0"/>
                </w:rPr>
                <w:t>E</w:t>
              </w:r>
            </w:ins>
            <w:ins w:id="271" w:author="Glen" w:date="2015-11-08T11:38:00Z">
              <w:r>
                <w:rPr>
                  <w:rFonts w:asciiTheme="minorHAnsi" w:hAnsiTheme="minorHAnsi"/>
                  <w:b w:val="0"/>
                </w:rPr>
                <w:t xml:space="preserve">xport </w:t>
              </w:r>
            </w:ins>
            <w:ins w:id="272" w:author="Glen" w:date="2015-11-08T11:40:00Z">
              <w:r>
                <w:rPr>
                  <w:rFonts w:asciiTheme="minorHAnsi" w:hAnsiTheme="minorHAnsi"/>
                  <w:b w:val="0"/>
                </w:rPr>
                <w:t>D</w:t>
              </w:r>
            </w:ins>
            <w:ins w:id="273" w:author="Glen" w:date="2015-11-08T11:38:00Z">
              <w:r>
                <w:rPr>
                  <w:rFonts w:asciiTheme="minorHAnsi" w:hAnsiTheme="minorHAnsi"/>
                  <w:b w:val="0"/>
                </w:rPr>
                <w:t>ata</w:t>
              </w:r>
            </w:ins>
            <w:ins w:id="274" w:author="Glen" w:date="2015-11-08T11:36:00Z">
              <w:r>
                <w:rPr>
                  <w:rFonts w:asciiTheme="minorHAnsi" w:hAnsiTheme="minorHAnsi"/>
                  <w:b w:val="0"/>
                </w:rPr>
                <w:t>” option from the menu.</w:t>
              </w:r>
            </w:ins>
          </w:p>
        </w:tc>
        <w:tc>
          <w:tcPr>
            <w:tcW w:w="4788" w:type="dxa"/>
          </w:tcPr>
          <w:p w14:paraId="0D3ACC54"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ins w:id="275" w:author="Glen" w:date="2015-11-08T10:18:00Z"/>
                <w:rFonts w:asciiTheme="minorHAnsi" w:hAnsiTheme="minorHAnsi"/>
              </w:rPr>
            </w:pPr>
          </w:p>
        </w:tc>
      </w:tr>
      <w:tr w:rsidR="000748E6" w:rsidRPr="00AD2C1D" w14:paraId="2191A326" w14:textId="77777777" w:rsidTr="00F47ADA">
        <w:trPr>
          <w:cnfStyle w:val="000000100000" w:firstRow="0" w:lastRow="0" w:firstColumn="0" w:lastColumn="0" w:oddVBand="0" w:evenVBand="0" w:oddHBand="1" w:evenHBand="0" w:firstRowFirstColumn="0" w:firstRowLastColumn="0" w:lastRowFirstColumn="0" w:lastRowLastColumn="0"/>
          <w:ins w:id="276"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372EEE38" w14:textId="77777777" w:rsidR="000748E6" w:rsidRDefault="000748E6" w:rsidP="00F47ADA">
            <w:pPr>
              <w:rPr>
                <w:ins w:id="277" w:author="Glen" w:date="2015-11-08T10:18:00Z"/>
                <w:rFonts w:asciiTheme="minorHAnsi" w:hAnsiTheme="minorHAnsi"/>
              </w:rPr>
            </w:pPr>
          </w:p>
        </w:tc>
        <w:tc>
          <w:tcPr>
            <w:tcW w:w="4788" w:type="dxa"/>
          </w:tcPr>
          <w:p w14:paraId="1E75A041" w14:textId="45532EB3" w:rsidR="000748E6" w:rsidRPr="00AD2C1D" w:rsidRDefault="00974A60" w:rsidP="00974A60">
            <w:pPr>
              <w:cnfStyle w:val="000000100000" w:firstRow="0" w:lastRow="0" w:firstColumn="0" w:lastColumn="0" w:oddVBand="0" w:evenVBand="0" w:oddHBand="1" w:evenHBand="0" w:firstRowFirstColumn="0" w:firstRowLastColumn="0" w:lastRowFirstColumn="0" w:lastRowLastColumn="0"/>
              <w:rPr>
                <w:ins w:id="278" w:author="Glen" w:date="2015-11-08T10:18:00Z"/>
                <w:rFonts w:asciiTheme="minorHAnsi" w:hAnsiTheme="minorHAnsi"/>
              </w:rPr>
              <w:pPrChange w:id="279" w:author="Glen" w:date="2015-11-08T11:38:00Z">
                <w:pPr>
                  <w:cnfStyle w:val="000000100000" w:firstRow="0" w:lastRow="0" w:firstColumn="0" w:lastColumn="0" w:oddVBand="0" w:evenVBand="0" w:oddHBand="1" w:evenHBand="0" w:firstRowFirstColumn="0" w:firstRowLastColumn="0" w:lastRowFirstColumn="0" w:lastRowLastColumn="0"/>
                </w:pPr>
              </w:pPrChange>
            </w:pPr>
            <w:ins w:id="280" w:author="Glen" w:date="2015-11-08T11:36:00Z">
              <w:r>
                <w:rPr>
                  <w:rFonts w:asciiTheme="minorHAnsi" w:hAnsiTheme="minorHAnsi"/>
                </w:rPr>
                <w:t>2. The system display</w:t>
              </w:r>
            </w:ins>
            <w:ins w:id="281" w:author="Glen" w:date="2015-11-08T11:38:00Z">
              <w:r>
                <w:rPr>
                  <w:rFonts w:asciiTheme="minorHAnsi" w:hAnsiTheme="minorHAnsi"/>
                </w:rPr>
                <w:t>s</w:t>
              </w:r>
            </w:ins>
            <w:ins w:id="282" w:author="Glen" w:date="2015-11-08T11:36:00Z">
              <w:r>
                <w:rPr>
                  <w:rFonts w:asciiTheme="minorHAnsi" w:hAnsiTheme="minorHAnsi"/>
                </w:rPr>
                <w:t xml:space="preserve"> a list of the physician’s patients.</w:t>
              </w:r>
            </w:ins>
          </w:p>
        </w:tc>
      </w:tr>
      <w:tr w:rsidR="00974A60" w:rsidRPr="00AD2C1D" w14:paraId="7B7626EC" w14:textId="77777777" w:rsidTr="00F47ADA">
        <w:trPr>
          <w:ins w:id="283" w:author="Glen" w:date="2015-11-08T11:36: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058C71D6" w14:textId="0CD41588" w:rsidR="00974A60" w:rsidRPr="00974A60" w:rsidRDefault="00974A60" w:rsidP="00974A60">
            <w:pPr>
              <w:rPr>
                <w:ins w:id="284" w:author="Glen" w:date="2015-11-08T11:36:00Z"/>
                <w:rFonts w:asciiTheme="minorHAnsi" w:hAnsiTheme="minorHAnsi"/>
                <w:b w:val="0"/>
                <w:rPrChange w:id="285" w:author="Glen" w:date="2015-11-08T11:37:00Z">
                  <w:rPr>
                    <w:ins w:id="286" w:author="Glen" w:date="2015-11-08T11:36:00Z"/>
                    <w:rFonts w:asciiTheme="minorHAnsi" w:hAnsiTheme="minorHAnsi"/>
                  </w:rPr>
                </w:rPrChange>
              </w:rPr>
              <w:pPrChange w:id="287" w:author="Glen" w:date="2015-11-08T11:37:00Z">
                <w:pPr/>
              </w:pPrChange>
            </w:pPr>
            <w:ins w:id="288" w:author="Glen" w:date="2015-11-08T11:37:00Z">
              <w:r>
                <w:rPr>
                  <w:rFonts w:asciiTheme="minorHAnsi" w:hAnsiTheme="minorHAnsi"/>
                  <w:b w:val="0"/>
                </w:rPr>
                <w:lastRenderedPageBreak/>
                <w:t>3. The physicians selects the desired patient to view the data for.</w:t>
              </w:r>
            </w:ins>
          </w:p>
        </w:tc>
        <w:tc>
          <w:tcPr>
            <w:tcW w:w="4788" w:type="dxa"/>
          </w:tcPr>
          <w:p w14:paraId="77F7E0C0"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ins w:id="289" w:author="Glen" w:date="2015-11-08T11:36:00Z"/>
                <w:rFonts w:asciiTheme="minorHAnsi" w:hAnsiTheme="minorHAnsi"/>
              </w:rPr>
            </w:pPr>
          </w:p>
        </w:tc>
      </w:tr>
      <w:tr w:rsidR="00974A60" w:rsidRPr="00AD2C1D" w14:paraId="79B74C7A" w14:textId="77777777" w:rsidTr="00F47ADA">
        <w:trPr>
          <w:cnfStyle w:val="000000100000" w:firstRow="0" w:lastRow="0" w:firstColumn="0" w:lastColumn="0" w:oddVBand="0" w:evenVBand="0" w:oddHBand="1" w:evenHBand="0" w:firstRowFirstColumn="0" w:firstRowLastColumn="0" w:lastRowFirstColumn="0" w:lastRowLastColumn="0"/>
          <w:ins w:id="290" w:author="Glen" w:date="2015-11-08T11:37: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4C3867EC" w14:textId="77777777" w:rsidR="00974A60" w:rsidRDefault="00974A60" w:rsidP="00F47ADA">
            <w:pPr>
              <w:rPr>
                <w:ins w:id="291" w:author="Glen" w:date="2015-11-08T11:37:00Z"/>
                <w:rFonts w:asciiTheme="minorHAnsi" w:hAnsiTheme="minorHAnsi"/>
                <w:b w:val="0"/>
              </w:rPr>
            </w:pPr>
          </w:p>
        </w:tc>
        <w:tc>
          <w:tcPr>
            <w:tcW w:w="4788" w:type="dxa"/>
          </w:tcPr>
          <w:p w14:paraId="2AF7A665" w14:textId="674B469D" w:rsidR="00974A60" w:rsidRDefault="00974A60" w:rsidP="00974A60">
            <w:pPr>
              <w:cnfStyle w:val="000000100000" w:firstRow="0" w:lastRow="0" w:firstColumn="0" w:lastColumn="0" w:oddVBand="0" w:evenVBand="0" w:oddHBand="1" w:evenHBand="0" w:firstRowFirstColumn="0" w:firstRowLastColumn="0" w:lastRowFirstColumn="0" w:lastRowLastColumn="0"/>
              <w:rPr>
                <w:ins w:id="292" w:author="Glen" w:date="2015-11-08T11:37:00Z"/>
                <w:rFonts w:asciiTheme="minorHAnsi" w:hAnsiTheme="minorHAnsi"/>
              </w:rPr>
              <w:pPrChange w:id="293" w:author="Glen" w:date="2015-11-08T11:38:00Z">
                <w:pPr>
                  <w:cnfStyle w:val="000000100000" w:firstRow="0" w:lastRow="0" w:firstColumn="0" w:lastColumn="0" w:oddVBand="0" w:evenVBand="0" w:oddHBand="1" w:evenHBand="0" w:firstRowFirstColumn="0" w:firstRowLastColumn="0" w:lastRowFirstColumn="0" w:lastRowLastColumn="0"/>
                </w:pPr>
              </w:pPrChange>
            </w:pPr>
            <w:ins w:id="294" w:author="Glen" w:date="2015-11-08T11:37:00Z">
              <w:r>
                <w:rPr>
                  <w:rFonts w:asciiTheme="minorHAnsi" w:hAnsiTheme="minorHAnsi"/>
                </w:rPr>
                <w:t>4. The system display</w:t>
              </w:r>
            </w:ins>
            <w:ins w:id="295" w:author="Glen" w:date="2015-11-08T11:38:00Z">
              <w:r>
                <w:rPr>
                  <w:rFonts w:asciiTheme="minorHAnsi" w:hAnsiTheme="minorHAnsi"/>
                </w:rPr>
                <w:t>s</w:t>
              </w:r>
            </w:ins>
            <w:ins w:id="296" w:author="Glen" w:date="2015-11-08T11:37:00Z">
              <w:r>
                <w:rPr>
                  <w:rFonts w:asciiTheme="minorHAnsi" w:hAnsiTheme="minorHAnsi"/>
                </w:rPr>
                <w:t xml:space="preserve"> a list of date and times for which to export the data for.</w:t>
              </w:r>
            </w:ins>
          </w:p>
        </w:tc>
      </w:tr>
      <w:tr w:rsidR="00974A60" w:rsidRPr="00AD2C1D" w14:paraId="0CDC6F32" w14:textId="77777777" w:rsidTr="00F47ADA">
        <w:trPr>
          <w:ins w:id="297" w:author="Glen" w:date="2015-11-08T11:3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5623AD07" w14:textId="3FE1AF20" w:rsidR="00974A60" w:rsidRDefault="00974A60" w:rsidP="00F47ADA">
            <w:pPr>
              <w:rPr>
                <w:ins w:id="298" w:author="Glen" w:date="2015-11-08T11:38:00Z"/>
                <w:rFonts w:asciiTheme="minorHAnsi" w:hAnsiTheme="minorHAnsi"/>
                <w:b w:val="0"/>
              </w:rPr>
            </w:pPr>
            <w:ins w:id="299" w:author="Glen" w:date="2015-11-08T11:38:00Z">
              <w:r>
                <w:rPr>
                  <w:rFonts w:asciiTheme="minorHAnsi" w:hAnsiTheme="minorHAnsi"/>
                  <w:b w:val="0"/>
                </w:rPr>
                <w:t>5. The physician selects the desired data uploads to export.</w:t>
              </w:r>
            </w:ins>
          </w:p>
        </w:tc>
        <w:tc>
          <w:tcPr>
            <w:tcW w:w="4788" w:type="dxa"/>
          </w:tcPr>
          <w:p w14:paraId="31B1CB99"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ins w:id="300" w:author="Glen" w:date="2015-11-08T11:38:00Z"/>
                <w:rFonts w:asciiTheme="minorHAnsi" w:hAnsiTheme="minorHAnsi"/>
              </w:rPr>
            </w:pPr>
          </w:p>
        </w:tc>
      </w:tr>
      <w:tr w:rsidR="00974A60" w:rsidRPr="00AD2C1D" w14:paraId="29416187" w14:textId="77777777" w:rsidTr="00F47ADA">
        <w:trPr>
          <w:cnfStyle w:val="000000100000" w:firstRow="0" w:lastRow="0" w:firstColumn="0" w:lastColumn="0" w:oddVBand="0" w:evenVBand="0" w:oddHBand="1" w:evenHBand="0" w:firstRowFirstColumn="0" w:firstRowLastColumn="0" w:lastRowFirstColumn="0" w:lastRowLastColumn="0"/>
          <w:ins w:id="301" w:author="Glen" w:date="2015-11-08T11:39: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0062C31D" w14:textId="77777777" w:rsidR="00974A60" w:rsidRDefault="00974A60" w:rsidP="00F47ADA">
            <w:pPr>
              <w:rPr>
                <w:ins w:id="302" w:author="Glen" w:date="2015-11-08T11:39:00Z"/>
                <w:rFonts w:asciiTheme="minorHAnsi" w:hAnsiTheme="minorHAnsi"/>
                <w:b w:val="0"/>
              </w:rPr>
            </w:pPr>
          </w:p>
        </w:tc>
        <w:tc>
          <w:tcPr>
            <w:tcW w:w="4788" w:type="dxa"/>
          </w:tcPr>
          <w:p w14:paraId="67E3CD21" w14:textId="4215CC3C" w:rsidR="00974A60" w:rsidRDefault="00974A60" w:rsidP="00F47ADA">
            <w:pPr>
              <w:cnfStyle w:val="000000100000" w:firstRow="0" w:lastRow="0" w:firstColumn="0" w:lastColumn="0" w:oddVBand="0" w:evenVBand="0" w:oddHBand="1" w:evenHBand="0" w:firstRowFirstColumn="0" w:firstRowLastColumn="0" w:lastRowFirstColumn="0" w:lastRowLastColumn="0"/>
              <w:rPr>
                <w:ins w:id="303" w:author="Glen" w:date="2015-11-08T11:39:00Z"/>
                <w:rFonts w:asciiTheme="minorHAnsi" w:hAnsiTheme="minorHAnsi"/>
              </w:rPr>
            </w:pPr>
            <w:ins w:id="304" w:author="Glen" w:date="2015-11-08T11:39:00Z">
              <w:r>
                <w:rPr>
                  <w:rFonts w:asciiTheme="minorHAnsi" w:hAnsiTheme="minorHAnsi"/>
                </w:rPr>
                <w:t>6. The system generates a comma-separated values (csv) file containing the desired data and allows the physician to download it.</w:t>
              </w:r>
            </w:ins>
          </w:p>
        </w:tc>
      </w:tr>
    </w:tbl>
    <w:p w14:paraId="4C0169AB" w14:textId="77777777" w:rsidR="000748E6" w:rsidRDefault="000748E6" w:rsidP="007A50E9">
      <w:pPr>
        <w:rPr>
          <w:ins w:id="305" w:author="Glen" w:date="2015-11-08T10:18:00Z"/>
        </w:rPr>
      </w:pPr>
    </w:p>
    <w:tbl>
      <w:tblPr>
        <w:tblStyle w:val="GridTable4-Accent11"/>
        <w:tblW w:w="0" w:type="auto"/>
        <w:tblLook w:val="04A0" w:firstRow="1" w:lastRow="0" w:firstColumn="1" w:lastColumn="0" w:noHBand="0" w:noVBand="1"/>
      </w:tblPr>
      <w:tblGrid>
        <w:gridCol w:w="2358"/>
        <w:gridCol w:w="2430"/>
        <w:gridCol w:w="4788"/>
      </w:tblGrid>
      <w:tr w:rsidR="000748E6" w:rsidRPr="00AD2C1D" w14:paraId="2D5C8325" w14:textId="77777777" w:rsidTr="00F47ADA">
        <w:trPr>
          <w:cnfStyle w:val="100000000000" w:firstRow="1" w:lastRow="0" w:firstColumn="0" w:lastColumn="0" w:oddVBand="0" w:evenVBand="0" w:oddHBand="0" w:evenHBand="0" w:firstRowFirstColumn="0" w:firstRowLastColumn="0" w:lastRowFirstColumn="0" w:lastRowLastColumn="0"/>
          <w:ins w:id="306"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2CB02295" w14:textId="77777777" w:rsidR="000748E6" w:rsidRPr="00AD2C1D" w:rsidRDefault="000748E6" w:rsidP="00F47ADA">
            <w:pPr>
              <w:rPr>
                <w:ins w:id="307" w:author="Glen" w:date="2015-11-08T10:18:00Z"/>
                <w:rFonts w:asciiTheme="minorHAnsi" w:hAnsiTheme="minorHAnsi"/>
              </w:rPr>
            </w:pPr>
            <w:ins w:id="308" w:author="Glen" w:date="2015-11-08T10:18:00Z">
              <w:r w:rsidRPr="00AD2C1D">
                <w:rPr>
                  <w:rFonts w:asciiTheme="minorHAnsi" w:hAnsiTheme="minorHAnsi"/>
                </w:rPr>
                <w:t>Use Case ID</w:t>
              </w:r>
            </w:ins>
          </w:p>
        </w:tc>
        <w:tc>
          <w:tcPr>
            <w:tcW w:w="7218" w:type="dxa"/>
            <w:gridSpan w:val="2"/>
          </w:tcPr>
          <w:p w14:paraId="7C2B8A10" w14:textId="6BE300BE"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ins w:id="309" w:author="Glen" w:date="2015-11-08T10:18:00Z"/>
                <w:rFonts w:asciiTheme="minorHAnsi" w:hAnsiTheme="minorHAnsi"/>
              </w:rPr>
            </w:pPr>
            <w:ins w:id="310" w:author="Glen" w:date="2015-11-08T10:18:00Z">
              <w:r>
                <w:rPr>
                  <w:rFonts w:asciiTheme="minorHAnsi" w:hAnsiTheme="minorHAnsi"/>
                </w:rPr>
                <w:t>UC_0</w:t>
              </w:r>
            </w:ins>
            <w:ins w:id="311" w:author="Glen" w:date="2015-11-08T11:02:00Z">
              <w:r w:rsidR="004A6020">
                <w:rPr>
                  <w:rFonts w:asciiTheme="minorHAnsi" w:hAnsiTheme="minorHAnsi"/>
                </w:rPr>
                <w:t>19</w:t>
              </w:r>
            </w:ins>
          </w:p>
        </w:tc>
      </w:tr>
      <w:tr w:rsidR="000748E6" w:rsidRPr="00AD2C1D" w14:paraId="54B77A47" w14:textId="77777777" w:rsidTr="00F47ADA">
        <w:trPr>
          <w:cnfStyle w:val="000000100000" w:firstRow="0" w:lastRow="0" w:firstColumn="0" w:lastColumn="0" w:oddVBand="0" w:evenVBand="0" w:oddHBand="1" w:evenHBand="0" w:firstRowFirstColumn="0" w:firstRowLastColumn="0" w:lastRowFirstColumn="0" w:lastRowLastColumn="0"/>
          <w:ins w:id="312"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511FFBAE" w14:textId="77777777" w:rsidR="000748E6" w:rsidRPr="00AD2C1D" w:rsidRDefault="000748E6" w:rsidP="00F47ADA">
            <w:pPr>
              <w:rPr>
                <w:ins w:id="313" w:author="Glen" w:date="2015-11-08T10:18:00Z"/>
                <w:rFonts w:asciiTheme="minorHAnsi" w:hAnsiTheme="minorHAnsi"/>
              </w:rPr>
            </w:pPr>
            <w:ins w:id="314" w:author="Glen" w:date="2015-11-08T10:18:00Z">
              <w:r w:rsidRPr="00AD2C1D">
                <w:rPr>
                  <w:rFonts w:asciiTheme="minorHAnsi" w:hAnsiTheme="minorHAnsi"/>
                </w:rPr>
                <w:t>Use Case Name</w:t>
              </w:r>
            </w:ins>
          </w:p>
        </w:tc>
        <w:tc>
          <w:tcPr>
            <w:tcW w:w="7218" w:type="dxa"/>
            <w:gridSpan w:val="2"/>
          </w:tcPr>
          <w:p w14:paraId="530728DD" w14:textId="5F51CCD0" w:rsidR="000748E6" w:rsidRPr="00AD2C1D" w:rsidRDefault="00FB325C" w:rsidP="00F47ADA">
            <w:pPr>
              <w:cnfStyle w:val="000000100000" w:firstRow="0" w:lastRow="0" w:firstColumn="0" w:lastColumn="0" w:oddVBand="0" w:evenVBand="0" w:oddHBand="1" w:evenHBand="0" w:firstRowFirstColumn="0" w:firstRowLastColumn="0" w:lastRowFirstColumn="0" w:lastRowLastColumn="0"/>
              <w:rPr>
                <w:ins w:id="315" w:author="Glen" w:date="2015-11-08T10:18:00Z"/>
                <w:rFonts w:asciiTheme="minorHAnsi" w:hAnsiTheme="minorHAnsi"/>
              </w:rPr>
            </w:pPr>
            <w:ins w:id="316" w:author="Glen" w:date="2015-11-08T11:02:00Z">
              <w:r>
                <w:rPr>
                  <w:rFonts w:asciiTheme="minorHAnsi" w:hAnsiTheme="minorHAnsi"/>
                </w:rPr>
                <w:t>Physician: Add a Patient</w:t>
              </w:r>
            </w:ins>
          </w:p>
        </w:tc>
      </w:tr>
      <w:tr w:rsidR="000748E6" w:rsidRPr="00AD2C1D" w14:paraId="72FB4C68" w14:textId="77777777" w:rsidTr="00F47ADA">
        <w:trPr>
          <w:ins w:id="317"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1DDAE763" w14:textId="77777777" w:rsidR="000748E6" w:rsidRPr="00AD2C1D" w:rsidRDefault="000748E6" w:rsidP="00F47ADA">
            <w:pPr>
              <w:rPr>
                <w:ins w:id="318" w:author="Glen" w:date="2015-11-08T10:18:00Z"/>
                <w:rFonts w:asciiTheme="minorHAnsi" w:hAnsiTheme="minorHAnsi"/>
              </w:rPr>
            </w:pPr>
            <w:ins w:id="319" w:author="Glen" w:date="2015-11-08T10:18:00Z">
              <w:r w:rsidRPr="00AD2C1D">
                <w:rPr>
                  <w:rFonts w:asciiTheme="minorHAnsi" w:hAnsiTheme="minorHAnsi"/>
                </w:rPr>
                <w:t>Actor(s)</w:t>
              </w:r>
            </w:ins>
          </w:p>
        </w:tc>
        <w:tc>
          <w:tcPr>
            <w:tcW w:w="7218" w:type="dxa"/>
            <w:gridSpan w:val="2"/>
          </w:tcPr>
          <w:p w14:paraId="71EB8286" w14:textId="66E523D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ins w:id="320" w:author="Glen" w:date="2015-11-08T10:18:00Z"/>
                <w:rFonts w:asciiTheme="minorHAnsi" w:hAnsiTheme="minorHAnsi"/>
              </w:rPr>
            </w:pPr>
            <w:ins w:id="321" w:author="Glen" w:date="2015-11-08T11:02:00Z">
              <w:r>
                <w:rPr>
                  <w:rFonts w:asciiTheme="minorHAnsi" w:hAnsiTheme="minorHAnsi"/>
                </w:rPr>
                <w:t>Physician</w:t>
              </w:r>
            </w:ins>
          </w:p>
        </w:tc>
      </w:tr>
      <w:tr w:rsidR="000748E6" w:rsidRPr="00AD2C1D" w14:paraId="76B5B2F9" w14:textId="77777777" w:rsidTr="00F47ADA">
        <w:trPr>
          <w:cnfStyle w:val="000000100000" w:firstRow="0" w:lastRow="0" w:firstColumn="0" w:lastColumn="0" w:oddVBand="0" w:evenVBand="0" w:oddHBand="1" w:evenHBand="0" w:firstRowFirstColumn="0" w:firstRowLastColumn="0" w:lastRowFirstColumn="0" w:lastRowLastColumn="0"/>
          <w:ins w:id="322"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2DAF2A31" w14:textId="77777777" w:rsidR="000748E6" w:rsidRPr="00AD2C1D" w:rsidRDefault="000748E6" w:rsidP="00F47ADA">
            <w:pPr>
              <w:rPr>
                <w:ins w:id="323" w:author="Glen" w:date="2015-11-08T10:18:00Z"/>
                <w:rFonts w:asciiTheme="minorHAnsi" w:hAnsiTheme="minorHAnsi"/>
              </w:rPr>
            </w:pPr>
            <w:ins w:id="324" w:author="Glen" w:date="2015-11-08T10:18:00Z">
              <w:r w:rsidRPr="00AD2C1D">
                <w:rPr>
                  <w:rFonts w:asciiTheme="minorHAnsi" w:hAnsiTheme="minorHAnsi"/>
                </w:rPr>
                <w:t>Purpose</w:t>
              </w:r>
            </w:ins>
          </w:p>
        </w:tc>
        <w:tc>
          <w:tcPr>
            <w:tcW w:w="7218" w:type="dxa"/>
            <w:gridSpan w:val="2"/>
          </w:tcPr>
          <w:p w14:paraId="33F26FBF" w14:textId="4984A415"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ins w:id="325" w:author="Glen" w:date="2015-11-08T10:18:00Z"/>
                <w:rFonts w:asciiTheme="minorHAnsi" w:hAnsiTheme="minorHAnsi"/>
              </w:rPr>
            </w:pPr>
            <w:ins w:id="326" w:author="Glen" w:date="2015-11-08T11:09:00Z">
              <w:r>
                <w:rPr>
                  <w:rFonts w:asciiTheme="minorHAnsi" w:hAnsiTheme="minorHAnsi"/>
                </w:rPr>
                <w:t>The physician adds a patient to the system.</w:t>
              </w:r>
            </w:ins>
          </w:p>
        </w:tc>
      </w:tr>
      <w:tr w:rsidR="000748E6" w:rsidRPr="00AD2C1D" w14:paraId="63A2D445" w14:textId="77777777" w:rsidTr="00F47ADA">
        <w:trPr>
          <w:ins w:id="327"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339FEA53" w14:textId="77777777" w:rsidR="000748E6" w:rsidRPr="00AD2C1D" w:rsidRDefault="000748E6" w:rsidP="00F47ADA">
            <w:pPr>
              <w:rPr>
                <w:ins w:id="328" w:author="Glen" w:date="2015-11-08T10:18:00Z"/>
                <w:rFonts w:asciiTheme="minorHAnsi" w:hAnsiTheme="minorHAnsi"/>
              </w:rPr>
            </w:pPr>
            <w:ins w:id="329" w:author="Glen" w:date="2015-11-08T10:18:00Z">
              <w:r w:rsidRPr="00AD2C1D">
                <w:rPr>
                  <w:rFonts w:asciiTheme="minorHAnsi" w:hAnsiTheme="minorHAnsi"/>
                </w:rPr>
                <w:t>Overview</w:t>
              </w:r>
            </w:ins>
          </w:p>
        </w:tc>
        <w:tc>
          <w:tcPr>
            <w:tcW w:w="7218" w:type="dxa"/>
            <w:gridSpan w:val="2"/>
          </w:tcPr>
          <w:p w14:paraId="18ED5356" w14:textId="0097896F"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ins w:id="330" w:author="Glen" w:date="2015-11-08T10:18:00Z"/>
                <w:rFonts w:asciiTheme="minorHAnsi" w:hAnsiTheme="minorHAnsi"/>
              </w:rPr>
            </w:pPr>
            <w:ins w:id="331" w:author="Glen" w:date="2015-11-08T11:09:00Z">
              <w:r>
                <w:rPr>
                  <w:rFonts w:asciiTheme="minorHAnsi" w:hAnsiTheme="minorHAnsi"/>
                </w:rPr>
                <w:t>The physician needs to be able to add patients to the system.</w:t>
              </w:r>
            </w:ins>
          </w:p>
        </w:tc>
      </w:tr>
      <w:tr w:rsidR="000748E6" w:rsidRPr="00AD2C1D" w14:paraId="4BF4FD60" w14:textId="77777777" w:rsidTr="00F47ADA">
        <w:trPr>
          <w:cnfStyle w:val="000000100000" w:firstRow="0" w:lastRow="0" w:firstColumn="0" w:lastColumn="0" w:oddVBand="0" w:evenVBand="0" w:oddHBand="1" w:evenHBand="0" w:firstRowFirstColumn="0" w:firstRowLastColumn="0" w:lastRowFirstColumn="0" w:lastRowLastColumn="0"/>
          <w:ins w:id="332"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78B64696" w14:textId="77777777" w:rsidR="000748E6" w:rsidRPr="00AD2C1D" w:rsidRDefault="000748E6" w:rsidP="00F47ADA">
            <w:pPr>
              <w:rPr>
                <w:ins w:id="333" w:author="Glen" w:date="2015-11-08T10:18:00Z"/>
                <w:rFonts w:asciiTheme="minorHAnsi" w:hAnsiTheme="minorHAnsi"/>
              </w:rPr>
            </w:pPr>
            <w:ins w:id="334" w:author="Glen" w:date="2015-11-08T10:18:00Z">
              <w:r w:rsidRPr="00AD2C1D">
                <w:rPr>
                  <w:rFonts w:asciiTheme="minorHAnsi" w:hAnsiTheme="minorHAnsi"/>
                </w:rPr>
                <w:t>Cross-References</w:t>
              </w:r>
            </w:ins>
          </w:p>
        </w:tc>
        <w:tc>
          <w:tcPr>
            <w:tcW w:w="7218" w:type="dxa"/>
            <w:gridSpan w:val="2"/>
          </w:tcPr>
          <w:p w14:paraId="03BEDB70"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335" w:author="Glen" w:date="2015-11-08T10:18:00Z"/>
                <w:rFonts w:asciiTheme="minorHAnsi" w:hAnsiTheme="minorHAnsi"/>
                <w:i/>
              </w:rPr>
            </w:pPr>
            <w:ins w:id="336" w:author="Glen" w:date="2015-11-08T10:18:00Z">
              <w:r w:rsidRPr="00AD2C1D">
                <w:rPr>
                  <w:rFonts w:asciiTheme="minorHAnsi" w:hAnsiTheme="minorHAnsi"/>
                  <w:i/>
                </w:rPr>
                <w:t>&lt;requirements to be inserted here after finalized&gt;</w:t>
              </w:r>
            </w:ins>
          </w:p>
        </w:tc>
      </w:tr>
      <w:tr w:rsidR="000748E6" w:rsidRPr="00AD2C1D" w14:paraId="0F739E1D" w14:textId="77777777" w:rsidTr="00F47ADA">
        <w:trPr>
          <w:ins w:id="337"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10A933BB" w14:textId="77777777" w:rsidR="000748E6" w:rsidRPr="00AD2C1D" w:rsidRDefault="000748E6" w:rsidP="00F47ADA">
            <w:pPr>
              <w:rPr>
                <w:ins w:id="338" w:author="Glen" w:date="2015-11-08T10:18:00Z"/>
                <w:rFonts w:asciiTheme="minorHAnsi" w:hAnsiTheme="minorHAnsi"/>
              </w:rPr>
            </w:pPr>
            <w:ins w:id="339" w:author="Glen" w:date="2015-11-08T10:18:00Z">
              <w:r w:rsidRPr="00AD2C1D">
                <w:rPr>
                  <w:rFonts w:asciiTheme="minorHAnsi" w:hAnsiTheme="minorHAnsi"/>
                </w:rPr>
                <w:t>Pre-conditions</w:t>
              </w:r>
            </w:ins>
          </w:p>
        </w:tc>
        <w:tc>
          <w:tcPr>
            <w:tcW w:w="7218" w:type="dxa"/>
            <w:gridSpan w:val="2"/>
          </w:tcPr>
          <w:p w14:paraId="463236F8" w14:textId="50800598"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ins w:id="340" w:author="Glen" w:date="2015-11-08T10:18:00Z"/>
                <w:rFonts w:asciiTheme="minorHAnsi" w:hAnsiTheme="minorHAnsi"/>
              </w:rPr>
            </w:pPr>
            <w:ins w:id="341" w:author="Glen" w:date="2015-11-08T11:09:00Z">
              <w:r>
                <w:rPr>
                  <w:rFonts w:asciiTheme="minorHAnsi" w:hAnsiTheme="minorHAnsi"/>
                </w:rPr>
                <w:t>The physician is logged in.</w:t>
              </w:r>
            </w:ins>
          </w:p>
        </w:tc>
      </w:tr>
      <w:tr w:rsidR="000748E6" w:rsidRPr="00AD2C1D" w14:paraId="0F37C401" w14:textId="77777777" w:rsidTr="00F47ADA">
        <w:trPr>
          <w:cnfStyle w:val="000000100000" w:firstRow="0" w:lastRow="0" w:firstColumn="0" w:lastColumn="0" w:oddVBand="0" w:evenVBand="0" w:oddHBand="1" w:evenHBand="0" w:firstRowFirstColumn="0" w:firstRowLastColumn="0" w:lastRowFirstColumn="0" w:lastRowLastColumn="0"/>
          <w:ins w:id="342" w:author="Glen" w:date="2015-11-08T10:18:00Z"/>
        </w:trPr>
        <w:tc>
          <w:tcPr>
            <w:cnfStyle w:val="001000000000" w:firstRow="0" w:lastRow="0" w:firstColumn="1" w:lastColumn="0" w:oddVBand="0" w:evenVBand="0" w:oddHBand="0" w:evenHBand="0" w:firstRowFirstColumn="0" w:firstRowLastColumn="0" w:lastRowFirstColumn="0" w:lastRowLastColumn="0"/>
            <w:tcW w:w="2358" w:type="dxa"/>
          </w:tcPr>
          <w:p w14:paraId="61858617" w14:textId="77777777" w:rsidR="000748E6" w:rsidRPr="00AD2C1D" w:rsidRDefault="000748E6" w:rsidP="00F47ADA">
            <w:pPr>
              <w:rPr>
                <w:ins w:id="343" w:author="Glen" w:date="2015-11-08T10:18:00Z"/>
                <w:rFonts w:asciiTheme="minorHAnsi" w:hAnsiTheme="minorHAnsi"/>
              </w:rPr>
            </w:pPr>
            <w:ins w:id="344" w:author="Glen" w:date="2015-11-08T10:18:00Z">
              <w:r w:rsidRPr="00AD2C1D">
                <w:rPr>
                  <w:rFonts w:asciiTheme="minorHAnsi" w:hAnsiTheme="minorHAnsi"/>
                </w:rPr>
                <w:t>Post-conditions</w:t>
              </w:r>
            </w:ins>
          </w:p>
        </w:tc>
        <w:tc>
          <w:tcPr>
            <w:tcW w:w="7218" w:type="dxa"/>
            <w:gridSpan w:val="2"/>
          </w:tcPr>
          <w:p w14:paraId="5A760C1A" w14:textId="6A326632"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ins w:id="345" w:author="Glen" w:date="2015-11-08T10:18:00Z"/>
                <w:rFonts w:asciiTheme="minorHAnsi" w:hAnsiTheme="minorHAnsi"/>
                <w:rPrChange w:id="346" w:author="Glen" w:date="2015-11-08T11:10:00Z">
                  <w:rPr>
                    <w:ins w:id="347" w:author="Glen" w:date="2015-11-08T10:18:00Z"/>
                    <w:rFonts w:asciiTheme="minorHAnsi" w:hAnsiTheme="minorHAnsi"/>
                  </w:rPr>
                </w:rPrChange>
              </w:rPr>
            </w:pPr>
            <w:ins w:id="348" w:author="Glen" w:date="2015-11-08T10:18:00Z">
              <w:r w:rsidRPr="007A50E9">
                <w:rPr>
                  <w:rFonts w:asciiTheme="minorHAnsi" w:hAnsiTheme="minorHAnsi"/>
                  <w:b/>
                </w:rPr>
                <w:t>PASS:</w:t>
              </w:r>
              <w:r w:rsidR="004A6020">
                <w:rPr>
                  <w:rFonts w:asciiTheme="minorHAnsi" w:hAnsiTheme="minorHAnsi"/>
                </w:rPr>
                <w:t xml:space="preserve"> </w:t>
              </w:r>
            </w:ins>
            <w:ins w:id="349" w:author="Glen" w:date="2015-11-08T11:10:00Z">
              <w:r w:rsidR="004A6020">
                <w:rPr>
                  <w:rFonts w:asciiTheme="minorHAnsi" w:hAnsiTheme="minorHAnsi"/>
                </w:rPr>
                <w:t>The patient account was created successfully.</w:t>
              </w:r>
            </w:ins>
          </w:p>
          <w:p w14:paraId="7DBB22EC" w14:textId="2918E941"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ins w:id="350" w:author="Glen" w:date="2015-11-08T10:18:00Z"/>
                <w:rFonts w:asciiTheme="minorHAnsi" w:hAnsiTheme="minorHAnsi"/>
                <w:rPrChange w:id="351" w:author="Glen" w:date="2015-11-08T11:09:00Z">
                  <w:rPr>
                    <w:ins w:id="352" w:author="Glen" w:date="2015-11-08T10:18:00Z"/>
                    <w:rFonts w:asciiTheme="minorHAnsi" w:hAnsiTheme="minorHAnsi"/>
                  </w:rPr>
                </w:rPrChange>
              </w:rPr>
            </w:pPr>
            <w:ins w:id="353" w:author="Glen" w:date="2015-11-08T10:18:00Z">
              <w:r w:rsidRPr="007A50E9">
                <w:rPr>
                  <w:rFonts w:asciiTheme="minorHAnsi" w:hAnsiTheme="minorHAnsi"/>
                  <w:b/>
                </w:rPr>
                <w:t>FAIL:</w:t>
              </w:r>
              <w:r w:rsidR="004A6020">
                <w:rPr>
                  <w:rFonts w:asciiTheme="minorHAnsi" w:hAnsiTheme="minorHAnsi"/>
                  <w:b/>
                </w:rPr>
                <w:t xml:space="preserve"> </w:t>
              </w:r>
            </w:ins>
            <w:ins w:id="354" w:author="Glen" w:date="2015-11-08T11:09:00Z">
              <w:r w:rsidR="004A6020">
                <w:rPr>
                  <w:rFonts w:asciiTheme="minorHAnsi" w:hAnsiTheme="minorHAnsi"/>
                </w:rPr>
                <w:t>The patient account failed to create.</w:t>
              </w:r>
            </w:ins>
          </w:p>
        </w:tc>
      </w:tr>
      <w:tr w:rsidR="000748E6" w:rsidRPr="00AD2C1D" w14:paraId="31B8C0B6" w14:textId="77777777" w:rsidTr="00F47ADA">
        <w:trPr>
          <w:ins w:id="355" w:author="Glen" w:date="2015-11-08T10:18:00Z"/>
        </w:trPr>
        <w:tc>
          <w:tcPr>
            <w:cnfStyle w:val="001000000000" w:firstRow="0" w:lastRow="0" w:firstColumn="1" w:lastColumn="0" w:oddVBand="0" w:evenVBand="0" w:oddHBand="0" w:evenHBand="0" w:firstRowFirstColumn="0" w:firstRowLastColumn="0" w:lastRowFirstColumn="0" w:lastRowLastColumn="0"/>
            <w:tcW w:w="9576" w:type="dxa"/>
            <w:gridSpan w:val="3"/>
          </w:tcPr>
          <w:p w14:paraId="69670F09" w14:textId="77777777" w:rsidR="000748E6" w:rsidRPr="00AD2C1D" w:rsidRDefault="000748E6" w:rsidP="00F47ADA">
            <w:pPr>
              <w:rPr>
                <w:ins w:id="356" w:author="Glen" w:date="2015-11-08T10:18:00Z"/>
                <w:rFonts w:asciiTheme="minorHAnsi" w:hAnsiTheme="minorHAnsi"/>
              </w:rPr>
            </w:pPr>
            <w:ins w:id="357" w:author="Glen" w:date="2015-11-08T10:18:00Z">
              <w:r w:rsidRPr="00AD2C1D">
                <w:rPr>
                  <w:rFonts w:asciiTheme="minorHAnsi" w:hAnsiTheme="minorHAnsi"/>
                </w:rPr>
                <w:t>Course of Events</w:t>
              </w:r>
            </w:ins>
          </w:p>
        </w:tc>
      </w:tr>
      <w:tr w:rsidR="000748E6" w:rsidRPr="00AD2C1D" w14:paraId="5C759221" w14:textId="77777777" w:rsidTr="00F47ADA">
        <w:trPr>
          <w:cnfStyle w:val="000000100000" w:firstRow="0" w:lastRow="0" w:firstColumn="0" w:lastColumn="0" w:oddVBand="0" w:evenVBand="0" w:oddHBand="1" w:evenHBand="0" w:firstRowFirstColumn="0" w:firstRowLastColumn="0" w:lastRowFirstColumn="0" w:lastRowLastColumn="0"/>
          <w:ins w:id="358"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17C5C3F0" w14:textId="77777777" w:rsidR="000748E6" w:rsidRPr="00AD2C1D" w:rsidRDefault="000748E6" w:rsidP="00F47ADA">
            <w:pPr>
              <w:rPr>
                <w:ins w:id="359" w:author="Glen" w:date="2015-11-08T10:18:00Z"/>
                <w:rFonts w:asciiTheme="minorHAnsi" w:hAnsiTheme="minorHAnsi"/>
              </w:rPr>
            </w:pPr>
            <w:ins w:id="360" w:author="Glen" w:date="2015-11-08T10:18:00Z">
              <w:r w:rsidRPr="00AD2C1D">
                <w:rPr>
                  <w:rFonts w:asciiTheme="minorHAnsi" w:hAnsiTheme="minorHAnsi"/>
                </w:rPr>
                <w:t>Actor Actions</w:t>
              </w:r>
            </w:ins>
          </w:p>
        </w:tc>
        <w:tc>
          <w:tcPr>
            <w:tcW w:w="4788" w:type="dxa"/>
          </w:tcPr>
          <w:p w14:paraId="18FA7C0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ins w:id="361" w:author="Glen" w:date="2015-11-08T10:18:00Z"/>
                <w:rFonts w:asciiTheme="minorHAnsi" w:hAnsiTheme="minorHAnsi"/>
                <w:b/>
              </w:rPr>
            </w:pPr>
            <w:ins w:id="362" w:author="Glen" w:date="2015-11-08T10:18:00Z">
              <w:r w:rsidRPr="00AD2C1D">
                <w:rPr>
                  <w:rFonts w:asciiTheme="minorHAnsi" w:hAnsiTheme="minorHAnsi"/>
                  <w:b/>
                </w:rPr>
                <w:t>System Response</w:t>
              </w:r>
            </w:ins>
          </w:p>
        </w:tc>
      </w:tr>
      <w:tr w:rsidR="000748E6" w:rsidRPr="00AD2C1D" w14:paraId="582477D0" w14:textId="77777777" w:rsidTr="00F47ADA">
        <w:trPr>
          <w:ins w:id="363"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2573D78D" w14:textId="63D65C73" w:rsidR="000748E6" w:rsidRPr="007A50E9" w:rsidRDefault="00974A60" w:rsidP="00F47ADA">
            <w:pPr>
              <w:rPr>
                <w:ins w:id="364" w:author="Glen" w:date="2015-11-08T10:18:00Z"/>
                <w:rFonts w:asciiTheme="minorHAnsi" w:hAnsiTheme="minorHAnsi"/>
                <w:b w:val="0"/>
              </w:rPr>
            </w:pPr>
            <w:ins w:id="365" w:author="Glen" w:date="2015-11-08T11:39:00Z">
              <w:r>
                <w:rPr>
                  <w:rFonts w:asciiTheme="minorHAnsi" w:hAnsiTheme="minorHAnsi"/>
                  <w:b w:val="0"/>
                </w:rPr>
                <w:t>1. The physician selects the “Add Patient” option from the menu.</w:t>
              </w:r>
            </w:ins>
          </w:p>
        </w:tc>
        <w:tc>
          <w:tcPr>
            <w:tcW w:w="4788" w:type="dxa"/>
          </w:tcPr>
          <w:p w14:paraId="682114B6"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ins w:id="366" w:author="Glen" w:date="2015-11-08T10:18:00Z"/>
                <w:rFonts w:asciiTheme="minorHAnsi" w:hAnsiTheme="minorHAnsi"/>
              </w:rPr>
            </w:pPr>
          </w:p>
        </w:tc>
      </w:tr>
      <w:tr w:rsidR="000748E6" w:rsidRPr="00AD2C1D" w14:paraId="45E89D1E" w14:textId="77777777" w:rsidTr="00F47ADA">
        <w:trPr>
          <w:cnfStyle w:val="000000100000" w:firstRow="0" w:lastRow="0" w:firstColumn="0" w:lastColumn="0" w:oddVBand="0" w:evenVBand="0" w:oddHBand="1" w:evenHBand="0" w:firstRowFirstColumn="0" w:firstRowLastColumn="0" w:lastRowFirstColumn="0" w:lastRowLastColumn="0"/>
          <w:ins w:id="367" w:author="Glen" w:date="2015-11-08T10:18: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0A153D68" w14:textId="77777777" w:rsidR="000748E6" w:rsidRDefault="000748E6" w:rsidP="00F47ADA">
            <w:pPr>
              <w:rPr>
                <w:ins w:id="368" w:author="Glen" w:date="2015-11-08T10:18:00Z"/>
                <w:rFonts w:asciiTheme="minorHAnsi" w:hAnsiTheme="minorHAnsi"/>
              </w:rPr>
            </w:pPr>
          </w:p>
        </w:tc>
        <w:tc>
          <w:tcPr>
            <w:tcW w:w="4788" w:type="dxa"/>
          </w:tcPr>
          <w:p w14:paraId="6BE18643" w14:textId="1BF512B4" w:rsidR="000748E6" w:rsidRPr="00AD2C1D" w:rsidRDefault="00974A60" w:rsidP="00F47ADA">
            <w:pPr>
              <w:cnfStyle w:val="000000100000" w:firstRow="0" w:lastRow="0" w:firstColumn="0" w:lastColumn="0" w:oddVBand="0" w:evenVBand="0" w:oddHBand="1" w:evenHBand="0" w:firstRowFirstColumn="0" w:firstRowLastColumn="0" w:lastRowFirstColumn="0" w:lastRowLastColumn="0"/>
              <w:rPr>
                <w:ins w:id="369" w:author="Glen" w:date="2015-11-08T10:18:00Z"/>
                <w:rFonts w:asciiTheme="minorHAnsi" w:hAnsiTheme="minorHAnsi"/>
              </w:rPr>
            </w:pPr>
            <w:ins w:id="370" w:author="Glen" w:date="2015-11-08T11:40:00Z">
              <w:r>
                <w:rPr>
                  <w:rFonts w:asciiTheme="minorHAnsi" w:hAnsiTheme="minorHAnsi"/>
                </w:rPr>
                <w:t xml:space="preserve">2. The system displays the </w:t>
              </w:r>
              <w:r w:rsidR="00AB5E44">
                <w:rPr>
                  <w:rFonts w:asciiTheme="minorHAnsi" w:hAnsiTheme="minorHAnsi"/>
                </w:rPr>
                <w:t>form to create a patient.</w:t>
              </w:r>
            </w:ins>
          </w:p>
        </w:tc>
      </w:tr>
      <w:tr w:rsidR="00AB5E44" w:rsidRPr="00AD2C1D" w14:paraId="2F8E9890" w14:textId="77777777" w:rsidTr="00F47ADA">
        <w:trPr>
          <w:ins w:id="371" w:author="Glen" w:date="2015-11-08T11:40: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C96415D" w14:textId="0C7F8E67" w:rsidR="00AB5E44" w:rsidRPr="00AB5E44" w:rsidRDefault="00AB5E44" w:rsidP="00F47ADA">
            <w:pPr>
              <w:rPr>
                <w:ins w:id="372" w:author="Glen" w:date="2015-11-08T11:40:00Z"/>
                <w:rFonts w:asciiTheme="minorHAnsi" w:hAnsiTheme="minorHAnsi"/>
                <w:b w:val="0"/>
                <w:rPrChange w:id="373" w:author="Glen" w:date="2015-11-08T11:40:00Z">
                  <w:rPr>
                    <w:ins w:id="374" w:author="Glen" w:date="2015-11-08T11:40:00Z"/>
                    <w:rFonts w:asciiTheme="minorHAnsi" w:hAnsiTheme="minorHAnsi"/>
                  </w:rPr>
                </w:rPrChange>
              </w:rPr>
            </w:pPr>
            <w:ins w:id="375" w:author="Glen" w:date="2015-11-08T11:40:00Z">
              <w:r>
                <w:rPr>
                  <w:rFonts w:asciiTheme="minorHAnsi" w:hAnsiTheme="minorHAnsi"/>
                  <w:b w:val="0"/>
                </w:rPr>
                <w:t>3. The physician fills in the create user form and clicks on the submit button.</w:t>
              </w:r>
            </w:ins>
          </w:p>
        </w:tc>
        <w:tc>
          <w:tcPr>
            <w:tcW w:w="4788" w:type="dxa"/>
          </w:tcPr>
          <w:p w14:paraId="2B5679E2"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ins w:id="376" w:author="Glen" w:date="2015-11-08T11:40:00Z"/>
                <w:rFonts w:asciiTheme="minorHAnsi" w:hAnsiTheme="minorHAnsi"/>
              </w:rPr>
            </w:pPr>
          </w:p>
        </w:tc>
      </w:tr>
      <w:tr w:rsidR="00AB5E44" w:rsidRPr="00AD2C1D" w14:paraId="5C6E91EB" w14:textId="77777777" w:rsidTr="00F47ADA">
        <w:trPr>
          <w:cnfStyle w:val="000000100000" w:firstRow="0" w:lastRow="0" w:firstColumn="0" w:lastColumn="0" w:oddVBand="0" w:evenVBand="0" w:oddHBand="1" w:evenHBand="0" w:firstRowFirstColumn="0" w:firstRowLastColumn="0" w:lastRowFirstColumn="0" w:lastRowLastColumn="0"/>
          <w:ins w:id="377" w:author="Glen" w:date="2015-11-08T11:41: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7F1FA215" w14:textId="77777777" w:rsidR="00AB5E44" w:rsidRDefault="00AB5E44" w:rsidP="00F47ADA">
            <w:pPr>
              <w:rPr>
                <w:ins w:id="378" w:author="Glen" w:date="2015-11-08T11:41:00Z"/>
                <w:rFonts w:asciiTheme="minorHAnsi" w:hAnsiTheme="minorHAnsi"/>
                <w:b w:val="0"/>
              </w:rPr>
            </w:pPr>
          </w:p>
        </w:tc>
        <w:tc>
          <w:tcPr>
            <w:tcW w:w="4788" w:type="dxa"/>
          </w:tcPr>
          <w:p w14:paraId="7B99F590" w14:textId="298FBD76" w:rsidR="00AB5E44" w:rsidRDefault="00AB5E44" w:rsidP="00F47ADA">
            <w:pPr>
              <w:cnfStyle w:val="000000100000" w:firstRow="0" w:lastRow="0" w:firstColumn="0" w:lastColumn="0" w:oddVBand="0" w:evenVBand="0" w:oddHBand="1" w:evenHBand="0" w:firstRowFirstColumn="0" w:firstRowLastColumn="0" w:lastRowFirstColumn="0" w:lastRowLastColumn="0"/>
              <w:rPr>
                <w:ins w:id="379" w:author="Glen" w:date="2015-11-08T11:41:00Z"/>
                <w:rFonts w:asciiTheme="minorHAnsi" w:hAnsiTheme="minorHAnsi"/>
              </w:rPr>
            </w:pPr>
            <w:ins w:id="380" w:author="Glen" w:date="2015-11-08T11:41:00Z">
              <w:r>
                <w:rPr>
                  <w:rFonts w:asciiTheme="minorHAnsi" w:hAnsiTheme="minorHAnsi"/>
                </w:rPr>
                <w:t>4. The system displays if the user was created successfully or not.  The system should also display the temporary password for the user and the user ID.</w:t>
              </w:r>
            </w:ins>
          </w:p>
        </w:tc>
      </w:tr>
      <w:tr w:rsidR="00AB5E44" w:rsidRPr="00AD2C1D" w14:paraId="05500AFB" w14:textId="77777777" w:rsidTr="00F47ADA">
        <w:trPr>
          <w:ins w:id="381" w:author="Glen" w:date="2015-11-08T11:41:00Z"/>
        </w:trPr>
        <w:tc>
          <w:tcPr>
            <w:cnfStyle w:val="001000000000" w:firstRow="0" w:lastRow="0" w:firstColumn="1" w:lastColumn="0" w:oddVBand="0" w:evenVBand="0" w:oddHBand="0" w:evenHBand="0" w:firstRowFirstColumn="0" w:firstRowLastColumn="0" w:lastRowFirstColumn="0" w:lastRowLastColumn="0"/>
            <w:tcW w:w="4788" w:type="dxa"/>
            <w:gridSpan w:val="2"/>
          </w:tcPr>
          <w:p w14:paraId="207A57F3" w14:textId="79926B0F" w:rsidR="00AB5E44" w:rsidRDefault="00AB5E44" w:rsidP="00AB5E44">
            <w:pPr>
              <w:rPr>
                <w:ins w:id="382" w:author="Glen" w:date="2015-11-08T11:41:00Z"/>
                <w:rFonts w:asciiTheme="minorHAnsi" w:hAnsiTheme="minorHAnsi"/>
                <w:b w:val="0"/>
              </w:rPr>
              <w:pPrChange w:id="383" w:author="Glen" w:date="2015-11-08T11:42:00Z">
                <w:pPr/>
              </w:pPrChange>
            </w:pPr>
            <w:ins w:id="384" w:author="Glen" w:date="2015-11-08T11:41:00Z">
              <w:r>
                <w:rPr>
                  <w:rFonts w:asciiTheme="minorHAnsi" w:hAnsiTheme="minorHAnsi"/>
                  <w:b w:val="0"/>
                </w:rPr>
                <w:t xml:space="preserve">5. The physician </w:t>
              </w:r>
            </w:ins>
            <w:ins w:id="385" w:author="Glen" w:date="2015-11-08T11:42:00Z">
              <w:r>
                <w:rPr>
                  <w:rFonts w:asciiTheme="minorHAnsi" w:hAnsiTheme="minorHAnsi"/>
                  <w:b w:val="0"/>
                </w:rPr>
                <w:t>records</w:t>
              </w:r>
            </w:ins>
            <w:ins w:id="386" w:author="Glen" w:date="2015-11-08T11:41:00Z">
              <w:r>
                <w:rPr>
                  <w:rFonts w:asciiTheme="minorHAnsi" w:hAnsiTheme="minorHAnsi"/>
                  <w:b w:val="0"/>
                </w:rPr>
                <w:t xml:space="preserve"> the</w:t>
              </w:r>
            </w:ins>
            <w:ins w:id="387" w:author="Glen" w:date="2015-11-08T11:42:00Z">
              <w:r>
                <w:rPr>
                  <w:rFonts w:asciiTheme="minorHAnsi" w:hAnsiTheme="minorHAnsi"/>
                  <w:b w:val="0"/>
                </w:rPr>
                <w:t xml:space="preserve"> generated</w:t>
              </w:r>
            </w:ins>
            <w:ins w:id="388" w:author="Glen" w:date="2015-11-08T11:41:00Z">
              <w:r>
                <w:rPr>
                  <w:rFonts w:asciiTheme="minorHAnsi" w:hAnsiTheme="minorHAnsi"/>
                  <w:b w:val="0"/>
                </w:rPr>
                <w:t xml:space="preserve"> user ID for the associated patient and the patient’s real identity</w:t>
              </w:r>
            </w:ins>
            <w:ins w:id="389" w:author="Glen" w:date="2015-11-08T11:42:00Z">
              <w:r>
                <w:rPr>
                  <w:rFonts w:asciiTheme="minorHAnsi" w:hAnsiTheme="minorHAnsi"/>
                  <w:b w:val="0"/>
                </w:rPr>
                <w:t xml:space="preserve"> in an external area</w:t>
              </w:r>
            </w:ins>
            <w:bookmarkStart w:id="390" w:name="_GoBack"/>
            <w:bookmarkEnd w:id="390"/>
            <w:ins w:id="391" w:author="Glen" w:date="2015-11-08T11:41:00Z">
              <w:r>
                <w:rPr>
                  <w:rFonts w:asciiTheme="minorHAnsi" w:hAnsiTheme="minorHAnsi"/>
                  <w:b w:val="0"/>
                </w:rPr>
                <w:t>.</w:t>
              </w:r>
            </w:ins>
          </w:p>
        </w:tc>
        <w:tc>
          <w:tcPr>
            <w:tcW w:w="4788" w:type="dxa"/>
          </w:tcPr>
          <w:p w14:paraId="108CD18F"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ins w:id="392" w:author="Glen" w:date="2015-11-08T11:41:00Z"/>
                <w:rFonts w:asciiTheme="minorHAnsi" w:hAnsiTheme="minorHAnsi"/>
              </w:rPr>
            </w:pPr>
          </w:p>
        </w:tc>
      </w:tr>
    </w:tbl>
    <w:p w14:paraId="6B2CB1DC" w14:textId="77777777" w:rsidR="000748E6" w:rsidRDefault="000748E6" w:rsidP="007A50E9"/>
    <w:p w14:paraId="2D8A2D71" w14:textId="77777777" w:rsidR="002729C6" w:rsidRDefault="002729C6">
      <w:pPr>
        <w:rPr>
          <w:rFonts w:asciiTheme="majorHAnsi" w:eastAsiaTheme="majorEastAsia" w:hAnsiTheme="majorHAnsi" w:cstheme="majorBidi"/>
          <w:b/>
          <w:bCs/>
          <w:color w:val="365F91" w:themeColor="accent1" w:themeShade="BF"/>
          <w:sz w:val="32"/>
          <w:szCs w:val="28"/>
        </w:rPr>
      </w:pPr>
      <w:r>
        <w:br w:type="page"/>
      </w:r>
    </w:p>
    <w:p w14:paraId="28FE1B39" w14:textId="77777777" w:rsidR="002729C6" w:rsidRDefault="002729C6" w:rsidP="002729C6">
      <w:pPr>
        <w:pStyle w:val="Heading1"/>
        <w:numPr>
          <w:ilvl w:val="0"/>
          <w:numId w:val="0"/>
        </w:numPr>
        <w:ind w:left="432" w:hanging="432"/>
      </w:pPr>
      <w:bookmarkStart w:id="393" w:name="_Toc434541842"/>
      <w:r>
        <w:lastRenderedPageBreak/>
        <w:t>Appendix B: Traceability Matrix</w:t>
      </w:r>
      <w:bookmarkEnd w:id="393"/>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Glen" w:date="2015-11-06T22:26:00Z" w:initials="GR">
    <w:p w14:paraId="2760F57E" w14:textId="711F01E0" w:rsidR="004A6020" w:rsidRDefault="004A6020">
      <w:pPr>
        <w:pStyle w:val="CommentText"/>
      </w:pPr>
      <w:r>
        <w:rPr>
          <w:rStyle w:val="CommentReference"/>
        </w:rPr>
        <w:annotationRef/>
      </w:r>
      <w:r>
        <w:t>Are we going to test against each of these browsers?</w:t>
      </w:r>
    </w:p>
  </w:comment>
  <w:comment w:id="40" w:author="Glen" w:date="2015-11-06T22:14:00Z" w:initials="GR">
    <w:p w14:paraId="2D0F7A8B" w14:textId="0285747B" w:rsidR="004A6020" w:rsidRDefault="004A6020">
      <w:pPr>
        <w:pStyle w:val="CommentText"/>
      </w:pPr>
      <w:r>
        <w:rPr>
          <w:rStyle w:val="CommentReference"/>
        </w:rPr>
        <w:annotationRef/>
      </w:r>
      <w:r>
        <w:rPr>
          <w:rStyle w:val="CommentReference"/>
        </w:rPr>
        <w:t>Do we have any graphical chart requirements?</w:t>
      </w:r>
    </w:p>
  </w:comment>
  <w:comment w:id="53" w:author="Glen" w:date="2015-11-06T22:14:00Z" w:initials="GR">
    <w:p w14:paraId="464F43DC" w14:textId="47630762" w:rsidR="004A6020" w:rsidRDefault="004A6020">
      <w:pPr>
        <w:pStyle w:val="CommentText"/>
      </w:pPr>
      <w:r>
        <w:rPr>
          <w:rStyle w:val="CommentReference"/>
        </w:rPr>
        <w:annotationRef/>
      </w:r>
      <w:r>
        <w:t>Glen to do: need to add use case for (1</w:t>
      </w:r>
      <w:proofErr w:type="gramStart"/>
      <w:r>
        <w:t>)updating</w:t>
      </w:r>
      <w:proofErr w:type="gramEnd"/>
      <w:r>
        <w:t xml:space="preserve"> physician account information, (2)viewing patient data, (3)exporting patient data, (4)adding a patient.</w:t>
      </w:r>
    </w:p>
  </w:comment>
  <w:comment w:id="66" w:author="Glen" w:date="2015-11-06T22:18:00Z" w:initials="GR">
    <w:p w14:paraId="6F9D4974" w14:textId="66E6B202" w:rsidR="004A6020" w:rsidRDefault="004A6020">
      <w:pPr>
        <w:pStyle w:val="CommentText"/>
      </w:pPr>
      <w:r>
        <w:rPr>
          <w:rStyle w:val="CommentReference"/>
        </w:rPr>
        <w:annotationRef/>
      </w:r>
      <w:r>
        <w:t>This may be a risk (if there is no library to do this already).  What kind of graph are we exporting?  An interactive graph or just a jpeg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B2D76" w14:textId="77777777" w:rsidR="003A07BE" w:rsidRDefault="003A07BE" w:rsidP="0095396F">
      <w:pPr>
        <w:spacing w:after="0" w:line="240" w:lineRule="auto"/>
      </w:pPr>
      <w:r>
        <w:separator/>
      </w:r>
    </w:p>
  </w:endnote>
  <w:endnote w:type="continuationSeparator" w:id="0">
    <w:p w14:paraId="0181F5E0" w14:textId="77777777" w:rsidR="003A07BE" w:rsidRDefault="003A07BE"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7FC02" w14:textId="77777777" w:rsidR="004A6020" w:rsidRDefault="004A6020"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4611CF7E" w:rsidR="004A6020" w:rsidRDefault="004A6020"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4" w:author="Glen" w:date="2015-11-08T11:04:00Z">
      <w:r>
        <w:rPr>
          <w:noProof/>
          <w:snapToGrid w:val="0"/>
          <w:sz w:val="16"/>
        </w:rPr>
        <w:t>11:04:12 AM</w:t>
      </w:r>
    </w:ins>
    <w:del w:id="15" w:author="Glen" w:date="2015-11-08T11:04:00Z">
      <w:r w:rsidDel="004A6020">
        <w:rPr>
          <w:noProof/>
          <w:snapToGrid w:val="0"/>
          <w:sz w:val="16"/>
        </w:rPr>
        <w:delText>10:17:08 AM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AB5E44">
      <w:rPr>
        <w:rStyle w:val="PageNumber"/>
        <w:noProof/>
      </w:rPr>
      <w:t>21</w:t>
    </w:r>
    <w:r w:rsidRPr="0095396F">
      <w:rPr>
        <w:rStyle w:val="PageNumber"/>
        <w:noProof/>
      </w:rPr>
      <w:fldChar w:fldCharType="end"/>
    </w:r>
    <w:r>
      <w:rPr>
        <w:rStyle w:val="PageNumber"/>
      </w:rPr>
      <w:t xml:space="preserve"> </w:t>
    </w:r>
  </w:p>
  <w:p w14:paraId="6E6C567B" w14:textId="77777777" w:rsidR="004A6020" w:rsidRDefault="004A60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1CF86" w14:textId="77777777" w:rsidR="004A6020" w:rsidRDefault="004A6020"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3451F1D6" w:rsidR="004A6020" w:rsidRDefault="004A6020"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6" w:author="Glen" w:date="2015-11-08T11:04:00Z">
      <w:r>
        <w:rPr>
          <w:noProof/>
          <w:snapToGrid w:val="0"/>
          <w:sz w:val="16"/>
        </w:rPr>
        <w:t>11:04:12 AM</w:t>
      </w:r>
    </w:ins>
    <w:del w:id="17" w:author="Glen" w:date="2015-11-08T11:04:00Z">
      <w:r w:rsidDel="004A6020">
        <w:rPr>
          <w:noProof/>
          <w:snapToGrid w:val="0"/>
          <w:sz w:val="16"/>
        </w:rPr>
        <w:delText>10:17:08 AM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974A60">
      <w:rPr>
        <w:rStyle w:val="PageNumber"/>
        <w:noProof/>
      </w:rPr>
      <w:t>1</w:t>
    </w:r>
    <w:r w:rsidRPr="0095396F">
      <w:rPr>
        <w:rStyle w:val="PageNumber"/>
        <w:noProof/>
      </w:rPr>
      <w:fldChar w:fldCharType="end"/>
    </w:r>
    <w:r>
      <w:rPr>
        <w:rStyle w:val="PageNumber"/>
      </w:rPr>
      <w:t xml:space="preserve"> </w:t>
    </w:r>
  </w:p>
  <w:p w14:paraId="5F6A1A75" w14:textId="77777777" w:rsidR="004A6020" w:rsidRDefault="004A6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88F4C" w14:textId="77777777" w:rsidR="003A07BE" w:rsidRDefault="003A07BE" w:rsidP="0095396F">
      <w:pPr>
        <w:spacing w:after="0" w:line="240" w:lineRule="auto"/>
      </w:pPr>
      <w:r>
        <w:separator/>
      </w:r>
    </w:p>
  </w:footnote>
  <w:footnote w:type="continuationSeparator" w:id="0">
    <w:p w14:paraId="42434B9E" w14:textId="77777777" w:rsidR="003A07BE" w:rsidRDefault="003A07BE"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D919B" w14:textId="77777777" w:rsidR="004A6020" w:rsidRDefault="004A6020"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14:paraId="09579EAF" w14:textId="77777777" w:rsidR="004A6020" w:rsidRDefault="004A60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0FC28" w14:textId="77777777" w:rsidR="004A6020" w:rsidRDefault="004A6020"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14:paraId="35D68DF5" w14:textId="77777777" w:rsidR="004A6020" w:rsidRDefault="004A60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01D54"/>
    <w:rsid w:val="002461AD"/>
    <w:rsid w:val="002618EE"/>
    <w:rsid w:val="002729C6"/>
    <w:rsid w:val="00277D16"/>
    <w:rsid w:val="002A040A"/>
    <w:rsid w:val="002D334E"/>
    <w:rsid w:val="002D7CCF"/>
    <w:rsid w:val="00313CA2"/>
    <w:rsid w:val="00315FDA"/>
    <w:rsid w:val="00317594"/>
    <w:rsid w:val="00341EFA"/>
    <w:rsid w:val="00380E3B"/>
    <w:rsid w:val="003A07BE"/>
    <w:rsid w:val="003A54AA"/>
    <w:rsid w:val="00456C08"/>
    <w:rsid w:val="004974F1"/>
    <w:rsid w:val="004A6020"/>
    <w:rsid w:val="004B359E"/>
    <w:rsid w:val="004E2607"/>
    <w:rsid w:val="0055466E"/>
    <w:rsid w:val="00571873"/>
    <w:rsid w:val="0057651E"/>
    <w:rsid w:val="00593900"/>
    <w:rsid w:val="0059717B"/>
    <w:rsid w:val="0061349F"/>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33062"/>
    <w:rsid w:val="00852A32"/>
    <w:rsid w:val="00875BC7"/>
    <w:rsid w:val="0089337E"/>
    <w:rsid w:val="00895C53"/>
    <w:rsid w:val="008B1AA9"/>
    <w:rsid w:val="008C0009"/>
    <w:rsid w:val="008C45F7"/>
    <w:rsid w:val="008C5DD8"/>
    <w:rsid w:val="008C70CD"/>
    <w:rsid w:val="008D3651"/>
    <w:rsid w:val="008D3EF2"/>
    <w:rsid w:val="00952DE8"/>
    <w:rsid w:val="0095396F"/>
    <w:rsid w:val="00974A60"/>
    <w:rsid w:val="00977EF8"/>
    <w:rsid w:val="009B6332"/>
    <w:rsid w:val="009E38D1"/>
    <w:rsid w:val="00A11540"/>
    <w:rsid w:val="00A2677C"/>
    <w:rsid w:val="00A43712"/>
    <w:rsid w:val="00A44250"/>
    <w:rsid w:val="00A86E86"/>
    <w:rsid w:val="00AA2219"/>
    <w:rsid w:val="00AB5E44"/>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528B6"/>
    <w:rsid w:val="00D76E66"/>
    <w:rsid w:val="00D90F84"/>
    <w:rsid w:val="00DA1F07"/>
    <w:rsid w:val="00DA274B"/>
    <w:rsid w:val="00DA7793"/>
    <w:rsid w:val="00DB090B"/>
    <w:rsid w:val="00DE6F9D"/>
    <w:rsid w:val="00DF1799"/>
    <w:rsid w:val="00DF2A13"/>
    <w:rsid w:val="00E15AF1"/>
    <w:rsid w:val="00E23FA4"/>
    <w:rsid w:val="00E25BEF"/>
    <w:rsid w:val="00E33B6A"/>
    <w:rsid w:val="00E33F27"/>
    <w:rsid w:val="00E427D4"/>
    <w:rsid w:val="00E601FD"/>
    <w:rsid w:val="00E61C5E"/>
    <w:rsid w:val="00E759CA"/>
    <w:rsid w:val="00EB1680"/>
    <w:rsid w:val="00F1310B"/>
    <w:rsid w:val="00F13E69"/>
    <w:rsid w:val="00F26BC9"/>
    <w:rsid w:val="00F3060E"/>
    <w:rsid w:val="00F37041"/>
    <w:rsid w:val="00F41728"/>
    <w:rsid w:val="00F469C4"/>
    <w:rsid w:val="00F47ADA"/>
    <w:rsid w:val="00F53A08"/>
    <w:rsid w:val="00F703E3"/>
    <w:rsid w:val="00F77BC8"/>
    <w:rsid w:val="00F90927"/>
    <w:rsid w:val="00FA0A59"/>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15:docId w15:val="{0FE2FFFB-EAE3-4E6F-99DE-87245B62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531EE0-99B8-4714-94C0-CC6C802C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27</Pages>
  <Words>5093</Words>
  <Characters>29033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34058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Glen</cp:lastModifiedBy>
  <cp:revision>44</cp:revision>
  <dcterms:created xsi:type="dcterms:W3CDTF">2015-09-28T16:49:00Z</dcterms:created>
  <dcterms:modified xsi:type="dcterms:W3CDTF">2015-11-08T17:42:00Z</dcterms:modified>
</cp:coreProperties>
</file>