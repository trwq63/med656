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14:paraId="67F8EC52" w14:textId="77777777">
            <w:tc>
              <w:tcPr>
                <w:tcW w:w="10296" w:type="dxa"/>
              </w:tcPr>
              <w:p w14:paraId="4AE2558D" w14:textId="77777777" w:rsidR="00AC73E6" w:rsidRDefault="00DA18AD"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14:paraId="2C50E7B6" w14:textId="77777777">
            <w:tc>
              <w:tcPr>
                <w:tcW w:w="0" w:type="auto"/>
                <w:vAlign w:val="bottom"/>
              </w:tcPr>
              <w:p w14:paraId="538EE76B" w14:textId="77777777" w:rsidR="00AC73E6" w:rsidRDefault="00DA18AD"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14:paraId="658CBF08" w14:textId="77777777">
            <w:trPr>
              <w:trHeight w:val="1152"/>
            </w:trPr>
            <w:tc>
              <w:tcPr>
                <w:tcW w:w="0" w:type="auto"/>
                <w:vAlign w:val="bottom"/>
              </w:tcPr>
              <w:p w14:paraId="36D603EA" w14:textId="77777777" w:rsidR="00AC73E6" w:rsidRPr="00AC73E6" w:rsidRDefault="00AC73E6" w:rsidP="00CD0C85">
                <w:pPr>
                  <w:rPr>
                    <w:lang w:eastAsia="ja-JP"/>
                  </w:rPr>
                </w:pPr>
                <w:r w:rsidRPr="00AC73E6">
                  <w:rPr>
                    <w:lang w:eastAsia="ja-JP"/>
                  </w:rPr>
                  <w:t>Timothy R. Wilkins</w:t>
                </w:r>
              </w:p>
              <w:p w14:paraId="4B60F6D5" w14:textId="77777777" w:rsidR="00AC73E6" w:rsidRPr="00AC73E6" w:rsidRDefault="00AC73E6" w:rsidP="00CD0C85">
                <w:pPr>
                  <w:rPr>
                    <w:lang w:eastAsia="ja-JP"/>
                  </w:rPr>
                </w:pPr>
                <w:r w:rsidRPr="00AC73E6">
                  <w:rPr>
                    <w:lang w:eastAsia="ja-JP"/>
                  </w:rPr>
                  <w:t>Whit J. Sisulak</w:t>
                </w:r>
              </w:p>
              <w:p w14:paraId="61EA2683" w14:textId="77777777" w:rsidR="00AC73E6" w:rsidRDefault="00AC73E6" w:rsidP="00CD0C85">
                <w:pPr>
                  <w:rPr>
                    <w:lang w:eastAsia="ja-JP"/>
                  </w:rPr>
                </w:pPr>
                <w:r w:rsidRPr="00AC73E6">
                  <w:rPr>
                    <w:lang w:eastAsia="ja-JP"/>
                  </w:rPr>
                  <w:t>Glen L. Riden</w:t>
                </w:r>
              </w:p>
              <w:p w14:paraId="6ED46753" w14:textId="77777777" w:rsidR="00AA2219" w:rsidRPr="00AA2219" w:rsidRDefault="00DA18AD"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14:paraId="638974B0" w14:textId="77777777" w:rsidR="00AC73E6" w:rsidRDefault="00DA18AD" w:rsidP="00CD0C85">
          <w:r>
            <w:rPr>
              <w:noProof/>
            </w:rPr>
            <w:pict w14:anchorId="27022302">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w14:anchorId="1805D600">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14:paraId="0388D856" w14:textId="6D0BF7F2" w:rsidR="00DA18AD" w:rsidRDefault="00DA18AD" w:rsidP="00CD0C85">
                      <w:pPr>
                        <w:pStyle w:val="Subtitle"/>
                      </w:pPr>
                      <w:r>
                        <w:t>11/</w:t>
                      </w:r>
                      <w:r w:rsidR="006C0EF4">
                        <w:t>8</w:t>
                      </w:r>
                      <w:r>
                        <w:t>/2015</w:t>
                      </w:r>
                    </w:p>
                  </w:txbxContent>
                </v:textbox>
                <w10:wrap anchorx="margin" anchory="margin"/>
              </v:shape>
            </w:pict>
          </w:r>
          <w:r>
            <w:rPr>
              <w:noProof/>
            </w:rPr>
            <w:pict w14:anchorId="32EF8269">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296AC9C4">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14:paraId="2B4E7B86" w14:textId="77777777" w:rsidR="00CA5B5E" w:rsidRPr="00CA5B5E" w:rsidRDefault="00CA5B5E" w:rsidP="007A50E9">
      <w:pPr>
        <w:pStyle w:val="Heading1"/>
        <w:numPr>
          <w:ilvl w:val="0"/>
          <w:numId w:val="0"/>
        </w:numPr>
        <w:ind w:left="432" w:hanging="432"/>
      </w:pPr>
      <w:bookmarkStart w:id="1" w:name="_Toc431750915"/>
      <w:bookmarkStart w:id="2" w:name="_Toc431762509"/>
      <w:bookmarkStart w:id="3" w:name="_Toc432365515"/>
      <w:bookmarkStart w:id="4" w:name="_Toc434541809"/>
      <w:r w:rsidRPr="00CA5B5E">
        <w:lastRenderedPageBreak/>
        <w:t>Revision History</w:t>
      </w:r>
      <w:bookmarkEnd w:id="1"/>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14:paraId="692B7FDF" w14:textId="77777777" w:rsidTr="00380E3B">
        <w:tc>
          <w:tcPr>
            <w:tcW w:w="1440" w:type="dxa"/>
            <w:tcBorders>
              <w:top w:val="single" w:sz="4" w:space="0" w:color="auto"/>
              <w:left w:val="single" w:sz="4" w:space="0" w:color="auto"/>
              <w:bottom w:val="single" w:sz="4" w:space="0" w:color="auto"/>
              <w:right w:val="single" w:sz="4" w:space="0" w:color="auto"/>
            </w:tcBorders>
          </w:tcPr>
          <w:p w14:paraId="7CE5999E" w14:textId="77777777"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0F434FB7" w14:textId="77777777"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2455E923" w14:textId="77777777"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0EDDAC66" w14:textId="77777777" w:rsidR="00CA5B5E" w:rsidRDefault="00CA5B5E" w:rsidP="00380E3B">
            <w:pPr>
              <w:pStyle w:val="BodyText1"/>
            </w:pPr>
            <w:r>
              <w:t>Author</w:t>
            </w:r>
          </w:p>
        </w:tc>
      </w:tr>
      <w:tr w:rsidR="00CA5B5E" w14:paraId="52B407BE" w14:textId="77777777" w:rsidTr="00380E3B">
        <w:tc>
          <w:tcPr>
            <w:tcW w:w="1440" w:type="dxa"/>
            <w:tcBorders>
              <w:top w:val="single" w:sz="4" w:space="0" w:color="auto"/>
              <w:left w:val="single" w:sz="4" w:space="0" w:color="auto"/>
              <w:bottom w:val="single" w:sz="4" w:space="0" w:color="auto"/>
              <w:right w:val="single" w:sz="4" w:space="0" w:color="auto"/>
            </w:tcBorders>
          </w:tcPr>
          <w:p w14:paraId="44D57E67" w14:textId="77777777"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4D5F20F1" w14:textId="77777777"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14:paraId="557F8A20" w14:textId="77777777"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18E2DFE5" w14:textId="77777777" w:rsidR="00CA5B5E" w:rsidRDefault="00CA5B5E" w:rsidP="00380E3B">
            <w:pPr>
              <w:pStyle w:val="BodyText1"/>
            </w:pPr>
            <w:r>
              <w:t>J. Duggan</w:t>
            </w:r>
          </w:p>
        </w:tc>
      </w:tr>
      <w:tr w:rsidR="00CA5B5E" w14:paraId="0D48E539" w14:textId="77777777" w:rsidTr="00380E3B">
        <w:tc>
          <w:tcPr>
            <w:tcW w:w="1440" w:type="dxa"/>
            <w:tcBorders>
              <w:top w:val="single" w:sz="4" w:space="0" w:color="auto"/>
              <w:left w:val="single" w:sz="4" w:space="0" w:color="auto"/>
              <w:bottom w:val="single" w:sz="4" w:space="0" w:color="auto"/>
              <w:right w:val="single" w:sz="4" w:space="0" w:color="auto"/>
            </w:tcBorders>
          </w:tcPr>
          <w:p w14:paraId="5F99DCA9" w14:textId="77777777"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2CB33B07" w14:textId="77777777"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14:paraId="72EC4A24" w14:textId="77777777"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14:paraId="6DE535AB" w14:textId="77777777" w:rsidR="00CA5B5E" w:rsidRDefault="00CA5B5E" w:rsidP="00380E3B">
            <w:pPr>
              <w:pStyle w:val="BodyText1"/>
            </w:pPr>
            <w:r>
              <w:t>G. Riden</w:t>
            </w:r>
          </w:p>
        </w:tc>
      </w:tr>
      <w:tr w:rsidR="00CA5B5E" w14:paraId="1D37265F" w14:textId="77777777" w:rsidTr="00380E3B">
        <w:tc>
          <w:tcPr>
            <w:tcW w:w="1440" w:type="dxa"/>
            <w:tcBorders>
              <w:top w:val="single" w:sz="4" w:space="0" w:color="auto"/>
              <w:left w:val="single" w:sz="4" w:space="0" w:color="auto"/>
              <w:bottom w:val="single" w:sz="4" w:space="0" w:color="auto"/>
              <w:right w:val="single" w:sz="4" w:space="0" w:color="auto"/>
            </w:tcBorders>
          </w:tcPr>
          <w:p w14:paraId="408E782D" w14:textId="77777777"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34A5203A" w14:textId="77777777"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14:paraId="3DD22EA8" w14:textId="77777777" w:rsidR="00CA5B5E" w:rsidRDefault="00CA5B5E" w:rsidP="00380E3B">
            <w:pPr>
              <w:pStyle w:val="BodyText1"/>
            </w:pPr>
            <w:r>
              <w:t>Scope update base on requirements review.  Added preliminary requirements for data collection.</w:t>
            </w:r>
          </w:p>
          <w:p w14:paraId="4354B7DA" w14:textId="77777777"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14:paraId="241DF15A" w14:textId="77777777" w:rsidR="00CA5B5E" w:rsidRDefault="00CA5B5E" w:rsidP="00380E3B">
            <w:pPr>
              <w:pStyle w:val="BodyText1"/>
            </w:pPr>
            <w:r>
              <w:t>J. Duggan</w:t>
            </w:r>
          </w:p>
          <w:p w14:paraId="2BC0C44A" w14:textId="77777777" w:rsidR="00CA5B5E" w:rsidRDefault="00CA5B5E" w:rsidP="00380E3B">
            <w:pPr>
              <w:pStyle w:val="BodyText1"/>
            </w:pPr>
            <w:r>
              <w:t>W. Sisulak</w:t>
            </w:r>
          </w:p>
        </w:tc>
      </w:tr>
      <w:tr w:rsidR="00CA5B5E" w14:paraId="3B3CC44C" w14:textId="77777777" w:rsidTr="00380E3B">
        <w:tc>
          <w:tcPr>
            <w:tcW w:w="1440" w:type="dxa"/>
            <w:tcBorders>
              <w:top w:val="single" w:sz="4" w:space="0" w:color="auto"/>
              <w:left w:val="single" w:sz="4" w:space="0" w:color="auto"/>
              <w:bottom w:val="single" w:sz="4" w:space="0" w:color="auto"/>
              <w:right w:val="single" w:sz="4" w:space="0" w:color="auto"/>
            </w:tcBorders>
          </w:tcPr>
          <w:p w14:paraId="67C7DC08" w14:textId="77777777"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795110B8" w14:textId="77777777"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14:paraId="35FB5FAD" w14:textId="77777777"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14:paraId="07923B01" w14:textId="77777777" w:rsidR="00CA5B5E" w:rsidRDefault="00CA5B5E" w:rsidP="00380E3B">
            <w:pPr>
              <w:pStyle w:val="BodyText1"/>
            </w:pPr>
            <w:r>
              <w:t>J. Duggan</w:t>
            </w:r>
          </w:p>
          <w:p w14:paraId="0FEE4FF6" w14:textId="77777777" w:rsidR="00CA5B5E" w:rsidRDefault="00CA5B5E" w:rsidP="00380E3B">
            <w:pPr>
              <w:pStyle w:val="BodyText1"/>
            </w:pPr>
            <w:r>
              <w:t>W. Sisulak</w:t>
            </w:r>
          </w:p>
          <w:p w14:paraId="447E457E" w14:textId="77777777" w:rsidR="00CA5B5E" w:rsidRDefault="00CA5B5E" w:rsidP="00380E3B">
            <w:pPr>
              <w:pStyle w:val="BodyText1"/>
            </w:pPr>
            <w:r>
              <w:t>G. Riden</w:t>
            </w:r>
          </w:p>
        </w:tc>
      </w:tr>
      <w:tr w:rsidR="00CA5B5E" w14:paraId="6647ABBC" w14:textId="77777777" w:rsidTr="00380E3B">
        <w:tc>
          <w:tcPr>
            <w:tcW w:w="1440" w:type="dxa"/>
            <w:tcBorders>
              <w:top w:val="single" w:sz="4" w:space="0" w:color="auto"/>
              <w:left w:val="single" w:sz="4" w:space="0" w:color="auto"/>
              <w:bottom w:val="single" w:sz="4" w:space="0" w:color="auto"/>
              <w:right w:val="single" w:sz="4" w:space="0" w:color="auto"/>
            </w:tcBorders>
          </w:tcPr>
          <w:p w14:paraId="25436310" w14:textId="77777777"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253C3348" w14:textId="77777777"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11881C2A" w14:textId="77777777"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14:paraId="2DAD23EB" w14:textId="77777777" w:rsidR="00CA5B5E" w:rsidRDefault="00CA5B5E" w:rsidP="00380E3B">
            <w:pPr>
              <w:pStyle w:val="BodyText1"/>
            </w:pPr>
            <w:r>
              <w:t>J. Duggan</w:t>
            </w:r>
          </w:p>
        </w:tc>
      </w:tr>
      <w:tr w:rsidR="00A86E86" w14:paraId="17C0A68D" w14:textId="77777777" w:rsidTr="00380E3B">
        <w:tc>
          <w:tcPr>
            <w:tcW w:w="1440" w:type="dxa"/>
            <w:tcBorders>
              <w:top w:val="single" w:sz="4" w:space="0" w:color="auto"/>
              <w:left w:val="single" w:sz="4" w:space="0" w:color="auto"/>
              <w:bottom w:val="single" w:sz="4" w:space="0" w:color="auto"/>
              <w:right w:val="single" w:sz="4" w:space="0" w:color="auto"/>
            </w:tcBorders>
          </w:tcPr>
          <w:p w14:paraId="6694426E" w14:textId="77777777"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60C56ED2" w14:textId="77777777"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1139479B" w14:textId="77777777"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14:paraId="5D7CCC90" w14:textId="77777777" w:rsidR="00A86E86" w:rsidRDefault="00A86E86" w:rsidP="00380E3B">
            <w:pPr>
              <w:pStyle w:val="BodyText1"/>
            </w:pPr>
            <w:r>
              <w:t>J. Duggan</w:t>
            </w:r>
          </w:p>
        </w:tc>
      </w:tr>
      <w:tr w:rsidR="000108BE" w14:paraId="3CF78CA7" w14:textId="77777777" w:rsidTr="00380E3B">
        <w:tc>
          <w:tcPr>
            <w:tcW w:w="1440" w:type="dxa"/>
            <w:tcBorders>
              <w:top w:val="single" w:sz="4" w:space="0" w:color="auto"/>
              <w:left w:val="single" w:sz="4" w:space="0" w:color="auto"/>
              <w:bottom w:val="single" w:sz="4" w:space="0" w:color="auto"/>
              <w:right w:val="single" w:sz="4" w:space="0" w:color="auto"/>
            </w:tcBorders>
          </w:tcPr>
          <w:p w14:paraId="54C23AD3" w14:textId="77777777"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3A57950F" w14:textId="77777777"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4CFE2336" w14:textId="77777777"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14:paraId="4C99A263" w14:textId="77777777" w:rsidR="000108BE" w:rsidRDefault="000108BE" w:rsidP="00380E3B">
            <w:pPr>
              <w:pStyle w:val="BodyText1"/>
            </w:pPr>
            <w:r>
              <w:t>T. Wilkens</w:t>
            </w:r>
          </w:p>
        </w:tc>
      </w:tr>
      <w:tr w:rsidR="00023816" w14:paraId="3D32290D" w14:textId="77777777" w:rsidTr="00380E3B">
        <w:tc>
          <w:tcPr>
            <w:tcW w:w="1440" w:type="dxa"/>
            <w:tcBorders>
              <w:top w:val="single" w:sz="4" w:space="0" w:color="auto"/>
              <w:left w:val="single" w:sz="4" w:space="0" w:color="auto"/>
              <w:bottom w:val="single" w:sz="4" w:space="0" w:color="auto"/>
              <w:right w:val="single" w:sz="4" w:space="0" w:color="auto"/>
            </w:tcBorders>
          </w:tcPr>
          <w:p w14:paraId="7FDBB097" w14:textId="77777777"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14:paraId="2A128D76" w14:textId="77777777"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14:paraId="24C9C468" w14:textId="77777777"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14:paraId="6B8089C5" w14:textId="77777777" w:rsidR="00023816" w:rsidRDefault="00023816" w:rsidP="00380E3B">
            <w:pPr>
              <w:pStyle w:val="BodyText1"/>
            </w:pPr>
            <w:r>
              <w:t>W. Sisulak</w:t>
            </w:r>
          </w:p>
        </w:tc>
      </w:tr>
      <w:tr w:rsidR="00023816" w14:paraId="0D9914DC" w14:textId="77777777" w:rsidTr="00380E3B">
        <w:tc>
          <w:tcPr>
            <w:tcW w:w="1440" w:type="dxa"/>
            <w:tcBorders>
              <w:top w:val="single" w:sz="4" w:space="0" w:color="auto"/>
              <w:left w:val="single" w:sz="4" w:space="0" w:color="auto"/>
              <w:bottom w:val="single" w:sz="4" w:space="0" w:color="auto"/>
              <w:right w:val="single" w:sz="4" w:space="0" w:color="auto"/>
            </w:tcBorders>
          </w:tcPr>
          <w:p w14:paraId="485DB382" w14:textId="77777777"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14:paraId="4DBC6F9F" w14:textId="77777777"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51130818" w14:textId="77777777"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14:paraId="622A58AF" w14:textId="77777777" w:rsidR="00023816" w:rsidRDefault="00023816" w:rsidP="00380E3B">
            <w:pPr>
              <w:pStyle w:val="BodyText1"/>
            </w:pPr>
            <w:r>
              <w:t>J. Duggan</w:t>
            </w:r>
          </w:p>
        </w:tc>
      </w:tr>
      <w:tr w:rsidR="00BC7D65" w14:paraId="26CE4C5A" w14:textId="77777777" w:rsidTr="00380E3B">
        <w:tc>
          <w:tcPr>
            <w:tcW w:w="1440" w:type="dxa"/>
            <w:tcBorders>
              <w:top w:val="single" w:sz="4" w:space="0" w:color="auto"/>
              <w:left w:val="single" w:sz="4" w:space="0" w:color="auto"/>
              <w:bottom w:val="single" w:sz="4" w:space="0" w:color="auto"/>
              <w:right w:val="single" w:sz="4" w:space="0" w:color="auto"/>
            </w:tcBorders>
          </w:tcPr>
          <w:p w14:paraId="44C1E2E2" w14:textId="77777777"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14:paraId="5D29E353" w14:textId="77777777"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14:paraId="2B02BE38" w14:textId="77777777"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14:paraId="234846BB" w14:textId="77777777" w:rsidR="00BC7D65" w:rsidRDefault="00BC7D65" w:rsidP="00380E3B">
            <w:pPr>
              <w:pStyle w:val="BodyText1"/>
            </w:pPr>
            <w:r>
              <w:t>W. Sisulak</w:t>
            </w:r>
          </w:p>
        </w:tc>
      </w:tr>
      <w:tr w:rsidR="002729C6" w14:paraId="0E746617" w14:textId="77777777" w:rsidTr="00380E3B">
        <w:tc>
          <w:tcPr>
            <w:tcW w:w="1440" w:type="dxa"/>
            <w:tcBorders>
              <w:top w:val="single" w:sz="4" w:space="0" w:color="auto"/>
              <w:left w:val="single" w:sz="4" w:space="0" w:color="auto"/>
              <w:bottom w:val="single" w:sz="4" w:space="0" w:color="auto"/>
              <w:right w:val="single" w:sz="4" w:space="0" w:color="auto"/>
            </w:tcBorders>
          </w:tcPr>
          <w:p w14:paraId="5353D90F" w14:textId="77777777"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14:paraId="52BAEF69" w14:textId="77777777"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14:paraId="687F7C9D" w14:textId="77777777"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14:paraId="7DDC7B55" w14:textId="77777777" w:rsidR="002729C6" w:rsidRDefault="002729C6" w:rsidP="00380E3B">
            <w:pPr>
              <w:pStyle w:val="BodyText1"/>
            </w:pPr>
            <w:r>
              <w:t>J. Duggan</w:t>
            </w:r>
          </w:p>
        </w:tc>
      </w:tr>
      <w:tr w:rsidR="00AC55FA" w14:paraId="61D5DCD8" w14:textId="77777777" w:rsidTr="00380E3B">
        <w:tc>
          <w:tcPr>
            <w:tcW w:w="1440" w:type="dxa"/>
            <w:tcBorders>
              <w:top w:val="single" w:sz="4" w:space="0" w:color="auto"/>
              <w:left w:val="single" w:sz="4" w:space="0" w:color="auto"/>
              <w:bottom w:val="single" w:sz="4" w:space="0" w:color="auto"/>
              <w:right w:val="single" w:sz="4" w:space="0" w:color="auto"/>
            </w:tcBorders>
          </w:tcPr>
          <w:p w14:paraId="227D3DB9" w14:textId="77777777"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14:paraId="39B5B2FB" w14:textId="77777777"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14:paraId="0AA019AF" w14:textId="77777777"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14:paraId="3B060187" w14:textId="77777777" w:rsidR="00AC55FA" w:rsidRDefault="00AC55FA" w:rsidP="00380E3B">
            <w:pPr>
              <w:pStyle w:val="BodyText1"/>
            </w:pPr>
            <w:r>
              <w:lastRenderedPageBreak/>
              <w:t>G. Riden</w:t>
            </w:r>
          </w:p>
          <w:p w14:paraId="70755F4C" w14:textId="77777777" w:rsidR="00AC55FA" w:rsidRDefault="00AC55FA" w:rsidP="00380E3B">
            <w:pPr>
              <w:pStyle w:val="BodyText1"/>
            </w:pPr>
            <w:r>
              <w:lastRenderedPageBreak/>
              <w:t>J. Duggan</w:t>
            </w:r>
          </w:p>
        </w:tc>
      </w:tr>
      <w:tr w:rsidR="0061349F" w14:paraId="27644FC0" w14:textId="77777777" w:rsidTr="00380E3B">
        <w:tc>
          <w:tcPr>
            <w:tcW w:w="1440" w:type="dxa"/>
            <w:tcBorders>
              <w:top w:val="single" w:sz="4" w:space="0" w:color="auto"/>
              <w:left w:val="single" w:sz="4" w:space="0" w:color="auto"/>
              <w:bottom w:val="single" w:sz="4" w:space="0" w:color="auto"/>
              <w:right w:val="single" w:sz="4" w:space="0" w:color="auto"/>
            </w:tcBorders>
          </w:tcPr>
          <w:p w14:paraId="64863C95" w14:textId="77777777"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14:paraId="0CCF1279" w14:textId="77777777"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14:paraId="7F046679" w14:textId="77777777"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14:paraId="66DC2AD6" w14:textId="77777777" w:rsidR="0061349F" w:rsidRDefault="0061349F" w:rsidP="00380E3B">
            <w:pPr>
              <w:pStyle w:val="BodyText1"/>
            </w:pPr>
            <w:r>
              <w:t>G. Riden</w:t>
            </w:r>
          </w:p>
        </w:tc>
      </w:tr>
      <w:tr w:rsidR="00031DD8" w14:paraId="38723858" w14:textId="77777777" w:rsidTr="00380E3B">
        <w:tc>
          <w:tcPr>
            <w:tcW w:w="1440" w:type="dxa"/>
            <w:tcBorders>
              <w:top w:val="single" w:sz="4" w:space="0" w:color="auto"/>
              <w:left w:val="single" w:sz="4" w:space="0" w:color="auto"/>
              <w:bottom w:val="single" w:sz="4" w:space="0" w:color="auto"/>
              <w:right w:val="single" w:sz="4" w:space="0" w:color="auto"/>
            </w:tcBorders>
          </w:tcPr>
          <w:p w14:paraId="032C5532" w14:textId="10E865DB"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14:paraId="56CD0394" w14:textId="3E984CE3"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14:paraId="120F2940" w14:textId="5E2D18D0" w:rsidR="00031DD8" w:rsidRDefault="00DA18AD" w:rsidP="00DA18AD">
            <w:pPr>
              <w:pStyle w:val="BodyText1"/>
            </w:pPr>
            <w:r>
              <w:t>Added requirements for password strength. Added role attribute requirements to other roles.  Correctly other errors from review.</w:t>
            </w:r>
          </w:p>
        </w:tc>
        <w:tc>
          <w:tcPr>
            <w:tcW w:w="1790" w:type="dxa"/>
            <w:tcBorders>
              <w:top w:val="single" w:sz="4" w:space="0" w:color="auto"/>
              <w:left w:val="single" w:sz="4" w:space="0" w:color="auto"/>
              <w:bottom w:val="single" w:sz="4" w:space="0" w:color="auto"/>
              <w:right w:val="single" w:sz="4" w:space="0" w:color="auto"/>
            </w:tcBorders>
          </w:tcPr>
          <w:p w14:paraId="51D98C57" w14:textId="21E9D82C" w:rsidR="00DA18AD" w:rsidRDefault="00DA18AD" w:rsidP="00380E3B">
            <w:pPr>
              <w:pStyle w:val="BodyText1"/>
            </w:pPr>
            <w:r>
              <w:t xml:space="preserve">G. </w:t>
            </w:r>
            <w:proofErr w:type="spellStart"/>
            <w:r>
              <w:t>Riden</w:t>
            </w:r>
            <w:proofErr w:type="spellEnd"/>
          </w:p>
          <w:p w14:paraId="6AAE369E" w14:textId="3AD6C798" w:rsidR="00031DD8" w:rsidRDefault="00031DD8" w:rsidP="00380E3B">
            <w:pPr>
              <w:pStyle w:val="BodyText1"/>
            </w:pPr>
            <w:r>
              <w:t>J. Duggan</w:t>
            </w:r>
          </w:p>
        </w:tc>
      </w:tr>
      <w:tr w:rsidR="004A6020" w14:paraId="3052CFCD" w14:textId="77777777" w:rsidTr="00380E3B">
        <w:tc>
          <w:tcPr>
            <w:tcW w:w="1440" w:type="dxa"/>
            <w:tcBorders>
              <w:top w:val="single" w:sz="4" w:space="0" w:color="auto"/>
              <w:left w:val="single" w:sz="4" w:space="0" w:color="auto"/>
              <w:bottom w:val="single" w:sz="4" w:space="0" w:color="auto"/>
              <w:right w:val="single" w:sz="4" w:space="0" w:color="auto"/>
            </w:tcBorders>
          </w:tcPr>
          <w:p w14:paraId="7A5E7F78" w14:textId="73FAB114" w:rsidR="004A6020" w:rsidRDefault="004A6020" w:rsidP="00380E3B">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14:paraId="164D0F70" w14:textId="736842A6" w:rsidR="004A6020" w:rsidRDefault="004A6020"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14:paraId="25560472" w14:textId="01D1DA36" w:rsidR="004A6020" w:rsidRDefault="004A6020" w:rsidP="00380E3B">
            <w:pPr>
              <w:pStyle w:val="BodyText1"/>
            </w:pPr>
            <w:r>
              <w:t>Adding use case specifications for physician role requirements.</w:t>
            </w:r>
          </w:p>
        </w:tc>
        <w:tc>
          <w:tcPr>
            <w:tcW w:w="1790" w:type="dxa"/>
            <w:tcBorders>
              <w:top w:val="single" w:sz="4" w:space="0" w:color="auto"/>
              <w:left w:val="single" w:sz="4" w:space="0" w:color="auto"/>
              <w:bottom w:val="single" w:sz="4" w:space="0" w:color="auto"/>
              <w:right w:val="single" w:sz="4" w:space="0" w:color="auto"/>
            </w:tcBorders>
          </w:tcPr>
          <w:p w14:paraId="6FF54B33" w14:textId="6AACFF7D" w:rsidR="004A6020" w:rsidRDefault="004A6020" w:rsidP="00380E3B">
            <w:pPr>
              <w:pStyle w:val="BodyText1"/>
            </w:pPr>
            <w:r>
              <w:t>G. Riden</w:t>
            </w:r>
          </w:p>
        </w:tc>
      </w:tr>
      <w:tr w:rsidR="006C0EF4" w14:paraId="4D55A200" w14:textId="77777777" w:rsidTr="00380E3B">
        <w:tc>
          <w:tcPr>
            <w:tcW w:w="1440" w:type="dxa"/>
            <w:tcBorders>
              <w:top w:val="single" w:sz="4" w:space="0" w:color="auto"/>
              <w:left w:val="single" w:sz="4" w:space="0" w:color="auto"/>
              <w:bottom w:val="single" w:sz="4" w:space="0" w:color="auto"/>
              <w:right w:val="single" w:sz="4" w:space="0" w:color="auto"/>
            </w:tcBorders>
          </w:tcPr>
          <w:p w14:paraId="178B6947" w14:textId="6934A740" w:rsidR="006C0EF4" w:rsidRDefault="006C0EF4" w:rsidP="00380E3B">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14:paraId="5A52887B" w14:textId="24012682" w:rsidR="006C0EF4" w:rsidRDefault="006C0EF4"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14:paraId="2B4ABFA9" w14:textId="27177EF0" w:rsidR="006C0EF4" w:rsidRDefault="006C0EF4" w:rsidP="00380E3B">
            <w:pPr>
              <w:pStyle w:val="BodyText1"/>
            </w:pPr>
            <w:r>
              <w:t>Updated use case diagram. Add requirements and use case for a physician deleting a patient.  Other minor edits.</w:t>
            </w:r>
          </w:p>
        </w:tc>
        <w:tc>
          <w:tcPr>
            <w:tcW w:w="1790" w:type="dxa"/>
            <w:tcBorders>
              <w:top w:val="single" w:sz="4" w:space="0" w:color="auto"/>
              <w:left w:val="single" w:sz="4" w:space="0" w:color="auto"/>
              <w:bottom w:val="single" w:sz="4" w:space="0" w:color="auto"/>
              <w:right w:val="single" w:sz="4" w:space="0" w:color="auto"/>
            </w:tcBorders>
          </w:tcPr>
          <w:p w14:paraId="6DA77C3A" w14:textId="34D514BC" w:rsidR="006C0EF4" w:rsidRDefault="006C0EF4" w:rsidP="00380E3B">
            <w:pPr>
              <w:pStyle w:val="BodyText1"/>
            </w:pPr>
            <w:r>
              <w:t>J. Duggan</w:t>
            </w:r>
          </w:p>
        </w:tc>
      </w:tr>
    </w:tbl>
    <w:p w14:paraId="4E5443D4" w14:textId="77777777"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14:paraId="11BAF602" w14:textId="77777777" w:rsidR="00CA5B5E" w:rsidRPr="00CA5B5E" w:rsidRDefault="00CA5B5E" w:rsidP="007A50E9">
          <w:pPr>
            <w:rPr>
              <w:b/>
              <w:bCs/>
            </w:rPr>
          </w:pPr>
        </w:p>
        <w:p w14:paraId="4C7C63F9" w14:textId="77777777" w:rsidR="00CA5B5E" w:rsidRDefault="00CA5B5E">
          <w:r>
            <w:rPr>
              <w:b/>
              <w:bCs/>
            </w:rPr>
            <w:br w:type="page"/>
          </w:r>
        </w:p>
        <w:p w14:paraId="5B14189A" w14:textId="77777777" w:rsidR="006D454F" w:rsidRPr="007A50E9" w:rsidRDefault="00CA5B5E">
          <w:pPr>
            <w:pStyle w:val="TOCHeading"/>
            <w:rPr>
              <w:rStyle w:val="Heading1Char"/>
            </w:rPr>
          </w:pPr>
          <w:bookmarkStart w:id="5" w:name="_Toc434541810"/>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5"/>
        </w:p>
        <w:p w14:paraId="2D00C149" w14:textId="77777777" w:rsidR="00645AA0" w:rsidRDefault="00C76EDF">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4541809" w:history="1">
            <w:r w:rsidR="00645AA0" w:rsidRPr="00387019">
              <w:rPr>
                <w:rStyle w:val="Hyperlink"/>
                <w:noProof/>
              </w:rPr>
              <w:t>Revision History</w:t>
            </w:r>
            <w:r w:rsidR="00645AA0">
              <w:rPr>
                <w:noProof/>
                <w:webHidden/>
              </w:rPr>
              <w:tab/>
            </w:r>
            <w:r w:rsidR="00645AA0">
              <w:rPr>
                <w:noProof/>
                <w:webHidden/>
              </w:rPr>
              <w:fldChar w:fldCharType="begin"/>
            </w:r>
            <w:r w:rsidR="00645AA0">
              <w:rPr>
                <w:noProof/>
                <w:webHidden/>
              </w:rPr>
              <w:instrText xml:space="preserve"> PAGEREF _Toc434541809 \h </w:instrText>
            </w:r>
            <w:r w:rsidR="00645AA0">
              <w:rPr>
                <w:noProof/>
                <w:webHidden/>
              </w:rPr>
            </w:r>
            <w:r w:rsidR="00645AA0">
              <w:rPr>
                <w:noProof/>
                <w:webHidden/>
              </w:rPr>
              <w:fldChar w:fldCharType="separate"/>
            </w:r>
            <w:r w:rsidR="00645AA0">
              <w:rPr>
                <w:noProof/>
                <w:webHidden/>
              </w:rPr>
              <w:t>i</w:t>
            </w:r>
            <w:r w:rsidR="00645AA0">
              <w:rPr>
                <w:noProof/>
                <w:webHidden/>
              </w:rPr>
              <w:fldChar w:fldCharType="end"/>
            </w:r>
          </w:hyperlink>
        </w:p>
        <w:p w14:paraId="1103D23B" w14:textId="77777777" w:rsidR="00645AA0" w:rsidRDefault="00DA18AD">
          <w:pPr>
            <w:pStyle w:val="TOC1"/>
            <w:tabs>
              <w:tab w:val="right" w:leader="dot" w:pos="9350"/>
            </w:tabs>
            <w:rPr>
              <w:rFonts w:asciiTheme="minorHAnsi" w:eastAsiaTheme="minorEastAsia" w:hAnsiTheme="minorHAnsi" w:cstheme="minorBidi"/>
              <w:noProof/>
              <w:sz w:val="22"/>
              <w:szCs w:val="22"/>
            </w:rPr>
          </w:pPr>
          <w:hyperlink w:anchor="_Toc434541810" w:history="1">
            <w:r w:rsidR="00645AA0" w:rsidRPr="00387019">
              <w:rPr>
                <w:rStyle w:val="Hyperlink"/>
                <w:noProof/>
                <w:lang w:eastAsia="ja-JP"/>
              </w:rPr>
              <w:t>Table Of Contents</w:t>
            </w:r>
            <w:r w:rsidR="00645AA0">
              <w:rPr>
                <w:noProof/>
                <w:webHidden/>
              </w:rPr>
              <w:tab/>
            </w:r>
            <w:r w:rsidR="00645AA0">
              <w:rPr>
                <w:noProof/>
                <w:webHidden/>
              </w:rPr>
              <w:fldChar w:fldCharType="begin"/>
            </w:r>
            <w:r w:rsidR="00645AA0">
              <w:rPr>
                <w:noProof/>
                <w:webHidden/>
              </w:rPr>
              <w:instrText xml:space="preserve"> PAGEREF _Toc434541810 \h </w:instrText>
            </w:r>
            <w:r w:rsidR="00645AA0">
              <w:rPr>
                <w:noProof/>
                <w:webHidden/>
              </w:rPr>
            </w:r>
            <w:r w:rsidR="00645AA0">
              <w:rPr>
                <w:noProof/>
                <w:webHidden/>
              </w:rPr>
              <w:fldChar w:fldCharType="separate"/>
            </w:r>
            <w:r w:rsidR="00645AA0">
              <w:rPr>
                <w:noProof/>
                <w:webHidden/>
              </w:rPr>
              <w:t>iii</w:t>
            </w:r>
            <w:r w:rsidR="00645AA0">
              <w:rPr>
                <w:noProof/>
                <w:webHidden/>
              </w:rPr>
              <w:fldChar w:fldCharType="end"/>
            </w:r>
          </w:hyperlink>
        </w:p>
        <w:p w14:paraId="5AA4EA90" w14:textId="77777777" w:rsidR="00645AA0" w:rsidRDefault="00DA18AD">
          <w:pPr>
            <w:pStyle w:val="TOC1"/>
            <w:tabs>
              <w:tab w:val="left" w:pos="480"/>
              <w:tab w:val="right" w:leader="dot" w:pos="9350"/>
            </w:tabs>
            <w:rPr>
              <w:rFonts w:asciiTheme="minorHAnsi" w:eastAsiaTheme="minorEastAsia" w:hAnsiTheme="minorHAnsi" w:cstheme="minorBidi"/>
              <w:noProof/>
              <w:sz w:val="22"/>
              <w:szCs w:val="22"/>
            </w:rPr>
          </w:pPr>
          <w:hyperlink w:anchor="_Toc434541811" w:history="1">
            <w:r w:rsidR="00645AA0" w:rsidRPr="00387019">
              <w:rPr>
                <w:rStyle w:val="Hyperlink"/>
                <w:noProof/>
              </w:rPr>
              <w:t>1</w:t>
            </w:r>
            <w:r w:rsidR="00645AA0">
              <w:rPr>
                <w:rFonts w:asciiTheme="minorHAnsi" w:eastAsiaTheme="minorEastAsia" w:hAnsiTheme="minorHAnsi" w:cstheme="minorBidi"/>
                <w:noProof/>
                <w:sz w:val="22"/>
                <w:szCs w:val="22"/>
              </w:rPr>
              <w:tab/>
            </w:r>
            <w:r w:rsidR="00645AA0" w:rsidRPr="00387019">
              <w:rPr>
                <w:rStyle w:val="Hyperlink"/>
                <w:noProof/>
              </w:rPr>
              <w:t>Introduction</w:t>
            </w:r>
            <w:r w:rsidR="00645AA0">
              <w:rPr>
                <w:noProof/>
                <w:webHidden/>
              </w:rPr>
              <w:tab/>
            </w:r>
            <w:r w:rsidR="00645AA0">
              <w:rPr>
                <w:noProof/>
                <w:webHidden/>
              </w:rPr>
              <w:fldChar w:fldCharType="begin"/>
            </w:r>
            <w:r w:rsidR="00645AA0">
              <w:rPr>
                <w:noProof/>
                <w:webHidden/>
              </w:rPr>
              <w:instrText xml:space="preserve"> PAGEREF _Toc434541811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3C77AF2"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12" w:history="1">
            <w:r w:rsidR="00645AA0" w:rsidRPr="00387019">
              <w:rPr>
                <w:rStyle w:val="Hyperlink"/>
                <w:noProof/>
              </w:rPr>
              <w:t>1.1</w:t>
            </w:r>
            <w:r w:rsidR="00645AA0">
              <w:rPr>
                <w:rFonts w:asciiTheme="minorHAnsi" w:eastAsiaTheme="minorEastAsia" w:hAnsiTheme="minorHAnsi" w:cstheme="minorBidi"/>
                <w:noProof/>
                <w:sz w:val="22"/>
                <w:szCs w:val="22"/>
              </w:rPr>
              <w:tab/>
            </w:r>
            <w:r w:rsidR="00645AA0" w:rsidRPr="00387019">
              <w:rPr>
                <w:rStyle w:val="Hyperlink"/>
                <w:noProof/>
              </w:rPr>
              <w:t>Purpose</w:t>
            </w:r>
            <w:r w:rsidR="00645AA0">
              <w:rPr>
                <w:noProof/>
                <w:webHidden/>
              </w:rPr>
              <w:tab/>
            </w:r>
            <w:r w:rsidR="00645AA0">
              <w:rPr>
                <w:noProof/>
                <w:webHidden/>
              </w:rPr>
              <w:fldChar w:fldCharType="begin"/>
            </w:r>
            <w:r w:rsidR="00645AA0">
              <w:rPr>
                <w:noProof/>
                <w:webHidden/>
              </w:rPr>
              <w:instrText xml:space="preserve"> PAGEREF _Toc434541812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16C44738"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13" w:history="1">
            <w:r w:rsidR="00645AA0" w:rsidRPr="00387019">
              <w:rPr>
                <w:rStyle w:val="Hyperlink"/>
                <w:noProof/>
              </w:rPr>
              <w:t>1.2</w:t>
            </w:r>
            <w:r w:rsidR="00645AA0">
              <w:rPr>
                <w:rFonts w:asciiTheme="minorHAnsi" w:eastAsiaTheme="minorEastAsia" w:hAnsiTheme="minorHAnsi" w:cstheme="minorBidi"/>
                <w:noProof/>
                <w:sz w:val="22"/>
                <w:szCs w:val="22"/>
              </w:rPr>
              <w:tab/>
            </w:r>
            <w:r w:rsidR="00645AA0" w:rsidRPr="00387019">
              <w:rPr>
                <w:rStyle w:val="Hyperlink"/>
                <w:noProof/>
              </w:rPr>
              <w:t>Scope</w:t>
            </w:r>
            <w:r w:rsidR="00645AA0">
              <w:rPr>
                <w:noProof/>
                <w:webHidden/>
              </w:rPr>
              <w:tab/>
            </w:r>
            <w:r w:rsidR="00645AA0">
              <w:rPr>
                <w:noProof/>
                <w:webHidden/>
              </w:rPr>
              <w:fldChar w:fldCharType="begin"/>
            </w:r>
            <w:r w:rsidR="00645AA0">
              <w:rPr>
                <w:noProof/>
                <w:webHidden/>
              </w:rPr>
              <w:instrText xml:space="preserve"> PAGEREF _Toc434541813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2ECF6C1"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14" w:history="1">
            <w:r w:rsidR="00645AA0" w:rsidRPr="00387019">
              <w:rPr>
                <w:rStyle w:val="Hyperlink"/>
                <w:noProof/>
              </w:rPr>
              <w:t>1.3</w:t>
            </w:r>
            <w:r w:rsidR="00645AA0">
              <w:rPr>
                <w:rFonts w:asciiTheme="minorHAnsi" w:eastAsiaTheme="minorEastAsia" w:hAnsiTheme="minorHAnsi" w:cstheme="minorBidi"/>
                <w:noProof/>
                <w:sz w:val="22"/>
                <w:szCs w:val="22"/>
              </w:rPr>
              <w:tab/>
            </w:r>
            <w:r w:rsidR="00645AA0" w:rsidRPr="00387019">
              <w:rPr>
                <w:rStyle w:val="Hyperlink"/>
                <w:noProof/>
              </w:rPr>
              <w:t>Definitions, Acronyms, and Abbreviations</w:t>
            </w:r>
            <w:r w:rsidR="00645AA0">
              <w:rPr>
                <w:noProof/>
                <w:webHidden/>
              </w:rPr>
              <w:tab/>
            </w:r>
            <w:r w:rsidR="00645AA0">
              <w:rPr>
                <w:noProof/>
                <w:webHidden/>
              </w:rPr>
              <w:fldChar w:fldCharType="begin"/>
            </w:r>
            <w:r w:rsidR="00645AA0">
              <w:rPr>
                <w:noProof/>
                <w:webHidden/>
              </w:rPr>
              <w:instrText xml:space="preserve"> PAGEREF _Toc434541814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57C3018F"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15" w:history="1">
            <w:r w:rsidR="00645AA0" w:rsidRPr="00387019">
              <w:rPr>
                <w:rStyle w:val="Hyperlink"/>
                <w:noProof/>
              </w:rPr>
              <w:t>1.4</w:t>
            </w:r>
            <w:r w:rsidR="00645AA0">
              <w:rPr>
                <w:rFonts w:asciiTheme="minorHAnsi" w:eastAsiaTheme="minorEastAsia" w:hAnsiTheme="minorHAnsi" w:cstheme="minorBidi"/>
                <w:noProof/>
                <w:sz w:val="22"/>
                <w:szCs w:val="22"/>
              </w:rPr>
              <w:tab/>
            </w:r>
            <w:r w:rsidR="00645AA0" w:rsidRPr="00387019">
              <w:rPr>
                <w:rStyle w:val="Hyperlink"/>
                <w:noProof/>
              </w:rPr>
              <w:t>References</w:t>
            </w:r>
            <w:r w:rsidR="00645AA0">
              <w:rPr>
                <w:noProof/>
                <w:webHidden/>
              </w:rPr>
              <w:tab/>
            </w:r>
            <w:r w:rsidR="00645AA0">
              <w:rPr>
                <w:noProof/>
                <w:webHidden/>
              </w:rPr>
              <w:fldChar w:fldCharType="begin"/>
            </w:r>
            <w:r w:rsidR="00645AA0">
              <w:rPr>
                <w:noProof/>
                <w:webHidden/>
              </w:rPr>
              <w:instrText xml:space="preserve"> PAGEREF _Toc434541815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F1FB4AC"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16" w:history="1">
            <w:r w:rsidR="00645AA0" w:rsidRPr="00387019">
              <w:rPr>
                <w:rStyle w:val="Hyperlink"/>
                <w:noProof/>
              </w:rPr>
              <w:t>1.5</w:t>
            </w:r>
            <w:r w:rsidR="00645AA0">
              <w:rPr>
                <w:rFonts w:asciiTheme="minorHAnsi" w:eastAsiaTheme="minorEastAsia" w:hAnsiTheme="minorHAnsi" w:cstheme="minorBidi"/>
                <w:noProof/>
                <w:sz w:val="22"/>
                <w:szCs w:val="22"/>
              </w:rPr>
              <w:tab/>
            </w:r>
            <w:r w:rsidR="00645AA0" w:rsidRPr="00387019">
              <w:rPr>
                <w:rStyle w:val="Hyperlink"/>
                <w:noProof/>
              </w:rPr>
              <w:t>Overview</w:t>
            </w:r>
            <w:r w:rsidR="00645AA0">
              <w:rPr>
                <w:noProof/>
                <w:webHidden/>
              </w:rPr>
              <w:tab/>
            </w:r>
            <w:r w:rsidR="00645AA0">
              <w:rPr>
                <w:noProof/>
                <w:webHidden/>
              </w:rPr>
              <w:fldChar w:fldCharType="begin"/>
            </w:r>
            <w:r w:rsidR="00645AA0">
              <w:rPr>
                <w:noProof/>
                <w:webHidden/>
              </w:rPr>
              <w:instrText xml:space="preserve"> PAGEREF _Toc434541816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E6326A4" w14:textId="77777777" w:rsidR="00645AA0" w:rsidRDefault="00DA18AD">
          <w:pPr>
            <w:pStyle w:val="TOC1"/>
            <w:tabs>
              <w:tab w:val="left" w:pos="480"/>
              <w:tab w:val="right" w:leader="dot" w:pos="9350"/>
            </w:tabs>
            <w:rPr>
              <w:rFonts w:asciiTheme="minorHAnsi" w:eastAsiaTheme="minorEastAsia" w:hAnsiTheme="minorHAnsi" w:cstheme="minorBidi"/>
              <w:noProof/>
              <w:sz w:val="22"/>
              <w:szCs w:val="22"/>
            </w:rPr>
          </w:pPr>
          <w:hyperlink w:anchor="_Toc434541817" w:history="1">
            <w:r w:rsidR="00645AA0" w:rsidRPr="00387019">
              <w:rPr>
                <w:rStyle w:val="Hyperlink"/>
                <w:noProof/>
              </w:rPr>
              <w:t>2</w:t>
            </w:r>
            <w:r w:rsidR="00645AA0">
              <w:rPr>
                <w:rFonts w:asciiTheme="minorHAnsi" w:eastAsiaTheme="minorEastAsia" w:hAnsiTheme="minorHAnsi" w:cstheme="minorBidi"/>
                <w:noProof/>
                <w:sz w:val="22"/>
                <w:szCs w:val="22"/>
              </w:rPr>
              <w:tab/>
            </w:r>
            <w:r w:rsidR="00645AA0" w:rsidRPr="00387019">
              <w:rPr>
                <w:rStyle w:val="Hyperlink"/>
                <w:noProof/>
              </w:rPr>
              <w:t>Overall Description</w:t>
            </w:r>
            <w:r w:rsidR="00645AA0">
              <w:rPr>
                <w:noProof/>
                <w:webHidden/>
              </w:rPr>
              <w:tab/>
            </w:r>
            <w:r w:rsidR="00645AA0">
              <w:rPr>
                <w:noProof/>
                <w:webHidden/>
              </w:rPr>
              <w:fldChar w:fldCharType="begin"/>
            </w:r>
            <w:r w:rsidR="00645AA0">
              <w:rPr>
                <w:noProof/>
                <w:webHidden/>
              </w:rPr>
              <w:instrText xml:space="preserve"> PAGEREF _Toc434541817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CCE3AAB"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19" w:history="1">
            <w:r w:rsidR="00645AA0" w:rsidRPr="00387019">
              <w:rPr>
                <w:rStyle w:val="Hyperlink"/>
                <w:noProof/>
              </w:rPr>
              <w:t>2.1</w:t>
            </w:r>
            <w:r w:rsidR="00645AA0">
              <w:rPr>
                <w:rFonts w:asciiTheme="minorHAnsi" w:eastAsiaTheme="minorEastAsia" w:hAnsiTheme="minorHAnsi" w:cstheme="minorBidi"/>
                <w:noProof/>
                <w:sz w:val="22"/>
                <w:szCs w:val="22"/>
              </w:rPr>
              <w:tab/>
            </w:r>
            <w:r w:rsidR="00645AA0" w:rsidRPr="00387019">
              <w:rPr>
                <w:rStyle w:val="Hyperlink"/>
                <w:noProof/>
              </w:rPr>
              <w:t>Product Perspective</w:t>
            </w:r>
            <w:r w:rsidR="00645AA0">
              <w:rPr>
                <w:noProof/>
                <w:webHidden/>
              </w:rPr>
              <w:tab/>
            </w:r>
            <w:r w:rsidR="00645AA0">
              <w:rPr>
                <w:noProof/>
                <w:webHidden/>
              </w:rPr>
              <w:fldChar w:fldCharType="begin"/>
            </w:r>
            <w:r w:rsidR="00645AA0">
              <w:rPr>
                <w:noProof/>
                <w:webHidden/>
              </w:rPr>
              <w:instrText xml:space="preserve"> PAGEREF _Toc434541819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7EAD8AD5"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20" w:history="1">
            <w:r w:rsidR="00645AA0" w:rsidRPr="00387019">
              <w:rPr>
                <w:rStyle w:val="Hyperlink"/>
                <w:noProof/>
              </w:rPr>
              <w:t>2.2</w:t>
            </w:r>
            <w:r w:rsidR="00645AA0">
              <w:rPr>
                <w:rFonts w:asciiTheme="minorHAnsi" w:eastAsiaTheme="minorEastAsia" w:hAnsiTheme="minorHAnsi" w:cstheme="minorBidi"/>
                <w:noProof/>
                <w:sz w:val="22"/>
                <w:szCs w:val="22"/>
              </w:rPr>
              <w:tab/>
            </w:r>
            <w:r w:rsidR="00645AA0" w:rsidRPr="00387019">
              <w:rPr>
                <w:rStyle w:val="Hyperlink"/>
                <w:noProof/>
              </w:rPr>
              <w:t>Product Functions</w:t>
            </w:r>
            <w:r w:rsidR="00645AA0">
              <w:rPr>
                <w:noProof/>
                <w:webHidden/>
              </w:rPr>
              <w:tab/>
            </w:r>
            <w:r w:rsidR="00645AA0">
              <w:rPr>
                <w:noProof/>
                <w:webHidden/>
              </w:rPr>
              <w:fldChar w:fldCharType="begin"/>
            </w:r>
            <w:r w:rsidR="00645AA0">
              <w:rPr>
                <w:noProof/>
                <w:webHidden/>
              </w:rPr>
              <w:instrText xml:space="preserve"> PAGEREF _Toc434541820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2B40FFA"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21" w:history="1">
            <w:r w:rsidR="00645AA0" w:rsidRPr="00387019">
              <w:rPr>
                <w:rStyle w:val="Hyperlink"/>
                <w:noProof/>
              </w:rPr>
              <w:t>2.3</w:t>
            </w:r>
            <w:r w:rsidR="00645AA0">
              <w:rPr>
                <w:rFonts w:asciiTheme="minorHAnsi" w:eastAsiaTheme="minorEastAsia" w:hAnsiTheme="minorHAnsi" w:cstheme="minorBidi"/>
                <w:noProof/>
                <w:sz w:val="22"/>
                <w:szCs w:val="22"/>
              </w:rPr>
              <w:tab/>
            </w:r>
            <w:r w:rsidR="00645AA0" w:rsidRPr="00387019">
              <w:rPr>
                <w:rStyle w:val="Hyperlink"/>
                <w:noProof/>
              </w:rPr>
              <w:t>User Characteristics</w:t>
            </w:r>
            <w:r w:rsidR="00645AA0">
              <w:rPr>
                <w:noProof/>
                <w:webHidden/>
              </w:rPr>
              <w:tab/>
            </w:r>
            <w:r w:rsidR="00645AA0">
              <w:rPr>
                <w:noProof/>
                <w:webHidden/>
              </w:rPr>
              <w:fldChar w:fldCharType="begin"/>
            </w:r>
            <w:r w:rsidR="00645AA0">
              <w:rPr>
                <w:noProof/>
                <w:webHidden/>
              </w:rPr>
              <w:instrText xml:space="preserve"> PAGEREF _Toc434541821 \h </w:instrText>
            </w:r>
            <w:r w:rsidR="00645AA0">
              <w:rPr>
                <w:noProof/>
                <w:webHidden/>
              </w:rPr>
            </w:r>
            <w:r w:rsidR="00645AA0">
              <w:rPr>
                <w:noProof/>
                <w:webHidden/>
              </w:rPr>
              <w:fldChar w:fldCharType="separate"/>
            </w:r>
            <w:r w:rsidR="00645AA0">
              <w:rPr>
                <w:noProof/>
                <w:webHidden/>
              </w:rPr>
              <w:t>3</w:t>
            </w:r>
            <w:r w:rsidR="00645AA0">
              <w:rPr>
                <w:noProof/>
                <w:webHidden/>
              </w:rPr>
              <w:fldChar w:fldCharType="end"/>
            </w:r>
          </w:hyperlink>
        </w:p>
        <w:p w14:paraId="30D5DABD"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22" w:history="1">
            <w:r w:rsidR="00645AA0" w:rsidRPr="00387019">
              <w:rPr>
                <w:rStyle w:val="Hyperlink"/>
                <w:noProof/>
              </w:rPr>
              <w:t>2.4</w:t>
            </w:r>
            <w:r w:rsidR="00645AA0">
              <w:rPr>
                <w:rFonts w:asciiTheme="minorHAnsi" w:eastAsiaTheme="minorEastAsia" w:hAnsiTheme="minorHAnsi" w:cstheme="minorBidi"/>
                <w:noProof/>
                <w:sz w:val="22"/>
                <w:szCs w:val="22"/>
              </w:rPr>
              <w:tab/>
            </w:r>
            <w:r w:rsidR="00645AA0" w:rsidRPr="00387019">
              <w:rPr>
                <w:rStyle w:val="Hyperlink"/>
                <w:noProof/>
              </w:rPr>
              <w:t>Constraints</w:t>
            </w:r>
            <w:r w:rsidR="00645AA0">
              <w:rPr>
                <w:noProof/>
                <w:webHidden/>
              </w:rPr>
              <w:tab/>
            </w:r>
            <w:r w:rsidR="00645AA0">
              <w:rPr>
                <w:noProof/>
                <w:webHidden/>
              </w:rPr>
              <w:fldChar w:fldCharType="begin"/>
            </w:r>
            <w:r w:rsidR="00645AA0">
              <w:rPr>
                <w:noProof/>
                <w:webHidden/>
              </w:rPr>
              <w:instrText xml:space="preserve"> PAGEREF _Toc434541822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735543D"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23" w:history="1">
            <w:r w:rsidR="00645AA0" w:rsidRPr="00387019">
              <w:rPr>
                <w:rStyle w:val="Hyperlink"/>
                <w:noProof/>
              </w:rPr>
              <w:t>2.5</w:t>
            </w:r>
            <w:r w:rsidR="00645AA0">
              <w:rPr>
                <w:rFonts w:asciiTheme="minorHAnsi" w:eastAsiaTheme="minorEastAsia" w:hAnsiTheme="minorHAnsi" w:cstheme="minorBidi"/>
                <w:noProof/>
                <w:sz w:val="22"/>
                <w:szCs w:val="22"/>
              </w:rPr>
              <w:tab/>
            </w:r>
            <w:r w:rsidR="00645AA0" w:rsidRPr="00387019">
              <w:rPr>
                <w:rStyle w:val="Hyperlink"/>
                <w:noProof/>
              </w:rPr>
              <w:t>Assumptions and Dependencies</w:t>
            </w:r>
            <w:r w:rsidR="00645AA0">
              <w:rPr>
                <w:noProof/>
                <w:webHidden/>
              </w:rPr>
              <w:tab/>
            </w:r>
            <w:r w:rsidR="00645AA0">
              <w:rPr>
                <w:noProof/>
                <w:webHidden/>
              </w:rPr>
              <w:fldChar w:fldCharType="begin"/>
            </w:r>
            <w:r w:rsidR="00645AA0">
              <w:rPr>
                <w:noProof/>
                <w:webHidden/>
              </w:rPr>
              <w:instrText xml:space="preserve"> PAGEREF _Toc434541823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ED57E3" w14:textId="77777777" w:rsidR="00645AA0" w:rsidRDefault="00DA18AD">
          <w:pPr>
            <w:pStyle w:val="TOC1"/>
            <w:tabs>
              <w:tab w:val="left" w:pos="480"/>
              <w:tab w:val="right" w:leader="dot" w:pos="9350"/>
            </w:tabs>
            <w:rPr>
              <w:rFonts w:asciiTheme="minorHAnsi" w:eastAsiaTheme="minorEastAsia" w:hAnsiTheme="minorHAnsi" w:cstheme="minorBidi"/>
              <w:noProof/>
              <w:sz w:val="22"/>
              <w:szCs w:val="22"/>
            </w:rPr>
          </w:pPr>
          <w:hyperlink w:anchor="_Toc434541824" w:history="1">
            <w:r w:rsidR="00645AA0" w:rsidRPr="00387019">
              <w:rPr>
                <w:rStyle w:val="Hyperlink"/>
                <w:noProof/>
              </w:rPr>
              <w:t>3</w:t>
            </w:r>
            <w:r w:rsidR="00645AA0">
              <w:rPr>
                <w:rFonts w:asciiTheme="minorHAnsi" w:eastAsiaTheme="minorEastAsia" w:hAnsiTheme="minorHAnsi" w:cstheme="minorBidi"/>
                <w:noProof/>
                <w:sz w:val="22"/>
                <w:szCs w:val="22"/>
              </w:rPr>
              <w:tab/>
            </w:r>
            <w:r w:rsidR="00645AA0" w:rsidRPr="00387019">
              <w:rPr>
                <w:rStyle w:val="Hyperlink"/>
                <w:noProof/>
              </w:rPr>
              <w:t>Specific Requirements</w:t>
            </w:r>
            <w:r w:rsidR="00645AA0">
              <w:rPr>
                <w:noProof/>
                <w:webHidden/>
              </w:rPr>
              <w:tab/>
            </w:r>
            <w:r w:rsidR="00645AA0">
              <w:rPr>
                <w:noProof/>
                <w:webHidden/>
              </w:rPr>
              <w:fldChar w:fldCharType="begin"/>
            </w:r>
            <w:r w:rsidR="00645AA0">
              <w:rPr>
                <w:noProof/>
                <w:webHidden/>
              </w:rPr>
              <w:instrText xml:space="preserve"> PAGEREF _Toc434541824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51945A"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27" w:history="1">
            <w:r w:rsidR="00645AA0" w:rsidRPr="00387019">
              <w:rPr>
                <w:rStyle w:val="Hyperlink"/>
                <w:noProof/>
              </w:rPr>
              <w:t>3.1.</w:t>
            </w:r>
            <w:r w:rsidR="00645AA0">
              <w:rPr>
                <w:rFonts w:asciiTheme="minorHAnsi" w:eastAsiaTheme="minorEastAsia" w:hAnsiTheme="minorHAnsi" w:cstheme="minorBidi"/>
                <w:noProof/>
                <w:sz w:val="22"/>
                <w:szCs w:val="22"/>
              </w:rPr>
              <w:tab/>
            </w:r>
            <w:r w:rsidR="00645AA0" w:rsidRPr="00387019">
              <w:rPr>
                <w:rStyle w:val="Hyperlink"/>
                <w:noProof/>
              </w:rPr>
              <w:t>Functional Requirements</w:t>
            </w:r>
            <w:r w:rsidR="00645AA0">
              <w:rPr>
                <w:noProof/>
                <w:webHidden/>
              </w:rPr>
              <w:tab/>
            </w:r>
            <w:r w:rsidR="00645AA0">
              <w:rPr>
                <w:noProof/>
                <w:webHidden/>
              </w:rPr>
              <w:fldChar w:fldCharType="begin"/>
            </w:r>
            <w:r w:rsidR="00645AA0">
              <w:rPr>
                <w:noProof/>
                <w:webHidden/>
              </w:rPr>
              <w:instrText xml:space="preserve"> PAGEREF _Toc434541827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BB52853" w14:textId="77777777" w:rsidR="00645AA0" w:rsidRDefault="00DA18AD">
          <w:pPr>
            <w:pStyle w:val="TOC2"/>
            <w:tabs>
              <w:tab w:val="left" w:pos="880"/>
              <w:tab w:val="right" w:leader="dot" w:pos="9350"/>
            </w:tabs>
            <w:rPr>
              <w:rFonts w:asciiTheme="minorHAnsi" w:eastAsiaTheme="minorEastAsia" w:hAnsiTheme="minorHAnsi" w:cstheme="minorBidi"/>
              <w:noProof/>
              <w:sz w:val="22"/>
              <w:szCs w:val="22"/>
            </w:rPr>
          </w:pPr>
          <w:hyperlink w:anchor="_Toc434541833" w:history="1">
            <w:r w:rsidR="00645AA0" w:rsidRPr="00387019">
              <w:rPr>
                <w:rStyle w:val="Hyperlink"/>
                <w:noProof/>
              </w:rPr>
              <w:t>3.2</w:t>
            </w:r>
            <w:r w:rsidR="00645AA0">
              <w:rPr>
                <w:rFonts w:asciiTheme="minorHAnsi" w:eastAsiaTheme="minorEastAsia" w:hAnsiTheme="minorHAnsi" w:cstheme="minorBidi"/>
                <w:noProof/>
                <w:sz w:val="22"/>
                <w:szCs w:val="22"/>
              </w:rPr>
              <w:tab/>
            </w:r>
            <w:r w:rsidR="00645AA0" w:rsidRPr="00387019">
              <w:rPr>
                <w:rStyle w:val="Hyperlink"/>
                <w:noProof/>
              </w:rPr>
              <w:t>Non-Functional Requirements</w:t>
            </w:r>
            <w:r w:rsidR="00645AA0">
              <w:rPr>
                <w:noProof/>
                <w:webHidden/>
              </w:rPr>
              <w:tab/>
            </w:r>
            <w:r w:rsidR="00645AA0">
              <w:rPr>
                <w:noProof/>
                <w:webHidden/>
              </w:rPr>
              <w:fldChar w:fldCharType="begin"/>
            </w:r>
            <w:r w:rsidR="00645AA0">
              <w:rPr>
                <w:noProof/>
                <w:webHidden/>
              </w:rPr>
              <w:instrText xml:space="preserve"> PAGEREF _Toc434541833 \h </w:instrText>
            </w:r>
            <w:r w:rsidR="00645AA0">
              <w:rPr>
                <w:noProof/>
                <w:webHidden/>
              </w:rPr>
            </w:r>
            <w:r w:rsidR="00645AA0">
              <w:rPr>
                <w:noProof/>
                <w:webHidden/>
              </w:rPr>
              <w:fldChar w:fldCharType="separate"/>
            </w:r>
            <w:r w:rsidR="00645AA0">
              <w:rPr>
                <w:noProof/>
                <w:webHidden/>
              </w:rPr>
              <w:t>7</w:t>
            </w:r>
            <w:r w:rsidR="00645AA0">
              <w:rPr>
                <w:noProof/>
                <w:webHidden/>
              </w:rPr>
              <w:fldChar w:fldCharType="end"/>
            </w:r>
          </w:hyperlink>
        </w:p>
        <w:p w14:paraId="0FD8B3B9" w14:textId="77777777" w:rsidR="00645AA0" w:rsidRDefault="00DA18AD">
          <w:pPr>
            <w:pStyle w:val="TOC1"/>
            <w:tabs>
              <w:tab w:val="right" w:leader="dot" w:pos="9350"/>
            </w:tabs>
            <w:rPr>
              <w:rFonts w:asciiTheme="minorHAnsi" w:eastAsiaTheme="minorEastAsia" w:hAnsiTheme="minorHAnsi" w:cstheme="minorBidi"/>
              <w:noProof/>
              <w:sz w:val="22"/>
              <w:szCs w:val="22"/>
            </w:rPr>
          </w:pPr>
          <w:hyperlink w:anchor="_Toc434541841" w:history="1">
            <w:r w:rsidR="00645AA0" w:rsidRPr="00387019">
              <w:rPr>
                <w:rStyle w:val="Hyperlink"/>
                <w:noProof/>
              </w:rPr>
              <w:t>Appendix A: Use Case Specifications</w:t>
            </w:r>
            <w:r w:rsidR="00645AA0">
              <w:rPr>
                <w:noProof/>
                <w:webHidden/>
              </w:rPr>
              <w:tab/>
            </w:r>
            <w:r w:rsidR="00645AA0">
              <w:rPr>
                <w:noProof/>
                <w:webHidden/>
              </w:rPr>
              <w:fldChar w:fldCharType="begin"/>
            </w:r>
            <w:r w:rsidR="00645AA0">
              <w:rPr>
                <w:noProof/>
                <w:webHidden/>
              </w:rPr>
              <w:instrText xml:space="preserve"> PAGEREF _Toc434541841 \h </w:instrText>
            </w:r>
            <w:r w:rsidR="00645AA0">
              <w:rPr>
                <w:noProof/>
                <w:webHidden/>
              </w:rPr>
            </w:r>
            <w:r w:rsidR="00645AA0">
              <w:rPr>
                <w:noProof/>
                <w:webHidden/>
              </w:rPr>
              <w:fldChar w:fldCharType="separate"/>
            </w:r>
            <w:r w:rsidR="00645AA0">
              <w:rPr>
                <w:noProof/>
                <w:webHidden/>
              </w:rPr>
              <w:t>9</w:t>
            </w:r>
            <w:r w:rsidR="00645AA0">
              <w:rPr>
                <w:noProof/>
                <w:webHidden/>
              </w:rPr>
              <w:fldChar w:fldCharType="end"/>
            </w:r>
          </w:hyperlink>
        </w:p>
        <w:p w14:paraId="07738332" w14:textId="77777777" w:rsidR="00645AA0" w:rsidRDefault="00DA18AD">
          <w:pPr>
            <w:pStyle w:val="TOC1"/>
            <w:tabs>
              <w:tab w:val="right" w:leader="dot" w:pos="9350"/>
            </w:tabs>
            <w:rPr>
              <w:rFonts w:asciiTheme="minorHAnsi" w:eastAsiaTheme="minorEastAsia" w:hAnsiTheme="minorHAnsi" w:cstheme="minorBidi"/>
              <w:noProof/>
              <w:sz w:val="22"/>
              <w:szCs w:val="22"/>
            </w:rPr>
          </w:pPr>
          <w:hyperlink w:anchor="_Toc434541842" w:history="1">
            <w:r w:rsidR="00645AA0" w:rsidRPr="00387019">
              <w:rPr>
                <w:rStyle w:val="Hyperlink"/>
                <w:noProof/>
              </w:rPr>
              <w:t>Appendix B: Traceability Matrix</w:t>
            </w:r>
            <w:r w:rsidR="00645AA0">
              <w:rPr>
                <w:noProof/>
                <w:webHidden/>
              </w:rPr>
              <w:tab/>
            </w:r>
            <w:r w:rsidR="00645AA0">
              <w:rPr>
                <w:noProof/>
                <w:webHidden/>
              </w:rPr>
              <w:fldChar w:fldCharType="begin"/>
            </w:r>
            <w:r w:rsidR="00645AA0">
              <w:rPr>
                <w:noProof/>
                <w:webHidden/>
              </w:rPr>
              <w:instrText xml:space="preserve"> PAGEREF _Toc434541842 \h </w:instrText>
            </w:r>
            <w:r w:rsidR="00645AA0">
              <w:rPr>
                <w:noProof/>
                <w:webHidden/>
              </w:rPr>
            </w:r>
            <w:r w:rsidR="00645AA0">
              <w:rPr>
                <w:noProof/>
                <w:webHidden/>
              </w:rPr>
              <w:fldChar w:fldCharType="separate"/>
            </w:r>
            <w:r w:rsidR="00645AA0">
              <w:rPr>
                <w:noProof/>
                <w:webHidden/>
              </w:rPr>
              <w:t>20</w:t>
            </w:r>
            <w:r w:rsidR="00645AA0">
              <w:rPr>
                <w:noProof/>
                <w:webHidden/>
              </w:rPr>
              <w:fldChar w:fldCharType="end"/>
            </w:r>
          </w:hyperlink>
        </w:p>
        <w:p w14:paraId="757CD779" w14:textId="77777777" w:rsidR="006D454F" w:rsidRDefault="00C76EDF">
          <w:r>
            <w:rPr>
              <w:b/>
              <w:bCs/>
              <w:noProof/>
            </w:rPr>
            <w:fldChar w:fldCharType="end"/>
          </w:r>
        </w:p>
      </w:sdtContent>
    </w:sdt>
    <w:p w14:paraId="516333A5" w14:textId="77777777"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14:paraId="65C10FFD" w14:textId="77777777" w:rsidR="009E38D1" w:rsidRDefault="009E38D1" w:rsidP="006228BD">
      <w:pPr>
        <w:pStyle w:val="Title"/>
        <w:keepNext/>
        <w:keepLines/>
      </w:pPr>
      <w:r>
        <w:lastRenderedPageBreak/>
        <w:t>Requirements Specification</w:t>
      </w:r>
    </w:p>
    <w:p w14:paraId="3A8F4EF4" w14:textId="77777777" w:rsidR="001B55DA" w:rsidRPr="001B55DA" w:rsidRDefault="00002059" w:rsidP="006228BD">
      <w:pPr>
        <w:pStyle w:val="Heading1"/>
        <w:spacing w:after="200" w:line="360" w:lineRule="auto"/>
      </w:pPr>
      <w:bookmarkStart w:id="6" w:name="_Toc434541811"/>
      <w:r>
        <w:t>Introduction</w:t>
      </w:r>
      <w:bookmarkEnd w:id="6"/>
    </w:p>
    <w:p w14:paraId="26D4ABA7" w14:textId="77777777" w:rsidR="00F1310B" w:rsidRPr="00F1310B" w:rsidRDefault="00F1310B" w:rsidP="006228BD">
      <w:pPr>
        <w:pStyle w:val="Heading2"/>
        <w:keepNext/>
        <w:keepLines/>
        <w:spacing w:line="360" w:lineRule="auto"/>
      </w:pPr>
      <w:bookmarkStart w:id="7" w:name="_Toc434541812"/>
      <w:r w:rsidRPr="00F1310B">
        <w:t>Purpose</w:t>
      </w:r>
      <w:bookmarkEnd w:id="7"/>
    </w:p>
    <w:p w14:paraId="47C9E44F" w14:textId="77777777" w:rsidR="00AC73E6" w:rsidRDefault="00CD0C85" w:rsidP="006228BD">
      <w:pPr>
        <w:keepNext/>
        <w:keepLines/>
      </w:pPr>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14:paraId="27487ED8" w14:textId="77777777" w:rsidR="00CD0C85" w:rsidRPr="00CD0C85" w:rsidRDefault="00002059" w:rsidP="006228BD">
      <w:pPr>
        <w:pStyle w:val="Heading2"/>
        <w:keepNext/>
        <w:keepLines/>
      </w:pPr>
      <w:bookmarkStart w:id="8" w:name="_Toc434541813"/>
      <w:r>
        <w:t>Scope</w:t>
      </w:r>
      <w:bookmarkEnd w:id="8"/>
    </w:p>
    <w:p w14:paraId="2336FDA3" w14:textId="77777777" w:rsidR="00CD0C85" w:rsidRDefault="008C45F7" w:rsidP="006228BD">
      <w:pPr>
        <w:keepNext/>
        <w:keepLines/>
      </w:pPr>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DF2A13">
        <w:t xml:space="preserve"> and allow for an activity to be assigned to them by date and time</w:t>
      </w:r>
      <w:r w:rsidR="00113AAF">
        <w:t>.</w:t>
      </w:r>
    </w:p>
    <w:p w14:paraId="0FAD0F8A" w14:textId="77777777" w:rsidR="00FA0A59" w:rsidRDefault="00E61C5E" w:rsidP="006228BD">
      <w:pPr>
        <w:keepNext/>
        <w:keepLines/>
      </w:pPr>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14:paraId="7D39D2E2" w14:textId="77777777" w:rsidR="001B55DA" w:rsidRDefault="00FA0A59" w:rsidP="006228BD">
      <w:pPr>
        <w:pStyle w:val="ListParagraph"/>
        <w:keepNext/>
        <w:keepLines/>
        <w:numPr>
          <w:ilvl w:val="0"/>
          <w:numId w:val="6"/>
        </w:numPr>
      </w:pPr>
      <w:r>
        <w:t>Simple Moving Average</w:t>
      </w:r>
    </w:p>
    <w:p w14:paraId="2E5C1952" w14:textId="77777777" w:rsidR="00FA0A59" w:rsidRDefault="00FA0A59" w:rsidP="006228BD">
      <w:pPr>
        <w:pStyle w:val="ListParagraph"/>
        <w:keepNext/>
        <w:keepLines/>
        <w:numPr>
          <w:ilvl w:val="0"/>
          <w:numId w:val="6"/>
        </w:numPr>
      </w:pPr>
      <w:r>
        <w:t>Data correlation discovery between the multiple devices.</w:t>
      </w:r>
    </w:p>
    <w:p w14:paraId="1E4423F3" w14:textId="77777777" w:rsidR="00FA0A59" w:rsidRDefault="00FA0A59" w:rsidP="006228BD">
      <w:pPr>
        <w:pStyle w:val="ListParagraph"/>
        <w:keepNext/>
        <w:keepLines/>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14:paraId="3723EDDB" w14:textId="77777777" w:rsidR="006A2E3C" w:rsidRDefault="006A2E3C" w:rsidP="006228BD">
      <w:pPr>
        <w:keepNext/>
        <w:keepLines/>
      </w:pPr>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14:paraId="7868B675" w14:textId="77777777" w:rsidR="00CF6BE0" w:rsidRDefault="00002059" w:rsidP="006228BD">
      <w:pPr>
        <w:pStyle w:val="Heading2"/>
        <w:keepNext/>
        <w:keepLines/>
      </w:pPr>
      <w:bookmarkStart w:id="9" w:name="_Toc434541814"/>
      <w:r>
        <w:t>Definitions, Acronyms, and Abbreviations</w:t>
      </w:r>
      <w:bookmarkEnd w:id="9"/>
    </w:p>
    <w:p w14:paraId="642CA6C7" w14:textId="77777777" w:rsidR="00CF6BE0" w:rsidRPr="00CF6BE0" w:rsidRDefault="00CF6BE0" w:rsidP="006228BD">
      <w:pPr>
        <w:keepNext/>
        <w:keepLines/>
      </w:pPr>
    </w:p>
    <w:p w14:paraId="20071F4C" w14:textId="77777777" w:rsidR="00002059" w:rsidRDefault="00002059" w:rsidP="006228BD">
      <w:pPr>
        <w:pStyle w:val="Heading2"/>
        <w:keepNext/>
        <w:keepLines/>
      </w:pPr>
      <w:bookmarkStart w:id="10" w:name="_Toc434541815"/>
      <w:r>
        <w:t>References</w:t>
      </w:r>
      <w:bookmarkEnd w:id="10"/>
    </w:p>
    <w:p w14:paraId="4C487BE1" w14:textId="77777777" w:rsidR="00CF6BE0" w:rsidRDefault="00CF6BE0" w:rsidP="006228BD">
      <w:pPr>
        <w:pStyle w:val="ListParagraph"/>
        <w:keepNext/>
        <w:keepLines/>
        <w:widowControl w:val="0"/>
        <w:numPr>
          <w:ilvl w:val="0"/>
          <w:numId w:val="7"/>
        </w:numPr>
        <w:spacing w:after="0" w:line="240" w:lineRule="auto"/>
      </w:pPr>
      <w:r>
        <w:t>IEEE Recommended Practice for Software Requirements Specifications (</w:t>
      </w:r>
      <w:r w:rsidRPr="0039591E">
        <w:t xml:space="preserve">IEEE </w:t>
      </w:r>
      <w:proofErr w:type="spellStart"/>
      <w:r w:rsidRPr="0039591E">
        <w:t>Std</w:t>
      </w:r>
      <w:proofErr w:type="spellEnd"/>
      <w:r w:rsidRPr="0039591E">
        <w:t xml:space="preserve"> 830-1998</w:t>
      </w:r>
      <w:r>
        <w:t>)</w:t>
      </w:r>
    </w:p>
    <w:p w14:paraId="13C53557" w14:textId="77777777" w:rsidR="001C7416" w:rsidRDefault="001C7416" w:rsidP="006228BD">
      <w:pPr>
        <w:pStyle w:val="ListParagraph"/>
        <w:keepNext/>
        <w:keepLines/>
        <w:widowControl w:val="0"/>
        <w:numPr>
          <w:ilvl w:val="0"/>
          <w:numId w:val="7"/>
        </w:numPr>
        <w:spacing w:after="0" w:line="240" w:lineRule="auto"/>
      </w:pPr>
      <w:r>
        <w:t>Microsoft Secure Passwords (</w:t>
      </w:r>
      <w:r w:rsidRPr="001C7416">
        <w:t>https://www.microsoft.com/security/pc-security/password-checker.aspx</w:t>
      </w:r>
      <w:r>
        <w:t>)</w:t>
      </w:r>
    </w:p>
    <w:p w14:paraId="0F9C12D7" w14:textId="77777777" w:rsidR="00CF6BE0" w:rsidRDefault="00CF6BE0" w:rsidP="006228BD">
      <w:pPr>
        <w:pStyle w:val="ListParagraph"/>
        <w:keepNext/>
        <w:keepLines/>
        <w:widowControl w:val="0"/>
        <w:spacing w:after="0" w:line="240" w:lineRule="auto"/>
      </w:pPr>
    </w:p>
    <w:p w14:paraId="718B797A" w14:textId="77777777" w:rsidR="00CF6BE0" w:rsidRDefault="00CF6BE0" w:rsidP="006228BD">
      <w:pPr>
        <w:pStyle w:val="Heading2"/>
        <w:keepNext/>
        <w:keepLines/>
      </w:pPr>
      <w:bookmarkStart w:id="11" w:name="_Toc434541816"/>
      <w:r>
        <w:t>Overview</w:t>
      </w:r>
      <w:bookmarkEnd w:id="11"/>
    </w:p>
    <w:p w14:paraId="0EC02014" w14:textId="77777777" w:rsidR="00CF6BE0" w:rsidRDefault="00CF6BE0" w:rsidP="006228BD">
      <w:pPr>
        <w:keepNext/>
        <w:keepLines/>
      </w:pPr>
      <w:r w:rsidRPr="00CF6BE0">
        <w:t>The remainder of this requirements specification document addresses specific system requirements, constraints, and design specifications, as well as process plans and methods for the requirements specifications team.</w:t>
      </w:r>
    </w:p>
    <w:p w14:paraId="7B9B6253" w14:textId="77777777" w:rsidR="00CF6BE0" w:rsidRDefault="00CF6BE0" w:rsidP="006228BD">
      <w:pPr>
        <w:pStyle w:val="Heading1"/>
      </w:pPr>
      <w:bookmarkStart w:id="12" w:name="_Toc434541817"/>
      <w:r>
        <w:t>Overall Description</w:t>
      </w:r>
      <w:bookmarkEnd w:id="12"/>
    </w:p>
    <w:p w14:paraId="1317F9CC" w14:textId="77777777" w:rsidR="00CF6BE0" w:rsidRPr="00CF6BE0" w:rsidRDefault="00CF6BE0"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3" w:name="_Toc430564285"/>
      <w:bookmarkStart w:id="14" w:name="_Toc430564338"/>
      <w:bookmarkStart w:id="15" w:name="_Toc430564615"/>
      <w:bookmarkStart w:id="16" w:name="_Toc431145053"/>
      <w:bookmarkStart w:id="17" w:name="_Toc432366808"/>
      <w:bookmarkStart w:id="18" w:name="_Toc434192814"/>
      <w:bookmarkStart w:id="19" w:name="_Toc434194379"/>
      <w:bookmarkStart w:id="20" w:name="_Toc434541818"/>
      <w:bookmarkEnd w:id="13"/>
      <w:bookmarkEnd w:id="14"/>
      <w:bookmarkEnd w:id="15"/>
      <w:bookmarkEnd w:id="16"/>
      <w:bookmarkEnd w:id="17"/>
      <w:bookmarkEnd w:id="18"/>
      <w:bookmarkEnd w:id="19"/>
      <w:bookmarkEnd w:id="20"/>
    </w:p>
    <w:p w14:paraId="19D6D377" w14:textId="77777777" w:rsidR="00CF6BE0" w:rsidRDefault="00CF6BE0" w:rsidP="006228BD">
      <w:pPr>
        <w:pStyle w:val="Heading2"/>
        <w:keepNext/>
        <w:keepLines/>
      </w:pPr>
      <w:bookmarkStart w:id="21" w:name="_Toc434541819"/>
      <w:r>
        <w:t>Product Perspective</w:t>
      </w:r>
      <w:bookmarkEnd w:id="21"/>
    </w:p>
    <w:p w14:paraId="617B333A" w14:textId="77777777" w:rsidR="002729C6" w:rsidRPr="00E33B6A" w:rsidRDefault="002729C6" w:rsidP="006228BD">
      <w:pPr>
        <w:keepNext/>
        <w:keepLines/>
      </w:pPr>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14:paraId="4E691E59" w14:textId="77777777" w:rsidR="00CF6BE0" w:rsidRDefault="00CF6BE0" w:rsidP="006228BD">
      <w:pPr>
        <w:pStyle w:val="Heading2"/>
        <w:keepNext/>
        <w:keepLines/>
      </w:pPr>
      <w:bookmarkStart w:id="22" w:name="_Toc434541820"/>
      <w:r>
        <w:t>Product Functions</w:t>
      </w:r>
      <w:bookmarkEnd w:id="22"/>
    </w:p>
    <w:p w14:paraId="31BE13D9" w14:textId="77777777" w:rsidR="00B4623B" w:rsidRDefault="00B4623B" w:rsidP="006228BD">
      <w:pPr>
        <w:pStyle w:val="ListParagraph"/>
        <w:keepNext/>
        <w:keepLines/>
        <w:numPr>
          <w:ilvl w:val="0"/>
          <w:numId w:val="22"/>
        </w:numPr>
      </w:pPr>
      <w:r>
        <w:t>Web based and internet accessible.</w:t>
      </w:r>
    </w:p>
    <w:p w14:paraId="640C4BAA" w14:textId="77777777" w:rsidR="00B4623B" w:rsidRDefault="00B4623B" w:rsidP="006228BD">
      <w:pPr>
        <w:pStyle w:val="ListParagraph"/>
        <w:keepNext/>
        <w:keepLines/>
        <w:numPr>
          <w:ilvl w:val="0"/>
          <w:numId w:val="22"/>
        </w:numPr>
      </w:pPr>
      <w:r>
        <w:t>Medical experiment creation.</w:t>
      </w:r>
    </w:p>
    <w:p w14:paraId="46BF9ECF" w14:textId="77777777" w:rsidR="00B4623B" w:rsidRDefault="00B4623B" w:rsidP="006228BD">
      <w:pPr>
        <w:pStyle w:val="ListParagraph"/>
        <w:keepNext/>
        <w:keepLines/>
        <w:numPr>
          <w:ilvl w:val="1"/>
          <w:numId w:val="22"/>
        </w:numPr>
      </w:pPr>
      <w:r>
        <w:t>Store experiments for later viewing.</w:t>
      </w:r>
    </w:p>
    <w:p w14:paraId="403C542D" w14:textId="77777777" w:rsidR="00B4623B" w:rsidRDefault="00B4623B" w:rsidP="006228BD">
      <w:pPr>
        <w:pStyle w:val="ListParagraph"/>
        <w:keepNext/>
        <w:keepLines/>
        <w:numPr>
          <w:ilvl w:val="0"/>
          <w:numId w:val="22"/>
        </w:numPr>
      </w:pPr>
      <w:r>
        <w:lastRenderedPageBreak/>
        <w:t>Account Management including role-base user accounts.</w:t>
      </w:r>
    </w:p>
    <w:p w14:paraId="6576082E" w14:textId="77777777" w:rsidR="00B4623B" w:rsidRDefault="00B4623B" w:rsidP="006228BD">
      <w:pPr>
        <w:pStyle w:val="ListParagraph"/>
        <w:keepNext/>
        <w:keepLines/>
        <w:numPr>
          <w:ilvl w:val="1"/>
          <w:numId w:val="22"/>
        </w:numPr>
      </w:pPr>
      <w:r>
        <w:t>Patient</w:t>
      </w:r>
    </w:p>
    <w:p w14:paraId="7C24B1A3" w14:textId="77777777" w:rsidR="00B4623B" w:rsidRDefault="00B4623B" w:rsidP="006228BD">
      <w:pPr>
        <w:pStyle w:val="ListParagraph"/>
        <w:keepNext/>
        <w:keepLines/>
        <w:numPr>
          <w:ilvl w:val="1"/>
          <w:numId w:val="22"/>
        </w:numPr>
      </w:pPr>
      <w:r>
        <w:t>Physician</w:t>
      </w:r>
    </w:p>
    <w:p w14:paraId="26BFADC2" w14:textId="77777777" w:rsidR="00B4623B" w:rsidRDefault="00B4623B" w:rsidP="006228BD">
      <w:pPr>
        <w:pStyle w:val="ListParagraph"/>
        <w:keepNext/>
        <w:keepLines/>
        <w:numPr>
          <w:ilvl w:val="1"/>
          <w:numId w:val="22"/>
        </w:numPr>
      </w:pPr>
      <w:r>
        <w:t>Experiment Administrator</w:t>
      </w:r>
    </w:p>
    <w:p w14:paraId="2279A28D" w14:textId="77777777" w:rsidR="00B4623B" w:rsidRDefault="00B4623B" w:rsidP="006228BD">
      <w:pPr>
        <w:pStyle w:val="ListParagraph"/>
        <w:keepNext/>
        <w:keepLines/>
        <w:numPr>
          <w:ilvl w:val="1"/>
          <w:numId w:val="22"/>
        </w:numPr>
      </w:pPr>
      <w:r>
        <w:t>System Administrator</w:t>
      </w:r>
    </w:p>
    <w:p w14:paraId="2F5DC21B" w14:textId="77777777" w:rsidR="00B4623B" w:rsidRDefault="00B4623B" w:rsidP="006228BD">
      <w:pPr>
        <w:pStyle w:val="ListParagraph"/>
        <w:keepNext/>
        <w:keepLines/>
        <w:numPr>
          <w:ilvl w:val="0"/>
          <w:numId w:val="22"/>
        </w:numPr>
      </w:pPr>
      <w:r>
        <w:t>Allows for confidential medical data storage.</w:t>
      </w:r>
    </w:p>
    <w:p w14:paraId="3AEC5934" w14:textId="77777777" w:rsidR="00B4623B" w:rsidRDefault="00B4623B" w:rsidP="006228BD">
      <w:pPr>
        <w:pStyle w:val="ListParagraph"/>
        <w:keepNext/>
        <w:keepLines/>
        <w:numPr>
          <w:ilvl w:val="0"/>
          <w:numId w:val="22"/>
        </w:numPr>
      </w:pPr>
      <w:r>
        <w:t>Allows for viewing medical data.</w:t>
      </w:r>
    </w:p>
    <w:p w14:paraId="1827001A" w14:textId="77777777" w:rsidR="00B4623B" w:rsidRDefault="00B4623B" w:rsidP="006228BD">
      <w:pPr>
        <w:pStyle w:val="ListParagraph"/>
        <w:keepNext/>
        <w:keepLines/>
        <w:numPr>
          <w:ilvl w:val="0"/>
          <w:numId w:val="22"/>
        </w:numPr>
      </w:pPr>
      <w:r>
        <w:t>Allows for Physician/Patient confidentiality.</w:t>
      </w:r>
    </w:p>
    <w:p w14:paraId="2B3BA19D" w14:textId="77777777" w:rsidR="00B4623B" w:rsidRDefault="00B4623B" w:rsidP="006228BD">
      <w:pPr>
        <w:pStyle w:val="ListParagraph"/>
        <w:keepNext/>
        <w:keepLines/>
        <w:numPr>
          <w:ilvl w:val="0"/>
          <w:numId w:val="22"/>
        </w:numPr>
      </w:pPr>
      <w:r>
        <w:t>Provides a means to download experiment results and personal or patient medical data.</w:t>
      </w:r>
    </w:p>
    <w:p w14:paraId="29B3D868" w14:textId="77777777" w:rsidR="00B4623B" w:rsidRPr="00E33B6A" w:rsidRDefault="00E15AF1" w:rsidP="006228BD">
      <w:pPr>
        <w:pStyle w:val="ListParagraph"/>
        <w:keepNext/>
        <w:keepLines/>
        <w:numPr>
          <w:ilvl w:val="0"/>
          <w:numId w:val="22"/>
        </w:numPr>
      </w:pPr>
      <w:r>
        <w:t>Provides a user friendly interface.</w:t>
      </w:r>
    </w:p>
    <w:p w14:paraId="7381D57C" w14:textId="77777777" w:rsidR="00CF6BE0" w:rsidRDefault="00CF6BE0" w:rsidP="006228BD">
      <w:pPr>
        <w:pStyle w:val="Heading2"/>
        <w:keepNext/>
        <w:keepLines/>
      </w:pPr>
      <w:bookmarkStart w:id="23" w:name="_Toc434541821"/>
      <w:r>
        <w:t>User Characteristics</w:t>
      </w:r>
      <w:bookmarkEnd w:id="23"/>
    </w:p>
    <w:p w14:paraId="56E7EFBB" w14:textId="77777777" w:rsidR="00E15AF1" w:rsidRDefault="00E15AF1" w:rsidP="006228BD">
      <w:pPr>
        <w:pStyle w:val="ListParagraph"/>
        <w:keepNext/>
        <w:keepLines/>
        <w:numPr>
          <w:ilvl w:val="0"/>
          <w:numId w:val="23"/>
        </w:numPr>
      </w:pPr>
      <w:r>
        <w:t>Patient</w:t>
      </w:r>
    </w:p>
    <w:p w14:paraId="1AE4B22D" w14:textId="77777777" w:rsidR="007E7C9E" w:rsidRPr="00E15AF1" w:rsidRDefault="00E15AF1" w:rsidP="006228BD">
      <w:pPr>
        <w:pStyle w:val="ListParagraph"/>
        <w:keepNext/>
        <w:keepLines/>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14:paraId="529428A3" w14:textId="77777777" w:rsidR="007E7C9E" w:rsidRPr="00E15AF1" w:rsidRDefault="00E15AF1" w:rsidP="006228BD">
      <w:pPr>
        <w:pStyle w:val="ListParagraph"/>
        <w:keepNext/>
        <w:keepLines/>
        <w:numPr>
          <w:ilvl w:val="1"/>
          <w:numId w:val="23"/>
        </w:numPr>
      </w:pPr>
      <w:r w:rsidRPr="00E15AF1">
        <w:t>Since there is no PII, password resetting will be performed with either security questions or a temporary password will be mailed to a “call-back email”</w:t>
      </w:r>
    </w:p>
    <w:p w14:paraId="18E7C936" w14:textId="77777777" w:rsidR="007E7C9E" w:rsidRPr="00E15AF1" w:rsidRDefault="00E15AF1" w:rsidP="006228BD">
      <w:pPr>
        <w:pStyle w:val="ListParagraph"/>
        <w:keepNext/>
        <w:keepLines/>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14:paraId="0F1EE7D9" w14:textId="77777777" w:rsidR="007E7C9E" w:rsidRDefault="00E15AF1" w:rsidP="006228BD">
      <w:pPr>
        <w:pStyle w:val="ListParagraph"/>
        <w:keepNext/>
        <w:keepLines/>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 listed later in this document. </w:t>
      </w:r>
    </w:p>
    <w:p w14:paraId="2FB13165" w14:textId="77777777" w:rsidR="00E15AF1" w:rsidRDefault="00E15AF1" w:rsidP="006228BD">
      <w:pPr>
        <w:pStyle w:val="ListParagraph"/>
        <w:keepNext/>
        <w:keepLines/>
        <w:numPr>
          <w:ilvl w:val="0"/>
          <w:numId w:val="23"/>
        </w:numPr>
      </w:pPr>
      <w:r>
        <w:t>Physician</w:t>
      </w:r>
    </w:p>
    <w:p w14:paraId="3BC0C70F" w14:textId="77777777" w:rsidR="007E7C9E" w:rsidRPr="00E15AF1" w:rsidRDefault="00E15AF1" w:rsidP="006228BD">
      <w:pPr>
        <w:pStyle w:val="ListParagraph"/>
        <w:keepNext/>
        <w:keepLines/>
        <w:numPr>
          <w:ilvl w:val="1"/>
          <w:numId w:val="23"/>
        </w:numPr>
      </w:pPr>
      <w:r w:rsidRPr="00E15AF1">
        <w:t>Will be able to add patients to the system.</w:t>
      </w:r>
    </w:p>
    <w:p w14:paraId="6DA15C58" w14:textId="77777777" w:rsidR="007E7C9E" w:rsidRPr="00E15AF1" w:rsidRDefault="00E15AF1" w:rsidP="006228BD">
      <w:pPr>
        <w:pStyle w:val="ListParagraph"/>
        <w:keepNext/>
        <w:keepLines/>
        <w:numPr>
          <w:ilvl w:val="1"/>
          <w:numId w:val="23"/>
        </w:numPr>
      </w:pPr>
      <w:r w:rsidRPr="00E15AF1">
        <w:t xml:space="preserve">Patients </w:t>
      </w:r>
      <w:r w:rsidR="0057651E" w:rsidRPr="0057651E">
        <w:t xml:space="preserve">shall </w:t>
      </w:r>
      <w:r w:rsidRPr="00E15AF1">
        <w:t>only be associated with one physician.</w:t>
      </w:r>
    </w:p>
    <w:p w14:paraId="62608A43" w14:textId="77777777" w:rsidR="007E7C9E" w:rsidRPr="00E15AF1" w:rsidRDefault="00E15AF1" w:rsidP="006228BD">
      <w:pPr>
        <w:pStyle w:val="ListParagraph"/>
        <w:keepNext/>
        <w:keepLines/>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14:paraId="2CA51491" w14:textId="77777777" w:rsidR="007E7C9E" w:rsidRPr="00E15AF1" w:rsidRDefault="00E15AF1" w:rsidP="006228BD">
      <w:pPr>
        <w:pStyle w:val="ListParagraph"/>
        <w:keepNext/>
        <w:keepLines/>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14:paraId="5412CB8D" w14:textId="77777777" w:rsidR="00E15AF1" w:rsidRDefault="00E15AF1" w:rsidP="006228BD">
      <w:pPr>
        <w:pStyle w:val="ListParagraph"/>
        <w:keepNext/>
        <w:keepLines/>
        <w:numPr>
          <w:ilvl w:val="0"/>
          <w:numId w:val="23"/>
        </w:numPr>
      </w:pPr>
      <w:r>
        <w:t>Experiment Administrator</w:t>
      </w:r>
    </w:p>
    <w:p w14:paraId="7017C7FF" w14:textId="77777777" w:rsidR="007E7C9E" w:rsidRPr="00E15AF1" w:rsidRDefault="00E15AF1" w:rsidP="006228BD">
      <w:pPr>
        <w:pStyle w:val="ListParagraph"/>
        <w:keepNext/>
        <w:keepLines/>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14:paraId="5B60716E" w14:textId="77777777"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14:paraId="1DEC631A" w14:textId="77777777"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not be associated with any physician.</w:t>
      </w:r>
    </w:p>
    <w:p w14:paraId="10A2A3A1" w14:textId="77777777"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14:paraId="4A6C2065" w14:textId="77777777" w:rsidR="00E15AF1" w:rsidRDefault="00E15AF1" w:rsidP="006228BD">
      <w:pPr>
        <w:pStyle w:val="ListParagraph"/>
        <w:keepNext/>
        <w:keepLines/>
        <w:numPr>
          <w:ilvl w:val="0"/>
          <w:numId w:val="23"/>
        </w:numPr>
      </w:pPr>
      <w:r>
        <w:t>System Administrator</w:t>
      </w:r>
    </w:p>
    <w:p w14:paraId="3123926B" w14:textId="77777777" w:rsidR="007E7C9E"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14:paraId="3CB4D08A" w14:textId="77777777" w:rsidR="007E7C9E" w:rsidRPr="00E15AF1" w:rsidRDefault="00E15AF1" w:rsidP="006228BD">
      <w:pPr>
        <w:pStyle w:val="ListParagraph"/>
        <w:keepNext/>
        <w:keepLines/>
        <w:numPr>
          <w:ilvl w:val="1"/>
          <w:numId w:val="23"/>
        </w:numPr>
      </w:pPr>
      <w:r w:rsidRPr="00E15AF1">
        <w:lastRenderedPageBreak/>
        <w:t xml:space="preserve">System administrators </w:t>
      </w:r>
      <w:r w:rsidR="0057651E">
        <w:t>will</w:t>
      </w:r>
      <w:r w:rsidR="0057651E" w:rsidRPr="00E15AF1">
        <w:t xml:space="preserve"> </w:t>
      </w:r>
      <w:r w:rsidRPr="00E15AF1">
        <w:t>have the ability to reset passwords.</w:t>
      </w:r>
    </w:p>
    <w:p w14:paraId="7FB10469" w14:textId="77777777" w:rsidR="007E7C9E"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14:paraId="45033EE2" w14:textId="77777777" w:rsidR="00E15AF1"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14:paraId="28903EFE" w14:textId="77777777" w:rsidR="00E15AF1" w:rsidRPr="00E33B6A" w:rsidRDefault="00E15AF1" w:rsidP="006228BD">
      <w:pPr>
        <w:pStyle w:val="ListParagraph"/>
        <w:keepNext/>
        <w:keepLines/>
      </w:pPr>
    </w:p>
    <w:p w14:paraId="40CD566A" w14:textId="77777777" w:rsidR="00CF6BE0" w:rsidRDefault="00CF6BE0" w:rsidP="006228BD">
      <w:pPr>
        <w:pStyle w:val="Heading2"/>
        <w:keepNext/>
        <w:keepLines/>
      </w:pPr>
      <w:bookmarkStart w:id="24" w:name="_Toc434541822"/>
      <w:r>
        <w:t>Constraints</w:t>
      </w:r>
      <w:bookmarkEnd w:id="24"/>
    </w:p>
    <w:p w14:paraId="2078E691" w14:textId="77777777" w:rsidR="00E15AF1" w:rsidRDefault="00E15AF1" w:rsidP="006228BD">
      <w:pPr>
        <w:keepNext/>
        <w:keepLines/>
      </w:pPr>
      <w:commentRangeStart w:id="25"/>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commentRangeEnd w:id="25"/>
      <w:r w:rsidR="00065B81">
        <w:rPr>
          <w:rStyle w:val="CommentReference"/>
        </w:rPr>
        <w:commentReference w:id="25"/>
      </w:r>
    </w:p>
    <w:tbl>
      <w:tblPr>
        <w:tblStyle w:val="GridTable4-Accent11"/>
        <w:tblW w:w="0" w:type="auto"/>
        <w:tblLook w:val="04A0" w:firstRow="1" w:lastRow="0" w:firstColumn="1" w:lastColumn="0" w:noHBand="0" w:noVBand="1"/>
      </w:tblPr>
      <w:tblGrid>
        <w:gridCol w:w="4788"/>
        <w:gridCol w:w="4788"/>
      </w:tblGrid>
      <w:tr w:rsidR="00A43712" w14:paraId="18C7F1D0" w14:textId="77777777"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9321C25" w14:textId="77777777" w:rsidR="00A43712" w:rsidRDefault="00A43712" w:rsidP="006228BD">
            <w:pPr>
              <w:keepNext/>
              <w:keepLines/>
              <w:jc w:val="center"/>
            </w:pPr>
            <w:r>
              <w:t>Internet Browser</w:t>
            </w:r>
          </w:p>
        </w:tc>
        <w:tc>
          <w:tcPr>
            <w:tcW w:w="4788" w:type="dxa"/>
          </w:tcPr>
          <w:p w14:paraId="726E9E9D" w14:textId="77777777" w:rsidR="00A43712" w:rsidRDefault="00A43712" w:rsidP="006228BD">
            <w:pPr>
              <w:keepNext/>
              <w:keepLines/>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14:paraId="31E2A229"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9466F1" w14:textId="77777777" w:rsidR="00A43712" w:rsidRPr="00645AA0" w:rsidRDefault="00A43712" w:rsidP="006228BD">
            <w:pPr>
              <w:keepNext/>
              <w:keepLines/>
              <w:jc w:val="center"/>
              <w:rPr>
                <w:b w:val="0"/>
              </w:rPr>
            </w:pPr>
            <w:r w:rsidRPr="00645AA0">
              <w:rPr>
                <w:b w:val="0"/>
              </w:rPr>
              <w:t>Google Chrome</w:t>
            </w:r>
          </w:p>
        </w:tc>
        <w:tc>
          <w:tcPr>
            <w:tcW w:w="4788" w:type="dxa"/>
          </w:tcPr>
          <w:p w14:paraId="5D3E1619" w14:textId="77777777" w:rsidR="00A43712" w:rsidRDefault="00A43712" w:rsidP="006228BD">
            <w:pPr>
              <w:keepNext/>
              <w:keepLines/>
              <w:jc w:val="center"/>
              <w:cnfStyle w:val="000000100000" w:firstRow="0" w:lastRow="0" w:firstColumn="0" w:lastColumn="0" w:oddVBand="0" w:evenVBand="0" w:oddHBand="1" w:evenHBand="0" w:firstRowFirstColumn="0" w:firstRowLastColumn="0" w:lastRowFirstColumn="0" w:lastRowLastColumn="0"/>
            </w:pPr>
            <w:r>
              <w:t>v46</w:t>
            </w:r>
          </w:p>
        </w:tc>
      </w:tr>
      <w:tr w:rsidR="00A43712" w14:paraId="38BD8CA0"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5E73DA01" w14:textId="77777777" w:rsidR="00A43712" w:rsidRPr="00645AA0" w:rsidRDefault="00A43712" w:rsidP="006228BD">
            <w:pPr>
              <w:keepNext/>
              <w:keepLines/>
              <w:jc w:val="center"/>
              <w:rPr>
                <w:b w:val="0"/>
              </w:rPr>
            </w:pPr>
            <w:r>
              <w:rPr>
                <w:b w:val="0"/>
              </w:rPr>
              <w:t>Mozilla Firefox</w:t>
            </w:r>
          </w:p>
        </w:tc>
        <w:tc>
          <w:tcPr>
            <w:tcW w:w="4788" w:type="dxa"/>
          </w:tcPr>
          <w:p w14:paraId="1D7F53C6" w14:textId="77777777" w:rsidR="00A43712" w:rsidRDefault="00A43712" w:rsidP="006228BD">
            <w:pPr>
              <w:keepNext/>
              <w:keepLines/>
              <w:jc w:val="center"/>
              <w:cnfStyle w:val="000000000000" w:firstRow="0" w:lastRow="0" w:firstColumn="0" w:lastColumn="0" w:oddVBand="0" w:evenVBand="0" w:oddHBand="0" w:evenHBand="0" w:firstRowFirstColumn="0" w:firstRowLastColumn="0" w:lastRowFirstColumn="0" w:lastRowLastColumn="0"/>
            </w:pPr>
            <w:r>
              <w:t>v41</w:t>
            </w:r>
          </w:p>
        </w:tc>
      </w:tr>
      <w:tr w:rsidR="00A43712" w14:paraId="3C581C76"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AC8AAB8" w14:textId="77777777" w:rsidR="00A43712" w:rsidRPr="00645AA0" w:rsidRDefault="00A43712" w:rsidP="006228BD">
            <w:pPr>
              <w:keepNext/>
              <w:keepLines/>
              <w:jc w:val="center"/>
              <w:rPr>
                <w:b w:val="0"/>
              </w:rPr>
            </w:pPr>
            <w:r>
              <w:rPr>
                <w:b w:val="0"/>
              </w:rPr>
              <w:t>Internet Explorer</w:t>
            </w:r>
          </w:p>
        </w:tc>
        <w:tc>
          <w:tcPr>
            <w:tcW w:w="4788" w:type="dxa"/>
          </w:tcPr>
          <w:p w14:paraId="5F4A3174" w14:textId="77777777" w:rsidR="00A43712" w:rsidRDefault="00A43712" w:rsidP="006228BD">
            <w:pPr>
              <w:keepNext/>
              <w:keepLines/>
              <w:jc w:val="center"/>
              <w:cnfStyle w:val="000000100000" w:firstRow="0" w:lastRow="0" w:firstColumn="0" w:lastColumn="0" w:oddVBand="0" w:evenVBand="0" w:oddHBand="1" w:evenHBand="0" w:firstRowFirstColumn="0" w:firstRowLastColumn="0" w:lastRowFirstColumn="0" w:lastRowLastColumn="0"/>
            </w:pPr>
            <w:r>
              <w:t>v11</w:t>
            </w:r>
          </w:p>
        </w:tc>
      </w:tr>
      <w:tr w:rsidR="00A43712" w14:paraId="4F4BF539"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1B48B53C" w14:textId="77777777" w:rsidR="00A43712" w:rsidRPr="00645AA0" w:rsidRDefault="00A43712" w:rsidP="006228BD">
            <w:pPr>
              <w:keepNext/>
              <w:keepLines/>
              <w:jc w:val="center"/>
              <w:rPr>
                <w:b w:val="0"/>
              </w:rPr>
            </w:pPr>
            <w:r>
              <w:rPr>
                <w:b w:val="0"/>
              </w:rPr>
              <w:t>Apple Safari</w:t>
            </w:r>
          </w:p>
        </w:tc>
        <w:tc>
          <w:tcPr>
            <w:tcW w:w="4788" w:type="dxa"/>
          </w:tcPr>
          <w:p w14:paraId="4F5D7485" w14:textId="77777777" w:rsidR="00A43712" w:rsidRDefault="00B31A82" w:rsidP="006228BD">
            <w:pPr>
              <w:keepNext/>
              <w:keepLines/>
              <w:jc w:val="center"/>
              <w:cnfStyle w:val="000000000000" w:firstRow="0" w:lastRow="0" w:firstColumn="0" w:lastColumn="0" w:oddVBand="0" w:evenVBand="0" w:oddHBand="0" w:evenHBand="0" w:firstRowFirstColumn="0" w:firstRowLastColumn="0" w:lastRowFirstColumn="0" w:lastRowLastColumn="0"/>
            </w:pPr>
            <w:r>
              <w:t>v9.0.1</w:t>
            </w:r>
          </w:p>
        </w:tc>
      </w:tr>
    </w:tbl>
    <w:p w14:paraId="300B5C8E" w14:textId="77777777" w:rsidR="00A43712" w:rsidRPr="00E33B6A" w:rsidRDefault="00A43712" w:rsidP="006228BD">
      <w:pPr>
        <w:keepNext/>
        <w:keepLines/>
      </w:pPr>
    </w:p>
    <w:p w14:paraId="3EEA8D0D" w14:textId="77777777" w:rsidR="00CF6BE0" w:rsidRDefault="00CF6BE0" w:rsidP="006228BD">
      <w:pPr>
        <w:pStyle w:val="Heading2"/>
        <w:keepNext/>
        <w:keepLines/>
      </w:pPr>
      <w:bookmarkStart w:id="26" w:name="_Toc434541823"/>
      <w:r>
        <w:t>Assumptions and Dependencies</w:t>
      </w:r>
      <w:bookmarkEnd w:id="26"/>
    </w:p>
    <w:p w14:paraId="473200EA" w14:textId="78D3598C" w:rsidR="00E15AF1" w:rsidRPr="00E33B6A" w:rsidRDefault="00E15AF1" w:rsidP="006228BD">
      <w:pPr>
        <w:keepNext/>
        <w:keepLines/>
        <w:tabs>
          <w:tab w:val="center" w:pos="4680"/>
        </w:tabs>
        <w:pPrChange w:id="27" w:author="Jimmy Duggan" w:date="2015-11-08T19:56:00Z">
          <w:pPr>
            <w:keepNext/>
            <w:keepLines/>
          </w:pPr>
        </w:pPrChange>
      </w:pPr>
      <w:r>
        <w:t>TBD</w:t>
      </w:r>
      <w:ins w:id="28" w:author="Jimmy Duggan" w:date="2015-11-08T19:56:00Z">
        <w:r w:rsidR="006228BD">
          <w:tab/>
        </w:r>
      </w:ins>
    </w:p>
    <w:p w14:paraId="6459FF00" w14:textId="77777777" w:rsidR="00CF6BE0" w:rsidRDefault="00CF6BE0" w:rsidP="006228BD">
      <w:pPr>
        <w:pStyle w:val="Heading1"/>
      </w:pPr>
      <w:bookmarkStart w:id="29" w:name="_Toc434541824"/>
      <w:commentRangeStart w:id="30"/>
      <w:r>
        <w:t>Specific Requirements</w:t>
      </w:r>
      <w:bookmarkEnd w:id="29"/>
      <w:commentRangeEnd w:id="30"/>
      <w:r w:rsidR="0061349F">
        <w:rPr>
          <w:rStyle w:val="CommentReference"/>
          <w:rFonts w:ascii="Times New Roman" w:eastAsiaTheme="minorHAnsi" w:hAnsi="Times New Roman" w:cs="Times New Roman"/>
          <w:b w:val="0"/>
          <w:bCs w:val="0"/>
          <w:color w:val="auto"/>
        </w:rPr>
        <w:commentReference w:id="30"/>
      </w:r>
    </w:p>
    <w:p w14:paraId="6B9895B6" w14:textId="77777777" w:rsidR="00112187" w:rsidRPr="00112187" w:rsidRDefault="00112187"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1" w:name="_Toc430564292"/>
      <w:bookmarkStart w:id="32" w:name="_Toc430564345"/>
      <w:bookmarkStart w:id="33" w:name="_Toc430564622"/>
      <w:bookmarkStart w:id="34" w:name="_Toc431145060"/>
      <w:bookmarkStart w:id="35" w:name="_Toc432366815"/>
      <w:bookmarkStart w:id="36" w:name="_Toc434192821"/>
      <w:bookmarkStart w:id="37" w:name="_Toc434194386"/>
      <w:bookmarkStart w:id="38" w:name="_Toc434541825"/>
      <w:bookmarkEnd w:id="31"/>
      <w:bookmarkEnd w:id="32"/>
      <w:bookmarkEnd w:id="33"/>
      <w:bookmarkEnd w:id="34"/>
      <w:bookmarkEnd w:id="35"/>
      <w:bookmarkEnd w:id="36"/>
      <w:bookmarkEnd w:id="37"/>
      <w:bookmarkEnd w:id="38"/>
    </w:p>
    <w:p w14:paraId="57B46AD7" w14:textId="77777777" w:rsidR="00112187" w:rsidRPr="00112187" w:rsidRDefault="00112187"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9" w:name="_Toc434192822"/>
      <w:bookmarkStart w:id="40" w:name="_Toc434194387"/>
      <w:bookmarkStart w:id="41" w:name="_Toc434541826"/>
      <w:bookmarkEnd w:id="39"/>
      <w:bookmarkEnd w:id="40"/>
      <w:bookmarkEnd w:id="41"/>
    </w:p>
    <w:p w14:paraId="3F73A088" w14:textId="77777777" w:rsidR="00317594" w:rsidRDefault="000162DE" w:rsidP="006228BD">
      <w:pPr>
        <w:pStyle w:val="Heading2"/>
        <w:keepNext/>
        <w:keepLines/>
        <w:numPr>
          <w:ilvl w:val="1"/>
          <w:numId w:val="4"/>
        </w:numPr>
      </w:pPr>
      <w:bookmarkStart w:id="42" w:name="_Toc434541827"/>
      <w:r>
        <w:t>Functional Requirements</w:t>
      </w:r>
      <w:bookmarkEnd w:id="42"/>
    </w:p>
    <w:p w14:paraId="51E266DC" w14:textId="77777777" w:rsidR="00B803FA" w:rsidRPr="00112187" w:rsidRDefault="00DE6F9D" w:rsidP="006228BD">
      <w:pPr>
        <w:pStyle w:val="Heading3"/>
        <w:keepNext/>
        <w:keepLines/>
        <w:spacing w:before="0" w:after="0"/>
      </w:pPr>
      <w:r w:rsidRPr="008C0009">
        <w:t>The</w:t>
      </w:r>
      <w:r w:rsidRPr="00112187">
        <w:t xml:space="preserve"> system shall provide user authentication</w:t>
      </w:r>
      <w:r w:rsidR="00B803FA" w:rsidRPr="00112187">
        <w:t>.</w:t>
      </w:r>
    </w:p>
    <w:p w14:paraId="7590DD83" w14:textId="77777777" w:rsidR="00B803FA" w:rsidRPr="006E0B9D" w:rsidRDefault="00B803FA" w:rsidP="006228BD">
      <w:pPr>
        <w:pStyle w:val="Heading4"/>
        <w:spacing w:before="0" w:line="360" w:lineRule="auto"/>
      </w:pPr>
      <w:r w:rsidRPr="006E0B9D">
        <w:t>The users shall belong to one of the following roles.</w:t>
      </w:r>
    </w:p>
    <w:p w14:paraId="518ED164" w14:textId="77777777" w:rsidR="006E0B9D" w:rsidRPr="006E0B9D" w:rsidRDefault="00B803FA" w:rsidP="006228BD">
      <w:pPr>
        <w:pStyle w:val="Heading5"/>
      </w:pPr>
      <w:r w:rsidRPr="00C37F56">
        <w:t>Patient</w:t>
      </w:r>
    </w:p>
    <w:p w14:paraId="00B1ED8C" w14:textId="77777777" w:rsidR="00031DD8" w:rsidRDefault="00031DD8" w:rsidP="006228BD">
      <w:pPr>
        <w:pStyle w:val="Heading6"/>
      </w:pPr>
      <w:r>
        <w:t xml:space="preserve">At a minimum, the system shall store the following information about a patient accounts: unique patient id, username, password, age, weight, </w:t>
      </w:r>
      <w:proofErr w:type="gramStart"/>
      <w:r>
        <w:t>height</w:t>
      </w:r>
      <w:proofErr w:type="gramEnd"/>
      <w:r>
        <w:t xml:space="preserve">, race, gender, and account status (enabled/disabled). </w:t>
      </w:r>
    </w:p>
    <w:p w14:paraId="6F03CB42" w14:textId="77777777" w:rsidR="006E0B9D" w:rsidRDefault="006E0B9D" w:rsidP="006228BD">
      <w:pPr>
        <w:pStyle w:val="Heading6"/>
      </w:pPr>
      <w:r>
        <w:t>The system shall prevent any personal identifiable information from being available for a Patient</w:t>
      </w:r>
    </w:p>
    <w:p w14:paraId="7F998C52" w14:textId="77777777" w:rsidR="00B803FA" w:rsidRPr="00C37F56" w:rsidRDefault="006E0B9D" w:rsidP="006228BD">
      <w:pPr>
        <w:pStyle w:val="Heading6"/>
      </w:pPr>
      <w:r>
        <w:t>The system shall only allow a Patient to view their data.</w:t>
      </w:r>
    </w:p>
    <w:p w14:paraId="40A934FA" w14:textId="77777777" w:rsidR="006E0B9D" w:rsidRDefault="00B803FA" w:rsidP="006228BD">
      <w:pPr>
        <w:pStyle w:val="Heading5"/>
      </w:pPr>
      <w:commentRangeStart w:id="43"/>
      <w:r w:rsidRPr="00C37F56">
        <w:lastRenderedPageBreak/>
        <w:t>Physician</w:t>
      </w:r>
      <w:commentRangeEnd w:id="43"/>
      <w:r w:rsidR="0061349F">
        <w:rPr>
          <w:rStyle w:val="CommentReference"/>
          <w:rFonts w:eastAsiaTheme="minorHAnsi"/>
        </w:rPr>
        <w:commentReference w:id="43"/>
      </w:r>
    </w:p>
    <w:p w14:paraId="36623928" w14:textId="1BDC1A47" w:rsidR="0061349F" w:rsidRDefault="0061349F" w:rsidP="006228BD">
      <w:pPr>
        <w:pStyle w:val="Heading6"/>
        <w:numPr>
          <w:ilvl w:val="5"/>
          <w:numId w:val="28"/>
        </w:numPr>
        <w:ind w:left="3420" w:hanging="1260"/>
      </w:pPr>
      <w:r>
        <w:t>At a minimum, the system shall store the following information about physician accounts:</w:t>
      </w:r>
      <w:r w:rsidR="00031DD8">
        <w:t xml:space="preserve"> unique physician id,</w:t>
      </w:r>
      <w:r>
        <w:t xml:space="preserve"> e-mail address, username, password, and account status (enabled/disabled).</w:t>
      </w:r>
    </w:p>
    <w:p w14:paraId="7137814E" w14:textId="77777777" w:rsidR="0061349F" w:rsidRDefault="0061349F" w:rsidP="006228BD">
      <w:pPr>
        <w:pStyle w:val="Heading6"/>
        <w:numPr>
          <w:ilvl w:val="5"/>
          <w:numId w:val="28"/>
        </w:numPr>
        <w:ind w:left="3420" w:hanging="1260"/>
      </w:pPr>
      <w:r>
        <w:t>The system shall allow a physician user to update the attributes associated with their account including e-mail address and password.</w:t>
      </w:r>
    </w:p>
    <w:p w14:paraId="79687C00" w14:textId="77777777" w:rsidR="0061349F" w:rsidRDefault="0061349F" w:rsidP="006228BD">
      <w:pPr>
        <w:pStyle w:val="Heading6"/>
        <w:numPr>
          <w:ilvl w:val="5"/>
          <w:numId w:val="28"/>
        </w:numPr>
        <w:ind w:left="3420" w:hanging="1260"/>
      </w:pPr>
      <w:r>
        <w:t>The system shall allow the physician user to view their patient’s data graphically.</w:t>
      </w:r>
    </w:p>
    <w:p w14:paraId="386A1725" w14:textId="77777777" w:rsidR="0061349F" w:rsidRDefault="0061349F" w:rsidP="006228BD">
      <w:pPr>
        <w:pStyle w:val="Heading6"/>
        <w:numPr>
          <w:ilvl w:val="5"/>
          <w:numId w:val="28"/>
        </w:numPr>
        <w:ind w:left="3420" w:hanging="1260"/>
      </w:pPr>
      <w:r>
        <w:t>The system shall allow physician users to view only the data associated with their patients.</w:t>
      </w:r>
    </w:p>
    <w:p w14:paraId="769AFCB7" w14:textId="77777777" w:rsidR="00944554" w:rsidRDefault="0061349F" w:rsidP="006228BD">
      <w:pPr>
        <w:pStyle w:val="Heading6"/>
        <w:numPr>
          <w:ilvl w:val="5"/>
          <w:numId w:val="28"/>
        </w:numPr>
        <w:ind w:left="3420" w:hanging="1260"/>
      </w:pPr>
      <w:r>
        <w:t>The system shall allow a physician user to add a patient to the system.</w:t>
      </w:r>
    </w:p>
    <w:p w14:paraId="5906A5C1" w14:textId="7246120D" w:rsidR="0061349F" w:rsidRDefault="00944554" w:rsidP="006228BD">
      <w:pPr>
        <w:pStyle w:val="Heading6"/>
        <w:numPr>
          <w:ilvl w:val="5"/>
          <w:numId w:val="28"/>
        </w:numPr>
        <w:ind w:left="3420" w:hanging="1260"/>
      </w:pPr>
      <w:r>
        <w:t>The system shall allow a physician user to delete their patients from the system.</w:t>
      </w:r>
    </w:p>
    <w:p w14:paraId="1870401D" w14:textId="77777777" w:rsidR="006E0B9D" w:rsidRDefault="00B803FA" w:rsidP="006228BD">
      <w:pPr>
        <w:pStyle w:val="Heading5"/>
      </w:pPr>
      <w:r w:rsidRPr="00C37F56">
        <w:t>Experiment Administrator</w:t>
      </w:r>
    </w:p>
    <w:p w14:paraId="65E8C632" w14:textId="3534B114" w:rsidR="00031DD8" w:rsidRPr="000748E6" w:rsidRDefault="00031DD8" w:rsidP="006228BD">
      <w:pPr>
        <w:pStyle w:val="Heading6"/>
      </w:pPr>
      <w:r>
        <w:t>At a minimum, the system shall store the following information about experiment administrator accounts: unique experiment administrator id, e-mail address, username, password, and account status (enable/disable).</w:t>
      </w:r>
    </w:p>
    <w:p w14:paraId="2558554E" w14:textId="77777777" w:rsidR="00A86E86" w:rsidRDefault="00B803FA" w:rsidP="006228BD">
      <w:pPr>
        <w:pStyle w:val="Heading5"/>
      </w:pPr>
      <w:r w:rsidRPr="006E0B9D">
        <w:t>System Administrator</w:t>
      </w:r>
    </w:p>
    <w:p w14:paraId="5347C12C" w14:textId="77777777" w:rsidR="00031DD8" w:rsidRDefault="00031DD8" w:rsidP="006228BD">
      <w:pPr>
        <w:pStyle w:val="Heading6"/>
      </w:pPr>
      <w:r>
        <w:t>At a minimum, the system shall store the following information about system administrator accounts: unique system administrator id, e-mail address, username, password, and account status (enable/disable).</w:t>
      </w:r>
    </w:p>
    <w:p w14:paraId="48CD50BA" w14:textId="77777777" w:rsidR="00A86E86" w:rsidRDefault="00A86E86" w:rsidP="006228BD">
      <w:pPr>
        <w:pStyle w:val="Heading6"/>
      </w:pPr>
      <w:r>
        <w:t xml:space="preserve">System Administrators </w:t>
      </w:r>
      <w:r w:rsidR="008D3EF2">
        <w:t xml:space="preserve">shall </w:t>
      </w:r>
      <w:r>
        <w:t>have the ability to enable, disable, add, and remove all users</w:t>
      </w:r>
      <w:r w:rsidR="00B31A82">
        <w:t xml:space="preserve"> except patients</w:t>
      </w:r>
      <w:r>
        <w:t>.</w:t>
      </w:r>
    </w:p>
    <w:p w14:paraId="079EBCAD" w14:textId="77777777"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14:paraId="6FB8E8CD" w14:textId="77777777" w:rsidR="00B23BFA" w:rsidRPr="00A86E86" w:rsidRDefault="00895C53" w:rsidP="006228BD">
      <w:pPr>
        <w:pStyle w:val="Heading6"/>
      </w:pPr>
      <w:r w:rsidRPr="00A86E86">
        <w:lastRenderedPageBreak/>
        <w:t xml:space="preserve">System administrators </w:t>
      </w:r>
      <w:r w:rsidR="008D3EF2">
        <w:t>shall</w:t>
      </w:r>
      <w:r w:rsidR="008D3EF2" w:rsidRPr="00A86E86">
        <w:t xml:space="preserve"> </w:t>
      </w:r>
      <w:r w:rsidRPr="00A86E86">
        <w:t>have the ability to reset passwords.</w:t>
      </w:r>
    </w:p>
    <w:p w14:paraId="23C7E3E8" w14:textId="77777777"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14:paraId="467EF041" w14:textId="77777777" w:rsidR="00B803FA" w:rsidRPr="006E0B9D" w:rsidRDefault="00A86E86" w:rsidP="006228BD">
      <w:pPr>
        <w:pStyle w:val="Heading6"/>
      </w:pPr>
      <w:r>
        <w:t>System administrators sha</w:t>
      </w:r>
      <w:r w:rsidR="00895C53" w:rsidRPr="00A86E86">
        <w:t>ll not be allowed to view patient health data.</w:t>
      </w:r>
    </w:p>
    <w:p w14:paraId="0ED3D791" w14:textId="77777777" w:rsidR="00D23C3F" w:rsidRDefault="00DE6F9D" w:rsidP="006228BD">
      <w:pPr>
        <w:pStyle w:val="Heading4"/>
      </w:pPr>
      <w:r w:rsidRPr="002618EE">
        <w:t>The system shall require unique usernames for each registered user</w:t>
      </w:r>
      <w:r w:rsidR="00D23C3F">
        <w:t>.</w:t>
      </w:r>
    </w:p>
    <w:p w14:paraId="70018301" w14:textId="77777777" w:rsidR="00D23C3F" w:rsidRDefault="00D23C3F" w:rsidP="006228BD">
      <w:pPr>
        <w:pStyle w:val="Heading5"/>
      </w:pPr>
      <w:r>
        <w:t xml:space="preserve">Usernames will be </w:t>
      </w:r>
      <w:r w:rsidR="00B31A82">
        <w:t>changeable</w:t>
      </w:r>
      <w:r w:rsidR="002618EE">
        <w:t xml:space="preserve"> </w:t>
      </w:r>
      <w:r>
        <w:t>as long as the username remains unique.</w:t>
      </w:r>
    </w:p>
    <w:p w14:paraId="050BB973" w14:textId="77777777" w:rsidR="00813E82" w:rsidRDefault="00813E82" w:rsidP="006228BD">
      <w:pPr>
        <w:pStyle w:val="Heading4"/>
      </w:pPr>
      <w:r>
        <w:t>The system shall assign unique ids to each created patient</w:t>
      </w:r>
      <w:r w:rsidR="00D23C3F">
        <w:t>.</w:t>
      </w:r>
    </w:p>
    <w:p w14:paraId="2DD61C76" w14:textId="77777777" w:rsidR="00813E82" w:rsidRDefault="00813E82" w:rsidP="006228BD">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14:paraId="0A0EB0BD" w14:textId="3573178C" w:rsidR="00D25EBD" w:rsidRDefault="00813E82" w:rsidP="006228BD">
      <w:pPr>
        <w:pStyle w:val="Heading4"/>
      </w:pPr>
      <w:r>
        <w:t xml:space="preserve">The system shall require </w:t>
      </w:r>
      <w:r w:rsidR="00B1535A">
        <w:t xml:space="preserve">a user account to have a </w:t>
      </w:r>
      <w:r>
        <w:t>password</w:t>
      </w:r>
      <w:r w:rsidR="00B1535A">
        <w:t xml:space="preserve"> that meets minimum security criteria</w:t>
      </w:r>
      <w:r>
        <w:t>.</w:t>
      </w:r>
    </w:p>
    <w:p w14:paraId="7F45FE91" w14:textId="6D0A1289" w:rsidR="00031DD8" w:rsidRDefault="00031DD8" w:rsidP="006228BD">
      <w:pPr>
        <w:pStyle w:val="Heading5"/>
      </w:pPr>
      <w:r w:rsidRPr="00031DD8">
        <w:t xml:space="preserve">The system shall require the passwords to be a </w:t>
      </w:r>
      <w:proofErr w:type="spellStart"/>
      <w:r w:rsidRPr="00031DD8">
        <w:t>miniumum</w:t>
      </w:r>
      <w:proofErr w:type="spellEnd"/>
      <w:r w:rsidRPr="00031DD8">
        <w:t xml:space="preserve"> of 10 characters in length.</w:t>
      </w:r>
    </w:p>
    <w:p w14:paraId="71A0639C" w14:textId="0225C8A8" w:rsidR="00031DD8" w:rsidRDefault="00031DD8" w:rsidP="006228BD">
      <w:pPr>
        <w:pStyle w:val="Heading5"/>
      </w:pPr>
      <w:r w:rsidRPr="00031DD8">
        <w:t>The system shall require the password to contain at least one uppercase and one lowercase letter.</w:t>
      </w:r>
    </w:p>
    <w:p w14:paraId="25250C38" w14:textId="3A269CF1" w:rsidR="00031DD8" w:rsidRDefault="00031DD8" w:rsidP="006228BD">
      <w:pPr>
        <w:pStyle w:val="Heading5"/>
      </w:pPr>
      <w:r w:rsidRPr="00031DD8">
        <w:t>The system shall require the password to contain at least one number.</w:t>
      </w:r>
    </w:p>
    <w:p w14:paraId="097EFB67" w14:textId="48F5B855" w:rsidR="00031DD8" w:rsidRPr="000748E6" w:rsidRDefault="00031DD8" w:rsidP="006228BD">
      <w:pPr>
        <w:pStyle w:val="Heading5"/>
      </w:pPr>
      <w:r w:rsidRPr="00031DD8">
        <w:t>The system shall require the system to contain at least one special character.</w:t>
      </w:r>
    </w:p>
    <w:p w14:paraId="709EFC47" w14:textId="1B5B1387" w:rsidR="00D25EBD" w:rsidRDefault="00D25EBD" w:rsidP="006228BD">
      <w:pPr>
        <w:pStyle w:val="Heading4"/>
      </w:pPr>
      <w:r>
        <w:t xml:space="preserve">The </w:t>
      </w:r>
      <w:r w:rsidR="00B31A82">
        <w:t xml:space="preserve">user </w:t>
      </w:r>
      <w:r>
        <w:t xml:space="preserve">shall have the ability to log out of </w:t>
      </w:r>
      <w:r w:rsidR="00B31A82">
        <w:t>their</w:t>
      </w:r>
      <w:r>
        <w:t xml:space="preserve"> account.</w:t>
      </w:r>
    </w:p>
    <w:p w14:paraId="1E4123C9" w14:textId="77777777" w:rsidR="00D25EBD" w:rsidRDefault="00D25EBD" w:rsidP="006228BD">
      <w:pPr>
        <w:pStyle w:val="Heading4"/>
      </w:pPr>
      <w:r>
        <w:t>The system will have a utility for retrieving a forgotten username or password.</w:t>
      </w:r>
    </w:p>
    <w:p w14:paraId="44069064" w14:textId="77777777" w:rsidR="00CF47C8" w:rsidRDefault="00D25EBD" w:rsidP="006228BD">
      <w:pPr>
        <w:pStyle w:val="Heading4"/>
      </w:pPr>
      <w:r>
        <w:t>The system shall allow Physicians and Experiment Administrators to create their own accounts.</w:t>
      </w:r>
    </w:p>
    <w:p w14:paraId="4ADE12E9" w14:textId="77777777" w:rsidR="00CF47C8" w:rsidRDefault="00CF47C8" w:rsidP="006228BD">
      <w:pPr>
        <w:pStyle w:val="Heading5"/>
      </w:pPr>
      <w:r>
        <w:lastRenderedPageBreak/>
        <w:t>The system shall require a system administrator to verify the creation of a new Physician or Experiment Administrator.</w:t>
      </w:r>
    </w:p>
    <w:p w14:paraId="44885288" w14:textId="77777777" w:rsidR="00CF47C8" w:rsidRDefault="00CF47C8" w:rsidP="006228BD">
      <w:pPr>
        <w:pStyle w:val="Heading5"/>
      </w:pPr>
      <w:r>
        <w:t>Physicians</w:t>
      </w:r>
      <w:r w:rsidR="00B31A82">
        <w:t xml:space="preserve"> </w:t>
      </w:r>
      <w:r>
        <w:t>shall create the accounts of their patients</w:t>
      </w:r>
      <w:r w:rsidR="00D25EBD">
        <w:t>.</w:t>
      </w:r>
    </w:p>
    <w:p w14:paraId="3CD2F5BC" w14:textId="77777777" w:rsidR="00C37F56" w:rsidRDefault="00CF47C8" w:rsidP="006228BD">
      <w:pPr>
        <w:pStyle w:val="Heading3"/>
        <w:keepNext/>
        <w:keepLines/>
      </w:pPr>
      <w:r w:rsidRPr="008C0009">
        <w:t>T</w:t>
      </w:r>
      <w:r w:rsidRPr="006E0B9D">
        <w:t>he system shall provide the ability to process medical device data files</w:t>
      </w:r>
      <w:r w:rsidR="00C37F56">
        <w:t>.</w:t>
      </w:r>
    </w:p>
    <w:p w14:paraId="042A0E55" w14:textId="77777777" w:rsidR="00C37F56" w:rsidRPr="00C37F56" w:rsidRDefault="00C37F5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44" w:name="_Toc434192824"/>
      <w:bookmarkStart w:id="45" w:name="_Toc434194389"/>
      <w:bookmarkStart w:id="46" w:name="_Toc434541828"/>
      <w:bookmarkEnd w:id="44"/>
      <w:bookmarkEnd w:id="45"/>
      <w:bookmarkEnd w:id="46"/>
    </w:p>
    <w:p w14:paraId="5C748EF8" w14:textId="77777777" w:rsidR="00C37F56" w:rsidRDefault="00C37F56" w:rsidP="006228BD">
      <w:pPr>
        <w:pStyle w:val="Heading4"/>
      </w:pPr>
      <w:r w:rsidRPr="006E0B9D">
        <w:t>The</w:t>
      </w:r>
      <w:r w:rsidRPr="008C0009">
        <w:t xml:space="preserve"> system shall process multiple files at the same time or a single file</w:t>
      </w:r>
      <w:r>
        <w:t>.</w:t>
      </w:r>
    </w:p>
    <w:p w14:paraId="7E9DB3DB" w14:textId="77777777" w:rsidR="00C37F56" w:rsidRDefault="00DF2A13" w:rsidP="006228BD">
      <w:pPr>
        <w:pStyle w:val="Heading4"/>
      </w:pPr>
      <w:r>
        <w:t>The system shall provide the ability to assign an activity (ex. running, walking, sleeping) to the data by date and time</w:t>
      </w:r>
      <w:r w:rsidR="00C37F56" w:rsidRPr="002A040A">
        <w:t>.</w:t>
      </w:r>
    </w:p>
    <w:p w14:paraId="0309CAC1" w14:textId="77777777" w:rsidR="00C37F56" w:rsidRDefault="00C37F56" w:rsidP="006228B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14:paraId="29B3FAB3" w14:textId="77777777" w:rsidR="00C37F56" w:rsidRPr="006E0B9D" w:rsidRDefault="00C37F56" w:rsidP="006228BD">
      <w:pPr>
        <w:pStyle w:val="Heading4"/>
      </w:pPr>
      <w:r>
        <w:t xml:space="preserve">The system </w:t>
      </w:r>
      <w:r w:rsidR="00B31A82">
        <w:t>will</w:t>
      </w:r>
      <w:r>
        <w:t xml:space="preserve"> not process data that is not medical data.</w:t>
      </w:r>
    </w:p>
    <w:p w14:paraId="78A55B6D" w14:textId="486EF8C9" w:rsidR="00112187" w:rsidRDefault="00112187" w:rsidP="006228BD">
      <w:pPr>
        <w:pStyle w:val="Heading4"/>
      </w:pPr>
      <w:r>
        <w:t xml:space="preserve">The system shall process </w:t>
      </w:r>
      <w:r w:rsidR="00B1535A">
        <w:t>comma-separated values (</w:t>
      </w:r>
      <w:r>
        <w:t>.csv</w:t>
      </w:r>
      <w:r w:rsidR="00B1535A">
        <w:t>)</w:t>
      </w:r>
      <w:r>
        <w:t xml:space="preserve"> files for each of the supported devices</w:t>
      </w:r>
      <w:r w:rsidR="00CF47C8">
        <w:t>.</w:t>
      </w:r>
    </w:p>
    <w:p w14:paraId="7F69E130" w14:textId="1B5DCECD" w:rsidR="00642D26" w:rsidRDefault="00112187" w:rsidP="006228BD">
      <w:pPr>
        <w:pStyle w:val="Heading4"/>
      </w:pPr>
      <w:r>
        <w:t xml:space="preserve">The system will process </w:t>
      </w:r>
      <w:r w:rsidR="00AD27A7">
        <w:t>raw data (</w:t>
      </w:r>
      <w:r>
        <w:t>.</w:t>
      </w:r>
      <w:proofErr w:type="spellStart"/>
      <w:r>
        <w:t>dat</w:t>
      </w:r>
      <w:proofErr w:type="spellEnd"/>
      <w:r w:rsidR="00AD27A7">
        <w:t>)</w:t>
      </w:r>
      <w:r>
        <w:t xml:space="preserve"> files for each of the supported devices.</w:t>
      </w:r>
    </w:p>
    <w:p w14:paraId="1BF0F28A" w14:textId="77777777" w:rsidR="00112187" w:rsidRPr="006E0B9D" w:rsidRDefault="00112187" w:rsidP="006228BD">
      <w:pPr>
        <w:pStyle w:val="Heading3"/>
        <w:keepNext/>
        <w:keepLines/>
      </w:pPr>
      <w:r w:rsidRPr="008C0009">
        <w:t>The system shall connect to a database.</w:t>
      </w:r>
    </w:p>
    <w:p w14:paraId="0595549B" w14:textId="77777777" w:rsidR="008C0009" w:rsidRPr="008C0009" w:rsidRDefault="008C0009"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47" w:name="_Toc434192825"/>
      <w:bookmarkStart w:id="48" w:name="_Toc434194390"/>
      <w:bookmarkStart w:id="49" w:name="_Toc434541829"/>
      <w:bookmarkEnd w:id="47"/>
      <w:bookmarkEnd w:id="48"/>
      <w:bookmarkEnd w:id="49"/>
    </w:p>
    <w:p w14:paraId="4CDB61D3" w14:textId="77777777" w:rsidR="00C60870" w:rsidRDefault="00112187" w:rsidP="006228BD">
      <w:pPr>
        <w:pStyle w:val="Heading4"/>
      </w:pPr>
      <w:r>
        <w:t>The system shall upload the processed data to the database</w:t>
      </w:r>
      <w:r w:rsidR="00C60870">
        <w:t>.</w:t>
      </w:r>
    </w:p>
    <w:p w14:paraId="1744B93E" w14:textId="77777777" w:rsidR="00C60870" w:rsidRDefault="00C60870" w:rsidP="006228BD">
      <w:pPr>
        <w:pStyle w:val="Heading3"/>
        <w:keepNext/>
        <w:keepLines/>
      </w:pPr>
      <w:r>
        <w:t>The system shall allow experiments to be created.</w:t>
      </w:r>
    </w:p>
    <w:p w14:paraId="42832DFB" w14:textId="77777777" w:rsidR="00D76E66" w:rsidRPr="00D76E66" w:rsidRDefault="00D76E6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0" w:name="_Toc434192826"/>
      <w:bookmarkStart w:id="51" w:name="_Toc434194391"/>
      <w:bookmarkStart w:id="52" w:name="_Toc434541830"/>
      <w:bookmarkEnd w:id="50"/>
      <w:bookmarkEnd w:id="51"/>
      <w:bookmarkEnd w:id="52"/>
    </w:p>
    <w:p w14:paraId="3D87C156" w14:textId="77777777" w:rsidR="00C60870" w:rsidRDefault="00C60870" w:rsidP="006228BD">
      <w:pPr>
        <w:pStyle w:val="Heading4"/>
      </w:pPr>
      <w:r>
        <w:t>Experiments shall only be created by an experiment administrator.</w:t>
      </w:r>
    </w:p>
    <w:p w14:paraId="1C10E134" w14:textId="77777777" w:rsidR="00C60870" w:rsidRDefault="00C60870" w:rsidP="006228BD">
      <w:pPr>
        <w:pStyle w:val="Heading5"/>
      </w:pPr>
      <w:r>
        <w:t>Experiment administrators shall have the ability to save the experiments that they have created.</w:t>
      </w:r>
    </w:p>
    <w:p w14:paraId="4E9C3D04" w14:textId="77777777" w:rsidR="00C60870" w:rsidRDefault="00C60870" w:rsidP="006228BD">
      <w:pPr>
        <w:pStyle w:val="Heading4"/>
      </w:pPr>
      <w:r>
        <w:t>Experiment results shall be viewable by experiment administrators and physicians.</w:t>
      </w:r>
    </w:p>
    <w:p w14:paraId="5ADD93F9" w14:textId="77777777" w:rsidR="006774AB" w:rsidRDefault="00C60870" w:rsidP="006228BD">
      <w:pPr>
        <w:pStyle w:val="Heading4"/>
      </w:pPr>
      <w:r>
        <w:t>The system shall provide Experiment Administrators with a query builder used to create experiments</w:t>
      </w:r>
      <w:r w:rsidR="006774AB">
        <w:t>.</w:t>
      </w:r>
    </w:p>
    <w:p w14:paraId="0182A947" w14:textId="1008E854" w:rsidR="00D76E66" w:rsidRDefault="006774AB" w:rsidP="006228BD">
      <w:pPr>
        <w:pStyle w:val="Heading4"/>
      </w:pPr>
      <w:r>
        <w:t>The system shall allow Experiment Administrators and System Administrators to delete experiments.</w:t>
      </w:r>
    </w:p>
    <w:p w14:paraId="0CA4B8E7" w14:textId="77777777" w:rsidR="00D76E66" w:rsidRDefault="00D76E66" w:rsidP="006228BD">
      <w:pPr>
        <w:pStyle w:val="Heading3"/>
        <w:keepNext/>
        <w:keepLines/>
      </w:pPr>
      <w:r>
        <w:t>The system shall allow data exporting.</w:t>
      </w:r>
    </w:p>
    <w:p w14:paraId="26561A90" w14:textId="77777777" w:rsidR="00D76E66" w:rsidRPr="00D76E66" w:rsidRDefault="00D76E6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3" w:name="_Toc434192827"/>
      <w:bookmarkStart w:id="54" w:name="_Toc434194392"/>
      <w:bookmarkStart w:id="55" w:name="_Toc434541831"/>
      <w:bookmarkEnd w:id="53"/>
      <w:bookmarkEnd w:id="54"/>
      <w:bookmarkEnd w:id="55"/>
    </w:p>
    <w:p w14:paraId="5045BE78" w14:textId="77777777" w:rsidR="00B31A82" w:rsidRDefault="00D76E66" w:rsidP="006228BD">
      <w:pPr>
        <w:pStyle w:val="Heading4"/>
      </w:pPr>
      <w:r>
        <w:t>The system shall allow experiment results to be exported.</w:t>
      </w:r>
    </w:p>
    <w:p w14:paraId="1EA8F3F9" w14:textId="77777777" w:rsidR="00D76E66" w:rsidRDefault="00B31A82" w:rsidP="006228BD">
      <w:pPr>
        <w:pStyle w:val="Heading5"/>
      </w:pPr>
      <w:commentRangeStart w:id="56"/>
      <w:r>
        <w:t>The system will export experiment result graphs.</w:t>
      </w:r>
      <w:commentRangeEnd w:id="56"/>
      <w:r w:rsidR="00B1535A">
        <w:rPr>
          <w:rStyle w:val="CommentReference"/>
          <w:rFonts w:eastAsiaTheme="minorHAnsi"/>
        </w:rPr>
        <w:commentReference w:id="56"/>
      </w:r>
    </w:p>
    <w:p w14:paraId="52A468AE" w14:textId="77777777" w:rsidR="00D76E66" w:rsidRDefault="00D76E66" w:rsidP="006228BD">
      <w:pPr>
        <w:pStyle w:val="Heading4"/>
      </w:pPr>
      <w:r>
        <w:t>The system shall allow patients to export their data.</w:t>
      </w:r>
    </w:p>
    <w:p w14:paraId="0850B128" w14:textId="77777777" w:rsidR="00B31A82" w:rsidRDefault="00D76E66" w:rsidP="006228BD">
      <w:pPr>
        <w:pStyle w:val="Heading4"/>
      </w:pPr>
      <w:r>
        <w:t>The system shall allow physicians to export the data of their patients</w:t>
      </w:r>
      <w:r w:rsidR="00B31A82">
        <w:t>.</w:t>
      </w:r>
    </w:p>
    <w:p w14:paraId="1AA90C1F" w14:textId="40C5A087" w:rsidR="00B31A82" w:rsidRPr="00645AA0" w:rsidRDefault="00B31A82" w:rsidP="006228BD">
      <w:pPr>
        <w:pStyle w:val="Heading4"/>
      </w:pPr>
      <w:r>
        <w:t xml:space="preserve">The system shall provide </w:t>
      </w:r>
      <w:r w:rsidR="00B1535A">
        <w:t>comma-separated values (.csv)</w:t>
      </w:r>
      <w:r>
        <w:t xml:space="preserve"> file exports.</w:t>
      </w:r>
    </w:p>
    <w:p w14:paraId="6242CAC4" w14:textId="77777777" w:rsidR="00642D26" w:rsidRDefault="00642D26" w:rsidP="006228BD">
      <w:pPr>
        <w:pStyle w:val="Heading3"/>
        <w:keepNext/>
        <w:keepLines/>
      </w:pPr>
      <w:r>
        <w:t>The system shall provide account management.</w:t>
      </w:r>
    </w:p>
    <w:p w14:paraId="3769A250" w14:textId="77777777" w:rsidR="00642D26" w:rsidRPr="00642D26" w:rsidRDefault="00642D2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7" w:name="_Toc434192828"/>
      <w:bookmarkStart w:id="58" w:name="_Toc434194393"/>
      <w:bookmarkStart w:id="59" w:name="_Toc434541832"/>
      <w:bookmarkEnd w:id="57"/>
      <w:bookmarkEnd w:id="58"/>
      <w:bookmarkEnd w:id="59"/>
    </w:p>
    <w:p w14:paraId="6A849A1F" w14:textId="77777777" w:rsidR="00642D26" w:rsidRDefault="00642D26" w:rsidP="006228BD">
      <w:pPr>
        <w:pStyle w:val="Heading4"/>
      </w:pPr>
      <w:r>
        <w:t>The system shall allow account creation.</w:t>
      </w:r>
    </w:p>
    <w:p w14:paraId="6065DB25" w14:textId="77777777" w:rsidR="00031DD8" w:rsidRDefault="00031DD8" w:rsidP="006228BD">
      <w:pPr>
        <w:pStyle w:val="Heading5"/>
      </w:pPr>
      <w:r w:rsidRPr="00031DD8">
        <w:t>The system shall force account creation approval for both physicians and experiment administrators before their accounts become active for use.</w:t>
      </w:r>
    </w:p>
    <w:p w14:paraId="7C1986E7" w14:textId="617E51B7" w:rsidR="00642D26" w:rsidRDefault="00031DD8" w:rsidP="006228BD">
      <w:pPr>
        <w:pStyle w:val="Heading5"/>
      </w:pPr>
      <w:r w:rsidRPr="00031DD8">
        <w:t>Patients shall not need approval at the time of account creation</w:t>
      </w:r>
      <w:r>
        <w:t>,</w:t>
      </w:r>
      <w:r w:rsidRPr="00031DD8">
        <w:t xml:space="preserve"> since they are created by an approved physician.</w:t>
      </w:r>
    </w:p>
    <w:p w14:paraId="7A593E7B" w14:textId="77777777" w:rsidR="00642D26" w:rsidRDefault="00642D26" w:rsidP="006228BD">
      <w:pPr>
        <w:pStyle w:val="Heading4"/>
      </w:pPr>
      <w:r>
        <w:t>The system shall allow users to edit account information.</w:t>
      </w:r>
    </w:p>
    <w:p w14:paraId="4CBEEA8C" w14:textId="78AC35DA" w:rsidR="00B31A82" w:rsidRDefault="00642D26" w:rsidP="006228BD">
      <w:pPr>
        <w:pStyle w:val="Heading4"/>
      </w:pPr>
      <w:r>
        <w:t>The system shall allow only the system administrator to delete accounts.</w:t>
      </w:r>
    </w:p>
    <w:p w14:paraId="5338CC0F" w14:textId="77777777" w:rsidR="00B31A82" w:rsidRDefault="00B31A82" w:rsidP="006228BD">
      <w:pPr>
        <w:pStyle w:val="Heading4"/>
      </w:pPr>
      <w:r>
        <w:t>The system administrator shall have the ability to enable accounts.</w:t>
      </w:r>
    </w:p>
    <w:p w14:paraId="6C1EB800" w14:textId="77777777" w:rsidR="00944554" w:rsidRDefault="00B31A82" w:rsidP="006228BD">
      <w:pPr>
        <w:pStyle w:val="Heading4"/>
      </w:pPr>
      <w:r>
        <w:t>The system administrator shall have the ability to disable accounts</w:t>
      </w:r>
      <w:r w:rsidR="00944554">
        <w:t>.</w:t>
      </w:r>
    </w:p>
    <w:p w14:paraId="350167D6" w14:textId="77777777" w:rsidR="00944554" w:rsidRDefault="00944554" w:rsidP="006228BD">
      <w:pPr>
        <w:pStyle w:val="Heading3"/>
        <w:keepNext/>
        <w:keepLines/>
      </w:pPr>
      <w:r>
        <w:t>The system shall provide a user interface for displaying medical data in the system</w:t>
      </w:r>
      <w:r w:rsidR="00B31A82">
        <w:t>.</w:t>
      </w:r>
    </w:p>
    <w:p w14:paraId="0FB1DC70" w14:textId="77777777" w:rsidR="00944554" w:rsidRPr="00944554" w:rsidRDefault="00944554"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p>
    <w:p w14:paraId="277589F2" w14:textId="77777777" w:rsidR="00C37913" w:rsidRDefault="00C37913" w:rsidP="006228BD">
      <w:pPr>
        <w:pStyle w:val="Heading2"/>
        <w:keepNext/>
        <w:keepLines/>
        <w:spacing w:before="120" w:after="120"/>
      </w:pPr>
      <w:bookmarkStart w:id="60" w:name="_Toc434541833"/>
      <w:r>
        <w:t>Non-Functional Requirements</w:t>
      </w:r>
      <w:bookmarkEnd w:id="60"/>
    </w:p>
    <w:p w14:paraId="6339C84D" w14:textId="77777777" w:rsidR="00642D26" w:rsidRPr="00642D26" w:rsidRDefault="00642D26" w:rsidP="006228BD">
      <w:pPr>
        <w:pStyle w:val="ListParagraph"/>
        <w:keepNext/>
        <w:keepLines/>
        <w:numPr>
          <w:ilvl w:val="1"/>
          <w:numId w:val="4"/>
        </w:numPr>
        <w:spacing w:before="120" w:after="120" w:line="360" w:lineRule="auto"/>
        <w:outlineLvl w:val="2"/>
        <w:rPr>
          <w:rFonts w:eastAsiaTheme="majorEastAsia"/>
          <w:b/>
          <w:bCs/>
          <w:vanish/>
        </w:rPr>
      </w:pPr>
    </w:p>
    <w:p w14:paraId="3AC62570" w14:textId="77777777" w:rsidR="00C37913" w:rsidRDefault="00C37913" w:rsidP="006228BD">
      <w:pPr>
        <w:pStyle w:val="Heading3"/>
        <w:keepNext/>
        <w:keepLines/>
      </w:pPr>
      <w:r w:rsidRPr="00C37913">
        <w:t xml:space="preserve">The system shall run on Windows </w:t>
      </w:r>
      <w:r w:rsidR="008C0009">
        <w:t>Server Operating System</w:t>
      </w:r>
    </w:p>
    <w:p w14:paraId="5E971001" w14:textId="77777777" w:rsidR="00C37913" w:rsidRDefault="00C37913" w:rsidP="006228BD">
      <w:pPr>
        <w:pStyle w:val="Heading3"/>
        <w:keepNext/>
        <w:keepLines/>
      </w:pPr>
      <w:r w:rsidRPr="00C37913">
        <w:t>The system</w:t>
      </w:r>
      <w:r>
        <w:t xml:space="preserve"> shall </w:t>
      </w:r>
      <w:r w:rsidRPr="00C37913">
        <w:t>use a SQL database.</w:t>
      </w:r>
    </w:p>
    <w:p w14:paraId="644DD9CB" w14:textId="77777777" w:rsidR="00C37913" w:rsidRDefault="00C37913" w:rsidP="006228BD">
      <w:pPr>
        <w:pStyle w:val="Heading3"/>
        <w:keepNext/>
        <w:keepLines/>
      </w:pPr>
      <w:r w:rsidRPr="00C37913">
        <w:t>The system shall require a server to be connected to a reliable network with an internet connection.</w:t>
      </w:r>
    </w:p>
    <w:p w14:paraId="19A91C03" w14:textId="77777777" w:rsidR="00642D26" w:rsidRDefault="00642D26" w:rsidP="006228BD">
      <w:pPr>
        <w:pStyle w:val="Heading3"/>
        <w:keepNext/>
        <w:keepLines/>
        <w:spacing w:before="0" w:after="0"/>
      </w:pPr>
      <w:r w:rsidRPr="008C0009">
        <w:t xml:space="preserve">The system shall support the </w:t>
      </w:r>
      <w:r w:rsidR="00B31A82">
        <w:t>data export from the following</w:t>
      </w:r>
      <w:r w:rsidR="00B31A82" w:rsidRPr="008C0009">
        <w:t xml:space="preserve"> </w:t>
      </w:r>
      <w:r w:rsidRPr="008C0009">
        <w:t>wearable medical devices</w:t>
      </w:r>
      <w:r>
        <w:t>.</w:t>
      </w:r>
    </w:p>
    <w:p w14:paraId="07A45BB6" w14:textId="77777777"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61" w:name="_Toc434192830"/>
      <w:bookmarkStart w:id="62" w:name="_Toc434194395"/>
      <w:bookmarkStart w:id="63" w:name="_Toc434541834"/>
      <w:bookmarkEnd w:id="61"/>
      <w:bookmarkEnd w:id="62"/>
      <w:bookmarkEnd w:id="63"/>
    </w:p>
    <w:p w14:paraId="475F0692" w14:textId="77777777"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64" w:name="_Toc434192831"/>
      <w:bookmarkStart w:id="65" w:name="_Toc434194396"/>
      <w:bookmarkStart w:id="66" w:name="_Toc434541835"/>
      <w:bookmarkEnd w:id="64"/>
      <w:bookmarkEnd w:id="65"/>
      <w:bookmarkEnd w:id="66"/>
    </w:p>
    <w:p w14:paraId="238BE462" w14:textId="77777777"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67" w:name="_Toc434192832"/>
      <w:bookmarkStart w:id="68" w:name="_Toc434194397"/>
      <w:bookmarkStart w:id="69" w:name="_Toc434541836"/>
      <w:bookmarkEnd w:id="67"/>
      <w:bookmarkEnd w:id="68"/>
      <w:bookmarkEnd w:id="69"/>
    </w:p>
    <w:p w14:paraId="48C5592B" w14:textId="77777777"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70" w:name="_Toc434192833"/>
      <w:bookmarkStart w:id="71" w:name="_Toc434194398"/>
      <w:bookmarkStart w:id="72" w:name="_Toc434541837"/>
      <w:bookmarkEnd w:id="70"/>
      <w:bookmarkEnd w:id="71"/>
      <w:bookmarkEnd w:id="72"/>
    </w:p>
    <w:p w14:paraId="55FAB118" w14:textId="77777777" w:rsidR="00642D26" w:rsidRDefault="00642D26" w:rsidP="006228BD">
      <w:pPr>
        <w:pStyle w:val="Heading4"/>
        <w:spacing w:before="0" w:line="360" w:lineRule="auto"/>
      </w:pPr>
      <w:r>
        <w:t>Zephyr.</w:t>
      </w:r>
    </w:p>
    <w:p w14:paraId="0D68C3D5" w14:textId="77777777" w:rsidR="00642D26" w:rsidRDefault="00642D26" w:rsidP="006228BD">
      <w:pPr>
        <w:pStyle w:val="Heading4"/>
      </w:pPr>
      <w:proofErr w:type="spellStart"/>
      <w:r>
        <w:lastRenderedPageBreak/>
        <w:t>BasisPeak</w:t>
      </w:r>
      <w:proofErr w:type="spellEnd"/>
    </w:p>
    <w:p w14:paraId="072D7B41" w14:textId="77777777" w:rsidR="00642D26" w:rsidRPr="006E0B9D" w:rsidRDefault="00642D26" w:rsidP="006228BD">
      <w:pPr>
        <w:pStyle w:val="Heading4"/>
      </w:pPr>
      <w:r>
        <w:t>Microsoft Band.</w:t>
      </w:r>
    </w:p>
    <w:p w14:paraId="76DE1AEA"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3" w:name="_Toc434192834"/>
      <w:bookmarkStart w:id="74" w:name="_Toc434194399"/>
      <w:bookmarkStart w:id="75" w:name="_Toc434541838"/>
      <w:bookmarkEnd w:id="73"/>
      <w:bookmarkEnd w:id="74"/>
      <w:bookmarkEnd w:id="75"/>
    </w:p>
    <w:p w14:paraId="41BB8CF3"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6" w:name="_Toc434192835"/>
      <w:bookmarkStart w:id="77" w:name="_Toc434194400"/>
      <w:bookmarkStart w:id="78" w:name="_Toc434541839"/>
      <w:bookmarkEnd w:id="76"/>
      <w:bookmarkEnd w:id="77"/>
      <w:bookmarkEnd w:id="78"/>
    </w:p>
    <w:p w14:paraId="531B2F8D"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9" w:name="_Toc434192836"/>
      <w:bookmarkStart w:id="80" w:name="_Toc434194401"/>
      <w:bookmarkStart w:id="81" w:name="_Toc434541840"/>
      <w:bookmarkEnd w:id="79"/>
      <w:bookmarkEnd w:id="80"/>
      <w:bookmarkEnd w:id="81"/>
    </w:p>
    <w:p w14:paraId="54FC15EE" w14:textId="77777777" w:rsidR="00642D26" w:rsidRPr="00E33B6A" w:rsidRDefault="00642D26" w:rsidP="00E33B6A">
      <w:pPr>
        <w:pStyle w:val="Heading4"/>
        <w:numPr>
          <w:ilvl w:val="0"/>
          <w:numId w:val="0"/>
        </w:numPr>
        <w:ind w:left="2160" w:hanging="990"/>
      </w:pPr>
    </w:p>
    <w:p w14:paraId="65E21FE7" w14:textId="77777777" w:rsidR="009E38D1" w:rsidRDefault="009E38D1"/>
    <w:p w14:paraId="2EEED5F5" w14:textId="77777777" w:rsidR="009E38D1" w:rsidRDefault="009E38D1"/>
    <w:p w14:paraId="1B92E735" w14:textId="77777777" w:rsidR="00642D26" w:rsidRDefault="00642D26">
      <w:pPr>
        <w:rPr>
          <w:rFonts w:asciiTheme="majorHAnsi" w:eastAsiaTheme="majorEastAsia" w:hAnsiTheme="majorHAnsi" w:cstheme="majorBidi"/>
          <w:color w:val="17365D" w:themeColor="text2" w:themeShade="BF"/>
          <w:spacing w:val="5"/>
          <w:kern w:val="28"/>
          <w:sz w:val="52"/>
          <w:szCs w:val="52"/>
          <w:lang w:eastAsia="ja-JP"/>
        </w:rPr>
      </w:pPr>
      <w:r>
        <w:br w:type="page"/>
      </w:r>
    </w:p>
    <w:p w14:paraId="6DBC8F81" w14:textId="77777777" w:rsidR="009E38D1" w:rsidRPr="009E38D1" w:rsidRDefault="009E38D1">
      <w:pPr>
        <w:pStyle w:val="Title"/>
      </w:pPr>
      <w:r>
        <w:lastRenderedPageBreak/>
        <w:t>Appendices</w:t>
      </w:r>
    </w:p>
    <w:p w14:paraId="75DA2AFE" w14:textId="77777777" w:rsidR="00FC632D" w:rsidRDefault="009E38D1" w:rsidP="002618EE">
      <w:pPr>
        <w:pStyle w:val="Heading1"/>
        <w:numPr>
          <w:ilvl w:val="0"/>
          <w:numId w:val="0"/>
        </w:numPr>
        <w:ind w:left="432" w:hanging="432"/>
      </w:pPr>
      <w:bookmarkStart w:id="82" w:name="_Toc434541841"/>
      <w:r>
        <w:t>Appendix A: Use Case</w:t>
      </w:r>
      <w:r w:rsidR="00FC632D">
        <w:t xml:space="preserve"> Specifications</w:t>
      </w:r>
      <w:bookmarkEnd w:id="82"/>
    </w:p>
    <w:p w14:paraId="4DB0381A" w14:textId="77777777" w:rsidR="008D3651" w:rsidRDefault="00FC632D" w:rsidP="007A50E9">
      <w:r>
        <w:t>This section represents the use case specifications for the functions defined in the requirements specification for the two pieces of software needed to complete this project.</w:t>
      </w:r>
    </w:p>
    <w:p w14:paraId="698183DB" w14:textId="78140109" w:rsidR="00873CCE" w:rsidRDefault="00707907" w:rsidP="006228BD">
      <w:pPr>
        <w:jc w:val="center"/>
      </w:pPr>
      <w:r>
        <w:rPr>
          <w:noProof/>
        </w:rPr>
        <w:lastRenderedPageBreak/>
        <w:drawing>
          <wp:inline distT="0" distB="0" distL="0" distR="0" wp14:anchorId="7D865493" wp14:editId="40DFE58B">
            <wp:extent cx="4316010" cy="7448550"/>
            <wp:effectExtent l="0" t="0" r="0" b="0"/>
            <wp:docPr id="1" name="Picture 1"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6010" cy="7448550"/>
                    </a:xfrm>
                    <a:prstGeom prst="rect">
                      <a:avLst/>
                    </a:prstGeom>
                    <a:noFill/>
                    <a:ln>
                      <a:noFill/>
                    </a:ln>
                  </pic:spPr>
                </pic:pic>
              </a:graphicData>
            </a:graphic>
          </wp:inline>
        </w:drawing>
      </w:r>
    </w:p>
    <w:p w14:paraId="32F44AA7" w14:textId="77777777" w:rsidR="008D3651" w:rsidRDefault="008D3651" w:rsidP="007A50E9">
      <w:pPr>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14:paraId="28E6E31B" w14:textId="77777777"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E0A85B" w14:textId="77777777" w:rsidR="00FC632D" w:rsidRPr="007A50E9" w:rsidRDefault="00FC632D">
            <w:pPr>
              <w:rPr>
                <w:rFonts w:asciiTheme="minorHAnsi" w:hAnsiTheme="minorHAnsi"/>
              </w:rPr>
            </w:pPr>
            <w:r w:rsidRPr="007A50E9">
              <w:rPr>
                <w:rFonts w:asciiTheme="minorHAnsi" w:hAnsiTheme="minorHAnsi"/>
              </w:rPr>
              <w:lastRenderedPageBreak/>
              <w:t>Use Case ID</w:t>
            </w:r>
          </w:p>
        </w:tc>
        <w:tc>
          <w:tcPr>
            <w:tcW w:w="7218" w:type="dxa"/>
            <w:gridSpan w:val="2"/>
          </w:tcPr>
          <w:p w14:paraId="25A79409" w14:textId="77777777"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p>
        </w:tc>
      </w:tr>
      <w:tr w:rsidR="00FC632D" w:rsidRPr="00FB6609" w14:paraId="1F3A4903"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A34160" w14:textId="77777777"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14:paraId="5E0FCD0D"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14:paraId="260F80BE"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1A0FB10A" w14:textId="77777777"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14:paraId="670781E8" w14:textId="77777777"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14:paraId="12935A6B"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CABC3C" w14:textId="77777777"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14:paraId="6BA42103"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14:paraId="1FD4F3C0"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3A0064C2" w14:textId="77777777"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14:paraId="3C262E8F" w14:textId="77777777"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14:paraId="47280560"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97D162"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26488521"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14:paraId="3AE95C47"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5630B2A" w14:textId="77777777"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14:paraId="23B03B8D" w14:textId="77777777"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14:paraId="28F589DE"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85D148" w14:textId="77777777"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14:paraId="19BA878F" w14:textId="77777777"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14:paraId="23EF289B"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14:paraId="76314763"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3"/>
          </w:tcPr>
          <w:p w14:paraId="6EB6CF08" w14:textId="77777777"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14:paraId="5C0EF0C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B8C86F1" w14:textId="77777777"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14:paraId="3921ADA2"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14:paraId="65F41BED"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4437BC5D" w14:textId="77777777"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14:paraId="29420CD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14:paraId="6278E82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0E0424A" w14:textId="77777777"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14:paraId="165C0001" w14:textId="77777777"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14:paraId="42DE4B87"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536EE613" w14:textId="77777777" w:rsidR="00952DE8" w:rsidRPr="007A50E9" w:rsidRDefault="00952DE8" w:rsidP="00FC632D">
            <w:pPr>
              <w:rPr>
                <w:rFonts w:asciiTheme="minorHAnsi" w:hAnsiTheme="minorHAnsi"/>
              </w:rPr>
            </w:pPr>
          </w:p>
        </w:tc>
        <w:tc>
          <w:tcPr>
            <w:tcW w:w="4788" w:type="dxa"/>
          </w:tcPr>
          <w:p w14:paraId="607D52C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14:paraId="650457B4" w14:textId="77777777" w:rsidR="00144EFF" w:rsidRDefault="00144EFF" w:rsidP="007A50E9"/>
    <w:tbl>
      <w:tblPr>
        <w:tblStyle w:val="GridTable4-Accent11"/>
        <w:tblW w:w="0" w:type="auto"/>
        <w:tblLook w:val="04A0" w:firstRow="1" w:lastRow="0" w:firstColumn="1" w:lastColumn="0" w:noHBand="0" w:noVBand="1"/>
      </w:tblPr>
      <w:tblGrid>
        <w:gridCol w:w="2358"/>
        <w:gridCol w:w="7218"/>
      </w:tblGrid>
      <w:tr w:rsidR="00DA7793" w:rsidRPr="00FB6609" w14:paraId="1445695C" w14:textId="77777777"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2A5702D" w14:textId="77777777"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14:paraId="4FCD5BBE" w14:textId="77777777" w:rsidR="00DA7793" w:rsidRPr="007A50E9" w:rsidRDefault="00DA7793" w:rsidP="00CB4C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r>
              <w:rPr>
                <w:rFonts w:asciiTheme="minorHAnsi" w:hAnsiTheme="minorHAnsi"/>
              </w:rPr>
              <w:t>a</w:t>
            </w:r>
          </w:p>
        </w:tc>
      </w:tr>
      <w:tr w:rsidR="00DA7793" w:rsidRPr="00FB6609" w14:paraId="3EF32132"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5E7A006" w14:textId="77777777"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14:paraId="61F2E975"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14:paraId="0E093647"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104D4007" w14:textId="77777777"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14:paraId="7E9DFD3E"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14:paraId="057B9F06"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73F3EC" w14:textId="77777777"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14:paraId="05616C12"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14:paraId="3D89FDA5"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72904A4C" w14:textId="77777777"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14:paraId="247F2A64"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14:paraId="4CAB64BC"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D46912" w14:textId="77777777"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14:paraId="7CCFD856"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14:paraId="732A57DC"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6644661F" w14:textId="77777777"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14:paraId="690EADB1"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14:paraId="56E35E60"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7976BA" w14:textId="77777777"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14:paraId="60CC954F" w14:textId="77777777" w:rsidR="00DA7793"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14:paraId="2388EC71"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14:paraId="384F9C17" w14:textId="77777777" w:rsidTr="00E33B6A">
        <w:tc>
          <w:tcPr>
            <w:cnfStyle w:val="001000000000" w:firstRow="0" w:lastRow="0" w:firstColumn="1" w:lastColumn="0" w:oddVBand="0" w:evenVBand="0" w:oddHBand="0" w:evenHBand="0" w:firstRowFirstColumn="0" w:firstRowLastColumn="0" w:lastRowFirstColumn="0" w:lastRowLastColumn="0"/>
            <w:tcW w:w="9576" w:type="dxa"/>
            <w:gridSpan w:val="2"/>
          </w:tcPr>
          <w:p w14:paraId="6BA872F9" w14:textId="77777777"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14:paraId="2B818011"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23EBE8" w14:textId="77777777"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14:paraId="3A1DFD0C"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14:paraId="386696A3"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221AC353" w14:textId="77777777"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14:paraId="77C41500"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14:paraId="777FA8CE"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ADCBF2" w14:textId="77777777"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14:paraId="7075EFDB"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14:paraId="757F0031"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777BD79A" w14:textId="77777777" w:rsidR="00DA7793" w:rsidRPr="007A50E9" w:rsidRDefault="00DA7793" w:rsidP="00CB4CC6">
            <w:pPr>
              <w:rPr>
                <w:rFonts w:asciiTheme="minorHAnsi" w:hAnsiTheme="minorHAnsi"/>
              </w:rPr>
            </w:pPr>
          </w:p>
        </w:tc>
        <w:tc>
          <w:tcPr>
            <w:tcW w:w="7218" w:type="dxa"/>
          </w:tcPr>
          <w:p w14:paraId="650B1705"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14:paraId="24374ECA" w14:textId="77777777" w:rsidR="00CB4CC6" w:rsidRDefault="00CB4CC6"/>
    <w:tbl>
      <w:tblPr>
        <w:tblStyle w:val="GridTable4-Accent11"/>
        <w:tblW w:w="0" w:type="auto"/>
        <w:tblLook w:val="04A0" w:firstRow="1" w:lastRow="0" w:firstColumn="1" w:lastColumn="0" w:noHBand="0" w:noVBand="1"/>
      </w:tblPr>
      <w:tblGrid>
        <w:gridCol w:w="2358"/>
        <w:gridCol w:w="2430"/>
        <w:gridCol w:w="4788"/>
      </w:tblGrid>
      <w:tr w:rsidR="00144EFF" w:rsidRPr="00FB6609" w14:paraId="472B32D4"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D65FF0" w14:textId="77777777"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14:paraId="532B821B" w14:textId="77777777"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14:paraId="14E0BDC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F49D3DE" w14:textId="77777777"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14:paraId="2E51D839" w14:textId="77777777"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14:paraId="76BE26F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CDC4DB0" w14:textId="77777777"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14:paraId="7A9D11BB" w14:textId="77777777"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14:paraId="61AF1C4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EAEC69" w14:textId="77777777"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14:paraId="0A7C6804" w14:textId="77777777"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14:paraId="3253481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5DC7376" w14:textId="77777777"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14:paraId="45463B07" w14:textId="77777777"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14:paraId="1C8502A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02992A" w14:textId="77777777" w:rsidR="00FB6609" w:rsidRPr="007A50E9" w:rsidRDefault="00FB6609" w:rsidP="00FB6609">
            <w:pPr>
              <w:rPr>
                <w:rFonts w:asciiTheme="minorHAnsi" w:hAnsiTheme="minorHAnsi"/>
              </w:rPr>
            </w:pPr>
            <w:r w:rsidRPr="007A50E9">
              <w:rPr>
                <w:rFonts w:asciiTheme="minorHAnsi" w:hAnsiTheme="minorHAnsi"/>
              </w:rPr>
              <w:lastRenderedPageBreak/>
              <w:t>Cross-References</w:t>
            </w:r>
          </w:p>
        </w:tc>
        <w:tc>
          <w:tcPr>
            <w:tcW w:w="7218" w:type="dxa"/>
            <w:gridSpan w:val="2"/>
          </w:tcPr>
          <w:p w14:paraId="3EBABA2C"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14:paraId="25E7237B"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5C28965" w14:textId="77777777"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14:paraId="031DB64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14:paraId="7EFDC86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48DD0F" w14:textId="77777777"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14:paraId="19555BD9" w14:textId="77777777"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14:paraId="7AB14DAC" w14:textId="77777777"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14:paraId="4DCFD95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68FD05AE" w14:textId="77777777"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14:paraId="18EF23A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9D11B52" w14:textId="77777777"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14:paraId="2611EE49"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14:paraId="29C95FBD"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2937ECA1" w14:textId="77777777"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14:paraId="617D94F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14:paraId="1B3B961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D6AA77C" w14:textId="77777777" w:rsidR="00F41728" w:rsidRPr="007A50E9" w:rsidRDefault="00F41728" w:rsidP="00FB6609">
            <w:pPr>
              <w:rPr>
                <w:rStyle w:val="CommentReference"/>
                <w:rFonts w:asciiTheme="minorHAnsi" w:hAnsiTheme="minorHAnsi"/>
                <w:b w:val="0"/>
                <w:bCs w:val="0"/>
                <w:sz w:val="22"/>
                <w:szCs w:val="22"/>
              </w:rPr>
            </w:pPr>
          </w:p>
        </w:tc>
        <w:tc>
          <w:tcPr>
            <w:tcW w:w="4788" w:type="dxa"/>
          </w:tcPr>
          <w:p w14:paraId="6FA80102" w14:textId="77777777"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14:paraId="57F9238E"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0C427BA1"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D5D176"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24D14B4C"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14:paraId="57350FC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8D7ADF"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67AF9D5E"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14:paraId="6BE1FE2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9AAAC45"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139F9348" w14:textId="77777777"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A64F7C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E1206C"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72A5B6DC"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14:paraId="74A19C0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E826FD2"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1D08C606"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14:paraId="7FE318D9"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6EBE686"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52F79A31"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7EB9B05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63D2EDF"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343C0C89"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14:paraId="4BD360A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4AF123C"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3B5B61C9"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14:paraId="3BC33BA1"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14:paraId="3559488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072F1C31" w14:textId="77777777"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14:paraId="6E2FD69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D3F92B8"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4AEC8179"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3EFDA193"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C497F88" w14:textId="77777777"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14:paraId="6AAE624A"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15E8070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32C6570" w14:textId="77777777" w:rsidR="00F41728" w:rsidRDefault="00F41728" w:rsidP="00F41728">
            <w:pPr>
              <w:rPr>
                <w:rFonts w:asciiTheme="minorHAnsi" w:hAnsiTheme="minorHAnsi"/>
              </w:rPr>
            </w:pPr>
          </w:p>
        </w:tc>
        <w:tc>
          <w:tcPr>
            <w:tcW w:w="4788" w:type="dxa"/>
          </w:tcPr>
          <w:p w14:paraId="793C35C7"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14:paraId="0163965B"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310506CC"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48BD49B"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63683D50"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14:paraId="220485C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E286B2"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15561230"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14:paraId="47B3C40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28C913D"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05AC8D42" w14:textId="77777777"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3AAEC3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739948"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2BCC321A"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14:paraId="329009E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F348225"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7C71BDEC"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14:paraId="426BD04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D9F1C3"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761C9ACE"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6E2168A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D227FAC"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6F88CCB0"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14:paraId="2F55223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B8E474"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5A20ED83"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14:paraId="3C449D59"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14:paraId="1E9D59E1"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700F863A" w14:textId="77777777"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14:paraId="3130A34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58DDB7E"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7E2A2093"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66CED7C1"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1F3FE8F" w14:textId="77777777" w:rsidR="00FB6609" w:rsidRPr="007A50E9" w:rsidRDefault="00F41728">
            <w:pPr>
              <w:rPr>
                <w:rFonts w:asciiTheme="minorHAnsi" w:hAnsiTheme="minorHAnsi"/>
                <w:b w:val="0"/>
              </w:rPr>
            </w:pPr>
            <w:r w:rsidRPr="00F41728">
              <w:rPr>
                <w:rFonts w:asciiTheme="minorHAnsi" w:hAnsiTheme="minorHAnsi"/>
              </w:rPr>
              <w:lastRenderedPageBreak/>
              <w:t>1.</w:t>
            </w:r>
            <w:r>
              <w:rPr>
                <w:rFonts w:asciiTheme="minorHAnsi" w:hAnsiTheme="minorHAnsi"/>
                <w:b w:val="0"/>
              </w:rPr>
              <w:t xml:space="preserve"> The process data use case initiates the upload of the data</w:t>
            </w:r>
          </w:p>
        </w:tc>
        <w:tc>
          <w:tcPr>
            <w:tcW w:w="4788" w:type="dxa"/>
          </w:tcPr>
          <w:p w14:paraId="787976C8"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6D417A3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838061E" w14:textId="77777777" w:rsidR="00F41728" w:rsidRPr="00F41728" w:rsidRDefault="00F41728" w:rsidP="00F41728">
            <w:pPr>
              <w:rPr>
                <w:rFonts w:asciiTheme="minorHAnsi" w:hAnsiTheme="minorHAnsi"/>
                <w:b w:val="0"/>
                <w:bCs w:val="0"/>
              </w:rPr>
            </w:pPr>
          </w:p>
        </w:tc>
        <w:tc>
          <w:tcPr>
            <w:tcW w:w="4788" w:type="dxa"/>
          </w:tcPr>
          <w:p w14:paraId="084F822C"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14:paraId="03FAA4F1"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F13E69" w:rsidRPr="00AD2C1D" w14:paraId="47068CAF" w14:textId="77777777"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9668EC" w14:textId="77777777"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14:paraId="4244087D" w14:textId="77777777"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14:paraId="2E50379F"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4FF747" w14:textId="77777777"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14:paraId="53CE5999"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14:paraId="7E2BE34F"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56729DF6" w14:textId="77777777"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14:paraId="0622BFFC" w14:textId="77777777"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14:paraId="234BC6AE"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BC59D0" w14:textId="77777777"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14:paraId="78CE742C"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14:paraId="493FAED1"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2D11BD15" w14:textId="77777777"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14:paraId="1C8F8721" w14:textId="77777777"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14:paraId="43CEC17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B2259C0" w14:textId="77777777"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14:paraId="5FD9DBB6"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14:paraId="5AC583DC"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6DE0BEBB" w14:textId="77777777"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14:paraId="6201F73B" w14:textId="77777777"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0767079" w14:textId="77777777" w:rsidR="00A44250" w:rsidRPr="00AD2C1D" w:rsidRDefault="00A4425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14:paraId="5E8985D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6067B6" w14:textId="77777777"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14:paraId="1B779FCA" w14:textId="77777777" w:rsidR="00E25BEF" w:rsidRPr="00E25BEF"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14:paraId="5739C6B9" w14:textId="77777777"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14:paraId="299F344D"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2"/>
          </w:tcPr>
          <w:p w14:paraId="5CE072C1" w14:textId="77777777"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14:paraId="3925F721"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A62DCF" w14:textId="77777777"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14:paraId="1138551D"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14:paraId="4FCC8008"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00866C4F" w14:textId="77777777"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14:paraId="3FF5B278"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14:paraId="67AF3BC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358A16C" w14:textId="77777777" w:rsidR="00F13E69" w:rsidRPr="00AD2C1D" w:rsidRDefault="00F13E69" w:rsidP="008C45F7">
            <w:pPr>
              <w:rPr>
                <w:rFonts w:asciiTheme="minorHAnsi" w:hAnsiTheme="minorHAnsi"/>
                <w:b w:val="0"/>
                <w:bCs w:val="0"/>
              </w:rPr>
            </w:pPr>
          </w:p>
        </w:tc>
        <w:tc>
          <w:tcPr>
            <w:tcW w:w="7218" w:type="dxa"/>
          </w:tcPr>
          <w:p w14:paraId="2A35A95E"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14:paraId="48966B09"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7B173B" w:rsidRPr="00AD2C1D" w14:paraId="74AFD043"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951541" w14:textId="77777777"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14:paraId="6B5D4869" w14:textId="77777777"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14:paraId="63C28CC2"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D59EBE" w14:textId="77777777"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14:paraId="793790FF"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14:paraId="5AA06999"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99ECDB6" w14:textId="77777777"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14:paraId="1C4693CA" w14:textId="77777777"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14:paraId="6547B54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FFFBC8" w14:textId="77777777"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14:paraId="356B0265"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14:paraId="7134B8CF"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B017348" w14:textId="77777777"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14:paraId="51B03D83" w14:textId="77777777"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14:paraId="5C6F58A4"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A2BE76" w14:textId="77777777"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14:paraId="14715FA7"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14:paraId="600186C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6A876A7" w14:textId="77777777"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14:paraId="77DCADCB"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68044FBC" w14:textId="77777777" w:rsidR="007B173B" w:rsidRDefault="00E25BEF"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14:paraId="0873DD68"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14:paraId="46948D2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CF370" w14:textId="77777777"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14:paraId="6133D36C" w14:textId="77777777"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14:paraId="1C42B7DE" w14:textId="77777777"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14:paraId="57B3190F"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BF6D76C" w14:textId="77777777"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14:paraId="3BB2BA2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CD53197" w14:textId="77777777"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14:paraId="69DC18DD"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14:paraId="7E95A764"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29CBBF7" w14:textId="77777777"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14:paraId="61E3E359"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14:paraId="1CDFAFF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E43B445" w14:textId="77777777" w:rsidR="007B173B" w:rsidRPr="00AD2C1D" w:rsidRDefault="007B173B" w:rsidP="008C45F7">
            <w:pPr>
              <w:rPr>
                <w:rFonts w:asciiTheme="minorHAnsi" w:hAnsiTheme="minorHAnsi"/>
                <w:b w:val="0"/>
                <w:bCs w:val="0"/>
              </w:rPr>
            </w:pPr>
          </w:p>
        </w:tc>
        <w:tc>
          <w:tcPr>
            <w:tcW w:w="7218" w:type="dxa"/>
          </w:tcPr>
          <w:p w14:paraId="1667882C"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14:paraId="4C6D6D9E" w14:textId="77777777" w:rsidR="00B55E73" w:rsidRDefault="00B55E73" w:rsidP="007A50E9"/>
    <w:tbl>
      <w:tblPr>
        <w:tblStyle w:val="GridTable4-Accent11"/>
        <w:tblW w:w="0" w:type="auto"/>
        <w:tblLook w:val="04A0" w:firstRow="1" w:lastRow="0" w:firstColumn="1" w:lastColumn="0" w:noHBand="0" w:noVBand="1"/>
      </w:tblPr>
      <w:tblGrid>
        <w:gridCol w:w="2358"/>
        <w:gridCol w:w="7218"/>
      </w:tblGrid>
      <w:tr w:rsidR="00B55E73" w:rsidRPr="00AD2C1D" w14:paraId="3662C1B1"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1321AA" w14:textId="77777777"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14:paraId="01FF3361" w14:textId="77777777"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14:paraId="1D3D090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AD78A6" w14:textId="77777777"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14:paraId="6AFA3E83"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14:paraId="3441D73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498EFD92" w14:textId="77777777"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14:paraId="0DA2A934" w14:textId="77777777"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14:paraId="0D475B97"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CEAB3C5" w14:textId="77777777"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14:paraId="32FF7564"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14:paraId="73B30366"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59176AB" w14:textId="77777777"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14:paraId="3882242F" w14:textId="77777777"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14:paraId="59C2844C"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66893" w14:textId="77777777"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14:paraId="6636A771"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14:paraId="1ECDE5A7"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65A472E" w14:textId="77777777"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14:paraId="206974F2"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8B83B76" w14:textId="77777777" w:rsidR="00B55E73" w:rsidRPr="00AD2C1D" w:rsidRDefault="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14:paraId="30DA9C8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EFEB98" w14:textId="77777777"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14:paraId="1E2DFB57" w14:textId="77777777"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14:paraId="650FF944" w14:textId="77777777"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14:paraId="15B363B3"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DB4371E" w14:textId="77777777"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14:paraId="7B5F417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048FCA" w14:textId="77777777"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14:paraId="300CEFFB"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14:paraId="03D4A69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05FE899" w14:textId="77777777"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14:paraId="4A6AF20D"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14:paraId="1226913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083F89" w14:textId="77777777" w:rsidR="00B55E73" w:rsidRPr="00AD2C1D" w:rsidRDefault="00B55E73" w:rsidP="008C45F7">
            <w:pPr>
              <w:rPr>
                <w:rFonts w:asciiTheme="minorHAnsi" w:hAnsiTheme="minorHAnsi"/>
                <w:b w:val="0"/>
                <w:bCs w:val="0"/>
              </w:rPr>
            </w:pPr>
          </w:p>
        </w:tc>
        <w:tc>
          <w:tcPr>
            <w:tcW w:w="7218" w:type="dxa"/>
          </w:tcPr>
          <w:p w14:paraId="277A193A"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14:paraId="6C9E18A9" w14:textId="77777777" w:rsidR="00FA0A59" w:rsidRDefault="00FA0A59" w:rsidP="007A50E9"/>
    <w:tbl>
      <w:tblPr>
        <w:tblStyle w:val="GridTable4-Accent11"/>
        <w:tblW w:w="0" w:type="auto"/>
        <w:tblLook w:val="04A0" w:firstRow="1" w:lastRow="0" w:firstColumn="1" w:lastColumn="0" w:noHBand="0" w:noVBand="1"/>
      </w:tblPr>
      <w:tblGrid>
        <w:gridCol w:w="2358"/>
        <w:gridCol w:w="7218"/>
      </w:tblGrid>
      <w:tr w:rsidR="00C75B5B" w:rsidRPr="00AD2C1D" w14:paraId="32B1967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8250D40" w14:textId="77777777"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14:paraId="1079FB7D" w14:textId="77777777" w:rsidR="00C75B5B" w:rsidRPr="00AD2C1D" w:rsidRDefault="00C75B5B"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UC_008</w:t>
            </w:r>
          </w:p>
        </w:tc>
      </w:tr>
      <w:tr w:rsidR="00C75B5B" w:rsidRPr="00AD2C1D" w14:paraId="1694A4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E64BF0" w14:textId="77777777"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14:paraId="5AFC27ED"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14:paraId="415C941F"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F89407D" w14:textId="77777777"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14:paraId="2F7BF4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14:paraId="4498217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AB4EA4" w14:textId="77777777"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14:paraId="21F4BA3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14:paraId="4F606BAB"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B481A56" w14:textId="77777777"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14:paraId="38271BC0" w14:textId="77777777" w:rsidR="00C75B5B" w:rsidRPr="00AD2C1D" w:rsidRDefault="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14:paraId="734A24A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0F4D92" w14:textId="77777777"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14:paraId="031FBAB3"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14:paraId="56D0C6F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7E6C8995" w14:textId="77777777"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14:paraId="24E72087" w14:textId="77777777" w:rsidR="00C75B5B"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1D79736"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14:paraId="6050E3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26E9F9E" w14:textId="77777777"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14:paraId="08EE43B9" w14:textId="77777777" w:rsidR="00C75B5B"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14:paraId="37A8C316" w14:textId="77777777" w:rsidR="00C75B5B" w:rsidRPr="00BE45FC"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14:paraId="28344466"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2C1527" w14:textId="77777777"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14:paraId="7F91533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30BE9D" w14:textId="77777777"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14:paraId="010D8AC5"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14:paraId="1BEFB1D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533941F" w14:textId="77777777" w:rsidR="00C75B5B" w:rsidRPr="00AD2C1D" w:rsidRDefault="00C75B5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14:paraId="26C62E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48085B1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854477" w14:textId="77777777" w:rsidR="00C75B5B" w:rsidRPr="00AD2C1D" w:rsidRDefault="00C75B5B" w:rsidP="002729C6">
            <w:pPr>
              <w:rPr>
                <w:rFonts w:asciiTheme="minorHAnsi" w:hAnsiTheme="minorHAnsi"/>
                <w:b w:val="0"/>
                <w:bCs w:val="0"/>
              </w:rPr>
            </w:pPr>
          </w:p>
        </w:tc>
        <w:tc>
          <w:tcPr>
            <w:tcW w:w="7218" w:type="dxa"/>
          </w:tcPr>
          <w:p w14:paraId="74A0632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14:paraId="6F48AFA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39B09FA" w14:textId="77777777"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14:paraId="6DDA6B06" w14:textId="77777777" w:rsidR="00C75B5B" w:rsidRDefault="00C75B5B" w:rsidP="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566A1579"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8777DA" w14:textId="77777777" w:rsidR="00C75B5B" w:rsidRDefault="00C75B5B" w:rsidP="002729C6">
            <w:pPr>
              <w:rPr>
                <w:rFonts w:asciiTheme="minorHAnsi" w:hAnsiTheme="minorHAnsi"/>
                <w:b w:val="0"/>
                <w:bCs w:val="0"/>
              </w:rPr>
            </w:pPr>
          </w:p>
        </w:tc>
        <w:tc>
          <w:tcPr>
            <w:tcW w:w="7218" w:type="dxa"/>
          </w:tcPr>
          <w:p w14:paraId="320DCC79" w14:textId="77777777" w:rsidR="00C75B5B" w:rsidRPr="00E33B6A" w:rsidRDefault="00C75B5B" w:rsidP="00E33B6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14:paraId="3EC6A2CA" w14:textId="77777777" w:rsidR="00C75B5B" w:rsidRDefault="00C75B5B" w:rsidP="007A50E9"/>
    <w:tbl>
      <w:tblPr>
        <w:tblStyle w:val="GridTable4-Accent11"/>
        <w:tblW w:w="0" w:type="auto"/>
        <w:tblLook w:val="04A0" w:firstRow="1" w:lastRow="0" w:firstColumn="1" w:lastColumn="0" w:noHBand="0" w:noVBand="1"/>
      </w:tblPr>
      <w:tblGrid>
        <w:gridCol w:w="2358"/>
        <w:gridCol w:w="7218"/>
      </w:tblGrid>
      <w:tr w:rsidR="00F703E3" w:rsidRPr="00AD2C1D" w14:paraId="0E8ABBCF"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60056F" w14:textId="77777777"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14:paraId="2FBD5C4D" w14:textId="77777777" w:rsidR="00F703E3" w:rsidRPr="00AD2C1D" w:rsidRDefault="00F703E3"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UC_009</w:t>
            </w:r>
          </w:p>
        </w:tc>
      </w:tr>
      <w:tr w:rsidR="00F703E3" w:rsidRPr="00AD2C1D" w14:paraId="291624A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53B2C3" w14:textId="77777777"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14:paraId="54FDD661"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14:paraId="3F3E8A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89C7BB" w14:textId="77777777"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14:paraId="2DC02455"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14:paraId="5D248A9C"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D5CBDBC" w14:textId="77777777"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14:paraId="49E7D007" w14:textId="77777777" w:rsidR="00F703E3" w:rsidRPr="00AD2C1D"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14:paraId="49A2B2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DE67C5B" w14:textId="77777777"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14:paraId="6E3D884C" w14:textId="77777777" w:rsidR="00F703E3" w:rsidRPr="00AD2C1D" w:rsidRDefault="00064BE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14:paraId="29EBB54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19D887D" w14:textId="77777777"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14:paraId="1389D637"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14:paraId="517923F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2972E97" w14:textId="77777777"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14:paraId="0CE3305C"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02C2FEF6"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BBC610" w14:textId="77777777" w:rsidR="00064BEB"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14:paraId="77AA0B1C" w14:textId="77777777" w:rsidR="00064BEB" w:rsidRPr="00AD2C1D"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navigate to the account management page.</w:t>
            </w:r>
          </w:p>
        </w:tc>
      </w:tr>
      <w:tr w:rsidR="00F703E3" w:rsidRPr="00AD2C1D" w14:paraId="20ACA70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6578B3" w14:textId="77777777"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14:paraId="62D426D1" w14:textId="77777777" w:rsidR="00F703E3"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14:paraId="7FE21E2D" w14:textId="77777777" w:rsidR="00F703E3" w:rsidRPr="00BE45FC"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14:paraId="30247E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9062A1" w14:textId="77777777"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14:paraId="600C7774"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327F10D" w14:textId="77777777"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14:paraId="2E5723FD"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14:paraId="4FE4D4D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94F861D" w14:textId="77777777"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14:paraId="5AD8F2BB"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14:paraId="21983A7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8C6EF77" w14:textId="77777777"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14:paraId="22DD5F28"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14:paraId="20F8B37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835F5" w14:textId="77777777" w:rsidR="00F703E3" w:rsidRPr="00AD2C1D" w:rsidRDefault="00F703E3" w:rsidP="002729C6">
            <w:pPr>
              <w:rPr>
                <w:rFonts w:asciiTheme="minorHAnsi" w:hAnsiTheme="minorHAnsi"/>
                <w:b w:val="0"/>
                <w:bCs w:val="0"/>
              </w:rPr>
            </w:pPr>
          </w:p>
        </w:tc>
        <w:tc>
          <w:tcPr>
            <w:tcW w:w="7218" w:type="dxa"/>
          </w:tcPr>
          <w:p w14:paraId="1E0AD777" w14:textId="77777777" w:rsidR="00F703E3"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14:paraId="0008CD46" w14:textId="77777777" w:rsidR="00F703E3" w:rsidRDefault="00F703E3" w:rsidP="007A50E9"/>
    <w:tbl>
      <w:tblPr>
        <w:tblStyle w:val="GridTable4-Accent11"/>
        <w:tblW w:w="0" w:type="auto"/>
        <w:tblLook w:val="04A0" w:firstRow="1" w:lastRow="0" w:firstColumn="1" w:lastColumn="0" w:noHBand="0" w:noVBand="1"/>
      </w:tblPr>
      <w:tblGrid>
        <w:gridCol w:w="2358"/>
        <w:gridCol w:w="7218"/>
      </w:tblGrid>
      <w:tr w:rsidR="00694946" w:rsidRPr="00AD2C1D" w14:paraId="4E4081BE"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CB79406" w14:textId="77777777"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14:paraId="59B6A0B7" w14:textId="77777777" w:rsidR="00694946" w:rsidRPr="00AD2C1D" w:rsidRDefault="00694946"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UC_010</w:t>
            </w:r>
          </w:p>
        </w:tc>
      </w:tr>
      <w:tr w:rsidR="00694946" w:rsidRPr="00AD2C1D" w14:paraId="120FF56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BBE3A21" w14:textId="77777777"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14:paraId="6BC8D13D"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14:paraId="7811329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946BED9" w14:textId="77777777"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14:paraId="7A144E6A"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14:paraId="48AB204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6CDBA78" w14:textId="77777777"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14:paraId="5D7766AF" w14:textId="77777777" w:rsidR="00694946" w:rsidRPr="00AD2C1D"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14:paraId="4484FFA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2931E" w14:textId="77777777"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14:paraId="45D2D6BE" w14:textId="77777777" w:rsidR="00694946" w:rsidRPr="00AD2C1D"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14:paraId="6D8A29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D4F9DB4" w14:textId="77777777"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14:paraId="3261D08B"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14:paraId="0880EA9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5E7F41" w14:textId="77777777"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14:paraId="0C44C133"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44B47A2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14:paraId="5ABFD01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0B9FB21E"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14:paraId="1192B12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B547F9" w14:textId="77777777" w:rsidR="00694946" w:rsidRPr="00AD2C1D" w:rsidRDefault="00694946" w:rsidP="002729C6">
            <w:pPr>
              <w:rPr>
                <w:rFonts w:asciiTheme="minorHAnsi" w:hAnsiTheme="minorHAnsi"/>
              </w:rPr>
            </w:pPr>
            <w:r w:rsidRPr="00AD2C1D">
              <w:rPr>
                <w:rFonts w:asciiTheme="minorHAnsi" w:hAnsiTheme="minorHAnsi"/>
              </w:rPr>
              <w:lastRenderedPageBreak/>
              <w:t>Post-conditions</w:t>
            </w:r>
          </w:p>
        </w:tc>
        <w:tc>
          <w:tcPr>
            <w:tcW w:w="7218" w:type="dxa"/>
          </w:tcPr>
          <w:p w14:paraId="49970B79" w14:textId="77777777" w:rsidR="00694946"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14:paraId="42A01000" w14:textId="77777777" w:rsidR="00694946" w:rsidRPr="00BE45FC"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14:paraId="0ABD2A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43A4221A" w14:textId="77777777"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14:paraId="1524B1E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62638AC" w14:textId="77777777"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14:paraId="5358EA63"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14:paraId="22E3F4D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BC8DD61" w14:textId="77777777"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23E1A782"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14:paraId="0FFA858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343140" w14:textId="77777777"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14:paraId="53521B9F"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4AD142B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8E1023B" w14:textId="77777777" w:rsidR="00694946" w:rsidRPr="00AD2C1D" w:rsidRDefault="00694946" w:rsidP="002729C6">
            <w:pPr>
              <w:rPr>
                <w:rFonts w:asciiTheme="minorHAnsi" w:hAnsiTheme="minorHAnsi"/>
                <w:b w:val="0"/>
                <w:bCs w:val="0"/>
              </w:rPr>
            </w:pPr>
          </w:p>
        </w:tc>
        <w:tc>
          <w:tcPr>
            <w:tcW w:w="7218" w:type="dxa"/>
          </w:tcPr>
          <w:p w14:paraId="0B1F4CC8" w14:textId="77777777" w:rsidR="00694946"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14:paraId="6B2DA5A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A1B55" w14:textId="77777777"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14:paraId="0DF78172" w14:textId="77777777" w:rsidR="00694946" w:rsidRDefault="00694946" w:rsidP="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78B5885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394DE3" w14:textId="77777777" w:rsidR="00694946" w:rsidRDefault="00694946" w:rsidP="002729C6">
            <w:pPr>
              <w:rPr>
                <w:rFonts w:asciiTheme="minorHAnsi" w:hAnsiTheme="minorHAnsi"/>
                <w:b w:val="0"/>
                <w:bCs w:val="0"/>
              </w:rPr>
            </w:pPr>
          </w:p>
        </w:tc>
        <w:tc>
          <w:tcPr>
            <w:tcW w:w="7218" w:type="dxa"/>
          </w:tcPr>
          <w:p w14:paraId="1E6DE34B" w14:textId="77777777" w:rsidR="00694946" w:rsidRDefault="00694946" w:rsidP="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14:paraId="673B5D9F" w14:textId="77777777" w:rsidR="00694946" w:rsidRDefault="00694946" w:rsidP="007A50E9"/>
    <w:tbl>
      <w:tblPr>
        <w:tblStyle w:val="GridTable4-Accent11"/>
        <w:tblW w:w="0" w:type="auto"/>
        <w:tblLook w:val="04A0" w:firstRow="1" w:lastRow="0" w:firstColumn="1" w:lastColumn="0" w:noHBand="0" w:noVBand="1"/>
      </w:tblPr>
      <w:tblGrid>
        <w:gridCol w:w="2358"/>
        <w:gridCol w:w="7218"/>
      </w:tblGrid>
      <w:tr w:rsidR="00DA1F07" w:rsidRPr="00AD2C1D" w14:paraId="065DCB24"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B8380A4"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2EEAF24A"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UC_011</w:t>
            </w:r>
          </w:p>
        </w:tc>
      </w:tr>
      <w:tr w:rsidR="00DA1F07" w:rsidRPr="00AD2C1D" w14:paraId="0D5CDF0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46D7C7"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53D0D3DE"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14:paraId="19F4943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EE551FB"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7E86F1BB"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14:paraId="7133400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E5B5A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457694B2"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14:paraId="44FF5B7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62B9AA4"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61D8609D"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14:paraId="254BB7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651524"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7E8B3F0"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8B28ED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4DD0D90"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0F5E4C2B"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2F9CD4F4"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14:paraId="2EA26B7C"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28023B88"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14:paraId="621F9BF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1DF3E4"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1922575C"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14:paraId="557E1CB1"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14:paraId="51F57012"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1AE9776"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703C479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FD93316"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5A89B6F2"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6B35AE6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393585A" w14:textId="77777777"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56B14F22"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6058265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0AA92" w14:textId="77777777"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14:paraId="4E4C4DF9"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14:paraId="4256246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0C4C6FB" w14:textId="77777777" w:rsidR="00DA1F07" w:rsidRPr="00AD2C1D" w:rsidRDefault="00DA1F07" w:rsidP="002729C6">
            <w:pPr>
              <w:rPr>
                <w:rFonts w:asciiTheme="minorHAnsi" w:hAnsiTheme="minorHAnsi"/>
                <w:b w:val="0"/>
                <w:bCs w:val="0"/>
              </w:rPr>
            </w:pPr>
          </w:p>
        </w:tc>
        <w:tc>
          <w:tcPr>
            <w:tcW w:w="7218" w:type="dxa"/>
          </w:tcPr>
          <w:p w14:paraId="08125511" w14:textId="77777777" w:rsidR="00DA1F07"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14:paraId="7DBF31DF"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DA1F07" w:rsidRPr="00AD2C1D" w14:paraId="4B95185C"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AE92988" w14:textId="77777777" w:rsidR="00DA1F07" w:rsidRPr="00AD2C1D" w:rsidRDefault="00DA1F07" w:rsidP="002729C6">
            <w:pPr>
              <w:rPr>
                <w:rFonts w:asciiTheme="minorHAnsi" w:hAnsiTheme="minorHAnsi"/>
              </w:rPr>
            </w:pPr>
            <w:r w:rsidRPr="00AD2C1D">
              <w:rPr>
                <w:rFonts w:asciiTheme="minorHAnsi" w:hAnsiTheme="minorHAnsi"/>
              </w:rPr>
              <w:lastRenderedPageBreak/>
              <w:t>Use Case ID</w:t>
            </w:r>
          </w:p>
        </w:tc>
        <w:tc>
          <w:tcPr>
            <w:tcW w:w="7218" w:type="dxa"/>
          </w:tcPr>
          <w:p w14:paraId="4DEB0113"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UC_012</w:t>
            </w:r>
          </w:p>
        </w:tc>
      </w:tr>
      <w:tr w:rsidR="00DA1F07" w:rsidRPr="00AD2C1D" w14:paraId="214501A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D44ED3"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38E0C07B"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14:paraId="0A3443A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F5C5A3F"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44FF1E25"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14:paraId="7FF2FF5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13A80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17219F8F"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14:paraId="1A3F326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839ECD8"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513FDE47"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14:paraId="2D7F35B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D160D"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AC39D88"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69FB3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43C4FA7"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18C8668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14:paraId="5B13017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14:paraId="032D298D"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14:paraId="2C9D17A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7B5446F"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300F437F"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14:paraId="549D2B90"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14:paraId="31749430"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21A0D0BD"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6FD85D0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65D1BF"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3D2C8433"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1E487D8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A7516AD" w14:textId="77777777"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14:paraId="58F3DBEA"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483F7EC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E04252A" w14:textId="77777777" w:rsidR="00DA1F07" w:rsidRPr="00AD2C1D" w:rsidRDefault="00DA1F07">
            <w:pPr>
              <w:rPr>
                <w:rFonts w:asciiTheme="minorHAnsi" w:hAnsiTheme="minorHAnsi"/>
                <w:b w:val="0"/>
                <w:bCs w:val="0"/>
              </w:rPr>
            </w:pPr>
          </w:p>
        </w:tc>
        <w:tc>
          <w:tcPr>
            <w:tcW w:w="7218" w:type="dxa"/>
          </w:tcPr>
          <w:p w14:paraId="6012B1E5"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pulls the various types of data from the database and builds a </w:t>
            </w:r>
            <w:r w:rsidR="004B359E">
              <w:rPr>
                <w:rFonts w:asciiTheme="minorHAnsi" w:hAnsiTheme="minorHAnsi"/>
              </w:rPr>
              <w:t>set of lists that can be used to build an experiment.</w:t>
            </w:r>
          </w:p>
        </w:tc>
      </w:tr>
      <w:tr w:rsidR="00DA1F07" w:rsidRPr="00AD2C1D" w14:paraId="4C9D060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6EF50F0" w14:textId="77777777"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14:paraId="6600ED50"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4CFFCE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FC3C70" w14:textId="77777777" w:rsidR="004B359E" w:rsidRDefault="004B359E" w:rsidP="002729C6">
            <w:pPr>
              <w:rPr>
                <w:rFonts w:asciiTheme="minorHAnsi" w:hAnsiTheme="minorHAnsi"/>
                <w:b w:val="0"/>
                <w:bCs w:val="0"/>
              </w:rPr>
            </w:pPr>
          </w:p>
        </w:tc>
        <w:tc>
          <w:tcPr>
            <w:tcW w:w="7218" w:type="dxa"/>
          </w:tcPr>
          <w:p w14:paraId="6DA779FD"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14:paraId="2444FD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CB24938" w14:textId="77777777"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14:paraId="2EAFAB22" w14:textId="77777777" w:rsidR="004B359E"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0B0C83A0"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B4B8E1" w14:textId="77777777" w:rsidR="004B359E" w:rsidRDefault="004B359E" w:rsidP="002729C6">
            <w:pPr>
              <w:rPr>
                <w:rFonts w:asciiTheme="minorHAnsi" w:hAnsiTheme="minorHAnsi"/>
                <w:b w:val="0"/>
                <w:bCs w:val="0"/>
              </w:rPr>
            </w:pPr>
          </w:p>
        </w:tc>
        <w:tc>
          <w:tcPr>
            <w:tcW w:w="7218" w:type="dxa"/>
          </w:tcPr>
          <w:p w14:paraId="0125326F"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ran again later.</w:t>
            </w:r>
          </w:p>
        </w:tc>
      </w:tr>
    </w:tbl>
    <w:p w14:paraId="7A22468C"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4B359E" w:rsidRPr="00AD2C1D" w14:paraId="3658F60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FF961C2" w14:textId="77777777"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14:paraId="6D281921" w14:textId="77777777" w:rsidR="004B359E" w:rsidRPr="00AD2C1D" w:rsidRDefault="004B359E"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UC_013</w:t>
            </w:r>
          </w:p>
        </w:tc>
      </w:tr>
      <w:tr w:rsidR="004B359E" w:rsidRPr="00AD2C1D" w14:paraId="1634BCE8"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DE3723E" w14:textId="77777777"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14:paraId="69A26620"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14:paraId="100E2E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03FDD9D" w14:textId="77777777"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14:paraId="2D256E88"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14:paraId="02A23D5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19C2BC" w14:textId="77777777"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14:paraId="7650538D"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14:paraId="7FECF09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517E27D" w14:textId="77777777"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14:paraId="20588B83"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14:paraId="5A13E50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FD79093" w14:textId="77777777"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14:paraId="4BD233A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14:paraId="3B2D1C1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847390E" w14:textId="77777777"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14:paraId="6F64A84C"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14:paraId="03996020"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14:paraId="2E09707C" w14:textId="77777777" w:rsidR="004B359E" w:rsidRPr="00AD2C1D" w:rsidRDefault="007F76B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14:paraId="3838BA5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C9C60EC" w14:textId="77777777" w:rsidR="004B359E" w:rsidRPr="00AD2C1D" w:rsidRDefault="004B359E" w:rsidP="002729C6">
            <w:pPr>
              <w:rPr>
                <w:rFonts w:asciiTheme="minorHAnsi" w:hAnsiTheme="minorHAnsi"/>
              </w:rPr>
            </w:pPr>
            <w:r w:rsidRPr="00AD2C1D">
              <w:rPr>
                <w:rFonts w:asciiTheme="minorHAnsi" w:hAnsiTheme="minorHAnsi"/>
              </w:rPr>
              <w:t>Post-conditions</w:t>
            </w:r>
          </w:p>
        </w:tc>
        <w:tc>
          <w:tcPr>
            <w:tcW w:w="7218" w:type="dxa"/>
          </w:tcPr>
          <w:p w14:paraId="263F1627"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14:paraId="5D419688" w14:textId="77777777" w:rsidR="004B359E" w:rsidRPr="00BE45FC"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14:paraId="4242B6B3"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352959E" w14:textId="77777777" w:rsidR="004B359E" w:rsidRPr="00AD2C1D" w:rsidRDefault="004B359E" w:rsidP="002729C6">
            <w:pPr>
              <w:rPr>
                <w:rFonts w:asciiTheme="minorHAnsi" w:hAnsiTheme="minorHAnsi"/>
              </w:rPr>
            </w:pPr>
            <w:r w:rsidRPr="00AD2C1D">
              <w:rPr>
                <w:rFonts w:asciiTheme="minorHAnsi" w:hAnsiTheme="minorHAnsi"/>
              </w:rPr>
              <w:lastRenderedPageBreak/>
              <w:t>Course of Events</w:t>
            </w:r>
          </w:p>
        </w:tc>
      </w:tr>
      <w:tr w:rsidR="004B359E" w:rsidRPr="00AD2C1D" w14:paraId="37B9A3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67C4E0" w14:textId="77777777"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14:paraId="6BF882AA"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14:paraId="09A34DE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7D291CA" w14:textId="77777777"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14:paraId="142FD24B"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6B091D1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07BC5" w14:textId="77777777"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14:paraId="1CC9212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14:paraId="3F5A1B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7AF0D32" w14:textId="77777777" w:rsidR="004B359E" w:rsidRPr="00AD2C1D" w:rsidRDefault="004B359E" w:rsidP="002729C6">
            <w:pPr>
              <w:rPr>
                <w:rFonts w:asciiTheme="minorHAnsi" w:hAnsiTheme="minorHAnsi"/>
                <w:b w:val="0"/>
                <w:bCs w:val="0"/>
              </w:rPr>
            </w:pPr>
          </w:p>
        </w:tc>
        <w:tc>
          <w:tcPr>
            <w:tcW w:w="7218" w:type="dxa"/>
          </w:tcPr>
          <w:p w14:paraId="719A1665" w14:textId="77777777" w:rsidR="004B359E" w:rsidRDefault="004B359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14:paraId="7EE66BEF" w14:textId="77777777" w:rsidR="004B359E" w:rsidRDefault="004B359E" w:rsidP="007A50E9"/>
    <w:tbl>
      <w:tblPr>
        <w:tblStyle w:val="GridTable4-Accent11"/>
        <w:tblW w:w="0" w:type="auto"/>
        <w:tblLook w:val="04A0" w:firstRow="1" w:lastRow="0" w:firstColumn="1" w:lastColumn="0" w:noHBand="0" w:noVBand="1"/>
      </w:tblPr>
      <w:tblGrid>
        <w:gridCol w:w="2358"/>
        <w:gridCol w:w="7218"/>
      </w:tblGrid>
      <w:tr w:rsidR="006774AB" w:rsidRPr="00AD2C1D" w14:paraId="6089A0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8C7A6F5"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4E5CFE03"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UC_014</w:t>
            </w:r>
          </w:p>
        </w:tc>
      </w:tr>
      <w:tr w:rsidR="006774AB" w:rsidRPr="00AD2C1D" w14:paraId="442D1E8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AD90EFC"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1420AA2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14:paraId="6DCC1D2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1F99C0E"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2FE48B9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14:paraId="13F53BD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86962A"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283BA9FE"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14:paraId="2110EB0F"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42061E72"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7FCAC5BD"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14:paraId="0391D44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1165A9E"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719F33C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9483B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C8954D4"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0B8802DD"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7BE294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3E65FA8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2978DEF2"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1D65AD"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69D2487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14:paraId="43337E16"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14:paraId="317DD2EB"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1D0DB24C"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4A8FC14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3115BE2"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0BFED721"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3B5682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7F7057C" w14:textId="77777777"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14:paraId="2A9A121B"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BFA854E"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6991EA" w14:textId="77777777" w:rsidR="006774AB" w:rsidRPr="00AD2C1D" w:rsidRDefault="006774AB" w:rsidP="00645AA0">
            <w:pPr>
              <w:rPr>
                <w:rFonts w:asciiTheme="minorHAnsi" w:hAnsiTheme="minorHAnsi"/>
                <w:b w:val="0"/>
                <w:bCs w:val="0"/>
              </w:rPr>
            </w:pPr>
            <w:r>
              <w:rPr>
                <w:rFonts w:asciiTheme="minorHAnsi" w:hAnsiTheme="minorHAnsi"/>
                <w:b w:val="0"/>
                <w:bCs w:val="0"/>
              </w:rPr>
              <w:t>2.  User clicks the delete button for an experiment.</w:t>
            </w:r>
          </w:p>
        </w:tc>
        <w:tc>
          <w:tcPr>
            <w:tcW w:w="7218" w:type="dxa"/>
          </w:tcPr>
          <w:p w14:paraId="1A0F674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25A66EC0"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D8F21B" w14:textId="77777777" w:rsidR="006774AB" w:rsidRPr="00AD2C1D" w:rsidRDefault="006774AB" w:rsidP="00A2677C">
            <w:pPr>
              <w:rPr>
                <w:rFonts w:asciiTheme="minorHAnsi" w:hAnsiTheme="minorHAnsi"/>
                <w:b w:val="0"/>
                <w:bCs w:val="0"/>
              </w:rPr>
            </w:pPr>
          </w:p>
        </w:tc>
        <w:tc>
          <w:tcPr>
            <w:tcW w:w="7218" w:type="dxa"/>
          </w:tcPr>
          <w:p w14:paraId="01CCB7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14:paraId="7CF38986" w14:textId="77777777" w:rsidR="006774AB" w:rsidRDefault="006774AB" w:rsidP="007A50E9"/>
    <w:tbl>
      <w:tblPr>
        <w:tblStyle w:val="GridTable4-Accent11"/>
        <w:tblW w:w="0" w:type="auto"/>
        <w:tblLook w:val="04A0" w:firstRow="1" w:lastRow="0" w:firstColumn="1" w:lastColumn="0" w:noHBand="0" w:noVBand="1"/>
      </w:tblPr>
      <w:tblGrid>
        <w:gridCol w:w="2358"/>
        <w:gridCol w:w="7218"/>
      </w:tblGrid>
      <w:tr w:rsidR="006C3CA2" w:rsidRPr="00AD2C1D" w14:paraId="1EB4AB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EFDF5B" w14:textId="77777777" w:rsidR="006C3CA2" w:rsidRPr="00AD2C1D" w:rsidRDefault="006C3CA2" w:rsidP="00A2677C">
            <w:pPr>
              <w:rPr>
                <w:rFonts w:asciiTheme="minorHAnsi" w:hAnsiTheme="minorHAnsi"/>
              </w:rPr>
            </w:pPr>
            <w:r w:rsidRPr="00AD2C1D">
              <w:rPr>
                <w:rFonts w:asciiTheme="minorHAnsi" w:hAnsiTheme="minorHAnsi"/>
              </w:rPr>
              <w:t>Use Case ID</w:t>
            </w:r>
          </w:p>
        </w:tc>
        <w:tc>
          <w:tcPr>
            <w:tcW w:w="7218" w:type="dxa"/>
          </w:tcPr>
          <w:p w14:paraId="7E585B54" w14:textId="77777777" w:rsidR="006C3CA2" w:rsidRPr="00AD2C1D" w:rsidRDefault="006C3CA2"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w:t>
            </w:r>
            <w:r w:rsidR="006774AB">
              <w:rPr>
                <w:rFonts w:asciiTheme="minorHAnsi" w:hAnsiTheme="minorHAnsi"/>
              </w:rPr>
              <w:t>5</w:t>
            </w:r>
          </w:p>
        </w:tc>
      </w:tr>
      <w:tr w:rsidR="006C3CA2" w:rsidRPr="00AD2C1D" w14:paraId="1BBC8B2F"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1DEBF8" w14:textId="77777777" w:rsidR="006C3CA2" w:rsidRPr="00AD2C1D" w:rsidRDefault="006C3CA2" w:rsidP="00A2677C">
            <w:pPr>
              <w:rPr>
                <w:rFonts w:asciiTheme="minorHAnsi" w:hAnsiTheme="minorHAnsi"/>
              </w:rPr>
            </w:pPr>
            <w:r w:rsidRPr="00AD2C1D">
              <w:rPr>
                <w:rFonts w:asciiTheme="minorHAnsi" w:hAnsiTheme="minorHAnsi"/>
              </w:rPr>
              <w:t>Use Case Name</w:t>
            </w:r>
          </w:p>
        </w:tc>
        <w:tc>
          <w:tcPr>
            <w:tcW w:w="7218" w:type="dxa"/>
          </w:tcPr>
          <w:p w14:paraId="5AF247E2"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14:paraId="4A95889C"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B345B00" w14:textId="77777777" w:rsidR="006C3CA2" w:rsidRPr="00AD2C1D" w:rsidRDefault="006C3CA2" w:rsidP="00A2677C">
            <w:pPr>
              <w:rPr>
                <w:rFonts w:asciiTheme="minorHAnsi" w:hAnsiTheme="minorHAnsi"/>
              </w:rPr>
            </w:pPr>
            <w:r w:rsidRPr="00AD2C1D">
              <w:rPr>
                <w:rFonts w:asciiTheme="minorHAnsi" w:hAnsiTheme="minorHAnsi"/>
              </w:rPr>
              <w:t>Actor(s)</w:t>
            </w:r>
          </w:p>
        </w:tc>
        <w:tc>
          <w:tcPr>
            <w:tcW w:w="7218" w:type="dxa"/>
          </w:tcPr>
          <w:p w14:paraId="1293C913" w14:textId="77777777" w:rsidR="006C3CA2" w:rsidRPr="00AD2C1D"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14:paraId="01BF32C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A6B70A" w14:textId="77777777" w:rsidR="006C3CA2" w:rsidRPr="00AD2C1D" w:rsidRDefault="006C3CA2" w:rsidP="00A2677C">
            <w:pPr>
              <w:rPr>
                <w:rFonts w:asciiTheme="minorHAnsi" w:hAnsiTheme="minorHAnsi"/>
              </w:rPr>
            </w:pPr>
            <w:r w:rsidRPr="00AD2C1D">
              <w:rPr>
                <w:rFonts w:asciiTheme="minorHAnsi" w:hAnsiTheme="minorHAnsi"/>
              </w:rPr>
              <w:t>Purpose</w:t>
            </w:r>
          </w:p>
        </w:tc>
        <w:tc>
          <w:tcPr>
            <w:tcW w:w="7218" w:type="dxa"/>
          </w:tcPr>
          <w:p w14:paraId="47C8E9D4" w14:textId="77777777" w:rsidR="006C3CA2" w:rsidRPr="00AD2C1D"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14:paraId="0D764FA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F0B97B8" w14:textId="77777777" w:rsidR="006C3CA2" w:rsidRPr="00AD2C1D" w:rsidRDefault="006C3CA2" w:rsidP="00A2677C">
            <w:pPr>
              <w:rPr>
                <w:rFonts w:asciiTheme="minorHAnsi" w:hAnsiTheme="minorHAnsi"/>
              </w:rPr>
            </w:pPr>
            <w:r w:rsidRPr="00AD2C1D">
              <w:rPr>
                <w:rFonts w:asciiTheme="minorHAnsi" w:hAnsiTheme="minorHAnsi"/>
              </w:rPr>
              <w:t>Overview</w:t>
            </w:r>
          </w:p>
        </w:tc>
        <w:tc>
          <w:tcPr>
            <w:tcW w:w="7218" w:type="dxa"/>
          </w:tcPr>
          <w:p w14:paraId="1AC833C2"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14:paraId="5972A3A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DA79A9" w14:textId="77777777" w:rsidR="006C3CA2" w:rsidRPr="00AD2C1D" w:rsidRDefault="006C3CA2" w:rsidP="00A2677C">
            <w:pPr>
              <w:rPr>
                <w:rFonts w:asciiTheme="minorHAnsi" w:hAnsiTheme="minorHAnsi"/>
              </w:rPr>
            </w:pPr>
            <w:r w:rsidRPr="00AD2C1D">
              <w:rPr>
                <w:rFonts w:asciiTheme="minorHAnsi" w:hAnsiTheme="minorHAnsi"/>
              </w:rPr>
              <w:t>Cross-References</w:t>
            </w:r>
          </w:p>
        </w:tc>
        <w:tc>
          <w:tcPr>
            <w:tcW w:w="7218" w:type="dxa"/>
          </w:tcPr>
          <w:p w14:paraId="6E7A0083"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14:paraId="70435A99"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DFD9730" w14:textId="77777777" w:rsidR="006C3CA2" w:rsidRPr="00AD2C1D" w:rsidRDefault="006C3CA2" w:rsidP="00A2677C">
            <w:pPr>
              <w:rPr>
                <w:rFonts w:asciiTheme="minorHAnsi" w:hAnsiTheme="minorHAnsi"/>
              </w:rPr>
            </w:pPr>
            <w:r w:rsidRPr="00AD2C1D">
              <w:rPr>
                <w:rFonts w:asciiTheme="minorHAnsi" w:hAnsiTheme="minorHAnsi"/>
              </w:rPr>
              <w:t>Pre-conditions</w:t>
            </w:r>
          </w:p>
        </w:tc>
        <w:tc>
          <w:tcPr>
            <w:tcW w:w="7218" w:type="dxa"/>
          </w:tcPr>
          <w:p w14:paraId="249DCB87"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495D1A2"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12981AA8"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User must be logged into the system.</w:t>
            </w:r>
          </w:p>
        </w:tc>
      </w:tr>
      <w:tr w:rsidR="006C3CA2" w:rsidRPr="00AD2C1D" w14:paraId="4724A87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F788EE" w14:textId="77777777" w:rsidR="006C3CA2" w:rsidRPr="00AD2C1D" w:rsidRDefault="006C3CA2" w:rsidP="00A2677C">
            <w:pPr>
              <w:rPr>
                <w:rFonts w:asciiTheme="minorHAnsi" w:hAnsiTheme="minorHAnsi"/>
              </w:rPr>
            </w:pPr>
            <w:r w:rsidRPr="00AD2C1D">
              <w:rPr>
                <w:rFonts w:asciiTheme="minorHAnsi" w:hAnsiTheme="minorHAnsi"/>
              </w:rPr>
              <w:lastRenderedPageBreak/>
              <w:t>Post-conditions</w:t>
            </w:r>
          </w:p>
        </w:tc>
        <w:tc>
          <w:tcPr>
            <w:tcW w:w="7218" w:type="dxa"/>
          </w:tcPr>
          <w:p w14:paraId="4D4CFB49" w14:textId="77777777" w:rsidR="006C3CA2"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14:paraId="1D50FDC8" w14:textId="77777777" w:rsidR="006C3CA2" w:rsidRPr="00BE45FC"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14:paraId="44FC765C"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45FA9A8" w14:textId="77777777" w:rsidR="006C3CA2" w:rsidRPr="00AD2C1D" w:rsidRDefault="006C3CA2" w:rsidP="00A2677C">
            <w:pPr>
              <w:rPr>
                <w:rFonts w:asciiTheme="minorHAnsi" w:hAnsiTheme="minorHAnsi"/>
              </w:rPr>
            </w:pPr>
            <w:r w:rsidRPr="00AD2C1D">
              <w:rPr>
                <w:rFonts w:asciiTheme="minorHAnsi" w:hAnsiTheme="minorHAnsi"/>
              </w:rPr>
              <w:t>Course of Events</w:t>
            </w:r>
          </w:p>
        </w:tc>
      </w:tr>
      <w:tr w:rsidR="006C3CA2" w:rsidRPr="00AD2C1D" w14:paraId="0DEA6B59"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558994" w14:textId="77777777" w:rsidR="006C3CA2" w:rsidRPr="00AD2C1D" w:rsidRDefault="006C3CA2" w:rsidP="00A2677C">
            <w:pPr>
              <w:rPr>
                <w:rFonts w:asciiTheme="minorHAnsi" w:hAnsiTheme="minorHAnsi"/>
              </w:rPr>
            </w:pPr>
            <w:r w:rsidRPr="00AD2C1D">
              <w:rPr>
                <w:rFonts w:asciiTheme="minorHAnsi" w:hAnsiTheme="minorHAnsi"/>
              </w:rPr>
              <w:t>Actor Actions</w:t>
            </w:r>
          </w:p>
        </w:tc>
        <w:tc>
          <w:tcPr>
            <w:tcW w:w="7218" w:type="dxa"/>
          </w:tcPr>
          <w:p w14:paraId="008BCAA9"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14:paraId="100C12D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7524E06A" w14:textId="77777777"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22C238DC"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14:paraId="458B865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3B5716" w14:textId="77777777"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14:paraId="1188BB71"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14:paraId="1672DD0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4AE6CFD" w14:textId="77777777" w:rsidR="006C3CA2" w:rsidRPr="00AD2C1D" w:rsidRDefault="006C3CA2" w:rsidP="00A2677C">
            <w:pPr>
              <w:rPr>
                <w:rFonts w:asciiTheme="minorHAnsi" w:hAnsiTheme="minorHAnsi"/>
                <w:b w:val="0"/>
                <w:bCs w:val="0"/>
              </w:rPr>
            </w:pPr>
          </w:p>
        </w:tc>
        <w:tc>
          <w:tcPr>
            <w:tcW w:w="7218" w:type="dxa"/>
          </w:tcPr>
          <w:p w14:paraId="0297D92A" w14:textId="77777777" w:rsidR="006C3CA2"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14:paraId="4F9614EF" w14:textId="77777777" w:rsidR="002729C6" w:rsidRDefault="002729C6" w:rsidP="007A50E9"/>
    <w:tbl>
      <w:tblPr>
        <w:tblStyle w:val="GridTable4-Accent11"/>
        <w:tblW w:w="0" w:type="auto"/>
        <w:tblLook w:val="04A0" w:firstRow="1" w:lastRow="0" w:firstColumn="1" w:lastColumn="0" w:noHBand="0" w:noVBand="1"/>
      </w:tblPr>
      <w:tblGrid>
        <w:gridCol w:w="2358"/>
        <w:gridCol w:w="7218"/>
      </w:tblGrid>
      <w:tr w:rsidR="006774AB" w:rsidRPr="00AD2C1D" w14:paraId="111D1D60"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BADF8EE"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6C338FB6"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UC_016</w:t>
            </w:r>
          </w:p>
        </w:tc>
      </w:tr>
      <w:tr w:rsidR="006774AB" w:rsidRPr="00AD2C1D" w14:paraId="2579625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FCA0DA"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0AB38EC9"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14:paraId="716ACD7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CBEEC6A"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0380708F"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14:paraId="0AEDBFD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58BB20"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4C0F8853"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14:paraId="3E601B1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5DE5F705"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5A42591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14:paraId="309CA6A0"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FB7455"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54AA9ED8"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FA58AC1"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4B12005"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1A2615C4"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421DD1A6"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00B82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1489320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C8FF1B"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05EF855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14:paraId="50DB9FAB"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14:paraId="2CF8A3FD"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E50CDEB"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32564E4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B7DEE0"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7DEE1987"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10149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0695FF" w14:textId="77777777" w:rsidR="006774AB" w:rsidRPr="00AD2C1D" w:rsidRDefault="006774AB" w:rsidP="00A2677C">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7BB5300C"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2C3170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6B9BD0" w14:textId="77777777" w:rsidR="006774AB" w:rsidRPr="00AD2C1D" w:rsidRDefault="006774AB" w:rsidP="00645AA0">
            <w:pPr>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14:paraId="10456F1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6DEF272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1581DD3" w14:textId="77777777" w:rsidR="006774AB" w:rsidRPr="00AD2C1D" w:rsidRDefault="006774AB" w:rsidP="00A2677C">
            <w:pPr>
              <w:rPr>
                <w:rFonts w:asciiTheme="minorHAnsi" w:hAnsiTheme="minorHAnsi"/>
                <w:b w:val="0"/>
                <w:bCs w:val="0"/>
              </w:rPr>
            </w:pPr>
          </w:p>
        </w:tc>
        <w:tc>
          <w:tcPr>
            <w:tcW w:w="7218" w:type="dxa"/>
          </w:tcPr>
          <w:p w14:paraId="4C7CE1CC" w14:textId="77777777" w:rsidR="006774AB" w:rsidRDefault="006774AB"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14:paraId="005BB86C" w14:textId="031DC499" w:rsidR="000748E6" w:rsidRDefault="000748E6" w:rsidP="007A50E9"/>
    <w:tbl>
      <w:tblPr>
        <w:tblStyle w:val="GridTable4-Accent11"/>
        <w:tblW w:w="0" w:type="auto"/>
        <w:tblLook w:val="04A0" w:firstRow="1" w:lastRow="0" w:firstColumn="1" w:lastColumn="0" w:noHBand="0" w:noVBand="1"/>
      </w:tblPr>
      <w:tblGrid>
        <w:gridCol w:w="2358"/>
        <w:gridCol w:w="2430"/>
        <w:gridCol w:w="4788"/>
      </w:tblGrid>
      <w:tr w:rsidR="000748E6" w:rsidRPr="00AD2C1D" w14:paraId="408027AB" w14:textId="77777777"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6C23EEA" w14:textId="77777777"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14:paraId="54F4702C" w14:textId="67D2FDA9"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4A6020">
              <w:rPr>
                <w:rFonts w:asciiTheme="minorHAnsi" w:hAnsiTheme="minorHAnsi"/>
              </w:rPr>
              <w:t>17</w:t>
            </w:r>
            <w:r w:rsidR="006E0A00">
              <w:rPr>
                <w:rFonts w:asciiTheme="minorHAnsi" w:hAnsiTheme="minorHAnsi"/>
              </w:rPr>
              <w:t>a</w:t>
            </w:r>
          </w:p>
        </w:tc>
      </w:tr>
      <w:tr w:rsidR="000748E6" w:rsidRPr="00AD2C1D" w14:paraId="79442C89"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F7EA33D" w14:textId="77777777"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14:paraId="08492604" w14:textId="4D71BA55" w:rsidR="000748E6" w:rsidRPr="00AD2C1D" w:rsidRDefault="00F47ADA"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View Patient Data</w:t>
            </w:r>
          </w:p>
        </w:tc>
      </w:tr>
      <w:tr w:rsidR="000748E6" w:rsidRPr="00AD2C1D" w14:paraId="4AC631C5"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476D6FBE" w14:textId="77777777"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14:paraId="4C649C1F" w14:textId="7B2976A9"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14:paraId="01AE4529"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0702A9C" w14:textId="77777777"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14:paraId="5A1F668E" w14:textId="5DE795CF" w:rsidR="000748E6" w:rsidRPr="00AD2C1D" w:rsidRDefault="004A602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view their patient’s data.</w:t>
            </w:r>
          </w:p>
        </w:tc>
      </w:tr>
      <w:tr w:rsidR="000748E6" w:rsidRPr="00AD2C1D" w14:paraId="62EB4288"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159FD4C5" w14:textId="77777777"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14:paraId="2FB236C0" w14:textId="5E2BAFC2"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physician’s patients have uploaded their data to the system.  The </w:t>
            </w:r>
            <w:r>
              <w:rPr>
                <w:rFonts w:asciiTheme="minorHAnsi" w:hAnsiTheme="minorHAnsi"/>
              </w:rPr>
              <w:lastRenderedPageBreak/>
              <w:t>physician needs to be able to select and view that data for review.</w:t>
            </w:r>
          </w:p>
        </w:tc>
      </w:tr>
      <w:tr w:rsidR="000748E6" w:rsidRPr="00AD2C1D" w14:paraId="3E051502"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66452FD" w14:textId="77777777" w:rsidR="000748E6" w:rsidRPr="00AD2C1D" w:rsidRDefault="000748E6" w:rsidP="00F47ADA">
            <w:pPr>
              <w:rPr>
                <w:rFonts w:asciiTheme="minorHAnsi" w:hAnsiTheme="minorHAnsi"/>
              </w:rPr>
            </w:pPr>
            <w:r w:rsidRPr="00AD2C1D">
              <w:rPr>
                <w:rFonts w:asciiTheme="minorHAnsi" w:hAnsiTheme="minorHAnsi"/>
              </w:rPr>
              <w:lastRenderedPageBreak/>
              <w:t>Cross-References</w:t>
            </w:r>
          </w:p>
        </w:tc>
        <w:tc>
          <w:tcPr>
            <w:tcW w:w="7218" w:type="dxa"/>
            <w:gridSpan w:val="2"/>
          </w:tcPr>
          <w:p w14:paraId="01D0B038"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14:paraId="0C620EB0"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6403BE33" w14:textId="77777777"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14:paraId="3F46A337" w14:textId="77777777" w:rsidR="004A6020" w:rsidRDefault="004A602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14:paraId="7EA49E83" w14:textId="13F05964" w:rsidR="000748E6" w:rsidRPr="00AD2C1D" w:rsidRDefault="004A602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14:paraId="79790E93"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DA3C99" w14:textId="77777777"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14:paraId="57537812" w14:textId="77C687DA" w:rsidR="000748E6"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4A6020">
              <w:rPr>
                <w:rFonts w:asciiTheme="minorHAnsi" w:hAnsiTheme="minorHAnsi"/>
              </w:rPr>
              <w:t>The physician is able to view the patient data.</w:t>
            </w:r>
            <w:r>
              <w:rPr>
                <w:rFonts w:asciiTheme="minorHAnsi" w:hAnsiTheme="minorHAnsi"/>
              </w:rPr>
              <w:t xml:space="preserve"> </w:t>
            </w:r>
          </w:p>
          <w:p w14:paraId="3832371C" w14:textId="14058265"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rPr>
              <w:t xml:space="preserve"> The patient data fails to display.</w:t>
            </w:r>
          </w:p>
        </w:tc>
      </w:tr>
      <w:tr w:rsidR="000748E6" w:rsidRPr="00AD2C1D" w14:paraId="5C0D0C43" w14:textId="77777777" w:rsidTr="00F47ADA">
        <w:tc>
          <w:tcPr>
            <w:cnfStyle w:val="001000000000" w:firstRow="0" w:lastRow="0" w:firstColumn="1" w:lastColumn="0" w:oddVBand="0" w:evenVBand="0" w:oddHBand="0" w:evenHBand="0" w:firstRowFirstColumn="0" w:firstRowLastColumn="0" w:lastRowFirstColumn="0" w:lastRowLastColumn="0"/>
            <w:tcW w:w="9576" w:type="dxa"/>
            <w:gridSpan w:val="3"/>
          </w:tcPr>
          <w:p w14:paraId="343122B3" w14:textId="77777777"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14:paraId="4E3C5C9C"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7B9C3B01" w14:textId="77777777"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14:paraId="33909F4F"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14:paraId="59256F53"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7CB9AE60" w14:textId="4DF76FC6" w:rsidR="000748E6" w:rsidRPr="007A50E9" w:rsidRDefault="00DB090B">
            <w:pPr>
              <w:rPr>
                <w:rFonts w:asciiTheme="minorHAnsi" w:hAnsiTheme="minorHAnsi"/>
                <w:b w:val="0"/>
              </w:rPr>
            </w:pPr>
            <w:r>
              <w:rPr>
                <w:rFonts w:asciiTheme="minorHAnsi" w:hAnsiTheme="minorHAnsi"/>
                <w:b w:val="0"/>
              </w:rPr>
              <w:t>1. The physician selects the “</w:t>
            </w:r>
            <w:r w:rsidR="00974A60">
              <w:rPr>
                <w:rFonts w:asciiTheme="minorHAnsi" w:hAnsiTheme="minorHAnsi"/>
                <w:b w:val="0"/>
              </w:rPr>
              <w:t>V</w:t>
            </w:r>
            <w:r>
              <w:rPr>
                <w:rFonts w:asciiTheme="minorHAnsi" w:hAnsiTheme="minorHAnsi"/>
                <w:b w:val="0"/>
              </w:rPr>
              <w:t xml:space="preserve">iew </w:t>
            </w:r>
            <w:r w:rsidR="00974A60">
              <w:rPr>
                <w:rFonts w:asciiTheme="minorHAnsi" w:hAnsiTheme="minorHAnsi"/>
                <w:b w:val="0"/>
              </w:rPr>
              <w:t>D</w:t>
            </w:r>
            <w:r>
              <w:rPr>
                <w:rFonts w:asciiTheme="minorHAnsi" w:hAnsiTheme="minorHAnsi"/>
                <w:b w:val="0"/>
              </w:rPr>
              <w:t>ata” option from the menu.</w:t>
            </w:r>
          </w:p>
        </w:tc>
        <w:tc>
          <w:tcPr>
            <w:tcW w:w="4788" w:type="dxa"/>
          </w:tcPr>
          <w:p w14:paraId="7A6393AE" w14:textId="77777777"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14:paraId="3F117B8D"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C2C9966" w14:textId="77777777" w:rsidR="000748E6" w:rsidRDefault="000748E6" w:rsidP="00F47ADA">
            <w:pPr>
              <w:rPr>
                <w:rFonts w:asciiTheme="minorHAnsi" w:hAnsiTheme="minorHAnsi"/>
              </w:rPr>
            </w:pPr>
          </w:p>
        </w:tc>
        <w:tc>
          <w:tcPr>
            <w:tcW w:w="4788" w:type="dxa"/>
          </w:tcPr>
          <w:p w14:paraId="26059428" w14:textId="5FB9487A" w:rsidR="000748E6" w:rsidRPr="00AD2C1D" w:rsidRDefault="00DB090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w:t>
            </w:r>
            <w:r w:rsidR="00974A60">
              <w:rPr>
                <w:rFonts w:asciiTheme="minorHAnsi" w:hAnsiTheme="minorHAnsi"/>
              </w:rPr>
              <w:t>The system displays a</w:t>
            </w:r>
            <w:r>
              <w:rPr>
                <w:rFonts w:asciiTheme="minorHAnsi" w:hAnsiTheme="minorHAnsi"/>
              </w:rPr>
              <w:t xml:space="preserve"> list of </w:t>
            </w:r>
            <w:r w:rsidR="00974A60">
              <w:rPr>
                <w:rFonts w:asciiTheme="minorHAnsi" w:hAnsiTheme="minorHAnsi"/>
              </w:rPr>
              <w:t>the physician’s patients.</w:t>
            </w:r>
          </w:p>
        </w:tc>
      </w:tr>
      <w:tr w:rsidR="00974A60" w:rsidRPr="00AD2C1D" w14:paraId="47511572"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7716ECF1" w14:textId="0CB09C78" w:rsidR="00974A60" w:rsidRPr="00DA18AD" w:rsidRDefault="00974A60" w:rsidP="00F47ADA">
            <w:pPr>
              <w:rPr>
                <w:rFonts w:asciiTheme="minorHAnsi" w:hAnsiTheme="minorHAnsi"/>
                <w:b w:val="0"/>
              </w:rPr>
            </w:pPr>
            <w:r>
              <w:rPr>
                <w:rFonts w:asciiTheme="minorHAnsi" w:hAnsiTheme="minorHAnsi"/>
                <w:b w:val="0"/>
              </w:rPr>
              <w:t>3. The physician selects the desired patient to display the data for.</w:t>
            </w:r>
          </w:p>
        </w:tc>
        <w:tc>
          <w:tcPr>
            <w:tcW w:w="4788" w:type="dxa"/>
          </w:tcPr>
          <w:p w14:paraId="458CD841" w14:textId="77777777" w:rsidR="00974A60" w:rsidRDefault="00974A6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14:paraId="6D0BD6EE"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17CE5EC" w14:textId="77777777" w:rsidR="00974A60" w:rsidRDefault="00974A60" w:rsidP="00F47ADA">
            <w:pPr>
              <w:rPr>
                <w:rFonts w:asciiTheme="minorHAnsi" w:hAnsiTheme="minorHAnsi"/>
                <w:b w:val="0"/>
              </w:rPr>
            </w:pPr>
          </w:p>
        </w:tc>
        <w:tc>
          <w:tcPr>
            <w:tcW w:w="4788" w:type="dxa"/>
          </w:tcPr>
          <w:p w14:paraId="7F8D5BE8" w14:textId="621E4FA1" w:rsidR="00974A60" w:rsidRPr="00DA18AD"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dates and times for which to show the data.</w:t>
            </w:r>
          </w:p>
        </w:tc>
      </w:tr>
      <w:tr w:rsidR="00974A60" w:rsidRPr="00AD2C1D" w14:paraId="2B9388CF"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64761731" w14:textId="2527A260" w:rsidR="00974A60" w:rsidRDefault="00974A60" w:rsidP="00F47ADA">
            <w:pPr>
              <w:rPr>
                <w:rFonts w:asciiTheme="minorHAnsi" w:hAnsiTheme="minorHAnsi"/>
                <w:b w:val="0"/>
              </w:rPr>
            </w:pPr>
            <w:r>
              <w:rPr>
                <w:rFonts w:asciiTheme="minorHAnsi" w:hAnsiTheme="minorHAnsi"/>
                <w:b w:val="0"/>
              </w:rPr>
              <w:t>5. The physician selects a desired date and time to show the data for.</w:t>
            </w:r>
          </w:p>
        </w:tc>
        <w:tc>
          <w:tcPr>
            <w:tcW w:w="4788" w:type="dxa"/>
          </w:tcPr>
          <w:p w14:paraId="21649ACE" w14:textId="77777777" w:rsidR="00974A60" w:rsidRDefault="00974A60" w:rsidP="00974A6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14:paraId="620D258E"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647EC35" w14:textId="77777777" w:rsidR="00974A60" w:rsidRDefault="00974A60" w:rsidP="00F47ADA">
            <w:pPr>
              <w:rPr>
                <w:rFonts w:asciiTheme="minorHAnsi" w:hAnsiTheme="minorHAnsi"/>
                <w:b w:val="0"/>
              </w:rPr>
            </w:pPr>
          </w:p>
        </w:tc>
        <w:tc>
          <w:tcPr>
            <w:tcW w:w="4788" w:type="dxa"/>
          </w:tcPr>
          <w:p w14:paraId="503D7DBA" w14:textId="07A95633" w:rsidR="00974A60"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displays a chart showing the selected data.</w:t>
            </w:r>
          </w:p>
        </w:tc>
      </w:tr>
    </w:tbl>
    <w:p w14:paraId="57F03F89" w14:textId="77777777" w:rsidR="000748E6" w:rsidRDefault="000748E6" w:rsidP="007A50E9"/>
    <w:tbl>
      <w:tblPr>
        <w:tblStyle w:val="GridTable4-Accent11"/>
        <w:tblW w:w="0" w:type="auto"/>
        <w:tblLook w:val="04A0" w:firstRow="1" w:lastRow="0" w:firstColumn="1" w:lastColumn="0" w:noHBand="0" w:noVBand="1"/>
      </w:tblPr>
      <w:tblGrid>
        <w:gridCol w:w="2358"/>
        <w:gridCol w:w="2430"/>
        <w:gridCol w:w="4788"/>
      </w:tblGrid>
      <w:tr w:rsidR="006E0A00" w:rsidRPr="00AD2C1D" w14:paraId="76EFD031" w14:textId="77777777" w:rsidTr="00F9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80DADBD" w14:textId="77777777" w:rsidR="006E0A00" w:rsidRPr="00AD2C1D" w:rsidRDefault="006E0A00" w:rsidP="00F94671">
            <w:pPr>
              <w:rPr>
                <w:rFonts w:asciiTheme="minorHAnsi" w:hAnsiTheme="minorHAnsi"/>
              </w:rPr>
            </w:pPr>
            <w:r w:rsidRPr="00AD2C1D">
              <w:rPr>
                <w:rFonts w:asciiTheme="minorHAnsi" w:hAnsiTheme="minorHAnsi"/>
              </w:rPr>
              <w:t>Use Case ID</w:t>
            </w:r>
          </w:p>
        </w:tc>
        <w:tc>
          <w:tcPr>
            <w:tcW w:w="7218" w:type="dxa"/>
            <w:gridSpan w:val="2"/>
          </w:tcPr>
          <w:p w14:paraId="6FCF189A" w14:textId="4AEC9FC5" w:rsidR="006E0A00" w:rsidRPr="00AD2C1D" w:rsidRDefault="006E0A00" w:rsidP="00F9467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UC_017</w:t>
            </w:r>
            <w:r>
              <w:rPr>
                <w:rFonts w:asciiTheme="minorHAnsi" w:hAnsiTheme="minorHAnsi"/>
              </w:rPr>
              <w:t>b</w:t>
            </w:r>
          </w:p>
        </w:tc>
      </w:tr>
      <w:tr w:rsidR="006E0A00" w:rsidRPr="00AD2C1D" w14:paraId="2C0E1D0E"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912D891" w14:textId="77777777" w:rsidR="006E0A00" w:rsidRPr="00AD2C1D" w:rsidRDefault="006E0A00" w:rsidP="00F94671">
            <w:pPr>
              <w:rPr>
                <w:rFonts w:asciiTheme="minorHAnsi" w:hAnsiTheme="minorHAnsi"/>
              </w:rPr>
            </w:pPr>
            <w:r w:rsidRPr="00AD2C1D">
              <w:rPr>
                <w:rFonts w:asciiTheme="minorHAnsi" w:hAnsiTheme="minorHAnsi"/>
              </w:rPr>
              <w:t>Use Case Name</w:t>
            </w:r>
          </w:p>
        </w:tc>
        <w:tc>
          <w:tcPr>
            <w:tcW w:w="7218" w:type="dxa"/>
            <w:gridSpan w:val="2"/>
          </w:tcPr>
          <w:p w14:paraId="130B1AC1" w14:textId="67BE78DC" w:rsidR="006E0A00" w:rsidRPr="00AD2C1D" w:rsidRDefault="006E0A00"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Pr>
                <w:rFonts w:asciiTheme="minorHAnsi" w:hAnsiTheme="minorHAnsi"/>
              </w:rPr>
              <w:t>: View Patient Data</w:t>
            </w:r>
          </w:p>
        </w:tc>
      </w:tr>
      <w:tr w:rsidR="006E0A00" w:rsidRPr="00AD2C1D" w14:paraId="3C427A93" w14:textId="77777777" w:rsidTr="00F94671">
        <w:tc>
          <w:tcPr>
            <w:cnfStyle w:val="001000000000" w:firstRow="0" w:lastRow="0" w:firstColumn="1" w:lastColumn="0" w:oddVBand="0" w:evenVBand="0" w:oddHBand="0" w:evenHBand="0" w:firstRowFirstColumn="0" w:firstRowLastColumn="0" w:lastRowFirstColumn="0" w:lastRowLastColumn="0"/>
            <w:tcW w:w="2358" w:type="dxa"/>
          </w:tcPr>
          <w:p w14:paraId="347D6BBE" w14:textId="77777777" w:rsidR="006E0A00" w:rsidRPr="00AD2C1D" w:rsidRDefault="006E0A00" w:rsidP="00F94671">
            <w:pPr>
              <w:rPr>
                <w:rFonts w:asciiTheme="minorHAnsi" w:hAnsiTheme="minorHAnsi"/>
              </w:rPr>
            </w:pPr>
            <w:r w:rsidRPr="00AD2C1D">
              <w:rPr>
                <w:rFonts w:asciiTheme="minorHAnsi" w:hAnsiTheme="minorHAnsi"/>
              </w:rPr>
              <w:t>Actor(s)</w:t>
            </w:r>
          </w:p>
        </w:tc>
        <w:tc>
          <w:tcPr>
            <w:tcW w:w="7218" w:type="dxa"/>
            <w:gridSpan w:val="2"/>
          </w:tcPr>
          <w:p w14:paraId="4A9B20B4" w14:textId="657752CD" w:rsidR="006E0A00" w:rsidRPr="00AD2C1D" w:rsidRDefault="006E0A00"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6E0A00" w:rsidRPr="00AD2C1D" w14:paraId="6E57479F"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D65236E" w14:textId="77777777" w:rsidR="006E0A00" w:rsidRPr="00AD2C1D" w:rsidRDefault="006E0A00" w:rsidP="00F94671">
            <w:pPr>
              <w:rPr>
                <w:rFonts w:asciiTheme="minorHAnsi" w:hAnsiTheme="minorHAnsi"/>
              </w:rPr>
            </w:pPr>
            <w:r w:rsidRPr="00AD2C1D">
              <w:rPr>
                <w:rFonts w:asciiTheme="minorHAnsi" w:hAnsiTheme="minorHAnsi"/>
              </w:rPr>
              <w:t>Purpose</w:t>
            </w:r>
          </w:p>
        </w:tc>
        <w:tc>
          <w:tcPr>
            <w:tcW w:w="7218" w:type="dxa"/>
            <w:gridSpan w:val="2"/>
          </w:tcPr>
          <w:p w14:paraId="0C0D1E7D" w14:textId="5CF1DFD0" w:rsidR="006E0A00" w:rsidRPr="00AD2C1D" w:rsidRDefault="006E0A00"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w:t>
            </w:r>
            <w:r>
              <w:rPr>
                <w:rFonts w:asciiTheme="minorHAnsi" w:hAnsiTheme="minorHAnsi"/>
              </w:rPr>
              <w:t>patient</w:t>
            </w:r>
            <w:r>
              <w:rPr>
                <w:rFonts w:asciiTheme="minorHAnsi" w:hAnsiTheme="minorHAnsi"/>
              </w:rPr>
              <w:t xml:space="preserve"> needs to view their data.</w:t>
            </w:r>
          </w:p>
        </w:tc>
      </w:tr>
      <w:tr w:rsidR="006E0A00" w:rsidRPr="00AD2C1D" w14:paraId="0B8BA805" w14:textId="77777777" w:rsidTr="00F94671">
        <w:tc>
          <w:tcPr>
            <w:cnfStyle w:val="001000000000" w:firstRow="0" w:lastRow="0" w:firstColumn="1" w:lastColumn="0" w:oddVBand="0" w:evenVBand="0" w:oddHBand="0" w:evenHBand="0" w:firstRowFirstColumn="0" w:firstRowLastColumn="0" w:lastRowFirstColumn="0" w:lastRowLastColumn="0"/>
            <w:tcW w:w="2358" w:type="dxa"/>
          </w:tcPr>
          <w:p w14:paraId="25639108" w14:textId="77777777" w:rsidR="006E0A00" w:rsidRPr="00AD2C1D" w:rsidRDefault="006E0A00" w:rsidP="00F94671">
            <w:pPr>
              <w:rPr>
                <w:rFonts w:asciiTheme="minorHAnsi" w:hAnsiTheme="minorHAnsi"/>
              </w:rPr>
            </w:pPr>
            <w:r w:rsidRPr="00AD2C1D">
              <w:rPr>
                <w:rFonts w:asciiTheme="minorHAnsi" w:hAnsiTheme="minorHAnsi"/>
              </w:rPr>
              <w:t>Overview</w:t>
            </w:r>
          </w:p>
        </w:tc>
        <w:tc>
          <w:tcPr>
            <w:tcW w:w="7218" w:type="dxa"/>
            <w:gridSpan w:val="2"/>
          </w:tcPr>
          <w:p w14:paraId="77BF9387" w14:textId="14CBCED5" w:rsidR="006E0A00" w:rsidRPr="00AD2C1D" w:rsidRDefault="006E0A00"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wants to view the data that they have uploaded to the system to view the data they have collected about themselves.</w:t>
            </w:r>
          </w:p>
        </w:tc>
      </w:tr>
      <w:tr w:rsidR="006E0A00" w:rsidRPr="00AD2C1D" w14:paraId="5289BE71"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B9729B" w14:textId="77777777" w:rsidR="006E0A00" w:rsidRPr="00AD2C1D" w:rsidRDefault="006E0A00" w:rsidP="00F94671">
            <w:pPr>
              <w:rPr>
                <w:rFonts w:asciiTheme="minorHAnsi" w:hAnsiTheme="minorHAnsi"/>
              </w:rPr>
            </w:pPr>
            <w:r w:rsidRPr="00AD2C1D">
              <w:rPr>
                <w:rFonts w:asciiTheme="minorHAnsi" w:hAnsiTheme="minorHAnsi"/>
              </w:rPr>
              <w:t>Cross-References</w:t>
            </w:r>
          </w:p>
        </w:tc>
        <w:tc>
          <w:tcPr>
            <w:tcW w:w="7218" w:type="dxa"/>
            <w:gridSpan w:val="2"/>
          </w:tcPr>
          <w:p w14:paraId="706E4CEB" w14:textId="77777777" w:rsidR="006E0A00" w:rsidRPr="00AD2C1D" w:rsidRDefault="006E0A00"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E0A00" w:rsidRPr="00AD2C1D" w14:paraId="30F940DB" w14:textId="77777777" w:rsidTr="00F94671">
        <w:tc>
          <w:tcPr>
            <w:cnfStyle w:val="001000000000" w:firstRow="0" w:lastRow="0" w:firstColumn="1" w:lastColumn="0" w:oddVBand="0" w:evenVBand="0" w:oddHBand="0" w:evenHBand="0" w:firstRowFirstColumn="0" w:firstRowLastColumn="0" w:lastRowFirstColumn="0" w:lastRowLastColumn="0"/>
            <w:tcW w:w="2358" w:type="dxa"/>
          </w:tcPr>
          <w:p w14:paraId="095BE49F" w14:textId="77777777" w:rsidR="006E0A00" w:rsidRPr="00AD2C1D" w:rsidRDefault="006E0A00" w:rsidP="00F94671">
            <w:pPr>
              <w:rPr>
                <w:rFonts w:asciiTheme="minorHAnsi" w:hAnsiTheme="minorHAnsi"/>
              </w:rPr>
            </w:pPr>
            <w:r w:rsidRPr="00AD2C1D">
              <w:rPr>
                <w:rFonts w:asciiTheme="minorHAnsi" w:hAnsiTheme="minorHAnsi"/>
              </w:rPr>
              <w:t>Pre-conditions</w:t>
            </w:r>
          </w:p>
        </w:tc>
        <w:tc>
          <w:tcPr>
            <w:tcW w:w="7218" w:type="dxa"/>
            <w:gridSpan w:val="2"/>
          </w:tcPr>
          <w:p w14:paraId="255E6CFF" w14:textId="77777777" w:rsidR="006E0A00" w:rsidRDefault="006E0A00"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14:paraId="3288462F" w14:textId="188CD4BD" w:rsidR="006E0A00" w:rsidRPr="00AD2C1D" w:rsidRDefault="006E0A00"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w:t>
            </w:r>
            <w:r>
              <w:rPr>
                <w:rFonts w:asciiTheme="minorHAnsi" w:hAnsiTheme="minorHAnsi"/>
              </w:rPr>
              <w:t>patient</w:t>
            </w:r>
            <w:r>
              <w:rPr>
                <w:rFonts w:asciiTheme="minorHAnsi" w:hAnsiTheme="minorHAnsi"/>
              </w:rPr>
              <w:t xml:space="preserve"> must be logged in.</w:t>
            </w:r>
          </w:p>
        </w:tc>
      </w:tr>
      <w:tr w:rsidR="006E0A00" w:rsidRPr="00AD2C1D" w14:paraId="711265E2"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39EBD8" w14:textId="77777777" w:rsidR="006E0A00" w:rsidRPr="00AD2C1D" w:rsidRDefault="006E0A00" w:rsidP="00F94671">
            <w:pPr>
              <w:rPr>
                <w:rFonts w:asciiTheme="minorHAnsi" w:hAnsiTheme="minorHAnsi"/>
              </w:rPr>
            </w:pPr>
            <w:r w:rsidRPr="00AD2C1D">
              <w:rPr>
                <w:rFonts w:asciiTheme="minorHAnsi" w:hAnsiTheme="minorHAnsi"/>
              </w:rPr>
              <w:t>Post-conditions</w:t>
            </w:r>
          </w:p>
        </w:tc>
        <w:tc>
          <w:tcPr>
            <w:tcW w:w="7218" w:type="dxa"/>
            <w:gridSpan w:val="2"/>
          </w:tcPr>
          <w:p w14:paraId="7A19B8F3" w14:textId="7E8E68DF" w:rsidR="006E0A00" w:rsidRDefault="006E0A00"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w:t>
            </w:r>
            <w:r>
              <w:rPr>
                <w:rFonts w:asciiTheme="minorHAnsi" w:hAnsiTheme="minorHAnsi"/>
              </w:rPr>
              <w:t>patient</w:t>
            </w:r>
            <w:r>
              <w:rPr>
                <w:rFonts w:asciiTheme="minorHAnsi" w:hAnsiTheme="minorHAnsi"/>
              </w:rPr>
              <w:t xml:space="preserve"> is able to view the patient data. </w:t>
            </w:r>
          </w:p>
          <w:p w14:paraId="47D9294E" w14:textId="77777777" w:rsidR="006E0A00" w:rsidRPr="004A6020" w:rsidRDefault="006E0A00"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rPr>
              <w:t xml:space="preserve"> The patient data fails to display.</w:t>
            </w:r>
          </w:p>
        </w:tc>
      </w:tr>
      <w:tr w:rsidR="006E0A00" w:rsidRPr="00AD2C1D" w14:paraId="22D9C5EA" w14:textId="77777777" w:rsidTr="00F94671">
        <w:tc>
          <w:tcPr>
            <w:cnfStyle w:val="001000000000" w:firstRow="0" w:lastRow="0" w:firstColumn="1" w:lastColumn="0" w:oddVBand="0" w:evenVBand="0" w:oddHBand="0" w:evenHBand="0" w:firstRowFirstColumn="0" w:firstRowLastColumn="0" w:lastRowFirstColumn="0" w:lastRowLastColumn="0"/>
            <w:tcW w:w="9576" w:type="dxa"/>
            <w:gridSpan w:val="3"/>
          </w:tcPr>
          <w:p w14:paraId="69DB730E" w14:textId="77777777" w:rsidR="006E0A00" w:rsidRPr="00AD2C1D" w:rsidRDefault="006E0A00" w:rsidP="00F94671">
            <w:pPr>
              <w:rPr>
                <w:rFonts w:asciiTheme="minorHAnsi" w:hAnsiTheme="minorHAnsi"/>
              </w:rPr>
            </w:pPr>
            <w:r w:rsidRPr="00AD2C1D">
              <w:rPr>
                <w:rFonts w:asciiTheme="minorHAnsi" w:hAnsiTheme="minorHAnsi"/>
              </w:rPr>
              <w:t>Course of Events</w:t>
            </w:r>
          </w:p>
        </w:tc>
      </w:tr>
      <w:tr w:rsidR="006E0A00" w:rsidRPr="00AD2C1D" w14:paraId="07B825AD"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78A7615" w14:textId="77777777" w:rsidR="006E0A00" w:rsidRPr="00AD2C1D" w:rsidRDefault="006E0A00" w:rsidP="00F94671">
            <w:pPr>
              <w:rPr>
                <w:rFonts w:asciiTheme="minorHAnsi" w:hAnsiTheme="minorHAnsi"/>
              </w:rPr>
            </w:pPr>
            <w:r w:rsidRPr="00AD2C1D">
              <w:rPr>
                <w:rFonts w:asciiTheme="minorHAnsi" w:hAnsiTheme="minorHAnsi"/>
              </w:rPr>
              <w:t>Actor Actions</w:t>
            </w:r>
          </w:p>
        </w:tc>
        <w:tc>
          <w:tcPr>
            <w:tcW w:w="4788" w:type="dxa"/>
          </w:tcPr>
          <w:p w14:paraId="35E0AF77" w14:textId="77777777" w:rsidR="006E0A00" w:rsidRPr="00AD2C1D" w:rsidRDefault="006E0A00"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E0A00" w:rsidRPr="00AD2C1D" w14:paraId="5B3FD91A" w14:textId="77777777" w:rsidTr="00F94671">
        <w:tc>
          <w:tcPr>
            <w:cnfStyle w:val="001000000000" w:firstRow="0" w:lastRow="0" w:firstColumn="1" w:lastColumn="0" w:oddVBand="0" w:evenVBand="0" w:oddHBand="0" w:evenHBand="0" w:firstRowFirstColumn="0" w:firstRowLastColumn="0" w:lastRowFirstColumn="0" w:lastRowLastColumn="0"/>
            <w:tcW w:w="4788" w:type="dxa"/>
            <w:gridSpan w:val="2"/>
          </w:tcPr>
          <w:p w14:paraId="3E8A0F3A" w14:textId="74973751" w:rsidR="006E0A00" w:rsidRPr="007A50E9" w:rsidRDefault="006E0A00" w:rsidP="006C0EF4">
            <w:pPr>
              <w:rPr>
                <w:rFonts w:asciiTheme="minorHAnsi" w:hAnsiTheme="minorHAnsi"/>
                <w:b w:val="0"/>
              </w:rPr>
            </w:pPr>
            <w:r>
              <w:rPr>
                <w:rFonts w:asciiTheme="minorHAnsi" w:hAnsiTheme="minorHAnsi"/>
                <w:b w:val="0"/>
              </w:rPr>
              <w:t xml:space="preserve">1. The </w:t>
            </w:r>
            <w:r>
              <w:rPr>
                <w:rFonts w:asciiTheme="minorHAnsi" w:hAnsiTheme="minorHAnsi"/>
                <w:b w:val="0"/>
              </w:rPr>
              <w:t>patient</w:t>
            </w:r>
            <w:r>
              <w:rPr>
                <w:rFonts w:asciiTheme="minorHAnsi" w:hAnsiTheme="minorHAnsi"/>
                <w:b w:val="0"/>
              </w:rPr>
              <w:t xml:space="preserve"> selects the “View Data” option from the menu.</w:t>
            </w:r>
          </w:p>
        </w:tc>
        <w:tc>
          <w:tcPr>
            <w:tcW w:w="4788" w:type="dxa"/>
          </w:tcPr>
          <w:p w14:paraId="5176F272" w14:textId="77777777" w:rsidR="006E0A00" w:rsidRPr="00AD2C1D" w:rsidRDefault="006E0A00"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14:paraId="1D1D688A"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7D98B4E3" w14:textId="77777777" w:rsidR="006E0A00" w:rsidRDefault="006E0A00" w:rsidP="00F94671">
            <w:pPr>
              <w:rPr>
                <w:rFonts w:asciiTheme="minorHAnsi" w:hAnsiTheme="minorHAnsi"/>
                <w:b w:val="0"/>
              </w:rPr>
            </w:pPr>
          </w:p>
        </w:tc>
        <w:tc>
          <w:tcPr>
            <w:tcW w:w="4788" w:type="dxa"/>
          </w:tcPr>
          <w:p w14:paraId="666072B5" w14:textId="298E0783" w:rsidR="006E0A00" w:rsidRPr="00DA18AD" w:rsidRDefault="006E0A00"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r>
              <w:rPr>
                <w:rFonts w:asciiTheme="minorHAnsi" w:hAnsiTheme="minorHAnsi"/>
              </w:rPr>
              <w:t>. The system displays a list of dates and times for which to show the data.</w:t>
            </w:r>
          </w:p>
        </w:tc>
      </w:tr>
      <w:tr w:rsidR="006E0A00" w:rsidRPr="00AD2C1D" w14:paraId="6D839AF3" w14:textId="77777777" w:rsidTr="00F94671">
        <w:tc>
          <w:tcPr>
            <w:cnfStyle w:val="001000000000" w:firstRow="0" w:lastRow="0" w:firstColumn="1" w:lastColumn="0" w:oddVBand="0" w:evenVBand="0" w:oddHBand="0" w:evenHBand="0" w:firstRowFirstColumn="0" w:firstRowLastColumn="0" w:lastRowFirstColumn="0" w:lastRowLastColumn="0"/>
            <w:tcW w:w="4788" w:type="dxa"/>
            <w:gridSpan w:val="2"/>
          </w:tcPr>
          <w:p w14:paraId="0C40475C" w14:textId="75570A2B" w:rsidR="006E0A00" w:rsidRDefault="006E0A00" w:rsidP="006C0EF4">
            <w:pPr>
              <w:rPr>
                <w:rFonts w:asciiTheme="minorHAnsi" w:hAnsiTheme="minorHAnsi"/>
                <w:b w:val="0"/>
              </w:rPr>
            </w:pPr>
            <w:r>
              <w:rPr>
                <w:rFonts w:asciiTheme="minorHAnsi" w:hAnsiTheme="minorHAnsi"/>
                <w:b w:val="0"/>
              </w:rPr>
              <w:t>3</w:t>
            </w:r>
            <w:r>
              <w:rPr>
                <w:rFonts w:asciiTheme="minorHAnsi" w:hAnsiTheme="minorHAnsi"/>
                <w:b w:val="0"/>
              </w:rPr>
              <w:t xml:space="preserve">. The </w:t>
            </w:r>
            <w:r>
              <w:rPr>
                <w:rFonts w:asciiTheme="minorHAnsi" w:hAnsiTheme="minorHAnsi"/>
                <w:b w:val="0"/>
              </w:rPr>
              <w:t>patient</w:t>
            </w:r>
            <w:r>
              <w:rPr>
                <w:rFonts w:asciiTheme="minorHAnsi" w:hAnsiTheme="minorHAnsi"/>
                <w:b w:val="0"/>
              </w:rPr>
              <w:t xml:space="preserve"> selects a desired date and time to show the data for.</w:t>
            </w:r>
          </w:p>
        </w:tc>
        <w:tc>
          <w:tcPr>
            <w:tcW w:w="4788" w:type="dxa"/>
          </w:tcPr>
          <w:p w14:paraId="18FE4401" w14:textId="77777777" w:rsidR="006E0A00" w:rsidRDefault="006E0A00"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14:paraId="7DF1AC3A"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CDC4C25" w14:textId="77777777" w:rsidR="006E0A00" w:rsidRDefault="006E0A00" w:rsidP="00F94671">
            <w:pPr>
              <w:rPr>
                <w:rFonts w:asciiTheme="minorHAnsi" w:hAnsiTheme="minorHAnsi"/>
                <w:b w:val="0"/>
              </w:rPr>
            </w:pPr>
          </w:p>
        </w:tc>
        <w:tc>
          <w:tcPr>
            <w:tcW w:w="4788" w:type="dxa"/>
          </w:tcPr>
          <w:p w14:paraId="5A62089F" w14:textId="77DB552E" w:rsidR="006E0A00" w:rsidRDefault="006E0A00"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r>
              <w:rPr>
                <w:rFonts w:asciiTheme="minorHAnsi" w:hAnsiTheme="minorHAnsi"/>
              </w:rPr>
              <w:t>. The system displays a chart showing the selected data.</w:t>
            </w:r>
          </w:p>
        </w:tc>
      </w:tr>
    </w:tbl>
    <w:p w14:paraId="3780ECEA" w14:textId="77777777" w:rsidR="006E0A00" w:rsidRDefault="006E0A00" w:rsidP="007A50E9"/>
    <w:tbl>
      <w:tblPr>
        <w:tblStyle w:val="GridTable4-Accent11"/>
        <w:tblW w:w="0" w:type="auto"/>
        <w:tblLook w:val="04A0" w:firstRow="1" w:lastRow="0" w:firstColumn="1" w:lastColumn="0" w:noHBand="0" w:noVBand="1"/>
      </w:tblPr>
      <w:tblGrid>
        <w:gridCol w:w="2358"/>
        <w:gridCol w:w="2430"/>
        <w:gridCol w:w="4788"/>
      </w:tblGrid>
      <w:tr w:rsidR="000748E6" w:rsidRPr="00AD2C1D" w14:paraId="12B1CCC4" w14:textId="77777777"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3F90CC" w14:textId="77777777" w:rsidR="000748E6" w:rsidRPr="00AD2C1D" w:rsidRDefault="000748E6" w:rsidP="00F47ADA">
            <w:pPr>
              <w:rPr>
                <w:rFonts w:asciiTheme="minorHAnsi" w:hAnsiTheme="minorHAnsi"/>
              </w:rPr>
            </w:pPr>
            <w:r w:rsidRPr="00AD2C1D">
              <w:rPr>
                <w:rFonts w:asciiTheme="minorHAnsi" w:hAnsiTheme="minorHAnsi"/>
              </w:rPr>
              <w:lastRenderedPageBreak/>
              <w:t>Use Case ID</w:t>
            </w:r>
          </w:p>
        </w:tc>
        <w:tc>
          <w:tcPr>
            <w:tcW w:w="7218" w:type="dxa"/>
            <w:gridSpan w:val="2"/>
          </w:tcPr>
          <w:p w14:paraId="3AA2CD7B" w14:textId="3EB5B7FB"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4A6020">
              <w:rPr>
                <w:rFonts w:asciiTheme="minorHAnsi" w:hAnsiTheme="minorHAnsi"/>
              </w:rPr>
              <w:t>18</w:t>
            </w:r>
            <w:r w:rsidR="00F565D1">
              <w:rPr>
                <w:rFonts w:asciiTheme="minorHAnsi" w:hAnsiTheme="minorHAnsi"/>
              </w:rPr>
              <w:t>a</w:t>
            </w:r>
          </w:p>
        </w:tc>
      </w:tr>
      <w:tr w:rsidR="000748E6" w:rsidRPr="00AD2C1D" w14:paraId="4AFFB1A2"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092FF4" w14:textId="77777777"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14:paraId="5D8178AF" w14:textId="11B9ED1B" w:rsidR="000748E6" w:rsidRPr="00AD2C1D" w:rsidRDefault="00FB325C"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Export Patient Data</w:t>
            </w:r>
          </w:p>
        </w:tc>
      </w:tr>
      <w:tr w:rsidR="000748E6" w:rsidRPr="00AD2C1D" w14:paraId="5D326580"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4E4E6872" w14:textId="77777777"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14:paraId="3109BA07" w14:textId="24C9DB6F"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14:paraId="27DD327E"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6CB9DC" w14:textId="77777777"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14:paraId="73232F5F" w14:textId="06F84CA8" w:rsidR="000748E6" w:rsidRPr="00AD2C1D" w:rsidRDefault="004A602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export their patient data.</w:t>
            </w:r>
          </w:p>
        </w:tc>
      </w:tr>
      <w:tr w:rsidR="000748E6" w:rsidRPr="00AD2C1D" w14:paraId="339FFCFD"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6BE6E3A9" w14:textId="77777777"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14:paraId="13B8CD13" w14:textId="12E86796"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may need to export a patient data for other data processing or the ability to send the data to another party.</w:t>
            </w:r>
          </w:p>
        </w:tc>
      </w:tr>
      <w:tr w:rsidR="000748E6" w:rsidRPr="00AD2C1D" w14:paraId="661107C8"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BB93A66" w14:textId="77777777"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14:paraId="2C020F48"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14:paraId="79234D6A"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36648090" w14:textId="77777777"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14:paraId="109C44A4" w14:textId="77777777" w:rsidR="004A6020"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14:paraId="48A4E649" w14:textId="06A204BC"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14:paraId="5081A1EF"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5DE5F9" w14:textId="5601FEB9"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14:paraId="5F4C7512" w14:textId="4A859CF6"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data is successfully exported to the physician.</w:t>
            </w:r>
          </w:p>
          <w:p w14:paraId="133417CC" w14:textId="4DA18BFF"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An error occurred while exporting the data.</w:t>
            </w:r>
          </w:p>
        </w:tc>
      </w:tr>
      <w:tr w:rsidR="000748E6" w:rsidRPr="00AD2C1D" w14:paraId="3E07D2AE" w14:textId="77777777" w:rsidTr="00F47ADA">
        <w:tc>
          <w:tcPr>
            <w:cnfStyle w:val="001000000000" w:firstRow="0" w:lastRow="0" w:firstColumn="1" w:lastColumn="0" w:oddVBand="0" w:evenVBand="0" w:oddHBand="0" w:evenHBand="0" w:firstRowFirstColumn="0" w:firstRowLastColumn="0" w:lastRowFirstColumn="0" w:lastRowLastColumn="0"/>
            <w:tcW w:w="9576" w:type="dxa"/>
            <w:gridSpan w:val="3"/>
          </w:tcPr>
          <w:p w14:paraId="182E29D7" w14:textId="77777777"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14:paraId="6A707C2F"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D2A322E" w14:textId="77777777"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14:paraId="66D3E7CC"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14:paraId="23BD7B46"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785919AC" w14:textId="7A5654F5" w:rsidR="000748E6" w:rsidRPr="007A50E9" w:rsidRDefault="00974A60">
            <w:pPr>
              <w:rPr>
                <w:rFonts w:asciiTheme="minorHAnsi" w:hAnsiTheme="minorHAnsi"/>
                <w:b w:val="0"/>
              </w:rPr>
            </w:pPr>
            <w:r>
              <w:rPr>
                <w:rFonts w:asciiTheme="minorHAnsi" w:hAnsiTheme="minorHAnsi"/>
                <w:b w:val="0"/>
              </w:rPr>
              <w:t>1. The physician selects the “Export Data” option from the menu.</w:t>
            </w:r>
          </w:p>
        </w:tc>
        <w:tc>
          <w:tcPr>
            <w:tcW w:w="4788" w:type="dxa"/>
          </w:tcPr>
          <w:p w14:paraId="0D3ACC54" w14:textId="77777777"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14:paraId="2191A326"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72EEE38" w14:textId="77777777" w:rsidR="000748E6" w:rsidRDefault="000748E6" w:rsidP="00F47ADA">
            <w:pPr>
              <w:rPr>
                <w:rFonts w:asciiTheme="minorHAnsi" w:hAnsiTheme="minorHAnsi"/>
              </w:rPr>
            </w:pPr>
          </w:p>
        </w:tc>
        <w:tc>
          <w:tcPr>
            <w:tcW w:w="4788" w:type="dxa"/>
          </w:tcPr>
          <w:p w14:paraId="1E75A041" w14:textId="45532EB3" w:rsidR="000748E6" w:rsidRPr="00AD2C1D"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physician’s patients.</w:t>
            </w:r>
          </w:p>
        </w:tc>
      </w:tr>
      <w:tr w:rsidR="00974A60" w:rsidRPr="00AD2C1D" w14:paraId="7B7626EC"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058C71D6" w14:textId="0CD41588" w:rsidR="00974A60" w:rsidRPr="00DA18AD" w:rsidRDefault="00974A60">
            <w:pPr>
              <w:rPr>
                <w:rFonts w:asciiTheme="minorHAnsi" w:hAnsiTheme="minorHAnsi"/>
                <w:b w:val="0"/>
              </w:rPr>
            </w:pPr>
            <w:r>
              <w:rPr>
                <w:rFonts w:asciiTheme="minorHAnsi" w:hAnsiTheme="minorHAnsi"/>
                <w:b w:val="0"/>
              </w:rPr>
              <w:t>3. The physicians selects the desired patient to view the data for.</w:t>
            </w:r>
          </w:p>
        </w:tc>
        <w:tc>
          <w:tcPr>
            <w:tcW w:w="4788" w:type="dxa"/>
          </w:tcPr>
          <w:p w14:paraId="77F7E0C0" w14:textId="77777777" w:rsidR="00974A60" w:rsidRDefault="00974A6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14:paraId="79B74C7A"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C3867EC" w14:textId="77777777" w:rsidR="00974A60" w:rsidRDefault="00974A60" w:rsidP="00F47ADA">
            <w:pPr>
              <w:rPr>
                <w:rFonts w:asciiTheme="minorHAnsi" w:hAnsiTheme="minorHAnsi"/>
                <w:b w:val="0"/>
              </w:rPr>
            </w:pPr>
          </w:p>
        </w:tc>
        <w:tc>
          <w:tcPr>
            <w:tcW w:w="4788" w:type="dxa"/>
          </w:tcPr>
          <w:p w14:paraId="2AF7A665" w14:textId="674B469D" w:rsidR="00974A60"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 and times for which to export the data for.</w:t>
            </w:r>
          </w:p>
        </w:tc>
      </w:tr>
      <w:tr w:rsidR="00974A60" w:rsidRPr="00AD2C1D" w14:paraId="0CDC6F32"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5623AD07" w14:textId="3FE1AF20" w:rsidR="00974A60" w:rsidRDefault="00974A60" w:rsidP="00F47ADA">
            <w:pPr>
              <w:rPr>
                <w:rFonts w:asciiTheme="minorHAnsi" w:hAnsiTheme="minorHAnsi"/>
                <w:b w:val="0"/>
              </w:rPr>
            </w:pPr>
            <w:r>
              <w:rPr>
                <w:rFonts w:asciiTheme="minorHAnsi" w:hAnsiTheme="minorHAnsi"/>
                <w:b w:val="0"/>
              </w:rPr>
              <w:t>5. The physician selects the desired data uploads to export.</w:t>
            </w:r>
          </w:p>
        </w:tc>
        <w:tc>
          <w:tcPr>
            <w:tcW w:w="4788" w:type="dxa"/>
          </w:tcPr>
          <w:p w14:paraId="31B1CB99" w14:textId="77777777" w:rsidR="00974A60" w:rsidRDefault="00974A6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14:paraId="29416187"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062C31D" w14:textId="77777777" w:rsidR="00974A60" w:rsidRDefault="00974A60" w:rsidP="00F47ADA">
            <w:pPr>
              <w:rPr>
                <w:rFonts w:asciiTheme="minorHAnsi" w:hAnsiTheme="minorHAnsi"/>
                <w:b w:val="0"/>
              </w:rPr>
            </w:pPr>
          </w:p>
        </w:tc>
        <w:tc>
          <w:tcPr>
            <w:tcW w:w="4788" w:type="dxa"/>
          </w:tcPr>
          <w:p w14:paraId="67E3CD21" w14:textId="4215CC3C" w:rsidR="00974A60" w:rsidRDefault="00974A6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generates a comma-separated values (csv) file containing the desired data and allows the physician to download it.</w:t>
            </w:r>
          </w:p>
        </w:tc>
      </w:tr>
    </w:tbl>
    <w:p w14:paraId="4C0169AB" w14:textId="77777777" w:rsidR="000748E6" w:rsidRDefault="000748E6" w:rsidP="007A50E9"/>
    <w:tbl>
      <w:tblPr>
        <w:tblStyle w:val="GridTable4-Accent11"/>
        <w:tblW w:w="0" w:type="auto"/>
        <w:tblLook w:val="04A0" w:firstRow="1" w:lastRow="0" w:firstColumn="1" w:lastColumn="0" w:noHBand="0" w:noVBand="1"/>
      </w:tblPr>
      <w:tblGrid>
        <w:gridCol w:w="2358"/>
        <w:gridCol w:w="2430"/>
        <w:gridCol w:w="4788"/>
      </w:tblGrid>
      <w:tr w:rsidR="00F565D1" w:rsidRPr="00AD2C1D" w14:paraId="29008F2E" w14:textId="77777777" w:rsidTr="00F9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842946" w14:textId="77777777" w:rsidR="00F565D1" w:rsidRPr="00AD2C1D" w:rsidRDefault="00F565D1" w:rsidP="00F94671">
            <w:pPr>
              <w:rPr>
                <w:rFonts w:asciiTheme="minorHAnsi" w:hAnsiTheme="minorHAnsi"/>
              </w:rPr>
            </w:pPr>
            <w:r w:rsidRPr="00AD2C1D">
              <w:rPr>
                <w:rFonts w:asciiTheme="minorHAnsi" w:hAnsiTheme="minorHAnsi"/>
              </w:rPr>
              <w:t>Use Case ID</w:t>
            </w:r>
          </w:p>
        </w:tc>
        <w:tc>
          <w:tcPr>
            <w:tcW w:w="7218" w:type="dxa"/>
            <w:gridSpan w:val="2"/>
          </w:tcPr>
          <w:p w14:paraId="6F303F7D" w14:textId="017F00B0" w:rsidR="00F565D1" w:rsidRPr="00AD2C1D" w:rsidRDefault="00F565D1" w:rsidP="00F9467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UC_018</w:t>
            </w:r>
            <w:r>
              <w:rPr>
                <w:rFonts w:asciiTheme="minorHAnsi" w:hAnsiTheme="minorHAnsi"/>
              </w:rPr>
              <w:t>b</w:t>
            </w:r>
          </w:p>
        </w:tc>
      </w:tr>
      <w:tr w:rsidR="00F565D1" w:rsidRPr="00AD2C1D" w14:paraId="7D5FDCC9"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581996D" w14:textId="77777777" w:rsidR="00F565D1" w:rsidRPr="00AD2C1D" w:rsidRDefault="00F565D1" w:rsidP="00F94671">
            <w:pPr>
              <w:rPr>
                <w:rFonts w:asciiTheme="minorHAnsi" w:hAnsiTheme="minorHAnsi"/>
              </w:rPr>
            </w:pPr>
            <w:r w:rsidRPr="00AD2C1D">
              <w:rPr>
                <w:rFonts w:asciiTheme="minorHAnsi" w:hAnsiTheme="minorHAnsi"/>
              </w:rPr>
              <w:t>Use Case Name</w:t>
            </w:r>
          </w:p>
        </w:tc>
        <w:tc>
          <w:tcPr>
            <w:tcW w:w="7218" w:type="dxa"/>
            <w:gridSpan w:val="2"/>
          </w:tcPr>
          <w:p w14:paraId="27E7A98A" w14:textId="3333EE10" w:rsidR="00F565D1" w:rsidRPr="00AD2C1D" w:rsidRDefault="00F565D1"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Pr>
                <w:rFonts w:asciiTheme="minorHAnsi" w:hAnsiTheme="minorHAnsi"/>
              </w:rPr>
              <w:t>: Export Patient Data</w:t>
            </w:r>
          </w:p>
        </w:tc>
      </w:tr>
      <w:tr w:rsidR="00F565D1" w:rsidRPr="00AD2C1D" w14:paraId="6F0C7868" w14:textId="77777777" w:rsidTr="00F94671">
        <w:tc>
          <w:tcPr>
            <w:cnfStyle w:val="001000000000" w:firstRow="0" w:lastRow="0" w:firstColumn="1" w:lastColumn="0" w:oddVBand="0" w:evenVBand="0" w:oddHBand="0" w:evenHBand="0" w:firstRowFirstColumn="0" w:firstRowLastColumn="0" w:lastRowFirstColumn="0" w:lastRowLastColumn="0"/>
            <w:tcW w:w="2358" w:type="dxa"/>
          </w:tcPr>
          <w:p w14:paraId="61A5FA10" w14:textId="77777777" w:rsidR="00F565D1" w:rsidRPr="00AD2C1D" w:rsidRDefault="00F565D1" w:rsidP="00F94671">
            <w:pPr>
              <w:rPr>
                <w:rFonts w:asciiTheme="minorHAnsi" w:hAnsiTheme="minorHAnsi"/>
              </w:rPr>
            </w:pPr>
            <w:r w:rsidRPr="00AD2C1D">
              <w:rPr>
                <w:rFonts w:asciiTheme="minorHAnsi" w:hAnsiTheme="minorHAnsi"/>
              </w:rPr>
              <w:t>Actor(s)</w:t>
            </w:r>
          </w:p>
        </w:tc>
        <w:tc>
          <w:tcPr>
            <w:tcW w:w="7218" w:type="dxa"/>
            <w:gridSpan w:val="2"/>
          </w:tcPr>
          <w:p w14:paraId="37771925" w14:textId="4F5BD719" w:rsidR="00F565D1" w:rsidRPr="00AD2C1D" w:rsidRDefault="00F565D1"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565D1" w:rsidRPr="00AD2C1D" w14:paraId="17DAE9D0"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C741110" w14:textId="77777777" w:rsidR="00F565D1" w:rsidRPr="00AD2C1D" w:rsidRDefault="00F565D1" w:rsidP="00F94671">
            <w:pPr>
              <w:rPr>
                <w:rFonts w:asciiTheme="minorHAnsi" w:hAnsiTheme="minorHAnsi"/>
              </w:rPr>
            </w:pPr>
            <w:r w:rsidRPr="00AD2C1D">
              <w:rPr>
                <w:rFonts w:asciiTheme="minorHAnsi" w:hAnsiTheme="minorHAnsi"/>
              </w:rPr>
              <w:t>Purpose</w:t>
            </w:r>
          </w:p>
        </w:tc>
        <w:tc>
          <w:tcPr>
            <w:tcW w:w="7218" w:type="dxa"/>
            <w:gridSpan w:val="2"/>
          </w:tcPr>
          <w:p w14:paraId="1BBF6037" w14:textId="02F87BC0" w:rsidR="00F565D1" w:rsidRPr="00AD2C1D" w:rsidRDefault="00F565D1"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w:t>
            </w:r>
            <w:r>
              <w:rPr>
                <w:rFonts w:asciiTheme="minorHAnsi" w:hAnsiTheme="minorHAnsi"/>
              </w:rPr>
              <w:t>patient</w:t>
            </w:r>
            <w:r>
              <w:rPr>
                <w:rFonts w:asciiTheme="minorHAnsi" w:hAnsiTheme="minorHAnsi"/>
              </w:rPr>
              <w:t xml:space="preserve"> needs to export their data.</w:t>
            </w:r>
          </w:p>
        </w:tc>
      </w:tr>
      <w:tr w:rsidR="00F565D1" w:rsidRPr="00AD2C1D" w14:paraId="10678CCA" w14:textId="77777777" w:rsidTr="00F94671">
        <w:tc>
          <w:tcPr>
            <w:cnfStyle w:val="001000000000" w:firstRow="0" w:lastRow="0" w:firstColumn="1" w:lastColumn="0" w:oddVBand="0" w:evenVBand="0" w:oddHBand="0" w:evenHBand="0" w:firstRowFirstColumn="0" w:firstRowLastColumn="0" w:lastRowFirstColumn="0" w:lastRowLastColumn="0"/>
            <w:tcW w:w="2358" w:type="dxa"/>
          </w:tcPr>
          <w:p w14:paraId="44487D25" w14:textId="77777777" w:rsidR="00F565D1" w:rsidRPr="00AD2C1D" w:rsidRDefault="00F565D1" w:rsidP="00F94671">
            <w:pPr>
              <w:rPr>
                <w:rFonts w:asciiTheme="minorHAnsi" w:hAnsiTheme="minorHAnsi"/>
              </w:rPr>
            </w:pPr>
            <w:r w:rsidRPr="00AD2C1D">
              <w:rPr>
                <w:rFonts w:asciiTheme="minorHAnsi" w:hAnsiTheme="minorHAnsi"/>
              </w:rPr>
              <w:t>Overview</w:t>
            </w:r>
          </w:p>
        </w:tc>
        <w:tc>
          <w:tcPr>
            <w:tcW w:w="7218" w:type="dxa"/>
            <w:gridSpan w:val="2"/>
          </w:tcPr>
          <w:p w14:paraId="2BF5D134" w14:textId="3E383AD4" w:rsidR="00F565D1" w:rsidRPr="00AD2C1D" w:rsidRDefault="00F565D1"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may wish to export their medical data for their own use or for back up.</w:t>
            </w:r>
          </w:p>
        </w:tc>
      </w:tr>
      <w:tr w:rsidR="00F565D1" w:rsidRPr="00AD2C1D" w14:paraId="19817EF3"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F90CD23" w14:textId="77777777" w:rsidR="00F565D1" w:rsidRPr="00AD2C1D" w:rsidRDefault="00F565D1" w:rsidP="00F94671">
            <w:pPr>
              <w:rPr>
                <w:rFonts w:asciiTheme="minorHAnsi" w:hAnsiTheme="minorHAnsi"/>
              </w:rPr>
            </w:pPr>
            <w:r w:rsidRPr="00AD2C1D">
              <w:rPr>
                <w:rFonts w:asciiTheme="minorHAnsi" w:hAnsiTheme="minorHAnsi"/>
              </w:rPr>
              <w:t>Cross-References</w:t>
            </w:r>
          </w:p>
        </w:tc>
        <w:tc>
          <w:tcPr>
            <w:tcW w:w="7218" w:type="dxa"/>
            <w:gridSpan w:val="2"/>
          </w:tcPr>
          <w:p w14:paraId="211ABAEB" w14:textId="77777777" w:rsidR="00F565D1" w:rsidRPr="00AD2C1D" w:rsidRDefault="00F565D1"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565D1" w:rsidRPr="00AD2C1D" w14:paraId="257E1931" w14:textId="77777777" w:rsidTr="00F94671">
        <w:tc>
          <w:tcPr>
            <w:cnfStyle w:val="001000000000" w:firstRow="0" w:lastRow="0" w:firstColumn="1" w:lastColumn="0" w:oddVBand="0" w:evenVBand="0" w:oddHBand="0" w:evenHBand="0" w:firstRowFirstColumn="0" w:firstRowLastColumn="0" w:lastRowFirstColumn="0" w:lastRowLastColumn="0"/>
            <w:tcW w:w="2358" w:type="dxa"/>
          </w:tcPr>
          <w:p w14:paraId="17EFDEE3" w14:textId="77777777" w:rsidR="00F565D1" w:rsidRPr="00AD2C1D" w:rsidRDefault="00F565D1" w:rsidP="00F94671">
            <w:pPr>
              <w:rPr>
                <w:rFonts w:asciiTheme="minorHAnsi" w:hAnsiTheme="minorHAnsi"/>
              </w:rPr>
            </w:pPr>
            <w:r w:rsidRPr="00AD2C1D">
              <w:rPr>
                <w:rFonts w:asciiTheme="minorHAnsi" w:hAnsiTheme="minorHAnsi"/>
              </w:rPr>
              <w:t>Pre-conditions</w:t>
            </w:r>
          </w:p>
        </w:tc>
        <w:tc>
          <w:tcPr>
            <w:tcW w:w="7218" w:type="dxa"/>
            <w:gridSpan w:val="2"/>
          </w:tcPr>
          <w:p w14:paraId="68465D30" w14:textId="77777777" w:rsidR="00F565D1" w:rsidRDefault="00F565D1"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14:paraId="6E71F983" w14:textId="77777777" w:rsidR="00F565D1" w:rsidRPr="00AD2C1D" w:rsidRDefault="00F565D1"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F565D1" w:rsidRPr="00AD2C1D" w14:paraId="15BD932F"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99375A" w14:textId="77777777" w:rsidR="00F565D1" w:rsidRPr="00AD2C1D" w:rsidRDefault="00F565D1" w:rsidP="00F94671">
            <w:pPr>
              <w:rPr>
                <w:rFonts w:asciiTheme="minorHAnsi" w:hAnsiTheme="minorHAnsi"/>
              </w:rPr>
            </w:pPr>
            <w:r w:rsidRPr="00AD2C1D">
              <w:rPr>
                <w:rFonts w:asciiTheme="minorHAnsi" w:hAnsiTheme="minorHAnsi"/>
              </w:rPr>
              <w:t>Post-conditions</w:t>
            </w:r>
          </w:p>
        </w:tc>
        <w:tc>
          <w:tcPr>
            <w:tcW w:w="7218" w:type="dxa"/>
            <w:gridSpan w:val="2"/>
          </w:tcPr>
          <w:p w14:paraId="1DED6DA3" w14:textId="77777777" w:rsidR="00F565D1" w:rsidRPr="004A6020" w:rsidRDefault="00F565D1"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data is successfully exported to the physician.</w:t>
            </w:r>
          </w:p>
          <w:p w14:paraId="3893B618" w14:textId="77777777" w:rsidR="00F565D1" w:rsidRPr="004A6020" w:rsidRDefault="00F565D1"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An error occurred while exporting the data.</w:t>
            </w:r>
          </w:p>
        </w:tc>
      </w:tr>
      <w:tr w:rsidR="00F565D1" w:rsidRPr="00AD2C1D" w14:paraId="14B61A54" w14:textId="77777777" w:rsidTr="00F94671">
        <w:tc>
          <w:tcPr>
            <w:cnfStyle w:val="001000000000" w:firstRow="0" w:lastRow="0" w:firstColumn="1" w:lastColumn="0" w:oddVBand="0" w:evenVBand="0" w:oddHBand="0" w:evenHBand="0" w:firstRowFirstColumn="0" w:firstRowLastColumn="0" w:lastRowFirstColumn="0" w:lastRowLastColumn="0"/>
            <w:tcW w:w="9576" w:type="dxa"/>
            <w:gridSpan w:val="3"/>
          </w:tcPr>
          <w:p w14:paraId="24C42B19" w14:textId="77777777" w:rsidR="00F565D1" w:rsidRPr="00AD2C1D" w:rsidRDefault="00F565D1" w:rsidP="00F94671">
            <w:pPr>
              <w:rPr>
                <w:rFonts w:asciiTheme="minorHAnsi" w:hAnsiTheme="minorHAnsi"/>
              </w:rPr>
            </w:pPr>
            <w:r w:rsidRPr="00AD2C1D">
              <w:rPr>
                <w:rFonts w:asciiTheme="minorHAnsi" w:hAnsiTheme="minorHAnsi"/>
              </w:rPr>
              <w:t>Course of Events</w:t>
            </w:r>
          </w:p>
        </w:tc>
      </w:tr>
      <w:tr w:rsidR="00F565D1" w:rsidRPr="00AD2C1D" w14:paraId="2A30F31E"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91CBD7E" w14:textId="77777777" w:rsidR="00F565D1" w:rsidRPr="00AD2C1D" w:rsidRDefault="00F565D1" w:rsidP="00F94671">
            <w:pPr>
              <w:rPr>
                <w:rFonts w:asciiTheme="minorHAnsi" w:hAnsiTheme="minorHAnsi"/>
              </w:rPr>
            </w:pPr>
            <w:r w:rsidRPr="00AD2C1D">
              <w:rPr>
                <w:rFonts w:asciiTheme="minorHAnsi" w:hAnsiTheme="minorHAnsi"/>
              </w:rPr>
              <w:t>Actor Actions</w:t>
            </w:r>
          </w:p>
        </w:tc>
        <w:tc>
          <w:tcPr>
            <w:tcW w:w="4788" w:type="dxa"/>
          </w:tcPr>
          <w:p w14:paraId="4E9E4E5C" w14:textId="77777777" w:rsidR="00F565D1" w:rsidRPr="00AD2C1D" w:rsidRDefault="00F565D1"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565D1" w:rsidRPr="00AD2C1D" w14:paraId="73A5C147" w14:textId="77777777" w:rsidTr="00F94671">
        <w:tc>
          <w:tcPr>
            <w:cnfStyle w:val="001000000000" w:firstRow="0" w:lastRow="0" w:firstColumn="1" w:lastColumn="0" w:oddVBand="0" w:evenVBand="0" w:oddHBand="0" w:evenHBand="0" w:firstRowFirstColumn="0" w:firstRowLastColumn="0" w:lastRowFirstColumn="0" w:lastRowLastColumn="0"/>
            <w:tcW w:w="4788" w:type="dxa"/>
            <w:gridSpan w:val="2"/>
          </w:tcPr>
          <w:p w14:paraId="32EB9B9E" w14:textId="3D6F8BFD" w:rsidR="00F565D1" w:rsidRPr="007A50E9" w:rsidRDefault="00F565D1" w:rsidP="006C0EF4">
            <w:pPr>
              <w:rPr>
                <w:rFonts w:asciiTheme="minorHAnsi" w:hAnsiTheme="minorHAnsi"/>
                <w:b w:val="0"/>
              </w:rPr>
            </w:pPr>
            <w:r>
              <w:rPr>
                <w:rFonts w:asciiTheme="minorHAnsi" w:hAnsiTheme="minorHAnsi"/>
                <w:b w:val="0"/>
              </w:rPr>
              <w:t xml:space="preserve">1. The </w:t>
            </w:r>
            <w:r>
              <w:rPr>
                <w:rFonts w:asciiTheme="minorHAnsi" w:hAnsiTheme="minorHAnsi"/>
                <w:b w:val="0"/>
              </w:rPr>
              <w:t>patient</w:t>
            </w:r>
            <w:r>
              <w:rPr>
                <w:rFonts w:asciiTheme="minorHAnsi" w:hAnsiTheme="minorHAnsi"/>
                <w:b w:val="0"/>
              </w:rPr>
              <w:t xml:space="preserve"> selects the “Export Data” option from the menu.</w:t>
            </w:r>
          </w:p>
        </w:tc>
        <w:tc>
          <w:tcPr>
            <w:tcW w:w="4788" w:type="dxa"/>
          </w:tcPr>
          <w:p w14:paraId="13BDCE73" w14:textId="77777777" w:rsidR="00F565D1" w:rsidRPr="00AD2C1D" w:rsidRDefault="00F565D1"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14:paraId="55479524"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60FE0B8" w14:textId="77777777" w:rsidR="00F565D1" w:rsidRDefault="00F565D1" w:rsidP="00F94671">
            <w:pPr>
              <w:rPr>
                <w:rFonts w:asciiTheme="minorHAnsi" w:hAnsiTheme="minorHAnsi"/>
                <w:b w:val="0"/>
              </w:rPr>
            </w:pPr>
          </w:p>
        </w:tc>
        <w:tc>
          <w:tcPr>
            <w:tcW w:w="4788" w:type="dxa"/>
          </w:tcPr>
          <w:p w14:paraId="6A2CD72C" w14:textId="17292F12" w:rsidR="00F565D1" w:rsidRDefault="00F565D1"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r>
              <w:rPr>
                <w:rFonts w:asciiTheme="minorHAnsi" w:hAnsiTheme="minorHAnsi"/>
              </w:rPr>
              <w:t>. The system displays a list of date and times for which to export the data for.</w:t>
            </w:r>
          </w:p>
        </w:tc>
      </w:tr>
      <w:tr w:rsidR="00F565D1" w:rsidRPr="00AD2C1D" w14:paraId="4A979A3A" w14:textId="77777777" w:rsidTr="00F94671">
        <w:tc>
          <w:tcPr>
            <w:cnfStyle w:val="001000000000" w:firstRow="0" w:lastRow="0" w:firstColumn="1" w:lastColumn="0" w:oddVBand="0" w:evenVBand="0" w:oddHBand="0" w:evenHBand="0" w:firstRowFirstColumn="0" w:firstRowLastColumn="0" w:lastRowFirstColumn="0" w:lastRowLastColumn="0"/>
            <w:tcW w:w="4788" w:type="dxa"/>
            <w:gridSpan w:val="2"/>
          </w:tcPr>
          <w:p w14:paraId="36315DF8" w14:textId="6330E4D6" w:rsidR="00F565D1" w:rsidRDefault="00F565D1" w:rsidP="006C0EF4">
            <w:pPr>
              <w:rPr>
                <w:rFonts w:asciiTheme="minorHAnsi" w:hAnsiTheme="minorHAnsi"/>
                <w:b w:val="0"/>
              </w:rPr>
            </w:pPr>
            <w:r>
              <w:rPr>
                <w:rFonts w:asciiTheme="minorHAnsi" w:hAnsiTheme="minorHAnsi"/>
                <w:b w:val="0"/>
              </w:rPr>
              <w:lastRenderedPageBreak/>
              <w:t>3</w:t>
            </w:r>
            <w:r>
              <w:rPr>
                <w:rFonts w:asciiTheme="minorHAnsi" w:hAnsiTheme="minorHAnsi"/>
                <w:b w:val="0"/>
              </w:rPr>
              <w:t xml:space="preserve">. The </w:t>
            </w:r>
            <w:r>
              <w:rPr>
                <w:rFonts w:asciiTheme="minorHAnsi" w:hAnsiTheme="minorHAnsi"/>
                <w:b w:val="0"/>
              </w:rPr>
              <w:t>patient</w:t>
            </w:r>
            <w:r>
              <w:rPr>
                <w:rFonts w:asciiTheme="minorHAnsi" w:hAnsiTheme="minorHAnsi"/>
                <w:b w:val="0"/>
              </w:rPr>
              <w:t xml:space="preserve"> selects the desired data uploads to export.</w:t>
            </w:r>
          </w:p>
        </w:tc>
        <w:tc>
          <w:tcPr>
            <w:tcW w:w="4788" w:type="dxa"/>
          </w:tcPr>
          <w:p w14:paraId="1EEECF68" w14:textId="77777777" w:rsidR="00F565D1" w:rsidRDefault="00F565D1"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14:paraId="4DD989FF"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5048DEB" w14:textId="77777777" w:rsidR="00F565D1" w:rsidRDefault="00F565D1" w:rsidP="00F94671">
            <w:pPr>
              <w:rPr>
                <w:rFonts w:asciiTheme="minorHAnsi" w:hAnsiTheme="minorHAnsi"/>
                <w:b w:val="0"/>
              </w:rPr>
            </w:pPr>
          </w:p>
        </w:tc>
        <w:tc>
          <w:tcPr>
            <w:tcW w:w="4788" w:type="dxa"/>
          </w:tcPr>
          <w:p w14:paraId="0AC54AF7" w14:textId="54D41433" w:rsidR="00F565D1" w:rsidRDefault="00F565D1"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r>
              <w:rPr>
                <w:rFonts w:asciiTheme="minorHAnsi" w:hAnsiTheme="minorHAnsi"/>
              </w:rPr>
              <w:t>. The system generates a comma-separated values (csv) file containing the desired data and allows the physician to download it.</w:t>
            </w:r>
          </w:p>
        </w:tc>
      </w:tr>
    </w:tbl>
    <w:p w14:paraId="1F37E620" w14:textId="77777777" w:rsidR="00F565D1" w:rsidRDefault="00F565D1" w:rsidP="007A50E9"/>
    <w:tbl>
      <w:tblPr>
        <w:tblStyle w:val="GridTable4-Accent11"/>
        <w:tblW w:w="0" w:type="auto"/>
        <w:tblLook w:val="04A0" w:firstRow="1" w:lastRow="0" w:firstColumn="1" w:lastColumn="0" w:noHBand="0" w:noVBand="1"/>
      </w:tblPr>
      <w:tblGrid>
        <w:gridCol w:w="2358"/>
        <w:gridCol w:w="2430"/>
        <w:gridCol w:w="4788"/>
      </w:tblGrid>
      <w:tr w:rsidR="000748E6" w:rsidRPr="00AD2C1D" w14:paraId="2D5C8325" w14:textId="77777777"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CB02295" w14:textId="77777777"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14:paraId="7C2B8A10" w14:textId="6BE300BE"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4A6020">
              <w:rPr>
                <w:rFonts w:asciiTheme="minorHAnsi" w:hAnsiTheme="minorHAnsi"/>
              </w:rPr>
              <w:t>19</w:t>
            </w:r>
          </w:p>
        </w:tc>
      </w:tr>
      <w:tr w:rsidR="000748E6" w:rsidRPr="00AD2C1D" w14:paraId="54B77A47"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1FFBAE" w14:textId="77777777"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14:paraId="530728DD" w14:textId="7A48DD0F" w:rsidR="000748E6" w:rsidRPr="00AD2C1D" w:rsidRDefault="00DA18AD" w:rsidP="00DA18A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Patient Account</w:t>
            </w:r>
          </w:p>
        </w:tc>
      </w:tr>
      <w:tr w:rsidR="000748E6" w:rsidRPr="00AD2C1D" w14:paraId="72FB4C68"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1DDAE763" w14:textId="77777777"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14:paraId="71EB8286" w14:textId="66E523D9"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14:paraId="76B5B2F9"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DAF2A31" w14:textId="77777777"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14:paraId="33F26FBF" w14:textId="4984A415" w:rsidR="000748E6" w:rsidRPr="00AD2C1D" w:rsidRDefault="004A602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adds a patient to the system.</w:t>
            </w:r>
          </w:p>
        </w:tc>
      </w:tr>
      <w:tr w:rsidR="000748E6" w:rsidRPr="00AD2C1D" w14:paraId="63A2D445"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339FEA53" w14:textId="77777777"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14:paraId="18ED5356" w14:textId="0097896F"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add patients to the system.</w:t>
            </w:r>
          </w:p>
        </w:tc>
      </w:tr>
      <w:tr w:rsidR="000748E6" w:rsidRPr="00AD2C1D" w14:paraId="4BF4FD60"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B64696" w14:textId="77777777"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14:paraId="03BEDB70"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14:paraId="0F739E1D"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10A933BB" w14:textId="77777777"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14:paraId="463236F8" w14:textId="50800598"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0748E6" w:rsidRPr="00AD2C1D" w14:paraId="0F37C401"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858617" w14:textId="77777777"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14:paraId="5A760C1A" w14:textId="6A326632"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patient account was created successfully.</w:t>
            </w:r>
          </w:p>
          <w:p w14:paraId="7DBB22EC" w14:textId="2918E941"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The patient account failed to create.</w:t>
            </w:r>
          </w:p>
        </w:tc>
      </w:tr>
      <w:tr w:rsidR="000748E6" w:rsidRPr="00AD2C1D" w14:paraId="31B8C0B6" w14:textId="77777777" w:rsidTr="00F47ADA">
        <w:tc>
          <w:tcPr>
            <w:cnfStyle w:val="001000000000" w:firstRow="0" w:lastRow="0" w:firstColumn="1" w:lastColumn="0" w:oddVBand="0" w:evenVBand="0" w:oddHBand="0" w:evenHBand="0" w:firstRowFirstColumn="0" w:firstRowLastColumn="0" w:lastRowFirstColumn="0" w:lastRowLastColumn="0"/>
            <w:tcW w:w="9576" w:type="dxa"/>
            <w:gridSpan w:val="3"/>
          </w:tcPr>
          <w:p w14:paraId="69670F09" w14:textId="77777777"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14:paraId="5C759221"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7C5C3F0" w14:textId="77777777"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14:paraId="18FA7C0C"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14:paraId="582477D0"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2573D78D" w14:textId="63D65C73" w:rsidR="000748E6" w:rsidRPr="007A50E9" w:rsidRDefault="00974A60" w:rsidP="00F47ADA">
            <w:pPr>
              <w:rPr>
                <w:rFonts w:asciiTheme="minorHAnsi" w:hAnsiTheme="minorHAnsi"/>
                <w:b w:val="0"/>
              </w:rPr>
            </w:pPr>
            <w:r>
              <w:rPr>
                <w:rFonts w:asciiTheme="minorHAnsi" w:hAnsiTheme="minorHAnsi"/>
                <w:b w:val="0"/>
              </w:rPr>
              <w:t>1. The physician selects the “Add Patient” option from the menu.</w:t>
            </w:r>
          </w:p>
        </w:tc>
        <w:tc>
          <w:tcPr>
            <w:tcW w:w="4788" w:type="dxa"/>
          </w:tcPr>
          <w:p w14:paraId="682114B6" w14:textId="77777777"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14:paraId="45E89D1E"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A153D68" w14:textId="77777777" w:rsidR="000748E6" w:rsidRDefault="000748E6" w:rsidP="00F47ADA">
            <w:pPr>
              <w:rPr>
                <w:rFonts w:asciiTheme="minorHAnsi" w:hAnsiTheme="minorHAnsi"/>
              </w:rPr>
            </w:pPr>
          </w:p>
        </w:tc>
        <w:tc>
          <w:tcPr>
            <w:tcW w:w="4788" w:type="dxa"/>
          </w:tcPr>
          <w:p w14:paraId="6BE18643" w14:textId="1BF512B4" w:rsidR="000748E6" w:rsidRPr="00AD2C1D" w:rsidRDefault="00974A6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the </w:t>
            </w:r>
            <w:r w:rsidR="00AB5E44">
              <w:rPr>
                <w:rFonts w:asciiTheme="minorHAnsi" w:hAnsiTheme="minorHAnsi"/>
              </w:rPr>
              <w:t>form to create a patient.</w:t>
            </w:r>
          </w:p>
        </w:tc>
      </w:tr>
      <w:tr w:rsidR="00AB5E44" w:rsidRPr="00AD2C1D" w14:paraId="2F8E9890"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7C96415D" w14:textId="0C7F8E67" w:rsidR="00AB5E44" w:rsidRPr="00DA18AD" w:rsidRDefault="00AB5E44" w:rsidP="00F47ADA">
            <w:pPr>
              <w:rPr>
                <w:rFonts w:asciiTheme="minorHAnsi" w:hAnsiTheme="minorHAnsi"/>
                <w:b w:val="0"/>
              </w:rPr>
            </w:pPr>
            <w:r>
              <w:rPr>
                <w:rFonts w:asciiTheme="minorHAnsi" w:hAnsiTheme="minorHAnsi"/>
                <w:b w:val="0"/>
              </w:rPr>
              <w:t>3. The physician fills in the create user form and clicks on the submit button.</w:t>
            </w:r>
          </w:p>
        </w:tc>
        <w:tc>
          <w:tcPr>
            <w:tcW w:w="4788" w:type="dxa"/>
          </w:tcPr>
          <w:p w14:paraId="2B5679E2" w14:textId="77777777" w:rsidR="00AB5E44" w:rsidRDefault="00AB5E44"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AB5E44" w:rsidRPr="00AD2C1D" w14:paraId="5C6E91EB"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7F1FA215" w14:textId="77777777" w:rsidR="00AB5E44" w:rsidRDefault="00AB5E44" w:rsidP="00F47ADA">
            <w:pPr>
              <w:rPr>
                <w:rFonts w:asciiTheme="minorHAnsi" w:hAnsiTheme="minorHAnsi"/>
                <w:b w:val="0"/>
              </w:rPr>
            </w:pPr>
          </w:p>
        </w:tc>
        <w:tc>
          <w:tcPr>
            <w:tcW w:w="4788" w:type="dxa"/>
          </w:tcPr>
          <w:p w14:paraId="7B99F590" w14:textId="298FBD76" w:rsidR="00AB5E44" w:rsidRDefault="00AB5E44"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if the user was created successfully or not.  The system should also display the temporary password for the user and the user ID.</w:t>
            </w:r>
          </w:p>
        </w:tc>
      </w:tr>
      <w:tr w:rsidR="00AB5E44" w:rsidRPr="00AD2C1D" w14:paraId="05500AFB"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207A57F3" w14:textId="79926B0F" w:rsidR="00AB5E44" w:rsidRDefault="00AB5E44">
            <w:pPr>
              <w:rPr>
                <w:rFonts w:asciiTheme="minorHAnsi" w:hAnsiTheme="minorHAnsi"/>
                <w:b w:val="0"/>
              </w:rPr>
            </w:pPr>
            <w:r>
              <w:rPr>
                <w:rFonts w:asciiTheme="minorHAnsi" w:hAnsiTheme="minorHAnsi"/>
                <w:b w:val="0"/>
              </w:rPr>
              <w:t>5. The physician records the generated user ID for the associated patient and the patient’s real identity in an external area.</w:t>
            </w:r>
          </w:p>
        </w:tc>
        <w:tc>
          <w:tcPr>
            <w:tcW w:w="4788" w:type="dxa"/>
          </w:tcPr>
          <w:p w14:paraId="108CD18F" w14:textId="77777777" w:rsidR="00AB5E44" w:rsidRDefault="00AB5E44"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14:paraId="34B83530" w14:textId="585586A1" w:rsidR="00873CCE" w:rsidRDefault="00873CCE">
      <w:pPr>
        <w:rPr>
          <w:rFonts w:asciiTheme="majorHAnsi" w:eastAsiaTheme="majorEastAsia" w:hAnsiTheme="majorHAnsi" w:cstheme="majorBidi"/>
          <w:b/>
          <w:bCs/>
          <w:color w:val="365F91" w:themeColor="accent1" w:themeShade="BF"/>
          <w:sz w:val="32"/>
          <w:szCs w:val="28"/>
        </w:rPr>
      </w:pPr>
    </w:p>
    <w:tbl>
      <w:tblPr>
        <w:tblStyle w:val="GridTable4-Accent11"/>
        <w:tblW w:w="0" w:type="auto"/>
        <w:tblLook w:val="04A0" w:firstRow="1" w:lastRow="0" w:firstColumn="1" w:lastColumn="0" w:noHBand="0" w:noVBand="1"/>
      </w:tblPr>
      <w:tblGrid>
        <w:gridCol w:w="2358"/>
        <w:gridCol w:w="2430"/>
        <w:gridCol w:w="4788"/>
      </w:tblGrid>
      <w:tr w:rsidR="00873CCE" w:rsidRPr="00AD2C1D" w14:paraId="793EED12" w14:textId="77777777" w:rsidTr="00F9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9DD4CA7" w14:textId="77777777" w:rsidR="00873CCE" w:rsidRPr="00AD2C1D" w:rsidRDefault="00873CCE" w:rsidP="00F94671">
            <w:pPr>
              <w:rPr>
                <w:rFonts w:asciiTheme="minorHAnsi" w:hAnsiTheme="minorHAnsi"/>
              </w:rPr>
            </w:pPr>
            <w:r w:rsidRPr="00AD2C1D">
              <w:rPr>
                <w:rFonts w:asciiTheme="minorHAnsi" w:hAnsiTheme="minorHAnsi"/>
              </w:rPr>
              <w:t>Use Case ID</w:t>
            </w:r>
          </w:p>
        </w:tc>
        <w:tc>
          <w:tcPr>
            <w:tcW w:w="7218" w:type="dxa"/>
            <w:gridSpan w:val="2"/>
          </w:tcPr>
          <w:p w14:paraId="59D270D1" w14:textId="52C1F347" w:rsidR="00873CCE" w:rsidRPr="00AD2C1D" w:rsidRDefault="00873CCE" w:rsidP="00F9467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Pr>
                <w:rFonts w:asciiTheme="minorHAnsi" w:hAnsiTheme="minorHAnsi"/>
              </w:rPr>
              <w:t>20</w:t>
            </w:r>
          </w:p>
        </w:tc>
      </w:tr>
      <w:tr w:rsidR="00873CCE" w:rsidRPr="00AD2C1D" w14:paraId="1C83E537"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E19C1FF" w14:textId="77777777" w:rsidR="00873CCE" w:rsidRPr="00AD2C1D" w:rsidRDefault="00873CCE" w:rsidP="00F94671">
            <w:pPr>
              <w:rPr>
                <w:rFonts w:asciiTheme="minorHAnsi" w:hAnsiTheme="minorHAnsi"/>
              </w:rPr>
            </w:pPr>
            <w:r w:rsidRPr="00AD2C1D">
              <w:rPr>
                <w:rFonts w:asciiTheme="minorHAnsi" w:hAnsiTheme="minorHAnsi"/>
              </w:rPr>
              <w:t>Use Case Name</w:t>
            </w:r>
          </w:p>
        </w:tc>
        <w:tc>
          <w:tcPr>
            <w:tcW w:w="7218" w:type="dxa"/>
            <w:gridSpan w:val="2"/>
          </w:tcPr>
          <w:p w14:paraId="3D345A95" w14:textId="68C7770E" w:rsidR="00873CCE" w:rsidRPr="00AD2C1D" w:rsidRDefault="00873CCE"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w:t>
            </w:r>
            <w:r>
              <w:rPr>
                <w:rFonts w:asciiTheme="minorHAnsi" w:hAnsiTheme="minorHAnsi"/>
              </w:rPr>
              <w:t xml:space="preserve"> Patient Account</w:t>
            </w:r>
          </w:p>
        </w:tc>
      </w:tr>
      <w:tr w:rsidR="00873CCE" w:rsidRPr="00AD2C1D" w14:paraId="0C0049A4" w14:textId="77777777" w:rsidTr="00F94671">
        <w:tc>
          <w:tcPr>
            <w:cnfStyle w:val="001000000000" w:firstRow="0" w:lastRow="0" w:firstColumn="1" w:lastColumn="0" w:oddVBand="0" w:evenVBand="0" w:oddHBand="0" w:evenHBand="0" w:firstRowFirstColumn="0" w:firstRowLastColumn="0" w:lastRowFirstColumn="0" w:lastRowLastColumn="0"/>
            <w:tcW w:w="2358" w:type="dxa"/>
          </w:tcPr>
          <w:p w14:paraId="0AFD35B7" w14:textId="77777777" w:rsidR="00873CCE" w:rsidRPr="00AD2C1D" w:rsidRDefault="00873CCE" w:rsidP="00F94671">
            <w:pPr>
              <w:rPr>
                <w:rFonts w:asciiTheme="minorHAnsi" w:hAnsiTheme="minorHAnsi"/>
              </w:rPr>
            </w:pPr>
            <w:r w:rsidRPr="00AD2C1D">
              <w:rPr>
                <w:rFonts w:asciiTheme="minorHAnsi" w:hAnsiTheme="minorHAnsi"/>
              </w:rPr>
              <w:t>Actor(s)</w:t>
            </w:r>
          </w:p>
        </w:tc>
        <w:tc>
          <w:tcPr>
            <w:tcW w:w="7218" w:type="dxa"/>
            <w:gridSpan w:val="2"/>
          </w:tcPr>
          <w:p w14:paraId="2F0272F1" w14:textId="77777777" w:rsidR="00873CCE" w:rsidRPr="00AD2C1D" w:rsidRDefault="00873CCE"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873CCE" w:rsidRPr="00AD2C1D" w14:paraId="3E31F247"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215D400" w14:textId="77777777" w:rsidR="00873CCE" w:rsidRPr="00AD2C1D" w:rsidRDefault="00873CCE" w:rsidP="00F94671">
            <w:pPr>
              <w:rPr>
                <w:rFonts w:asciiTheme="minorHAnsi" w:hAnsiTheme="minorHAnsi"/>
              </w:rPr>
            </w:pPr>
            <w:r w:rsidRPr="00AD2C1D">
              <w:rPr>
                <w:rFonts w:asciiTheme="minorHAnsi" w:hAnsiTheme="minorHAnsi"/>
              </w:rPr>
              <w:t>Purpose</w:t>
            </w:r>
          </w:p>
        </w:tc>
        <w:tc>
          <w:tcPr>
            <w:tcW w:w="7218" w:type="dxa"/>
            <w:gridSpan w:val="2"/>
          </w:tcPr>
          <w:p w14:paraId="1A72B90D" w14:textId="37F961D8" w:rsidR="00873CCE" w:rsidRPr="00AD2C1D"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physician </w:t>
            </w:r>
            <w:r>
              <w:rPr>
                <w:rFonts w:asciiTheme="minorHAnsi" w:hAnsiTheme="minorHAnsi"/>
              </w:rPr>
              <w:t>deletes</w:t>
            </w:r>
            <w:r>
              <w:rPr>
                <w:rFonts w:asciiTheme="minorHAnsi" w:hAnsiTheme="minorHAnsi"/>
              </w:rPr>
              <w:t xml:space="preserve"> a patient </w:t>
            </w:r>
            <w:r>
              <w:rPr>
                <w:rFonts w:asciiTheme="minorHAnsi" w:hAnsiTheme="minorHAnsi"/>
              </w:rPr>
              <w:t>from</w:t>
            </w:r>
            <w:r>
              <w:rPr>
                <w:rFonts w:asciiTheme="minorHAnsi" w:hAnsiTheme="minorHAnsi"/>
              </w:rPr>
              <w:t xml:space="preserve"> the system.</w:t>
            </w:r>
          </w:p>
        </w:tc>
      </w:tr>
      <w:tr w:rsidR="00873CCE" w:rsidRPr="00AD2C1D" w14:paraId="45B0D67B" w14:textId="77777777" w:rsidTr="00F94671">
        <w:tc>
          <w:tcPr>
            <w:cnfStyle w:val="001000000000" w:firstRow="0" w:lastRow="0" w:firstColumn="1" w:lastColumn="0" w:oddVBand="0" w:evenVBand="0" w:oddHBand="0" w:evenHBand="0" w:firstRowFirstColumn="0" w:firstRowLastColumn="0" w:lastRowFirstColumn="0" w:lastRowLastColumn="0"/>
            <w:tcW w:w="2358" w:type="dxa"/>
          </w:tcPr>
          <w:p w14:paraId="1D28745F" w14:textId="77777777" w:rsidR="00873CCE" w:rsidRPr="00AD2C1D" w:rsidRDefault="00873CCE" w:rsidP="00F94671">
            <w:pPr>
              <w:rPr>
                <w:rFonts w:asciiTheme="minorHAnsi" w:hAnsiTheme="minorHAnsi"/>
              </w:rPr>
            </w:pPr>
            <w:r w:rsidRPr="00AD2C1D">
              <w:rPr>
                <w:rFonts w:asciiTheme="minorHAnsi" w:hAnsiTheme="minorHAnsi"/>
              </w:rPr>
              <w:t>Overview</w:t>
            </w:r>
          </w:p>
        </w:tc>
        <w:tc>
          <w:tcPr>
            <w:tcW w:w="7218" w:type="dxa"/>
            <w:gridSpan w:val="2"/>
          </w:tcPr>
          <w:p w14:paraId="34052D8A" w14:textId="37C24E85" w:rsidR="00873CCE" w:rsidRPr="00AD2C1D" w:rsidRDefault="00873CCE"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physician needs to be able to </w:t>
            </w:r>
            <w:r>
              <w:rPr>
                <w:rFonts w:asciiTheme="minorHAnsi" w:hAnsiTheme="minorHAnsi"/>
              </w:rPr>
              <w:t xml:space="preserve">delete former </w:t>
            </w:r>
            <w:r>
              <w:rPr>
                <w:rFonts w:asciiTheme="minorHAnsi" w:hAnsiTheme="minorHAnsi"/>
              </w:rPr>
              <w:t xml:space="preserve">patients </w:t>
            </w:r>
            <w:r>
              <w:rPr>
                <w:rFonts w:asciiTheme="minorHAnsi" w:hAnsiTheme="minorHAnsi"/>
              </w:rPr>
              <w:t>from</w:t>
            </w:r>
            <w:r>
              <w:rPr>
                <w:rFonts w:asciiTheme="minorHAnsi" w:hAnsiTheme="minorHAnsi"/>
              </w:rPr>
              <w:t xml:space="preserve"> the system.</w:t>
            </w:r>
          </w:p>
        </w:tc>
      </w:tr>
      <w:tr w:rsidR="00873CCE" w:rsidRPr="00AD2C1D" w14:paraId="2DE34C14"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C21143C" w14:textId="77777777" w:rsidR="00873CCE" w:rsidRPr="00AD2C1D" w:rsidRDefault="00873CCE" w:rsidP="00F94671">
            <w:pPr>
              <w:rPr>
                <w:rFonts w:asciiTheme="minorHAnsi" w:hAnsiTheme="minorHAnsi"/>
              </w:rPr>
            </w:pPr>
            <w:r w:rsidRPr="00AD2C1D">
              <w:rPr>
                <w:rFonts w:asciiTheme="minorHAnsi" w:hAnsiTheme="minorHAnsi"/>
              </w:rPr>
              <w:t>Cross-References</w:t>
            </w:r>
          </w:p>
        </w:tc>
        <w:tc>
          <w:tcPr>
            <w:tcW w:w="7218" w:type="dxa"/>
            <w:gridSpan w:val="2"/>
          </w:tcPr>
          <w:p w14:paraId="0C121CB0" w14:textId="77777777" w:rsidR="00873CCE" w:rsidRPr="00AD2C1D" w:rsidRDefault="00873CCE"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873CCE" w:rsidRPr="00AD2C1D" w14:paraId="2EE73AF0" w14:textId="77777777" w:rsidTr="00F94671">
        <w:tc>
          <w:tcPr>
            <w:cnfStyle w:val="001000000000" w:firstRow="0" w:lastRow="0" w:firstColumn="1" w:lastColumn="0" w:oddVBand="0" w:evenVBand="0" w:oddHBand="0" w:evenHBand="0" w:firstRowFirstColumn="0" w:firstRowLastColumn="0" w:lastRowFirstColumn="0" w:lastRowLastColumn="0"/>
            <w:tcW w:w="2358" w:type="dxa"/>
          </w:tcPr>
          <w:p w14:paraId="03EA6154" w14:textId="77777777" w:rsidR="00873CCE" w:rsidRPr="00AD2C1D" w:rsidRDefault="00873CCE" w:rsidP="00F94671">
            <w:pPr>
              <w:rPr>
                <w:rFonts w:asciiTheme="minorHAnsi" w:hAnsiTheme="minorHAnsi"/>
              </w:rPr>
            </w:pPr>
            <w:r w:rsidRPr="00AD2C1D">
              <w:rPr>
                <w:rFonts w:asciiTheme="minorHAnsi" w:hAnsiTheme="minorHAnsi"/>
              </w:rPr>
              <w:t>Pre-conditions</w:t>
            </w:r>
          </w:p>
        </w:tc>
        <w:tc>
          <w:tcPr>
            <w:tcW w:w="7218" w:type="dxa"/>
            <w:gridSpan w:val="2"/>
          </w:tcPr>
          <w:p w14:paraId="51A4809F" w14:textId="77777777" w:rsidR="00873CCE" w:rsidRPr="00AD2C1D" w:rsidRDefault="00873CCE"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873CCE" w:rsidRPr="00AD2C1D" w14:paraId="7A821EF9"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CCE798" w14:textId="77777777" w:rsidR="00873CCE" w:rsidRPr="00AD2C1D" w:rsidRDefault="00873CCE" w:rsidP="00F94671">
            <w:pPr>
              <w:rPr>
                <w:rFonts w:asciiTheme="minorHAnsi" w:hAnsiTheme="minorHAnsi"/>
              </w:rPr>
            </w:pPr>
            <w:r w:rsidRPr="00AD2C1D">
              <w:rPr>
                <w:rFonts w:asciiTheme="minorHAnsi" w:hAnsiTheme="minorHAnsi"/>
              </w:rPr>
              <w:t>Post-conditions</w:t>
            </w:r>
          </w:p>
        </w:tc>
        <w:tc>
          <w:tcPr>
            <w:tcW w:w="7218" w:type="dxa"/>
            <w:gridSpan w:val="2"/>
          </w:tcPr>
          <w:p w14:paraId="0ADDAD54" w14:textId="3E07D647" w:rsidR="00873CCE" w:rsidRPr="004A6020" w:rsidRDefault="00873CCE"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account was </w:t>
            </w:r>
            <w:r>
              <w:rPr>
                <w:rFonts w:asciiTheme="minorHAnsi" w:hAnsiTheme="minorHAnsi"/>
              </w:rPr>
              <w:t>deleted</w:t>
            </w:r>
            <w:r>
              <w:rPr>
                <w:rFonts w:asciiTheme="minorHAnsi" w:hAnsiTheme="minorHAnsi"/>
              </w:rPr>
              <w:t xml:space="preserve"> successfully.</w:t>
            </w:r>
          </w:p>
          <w:p w14:paraId="754F33C6" w14:textId="143E6019" w:rsidR="00873CCE" w:rsidRPr="004A6020"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 xml:space="preserve">The patient account failed to </w:t>
            </w:r>
            <w:r>
              <w:rPr>
                <w:rFonts w:asciiTheme="minorHAnsi" w:hAnsiTheme="minorHAnsi"/>
              </w:rPr>
              <w:t>delete and remains in the system</w:t>
            </w:r>
            <w:r>
              <w:rPr>
                <w:rFonts w:asciiTheme="minorHAnsi" w:hAnsiTheme="minorHAnsi"/>
              </w:rPr>
              <w:t>.</w:t>
            </w:r>
          </w:p>
        </w:tc>
      </w:tr>
      <w:tr w:rsidR="00873CCE" w:rsidRPr="00AD2C1D" w14:paraId="163547CD" w14:textId="77777777" w:rsidTr="00F94671">
        <w:tc>
          <w:tcPr>
            <w:cnfStyle w:val="001000000000" w:firstRow="0" w:lastRow="0" w:firstColumn="1" w:lastColumn="0" w:oddVBand="0" w:evenVBand="0" w:oddHBand="0" w:evenHBand="0" w:firstRowFirstColumn="0" w:firstRowLastColumn="0" w:lastRowFirstColumn="0" w:lastRowLastColumn="0"/>
            <w:tcW w:w="9576" w:type="dxa"/>
            <w:gridSpan w:val="3"/>
          </w:tcPr>
          <w:p w14:paraId="6CEB33F6" w14:textId="77777777" w:rsidR="00873CCE" w:rsidRPr="00AD2C1D" w:rsidRDefault="00873CCE" w:rsidP="00F94671">
            <w:pPr>
              <w:rPr>
                <w:rFonts w:asciiTheme="minorHAnsi" w:hAnsiTheme="minorHAnsi"/>
              </w:rPr>
            </w:pPr>
            <w:r w:rsidRPr="00AD2C1D">
              <w:rPr>
                <w:rFonts w:asciiTheme="minorHAnsi" w:hAnsiTheme="minorHAnsi"/>
              </w:rPr>
              <w:t>Course of Events</w:t>
            </w:r>
          </w:p>
        </w:tc>
      </w:tr>
      <w:tr w:rsidR="00873CCE" w:rsidRPr="00AD2C1D" w14:paraId="33EE5E7B"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5103873" w14:textId="77777777" w:rsidR="00873CCE" w:rsidRPr="00AD2C1D" w:rsidRDefault="00873CCE" w:rsidP="00F94671">
            <w:pPr>
              <w:rPr>
                <w:rFonts w:asciiTheme="minorHAnsi" w:hAnsiTheme="minorHAnsi"/>
              </w:rPr>
            </w:pPr>
            <w:r w:rsidRPr="00AD2C1D">
              <w:rPr>
                <w:rFonts w:asciiTheme="minorHAnsi" w:hAnsiTheme="minorHAnsi"/>
              </w:rPr>
              <w:t>Actor Actions</w:t>
            </w:r>
          </w:p>
        </w:tc>
        <w:tc>
          <w:tcPr>
            <w:tcW w:w="4788" w:type="dxa"/>
          </w:tcPr>
          <w:p w14:paraId="2A52575D" w14:textId="77777777" w:rsidR="00873CCE" w:rsidRPr="00AD2C1D" w:rsidRDefault="00873CCE"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873CCE" w:rsidRPr="00AD2C1D" w14:paraId="79E08218" w14:textId="77777777" w:rsidTr="00F94671">
        <w:tc>
          <w:tcPr>
            <w:cnfStyle w:val="001000000000" w:firstRow="0" w:lastRow="0" w:firstColumn="1" w:lastColumn="0" w:oddVBand="0" w:evenVBand="0" w:oddHBand="0" w:evenHBand="0" w:firstRowFirstColumn="0" w:firstRowLastColumn="0" w:lastRowFirstColumn="0" w:lastRowLastColumn="0"/>
            <w:tcW w:w="4788" w:type="dxa"/>
            <w:gridSpan w:val="2"/>
          </w:tcPr>
          <w:p w14:paraId="5AAB6A66" w14:textId="1E5753D9" w:rsidR="00873CCE" w:rsidRPr="007A50E9" w:rsidRDefault="00873CCE" w:rsidP="006C0EF4">
            <w:pPr>
              <w:rPr>
                <w:rFonts w:asciiTheme="minorHAnsi" w:hAnsiTheme="minorHAnsi"/>
                <w:b w:val="0"/>
              </w:rPr>
            </w:pPr>
            <w:r>
              <w:rPr>
                <w:rFonts w:asciiTheme="minorHAnsi" w:hAnsiTheme="minorHAnsi"/>
                <w:b w:val="0"/>
              </w:rPr>
              <w:lastRenderedPageBreak/>
              <w:t>1. The physician selects the “</w:t>
            </w:r>
            <w:r>
              <w:rPr>
                <w:rFonts w:asciiTheme="minorHAnsi" w:hAnsiTheme="minorHAnsi"/>
                <w:b w:val="0"/>
              </w:rPr>
              <w:t>Delete</w:t>
            </w:r>
            <w:r>
              <w:rPr>
                <w:rFonts w:asciiTheme="minorHAnsi" w:hAnsiTheme="minorHAnsi"/>
                <w:b w:val="0"/>
              </w:rPr>
              <w:t xml:space="preserve"> Patient” option from the menu.</w:t>
            </w:r>
          </w:p>
        </w:tc>
        <w:tc>
          <w:tcPr>
            <w:tcW w:w="4788" w:type="dxa"/>
          </w:tcPr>
          <w:p w14:paraId="7D1DC376" w14:textId="77777777" w:rsidR="00873CCE" w:rsidRPr="00AD2C1D" w:rsidRDefault="00873CCE"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14:paraId="26E702DC"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4EBD937" w14:textId="77777777" w:rsidR="00873CCE" w:rsidRDefault="00873CCE" w:rsidP="00F94671">
            <w:pPr>
              <w:rPr>
                <w:rFonts w:asciiTheme="minorHAnsi" w:hAnsiTheme="minorHAnsi"/>
              </w:rPr>
            </w:pPr>
          </w:p>
        </w:tc>
        <w:tc>
          <w:tcPr>
            <w:tcW w:w="4788" w:type="dxa"/>
          </w:tcPr>
          <w:p w14:paraId="56F8EE9E" w14:textId="70219490" w:rsidR="00873CCE" w:rsidRPr="00AD2C1D"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the </w:t>
            </w:r>
            <w:proofErr w:type="gramStart"/>
            <w:r>
              <w:rPr>
                <w:rFonts w:asciiTheme="minorHAnsi" w:hAnsiTheme="minorHAnsi"/>
              </w:rPr>
              <w:t>physicians</w:t>
            </w:r>
            <w:proofErr w:type="gramEnd"/>
            <w:r>
              <w:rPr>
                <w:rFonts w:asciiTheme="minorHAnsi" w:hAnsiTheme="minorHAnsi"/>
              </w:rPr>
              <w:t xml:space="preserve"> patients.</w:t>
            </w:r>
          </w:p>
        </w:tc>
      </w:tr>
      <w:tr w:rsidR="00873CCE" w:rsidRPr="00AD2C1D" w14:paraId="1B2A5500" w14:textId="77777777" w:rsidTr="00F94671">
        <w:tc>
          <w:tcPr>
            <w:cnfStyle w:val="001000000000" w:firstRow="0" w:lastRow="0" w:firstColumn="1" w:lastColumn="0" w:oddVBand="0" w:evenVBand="0" w:oddHBand="0" w:evenHBand="0" w:firstRowFirstColumn="0" w:firstRowLastColumn="0" w:lastRowFirstColumn="0" w:lastRowLastColumn="0"/>
            <w:tcW w:w="4788" w:type="dxa"/>
            <w:gridSpan w:val="2"/>
          </w:tcPr>
          <w:p w14:paraId="07657523" w14:textId="588EBA2E" w:rsidR="00873CCE" w:rsidRPr="00DA18AD" w:rsidRDefault="00873CCE" w:rsidP="006C0EF4">
            <w:pPr>
              <w:rPr>
                <w:rFonts w:asciiTheme="minorHAnsi" w:hAnsiTheme="minorHAnsi"/>
                <w:b w:val="0"/>
              </w:rPr>
            </w:pPr>
            <w:r>
              <w:rPr>
                <w:rFonts w:asciiTheme="minorHAnsi" w:hAnsiTheme="minorHAnsi"/>
                <w:b w:val="0"/>
              </w:rPr>
              <w:t xml:space="preserve">3. The physician </w:t>
            </w:r>
            <w:r>
              <w:rPr>
                <w:rFonts w:asciiTheme="minorHAnsi" w:hAnsiTheme="minorHAnsi"/>
                <w:b w:val="0"/>
              </w:rPr>
              <w:t>selects the patient(s) to delete.</w:t>
            </w:r>
          </w:p>
        </w:tc>
        <w:tc>
          <w:tcPr>
            <w:tcW w:w="4788" w:type="dxa"/>
          </w:tcPr>
          <w:p w14:paraId="5A4B7091" w14:textId="77777777" w:rsidR="00873CCE" w:rsidRDefault="00873CCE"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14:paraId="61E89EC9"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20BB12C" w14:textId="77777777" w:rsidR="00873CCE" w:rsidRDefault="00873CCE" w:rsidP="00F94671">
            <w:pPr>
              <w:rPr>
                <w:rFonts w:asciiTheme="minorHAnsi" w:hAnsiTheme="minorHAnsi"/>
                <w:b w:val="0"/>
              </w:rPr>
            </w:pPr>
          </w:p>
        </w:tc>
        <w:tc>
          <w:tcPr>
            <w:tcW w:w="4788" w:type="dxa"/>
          </w:tcPr>
          <w:p w14:paraId="5598CC76" w14:textId="4B589FF5" w:rsidR="00873CCE"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4. The system </w:t>
            </w:r>
            <w:r>
              <w:rPr>
                <w:rFonts w:asciiTheme="minorHAnsi" w:hAnsiTheme="minorHAnsi"/>
              </w:rPr>
              <w:t>displays a model dialog asking the physician to confirm that he or she wishes to delete the patient(s).</w:t>
            </w:r>
          </w:p>
        </w:tc>
      </w:tr>
      <w:tr w:rsidR="00873CCE" w:rsidRPr="00AD2C1D" w14:paraId="39081B1E" w14:textId="77777777" w:rsidTr="00F94671">
        <w:tc>
          <w:tcPr>
            <w:cnfStyle w:val="001000000000" w:firstRow="0" w:lastRow="0" w:firstColumn="1" w:lastColumn="0" w:oddVBand="0" w:evenVBand="0" w:oddHBand="0" w:evenHBand="0" w:firstRowFirstColumn="0" w:firstRowLastColumn="0" w:lastRowFirstColumn="0" w:lastRowLastColumn="0"/>
            <w:tcW w:w="4788" w:type="dxa"/>
            <w:gridSpan w:val="2"/>
          </w:tcPr>
          <w:p w14:paraId="34206FA5" w14:textId="11AE12CE" w:rsidR="00873CCE" w:rsidRDefault="00873CCE" w:rsidP="006C0EF4">
            <w:pPr>
              <w:rPr>
                <w:rFonts w:asciiTheme="minorHAnsi" w:hAnsiTheme="minorHAnsi"/>
                <w:b w:val="0"/>
              </w:rPr>
            </w:pPr>
            <w:r>
              <w:rPr>
                <w:rFonts w:asciiTheme="minorHAnsi" w:hAnsiTheme="minorHAnsi"/>
                <w:b w:val="0"/>
              </w:rPr>
              <w:t xml:space="preserve">5. The physician </w:t>
            </w:r>
            <w:r>
              <w:rPr>
                <w:rFonts w:asciiTheme="minorHAnsi" w:hAnsiTheme="minorHAnsi"/>
                <w:b w:val="0"/>
              </w:rPr>
              <w:t>confirms the deletion.</w:t>
            </w:r>
          </w:p>
        </w:tc>
        <w:tc>
          <w:tcPr>
            <w:tcW w:w="4788" w:type="dxa"/>
          </w:tcPr>
          <w:p w14:paraId="5B67D2A0" w14:textId="77777777" w:rsidR="00873CCE" w:rsidRDefault="00873CCE" w:rsidP="00F9467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14:paraId="1AAEA3BF" w14:textId="77777777" w:rsidTr="00F9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A6E10BB" w14:textId="77777777" w:rsidR="00873CCE" w:rsidRDefault="00873CCE" w:rsidP="00873CCE">
            <w:pPr>
              <w:rPr>
                <w:rFonts w:asciiTheme="minorHAnsi" w:hAnsiTheme="minorHAnsi"/>
                <w:b w:val="0"/>
              </w:rPr>
            </w:pPr>
          </w:p>
        </w:tc>
        <w:tc>
          <w:tcPr>
            <w:tcW w:w="4788" w:type="dxa"/>
          </w:tcPr>
          <w:p w14:paraId="2B84A4AF" w14:textId="38CC8584" w:rsidR="00873CCE" w:rsidRDefault="00873CCE" w:rsidP="00F9467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removes the patient(s) from the system.</w:t>
            </w:r>
          </w:p>
        </w:tc>
      </w:tr>
    </w:tbl>
    <w:p w14:paraId="2D8A2D71" w14:textId="4BC08B98" w:rsidR="002729C6" w:rsidRDefault="002729C6">
      <w:pPr>
        <w:rPr>
          <w:rFonts w:asciiTheme="majorHAnsi" w:eastAsiaTheme="majorEastAsia" w:hAnsiTheme="majorHAnsi" w:cstheme="majorBidi"/>
          <w:b/>
          <w:bCs/>
          <w:color w:val="365F91" w:themeColor="accent1" w:themeShade="BF"/>
          <w:sz w:val="32"/>
          <w:szCs w:val="28"/>
        </w:rPr>
      </w:pPr>
    </w:p>
    <w:p w14:paraId="28FE1B39" w14:textId="77777777" w:rsidR="002729C6" w:rsidRDefault="002729C6" w:rsidP="002729C6">
      <w:pPr>
        <w:pStyle w:val="Heading1"/>
        <w:numPr>
          <w:ilvl w:val="0"/>
          <w:numId w:val="0"/>
        </w:numPr>
        <w:ind w:left="432" w:hanging="432"/>
      </w:pPr>
      <w:bookmarkStart w:id="83" w:name="_Toc434541842"/>
      <w:r>
        <w:t>Appendix B: Traceability Matrix</w:t>
      </w:r>
      <w:bookmarkEnd w:id="83"/>
    </w:p>
    <w:p w14:paraId="37672503" w14:textId="77777777" w:rsidR="002729C6" w:rsidRPr="00E33B6A" w:rsidRDefault="002729C6" w:rsidP="00E33B6A">
      <w:r>
        <w:t>TBD</w:t>
      </w:r>
    </w:p>
    <w:p w14:paraId="0B03ACA0" w14:textId="77777777"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Glen" w:date="2015-11-06T22:26:00Z" w:initials="GR">
    <w:p w14:paraId="2760F57E" w14:textId="711F01E0" w:rsidR="00DA18AD" w:rsidRDefault="00DA18AD">
      <w:pPr>
        <w:pStyle w:val="CommentText"/>
      </w:pPr>
      <w:r>
        <w:rPr>
          <w:rStyle w:val="CommentReference"/>
        </w:rPr>
        <w:annotationRef/>
      </w:r>
      <w:r>
        <w:t>Are we going to test against each of these browsers?</w:t>
      </w:r>
    </w:p>
  </w:comment>
  <w:comment w:id="30" w:author="Glen" w:date="2015-11-06T22:14:00Z" w:initials="GR">
    <w:p w14:paraId="2D0F7A8B" w14:textId="0285747B" w:rsidR="00DA18AD" w:rsidRDefault="00DA18AD">
      <w:pPr>
        <w:pStyle w:val="CommentText"/>
      </w:pPr>
      <w:r>
        <w:rPr>
          <w:rStyle w:val="CommentReference"/>
        </w:rPr>
        <w:annotationRef/>
      </w:r>
      <w:r>
        <w:rPr>
          <w:rStyle w:val="CommentReference"/>
        </w:rPr>
        <w:t>Do we have any graphical chart requirements?</w:t>
      </w:r>
    </w:p>
  </w:comment>
  <w:comment w:id="43" w:author="Glen" w:date="2015-11-06T22:14:00Z" w:initials="GR">
    <w:p w14:paraId="464F43DC" w14:textId="47630762" w:rsidR="00DA18AD" w:rsidRDefault="00DA18AD">
      <w:pPr>
        <w:pStyle w:val="CommentText"/>
      </w:pPr>
      <w:r>
        <w:rPr>
          <w:rStyle w:val="CommentReference"/>
        </w:rPr>
        <w:annotationRef/>
      </w:r>
      <w:r>
        <w:t>Glen to do: need to add use case for (1</w:t>
      </w:r>
      <w:proofErr w:type="gramStart"/>
      <w:r>
        <w:t>)updating</w:t>
      </w:r>
      <w:proofErr w:type="gramEnd"/>
      <w:r>
        <w:t xml:space="preserve"> physician account information, (2)viewing patient data, (3)exporting patient data, (4)adding a patient.</w:t>
      </w:r>
    </w:p>
  </w:comment>
  <w:comment w:id="56" w:author="Glen" w:date="2015-11-06T22:18:00Z" w:initials="GR">
    <w:p w14:paraId="6F9D4974" w14:textId="66E6B202" w:rsidR="00DA18AD" w:rsidRDefault="00DA18AD">
      <w:pPr>
        <w:pStyle w:val="CommentText"/>
      </w:pPr>
      <w:r>
        <w:rPr>
          <w:rStyle w:val="CommentReference"/>
        </w:rPr>
        <w:annotationRef/>
      </w:r>
      <w:r>
        <w:t>This may be a risk (if there is no library to do this already).  What kind of graph are we exporting?  An interactive graph or just a jpeg image?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734137" w14:textId="77777777" w:rsidR="00A87E71" w:rsidRDefault="00A87E71" w:rsidP="0095396F">
      <w:pPr>
        <w:spacing w:after="0" w:line="240" w:lineRule="auto"/>
      </w:pPr>
      <w:r>
        <w:separator/>
      </w:r>
    </w:p>
  </w:endnote>
  <w:endnote w:type="continuationSeparator" w:id="0">
    <w:p w14:paraId="300CD9B7" w14:textId="77777777" w:rsidR="00A87E71" w:rsidRDefault="00A87E71"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7FC02" w14:textId="77777777" w:rsidR="00DA18AD" w:rsidRDefault="00DA18AD" w:rsidP="00456C08">
    <w:pPr>
      <w:tabs>
        <w:tab w:val="left" w:pos="720"/>
        <w:tab w:val="left" w:pos="1440"/>
        <w:tab w:val="left" w:pos="2160"/>
        <w:tab w:val="left" w:pos="2880"/>
        <w:tab w:val="left" w:pos="3600"/>
      </w:tabs>
      <w:jc w:val="both"/>
      <w:rPr>
        <w:snapToGrid w:val="0"/>
      </w:rPr>
    </w:pPr>
    <w:r>
      <w:rPr>
        <w:noProof/>
      </w:rPr>
      <w:pict w14:anchorId="6EFEDE17">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14:paraId="20FB9413" w14:textId="433C48F5" w:rsidR="00DA18AD" w:rsidRDefault="00DA18AD"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11/8/2015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6:48:21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6228BD">
      <w:rPr>
        <w:rStyle w:val="PageNumber"/>
        <w:noProof/>
      </w:rPr>
      <w:t>i</w:t>
    </w:r>
    <w:r w:rsidRPr="0095396F">
      <w:rPr>
        <w:rStyle w:val="PageNumber"/>
        <w:noProof/>
      </w:rPr>
      <w:fldChar w:fldCharType="end"/>
    </w:r>
    <w:r>
      <w:rPr>
        <w:rStyle w:val="PageNumber"/>
      </w:rPr>
      <w:t xml:space="preserve"> </w:t>
    </w:r>
  </w:p>
  <w:p w14:paraId="6E6C567B" w14:textId="77777777" w:rsidR="00DA18AD" w:rsidRDefault="00DA18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1CF86" w14:textId="77777777" w:rsidR="00DA18AD" w:rsidRDefault="00DA18AD" w:rsidP="00456C08">
    <w:pPr>
      <w:tabs>
        <w:tab w:val="left" w:pos="720"/>
        <w:tab w:val="left" w:pos="1440"/>
        <w:tab w:val="left" w:pos="2160"/>
        <w:tab w:val="left" w:pos="2880"/>
        <w:tab w:val="left" w:pos="3600"/>
      </w:tabs>
      <w:jc w:val="both"/>
      <w:rPr>
        <w:snapToGrid w:val="0"/>
      </w:rPr>
    </w:pPr>
    <w:r>
      <w:rPr>
        <w:noProof/>
      </w:rPr>
      <w:pict w14:anchorId="522F8186">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14:paraId="13131DC7" w14:textId="3CDA884C" w:rsidR="00DA18AD" w:rsidRDefault="00DA18AD"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11/8/2015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6:48:21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6228BD">
      <w:rPr>
        <w:rStyle w:val="PageNumber"/>
        <w:noProof/>
      </w:rPr>
      <w:t xml:space="preserve"> </w:t>
    </w:r>
    <w:r w:rsidRPr="0095396F">
      <w:rPr>
        <w:rStyle w:val="PageNumber"/>
        <w:noProof/>
      </w:rPr>
      <w:fldChar w:fldCharType="end"/>
    </w:r>
    <w:r>
      <w:rPr>
        <w:rStyle w:val="PageNumber"/>
      </w:rPr>
      <w:t xml:space="preserve"> </w:t>
    </w:r>
  </w:p>
  <w:p w14:paraId="5F6A1A75" w14:textId="77777777" w:rsidR="00DA18AD" w:rsidRDefault="00DA18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CE9D18" w14:textId="77777777" w:rsidR="00A87E71" w:rsidRDefault="00A87E71" w:rsidP="0095396F">
      <w:pPr>
        <w:spacing w:after="0" w:line="240" w:lineRule="auto"/>
      </w:pPr>
      <w:r>
        <w:separator/>
      </w:r>
    </w:p>
  </w:footnote>
  <w:footnote w:type="continuationSeparator" w:id="0">
    <w:p w14:paraId="5BEC60D7" w14:textId="77777777" w:rsidR="00A87E71" w:rsidRDefault="00A87E71"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CD919B" w14:textId="77777777" w:rsidR="00DA18AD" w:rsidRDefault="00DA18AD" w:rsidP="008B1AA9">
    <w:pPr>
      <w:pStyle w:val="Header"/>
    </w:pPr>
    <w:r>
      <w:rPr>
        <w:rFonts w:ascii="Arial" w:hAnsi="Arial" w:cs="Arial"/>
        <w:b/>
        <w:noProof/>
      </w:rPr>
      <w:pict w14:anchorId="79A94D13">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Software Requirements Specification</w:t>
    </w:r>
  </w:p>
  <w:p w14:paraId="09579EAF" w14:textId="77777777" w:rsidR="00DA18AD" w:rsidRDefault="00DA18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0FC28" w14:textId="77777777" w:rsidR="00DA18AD" w:rsidRDefault="00DA18AD" w:rsidP="008B1AA9">
    <w:pPr>
      <w:pStyle w:val="Header"/>
    </w:pPr>
    <w:r>
      <w:rPr>
        <w:rFonts w:ascii="Arial" w:hAnsi="Arial" w:cs="Arial"/>
        <w:b/>
        <w:noProof/>
      </w:rPr>
      <w:pict w14:anchorId="429B12DD">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Software Requirements Specification</w:t>
    </w:r>
  </w:p>
  <w:p w14:paraId="35D68DF5" w14:textId="77777777" w:rsidR="00DA18AD" w:rsidRDefault="00DA18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6C22"/>
    <w:rsid w:val="000D35EE"/>
    <w:rsid w:val="00112187"/>
    <w:rsid w:val="00113998"/>
    <w:rsid w:val="00113AAF"/>
    <w:rsid w:val="00144EFF"/>
    <w:rsid w:val="001618E6"/>
    <w:rsid w:val="00180D4C"/>
    <w:rsid w:val="00191F02"/>
    <w:rsid w:val="001B55DA"/>
    <w:rsid w:val="001C722E"/>
    <w:rsid w:val="001C7416"/>
    <w:rsid w:val="00201D54"/>
    <w:rsid w:val="002461AD"/>
    <w:rsid w:val="002618EE"/>
    <w:rsid w:val="002729C6"/>
    <w:rsid w:val="00277D16"/>
    <w:rsid w:val="002A040A"/>
    <w:rsid w:val="002D334E"/>
    <w:rsid w:val="002D7CCF"/>
    <w:rsid w:val="00313CA2"/>
    <w:rsid w:val="00315FDA"/>
    <w:rsid w:val="00317594"/>
    <w:rsid w:val="0034154B"/>
    <w:rsid w:val="00341EFA"/>
    <w:rsid w:val="00380E3B"/>
    <w:rsid w:val="003A07BE"/>
    <w:rsid w:val="003A54AA"/>
    <w:rsid w:val="00455A40"/>
    <w:rsid w:val="00456C08"/>
    <w:rsid w:val="004974F1"/>
    <w:rsid w:val="004A6020"/>
    <w:rsid w:val="004B359E"/>
    <w:rsid w:val="004E2607"/>
    <w:rsid w:val="0055466E"/>
    <w:rsid w:val="00571873"/>
    <w:rsid w:val="0057651E"/>
    <w:rsid w:val="00593900"/>
    <w:rsid w:val="0059717B"/>
    <w:rsid w:val="0061349F"/>
    <w:rsid w:val="006228BD"/>
    <w:rsid w:val="00642D26"/>
    <w:rsid w:val="00645AA0"/>
    <w:rsid w:val="00672D8B"/>
    <w:rsid w:val="006774AB"/>
    <w:rsid w:val="00694946"/>
    <w:rsid w:val="006A2E3C"/>
    <w:rsid w:val="006C0EF4"/>
    <w:rsid w:val="006C3CA2"/>
    <w:rsid w:val="006D454F"/>
    <w:rsid w:val="006E0A00"/>
    <w:rsid w:val="006E0B9D"/>
    <w:rsid w:val="00707907"/>
    <w:rsid w:val="00766BF6"/>
    <w:rsid w:val="007A50E9"/>
    <w:rsid w:val="007B173B"/>
    <w:rsid w:val="007E7C9E"/>
    <w:rsid w:val="007F76BA"/>
    <w:rsid w:val="00813E82"/>
    <w:rsid w:val="00833062"/>
    <w:rsid w:val="00852A32"/>
    <w:rsid w:val="00873CCE"/>
    <w:rsid w:val="00875BC7"/>
    <w:rsid w:val="0089337E"/>
    <w:rsid w:val="00895C53"/>
    <w:rsid w:val="008B1AA9"/>
    <w:rsid w:val="008C0009"/>
    <w:rsid w:val="008C45F7"/>
    <w:rsid w:val="008C5DD8"/>
    <w:rsid w:val="008C70CD"/>
    <w:rsid w:val="008D3651"/>
    <w:rsid w:val="008D3EF2"/>
    <w:rsid w:val="00944554"/>
    <w:rsid w:val="00952DE8"/>
    <w:rsid w:val="0095396F"/>
    <w:rsid w:val="00974A60"/>
    <w:rsid w:val="00977EF8"/>
    <w:rsid w:val="009B6332"/>
    <w:rsid w:val="009E38D1"/>
    <w:rsid w:val="00A11540"/>
    <w:rsid w:val="00A2677C"/>
    <w:rsid w:val="00A43712"/>
    <w:rsid w:val="00A44250"/>
    <w:rsid w:val="00A86E86"/>
    <w:rsid w:val="00A87E71"/>
    <w:rsid w:val="00AA2219"/>
    <w:rsid w:val="00AB5E44"/>
    <w:rsid w:val="00AC1D52"/>
    <w:rsid w:val="00AC55FA"/>
    <w:rsid w:val="00AC73E6"/>
    <w:rsid w:val="00AD27A7"/>
    <w:rsid w:val="00AD439B"/>
    <w:rsid w:val="00AE1157"/>
    <w:rsid w:val="00AE300B"/>
    <w:rsid w:val="00B1535A"/>
    <w:rsid w:val="00B23BFA"/>
    <w:rsid w:val="00B31A82"/>
    <w:rsid w:val="00B4623B"/>
    <w:rsid w:val="00B55E73"/>
    <w:rsid w:val="00B803FA"/>
    <w:rsid w:val="00B83921"/>
    <w:rsid w:val="00BA6EA8"/>
    <w:rsid w:val="00BC7D65"/>
    <w:rsid w:val="00C37913"/>
    <w:rsid w:val="00C37F56"/>
    <w:rsid w:val="00C60870"/>
    <w:rsid w:val="00C75B5B"/>
    <w:rsid w:val="00C76EDF"/>
    <w:rsid w:val="00CA0E12"/>
    <w:rsid w:val="00CA1325"/>
    <w:rsid w:val="00CA5B5E"/>
    <w:rsid w:val="00CB4CC6"/>
    <w:rsid w:val="00CC2444"/>
    <w:rsid w:val="00CD0C85"/>
    <w:rsid w:val="00CF1539"/>
    <w:rsid w:val="00CF2100"/>
    <w:rsid w:val="00CF47C8"/>
    <w:rsid w:val="00CF6BE0"/>
    <w:rsid w:val="00D23C3F"/>
    <w:rsid w:val="00D25EBD"/>
    <w:rsid w:val="00D413F1"/>
    <w:rsid w:val="00D41CA5"/>
    <w:rsid w:val="00D528B6"/>
    <w:rsid w:val="00D76E66"/>
    <w:rsid w:val="00D90F84"/>
    <w:rsid w:val="00DA18AD"/>
    <w:rsid w:val="00DA1F07"/>
    <w:rsid w:val="00DA274B"/>
    <w:rsid w:val="00DA7793"/>
    <w:rsid w:val="00DB090B"/>
    <w:rsid w:val="00DE6F9D"/>
    <w:rsid w:val="00DF1799"/>
    <w:rsid w:val="00DF2A13"/>
    <w:rsid w:val="00E15AF1"/>
    <w:rsid w:val="00E23FA4"/>
    <w:rsid w:val="00E25BEF"/>
    <w:rsid w:val="00E33B6A"/>
    <w:rsid w:val="00E33F27"/>
    <w:rsid w:val="00E427D4"/>
    <w:rsid w:val="00E601FD"/>
    <w:rsid w:val="00E61C5E"/>
    <w:rsid w:val="00E759CA"/>
    <w:rsid w:val="00EB1680"/>
    <w:rsid w:val="00EE5B22"/>
    <w:rsid w:val="00F1310B"/>
    <w:rsid w:val="00F13E69"/>
    <w:rsid w:val="00F26BC9"/>
    <w:rsid w:val="00F3060E"/>
    <w:rsid w:val="00F37041"/>
    <w:rsid w:val="00F41728"/>
    <w:rsid w:val="00F469C4"/>
    <w:rsid w:val="00F47ADA"/>
    <w:rsid w:val="00F53A08"/>
    <w:rsid w:val="00F565D1"/>
    <w:rsid w:val="00F703E3"/>
    <w:rsid w:val="00F77BC8"/>
    <w:rsid w:val="00F90927"/>
    <w:rsid w:val="00FA0A59"/>
    <w:rsid w:val="00FB325C"/>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A7C3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styleId="LightList-Accent1">
    <w:name w:val="Light List Accent 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comments" Target="comments.xml"/><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E4AA16-6131-4059-AB4F-63ADF674B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28</Pages>
  <Words>5552</Words>
  <Characters>31647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37125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50</cp:revision>
  <dcterms:created xsi:type="dcterms:W3CDTF">2015-09-28T16:49:00Z</dcterms:created>
  <dcterms:modified xsi:type="dcterms:W3CDTF">2015-11-08T20:57:00Z</dcterms:modified>
</cp:coreProperties>
</file>