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0450069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C73E6">
            <w:tc>
              <w:tcPr>
                <w:tcW w:w="10296" w:type="dxa"/>
              </w:tcPr>
              <w:p w:rsidR="00AC73E6" w:rsidRDefault="00EB1680" w:rsidP="008C45F7">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8C45F7">
                      <w:rPr>
                        <w:sz w:val="96"/>
                        <w:szCs w:val="96"/>
                      </w:rPr>
                      <w:t>UAH Fit Vault</w:t>
                    </w:r>
                    <w:r w:rsidR="008C45F7" w:rsidRPr="00875BC7">
                      <w:rPr>
                        <w:sz w:val="96"/>
                        <w:szCs w:val="96"/>
                      </w:rPr>
                      <w:t xml:space="preserve"> Software Requirements Specification</w:t>
                    </w:r>
                  </w:sdtContent>
                </w:sdt>
              </w:p>
            </w:tc>
          </w:tr>
          <w:tr w:rsidR="00AC73E6">
            <w:tc>
              <w:tcPr>
                <w:tcW w:w="0" w:type="auto"/>
                <w:vAlign w:val="bottom"/>
              </w:tcPr>
              <w:p w:rsidR="00AC73E6" w:rsidRDefault="00EB1680" w:rsidP="00CD0C85">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F1310B">
                      <w:t>CPE 656/658 Software Studio</w:t>
                    </w:r>
                  </w:sdtContent>
                </w:sdt>
              </w:p>
            </w:tc>
          </w:tr>
          <w:tr w:rsidR="00AC73E6">
            <w:trPr>
              <w:trHeight w:val="1152"/>
            </w:trPr>
            <w:tc>
              <w:tcPr>
                <w:tcW w:w="0" w:type="auto"/>
                <w:vAlign w:val="bottom"/>
              </w:tcPr>
              <w:p w:rsidR="00AC73E6" w:rsidRPr="00AC73E6" w:rsidRDefault="00AC73E6" w:rsidP="00CD0C85">
                <w:pPr>
                  <w:rPr>
                    <w:lang w:eastAsia="ja-JP"/>
                  </w:rPr>
                </w:pPr>
                <w:r w:rsidRPr="00AC73E6">
                  <w:rPr>
                    <w:lang w:eastAsia="ja-JP"/>
                  </w:rPr>
                  <w:t>Timothy R. Wilkins</w:t>
                </w:r>
              </w:p>
              <w:p w:rsidR="00AC73E6" w:rsidRPr="00AC73E6" w:rsidRDefault="00AC73E6" w:rsidP="00CD0C85">
                <w:pPr>
                  <w:rPr>
                    <w:lang w:eastAsia="ja-JP"/>
                  </w:rPr>
                </w:pPr>
                <w:r w:rsidRPr="00AC73E6">
                  <w:rPr>
                    <w:lang w:eastAsia="ja-JP"/>
                  </w:rPr>
                  <w:t>Whit J. Sisulak</w:t>
                </w:r>
              </w:p>
              <w:p w:rsidR="00AC73E6" w:rsidRDefault="00AC73E6" w:rsidP="00CD0C85">
                <w:pPr>
                  <w:rPr>
                    <w:lang w:eastAsia="ja-JP"/>
                  </w:rPr>
                </w:pPr>
                <w:r w:rsidRPr="00AC73E6">
                  <w:rPr>
                    <w:lang w:eastAsia="ja-JP"/>
                  </w:rPr>
                  <w:t>Glen L. Riden</w:t>
                </w:r>
              </w:p>
              <w:p w:rsidR="00AA2219" w:rsidRPr="00AA2219" w:rsidRDefault="00EB1680" w:rsidP="00AA2219">
                <w:pPr>
                  <w:rPr>
                    <w:lang w:eastAsia="ja-JP"/>
                  </w:rPr>
                </w:pPr>
                <w:sdt>
                  <w:sdtPr>
                    <w:rPr>
                      <w:lang w:eastAsia="ja-JP"/>
                    </w:rPr>
                    <w:alias w:val="Abstract"/>
                    <w:id w:val="624198434"/>
                    <w:dataBinding w:prefixMappings="xmlns:ns0='http://schemas.microsoft.com/office/2006/coverPageProps'" w:xpath="/ns0:CoverPageProperties[1]/ns0:Abstract[1]" w:storeItemID="{55AF091B-3C7A-41E3-B477-F2FDAA23CFDA}"/>
                    <w:text/>
                  </w:sdtPr>
                  <w:sdtEndPr/>
                  <w:sdtContent>
                    <w:r w:rsidR="00AA2219" w:rsidRPr="00AC73E6">
                      <w:rPr>
                        <w:lang w:eastAsia="ja-JP"/>
                      </w:rPr>
                      <w:t xml:space="preserve">James J. Duggan IV </w:t>
                    </w:r>
                  </w:sdtContent>
                </w:sdt>
              </w:p>
            </w:tc>
          </w:tr>
        </w:tbl>
        <w:p w:rsidR="00AC73E6" w:rsidRDefault="00EB1680" w:rsidP="00CD0C85">
          <w:r>
            <w:rPr>
              <w:noProof/>
            </w:rPr>
            <w:pict>
              <v:rect id="Rectangle 52" o:spid="_x0000_s1026" style="position:absolute;margin-left:0;margin-top:0;width:612pt;height:11in;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bookmarkStart w:id="0" w:name="_GoBack" w:displacedByCustomXml="next"/>
                    <w:sdt>
                      <w:sdtPr>
                        <w:id w:val="-809165068"/>
                        <w:date w:fullDate="2015-10-26T00:00:00Z">
                          <w:dateFormat w:val="M/d/yyyy"/>
                          <w:lid w:val="en-US"/>
                          <w:storeMappedDataAs w:val="dateTime"/>
                          <w:calendar w:val="gregorian"/>
                        </w:date>
                      </w:sdtPr>
                      <w:sdtEndPr/>
                      <w:sdtContent>
                        <w:p w:rsidR="001C722E" w:rsidRDefault="00F469C4" w:rsidP="00CD0C85">
                          <w:pPr>
                            <w:pStyle w:val="Subtitle"/>
                          </w:pPr>
                          <w:del w:id="1" w:author="Jimmy Duggan" w:date="2015-10-26T13:08:00Z">
                            <w:r w:rsidDel="00F469C4">
                              <w:delText>10/26/2015</w:delText>
                            </w:r>
                          </w:del>
                          <w:ins w:id="2" w:author="Jimmy Duggan" w:date="2015-10-26T13:08:00Z">
                            <w:r>
                              <w:t>10/26/2015</w:t>
                            </w:r>
                          </w:ins>
                        </w:p>
                      </w:sdtContent>
                    </w:sdt>
                    <w:bookmarkEnd w:id="0" w:displacedByCustomXml="prev"/>
                  </w:txbxContent>
                </v:textbox>
                <w10:wrap anchorx="margin" anchory="margin"/>
              </v:shape>
            </w:pict>
          </w:r>
          <w:r>
            <w:rPr>
              <w:noProof/>
            </w:rPr>
            <w:pict>
              <v:rect id="Rectangle 54" o:spid="_x0000_s1028"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C73E6">
            <w:br w:type="page"/>
          </w:r>
        </w:p>
      </w:sdtContent>
    </w:sdt>
    <w:p w:rsidR="00CA5B5E" w:rsidRPr="00CA5B5E" w:rsidRDefault="00CA5B5E" w:rsidP="007A50E9">
      <w:pPr>
        <w:pStyle w:val="Heading1"/>
        <w:numPr>
          <w:ilvl w:val="0"/>
          <w:numId w:val="0"/>
        </w:numPr>
        <w:ind w:left="432" w:hanging="432"/>
      </w:pPr>
      <w:bookmarkStart w:id="3" w:name="_Toc431750915"/>
      <w:bookmarkStart w:id="4" w:name="_Toc431762509"/>
      <w:bookmarkStart w:id="5" w:name="_Toc432365515"/>
      <w:bookmarkStart w:id="6" w:name="_Toc432366799"/>
      <w:r w:rsidRPr="00CA5B5E">
        <w:lastRenderedPageBreak/>
        <w:t>Revision History</w:t>
      </w:r>
      <w:bookmarkEnd w:id="3"/>
      <w:bookmarkEnd w:id="4"/>
      <w:bookmarkEnd w:id="5"/>
      <w:bookmarkEnd w:id="6"/>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Author</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9/14/15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9/15/15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modifications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G. Riden</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9/20/15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update base on requirements review.  Added preliminary requirements for data collection.</w:t>
            </w:r>
          </w:p>
          <w:p w:rsidR="00CA5B5E" w:rsidRDefault="00CA5B5E" w:rsidP="00380E3B">
            <w:pPr>
              <w:pStyle w:val="BodyText1"/>
            </w:pPr>
            <w:r>
              <w:t>Added Use case diagrams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9/27/15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Combined use case diagrams into one diagram.  Added use case specifications.  Updated requirements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p w:rsidR="00CA5B5E" w:rsidRDefault="00CA5B5E" w:rsidP="00380E3B">
            <w:pPr>
              <w:pStyle w:val="BodyText1"/>
            </w:pPr>
            <w:r>
              <w:t>G. Riden</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Changed title.  Added revision history table.</w:t>
            </w:r>
            <w:r w:rsidR="00F53A08">
              <w:t xml:space="preserve"> Added pass/fail conditions to all use case spec post conditions.  Added new use case specs.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A86E86" w:rsidTr="00380E3B">
        <w:tc>
          <w:tcPr>
            <w:tcW w:w="144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Changed project scope.  Updated system requirements.</w:t>
            </w:r>
          </w:p>
        </w:tc>
        <w:tc>
          <w:tcPr>
            <w:tcW w:w="1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J. Duggan</w:t>
            </w:r>
          </w:p>
        </w:tc>
      </w:tr>
      <w:tr w:rsidR="000108BE" w:rsidTr="00380E3B">
        <w:tc>
          <w:tcPr>
            <w:tcW w:w="144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Update project scope.</w:t>
            </w:r>
          </w:p>
        </w:tc>
        <w:tc>
          <w:tcPr>
            <w:tcW w:w="1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T. Wilkens</w:t>
            </w:r>
          </w:p>
        </w:tc>
      </w:tr>
      <w:tr w:rsidR="00023816" w:rsidTr="00380E3B">
        <w:tc>
          <w:tcPr>
            <w:tcW w:w="144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Updated use case diagram.  Removed use cases that are no longer necessary.</w:t>
            </w:r>
          </w:p>
        </w:tc>
        <w:tc>
          <w:tcPr>
            <w:tcW w:w="1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W. Sisulak</w:t>
            </w:r>
          </w:p>
        </w:tc>
      </w:tr>
      <w:tr w:rsidR="00023816" w:rsidTr="00380E3B">
        <w:tc>
          <w:tcPr>
            <w:tcW w:w="144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Added correct actor names to use cases.  Removed and edited use cases.</w:t>
            </w:r>
          </w:p>
        </w:tc>
        <w:tc>
          <w:tcPr>
            <w:tcW w:w="1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J. Duggan</w:t>
            </w:r>
          </w:p>
        </w:tc>
      </w:tr>
    </w:tbl>
    <w:p w:rsidR="00CA5B5E" w:rsidRDefault="00CA5B5E">
      <w:pPr>
        <w:pStyle w:val="TOCHeading"/>
        <w:rPr>
          <w:rFonts w:ascii="Times New Roman" w:eastAsiaTheme="minorHAnsi" w:hAnsi="Times New Roman" w:cs="Times New Roman"/>
          <w:b w:val="0"/>
          <w:bCs w:val="0"/>
          <w:color w:val="auto"/>
          <w:sz w:val="24"/>
          <w:szCs w:val="24"/>
          <w:lang w:eastAsia="en-US"/>
        </w:rPr>
      </w:pPr>
    </w:p>
    <w:sdt>
      <w:sdtPr>
        <w:rPr>
          <w:b/>
          <w:bCs/>
        </w:rPr>
        <w:id w:val="1258330153"/>
        <w:docPartObj>
          <w:docPartGallery w:val="Table of Contents"/>
          <w:docPartUnique/>
        </w:docPartObj>
      </w:sdtPr>
      <w:sdtEndPr>
        <w:rPr>
          <w:b w:val="0"/>
          <w:bCs w:val="0"/>
          <w:noProof/>
        </w:rPr>
      </w:sdtEndPr>
      <w:sdtContent>
        <w:p w:rsidR="00CA5B5E" w:rsidRPr="00CA5B5E" w:rsidRDefault="00CA5B5E" w:rsidP="007A50E9">
          <w:pPr>
            <w:rPr>
              <w:b/>
              <w:bCs/>
            </w:rPr>
          </w:pPr>
        </w:p>
        <w:p w:rsidR="00CA5B5E" w:rsidRDefault="00CA5B5E">
          <w:r>
            <w:rPr>
              <w:b/>
              <w:bCs/>
            </w:rPr>
            <w:br w:type="page"/>
          </w:r>
        </w:p>
        <w:p w:rsidR="006D454F" w:rsidRPr="007A50E9" w:rsidRDefault="00CA5B5E">
          <w:pPr>
            <w:pStyle w:val="TOCHeading"/>
            <w:rPr>
              <w:rStyle w:val="Heading1Char"/>
            </w:rPr>
          </w:pPr>
          <w:bookmarkStart w:id="7" w:name="_Toc432366800"/>
          <w:r w:rsidRPr="007A50E9">
            <w:rPr>
              <w:rStyle w:val="Heading1Char"/>
            </w:rPr>
            <w:lastRenderedPageBreak/>
            <w:t xml:space="preserve">Table Of </w:t>
          </w:r>
          <w:r w:rsidR="006D454F" w:rsidRPr="007A50E9">
            <w:rPr>
              <w:rStyle w:val="Heading1Char"/>
            </w:rPr>
            <w:t>Contents</w:t>
          </w:r>
          <w:bookmarkEnd w:id="7"/>
        </w:p>
        <w:p w:rsidR="00CA5B5E" w:rsidRDefault="003A54AA">
          <w:pPr>
            <w:pStyle w:val="TOC1"/>
            <w:tabs>
              <w:tab w:val="right" w:leader="dot" w:pos="9350"/>
            </w:tabs>
            <w:rPr>
              <w:rFonts w:asciiTheme="minorHAnsi" w:eastAsiaTheme="minorEastAsia" w:hAnsiTheme="minorHAnsi" w:cstheme="minorBidi"/>
              <w:noProof/>
              <w:sz w:val="22"/>
              <w:szCs w:val="22"/>
            </w:rPr>
          </w:pPr>
          <w:r>
            <w:fldChar w:fldCharType="begin"/>
          </w:r>
          <w:r w:rsidR="00E601FD">
            <w:instrText xml:space="preserve"> TOC \o "1-2</w:instrText>
          </w:r>
          <w:r w:rsidR="006D454F">
            <w:instrText xml:space="preserve">" \h \z \u </w:instrText>
          </w:r>
          <w:r>
            <w:fldChar w:fldCharType="separate"/>
          </w:r>
          <w:hyperlink w:anchor="_Toc432366799" w:history="1">
            <w:r w:rsidR="00CA5B5E" w:rsidRPr="00105440">
              <w:rPr>
                <w:rStyle w:val="Hyperlink"/>
                <w:noProof/>
              </w:rPr>
              <w:t>Revision History</w:t>
            </w:r>
            <w:r w:rsidR="00CA5B5E">
              <w:rPr>
                <w:noProof/>
                <w:webHidden/>
              </w:rPr>
              <w:tab/>
            </w:r>
            <w:r>
              <w:rPr>
                <w:noProof/>
                <w:webHidden/>
              </w:rPr>
              <w:fldChar w:fldCharType="begin"/>
            </w:r>
            <w:r w:rsidR="00CA5B5E">
              <w:rPr>
                <w:noProof/>
                <w:webHidden/>
              </w:rPr>
              <w:instrText xml:space="preserve"> PAGEREF _Toc432366799 \h </w:instrText>
            </w:r>
            <w:r>
              <w:rPr>
                <w:noProof/>
                <w:webHidden/>
              </w:rPr>
            </w:r>
            <w:r>
              <w:rPr>
                <w:noProof/>
                <w:webHidden/>
              </w:rPr>
              <w:fldChar w:fldCharType="separate"/>
            </w:r>
            <w:r w:rsidR="00CA5B5E">
              <w:rPr>
                <w:noProof/>
                <w:webHidden/>
              </w:rPr>
              <w:t>i</w:t>
            </w:r>
            <w:r>
              <w:rPr>
                <w:noProof/>
                <w:webHidden/>
              </w:rPr>
              <w:fldChar w:fldCharType="end"/>
            </w:r>
          </w:hyperlink>
        </w:p>
        <w:p w:rsidR="00CA5B5E" w:rsidRDefault="00EB1680">
          <w:pPr>
            <w:pStyle w:val="TOC1"/>
            <w:tabs>
              <w:tab w:val="right" w:leader="dot" w:pos="9350"/>
            </w:tabs>
            <w:rPr>
              <w:rFonts w:asciiTheme="minorHAnsi" w:eastAsiaTheme="minorEastAsia" w:hAnsiTheme="minorHAnsi" w:cstheme="minorBidi"/>
              <w:noProof/>
              <w:sz w:val="22"/>
              <w:szCs w:val="22"/>
            </w:rPr>
          </w:pPr>
          <w:hyperlink w:anchor="_Toc432366800" w:history="1">
            <w:r w:rsidR="00CA5B5E" w:rsidRPr="00105440">
              <w:rPr>
                <w:rStyle w:val="Hyperlink"/>
                <w:noProof/>
                <w:lang w:eastAsia="ja-JP"/>
              </w:rPr>
              <w:t>Table Of Contents</w:t>
            </w:r>
            <w:r w:rsidR="00CA5B5E">
              <w:rPr>
                <w:noProof/>
                <w:webHidden/>
              </w:rPr>
              <w:tab/>
            </w:r>
            <w:r w:rsidR="003A54AA">
              <w:rPr>
                <w:noProof/>
                <w:webHidden/>
              </w:rPr>
              <w:fldChar w:fldCharType="begin"/>
            </w:r>
            <w:r w:rsidR="00CA5B5E">
              <w:rPr>
                <w:noProof/>
                <w:webHidden/>
              </w:rPr>
              <w:instrText xml:space="preserve"> PAGEREF _Toc432366800 \h </w:instrText>
            </w:r>
            <w:r w:rsidR="003A54AA">
              <w:rPr>
                <w:noProof/>
                <w:webHidden/>
              </w:rPr>
            </w:r>
            <w:r w:rsidR="003A54AA">
              <w:rPr>
                <w:noProof/>
                <w:webHidden/>
              </w:rPr>
              <w:fldChar w:fldCharType="separate"/>
            </w:r>
            <w:r w:rsidR="00CA5B5E">
              <w:rPr>
                <w:noProof/>
                <w:webHidden/>
              </w:rPr>
              <w:t>ii</w:t>
            </w:r>
            <w:r w:rsidR="003A54AA">
              <w:rPr>
                <w:noProof/>
                <w:webHidden/>
              </w:rPr>
              <w:fldChar w:fldCharType="end"/>
            </w:r>
          </w:hyperlink>
        </w:p>
        <w:p w:rsidR="00CA5B5E" w:rsidRDefault="00EB1680">
          <w:pPr>
            <w:pStyle w:val="TOC1"/>
            <w:tabs>
              <w:tab w:val="left" w:pos="480"/>
              <w:tab w:val="right" w:leader="dot" w:pos="9350"/>
            </w:tabs>
            <w:rPr>
              <w:rFonts w:asciiTheme="minorHAnsi" w:eastAsiaTheme="minorEastAsia" w:hAnsiTheme="minorHAnsi" w:cstheme="minorBidi"/>
              <w:noProof/>
              <w:sz w:val="22"/>
              <w:szCs w:val="22"/>
            </w:rPr>
          </w:pPr>
          <w:hyperlink w:anchor="_Toc432366801" w:history="1">
            <w:r w:rsidR="00CA5B5E" w:rsidRPr="00105440">
              <w:rPr>
                <w:rStyle w:val="Hyperlink"/>
                <w:noProof/>
              </w:rPr>
              <w:t>1</w:t>
            </w:r>
            <w:r w:rsidR="00CA5B5E">
              <w:rPr>
                <w:rFonts w:asciiTheme="minorHAnsi" w:eastAsiaTheme="minorEastAsia" w:hAnsiTheme="minorHAnsi" w:cstheme="minorBidi"/>
                <w:noProof/>
                <w:sz w:val="22"/>
                <w:szCs w:val="22"/>
              </w:rPr>
              <w:tab/>
            </w:r>
            <w:r w:rsidR="00CA5B5E" w:rsidRPr="00105440">
              <w:rPr>
                <w:rStyle w:val="Hyperlink"/>
                <w:noProof/>
              </w:rPr>
              <w:t>Introduction</w:t>
            </w:r>
            <w:r w:rsidR="00CA5B5E">
              <w:rPr>
                <w:noProof/>
                <w:webHidden/>
              </w:rPr>
              <w:tab/>
            </w:r>
            <w:r w:rsidR="003A54AA">
              <w:rPr>
                <w:noProof/>
                <w:webHidden/>
              </w:rPr>
              <w:fldChar w:fldCharType="begin"/>
            </w:r>
            <w:r w:rsidR="00CA5B5E">
              <w:rPr>
                <w:noProof/>
                <w:webHidden/>
              </w:rPr>
              <w:instrText xml:space="preserve"> PAGEREF _Toc432366801 \h </w:instrText>
            </w:r>
            <w:r w:rsidR="003A54AA">
              <w:rPr>
                <w:noProof/>
                <w:webHidden/>
              </w:rPr>
            </w:r>
            <w:r w:rsidR="003A54AA">
              <w:rPr>
                <w:noProof/>
                <w:webHidden/>
              </w:rPr>
              <w:fldChar w:fldCharType="separate"/>
            </w:r>
            <w:r w:rsidR="00CA5B5E">
              <w:rPr>
                <w:noProof/>
                <w:webHidden/>
              </w:rPr>
              <w:t>1</w:t>
            </w:r>
            <w:r w:rsidR="003A54AA">
              <w:rPr>
                <w:noProof/>
                <w:webHidden/>
              </w:rPr>
              <w:fldChar w:fldCharType="end"/>
            </w:r>
          </w:hyperlink>
        </w:p>
        <w:p w:rsidR="00CA5B5E" w:rsidRDefault="00EB1680">
          <w:pPr>
            <w:pStyle w:val="TOC2"/>
            <w:tabs>
              <w:tab w:val="left" w:pos="880"/>
              <w:tab w:val="right" w:leader="dot" w:pos="9350"/>
            </w:tabs>
            <w:rPr>
              <w:rFonts w:asciiTheme="minorHAnsi" w:eastAsiaTheme="minorEastAsia" w:hAnsiTheme="minorHAnsi" w:cstheme="minorBidi"/>
              <w:noProof/>
              <w:sz w:val="22"/>
              <w:szCs w:val="22"/>
            </w:rPr>
          </w:pPr>
          <w:hyperlink w:anchor="_Toc432366802" w:history="1">
            <w:r w:rsidR="00CA5B5E" w:rsidRPr="00105440">
              <w:rPr>
                <w:rStyle w:val="Hyperlink"/>
                <w:noProof/>
              </w:rPr>
              <w:t>1.1</w:t>
            </w:r>
            <w:r w:rsidR="00CA5B5E">
              <w:rPr>
                <w:rFonts w:asciiTheme="minorHAnsi" w:eastAsiaTheme="minorEastAsia" w:hAnsiTheme="minorHAnsi" w:cstheme="minorBidi"/>
                <w:noProof/>
                <w:sz w:val="22"/>
                <w:szCs w:val="22"/>
              </w:rPr>
              <w:tab/>
            </w:r>
            <w:r w:rsidR="00CA5B5E" w:rsidRPr="00105440">
              <w:rPr>
                <w:rStyle w:val="Hyperlink"/>
                <w:noProof/>
              </w:rPr>
              <w:t>Purpose</w:t>
            </w:r>
            <w:r w:rsidR="00CA5B5E">
              <w:rPr>
                <w:noProof/>
                <w:webHidden/>
              </w:rPr>
              <w:tab/>
            </w:r>
            <w:r w:rsidR="003A54AA">
              <w:rPr>
                <w:noProof/>
                <w:webHidden/>
              </w:rPr>
              <w:fldChar w:fldCharType="begin"/>
            </w:r>
            <w:r w:rsidR="00CA5B5E">
              <w:rPr>
                <w:noProof/>
                <w:webHidden/>
              </w:rPr>
              <w:instrText xml:space="preserve"> PAGEREF _Toc432366802 \h </w:instrText>
            </w:r>
            <w:r w:rsidR="003A54AA">
              <w:rPr>
                <w:noProof/>
                <w:webHidden/>
              </w:rPr>
            </w:r>
            <w:r w:rsidR="003A54AA">
              <w:rPr>
                <w:noProof/>
                <w:webHidden/>
              </w:rPr>
              <w:fldChar w:fldCharType="separate"/>
            </w:r>
            <w:r w:rsidR="00CA5B5E">
              <w:rPr>
                <w:noProof/>
                <w:webHidden/>
              </w:rPr>
              <w:t>1</w:t>
            </w:r>
            <w:r w:rsidR="003A54AA">
              <w:rPr>
                <w:noProof/>
                <w:webHidden/>
              </w:rPr>
              <w:fldChar w:fldCharType="end"/>
            </w:r>
          </w:hyperlink>
        </w:p>
        <w:p w:rsidR="00CA5B5E" w:rsidRDefault="00EB1680">
          <w:pPr>
            <w:pStyle w:val="TOC2"/>
            <w:tabs>
              <w:tab w:val="left" w:pos="880"/>
              <w:tab w:val="right" w:leader="dot" w:pos="9350"/>
            </w:tabs>
            <w:rPr>
              <w:rFonts w:asciiTheme="minorHAnsi" w:eastAsiaTheme="minorEastAsia" w:hAnsiTheme="minorHAnsi" w:cstheme="minorBidi"/>
              <w:noProof/>
              <w:sz w:val="22"/>
              <w:szCs w:val="22"/>
            </w:rPr>
          </w:pPr>
          <w:hyperlink w:anchor="_Toc432366803" w:history="1">
            <w:r w:rsidR="00CA5B5E" w:rsidRPr="00105440">
              <w:rPr>
                <w:rStyle w:val="Hyperlink"/>
                <w:noProof/>
              </w:rPr>
              <w:t>1.2</w:t>
            </w:r>
            <w:r w:rsidR="00CA5B5E">
              <w:rPr>
                <w:rFonts w:asciiTheme="minorHAnsi" w:eastAsiaTheme="minorEastAsia" w:hAnsiTheme="minorHAnsi" w:cstheme="minorBidi"/>
                <w:noProof/>
                <w:sz w:val="22"/>
                <w:szCs w:val="22"/>
              </w:rPr>
              <w:tab/>
            </w:r>
            <w:r w:rsidR="00CA5B5E" w:rsidRPr="00105440">
              <w:rPr>
                <w:rStyle w:val="Hyperlink"/>
                <w:noProof/>
              </w:rPr>
              <w:t>Scope</w:t>
            </w:r>
            <w:r w:rsidR="00CA5B5E">
              <w:rPr>
                <w:noProof/>
                <w:webHidden/>
              </w:rPr>
              <w:tab/>
            </w:r>
            <w:r w:rsidR="003A54AA">
              <w:rPr>
                <w:noProof/>
                <w:webHidden/>
              </w:rPr>
              <w:fldChar w:fldCharType="begin"/>
            </w:r>
            <w:r w:rsidR="00CA5B5E">
              <w:rPr>
                <w:noProof/>
                <w:webHidden/>
              </w:rPr>
              <w:instrText xml:space="preserve"> PAGEREF _Toc432366803 \h </w:instrText>
            </w:r>
            <w:r w:rsidR="003A54AA">
              <w:rPr>
                <w:noProof/>
                <w:webHidden/>
              </w:rPr>
            </w:r>
            <w:r w:rsidR="003A54AA">
              <w:rPr>
                <w:noProof/>
                <w:webHidden/>
              </w:rPr>
              <w:fldChar w:fldCharType="separate"/>
            </w:r>
            <w:r w:rsidR="00CA5B5E">
              <w:rPr>
                <w:noProof/>
                <w:webHidden/>
              </w:rPr>
              <w:t>1</w:t>
            </w:r>
            <w:r w:rsidR="003A54AA">
              <w:rPr>
                <w:noProof/>
                <w:webHidden/>
              </w:rPr>
              <w:fldChar w:fldCharType="end"/>
            </w:r>
          </w:hyperlink>
        </w:p>
        <w:p w:rsidR="00CA5B5E" w:rsidRDefault="00EB1680">
          <w:pPr>
            <w:pStyle w:val="TOC2"/>
            <w:tabs>
              <w:tab w:val="left" w:pos="880"/>
              <w:tab w:val="right" w:leader="dot" w:pos="9350"/>
            </w:tabs>
            <w:rPr>
              <w:rFonts w:asciiTheme="minorHAnsi" w:eastAsiaTheme="minorEastAsia" w:hAnsiTheme="minorHAnsi" w:cstheme="minorBidi"/>
              <w:noProof/>
              <w:sz w:val="22"/>
              <w:szCs w:val="22"/>
            </w:rPr>
          </w:pPr>
          <w:hyperlink w:anchor="_Toc432366804" w:history="1">
            <w:r w:rsidR="00CA5B5E" w:rsidRPr="00105440">
              <w:rPr>
                <w:rStyle w:val="Hyperlink"/>
                <w:noProof/>
              </w:rPr>
              <w:t>1.3</w:t>
            </w:r>
            <w:r w:rsidR="00CA5B5E">
              <w:rPr>
                <w:rFonts w:asciiTheme="minorHAnsi" w:eastAsiaTheme="minorEastAsia" w:hAnsiTheme="minorHAnsi" w:cstheme="minorBidi"/>
                <w:noProof/>
                <w:sz w:val="22"/>
                <w:szCs w:val="22"/>
              </w:rPr>
              <w:tab/>
            </w:r>
            <w:r w:rsidR="00CA5B5E" w:rsidRPr="00105440">
              <w:rPr>
                <w:rStyle w:val="Hyperlink"/>
                <w:noProof/>
              </w:rPr>
              <w:t>Definitions, Acronyms, and Abbreviations</w:t>
            </w:r>
            <w:r w:rsidR="00CA5B5E">
              <w:rPr>
                <w:noProof/>
                <w:webHidden/>
              </w:rPr>
              <w:tab/>
            </w:r>
            <w:r w:rsidR="003A54AA">
              <w:rPr>
                <w:noProof/>
                <w:webHidden/>
              </w:rPr>
              <w:fldChar w:fldCharType="begin"/>
            </w:r>
            <w:r w:rsidR="00CA5B5E">
              <w:rPr>
                <w:noProof/>
                <w:webHidden/>
              </w:rPr>
              <w:instrText xml:space="preserve"> PAGEREF _Toc432366804 \h </w:instrText>
            </w:r>
            <w:r w:rsidR="003A54AA">
              <w:rPr>
                <w:noProof/>
                <w:webHidden/>
              </w:rPr>
            </w:r>
            <w:r w:rsidR="003A54AA">
              <w:rPr>
                <w:noProof/>
                <w:webHidden/>
              </w:rPr>
              <w:fldChar w:fldCharType="separate"/>
            </w:r>
            <w:r w:rsidR="00CA5B5E">
              <w:rPr>
                <w:noProof/>
                <w:webHidden/>
              </w:rPr>
              <w:t>2</w:t>
            </w:r>
            <w:r w:rsidR="003A54AA">
              <w:rPr>
                <w:noProof/>
                <w:webHidden/>
              </w:rPr>
              <w:fldChar w:fldCharType="end"/>
            </w:r>
          </w:hyperlink>
        </w:p>
        <w:p w:rsidR="00CA5B5E" w:rsidRDefault="00EB1680">
          <w:pPr>
            <w:pStyle w:val="TOC2"/>
            <w:tabs>
              <w:tab w:val="left" w:pos="880"/>
              <w:tab w:val="right" w:leader="dot" w:pos="9350"/>
            </w:tabs>
            <w:rPr>
              <w:rFonts w:asciiTheme="minorHAnsi" w:eastAsiaTheme="minorEastAsia" w:hAnsiTheme="minorHAnsi" w:cstheme="minorBidi"/>
              <w:noProof/>
              <w:sz w:val="22"/>
              <w:szCs w:val="22"/>
            </w:rPr>
          </w:pPr>
          <w:hyperlink w:anchor="_Toc432366805" w:history="1">
            <w:r w:rsidR="00CA5B5E" w:rsidRPr="00105440">
              <w:rPr>
                <w:rStyle w:val="Hyperlink"/>
                <w:noProof/>
              </w:rPr>
              <w:t>1.4</w:t>
            </w:r>
            <w:r w:rsidR="00CA5B5E">
              <w:rPr>
                <w:rFonts w:asciiTheme="minorHAnsi" w:eastAsiaTheme="minorEastAsia" w:hAnsiTheme="minorHAnsi" w:cstheme="minorBidi"/>
                <w:noProof/>
                <w:sz w:val="22"/>
                <w:szCs w:val="22"/>
              </w:rPr>
              <w:tab/>
            </w:r>
            <w:r w:rsidR="00CA5B5E" w:rsidRPr="00105440">
              <w:rPr>
                <w:rStyle w:val="Hyperlink"/>
                <w:noProof/>
              </w:rPr>
              <w:t>References</w:t>
            </w:r>
            <w:r w:rsidR="00CA5B5E">
              <w:rPr>
                <w:noProof/>
                <w:webHidden/>
              </w:rPr>
              <w:tab/>
            </w:r>
            <w:r w:rsidR="003A54AA">
              <w:rPr>
                <w:noProof/>
                <w:webHidden/>
              </w:rPr>
              <w:fldChar w:fldCharType="begin"/>
            </w:r>
            <w:r w:rsidR="00CA5B5E">
              <w:rPr>
                <w:noProof/>
                <w:webHidden/>
              </w:rPr>
              <w:instrText xml:space="preserve"> PAGEREF _Toc432366805 \h </w:instrText>
            </w:r>
            <w:r w:rsidR="003A54AA">
              <w:rPr>
                <w:noProof/>
                <w:webHidden/>
              </w:rPr>
            </w:r>
            <w:r w:rsidR="003A54AA">
              <w:rPr>
                <w:noProof/>
                <w:webHidden/>
              </w:rPr>
              <w:fldChar w:fldCharType="separate"/>
            </w:r>
            <w:r w:rsidR="00CA5B5E">
              <w:rPr>
                <w:noProof/>
                <w:webHidden/>
              </w:rPr>
              <w:t>2</w:t>
            </w:r>
            <w:r w:rsidR="003A54AA">
              <w:rPr>
                <w:noProof/>
                <w:webHidden/>
              </w:rPr>
              <w:fldChar w:fldCharType="end"/>
            </w:r>
          </w:hyperlink>
        </w:p>
        <w:p w:rsidR="00CA5B5E" w:rsidRDefault="00EB1680">
          <w:pPr>
            <w:pStyle w:val="TOC2"/>
            <w:tabs>
              <w:tab w:val="left" w:pos="880"/>
              <w:tab w:val="right" w:leader="dot" w:pos="9350"/>
            </w:tabs>
            <w:rPr>
              <w:rFonts w:asciiTheme="minorHAnsi" w:eastAsiaTheme="minorEastAsia" w:hAnsiTheme="minorHAnsi" w:cstheme="minorBidi"/>
              <w:noProof/>
              <w:sz w:val="22"/>
              <w:szCs w:val="22"/>
            </w:rPr>
          </w:pPr>
          <w:hyperlink w:anchor="_Toc432366806" w:history="1">
            <w:r w:rsidR="00CA5B5E" w:rsidRPr="00105440">
              <w:rPr>
                <w:rStyle w:val="Hyperlink"/>
                <w:noProof/>
              </w:rPr>
              <w:t>1.5</w:t>
            </w:r>
            <w:r w:rsidR="00CA5B5E">
              <w:rPr>
                <w:rFonts w:asciiTheme="minorHAnsi" w:eastAsiaTheme="minorEastAsia" w:hAnsiTheme="minorHAnsi" w:cstheme="minorBidi"/>
                <w:noProof/>
                <w:sz w:val="22"/>
                <w:szCs w:val="22"/>
              </w:rPr>
              <w:tab/>
            </w:r>
            <w:r w:rsidR="00CA5B5E" w:rsidRPr="00105440">
              <w:rPr>
                <w:rStyle w:val="Hyperlink"/>
                <w:noProof/>
              </w:rPr>
              <w:t>Overview</w:t>
            </w:r>
            <w:r w:rsidR="00CA5B5E">
              <w:rPr>
                <w:noProof/>
                <w:webHidden/>
              </w:rPr>
              <w:tab/>
            </w:r>
            <w:r w:rsidR="003A54AA">
              <w:rPr>
                <w:noProof/>
                <w:webHidden/>
              </w:rPr>
              <w:fldChar w:fldCharType="begin"/>
            </w:r>
            <w:r w:rsidR="00CA5B5E">
              <w:rPr>
                <w:noProof/>
                <w:webHidden/>
              </w:rPr>
              <w:instrText xml:space="preserve"> PAGEREF _Toc432366806 \h </w:instrText>
            </w:r>
            <w:r w:rsidR="003A54AA">
              <w:rPr>
                <w:noProof/>
                <w:webHidden/>
              </w:rPr>
            </w:r>
            <w:r w:rsidR="003A54AA">
              <w:rPr>
                <w:noProof/>
                <w:webHidden/>
              </w:rPr>
              <w:fldChar w:fldCharType="separate"/>
            </w:r>
            <w:r w:rsidR="00CA5B5E">
              <w:rPr>
                <w:noProof/>
                <w:webHidden/>
              </w:rPr>
              <w:t>2</w:t>
            </w:r>
            <w:r w:rsidR="003A54AA">
              <w:rPr>
                <w:noProof/>
                <w:webHidden/>
              </w:rPr>
              <w:fldChar w:fldCharType="end"/>
            </w:r>
          </w:hyperlink>
        </w:p>
        <w:p w:rsidR="00CA5B5E" w:rsidRDefault="00EB1680">
          <w:pPr>
            <w:pStyle w:val="TOC1"/>
            <w:tabs>
              <w:tab w:val="left" w:pos="480"/>
              <w:tab w:val="right" w:leader="dot" w:pos="9350"/>
            </w:tabs>
            <w:rPr>
              <w:rFonts w:asciiTheme="minorHAnsi" w:eastAsiaTheme="minorEastAsia" w:hAnsiTheme="minorHAnsi" w:cstheme="minorBidi"/>
              <w:noProof/>
              <w:sz w:val="22"/>
              <w:szCs w:val="22"/>
            </w:rPr>
          </w:pPr>
          <w:hyperlink w:anchor="_Toc432366807" w:history="1">
            <w:r w:rsidR="00CA5B5E" w:rsidRPr="00105440">
              <w:rPr>
                <w:rStyle w:val="Hyperlink"/>
                <w:noProof/>
              </w:rPr>
              <w:t>2</w:t>
            </w:r>
            <w:r w:rsidR="00CA5B5E">
              <w:rPr>
                <w:rFonts w:asciiTheme="minorHAnsi" w:eastAsiaTheme="minorEastAsia" w:hAnsiTheme="minorHAnsi" w:cstheme="minorBidi"/>
                <w:noProof/>
                <w:sz w:val="22"/>
                <w:szCs w:val="22"/>
              </w:rPr>
              <w:tab/>
            </w:r>
            <w:r w:rsidR="00CA5B5E" w:rsidRPr="00105440">
              <w:rPr>
                <w:rStyle w:val="Hyperlink"/>
                <w:noProof/>
              </w:rPr>
              <w:t>Overall Description</w:t>
            </w:r>
            <w:r w:rsidR="00CA5B5E">
              <w:rPr>
                <w:noProof/>
                <w:webHidden/>
              </w:rPr>
              <w:tab/>
            </w:r>
            <w:r w:rsidR="003A54AA">
              <w:rPr>
                <w:noProof/>
                <w:webHidden/>
              </w:rPr>
              <w:fldChar w:fldCharType="begin"/>
            </w:r>
            <w:r w:rsidR="00CA5B5E">
              <w:rPr>
                <w:noProof/>
                <w:webHidden/>
              </w:rPr>
              <w:instrText xml:space="preserve"> PAGEREF _Toc432366807 \h </w:instrText>
            </w:r>
            <w:r w:rsidR="003A54AA">
              <w:rPr>
                <w:noProof/>
                <w:webHidden/>
              </w:rPr>
            </w:r>
            <w:r w:rsidR="003A54AA">
              <w:rPr>
                <w:noProof/>
                <w:webHidden/>
              </w:rPr>
              <w:fldChar w:fldCharType="separate"/>
            </w:r>
            <w:r w:rsidR="00CA5B5E">
              <w:rPr>
                <w:noProof/>
                <w:webHidden/>
              </w:rPr>
              <w:t>2</w:t>
            </w:r>
            <w:r w:rsidR="003A54AA">
              <w:rPr>
                <w:noProof/>
                <w:webHidden/>
              </w:rPr>
              <w:fldChar w:fldCharType="end"/>
            </w:r>
          </w:hyperlink>
        </w:p>
        <w:p w:rsidR="00CA5B5E" w:rsidRDefault="00EB1680">
          <w:pPr>
            <w:pStyle w:val="TOC2"/>
            <w:tabs>
              <w:tab w:val="left" w:pos="880"/>
              <w:tab w:val="right" w:leader="dot" w:pos="9350"/>
            </w:tabs>
            <w:rPr>
              <w:rFonts w:asciiTheme="minorHAnsi" w:eastAsiaTheme="minorEastAsia" w:hAnsiTheme="minorHAnsi" w:cstheme="minorBidi"/>
              <w:noProof/>
              <w:sz w:val="22"/>
              <w:szCs w:val="22"/>
            </w:rPr>
          </w:pPr>
          <w:hyperlink w:anchor="_Toc432366809" w:history="1">
            <w:r w:rsidR="00CA5B5E" w:rsidRPr="00105440">
              <w:rPr>
                <w:rStyle w:val="Hyperlink"/>
                <w:noProof/>
              </w:rPr>
              <w:t>2.1</w:t>
            </w:r>
            <w:r w:rsidR="00CA5B5E">
              <w:rPr>
                <w:rFonts w:asciiTheme="minorHAnsi" w:eastAsiaTheme="minorEastAsia" w:hAnsiTheme="minorHAnsi" w:cstheme="minorBidi"/>
                <w:noProof/>
                <w:sz w:val="22"/>
                <w:szCs w:val="22"/>
              </w:rPr>
              <w:tab/>
            </w:r>
            <w:r w:rsidR="00CA5B5E" w:rsidRPr="00105440">
              <w:rPr>
                <w:rStyle w:val="Hyperlink"/>
                <w:noProof/>
              </w:rPr>
              <w:t>Product Perspective</w:t>
            </w:r>
            <w:r w:rsidR="00CA5B5E">
              <w:rPr>
                <w:noProof/>
                <w:webHidden/>
              </w:rPr>
              <w:tab/>
            </w:r>
            <w:r w:rsidR="003A54AA">
              <w:rPr>
                <w:noProof/>
                <w:webHidden/>
              </w:rPr>
              <w:fldChar w:fldCharType="begin"/>
            </w:r>
            <w:r w:rsidR="00CA5B5E">
              <w:rPr>
                <w:noProof/>
                <w:webHidden/>
              </w:rPr>
              <w:instrText xml:space="preserve"> PAGEREF _Toc432366809 \h </w:instrText>
            </w:r>
            <w:r w:rsidR="003A54AA">
              <w:rPr>
                <w:noProof/>
                <w:webHidden/>
              </w:rPr>
            </w:r>
            <w:r w:rsidR="003A54AA">
              <w:rPr>
                <w:noProof/>
                <w:webHidden/>
              </w:rPr>
              <w:fldChar w:fldCharType="separate"/>
            </w:r>
            <w:r w:rsidR="00CA5B5E">
              <w:rPr>
                <w:noProof/>
                <w:webHidden/>
              </w:rPr>
              <w:t>2</w:t>
            </w:r>
            <w:r w:rsidR="003A54AA">
              <w:rPr>
                <w:noProof/>
                <w:webHidden/>
              </w:rPr>
              <w:fldChar w:fldCharType="end"/>
            </w:r>
          </w:hyperlink>
        </w:p>
        <w:p w:rsidR="00CA5B5E" w:rsidRDefault="00EB1680">
          <w:pPr>
            <w:pStyle w:val="TOC2"/>
            <w:tabs>
              <w:tab w:val="left" w:pos="880"/>
              <w:tab w:val="right" w:leader="dot" w:pos="9350"/>
            </w:tabs>
            <w:rPr>
              <w:rFonts w:asciiTheme="minorHAnsi" w:eastAsiaTheme="minorEastAsia" w:hAnsiTheme="minorHAnsi" w:cstheme="minorBidi"/>
              <w:noProof/>
              <w:sz w:val="22"/>
              <w:szCs w:val="22"/>
            </w:rPr>
          </w:pPr>
          <w:hyperlink w:anchor="_Toc432366810" w:history="1">
            <w:r w:rsidR="00CA5B5E" w:rsidRPr="00105440">
              <w:rPr>
                <w:rStyle w:val="Hyperlink"/>
                <w:noProof/>
              </w:rPr>
              <w:t>2.2</w:t>
            </w:r>
            <w:r w:rsidR="00CA5B5E">
              <w:rPr>
                <w:rFonts w:asciiTheme="minorHAnsi" w:eastAsiaTheme="minorEastAsia" w:hAnsiTheme="minorHAnsi" w:cstheme="minorBidi"/>
                <w:noProof/>
                <w:sz w:val="22"/>
                <w:szCs w:val="22"/>
              </w:rPr>
              <w:tab/>
            </w:r>
            <w:r w:rsidR="00CA5B5E" w:rsidRPr="00105440">
              <w:rPr>
                <w:rStyle w:val="Hyperlink"/>
                <w:noProof/>
              </w:rPr>
              <w:t>Product Functions</w:t>
            </w:r>
            <w:r w:rsidR="00CA5B5E">
              <w:rPr>
                <w:noProof/>
                <w:webHidden/>
              </w:rPr>
              <w:tab/>
            </w:r>
            <w:r w:rsidR="003A54AA">
              <w:rPr>
                <w:noProof/>
                <w:webHidden/>
              </w:rPr>
              <w:fldChar w:fldCharType="begin"/>
            </w:r>
            <w:r w:rsidR="00CA5B5E">
              <w:rPr>
                <w:noProof/>
                <w:webHidden/>
              </w:rPr>
              <w:instrText xml:space="preserve"> PAGEREF _Toc432366810 \h </w:instrText>
            </w:r>
            <w:r w:rsidR="003A54AA">
              <w:rPr>
                <w:noProof/>
                <w:webHidden/>
              </w:rPr>
            </w:r>
            <w:r w:rsidR="003A54AA">
              <w:rPr>
                <w:noProof/>
                <w:webHidden/>
              </w:rPr>
              <w:fldChar w:fldCharType="separate"/>
            </w:r>
            <w:r w:rsidR="00CA5B5E">
              <w:rPr>
                <w:noProof/>
                <w:webHidden/>
              </w:rPr>
              <w:t>2</w:t>
            </w:r>
            <w:r w:rsidR="003A54AA">
              <w:rPr>
                <w:noProof/>
                <w:webHidden/>
              </w:rPr>
              <w:fldChar w:fldCharType="end"/>
            </w:r>
          </w:hyperlink>
        </w:p>
        <w:p w:rsidR="00CA5B5E" w:rsidRDefault="00EB1680">
          <w:pPr>
            <w:pStyle w:val="TOC2"/>
            <w:tabs>
              <w:tab w:val="left" w:pos="880"/>
              <w:tab w:val="right" w:leader="dot" w:pos="9350"/>
            </w:tabs>
            <w:rPr>
              <w:rFonts w:asciiTheme="minorHAnsi" w:eastAsiaTheme="minorEastAsia" w:hAnsiTheme="minorHAnsi" w:cstheme="minorBidi"/>
              <w:noProof/>
              <w:sz w:val="22"/>
              <w:szCs w:val="22"/>
            </w:rPr>
          </w:pPr>
          <w:hyperlink w:anchor="_Toc432366811" w:history="1">
            <w:r w:rsidR="00CA5B5E" w:rsidRPr="00105440">
              <w:rPr>
                <w:rStyle w:val="Hyperlink"/>
                <w:noProof/>
              </w:rPr>
              <w:t>2.3</w:t>
            </w:r>
            <w:r w:rsidR="00CA5B5E">
              <w:rPr>
                <w:rFonts w:asciiTheme="minorHAnsi" w:eastAsiaTheme="minorEastAsia" w:hAnsiTheme="minorHAnsi" w:cstheme="minorBidi"/>
                <w:noProof/>
                <w:sz w:val="22"/>
                <w:szCs w:val="22"/>
              </w:rPr>
              <w:tab/>
            </w:r>
            <w:r w:rsidR="00CA5B5E" w:rsidRPr="00105440">
              <w:rPr>
                <w:rStyle w:val="Hyperlink"/>
                <w:noProof/>
              </w:rPr>
              <w:t>User Characteristics</w:t>
            </w:r>
            <w:r w:rsidR="00CA5B5E">
              <w:rPr>
                <w:noProof/>
                <w:webHidden/>
              </w:rPr>
              <w:tab/>
            </w:r>
            <w:r w:rsidR="003A54AA">
              <w:rPr>
                <w:noProof/>
                <w:webHidden/>
              </w:rPr>
              <w:fldChar w:fldCharType="begin"/>
            </w:r>
            <w:r w:rsidR="00CA5B5E">
              <w:rPr>
                <w:noProof/>
                <w:webHidden/>
              </w:rPr>
              <w:instrText xml:space="preserve"> PAGEREF _Toc432366811 \h </w:instrText>
            </w:r>
            <w:r w:rsidR="003A54AA">
              <w:rPr>
                <w:noProof/>
                <w:webHidden/>
              </w:rPr>
            </w:r>
            <w:r w:rsidR="003A54AA">
              <w:rPr>
                <w:noProof/>
                <w:webHidden/>
              </w:rPr>
              <w:fldChar w:fldCharType="separate"/>
            </w:r>
            <w:r w:rsidR="00CA5B5E">
              <w:rPr>
                <w:noProof/>
                <w:webHidden/>
              </w:rPr>
              <w:t>2</w:t>
            </w:r>
            <w:r w:rsidR="003A54AA">
              <w:rPr>
                <w:noProof/>
                <w:webHidden/>
              </w:rPr>
              <w:fldChar w:fldCharType="end"/>
            </w:r>
          </w:hyperlink>
        </w:p>
        <w:p w:rsidR="00CA5B5E" w:rsidRDefault="00EB1680">
          <w:pPr>
            <w:pStyle w:val="TOC2"/>
            <w:tabs>
              <w:tab w:val="left" w:pos="880"/>
              <w:tab w:val="right" w:leader="dot" w:pos="9350"/>
            </w:tabs>
            <w:rPr>
              <w:rFonts w:asciiTheme="minorHAnsi" w:eastAsiaTheme="minorEastAsia" w:hAnsiTheme="minorHAnsi" w:cstheme="minorBidi"/>
              <w:noProof/>
              <w:sz w:val="22"/>
              <w:szCs w:val="22"/>
            </w:rPr>
          </w:pPr>
          <w:hyperlink w:anchor="_Toc432366812" w:history="1">
            <w:r w:rsidR="00CA5B5E" w:rsidRPr="00105440">
              <w:rPr>
                <w:rStyle w:val="Hyperlink"/>
                <w:noProof/>
              </w:rPr>
              <w:t>2.4</w:t>
            </w:r>
            <w:r w:rsidR="00CA5B5E">
              <w:rPr>
                <w:rFonts w:asciiTheme="minorHAnsi" w:eastAsiaTheme="minorEastAsia" w:hAnsiTheme="minorHAnsi" w:cstheme="minorBidi"/>
                <w:noProof/>
                <w:sz w:val="22"/>
                <w:szCs w:val="22"/>
              </w:rPr>
              <w:tab/>
            </w:r>
            <w:r w:rsidR="00CA5B5E" w:rsidRPr="00105440">
              <w:rPr>
                <w:rStyle w:val="Hyperlink"/>
                <w:noProof/>
              </w:rPr>
              <w:t>Constraints</w:t>
            </w:r>
            <w:r w:rsidR="00CA5B5E">
              <w:rPr>
                <w:noProof/>
                <w:webHidden/>
              </w:rPr>
              <w:tab/>
            </w:r>
            <w:r w:rsidR="003A54AA">
              <w:rPr>
                <w:noProof/>
                <w:webHidden/>
              </w:rPr>
              <w:fldChar w:fldCharType="begin"/>
            </w:r>
            <w:r w:rsidR="00CA5B5E">
              <w:rPr>
                <w:noProof/>
                <w:webHidden/>
              </w:rPr>
              <w:instrText xml:space="preserve"> PAGEREF _Toc432366812 \h </w:instrText>
            </w:r>
            <w:r w:rsidR="003A54AA">
              <w:rPr>
                <w:noProof/>
                <w:webHidden/>
              </w:rPr>
            </w:r>
            <w:r w:rsidR="003A54AA">
              <w:rPr>
                <w:noProof/>
                <w:webHidden/>
              </w:rPr>
              <w:fldChar w:fldCharType="separate"/>
            </w:r>
            <w:r w:rsidR="00CA5B5E">
              <w:rPr>
                <w:noProof/>
                <w:webHidden/>
              </w:rPr>
              <w:t>2</w:t>
            </w:r>
            <w:r w:rsidR="003A54AA">
              <w:rPr>
                <w:noProof/>
                <w:webHidden/>
              </w:rPr>
              <w:fldChar w:fldCharType="end"/>
            </w:r>
          </w:hyperlink>
        </w:p>
        <w:p w:rsidR="00CA5B5E" w:rsidRDefault="00EB1680">
          <w:pPr>
            <w:pStyle w:val="TOC2"/>
            <w:tabs>
              <w:tab w:val="left" w:pos="880"/>
              <w:tab w:val="right" w:leader="dot" w:pos="9350"/>
            </w:tabs>
            <w:rPr>
              <w:rFonts w:asciiTheme="minorHAnsi" w:eastAsiaTheme="minorEastAsia" w:hAnsiTheme="minorHAnsi" w:cstheme="minorBidi"/>
              <w:noProof/>
              <w:sz w:val="22"/>
              <w:szCs w:val="22"/>
            </w:rPr>
          </w:pPr>
          <w:hyperlink w:anchor="_Toc432366813" w:history="1">
            <w:r w:rsidR="00CA5B5E" w:rsidRPr="00105440">
              <w:rPr>
                <w:rStyle w:val="Hyperlink"/>
                <w:noProof/>
              </w:rPr>
              <w:t>2.5</w:t>
            </w:r>
            <w:r w:rsidR="00CA5B5E">
              <w:rPr>
                <w:rFonts w:asciiTheme="minorHAnsi" w:eastAsiaTheme="minorEastAsia" w:hAnsiTheme="minorHAnsi" w:cstheme="minorBidi"/>
                <w:noProof/>
                <w:sz w:val="22"/>
                <w:szCs w:val="22"/>
              </w:rPr>
              <w:tab/>
            </w:r>
            <w:r w:rsidR="00CA5B5E" w:rsidRPr="00105440">
              <w:rPr>
                <w:rStyle w:val="Hyperlink"/>
                <w:noProof/>
              </w:rPr>
              <w:t>Assumptions and Dependencies</w:t>
            </w:r>
            <w:r w:rsidR="00CA5B5E">
              <w:rPr>
                <w:noProof/>
                <w:webHidden/>
              </w:rPr>
              <w:tab/>
            </w:r>
            <w:r w:rsidR="003A54AA">
              <w:rPr>
                <w:noProof/>
                <w:webHidden/>
              </w:rPr>
              <w:fldChar w:fldCharType="begin"/>
            </w:r>
            <w:r w:rsidR="00CA5B5E">
              <w:rPr>
                <w:noProof/>
                <w:webHidden/>
              </w:rPr>
              <w:instrText xml:space="preserve"> PAGEREF _Toc432366813 \h </w:instrText>
            </w:r>
            <w:r w:rsidR="003A54AA">
              <w:rPr>
                <w:noProof/>
                <w:webHidden/>
              </w:rPr>
            </w:r>
            <w:r w:rsidR="003A54AA">
              <w:rPr>
                <w:noProof/>
                <w:webHidden/>
              </w:rPr>
              <w:fldChar w:fldCharType="separate"/>
            </w:r>
            <w:r w:rsidR="00CA5B5E">
              <w:rPr>
                <w:noProof/>
                <w:webHidden/>
              </w:rPr>
              <w:t>2</w:t>
            </w:r>
            <w:r w:rsidR="003A54AA">
              <w:rPr>
                <w:noProof/>
                <w:webHidden/>
              </w:rPr>
              <w:fldChar w:fldCharType="end"/>
            </w:r>
          </w:hyperlink>
        </w:p>
        <w:p w:rsidR="00CA5B5E" w:rsidRDefault="00EB1680">
          <w:pPr>
            <w:pStyle w:val="TOC1"/>
            <w:tabs>
              <w:tab w:val="left" w:pos="480"/>
              <w:tab w:val="right" w:leader="dot" w:pos="9350"/>
            </w:tabs>
            <w:rPr>
              <w:rFonts w:asciiTheme="minorHAnsi" w:eastAsiaTheme="minorEastAsia" w:hAnsiTheme="minorHAnsi" w:cstheme="minorBidi"/>
              <w:noProof/>
              <w:sz w:val="22"/>
              <w:szCs w:val="22"/>
            </w:rPr>
          </w:pPr>
          <w:hyperlink w:anchor="_Toc432366814" w:history="1">
            <w:r w:rsidR="00CA5B5E" w:rsidRPr="00105440">
              <w:rPr>
                <w:rStyle w:val="Hyperlink"/>
                <w:noProof/>
              </w:rPr>
              <w:t>3</w:t>
            </w:r>
            <w:r w:rsidR="00CA5B5E">
              <w:rPr>
                <w:rFonts w:asciiTheme="minorHAnsi" w:eastAsiaTheme="minorEastAsia" w:hAnsiTheme="minorHAnsi" w:cstheme="minorBidi"/>
                <w:noProof/>
                <w:sz w:val="22"/>
                <w:szCs w:val="22"/>
              </w:rPr>
              <w:tab/>
            </w:r>
            <w:r w:rsidR="00CA5B5E" w:rsidRPr="00105440">
              <w:rPr>
                <w:rStyle w:val="Hyperlink"/>
                <w:noProof/>
              </w:rPr>
              <w:t>Specific Requirements</w:t>
            </w:r>
            <w:r w:rsidR="00CA5B5E">
              <w:rPr>
                <w:noProof/>
                <w:webHidden/>
              </w:rPr>
              <w:tab/>
            </w:r>
            <w:r w:rsidR="003A54AA">
              <w:rPr>
                <w:noProof/>
                <w:webHidden/>
              </w:rPr>
              <w:fldChar w:fldCharType="begin"/>
            </w:r>
            <w:r w:rsidR="00CA5B5E">
              <w:rPr>
                <w:noProof/>
                <w:webHidden/>
              </w:rPr>
              <w:instrText xml:space="preserve"> PAGEREF _Toc432366814 \h </w:instrText>
            </w:r>
            <w:r w:rsidR="003A54AA">
              <w:rPr>
                <w:noProof/>
                <w:webHidden/>
              </w:rPr>
            </w:r>
            <w:r w:rsidR="003A54AA">
              <w:rPr>
                <w:noProof/>
                <w:webHidden/>
              </w:rPr>
              <w:fldChar w:fldCharType="separate"/>
            </w:r>
            <w:r w:rsidR="00CA5B5E">
              <w:rPr>
                <w:noProof/>
                <w:webHidden/>
              </w:rPr>
              <w:t>3</w:t>
            </w:r>
            <w:r w:rsidR="003A54AA">
              <w:rPr>
                <w:noProof/>
                <w:webHidden/>
              </w:rPr>
              <w:fldChar w:fldCharType="end"/>
            </w:r>
          </w:hyperlink>
        </w:p>
        <w:p w:rsidR="00CA5B5E" w:rsidRDefault="00EB1680">
          <w:pPr>
            <w:pStyle w:val="TOC2"/>
            <w:tabs>
              <w:tab w:val="left" w:pos="660"/>
              <w:tab w:val="right" w:leader="dot" w:pos="9350"/>
            </w:tabs>
            <w:rPr>
              <w:rFonts w:asciiTheme="minorHAnsi" w:eastAsiaTheme="minorEastAsia" w:hAnsiTheme="minorHAnsi" w:cstheme="minorBidi"/>
              <w:noProof/>
              <w:sz w:val="22"/>
              <w:szCs w:val="22"/>
            </w:rPr>
          </w:pPr>
          <w:hyperlink w:anchor="_Toc432366816" w:history="1">
            <w:r w:rsidR="00CA5B5E" w:rsidRPr="00105440">
              <w:rPr>
                <w:rStyle w:val="Hyperlink"/>
                <w:noProof/>
              </w:rPr>
              <w:t>3.</w:t>
            </w:r>
            <w:r w:rsidR="00CA5B5E">
              <w:rPr>
                <w:rFonts w:asciiTheme="minorHAnsi" w:eastAsiaTheme="minorEastAsia" w:hAnsiTheme="minorHAnsi" w:cstheme="minorBidi"/>
                <w:noProof/>
                <w:sz w:val="22"/>
                <w:szCs w:val="22"/>
              </w:rPr>
              <w:tab/>
            </w:r>
            <w:r w:rsidR="00CA5B5E" w:rsidRPr="00105440">
              <w:rPr>
                <w:rStyle w:val="Hyperlink"/>
                <w:noProof/>
              </w:rPr>
              <w:t>Functional Requirements</w:t>
            </w:r>
            <w:r w:rsidR="00CA5B5E">
              <w:rPr>
                <w:noProof/>
                <w:webHidden/>
              </w:rPr>
              <w:tab/>
            </w:r>
            <w:r w:rsidR="003A54AA">
              <w:rPr>
                <w:noProof/>
                <w:webHidden/>
              </w:rPr>
              <w:fldChar w:fldCharType="begin"/>
            </w:r>
            <w:r w:rsidR="00CA5B5E">
              <w:rPr>
                <w:noProof/>
                <w:webHidden/>
              </w:rPr>
              <w:instrText xml:space="preserve"> PAGEREF _Toc432366816 \h </w:instrText>
            </w:r>
            <w:r w:rsidR="003A54AA">
              <w:rPr>
                <w:noProof/>
                <w:webHidden/>
              </w:rPr>
            </w:r>
            <w:r w:rsidR="003A54AA">
              <w:rPr>
                <w:noProof/>
                <w:webHidden/>
              </w:rPr>
              <w:fldChar w:fldCharType="separate"/>
            </w:r>
            <w:r w:rsidR="00CA5B5E">
              <w:rPr>
                <w:noProof/>
                <w:webHidden/>
              </w:rPr>
              <w:t>3</w:t>
            </w:r>
            <w:r w:rsidR="003A54AA">
              <w:rPr>
                <w:noProof/>
                <w:webHidden/>
              </w:rPr>
              <w:fldChar w:fldCharType="end"/>
            </w:r>
          </w:hyperlink>
        </w:p>
        <w:p w:rsidR="00CA5B5E" w:rsidRDefault="00EB1680">
          <w:pPr>
            <w:pStyle w:val="TOC2"/>
            <w:tabs>
              <w:tab w:val="left" w:pos="880"/>
              <w:tab w:val="right" w:leader="dot" w:pos="9350"/>
            </w:tabs>
            <w:rPr>
              <w:rFonts w:asciiTheme="minorHAnsi" w:eastAsiaTheme="minorEastAsia" w:hAnsiTheme="minorHAnsi" w:cstheme="minorBidi"/>
              <w:noProof/>
              <w:sz w:val="22"/>
              <w:szCs w:val="22"/>
            </w:rPr>
          </w:pPr>
          <w:hyperlink w:anchor="_Toc432366817" w:history="1">
            <w:r w:rsidR="00CA5B5E" w:rsidRPr="00105440">
              <w:rPr>
                <w:rStyle w:val="Hyperlink"/>
                <w:noProof/>
              </w:rPr>
              <w:t>3.2</w:t>
            </w:r>
            <w:r w:rsidR="00CA5B5E">
              <w:rPr>
                <w:rFonts w:asciiTheme="minorHAnsi" w:eastAsiaTheme="minorEastAsia" w:hAnsiTheme="minorHAnsi" w:cstheme="minorBidi"/>
                <w:noProof/>
                <w:sz w:val="22"/>
                <w:szCs w:val="22"/>
              </w:rPr>
              <w:tab/>
            </w:r>
            <w:r w:rsidR="00CA5B5E" w:rsidRPr="00105440">
              <w:rPr>
                <w:rStyle w:val="Hyperlink"/>
                <w:noProof/>
              </w:rPr>
              <w:t>Non-Functional Requirements</w:t>
            </w:r>
            <w:r w:rsidR="00CA5B5E">
              <w:rPr>
                <w:noProof/>
                <w:webHidden/>
              </w:rPr>
              <w:tab/>
            </w:r>
            <w:r w:rsidR="003A54AA">
              <w:rPr>
                <w:noProof/>
                <w:webHidden/>
              </w:rPr>
              <w:fldChar w:fldCharType="begin"/>
            </w:r>
            <w:r w:rsidR="00CA5B5E">
              <w:rPr>
                <w:noProof/>
                <w:webHidden/>
              </w:rPr>
              <w:instrText xml:space="preserve"> PAGEREF _Toc432366817 \h </w:instrText>
            </w:r>
            <w:r w:rsidR="003A54AA">
              <w:rPr>
                <w:noProof/>
                <w:webHidden/>
              </w:rPr>
            </w:r>
            <w:r w:rsidR="003A54AA">
              <w:rPr>
                <w:noProof/>
                <w:webHidden/>
              </w:rPr>
              <w:fldChar w:fldCharType="separate"/>
            </w:r>
            <w:r w:rsidR="00CA5B5E">
              <w:rPr>
                <w:noProof/>
                <w:webHidden/>
              </w:rPr>
              <w:t>5</w:t>
            </w:r>
            <w:r w:rsidR="003A54AA">
              <w:rPr>
                <w:noProof/>
                <w:webHidden/>
              </w:rPr>
              <w:fldChar w:fldCharType="end"/>
            </w:r>
          </w:hyperlink>
        </w:p>
        <w:p w:rsidR="00CA5B5E" w:rsidRDefault="00EB1680">
          <w:pPr>
            <w:pStyle w:val="TOC1"/>
            <w:tabs>
              <w:tab w:val="right" w:leader="dot" w:pos="9350"/>
            </w:tabs>
            <w:rPr>
              <w:rFonts w:asciiTheme="minorHAnsi" w:eastAsiaTheme="minorEastAsia" w:hAnsiTheme="minorHAnsi" w:cstheme="minorBidi"/>
              <w:noProof/>
              <w:sz w:val="22"/>
              <w:szCs w:val="22"/>
            </w:rPr>
          </w:pPr>
          <w:hyperlink w:anchor="_Toc432366818" w:history="1">
            <w:r w:rsidR="00CA5B5E" w:rsidRPr="00105440">
              <w:rPr>
                <w:rStyle w:val="Hyperlink"/>
                <w:noProof/>
              </w:rPr>
              <w:t>Appendix A: Use Case Specifications</w:t>
            </w:r>
            <w:r w:rsidR="00CA5B5E">
              <w:rPr>
                <w:noProof/>
                <w:webHidden/>
              </w:rPr>
              <w:tab/>
            </w:r>
            <w:r w:rsidR="003A54AA">
              <w:rPr>
                <w:noProof/>
                <w:webHidden/>
              </w:rPr>
              <w:fldChar w:fldCharType="begin"/>
            </w:r>
            <w:r w:rsidR="00CA5B5E">
              <w:rPr>
                <w:noProof/>
                <w:webHidden/>
              </w:rPr>
              <w:instrText xml:space="preserve"> PAGEREF _Toc432366818 \h </w:instrText>
            </w:r>
            <w:r w:rsidR="003A54AA">
              <w:rPr>
                <w:noProof/>
                <w:webHidden/>
              </w:rPr>
            </w:r>
            <w:r w:rsidR="003A54AA">
              <w:rPr>
                <w:noProof/>
                <w:webHidden/>
              </w:rPr>
              <w:fldChar w:fldCharType="separate"/>
            </w:r>
            <w:r w:rsidR="00CA5B5E">
              <w:rPr>
                <w:noProof/>
                <w:webHidden/>
              </w:rPr>
              <w:t>6</w:t>
            </w:r>
            <w:r w:rsidR="003A54AA">
              <w:rPr>
                <w:noProof/>
                <w:webHidden/>
              </w:rPr>
              <w:fldChar w:fldCharType="end"/>
            </w:r>
          </w:hyperlink>
        </w:p>
        <w:p w:rsidR="006D454F" w:rsidRDefault="003A54AA">
          <w:r>
            <w:rPr>
              <w:b/>
              <w:bCs/>
              <w:noProof/>
            </w:rPr>
            <w:fldChar w:fldCharType="end"/>
          </w:r>
        </w:p>
      </w:sdtContent>
    </w:sdt>
    <w:p w:rsidR="00456C08" w:rsidRDefault="0095396F">
      <w:pPr>
        <w:sectPr w:rsidR="00456C08" w:rsidSect="00AD439B">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r>
        <w:br w:type="page"/>
      </w:r>
    </w:p>
    <w:p w:rsidR="009E38D1" w:rsidRDefault="009E38D1" w:rsidP="002618EE">
      <w:pPr>
        <w:pStyle w:val="Title"/>
      </w:pPr>
      <w:r>
        <w:lastRenderedPageBreak/>
        <w:t>Requirements Specification</w:t>
      </w:r>
    </w:p>
    <w:p w:rsidR="001B55DA" w:rsidRPr="001B55DA" w:rsidRDefault="00002059" w:rsidP="001B55DA">
      <w:pPr>
        <w:pStyle w:val="Heading1"/>
        <w:spacing w:after="200" w:line="360" w:lineRule="auto"/>
      </w:pPr>
      <w:bookmarkStart w:id="10" w:name="_Toc432366801"/>
      <w:r>
        <w:t>Introduction</w:t>
      </w:r>
      <w:bookmarkEnd w:id="10"/>
    </w:p>
    <w:p w:rsidR="00F1310B" w:rsidRPr="00F1310B" w:rsidRDefault="00F1310B" w:rsidP="002618EE">
      <w:pPr>
        <w:pStyle w:val="Heading2"/>
        <w:spacing w:line="360" w:lineRule="auto"/>
      </w:pPr>
      <w:bookmarkStart w:id="11" w:name="_Toc432366802"/>
      <w:r w:rsidRPr="00F1310B">
        <w:t>Purpose</w:t>
      </w:r>
      <w:bookmarkEnd w:id="11"/>
    </w:p>
    <w:p w:rsidR="00AC73E6" w:rsidRDefault="00CD0C85" w:rsidP="00CD0C85">
      <w:r w:rsidRPr="00CD0C85">
        <w:t xml:space="preserve">The purpose of this document is to define the </w:t>
      </w:r>
      <w:r>
        <w:t xml:space="preserve">software </w:t>
      </w:r>
      <w:r w:rsidRPr="00CD0C85">
        <w:t xml:space="preserve">requirements specification for </w:t>
      </w:r>
      <w:r w:rsidR="00380E3B">
        <w:t>UA</w:t>
      </w:r>
      <w:r w:rsidR="008C45F7">
        <w:t>H</w:t>
      </w:r>
      <w:r w:rsidR="00380E3B">
        <w:t xml:space="preserve"> </w:t>
      </w:r>
      <w:r w:rsidR="008C45F7">
        <w:t>F</w:t>
      </w:r>
      <w:r w:rsidR="00380E3B">
        <w:t>it Vault</w:t>
      </w:r>
      <w:r>
        <w:t xml:space="preserve"> software projects. </w:t>
      </w:r>
      <w:r w:rsidRPr="00CD0C85">
        <w:t xml:space="preserve"> In addition, this document describes the scope, design constraints, and interfaces of the system. The intended audience for this document includes </w:t>
      </w:r>
      <w:r>
        <w:t>system developers, testers, customers, and any other stakeholders</w:t>
      </w:r>
      <w:r w:rsidRPr="00CD0C85">
        <w:t>.</w:t>
      </w:r>
    </w:p>
    <w:p w:rsidR="00CD0C85" w:rsidRPr="00CD0C85" w:rsidRDefault="00002059" w:rsidP="002618EE">
      <w:pPr>
        <w:pStyle w:val="Heading2"/>
      </w:pPr>
      <w:bookmarkStart w:id="12" w:name="_Toc432366803"/>
      <w:r>
        <w:t>Scope</w:t>
      </w:r>
      <w:bookmarkEnd w:id="12"/>
    </w:p>
    <w:p w:rsidR="00CD0C85" w:rsidRDefault="008C45F7" w:rsidP="00B803FA">
      <w:r>
        <w:t xml:space="preserve">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w:t>
      </w:r>
      <w:r w:rsidR="00E61C5E">
        <w:t>T</w:t>
      </w:r>
      <w:r w:rsidR="009B6332">
        <w:t xml:space="preserve">here are </w:t>
      </w:r>
      <w:r w:rsidR="00002059">
        <w:t>t</w:t>
      </w:r>
      <w:r w:rsidR="00E61C5E">
        <w:t>hree</w:t>
      </w:r>
      <w:r w:rsidR="00002059">
        <w:t xml:space="preserve"> </w:t>
      </w:r>
      <w:r w:rsidR="009B6332">
        <w:t xml:space="preserve">different medical devices </w:t>
      </w:r>
      <w:r w:rsidR="00E61C5E">
        <w:t>supported</w:t>
      </w:r>
      <w:r w:rsidR="0055466E">
        <w:t xml:space="preserve"> for this project </w:t>
      </w:r>
      <w:r w:rsidR="009B6332">
        <w:t xml:space="preserve">that </w:t>
      </w:r>
      <w:r w:rsidR="0055466E">
        <w:t xml:space="preserve">record </w:t>
      </w:r>
      <w:r w:rsidR="009B6332">
        <w:t xml:space="preserve">various types of data.  The data provided by these devices </w:t>
      </w:r>
      <w:r w:rsidR="001B55DA">
        <w:t>consist</w:t>
      </w:r>
      <w:r w:rsidR="00CA0E12">
        <w:t>s</w:t>
      </w:r>
      <w:r w:rsidR="001B55DA">
        <w:t xml:space="preserve"> of</w:t>
      </w:r>
      <w:r w:rsidR="009B6332">
        <w:t xml:space="preserve"> different</w:t>
      </w:r>
      <w:r w:rsidR="00080527">
        <w:t xml:space="preserve"> file</w:t>
      </w:r>
      <w:r w:rsidR="009B6332">
        <w:t xml:space="preserve"> formats, and the data is different from device to device.  </w:t>
      </w:r>
      <w:r w:rsidR="00113AAF">
        <w:t xml:space="preserve">The software will have to determine the contents of </w:t>
      </w:r>
      <w:r w:rsidR="00002059">
        <w:t xml:space="preserve">each </w:t>
      </w:r>
      <w:r w:rsidR="00113AAF">
        <w:t>file and how to process the</w:t>
      </w:r>
      <w:r w:rsidR="00002059">
        <w:t>m</w:t>
      </w:r>
      <w:r w:rsidR="00113AAF">
        <w:t xml:space="preserve">.  </w:t>
      </w:r>
      <w:r w:rsidR="001618E6">
        <w:t>Due to how long data transfers take to download the data from a device, t</w:t>
      </w:r>
      <w:r w:rsidR="001B55DA">
        <w:t xml:space="preserve">here may be a need </w:t>
      </w:r>
      <w:r w:rsidR="00E61C5E">
        <w:t xml:space="preserve">in the future </w:t>
      </w:r>
      <w:r w:rsidR="00080527">
        <w:t>to</w:t>
      </w:r>
      <w:r w:rsidR="001B55DA">
        <w:t xml:space="preserve"> convert</w:t>
      </w:r>
      <w:r w:rsidR="00080527">
        <w:t xml:space="preserve"> the data</w:t>
      </w:r>
      <w:r w:rsidR="001B55DA">
        <w:t xml:space="preserve"> from </w:t>
      </w:r>
      <w:r w:rsidR="0006295B">
        <w:t xml:space="preserve">a </w:t>
      </w:r>
      <w:r w:rsidR="001B55DA">
        <w:t>binary</w:t>
      </w:r>
      <w:r w:rsidR="0006295B">
        <w:t xml:space="preserve"> format</w:t>
      </w:r>
      <w:r w:rsidR="001618E6">
        <w:t xml:space="preserve"> to another format</w:t>
      </w:r>
      <w:r w:rsidR="001B55DA">
        <w:t xml:space="preserve"> in order to speed up the process of getting data off the device.  </w:t>
      </w:r>
      <w:r w:rsidR="009B6332">
        <w:t xml:space="preserve">The software needs to able to take in files provided by the medical devices </w:t>
      </w:r>
      <w:r w:rsidR="00E61C5E">
        <w:t xml:space="preserve">process the files, </w:t>
      </w:r>
      <w:r w:rsidR="009B6332">
        <w:t>and store</w:t>
      </w:r>
      <w:r w:rsidR="00E61C5E">
        <w:t xml:space="preserve"> the data</w:t>
      </w:r>
      <w:r w:rsidR="009B6332">
        <w:t xml:space="preserve"> </w:t>
      </w:r>
      <w:r w:rsidR="0055466E">
        <w:t xml:space="preserve">in </w:t>
      </w:r>
      <w:r w:rsidR="009B6332">
        <w:t xml:space="preserve">a database.  </w:t>
      </w:r>
      <w:r w:rsidR="00113AAF">
        <w:t>The software should have the ability to process multiple files at a time</w:t>
      </w:r>
      <w:r w:rsidR="000108BE">
        <w:t xml:space="preserve"> as well as individual files</w:t>
      </w:r>
      <w:r w:rsidR="00113AAF">
        <w:t>.</w:t>
      </w:r>
    </w:p>
    <w:p w:rsidR="00FA0A59" w:rsidRDefault="00E61C5E" w:rsidP="001B55DA">
      <w:r>
        <w:t>The other major component of the web application is the d</w:t>
      </w:r>
      <w:r w:rsidR="00AA2219">
        <w:t xml:space="preserve">ata analysis </w:t>
      </w:r>
      <w:r w:rsidR="000053EF">
        <w:t xml:space="preserve">tools used to </w:t>
      </w:r>
      <w:r w:rsidR="00AA2219">
        <w:t xml:space="preserve">analyze the data that is captured from the data collection tool mentioned above.  </w:t>
      </w:r>
      <w:r w:rsidR="004E2607">
        <w:t>The software needs to perform data analysis over different intervals of time such as one week, one month, etc.  Ther</w:t>
      </w:r>
      <w:r w:rsidR="001618E6">
        <w:t>e</w:t>
      </w:r>
      <w:r w:rsidR="004E2607">
        <w:t xml:space="preserve"> will need to be some way to manage user access to the various medical data that has been inserted into the database that this software will access.  </w:t>
      </w:r>
      <w:r w:rsidR="00FA0A59">
        <w:t>Below are some proposed data analysis ideas that can be incorporated into the project</w:t>
      </w:r>
      <w:r w:rsidR="0006295B">
        <w:t>.</w:t>
      </w:r>
    </w:p>
    <w:p w:rsidR="001B55DA" w:rsidRDefault="00FA0A59" w:rsidP="00FA0A59">
      <w:pPr>
        <w:pStyle w:val="ListParagraph"/>
        <w:numPr>
          <w:ilvl w:val="0"/>
          <w:numId w:val="6"/>
        </w:numPr>
      </w:pPr>
      <w:r>
        <w:t>Simple Moving Average</w:t>
      </w:r>
    </w:p>
    <w:p w:rsidR="00FA0A59" w:rsidRDefault="00FA0A59" w:rsidP="00FA0A59">
      <w:pPr>
        <w:pStyle w:val="ListParagraph"/>
        <w:numPr>
          <w:ilvl w:val="0"/>
          <w:numId w:val="6"/>
        </w:numPr>
      </w:pPr>
      <w:r>
        <w:t>Data correlation discovery between the multiple devices.</w:t>
      </w:r>
    </w:p>
    <w:p w:rsidR="00FA0A59" w:rsidRDefault="00FA0A59" w:rsidP="00FA0A59">
      <w:pPr>
        <w:pStyle w:val="ListParagraph"/>
        <w:numPr>
          <w:ilvl w:val="0"/>
          <w:numId w:val="6"/>
        </w:numPr>
      </w:pPr>
      <w:r>
        <w:lastRenderedPageBreak/>
        <w:t>Possib</w:t>
      </w:r>
      <w:r w:rsidR="006A2E3C">
        <w:t>ly determine</w:t>
      </w:r>
      <w:r>
        <w:t xml:space="preserve"> when an individua</w:t>
      </w:r>
      <w:r w:rsidR="006A2E3C">
        <w:t>l moves from walking to running or simply being able to identify the activities that were being performed while the data was being captured.</w:t>
      </w:r>
      <w:r w:rsidR="000053EF">
        <w:t xml:space="preserve">  </w:t>
      </w:r>
    </w:p>
    <w:p w:rsidR="006A2E3C" w:rsidRDefault="006A2E3C" w:rsidP="006A2E3C">
      <w:r>
        <w:t>The data analysis possibilities will likely not fully be realized until the project team understand</w:t>
      </w:r>
      <w:r w:rsidR="001618E6">
        <w:t xml:space="preserve">s </w:t>
      </w:r>
      <w:r>
        <w:t>the different types of data that are available.  Also</w:t>
      </w:r>
      <w:r w:rsidR="001618E6">
        <w:t>,</w:t>
      </w:r>
      <w:r>
        <w:t xml:space="preserve"> there will need to be collaboration with the customer for addition</w:t>
      </w:r>
      <w:r w:rsidR="001618E6">
        <w:t>s</w:t>
      </w:r>
      <w:r>
        <w:t xml:space="preserve"> or changes to the data measurements provided by this software.</w:t>
      </w:r>
      <w:r w:rsidR="00002059">
        <w:t xml:space="preserve">  The web application will have to have different levels of user access which will be defined later in this document.</w:t>
      </w:r>
    </w:p>
    <w:p w:rsidR="00CF6BE0" w:rsidRDefault="00002059" w:rsidP="002618EE">
      <w:pPr>
        <w:pStyle w:val="Heading2"/>
      </w:pPr>
      <w:bookmarkStart w:id="13" w:name="_Toc432366804"/>
      <w:r>
        <w:t>Definitions, Acronyms, and Abbreviations</w:t>
      </w:r>
      <w:bookmarkEnd w:id="13"/>
    </w:p>
    <w:p w:rsidR="00CF6BE0" w:rsidRPr="00CF6BE0" w:rsidRDefault="00CF6BE0"/>
    <w:p w:rsidR="00002059" w:rsidRDefault="00002059" w:rsidP="002618EE">
      <w:pPr>
        <w:pStyle w:val="Heading2"/>
      </w:pPr>
      <w:bookmarkStart w:id="14" w:name="_Toc432366805"/>
      <w:r>
        <w:t>References</w:t>
      </w:r>
      <w:bookmarkEnd w:id="14"/>
    </w:p>
    <w:p w:rsidR="00CF6BE0" w:rsidRDefault="00CF6BE0" w:rsidP="00CF6BE0">
      <w:pPr>
        <w:pStyle w:val="ListParagraph"/>
        <w:widowControl w:val="0"/>
        <w:numPr>
          <w:ilvl w:val="0"/>
          <w:numId w:val="7"/>
        </w:numPr>
        <w:spacing w:after="0" w:line="240" w:lineRule="auto"/>
      </w:pPr>
      <w:r>
        <w:t>IEEE Recommended Practice for Software Requirements Specifications (</w:t>
      </w:r>
      <w:r w:rsidRPr="0039591E">
        <w:t>IEEE Std 830-1998</w:t>
      </w:r>
      <w:r>
        <w:t>)</w:t>
      </w:r>
    </w:p>
    <w:p w:rsidR="001C7416" w:rsidRDefault="001C7416" w:rsidP="001C7416">
      <w:pPr>
        <w:pStyle w:val="ListParagraph"/>
        <w:widowControl w:val="0"/>
        <w:numPr>
          <w:ilvl w:val="0"/>
          <w:numId w:val="7"/>
        </w:numPr>
        <w:spacing w:after="0" w:line="240" w:lineRule="auto"/>
      </w:pPr>
      <w:r>
        <w:t>Microsoft Secure Passwords (</w:t>
      </w:r>
      <w:r w:rsidRPr="001C7416">
        <w:t>https://www.microsoft.com/security/pc-security/password-checker.aspx</w:t>
      </w:r>
      <w:r>
        <w:t>)</w:t>
      </w:r>
    </w:p>
    <w:p w:rsidR="00CF6BE0" w:rsidRDefault="00CF6BE0" w:rsidP="002618EE">
      <w:pPr>
        <w:pStyle w:val="ListParagraph"/>
        <w:widowControl w:val="0"/>
        <w:spacing w:after="0" w:line="240" w:lineRule="auto"/>
      </w:pPr>
    </w:p>
    <w:p w:rsidR="00CF6BE0" w:rsidRDefault="00CF6BE0" w:rsidP="002618EE">
      <w:pPr>
        <w:pStyle w:val="Heading2"/>
      </w:pPr>
      <w:bookmarkStart w:id="15" w:name="_Toc432366806"/>
      <w:r>
        <w:t>Overview</w:t>
      </w:r>
      <w:bookmarkEnd w:id="15"/>
    </w:p>
    <w:p w:rsidR="00CF6BE0" w:rsidRDefault="00CF6BE0">
      <w:r w:rsidRPr="00CF6BE0">
        <w:t>The remainder of this requirements specification document addresses specific system requirements, constraints, and design specifications, as well as process plans and methods for the requirements specifications team.</w:t>
      </w:r>
    </w:p>
    <w:p w:rsidR="00CF6BE0" w:rsidRDefault="00CF6BE0" w:rsidP="002618EE">
      <w:pPr>
        <w:pStyle w:val="Heading1"/>
      </w:pPr>
      <w:bookmarkStart w:id="16" w:name="_Toc432366807"/>
      <w:r>
        <w:t>Overall Description</w:t>
      </w:r>
      <w:bookmarkEnd w:id="16"/>
    </w:p>
    <w:p w:rsidR="00CF6BE0" w:rsidRPr="00CF6BE0" w:rsidRDefault="00CF6BE0" w:rsidP="00CF6BE0">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17" w:name="_Toc430564285"/>
      <w:bookmarkStart w:id="18" w:name="_Toc430564338"/>
      <w:bookmarkStart w:id="19" w:name="_Toc430564615"/>
      <w:bookmarkStart w:id="20" w:name="_Toc431145053"/>
      <w:bookmarkStart w:id="21" w:name="_Toc432366808"/>
      <w:bookmarkEnd w:id="17"/>
      <w:bookmarkEnd w:id="18"/>
      <w:bookmarkEnd w:id="19"/>
      <w:bookmarkEnd w:id="20"/>
      <w:bookmarkEnd w:id="21"/>
    </w:p>
    <w:p w:rsidR="00CF6BE0" w:rsidRDefault="00CF6BE0" w:rsidP="002618EE">
      <w:pPr>
        <w:pStyle w:val="Heading2"/>
      </w:pPr>
      <w:bookmarkStart w:id="22" w:name="_Toc432366809"/>
      <w:r>
        <w:t>Product Perspective</w:t>
      </w:r>
      <w:bookmarkEnd w:id="22"/>
    </w:p>
    <w:p w:rsidR="00CF6BE0" w:rsidRDefault="00CF6BE0" w:rsidP="002618EE">
      <w:pPr>
        <w:pStyle w:val="Heading2"/>
      </w:pPr>
      <w:bookmarkStart w:id="23" w:name="_Toc432366810"/>
      <w:r>
        <w:t>Product Functions</w:t>
      </w:r>
      <w:bookmarkEnd w:id="23"/>
    </w:p>
    <w:p w:rsidR="00CF6BE0" w:rsidRDefault="00CF6BE0" w:rsidP="002618EE">
      <w:pPr>
        <w:pStyle w:val="Heading2"/>
      </w:pPr>
      <w:bookmarkStart w:id="24" w:name="_Toc432366811"/>
      <w:r>
        <w:t>User Characteristics</w:t>
      </w:r>
      <w:bookmarkEnd w:id="24"/>
    </w:p>
    <w:p w:rsidR="00CF6BE0" w:rsidRDefault="00CF6BE0" w:rsidP="002618EE">
      <w:pPr>
        <w:pStyle w:val="Heading2"/>
      </w:pPr>
      <w:bookmarkStart w:id="25" w:name="_Toc432366812"/>
      <w:r>
        <w:t>Constraints</w:t>
      </w:r>
      <w:bookmarkEnd w:id="25"/>
    </w:p>
    <w:p w:rsidR="00CF6BE0" w:rsidRDefault="00CF6BE0" w:rsidP="002618EE">
      <w:pPr>
        <w:pStyle w:val="Heading2"/>
      </w:pPr>
      <w:bookmarkStart w:id="26" w:name="_Toc432366813"/>
      <w:r>
        <w:t>Assumptions and Dependencies</w:t>
      </w:r>
      <w:bookmarkEnd w:id="26"/>
    </w:p>
    <w:p w:rsidR="00CF6BE0" w:rsidRDefault="00CF6BE0" w:rsidP="002618EE">
      <w:pPr>
        <w:pStyle w:val="Heading1"/>
      </w:pPr>
      <w:bookmarkStart w:id="27" w:name="_Toc432366814"/>
      <w:r>
        <w:t>Specific Requirements</w:t>
      </w:r>
      <w:bookmarkEnd w:id="27"/>
    </w:p>
    <w:p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28" w:name="_Toc430564292"/>
      <w:bookmarkStart w:id="29" w:name="_Toc430564345"/>
      <w:bookmarkStart w:id="30" w:name="_Toc430564622"/>
      <w:bookmarkStart w:id="31" w:name="_Toc431145060"/>
      <w:bookmarkStart w:id="32" w:name="_Toc432366815"/>
      <w:bookmarkStart w:id="33" w:name="_Toc432366816"/>
      <w:bookmarkEnd w:id="28"/>
      <w:bookmarkEnd w:id="29"/>
      <w:bookmarkEnd w:id="30"/>
      <w:bookmarkEnd w:id="31"/>
      <w:bookmarkEnd w:id="32"/>
    </w:p>
    <w:p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p>
    <w:p w:rsidR="00317594" w:rsidRDefault="000162DE" w:rsidP="006E0B9D">
      <w:pPr>
        <w:pStyle w:val="Heading2"/>
        <w:numPr>
          <w:ilvl w:val="1"/>
          <w:numId w:val="4"/>
        </w:numPr>
      </w:pPr>
      <w:r>
        <w:t>Functional Requirements</w:t>
      </w:r>
      <w:bookmarkEnd w:id="33"/>
    </w:p>
    <w:p w:rsidR="00B803FA" w:rsidRPr="00112187" w:rsidRDefault="00DE6F9D" w:rsidP="008C0009">
      <w:pPr>
        <w:pStyle w:val="Heading3"/>
      </w:pPr>
      <w:r w:rsidRPr="008C0009">
        <w:t>The</w:t>
      </w:r>
      <w:r w:rsidRPr="00112187">
        <w:t xml:space="preserve"> system shall provide user authentication</w:t>
      </w:r>
      <w:r w:rsidR="00B803FA" w:rsidRPr="00112187">
        <w:t>.</w:t>
      </w:r>
    </w:p>
    <w:p w:rsidR="00B803FA" w:rsidRPr="006E0B9D" w:rsidRDefault="00B803FA" w:rsidP="006E0B9D">
      <w:pPr>
        <w:pStyle w:val="Heading4"/>
      </w:pPr>
      <w:r w:rsidRPr="006E0B9D">
        <w:lastRenderedPageBreak/>
        <w:t>The users shall belong to one of the following roles.</w:t>
      </w:r>
    </w:p>
    <w:p w:rsidR="006E0B9D" w:rsidRPr="006E0B9D" w:rsidRDefault="00B803FA" w:rsidP="006E0B9D">
      <w:pPr>
        <w:pStyle w:val="Heading5"/>
      </w:pPr>
      <w:r w:rsidRPr="00C37F56">
        <w:t>Patient</w:t>
      </w:r>
    </w:p>
    <w:p w:rsidR="006E0B9D" w:rsidRDefault="006E0B9D" w:rsidP="000108BE">
      <w:pPr>
        <w:pStyle w:val="Heading6"/>
      </w:pPr>
      <w:r>
        <w:t>The system shall prevent any personal identifiable information from being available for a Patient</w:t>
      </w:r>
    </w:p>
    <w:p w:rsidR="00B803FA" w:rsidRPr="00C37F56" w:rsidRDefault="006E0B9D" w:rsidP="000108BE">
      <w:pPr>
        <w:pStyle w:val="Heading6"/>
      </w:pPr>
      <w:r>
        <w:t>The system shall only allow a Patient to view their data.</w:t>
      </w:r>
    </w:p>
    <w:p w:rsidR="006E0B9D" w:rsidRDefault="00B803FA">
      <w:pPr>
        <w:pStyle w:val="Heading5"/>
      </w:pPr>
      <w:r w:rsidRPr="00C37F56">
        <w:t>Physician</w:t>
      </w:r>
    </w:p>
    <w:p w:rsidR="00B803FA" w:rsidRPr="00C37F56" w:rsidRDefault="006E0B9D" w:rsidP="000108BE">
      <w:pPr>
        <w:pStyle w:val="Heading6"/>
      </w:pPr>
      <w:r>
        <w:t>The system shall only allow Physicians to view the data associated with their patients.</w:t>
      </w:r>
    </w:p>
    <w:p w:rsidR="006E0B9D" w:rsidRDefault="00B803FA">
      <w:pPr>
        <w:pStyle w:val="Heading5"/>
      </w:pPr>
      <w:r w:rsidRPr="00C37F56">
        <w:t>Experiment Administrator</w:t>
      </w:r>
    </w:p>
    <w:p w:rsidR="00A86E86" w:rsidRDefault="00B803FA" w:rsidP="006E0B9D">
      <w:pPr>
        <w:pStyle w:val="Heading5"/>
      </w:pPr>
      <w:r w:rsidRPr="006E0B9D">
        <w:t>System Administrator</w:t>
      </w:r>
    </w:p>
    <w:p w:rsidR="00A86E86" w:rsidRDefault="00A86E86" w:rsidP="000108BE">
      <w:pPr>
        <w:pStyle w:val="Heading6"/>
      </w:pPr>
      <w:r>
        <w:t>System Administrators will have the ability to enable, disable, add, and remove all users.</w:t>
      </w:r>
    </w:p>
    <w:p w:rsidR="00B23BFA" w:rsidRPr="00A86E86" w:rsidRDefault="00895C53" w:rsidP="00A86E86">
      <w:pPr>
        <w:pStyle w:val="Heading6"/>
      </w:pPr>
      <w:r w:rsidRPr="00A86E86">
        <w:t>System administrators will have the ability to associate and disassociate a patient and a physician.</w:t>
      </w:r>
    </w:p>
    <w:p w:rsidR="00B23BFA" w:rsidRPr="00A86E86" w:rsidRDefault="00895C53" w:rsidP="00A86E86">
      <w:pPr>
        <w:pStyle w:val="Heading6"/>
      </w:pPr>
      <w:r w:rsidRPr="00A86E86">
        <w:t>System administrators will have the ability to reset passwords.</w:t>
      </w:r>
    </w:p>
    <w:p w:rsidR="00B23BFA" w:rsidRPr="00A86E86" w:rsidRDefault="00895C53" w:rsidP="00A86E86">
      <w:pPr>
        <w:pStyle w:val="Heading6"/>
      </w:pPr>
      <w:r w:rsidRPr="00A86E86">
        <w:t>System administrators will be able to update physician, patient and experiment administrator account information.</w:t>
      </w:r>
    </w:p>
    <w:p w:rsidR="00B803FA" w:rsidRPr="006E0B9D" w:rsidRDefault="00A86E86" w:rsidP="000108BE">
      <w:pPr>
        <w:pStyle w:val="Heading6"/>
      </w:pPr>
      <w:r>
        <w:t>System administrators sha</w:t>
      </w:r>
      <w:r w:rsidR="00895C53" w:rsidRPr="00A86E86">
        <w:t>ll not be allowed to view patient health data.</w:t>
      </w:r>
    </w:p>
    <w:p w:rsidR="00D23C3F" w:rsidRDefault="00DE6F9D">
      <w:pPr>
        <w:pStyle w:val="Heading4"/>
      </w:pPr>
      <w:r w:rsidRPr="002618EE">
        <w:t>The system shall require unique usernames for each registered user</w:t>
      </w:r>
      <w:r w:rsidR="00D23C3F">
        <w:t>.</w:t>
      </w:r>
    </w:p>
    <w:p w:rsidR="00D23C3F" w:rsidRDefault="00D23C3F" w:rsidP="006E0B9D">
      <w:pPr>
        <w:pStyle w:val="Heading5"/>
      </w:pPr>
      <w:r>
        <w:t>Usernames will be changed</w:t>
      </w:r>
      <w:r w:rsidR="002618EE">
        <w:t xml:space="preserve"> </w:t>
      </w:r>
      <w:r>
        <w:t>as long as the username remains unique.</w:t>
      </w:r>
    </w:p>
    <w:p w:rsidR="00813E82" w:rsidRDefault="00813E82">
      <w:pPr>
        <w:pStyle w:val="Heading4"/>
      </w:pPr>
      <w:r>
        <w:t>The system shall assign unique ids to each created patient</w:t>
      </w:r>
      <w:r w:rsidR="00D23C3F">
        <w:t>.</w:t>
      </w:r>
    </w:p>
    <w:p w:rsidR="00813E82" w:rsidRDefault="00813E82" w:rsidP="006E0B9D">
      <w:pPr>
        <w:pStyle w:val="Heading5"/>
      </w:pPr>
      <w:r>
        <w:t xml:space="preserve">The </w:t>
      </w:r>
      <w:r w:rsidRPr="006E0B9D">
        <w:rPr>
          <w:rStyle w:val="Heading5Char"/>
        </w:rPr>
        <w:t>system shall display the patient id to the user that created the patients so that the user can keep a record of which patient corresponds to which id.</w:t>
      </w:r>
    </w:p>
    <w:p w:rsidR="00D25EBD" w:rsidRDefault="00813E82">
      <w:pPr>
        <w:pStyle w:val="Heading4"/>
      </w:pPr>
      <w:r>
        <w:t>The system shall require a secure password.</w:t>
      </w:r>
    </w:p>
    <w:p w:rsidR="00D25EBD" w:rsidRDefault="00D25EBD">
      <w:pPr>
        <w:pStyle w:val="Heading4"/>
      </w:pPr>
      <w:r>
        <w:lastRenderedPageBreak/>
        <w:t>The system shall have the ability to log out of a user’s account.</w:t>
      </w:r>
    </w:p>
    <w:p w:rsidR="00D25EBD" w:rsidRDefault="00D25EBD">
      <w:pPr>
        <w:pStyle w:val="Heading4"/>
      </w:pPr>
      <w:r>
        <w:t>The system will have a utility for retrieving a forgotten username or password.</w:t>
      </w:r>
    </w:p>
    <w:p w:rsidR="00CF47C8" w:rsidRDefault="00D25EBD">
      <w:pPr>
        <w:pStyle w:val="Heading4"/>
      </w:pPr>
      <w:r>
        <w:t>The system shall allow Physicians and Experiment Administrators to create their own accounts.</w:t>
      </w:r>
    </w:p>
    <w:p w:rsidR="00CF47C8" w:rsidRDefault="00CF47C8" w:rsidP="006E0B9D">
      <w:pPr>
        <w:pStyle w:val="Heading5"/>
      </w:pPr>
      <w:r>
        <w:t>The system shall require a system administrator to verify the creation of a new Physician or Experiment Administrator.</w:t>
      </w:r>
    </w:p>
    <w:p w:rsidR="00CF47C8" w:rsidRDefault="00CF47C8" w:rsidP="006E0B9D">
      <w:pPr>
        <w:pStyle w:val="Heading5"/>
      </w:pPr>
      <w:r>
        <w:t>Physicians and Experiment Administrator shall create the accounts of their patients</w:t>
      </w:r>
      <w:r w:rsidR="00D25EBD">
        <w:t>.</w:t>
      </w:r>
    </w:p>
    <w:p w:rsidR="00C37F56" w:rsidRDefault="00CF47C8" w:rsidP="006E0B9D">
      <w:pPr>
        <w:pStyle w:val="Heading3"/>
      </w:pPr>
      <w:r w:rsidRPr="008C0009">
        <w:t>T</w:t>
      </w:r>
      <w:r w:rsidRPr="006E0B9D">
        <w:t>he system shall provide the ability to process medical device data files</w:t>
      </w:r>
      <w:r w:rsidR="00C37F56">
        <w:t>.</w:t>
      </w:r>
    </w:p>
    <w:p w:rsidR="00C37F56" w:rsidRPr="00C37F56" w:rsidRDefault="00C37F56" w:rsidP="00C37F5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p>
    <w:p w:rsidR="00C37F56" w:rsidRDefault="00C37F56" w:rsidP="006E0B9D">
      <w:pPr>
        <w:pStyle w:val="Heading4"/>
      </w:pPr>
      <w:r w:rsidRPr="006E0B9D">
        <w:t xml:space="preserve">The </w:t>
      </w:r>
      <w:r w:rsidRPr="008C0009">
        <w:t>he system shall process multiple files at the same time or a single file</w:t>
      </w:r>
      <w:r>
        <w:t>.</w:t>
      </w:r>
    </w:p>
    <w:p w:rsidR="00C37F56" w:rsidRDefault="00C37F56" w:rsidP="006E0B9D">
      <w:pPr>
        <w:pStyle w:val="Heading4"/>
      </w:pPr>
      <w:r>
        <w:t>The system shall process multiple files at the same time or a single file</w:t>
      </w:r>
      <w:r w:rsidRPr="002A040A">
        <w:t>.</w:t>
      </w:r>
    </w:p>
    <w:p w:rsidR="00C37F56" w:rsidRDefault="00C37F56" w:rsidP="006E0B9D">
      <w:pPr>
        <w:pStyle w:val="Heading4"/>
      </w:pPr>
      <w:r w:rsidRPr="008C0009">
        <w:t xml:space="preserve">The system </w:t>
      </w:r>
      <w:r w:rsidRPr="006E0B9D">
        <w:t>shall give the user an interface to select which files to process.</w:t>
      </w:r>
    </w:p>
    <w:p w:rsidR="00C37F56" w:rsidRPr="008C0009" w:rsidRDefault="00C37F56" w:rsidP="006E0B9D">
      <w:pPr>
        <w:pStyle w:val="Heading4"/>
      </w:pPr>
      <w:r>
        <w:t>The system shall not process data that is not medical data.</w:t>
      </w:r>
    </w:p>
    <w:p w:rsidR="00C37F56" w:rsidRPr="006E0B9D" w:rsidRDefault="00C37F56" w:rsidP="006E0B9D"/>
    <w:p w:rsidR="00112187" w:rsidRDefault="00112187">
      <w:pPr>
        <w:pStyle w:val="Heading4"/>
      </w:pPr>
      <w:r>
        <w:t>The system shall process .csv files for each of the supported devices</w:t>
      </w:r>
      <w:r w:rsidR="00CF47C8">
        <w:t>.</w:t>
      </w:r>
    </w:p>
    <w:p w:rsidR="00F37041" w:rsidRDefault="00112187">
      <w:pPr>
        <w:pStyle w:val="Heading4"/>
      </w:pPr>
      <w:r>
        <w:t>The system will process .dat files for each of the supported devices.</w:t>
      </w:r>
    </w:p>
    <w:p w:rsidR="00F37041" w:rsidRPr="006E0B9D" w:rsidRDefault="00F37041" w:rsidP="006E0B9D">
      <w:pPr>
        <w:pStyle w:val="Heading3"/>
      </w:pPr>
      <w:r w:rsidRPr="008C0009">
        <w:t>The system shall support the following wearable medical devices</w:t>
      </w:r>
      <w:r w:rsidRPr="006E0B9D">
        <w:t>.</w:t>
      </w:r>
    </w:p>
    <w:p w:rsidR="008C0009" w:rsidRPr="008C0009" w:rsidRDefault="008C0009" w:rsidP="008C0009">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p>
    <w:p w:rsidR="00F37041" w:rsidRDefault="00F37041" w:rsidP="008C0009">
      <w:pPr>
        <w:pStyle w:val="Heading4"/>
      </w:pPr>
      <w:r>
        <w:t>Zephyr</w:t>
      </w:r>
    </w:p>
    <w:p w:rsidR="00F37041" w:rsidRDefault="00F37041">
      <w:pPr>
        <w:pStyle w:val="Heading4"/>
      </w:pPr>
      <w:r>
        <w:t>BasisPeak</w:t>
      </w:r>
    </w:p>
    <w:p w:rsidR="00112187" w:rsidRDefault="00F37041">
      <w:pPr>
        <w:pStyle w:val="Heading4"/>
      </w:pPr>
      <w:r>
        <w:t>Microsoft Band</w:t>
      </w:r>
      <w:r w:rsidR="00112187">
        <w:t>.</w:t>
      </w:r>
    </w:p>
    <w:p w:rsidR="00112187" w:rsidRPr="006E0B9D" w:rsidRDefault="00112187" w:rsidP="006E0B9D">
      <w:pPr>
        <w:pStyle w:val="Heading3"/>
      </w:pPr>
      <w:r w:rsidRPr="008C0009">
        <w:t>The system shall connect to a database.</w:t>
      </w:r>
    </w:p>
    <w:p w:rsidR="008C0009" w:rsidRPr="008C0009" w:rsidRDefault="008C0009" w:rsidP="008C0009">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p>
    <w:p w:rsidR="00C37913" w:rsidRDefault="00112187" w:rsidP="000108BE">
      <w:pPr>
        <w:pStyle w:val="Heading4"/>
      </w:pPr>
      <w:r>
        <w:t>The system shall upload the processed data to the database.</w:t>
      </w:r>
    </w:p>
    <w:p w:rsidR="00C37913" w:rsidRDefault="00C37913" w:rsidP="00C37913">
      <w:pPr>
        <w:pStyle w:val="Heading2"/>
        <w:spacing w:before="120" w:after="120"/>
      </w:pPr>
      <w:bookmarkStart w:id="34" w:name="_Toc432366817"/>
      <w:r>
        <w:t>Non-Functional Requirements</w:t>
      </w:r>
      <w:bookmarkEnd w:id="34"/>
    </w:p>
    <w:p w:rsidR="00C37913" w:rsidRDefault="00C37913" w:rsidP="008C0009">
      <w:pPr>
        <w:pStyle w:val="Heading3"/>
      </w:pPr>
      <w:r w:rsidRPr="00C37913">
        <w:t xml:space="preserve">The system shall run on Windows </w:t>
      </w:r>
      <w:r w:rsidR="008C0009">
        <w:t>Server Operating System</w:t>
      </w:r>
    </w:p>
    <w:p w:rsidR="00C37913" w:rsidRDefault="00C37913" w:rsidP="008C0009">
      <w:pPr>
        <w:pStyle w:val="Heading3"/>
      </w:pPr>
      <w:r w:rsidRPr="00C37913">
        <w:t>The system</w:t>
      </w:r>
      <w:r>
        <w:t xml:space="preserve"> shall </w:t>
      </w:r>
      <w:r w:rsidRPr="00C37913">
        <w:t>use a SQL database.</w:t>
      </w:r>
    </w:p>
    <w:p w:rsidR="00C37913" w:rsidRDefault="00C37913">
      <w:pPr>
        <w:pStyle w:val="Heading3"/>
      </w:pPr>
      <w:r w:rsidRPr="00C37913">
        <w:lastRenderedPageBreak/>
        <w:t>The system shall require a server to be connected to a reliable network with an internet connection.</w:t>
      </w:r>
    </w:p>
    <w:p w:rsidR="009E38D1" w:rsidRDefault="009E38D1"/>
    <w:p w:rsidR="009E38D1" w:rsidRDefault="009E38D1">
      <w:r>
        <w:br w:type="page"/>
      </w:r>
    </w:p>
    <w:p w:rsidR="009E38D1" w:rsidRPr="009E38D1" w:rsidRDefault="009E38D1">
      <w:pPr>
        <w:pStyle w:val="Title"/>
      </w:pPr>
      <w:r>
        <w:lastRenderedPageBreak/>
        <w:t>Appendices</w:t>
      </w:r>
    </w:p>
    <w:p w:rsidR="00FC632D" w:rsidRDefault="009E38D1" w:rsidP="002618EE">
      <w:pPr>
        <w:pStyle w:val="Heading1"/>
        <w:numPr>
          <w:ilvl w:val="0"/>
          <w:numId w:val="0"/>
        </w:numPr>
        <w:ind w:left="432" w:hanging="432"/>
      </w:pPr>
      <w:bookmarkStart w:id="35" w:name="_Toc432366818"/>
      <w:r>
        <w:t>Appendix A: Use Case</w:t>
      </w:r>
      <w:r w:rsidR="00FC632D">
        <w:t xml:space="preserve"> Specifications</w:t>
      </w:r>
      <w:bookmarkEnd w:id="35"/>
    </w:p>
    <w:p w:rsidR="008D3651" w:rsidRDefault="00FC632D" w:rsidP="007A50E9">
      <w:r>
        <w:t>This section represents the use case specifications for the functions defined in the requirements specification for the two pieces of software needed to complete this project.</w:t>
      </w:r>
    </w:p>
    <w:p w:rsidR="008D3651" w:rsidRDefault="00F469C4" w:rsidP="007A50E9">
      <w:r>
        <w:rPr>
          <w:noProof/>
        </w:rPr>
        <w:lastRenderedPageBreak/>
        <w:drawing>
          <wp:inline distT="0" distB="0" distL="0" distR="0" wp14:anchorId="1C7E2ABE" wp14:editId="2F3A8128">
            <wp:extent cx="5934075" cy="7391400"/>
            <wp:effectExtent l="0" t="0" r="0" b="0"/>
            <wp:docPr id="2" name="Picture 2" descr="C:\Users\jimmy.duggan\Documents\GitHub\med656\Diagrams\Use Cases\processdataap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Use Cases\processdataappusecas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7391400"/>
                    </a:xfrm>
                    <a:prstGeom prst="rect">
                      <a:avLst/>
                    </a:prstGeom>
                    <a:noFill/>
                    <a:ln>
                      <a:noFill/>
                    </a:ln>
                  </pic:spPr>
                </pic:pic>
              </a:graphicData>
            </a:graphic>
          </wp:inline>
        </w:drawing>
      </w:r>
    </w:p>
    <w:p w:rsidR="008D3651" w:rsidRDefault="008D3651" w:rsidP="007A50E9">
      <w:pPr>
        <w:jc w:val="center"/>
      </w:pPr>
      <w:r>
        <w:t>Figure A-1: Use Case Diagram</w:t>
      </w:r>
    </w:p>
    <w:tbl>
      <w:tblPr>
        <w:tblStyle w:val="GridTable4Accent1"/>
        <w:tblW w:w="0" w:type="auto"/>
        <w:tblLook w:val="04A0" w:firstRow="1" w:lastRow="0" w:firstColumn="1" w:lastColumn="0" w:noHBand="0" w:noVBand="1"/>
      </w:tblPr>
      <w:tblGrid>
        <w:gridCol w:w="2358"/>
        <w:gridCol w:w="2430"/>
        <w:gridCol w:w="4788"/>
      </w:tblGrid>
      <w:tr w:rsidR="00FC632D" w:rsidRPr="00FB6609" w:rsidTr="007A5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pPr>
              <w:rPr>
                <w:rFonts w:asciiTheme="minorHAnsi" w:hAnsiTheme="minorHAnsi"/>
              </w:rPr>
            </w:pPr>
            <w:r w:rsidRPr="007A50E9">
              <w:rPr>
                <w:rFonts w:asciiTheme="minorHAnsi" w:hAnsiTheme="minorHAnsi"/>
              </w:rPr>
              <w:lastRenderedPageBreak/>
              <w:t>Use Case ID</w:t>
            </w:r>
          </w:p>
        </w:tc>
        <w:tc>
          <w:tcPr>
            <w:tcW w:w="7218" w:type="dxa"/>
            <w:gridSpan w:val="2"/>
          </w:tcPr>
          <w:p w:rsidR="00FC632D" w:rsidRPr="007A50E9" w:rsidRDefault="00FC632D" w:rsidP="00FC632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UC_001</w:t>
            </w:r>
          </w:p>
        </w:tc>
      </w:tr>
      <w:tr w:rsidR="00FC632D"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FC632D">
            <w:pPr>
              <w:rPr>
                <w:rFonts w:asciiTheme="minorHAnsi" w:hAnsiTheme="minorHAnsi"/>
              </w:rPr>
            </w:pPr>
            <w:r w:rsidRPr="007A50E9">
              <w:rPr>
                <w:rFonts w:asciiTheme="minorHAnsi" w:hAnsiTheme="minorHAnsi"/>
              </w:rPr>
              <w:t>Use Case Name</w:t>
            </w:r>
          </w:p>
        </w:tc>
        <w:tc>
          <w:tcPr>
            <w:tcW w:w="7218" w:type="dxa"/>
            <w:gridSpan w:val="2"/>
          </w:tcPr>
          <w:p w:rsidR="00FC632D" w:rsidRPr="007A50E9" w:rsidRDefault="001C722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Data Files</w:t>
            </w:r>
          </w:p>
        </w:tc>
      </w:tr>
      <w:tr w:rsidR="00FC632D"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FC632D">
            <w:pPr>
              <w:rPr>
                <w:rFonts w:asciiTheme="minorHAnsi" w:hAnsiTheme="minorHAnsi"/>
              </w:rPr>
            </w:pPr>
            <w:r w:rsidRPr="007A50E9">
              <w:rPr>
                <w:rFonts w:asciiTheme="minorHAnsi" w:hAnsiTheme="minorHAnsi"/>
              </w:rPr>
              <w:t>Actor(s)</w:t>
            </w:r>
          </w:p>
        </w:tc>
        <w:tc>
          <w:tcPr>
            <w:tcW w:w="7218" w:type="dxa"/>
            <w:gridSpan w:val="2"/>
          </w:tcPr>
          <w:p w:rsidR="00FC632D" w:rsidRPr="007A50E9"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C632D"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FC632D">
            <w:pPr>
              <w:rPr>
                <w:rFonts w:asciiTheme="minorHAnsi" w:hAnsiTheme="minorHAnsi"/>
              </w:rPr>
            </w:pPr>
            <w:r w:rsidRPr="007A50E9">
              <w:rPr>
                <w:rFonts w:asciiTheme="minorHAnsi" w:hAnsiTheme="minorHAnsi"/>
              </w:rPr>
              <w:t>Purpose</w:t>
            </w:r>
          </w:p>
        </w:tc>
        <w:tc>
          <w:tcPr>
            <w:tcW w:w="7218" w:type="dxa"/>
            <w:gridSpan w:val="2"/>
          </w:tcPr>
          <w:p w:rsidR="00FC632D" w:rsidRPr="007A50E9" w:rsidRDefault="001C722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data file or files to be processed and uploaded to the database.</w:t>
            </w:r>
          </w:p>
        </w:tc>
      </w:tr>
      <w:tr w:rsidR="00FC632D"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FC632D">
            <w:pPr>
              <w:rPr>
                <w:rFonts w:asciiTheme="minorHAnsi" w:hAnsiTheme="minorHAnsi"/>
              </w:rPr>
            </w:pPr>
            <w:r w:rsidRPr="007A50E9">
              <w:rPr>
                <w:rFonts w:asciiTheme="minorHAnsi" w:hAnsiTheme="minorHAnsi"/>
              </w:rPr>
              <w:t>Overview</w:t>
            </w:r>
          </w:p>
        </w:tc>
        <w:tc>
          <w:tcPr>
            <w:tcW w:w="7218" w:type="dxa"/>
            <w:gridSpan w:val="2"/>
          </w:tcPr>
          <w:p w:rsidR="00FC632D" w:rsidRPr="007A50E9" w:rsidRDefault="00AD439B" w:rsidP="000238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sidR="001C722E">
              <w:rPr>
                <w:rFonts w:asciiTheme="minorHAnsi" w:hAnsiTheme="minorHAnsi"/>
              </w:rPr>
              <w:t xml:space="preserve"> patient</w:t>
            </w:r>
            <w:r w:rsidRPr="007A50E9">
              <w:rPr>
                <w:rFonts w:asciiTheme="minorHAnsi" w:hAnsiTheme="minorHAnsi"/>
              </w:rPr>
              <w:t xml:space="preserve"> </w:t>
            </w:r>
            <w:r w:rsidR="001C722E">
              <w:rPr>
                <w:rFonts w:asciiTheme="minorHAnsi" w:hAnsiTheme="minorHAnsi"/>
              </w:rPr>
              <w:t xml:space="preserve">needs a way to select files to be </w:t>
            </w:r>
            <w:r w:rsidRPr="007A50E9">
              <w:rPr>
                <w:rFonts w:asciiTheme="minorHAnsi" w:hAnsiTheme="minorHAnsi"/>
              </w:rPr>
              <w:t>uploaded</w:t>
            </w:r>
          </w:p>
        </w:tc>
      </w:tr>
      <w:tr w:rsidR="00FB6609"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41728"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41728" w:rsidRPr="007A50E9" w:rsidRDefault="00F41728" w:rsidP="00F41728">
            <w:pPr>
              <w:rPr>
                <w:rFonts w:asciiTheme="minorHAnsi" w:hAnsiTheme="minorHAnsi"/>
              </w:rPr>
            </w:pPr>
            <w:r w:rsidRPr="007A50E9">
              <w:rPr>
                <w:rFonts w:asciiTheme="minorHAnsi" w:hAnsiTheme="minorHAnsi"/>
              </w:rPr>
              <w:t>Pre-conditions</w:t>
            </w:r>
          </w:p>
        </w:tc>
        <w:tc>
          <w:tcPr>
            <w:tcW w:w="7218" w:type="dxa"/>
            <w:gridSpan w:val="2"/>
          </w:tcPr>
          <w:p w:rsidR="00F41728" w:rsidRPr="007A50E9" w:rsidRDefault="00F41728" w:rsidP="000238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sidR="001C722E">
              <w:rPr>
                <w:rFonts w:asciiTheme="minorHAnsi" w:hAnsiTheme="minorHAnsi"/>
              </w:rPr>
              <w:t>patient</w:t>
            </w:r>
            <w:r w:rsidR="001C722E" w:rsidRPr="00AD2C1D">
              <w:rPr>
                <w:rFonts w:asciiTheme="minorHAnsi" w:hAnsiTheme="minorHAnsi"/>
              </w:rPr>
              <w:t xml:space="preserve"> </w:t>
            </w:r>
            <w:r w:rsidRPr="00AD2C1D">
              <w:rPr>
                <w:rFonts w:asciiTheme="minorHAnsi" w:hAnsiTheme="minorHAnsi"/>
              </w:rPr>
              <w:t>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w:t>
            </w:r>
          </w:p>
        </w:tc>
      </w:tr>
      <w:tr w:rsidR="00952DE8"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52DE8" w:rsidRPr="007A50E9" w:rsidRDefault="00952DE8" w:rsidP="00FC632D">
            <w:pPr>
              <w:rPr>
                <w:rFonts w:asciiTheme="minorHAnsi" w:hAnsiTheme="minorHAnsi"/>
              </w:rPr>
            </w:pPr>
            <w:r w:rsidRPr="007A50E9">
              <w:rPr>
                <w:rFonts w:asciiTheme="minorHAnsi" w:hAnsiTheme="minorHAnsi"/>
              </w:rPr>
              <w:t>Post-conditions</w:t>
            </w:r>
          </w:p>
        </w:tc>
        <w:tc>
          <w:tcPr>
            <w:tcW w:w="7218" w:type="dxa"/>
            <w:gridSpan w:val="2"/>
          </w:tcPr>
          <w:p w:rsidR="00952DE8" w:rsidRDefault="00952DE8"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The files have been selected for processing.</w:t>
            </w:r>
          </w:p>
          <w:p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files are available for processing.</w:t>
            </w: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9576" w:type="dxa"/>
            <w:gridSpan w:val="3"/>
          </w:tcPr>
          <w:p w:rsidR="00952DE8" w:rsidRPr="007A50E9" w:rsidRDefault="00952DE8" w:rsidP="00FC632D">
            <w:pPr>
              <w:rPr>
                <w:rFonts w:asciiTheme="minorHAnsi" w:hAnsiTheme="minorHAnsi"/>
              </w:rPr>
            </w:pPr>
            <w:r w:rsidRPr="007A50E9">
              <w:rPr>
                <w:rFonts w:asciiTheme="minorHAnsi" w:hAnsiTheme="minorHAnsi"/>
              </w:rPr>
              <w:t>Course of Events</w:t>
            </w:r>
          </w:p>
        </w:tc>
      </w:tr>
      <w:tr w:rsidR="00952DE8"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FC632D">
            <w:pPr>
              <w:rPr>
                <w:rFonts w:asciiTheme="minorHAnsi" w:hAnsiTheme="minorHAnsi"/>
              </w:rPr>
            </w:pPr>
            <w:r w:rsidRPr="007A50E9">
              <w:rPr>
                <w:rFonts w:asciiTheme="minorHAnsi" w:hAnsiTheme="minorHAnsi"/>
              </w:rPr>
              <w:t>Actor Actions</w:t>
            </w:r>
          </w:p>
        </w:tc>
        <w:tc>
          <w:tcPr>
            <w:tcW w:w="4788" w:type="dxa"/>
          </w:tcPr>
          <w:p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navigates to the directory of files they wish to process</w:t>
            </w:r>
          </w:p>
        </w:tc>
        <w:tc>
          <w:tcPr>
            <w:tcW w:w="4788" w:type="dxa"/>
          </w:tcPr>
          <w:p w:rsidR="00952DE8" w:rsidRPr="007A50E9" w:rsidRDefault="00952DE8"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1C722E"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1C722E" w:rsidRPr="007A50E9" w:rsidRDefault="001C722E" w:rsidP="00FC632D">
            <w:pPr>
              <w:rPr>
                <w:rFonts w:asciiTheme="minorHAnsi" w:hAnsiTheme="minorHAnsi"/>
              </w:rPr>
            </w:pPr>
            <w:r>
              <w:rPr>
                <w:rFonts w:asciiTheme="minorHAnsi" w:hAnsiTheme="minorHAnsi"/>
              </w:rPr>
              <w:t>2. Patient selects all files they wish to upload.</w:t>
            </w:r>
          </w:p>
        </w:tc>
        <w:tc>
          <w:tcPr>
            <w:tcW w:w="4788" w:type="dxa"/>
          </w:tcPr>
          <w:p w:rsidR="001C722E" w:rsidRPr="007A50E9" w:rsidRDefault="001C722E"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FC632D">
            <w:pPr>
              <w:rPr>
                <w:rFonts w:asciiTheme="minorHAnsi" w:hAnsiTheme="minorHAnsi"/>
              </w:rPr>
            </w:pPr>
          </w:p>
        </w:tc>
        <w:tc>
          <w:tcPr>
            <w:tcW w:w="4788" w:type="dxa"/>
          </w:tcPr>
          <w:p w:rsidR="00952DE8" w:rsidRPr="007A50E9" w:rsidRDefault="00952DE8"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2. The system loads the files.</w:t>
            </w:r>
          </w:p>
        </w:tc>
      </w:tr>
    </w:tbl>
    <w:p w:rsidR="00144EFF" w:rsidRDefault="00144EFF" w:rsidP="007A50E9"/>
    <w:tbl>
      <w:tblPr>
        <w:tblStyle w:val="GridTable4Accent1"/>
        <w:tblW w:w="0" w:type="auto"/>
        <w:tblLook w:val="04A0" w:firstRow="1" w:lastRow="0" w:firstColumn="1" w:lastColumn="0" w:noHBand="0" w:noVBand="1"/>
      </w:tblPr>
      <w:tblGrid>
        <w:gridCol w:w="2358"/>
        <w:gridCol w:w="2430"/>
        <w:gridCol w:w="4788"/>
      </w:tblGrid>
      <w:tr w:rsidR="00144EFF" w:rsidRPr="00FB6609"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1C7416">
            <w:pPr>
              <w:rPr>
                <w:rFonts w:asciiTheme="minorHAnsi" w:hAnsiTheme="minorHAnsi"/>
              </w:rPr>
            </w:pPr>
            <w:r w:rsidRPr="007A50E9">
              <w:rPr>
                <w:rFonts w:asciiTheme="minorHAnsi" w:hAnsiTheme="minorHAnsi"/>
              </w:rPr>
              <w:t>Use Case ID</w:t>
            </w:r>
          </w:p>
        </w:tc>
        <w:tc>
          <w:tcPr>
            <w:tcW w:w="7218" w:type="dxa"/>
            <w:gridSpan w:val="2"/>
          </w:tcPr>
          <w:p w:rsidR="00144EFF" w:rsidRPr="007A50E9" w:rsidRDefault="00144EF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w:t>
            </w:r>
            <w:r w:rsidR="00FB6609" w:rsidRPr="007A50E9">
              <w:rPr>
                <w:rFonts w:asciiTheme="minorHAnsi" w:hAnsiTheme="minorHAnsi"/>
              </w:rPr>
              <w:t>00</w:t>
            </w:r>
            <w:r w:rsidR="001C722E">
              <w:rPr>
                <w:rFonts w:asciiTheme="minorHAnsi" w:hAnsiTheme="minorHAnsi"/>
              </w:rPr>
              <w:t>2</w:t>
            </w:r>
          </w:p>
        </w:tc>
      </w:tr>
      <w:tr w:rsidR="00144EFF"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1C7416">
            <w:pPr>
              <w:rPr>
                <w:rFonts w:asciiTheme="minorHAnsi" w:hAnsiTheme="minorHAnsi"/>
              </w:rPr>
            </w:pPr>
            <w:r w:rsidRPr="007A50E9">
              <w:rPr>
                <w:rFonts w:asciiTheme="minorHAnsi" w:hAnsiTheme="minorHAnsi"/>
              </w:rPr>
              <w:t>Use Case Name</w:t>
            </w:r>
          </w:p>
        </w:tc>
        <w:tc>
          <w:tcPr>
            <w:tcW w:w="7218" w:type="dxa"/>
            <w:gridSpan w:val="2"/>
          </w:tcPr>
          <w:p w:rsidR="00144EFF" w:rsidRPr="007A50E9"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41728">
              <w:rPr>
                <w:rFonts w:asciiTheme="minorHAnsi" w:hAnsiTheme="minorHAnsi"/>
              </w:rPr>
              <w:t>Process Data</w:t>
            </w:r>
          </w:p>
        </w:tc>
      </w:tr>
      <w:tr w:rsidR="00144EFF"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1C7416">
            <w:pPr>
              <w:rPr>
                <w:rFonts w:asciiTheme="minorHAnsi" w:hAnsiTheme="minorHAnsi"/>
              </w:rPr>
            </w:pPr>
            <w:r w:rsidRPr="007A50E9">
              <w:rPr>
                <w:rFonts w:asciiTheme="minorHAnsi" w:hAnsiTheme="minorHAnsi"/>
              </w:rPr>
              <w:t>Actor(s)</w:t>
            </w:r>
          </w:p>
        </w:tc>
        <w:tc>
          <w:tcPr>
            <w:tcW w:w="7218" w:type="dxa"/>
            <w:gridSpan w:val="2"/>
          </w:tcPr>
          <w:p w:rsidR="00144EFF" w:rsidRPr="007A50E9"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144EFF"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1C7416">
            <w:pPr>
              <w:rPr>
                <w:rFonts w:asciiTheme="minorHAnsi" w:hAnsiTheme="minorHAnsi"/>
              </w:rPr>
            </w:pPr>
            <w:r w:rsidRPr="007A50E9">
              <w:rPr>
                <w:rFonts w:asciiTheme="minorHAnsi" w:hAnsiTheme="minorHAnsi"/>
              </w:rPr>
              <w:t>Purpose</w:t>
            </w:r>
          </w:p>
        </w:tc>
        <w:tc>
          <w:tcPr>
            <w:tcW w:w="7218" w:type="dxa"/>
            <w:gridSpan w:val="2"/>
          </w:tcPr>
          <w:p w:rsidR="00144EFF" w:rsidRPr="007A50E9" w:rsidRDefault="001C722E"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w:t>
            </w:r>
            <w:r w:rsidRPr="00F41728">
              <w:rPr>
                <w:rFonts w:asciiTheme="minorHAnsi" w:hAnsiTheme="minorHAnsi"/>
              </w:rPr>
              <w:t xml:space="preserve"> </w:t>
            </w:r>
            <w:r w:rsidR="00FB6609" w:rsidRPr="00F41728">
              <w:rPr>
                <w:rFonts w:asciiTheme="minorHAnsi" w:hAnsiTheme="minorHAnsi"/>
              </w:rPr>
              <w:t>initiates file processing</w:t>
            </w:r>
          </w:p>
        </w:tc>
      </w:tr>
      <w:tr w:rsidR="00144EFF"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1C7416">
            <w:pPr>
              <w:rPr>
                <w:rFonts w:asciiTheme="minorHAnsi" w:hAnsiTheme="minorHAnsi"/>
              </w:rPr>
            </w:pPr>
            <w:r w:rsidRPr="007A50E9">
              <w:rPr>
                <w:rFonts w:asciiTheme="minorHAnsi" w:hAnsiTheme="minorHAnsi"/>
              </w:rPr>
              <w:t>Overview</w:t>
            </w:r>
          </w:p>
        </w:tc>
        <w:tc>
          <w:tcPr>
            <w:tcW w:w="7218" w:type="dxa"/>
            <w:gridSpan w:val="2"/>
          </w:tcPr>
          <w:p w:rsidR="00144EFF" w:rsidRPr="007A50E9"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 xml:space="preserve">The </w:t>
            </w:r>
            <w:r w:rsidR="001C722E">
              <w:rPr>
                <w:rFonts w:asciiTheme="minorHAnsi" w:hAnsiTheme="minorHAnsi"/>
              </w:rPr>
              <w:t>patient</w:t>
            </w:r>
            <w:r w:rsidRPr="00F41728">
              <w:rPr>
                <w:rFonts w:asciiTheme="minorHAnsi" w:hAnsiTheme="minorHAnsi"/>
              </w:rPr>
              <w:t xml:space="preserve"> initiates the action to process the loaded files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FB6609">
            <w:pPr>
              <w:rPr>
                <w:rFonts w:asciiTheme="minorHAnsi" w:hAnsiTheme="minorHAnsi"/>
              </w:rPr>
            </w:pPr>
            <w:r w:rsidRPr="007A50E9">
              <w:rPr>
                <w:rFonts w:asciiTheme="minorHAnsi" w:hAnsiTheme="minorHAnsi"/>
              </w:rPr>
              <w:t>Pre-conditions</w:t>
            </w:r>
          </w:p>
        </w:tc>
        <w:tc>
          <w:tcPr>
            <w:tcW w:w="7218" w:type="dxa"/>
            <w:gridSpan w:val="2"/>
          </w:tcPr>
          <w:p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The files have been selected via UC_001 or UC_002.</w:t>
            </w:r>
            <w:r w:rsidR="00F41728">
              <w:rPr>
                <w:rFonts w:asciiTheme="minorHAnsi" w:hAnsiTheme="minorHAnsi"/>
              </w:rPr>
              <w:t xml:space="preserve">  The user has been authenticated and has the appropriate permissions.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FB6609">
            <w:pPr>
              <w:rPr>
                <w:rFonts w:asciiTheme="minorHAnsi" w:hAnsiTheme="minorHAnsi"/>
              </w:rPr>
            </w:pPr>
            <w:r w:rsidRPr="007A50E9">
              <w:rPr>
                <w:rFonts w:asciiTheme="minorHAnsi" w:hAnsiTheme="minorHAnsi"/>
              </w:rPr>
              <w:t>Post-conditions</w:t>
            </w:r>
          </w:p>
        </w:tc>
        <w:tc>
          <w:tcPr>
            <w:tcW w:w="7218" w:type="dxa"/>
            <w:gridSpan w:val="2"/>
          </w:tcPr>
          <w:p w:rsidR="00FB660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B6609" w:rsidRPr="00F41728">
              <w:rPr>
                <w:rFonts w:asciiTheme="minorHAnsi" w:hAnsiTheme="minorHAnsi"/>
              </w:rPr>
              <w:t>The files are ready to be uploaded in to the database.</w:t>
            </w:r>
          </w:p>
          <w:p w:rsidR="007B173B" w:rsidRPr="007A50E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FAIL:</w:t>
            </w:r>
            <w:r>
              <w:rPr>
                <w:rFonts w:asciiTheme="minorHAnsi" w:hAnsiTheme="minorHAnsi"/>
              </w:rPr>
              <w:t xml:space="preserve">  The files will not be uploaded to the database.</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7A50E9" w:rsidRDefault="00FB6609" w:rsidP="00FB6609">
            <w:pPr>
              <w:rPr>
                <w:rFonts w:asciiTheme="minorHAnsi" w:hAnsiTheme="minorHAnsi"/>
              </w:rPr>
            </w:pPr>
            <w:r w:rsidRPr="007A50E9">
              <w:rPr>
                <w:rFonts w:asciiTheme="minorHAnsi" w:hAnsiTheme="minorHAnsi"/>
              </w:rPr>
              <w:t>Course of Events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B6609" w:rsidP="00FB6609">
            <w:pPr>
              <w:rPr>
                <w:rFonts w:asciiTheme="minorHAnsi" w:hAnsiTheme="minorHAnsi"/>
              </w:rPr>
            </w:pPr>
            <w:r w:rsidRPr="007A50E9">
              <w:rPr>
                <w:rFonts w:asciiTheme="minorHAnsi" w:hAnsiTheme="minorHAnsi"/>
              </w:rPr>
              <w:t>Actor Actions</w:t>
            </w:r>
          </w:p>
        </w:tc>
        <w:tc>
          <w:tcPr>
            <w:tcW w:w="4788" w:type="dxa"/>
          </w:tcPr>
          <w:p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initiates the file processing action.</w:t>
            </w:r>
          </w:p>
        </w:tc>
        <w:tc>
          <w:tcPr>
            <w:tcW w:w="4788" w:type="dxa"/>
          </w:tcPr>
          <w:p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Pr="007A50E9" w:rsidRDefault="00F41728" w:rsidP="00FB6609">
            <w:pPr>
              <w:rPr>
                <w:rStyle w:val="CommentReference"/>
                <w:rFonts w:asciiTheme="minorHAnsi" w:hAnsiTheme="minorHAnsi"/>
                <w:b w:val="0"/>
                <w:bCs w:val="0"/>
                <w:sz w:val="22"/>
                <w:szCs w:val="22"/>
              </w:rPr>
            </w:pPr>
          </w:p>
        </w:tc>
        <w:tc>
          <w:tcPr>
            <w:tcW w:w="4788" w:type="dxa"/>
          </w:tcPr>
          <w:p w:rsidR="00F41728" w:rsidRPr="00F41728" w:rsidRDefault="00F41728"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rPr>
              <w:t>2. The system processes the files.</w:t>
            </w:r>
          </w:p>
        </w:tc>
      </w:tr>
    </w:tbl>
    <w:p w:rsidR="00FB6609" w:rsidRDefault="00FB6609" w:rsidP="007A50E9"/>
    <w:tbl>
      <w:tblPr>
        <w:tblStyle w:val="GridTable4Accent1"/>
        <w:tblW w:w="0" w:type="auto"/>
        <w:tblLook w:val="04A0" w:firstRow="1" w:lastRow="0" w:firstColumn="1" w:lastColumn="0" w:noHBand="0" w:noVBand="1"/>
      </w:tblPr>
      <w:tblGrid>
        <w:gridCol w:w="2358"/>
        <w:gridCol w:w="2430"/>
        <w:gridCol w:w="4788"/>
      </w:tblGrid>
      <w:tr w:rsidR="00FB6609" w:rsidRPr="00AD2C1D"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3</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processed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system validates the data being processed based on the device and medical data type.</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files have been loaded via use case #1 or #2 and the processing step has been initiated.  The user has been authenticated and has the appropriate permissions.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lastRenderedPageBreak/>
              <w:t>Post-conditions</w:t>
            </w:r>
          </w:p>
        </w:tc>
        <w:tc>
          <w:tcPr>
            <w:tcW w:w="7218" w:type="dxa"/>
            <w:gridSpan w:val="2"/>
          </w:tcPr>
          <w:p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files are determined to be valid or invalid.</w:t>
            </w:r>
          </w:p>
          <w:p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System error message displayed to the user informing that the files could not be processed.</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pPr>
              <w:rPr>
                <w:rFonts w:asciiTheme="minorHAnsi" w:hAnsiTheme="minorHAnsi"/>
                <w:b w:val="0"/>
              </w:rPr>
            </w:pPr>
            <w:r w:rsidRPr="00F41728">
              <w:rPr>
                <w:rFonts w:asciiTheme="minorHAnsi" w:hAnsiTheme="minorHAnsi"/>
              </w:rPr>
              <w:t>1. The process data use case initiates the validation of the files.</w:t>
            </w:r>
          </w:p>
        </w:tc>
        <w:tc>
          <w:tcPr>
            <w:tcW w:w="4788" w:type="dxa"/>
          </w:tcPr>
          <w:p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Default="00F41728" w:rsidP="00F41728">
            <w:pPr>
              <w:rPr>
                <w:rFonts w:asciiTheme="minorHAnsi" w:hAnsiTheme="minorHAnsi"/>
              </w:rPr>
            </w:pPr>
          </w:p>
        </w:tc>
        <w:tc>
          <w:tcPr>
            <w:tcW w:w="4788" w:type="dxa"/>
          </w:tcPr>
          <w:p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validates the files.</w:t>
            </w:r>
          </w:p>
        </w:tc>
      </w:tr>
    </w:tbl>
    <w:p w:rsidR="00FB6609" w:rsidRDefault="00FB6609" w:rsidP="007A50E9"/>
    <w:tbl>
      <w:tblPr>
        <w:tblStyle w:val="GridTable4Accent1"/>
        <w:tblW w:w="0" w:type="auto"/>
        <w:tblLook w:val="04A0" w:firstRow="1" w:lastRow="0" w:firstColumn="1" w:lastColumn="0" w:noHBand="0" w:noVBand="1"/>
      </w:tblPr>
      <w:tblGrid>
        <w:gridCol w:w="2358"/>
        <w:gridCol w:w="2430"/>
        <w:gridCol w:w="4788"/>
      </w:tblGrid>
      <w:tr w:rsidR="00FB6609" w:rsidRPr="00AD2C1D"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4</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 into the database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software uploads the validated data into the SQL database.</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data has been validated and is ready for the upload and the database is online.  The user has been authenticated and has the appropriate permissions.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data is uploaded into the database.</w:t>
            </w:r>
          </w:p>
          <w:p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An error message is displayed informing the user the upload failed.</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pPr>
              <w:rPr>
                <w:rFonts w:asciiTheme="minorHAnsi" w:hAnsiTheme="minorHAnsi"/>
                <w:b w:val="0"/>
              </w:rPr>
            </w:pPr>
            <w:r w:rsidRPr="00F41728">
              <w:rPr>
                <w:rFonts w:asciiTheme="minorHAnsi" w:hAnsiTheme="minorHAnsi"/>
              </w:rPr>
              <w:t>1.</w:t>
            </w:r>
            <w:r>
              <w:rPr>
                <w:rFonts w:asciiTheme="minorHAnsi" w:hAnsiTheme="minorHAnsi"/>
                <w:b w:val="0"/>
              </w:rPr>
              <w:t xml:space="preserve"> The process data use case initiates the upload of the data</w:t>
            </w:r>
          </w:p>
        </w:tc>
        <w:tc>
          <w:tcPr>
            <w:tcW w:w="4788" w:type="dxa"/>
          </w:tcPr>
          <w:p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Pr="00F41728" w:rsidRDefault="00F41728" w:rsidP="00F41728">
            <w:pPr>
              <w:rPr>
                <w:rFonts w:asciiTheme="minorHAnsi" w:hAnsiTheme="minorHAnsi"/>
                <w:b w:val="0"/>
                <w:bCs w:val="0"/>
              </w:rPr>
            </w:pPr>
          </w:p>
        </w:tc>
        <w:tc>
          <w:tcPr>
            <w:tcW w:w="4788" w:type="dxa"/>
          </w:tcPr>
          <w:p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uploads the data into the SQL database.</w:t>
            </w:r>
          </w:p>
        </w:tc>
      </w:tr>
    </w:tbl>
    <w:p w:rsidR="00F41728" w:rsidRDefault="00F41728" w:rsidP="007A50E9"/>
    <w:tbl>
      <w:tblPr>
        <w:tblStyle w:val="GridTable4Accent1"/>
        <w:tblW w:w="0" w:type="auto"/>
        <w:tblLook w:val="04A0" w:firstRow="1" w:lastRow="0" w:firstColumn="1" w:lastColumn="0" w:noHBand="0" w:noVBand="1"/>
      </w:tblPr>
      <w:tblGrid>
        <w:gridCol w:w="2358"/>
        <w:gridCol w:w="7218"/>
      </w:tblGrid>
      <w:tr w:rsidR="00F13E69" w:rsidRPr="00AD2C1D" w:rsidTr="00F13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Use Case ID</w:t>
            </w:r>
          </w:p>
        </w:tc>
        <w:tc>
          <w:tcPr>
            <w:tcW w:w="7218" w:type="dxa"/>
          </w:tcPr>
          <w:p w:rsidR="00F13E69" w:rsidRPr="00AD2C1D" w:rsidRDefault="00F13E69"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5</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Use Case Name</w:t>
            </w:r>
          </w:p>
        </w:tc>
        <w:tc>
          <w:tcPr>
            <w:tcW w:w="7218" w:type="dxa"/>
          </w:tcPr>
          <w:p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Login</w:t>
            </w:r>
            <w:r w:rsidR="00A44250">
              <w:rPr>
                <w:rFonts w:asciiTheme="minorHAnsi" w:hAnsiTheme="minorHAnsi"/>
              </w:rPr>
              <w:t xml:space="preserve"> Data Collection Software</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Actor(s)</w:t>
            </w:r>
          </w:p>
        </w:tc>
        <w:tc>
          <w:tcPr>
            <w:tcW w:w="7218" w:type="dxa"/>
          </w:tcPr>
          <w:p w:rsidR="00F13E69"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Purpose</w:t>
            </w:r>
          </w:p>
        </w:tc>
        <w:tc>
          <w:tcPr>
            <w:tcW w:w="7218" w:type="dxa"/>
          </w:tcPr>
          <w:p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into the </w:t>
            </w:r>
            <w:r w:rsidR="00A44250">
              <w:rPr>
                <w:rFonts w:asciiTheme="minorHAnsi" w:hAnsiTheme="minorHAnsi"/>
              </w:rPr>
              <w:t>data collection software.</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Overview</w:t>
            </w:r>
          </w:p>
        </w:tc>
        <w:tc>
          <w:tcPr>
            <w:tcW w:w="7218" w:type="dxa"/>
          </w:tcPr>
          <w:p w:rsidR="00F13E69" w:rsidRPr="00AD2C1D" w:rsidRDefault="00F13E6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needs to</w:t>
            </w:r>
            <w:r w:rsidR="00A44250">
              <w:rPr>
                <w:rFonts w:asciiTheme="minorHAnsi" w:hAnsiTheme="minorHAnsi"/>
              </w:rPr>
              <w:t xml:space="preserve"> be able to login to the data collection software in order for the software to know who is uploading data to the database.  </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Cross-References</w:t>
            </w:r>
          </w:p>
        </w:tc>
        <w:tc>
          <w:tcPr>
            <w:tcW w:w="7218" w:type="dxa"/>
          </w:tcPr>
          <w:p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Pre-conditions</w:t>
            </w:r>
          </w:p>
        </w:tc>
        <w:tc>
          <w:tcPr>
            <w:tcW w:w="7218" w:type="dxa"/>
          </w:tcPr>
          <w:p w:rsidR="00F13E69" w:rsidRDefault="00F13E69"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system has the data collection software installed on it.</w:t>
            </w:r>
          </w:p>
          <w:p w:rsidR="00A44250" w:rsidRDefault="00A44250"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rsidR="00A44250" w:rsidRPr="00AD2C1D" w:rsidRDefault="00A44250"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the data collection tool and it is currently running.</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Post-conditions</w:t>
            </w:r>
          </w:p>
        </w:tc>
        <w:tc>
          <w:tcPr>
            <w:tcW w:w="7218" w:type="dxa"/>
          </w:tcPr>
          <w:p w:rsidR="00A44250" w:rsidRDefault="00672D8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F13E69">
              <w:rPr>
                <w:rFonts w:asciiTheme="minorHAnsi" w:hAnsiTheme="minorHAnsi"/>
              </w:rPr>
              <w:t xml:space="preserve">The data collection </w:t>
            </w:r>
            <w:r w:rsidR="00A44250">
              <w:rPr>
                <w:rFonts w:asciiTheme="minorHAnsi" w:hAnsiTheme="minorHAnsi"/>
              </w:rPr>
              <w:t>software is ready to upload data to the database.</w:t>
            </w:r>
          </w:p>
          <w:p w:rsidR="00672D8B" w:rsidRPr="00672D8B" w:rsidRDefault="00672D8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is prompted again to enter their username and password.  The user will not be allowed to upload data until their credentials are validated.</w:t>
            </w:r>
          </w:p>
        </w:tc>
      </w:tr>
      <w:tr w:rsidR="00F13E69" w:rsidRPr="00AD2C1D" w:rsidTr="007A50E9">
        <w:tc>
          <w:tcPr>
            <w:cnfStyle w:val="001000000000" w:firstRow="0" w:lastRow="0" w:firstColumn="1" w:lastColumn="0" w:oddVBand="0" w:evenVBand="0" w:oddHBand="0" w:evenHBand="0" w:firstRowFirstColumn="0" w:firstRowLastColumn="0" w:lastRowFirstColumn="0" w:lastRowLastColumn="0"/>
            <w:tcW w:w="9576" w:type="dxa"/>
            <w:gridSpan w:val="2"/>
          </w:tcPr>
          <w:p w:rsidR="00F13E69" w:rsidRPr="00AD2C1D" w:rsidRDefault="00F13E69" w:rsidP="008C45F7">
            <w:pPr>
              <w:rPr>
                <w:rFonts w:asciiTheme="minorHAnsi" w:hAnsiTheme="minorHAnsi"/>
              </w:rPr>
            </w:pPr>
            <w:r w:rsidRPr="00AD2C1D">
              <w:rPr>
                <w:rFonts w:asciiTheme="minorHAnsi" w:hAnsiTheme="minorHAnsi"/>
              </w:rPr>
              <w:t>Course of Events</w:t>
            </w:r>
          </w:p>
        </w:tc>
      </w:tr>
      <w:tr w:rsidR="00F13E69" w:rsidRPr="00AD2C1D"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Actor Actions</w:t>
            </w:r>
          </w:p>
        </w:tc>
        <w:tc>
          <w:tcPr>
            <w:tcW w:w="7218" w:type="dxa"/>
          </w:tcPr>
          <w:p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13E69" w:rsidRPr="00AD2C1D" w:rsidTr="007A50E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A44250">
              <w:rPr>
                <w:rFonts w:asciiTheme="minorHAnsi" w:hAnsiTheme="minorHAnsi"/>
                <w:b w:val="0"/>
              </w:rPr>
              <w:t xml:space="preserve">User selects data to </w:t>
            </w:r>
            <w:r w:rsidR="00A44250">
              <w:rPr>
                <w:rFonts w:asciiTheme="minorHAnsi" w:hAnsiTheme="minorHAnsi"/>
                <w:b w:val="0"/>
              </w:rPr>
              <w:lastRenderedPageBreak/>
              <w:t>upload and submits the data to upload.</w:t>
            </w:r>
          </w:p>
        </w:tc>
        <w:tc>
          <w:tcPr>
            <w:tcW w:w="7218" w:type="dxa"/>
          </w:tcPr>
          <w:p w:rsidR="00F13E69" w:rsidRPr="00AD2C1D" w:rsidRDefault="00F13E69"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13E69" w:rsidRPr="00AD2C1D"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b w:val="0"/>
                <w:bCs w:val="0"/>
              </w:rPr>
            </w:pPr>
          </w:p>
        </w:tc>
        <w:tc>
          <w:tcPr>
            <w:tcW w:w="7218" w:type="dxa"/>
          </w:tcPr>
          <w:p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software </w:t>
            </w:r>
            <w:r w:rsidR="00672D8B">
              <w:rPr>
                <w:rFonts w:asciiTheme="minorHAnsi" w:hAnsiTheme="minorHAnsi"/>
              </w:rPr>
              <w:t>issues a moda</w:t>
            </w:r>
            <w:r w:rsidR="00A44250">
              <w:rPr>
                <w:rFonts w:asciiTheme="minorHAnsi" w:hAnsiTheme="minorHAnsi"/>
              </w:rPr>
              <w:t xml:space="preserve">l dialog prompting the user to </w:t>
            </w:r>
            <w:r w:rsidR="00672D8B">
              <w:rPr>
                <w:rFonts w:asciiTheme="minorHAnsi" w:hAnsiTheme="minorHAnsi"/>
              </w:rPr>
              <w:t>login to the system.</w:t>
            </w:r>
          </w:p>
        </w:tc>
      </w:tr>
      <w:tr w:rsidR="00F13E69" w:rsidRPr="00AD2C1D" w:rsidTr="007A50E9">
        <w:tc>
          <w:tcPr>
            <w:cnfStyle w:val="001000000000" w:firstRow="0" w:lastRow="0" w:firstColumn="1" w:lastColumn="0" w:oddVBand="0" w:evenVBand="0" w:oddHBand="0" w:evenHBand="0" w:firstRowFirstColumn="0" w:firstRowLastColumn="0" w:lastRowFirstColumn="0" w:lastRowLastColumn="0"/>
            <w:tcW w:w="2358" w:type="dxa"/>
          </w:tcPr>
          <w:p w:rsidR="00F13E69" w:rsidRPr="00BE45FC" w:rsidRDefault="00F13E69">
            <w:pPr>
              <w:rPr>
                <w:rFonts w:asciiTheme="minorHAnsi" w:hAnsiTheme="minorHAnsi"/>
                <w:b w:val="0"/>
              </w:rPr>
            </w:pPr>
            <w:r w:rsidRPr="00571873">
              <w:rPr>
                <w:rFonts w:asciiTheme="minorHAnsi" w:hAnsiTheme="minorHAnsi"/>
              </w:rPr>
              <w:t>3.</w:t>
            </w:r>
            <w:r>
              <w:rPr>
                <w:rFonts w:asciiTheme="minorHAnsi" w:hAnsiTheme="minorHAnsi"/>
              </w:rPr>
              <w:t xml:space="preserve"> </w:t>
            </w:r>
            <w:r>
              <w:rPr>
                <w:rFonts w:asciiTheme="minorHAnsi" w:hAnsiTheme="minorHAnsi"/>
                <w:b w:val="0"/>
              </w:rPr>
              <w:t xml:space="preserve">The user </w:t>
            </w:r>
            <w:r w:rsidR="00672D8B">
              <w:rPr>
                <w:rFonts w:asciiTheme="minorHAnsi" w:hAnsiTheme="minorHAnsi"/>
                <w:b w:val="0"/>
              </w:rPr>
              <w:t>enters their username and password into the corresponding fields on the modal dialog.</w:t>
            </w:r>
          </w:p>
        </w:tc>
        <w:tc>
          <w:tcPr>
            <w:tcW w:w="7218" w:type="dxa"/>
          </w:tcPr>
          <w:p w:rsidR="00F13E69" w:rsidRDefault="00F13E69"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13E69" w:rsidRPr="00AD2C1D"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571873" w:rsidRDefault="00F13E69" w:rsidP="008C45F7">
            <w:pPr>
              <w:rPr>
                <w:rFonts w:asciiTheme="minorHAnsi" w:hAnsiTheme="minorHAnsi"/>
                <w:b w:val="0"/>
                <w:bCs w:val="0"/>
              </w:rPr>
            </w:pPr>
          </w:p>
        </w:tc>
        <w:tc>
          <w:tcPr>
            <w:tcW w:w="7218" w:type="dxa"/>
          </w:tcPr>
          <w:p w:rsidR="00F13E69" w:rsidRPr="00BE45FC"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71873">
              <w:rPr>
                <w:rFonts w:asciiTheme="minorHAnsi" w:hAnsiTheme="minorHAnsi"/>
              </w:rPr>
              <w:t>4.</w:t>
            </w:r>
            <w:r>
              <w:rPr>
                <w:rFonts w:asciiTheme="minorHAnsi" w:hAnsiTheme="minorHAnsi"/>
              </w:rPr>
              <w:t xml:space="preserve"> The software </w:t>
            </w:r>
            <w:r w:rsidR="00672D8B">
              <w:rPr>
                <w:rFonts w:asciiTheme="minorHAnsi" w:hAnsiTheme="minorHAnsi"/>
              </w:rPr>
              <w:t>verifies the user’s credentials and logs the user into the system.</w:t>
            </w:r>
          </w:p>
        </w:tc>
      </w:tr>
    </w:tbl>
    <w:p w:rsidR="00F41728" w:rsidRDefault="00F41728" w:rsidP="007A50E9"/>
    <w:tbl>
      <w:tblPr>
        <w:tblStyle w:val="GridTable4Accent1"/>
        <w:tblW w:w="0" w:type="auto"/>
        <w:tblLook w:val="04A0" w:firstRow="1" w:lastRow="0" w:firstColumn="1" w:lastColumn="0" w:noHBand="0" w:noVBand="1"/>
      </w:tblPr>
      <w:tblGrid>
        <w:gridCol w:w="2358"/>
        <w:gridCol w:w="7218"/>
      </w:tblGrid>
      <w:tr w:rsidR="007B173B" w:rsidRPr="00AD2C1D"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Use Case ID</w:t>
            </w:r>
          </w:p>
        </w:tc>
        <w:tc>
          <w:tcPr>
            <w:tcW w:w="7218" w:type="dxa"/>
          </w:tcPr>
          <w:p w:rsidR="007B173B" w:rsidRPr="00AD2C1D" w:rsidRDefault="007B173B"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6</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Use Case Name</w:t>
            </w:r>
          </w:p>
        </w:tc>
        <w:tc>
          <w:tcPr>
            <w:tcW w:w="7218" w:type="dxa"/>
          </w:tcPr>
          <w:p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Logout Data Collection Software</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Actor(s)</w:t>
            </w:r>
          </w:p>
        </w:tc>
        <w:tc>
          <w:tcPr>
            <w:tcW w:w="7218" w:type="dxa"/>
          </w:tcPr>
          <w:p w:rsidR="007B173B"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Purpose</w:t>
            </w:r>
          </w:p>
        </w:tc>
        <w:tc>
          <w:tcPr>
            <w:tcW w:w="7218" w:type="dxa"/>
          </w:tcPr>
          <w:p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logging out of the data collection software.</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Overview</w:t>
            </w:r>
          </w:p>
        </w:tc>
        <w:tc>
          <w:tcPr>
            <w:tcW w:w="7218" w:type="dxa"/>
          </w:tcPr>
          <w:p w:rsidR="007B173B" w:rsidRPr="00AD2C1D" w:rsidRDefault="007B173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From a security stand point the user shall have the ability to log them out of the data collection tool so data to prevent unauthorized data entry if a computer is shared with another user.</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Cross-References</w:t>
            </w:r>
          </w:p>
        </w:tc>
        <w:tc>
          <w:tcPr>
            <w:tcW w:w="7218" w:type="dxa"/>
          </w:tcPr>
          <w:p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Pre-conditions</w:t>
            </w:r>
          </w:p>
        </w:tc>
        <w:tc>
          <w:tcPr>
            <w:tcW w:w="7218" w:type="dxa"/>
          </w:tcPr>
          <w:p w:rsidR="007B173B"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system has the data collection software installed on it.</w:t>
            </w:r>
          </w:p>
          <w:p w:rsidR="007B173B"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rsidR="007B173B"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the data collection tool and it is currently running.</w:t>
            </w:r>
          </w:p>
          <w:p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is currently logged into the system.</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Post-conditions</w:t>
            </w:r>
          </w:p>
        </w:tc>
        <w:tc>
          <w:tcPr>
            <w:tcW w:w="7218" w:type="dxa"/>
          </w:tcPr>
          <w:p w:rsidR="007B173B"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The user can no longer upload data.</w:t>
            </w:r>
          </w:p>
          <w:p w:rsidR="007B173B" w:rsidRPr="00BE45FC"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into the system.</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9576" w:type="dxa"/>
            <w:gridSpan w:val="2"/>
          </w:tcPr>
          <w:p w:rsidR="007B173B" w:rsidRPr="00AD2C1D" w:rsidRDefault="007B173B" w:rsidP="008C45F7">
            <w:pPr>
              <w:rPr>
                <w:rFonts w:asciiTheme="minorHAnsi" w:hAnsiTheme="minorHAnsi"/>
              </w:rPr>
            </w:pPr>
            <w:r w:rsidRPr="00AD2C1D">
              <w:rPr>
                <w:rFonts w:asciiTheme="minorHAnsi" w:hAnsiTheme="minorHAnsi"/>
              </w:rPr>
              <w:t>Course of Events</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Actor Actions</w:t>
            </w:r>
          </w:p>
        </w:tc>
        <w:tc>
          <w:tcPr>
            <w:tcW w:w="7218" w:type="dxa"/>
          </w:tcPr>
          <w:p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the logout action.</w:t>
            </w:r>
          </w:p>
        </w:tc>
        <w:tc>
          <w:tcPr>
            <w:tcW w:w="7218" w:type="dxa"/>
          </w:tcPr>
          <w:p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b w:val="0"/>
                <w:bCs w:val="0"/>
              </w:rPr>
            </w:pPr>
          </w:p>
        </w:tc>
        <w:tc>
          <w:tcPr>
            <w:tcW w:w="7218" w:type="dxa"/>
          </w:tcPr>
          <w:p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deletes the user’s login credentials from the application session.</w:t>
            </w:r>
          </w:p>
        </w:tc>
      </w:tr>
    </w:tbl>
    <w:p w:rsidR="00B55E73" w:rsidRDefault="00B55E73" w:rsidP="007A50E9"/>
    <w:tbl>
      <w:tblPr>
        <w:tblStyle w:val="GridTable4Accent1"/>
        <w:tblW w:w="0" w:type="auto"/>
        <w:tblLook w:val="04A0" w:firstRow="1" w:lastRow="0" w:firstColumn="1" w:lastColumn="0" w:noHBand="0" w:noVBand="1"/>
      </w:tblPr>
      <w:tblGrid>
        <w:gridCol w:w="2358"/>
        <w:gridCol w:w="7218"/>
      </w:tblGrid>
      <w:tr w:rsidR="00B55E73" w:rsidRPr="00AD2C1D"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Use Case ID</w:t>
            </w:r>
          </w:p>
        </w:tc>
        <w:tc>
          <w:tcPr>
            <w:tcW w:w="7218" w:type="dxa"/>
          </w:tcPr>
          <w:p w:rsidR="00B55E73" w:rsidRPr="00AD2C1D" w:rsidRDefault="00B55E73"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w:t>
            </w:r>
            <w:r w:rsidR="001C722E">
              <w:rPr>
                <w:rFonts w:asciiTheme="minorHAnsi" w:hAnsiTheme="minorHAnsi"/>
              </w:rPr>
              <w:t>07</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Use Case Name</w:t>
            </w:r>
          </w:p>
        </w:tc>
        <w:tc>
          <w:tcPr>
            <w:tcW w:w="7218" w:type="dxa"/>
          </w:tcPr>
          <w:p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Verify Login Credentials</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Actor(s)</w:t>
            </w:r>
          </w:p>
        </w:tc>
        <w:tc>
          <w:tcPr>
            <w:tcW w:w="7218" w:type="dxa"/>
          </w:tcPr>
          <w:p w:rsidR="00B55E73"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Purpose</w:t>
            </w:r>
          </w:p>
        </w:tc>
        <w:tc>
          <w:tcPr>
            <w:tcW w:w="7218" w:type="dxa"/>
          </w:tcPr>
          <w:p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verifying the login credentials of a user.</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Overview</w:t>
            </w:r>
          </w:p>
        </w:tc>
        <w:tc>
          <w:tcPr>
            <w:tcW w:w="7218" w:type="dxa"/>
          </w:tcPr>
          <w:p w:rsidR="00B55E73" w:rsidRPr="00AD2C1D" w:rsidRDefault="00B55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username and password entered by the user must be validated prior to granting the user a successful login into the system to upload data.</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Cross-References</w:t>
            </w:r>
          </w:p>
        </w:tc>
        <w:tc>
          <w:tcPr>
            <w:tcW w:w="7218" w:type="dxa"/>
          </w:tcPr>
          <w:p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Pre-conditions</w:t>
            </w:r>
          </w:p>
        </w:tc>
        <w:tc>
          <w:tcPr>
            <w:tcW w:w="7218" w:type="dxa"/>
          </w:tcPr>
          <w:p w:rsidR="00B55E73"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system has the data collection software installed on it.</w:t>
            </w:r>
          </w:p>
          <w:p w:rsidR="00B55E73"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rsidR="00B55E73" w:rsidRPr="00AD2C1D" w:rsidRDefault="00B55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the data collection tool and it is currently running.</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lastRenderedPageBreak/>
              <w:t>Post-conditions</w:t>
            </w:r>
          </w:p>
        </w:tc>
        <w:tc>
          <w:tcPr>
            <w:tcW w:w="7218" w:type="dxa"/>
          </w:tcPr>
          <w:p w:rsidR="00B55E73" w:rsidRDefault="00B55E73" w:rsidP="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The user has been logged into the system.</w:t>
            </w:r>
          </w:p>
          <w:p w:rsidR="00B55E73" w:rsidRPr="00BE45FC"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out of the system and an error message is present to the user informing that there was an invalid username or password entered.</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9576" w:type="dxa"/>
            <w:gridSpan w:val="2"/>
          </w:tcPr>
          <w:p w:rsidR="00B55E73" w:rsidRPr="00AD2C1D" w:rsidRDefault="00B55E73" w:rsidP="008C45F7">
            <w:pPr>
              <w:rPr>
                <w:rFonts w:asciiTheme="minorHAnsi" w:hAnsiTheme="minorHAnsi"/>
              </w:rPr>
            </w:pPr>
            <w:r w:rsidRPr="00AD2C1D">
              <w:rPr>
                <w:rFonts w:asciiTheme="minorHAnsi" w:hAnsiTheme="minorHAnsi"/>
              </w:rPr>
              <w:t>Course of Events</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Actor Actions</w:t>
            </w:r>
          </w:p>
        </w:tc>
        <w:tc>
          <w:tcPr>
            <w:tcW w:w="7218" w:type="dxa"/>
          </w:tcPr>
          <w:p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enters username and password into the login modal dialog.</w:t>
            </w:r>
          </w:p>
        </w:tc>
        <w:tc>
          <w:tcPr>
            <w:tcW w:w="7218" w:type="dxa"/>
          </w:tcPr>
          <w:p w:rsidR="00B55E73" w:rsidRPr="00AD2C1D"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b w:val="0"/>
                <w:bCs w:val="0"/>
              </w:rPr>
            </w:pPr>
          </w:p>
        </w:tc>
        <w:tc>
          <w:tcPr>
            <w:tcW w:w="7218" w:type="dxa"/>
          </w:tcPr>
          <w:p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queries the account table in database to authenticate the user.</w:t>
            </w:r>
          </w:p>
        </w:tc>
      </w:tr>
    </w:tbl>
    <w:p w:rsidR="00FA0A59" w:rsidRPr="001B55DA" w:rsidRDefault="00FA0A59" w:rsidP="007A50E9"/>
    <w:sectPr w:rsidR="00FA0A59" w:rsidRPr="001B55DA" w:rsidSect="001C7416">
      <w:pgSz w:w="12240" w:h="15840"/>
      <w:pgMar w:top="1440" w:right="1440" w:bottom="1440" w:left="1440" w:header="720" w:footer="720" w:gutter="0"/>
      <w:pgNumType w:start="1"/>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FAEF96" w15:done="0"/>
  <w15:commentEx w15:paraId="5FBBD0CB" w15:done="0"/>
  <w15:commentEx w15:paraId="4345F176" w15:done="0"/>
  <w15:commentEx w15:paraId="6D4D0884" w15:done="0"/>
  <w15:commentEx w15:paraId="7644CB35" w15:done="0"/>
  <w15:commentEx w15:paraId="6243A95E" w15:done="0"/>
  <w15:commentEx w15:paraId="5407EDD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1680" w:rsidRDefault="00EB1680" w:rsidP="0095396F">
      <w:pPr>
        <w:spacing w:after="0" w:line="240" w:lineRule="auto"/>
      </w:pPr>
      <w:r>
        <w:separator/>
      </w:r>
    </w:p>
  </w:endnote>
  <w:endnote w:type="continuationSeparator" w:id="0">
    <w:p w:rsidR="00EB1680" w:rsidRDefault="00EB1680" w:rsidP="00953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22E" w:rsidRDefault="00EB1680" w:rsidP="00456C08">
    <w:pPr>
      <w:tabs>
        <w:tab w:val="left" w:pos="720"/>
        <w:tab w:val="left" w:pos="1440"/>
        <w:tab w:val="left" w:pos="2160"/>
        <w:tab w:val="left" w:pos="2880"/>
        <w:tab w:val="left" w:pos="3600"/>
      </w:tabs>
      <w:jc w:val="both"/>
      <w:rPr>
        <w:snapToGrid w:val="0"/>
      </w:rPr>
    </w:pPr>
    <w:r>
      <w:rPr>
        <w:noProof/>
      </w:rPr>
      <w:pict>
        <v:line id="_x0000_s2051"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O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"/>
      </w:pict>
    </w:r>
  </w:p>
  <w:p w:rsidR="001C722E" w:rsidRDefault="001C722E"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sidR="00F469C4">
      <w:rPr>
        <w:noProof/>
        <w:snapToGrid w:val="0"/>
        <w:sz w:val="16"/>
      </w:rPr>
      <w:t>10/26/2015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sidR="00F469C4">
      <w:rPr>
        <w:noProof/>
        <w:snapToGrid w:val="0"/>
        <w:sz w:val="16"/>
      </w:rPr>
      <w:t>1:07:22 PM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F469C4">
      <w:rPr>
        <w:rStyle w:val="PageNumber"/>
        <w:noProof/>
      </w:rPr>
      <w:t>3</w:t>
    </w:r>
    <w:r w:rsidRPr="0095396F">
      <w:rPr>
        <w:rStyle w:val="PageNumber"/>
        <w:noProof/>
      </w:rPr>
      <w:fldChar w:fldCharType="end"/>
    </w:r>
    <w:r>
      <w:rPr>
        <w:rStyle w:val="PageNumber"/>
      </w:rPr>
      <w:t xml:space="preserve"> </w:t>
    </w:r>
  </w:p>
  <w:p w:rsidR="001C722E" w:rsidRDefault="001C72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22E" w:rsidRDefault="00EB1680" w:rsidP="00456C08">
    <w:pPr>
      <w:tabs>
        <w:tab w:val="left" w:pos="720"/>
        <w:tab w:val="left" w:pos="1440"/>
        <w:tab w:val="left" w:pos="2160"/>
        <w:tab w:val="left" w:pos="2880"/>
        <w:tab w:val="left" w:pos="3600"/>
      </w:tabs>
      <w:jc w:val="both"/>
      <w:rPr>
        <w:snapToGrid w:val="0"/>
      </w:rPr>
    </w:pPr>
    <w:r>
      <w:rPr>
        <w:noProof/>
      </w:rPr>
      <w:pict>
        <v:line id="Line 8" o:spid="_x0000_s2049"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leEwIAACk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"/>
      </w:pict>
    </w:r>
  </w:p>
  <w:p w:rsidR="001C722E" w:rsidRDefault="001C722E"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ins w:id="8" w:author="Jimmy Duggan" w:date="2015-10-26T13:08:00Z">
      <w:r w:rsidR="00F469C4">
        <w:rPr>
          <w:noProof/>
          <w:snapToGrid w:val="0"/>
          <w:sz w:val="16"/>
        </w:rPr>
        <w:t>10/26/2015</w:t>
      </w:r>
    </w:ins>
    <w:del w:id="9" w:author="Jimmy Duggan" w:date="2015-10-26T13:07:00Z">
      <w:r w:rsidDel="00F469C4">
        <w:rPr>
          <w:noProof/>
          <w:snapToGrid w:val="0"/>
          <w:sz w:val="16"/>
        </w:rPr>
        <w:delText>10/25/2015</w:delText>
      </w:r>
    </w:del>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sidR="00F469C4">
      <w:rPr>
        <w:noProof/>
        <w:snapToGrid w:val="0"/>
        <w:sz w:val="16"/>
      </w:rPr>
      <w:t>1:07:22 PM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F469C4">
      <w:rPr>
        <w:rStyle w:val="PageNumber"/>
        <w:noProof/>
      </w:rPr>
      <w:t>1</w:t>
    </w:r>
    <w:r w:rsidRPr="0095396F">
      <w:rPr>
        <w:rStyle w:val="PageNumber"/>
        <w:noProof/>
      </w:rPr>
      <w:fldChar w:fldCharType="end"/>
    </w:r>
    <w:r>
      <w:rPr>
        <w:rStyle w:val="PageNumber"/>
      </w:rPr>
      <w:t xml:space="preserve"> </w:t>
    </w:r>
  </w:p>
  <w:p w:rsidR="001C722E" w:rsidRDefault="001C72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1680" w:rsidRDefault="00EB1680" w:rsidP="0095396F">
      <w:pPr>
        <w:spacing w:after="0" w:line="240" w:lineRule="auto"/>
      </w:pPr>
      <w:r>
        <w:separator/>
      </w:r>
    </w:p>
  </w:footnote>
  <w:footnote w:type="continuationSeparator" w:id="0">
    <w:p w:rsidR="00EB1680" w:rsidRDefault="00EB1680" w:rsidP="00953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22E" w:rsidRDefault="00EB1680" w:rsidP="008B1AA9">
    <w:pPr>
      <w:pStyle w:val="Header"/>
    </w:pPr>
    <w:r>
      <w:rPr>
        <w:rFonts w:ascii="Arial" w:hAnsi="Arial" w:cs="Arial"/>
        <w:b/>
        <w:noProof/>
      </w:rPr>
      <w:pict>
        <v:line id="_x0000_s2052"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"/>
      </w:pict>
    </w:r>
    <w:r w:rsidR="001C722E">
      <w:t>Software Requirements Specification</w:t>
    </w:r>
  </w:p>
  <w:p w:rsidR="001C722E" w:rsidRDefault="001C722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22E" w:rsidRDefault="00EB1680" w:rsidP="008B1AA9">
    <w:pPr>
      <w:pStyle w:val="Header"/>
    </w:pPr>
    <w:r>
      <w:rPr>
        <w:rFonts w:ascii="Arial" w:hAnsi="Arial" w:cs="Arial"/>
        <w:b/>
        <w:noProof/>
      </w:rPr>
      <w:pict>
        <v:line id="Line 7" o:spid="_x0000_s205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n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"/>
      </w:pict>
    </w:r>
    <w:r w:rsidR="001C722E">
      <w:t>Software Requirements Specification</w:t>
    </w:r>
  </w:p>
  <w:p w:rsidR="001C722E" w:rsidRDefault="001C72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C6307"/>
    <w:multiLevelType w:val="hybridMultilevel"/>
    <w:tmpl w:val="802E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44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266D7A"/>
    <w:multiLevelType w:val="hybridMultilevel"/>
    <w:tmpl w:val="9080EF22"/>
    <w:lvl w:ilvl="0" w:tplc="088E69F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CA1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8367F4"/>
    <w:multiLevelType w:val="hybridMultilevel"/>
    <w:tmpl w:val="3C1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DE135C"/>
    <w:multiLevelType w:val="hybridMultilevel"/>
    <w:tmpl w:val="0F94E86A"/>
    <w:lvl w:ilvl="0" w:tplc="99AE2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9416EF"/>
    <w:multiLevelType w:val="multilevel"/>
    <w:tmpl w:val="50787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3B06A94"/>
    <w:multiLevelType w:val="hybridMultilevel"/>
    <w:tmpl w:val="E954EB8C"/>
    <w:lvl w:ilvl="0" w:tplc="2244E452">
      <w:start w:val="1"/>
      <w:numFmt w:val="bullet"/>
      <w:lvlText w:val="•"/>
      <w:lvlJc w:val="left"/>
      <w:pPr>
        <w:tabs>
          <w:tab w:val="num" w:pos="720"/>
        </w:tabs>
        <w:ind w:left="720" w:hanging="360"/>
      </w:pPr>
      <w:rPr>
        <w:rFonts w:ascii="Arial" w:hAnsi="Arial" w:hint="default"/>
      </w:rPr>
    </w:lvl>
    <w:lvl w:ilvl="1" w:tplc="BB706D0A" w:tentative="1">
      <w:start w:val="1"/>
      <w:numFmt w:val="bullet"/>
      <w:lvlText w:val="•"/>
      <w:lvlJc w:val="left"/>
      <w:pPr>
        <w:tabs>
          <w:tab w:val="num" w:pos="1440"/>
        </w:tabs>
        <w:ind w:left="1440" w:hanging="360"/>
      </w:pPr>
      <w:rPr>
        <w:rFonts w:ascii="Arial" w:hAnsi="Arial" w:hint="default"/>
      </w:rPr>
    </w:lvl>
    <w:lvl w:ilvl="2" w:tplc="8AD45698" w:tentative="1">
      <w:start w:val="1"/>
      <w:numFmt w:val="bullet"/>
      <w:lvlText w:val="•"/>
      <w:lvlJc w:val="left"/>
      <w:pPr>
        <w:tabs>
          <w:tab w:val="num" w:pos="2160"/>
        </w:tabs>
        <w:ind w:left="2160" w:hanging="360"/>
      </w:pPr>
      <w:rPr>
        <w:rFonts w:ascii="Arial" w:hAnsi="Arial" w:hint="default"/>
      </w:rPr>
    </w:lvl>
    <w:lvl w:ilvl="3" w:tplc="8EDAB770" w:tentative="1">
      <w:start w:val="1"/>
      <w:numFmt w:val="bullet"/>
      <w:lvlText w:val="•"/>
      <w:lvlJc w:val="left"/>
      <w:pPr>
        <w:tabs>
          <w:tab w:val="num" w:pos="2880"/>
        </w:tabs>
        <w:ind w:left="2880" w:hanging="360"/>
      </w:pPr>
      <w:rPr>
        <w:rFonts w:ascii="Arial" w:hAnsi="Arial" w:hint="default"/>
      </w:rPr>
    </w:lvl>
    <w:lvl w:ilvl="4" w:tplc="FC6E9E24" w:tentative="1">
      <w:start w:val="1"/>
      <w:numFmt w:val="bullet"/>
      <w:lvlText w:val="•"/>
      <w:lvlJc w:val="left"/>
      <w:pPr>
        <w:tabs>
          <w:tab w:val="num" w:pos="3600"/>
        </w:tabs>
        <w:ind w:left="3600" w:hanging="360"/>
      </w:pPr>
      <w:rPr>
        <w:rFonts w:ascii="Arial" w:hAnsi="Arial" w:hint="default"/>
      </w:rPr>
    </w:lvl>
    <w:lvl w:ilvl="5" w:tplc="4C941CC2" w:tentative="1">
      <w:start w:val="1"/>
      <w:numFmt w:val="bullet"/>
      <w:lvlText w:val="•"/>
      <w:lvlJc w:val="left"/>
      <w:pPr>
        <w:tabs>
          <w:tab w:val="num" w:pos="4320"/>
        </w:tabs>
        <w:ind w:left="4320" w:hanging="360"/>
      </w:pPr>
      <w:rPr>
        <w:rFonts w:ascii="Arial" w:hAnsi="Arial" w:hint="default"/>
      </w:rPr>
    </w:lvl>
    <w:lvl w:ilvl="6" w:tplc="A5120CC2" w:tentative="1">
      <w:start w:val="1"/>
      <w:numFmt w:val="bullet"/>
      <w:lvlText w:val="•"/>
      <w:lvlJc w:val="left"/>
      <w:pPr>
        <w:tabs>
          <w:tab w:val="num" w:pos="5040"/>
        </w:tabs>
        <w:ind w:left="5040" w:hanging="360"/>
      </w:pPr>
      <w:rPr>
        <w:rFonts w:ascii="Arial" w:hAnsi="Arial" w:hint="default"/>
      </w:rPr>
    </w:lvl>
    <w:lvl w:ilvl="7" w:tplc="B4AE2ED2" w:tentative="1">
      <w:start w:val="1"/>
      <w:numFmt w:val="bullet"/>
      <w:lvlText w:val="•"/>
      <w:lvlJc w:val="left"/>
      <w:pPr>
        <w:tabs>
          <w:tab w:val="num" w:pos="5760"/>
        </w:tabs>
        <w:ind w:left="5760" w:hanging="360"/>
      </w:pPr>
      <w:rPr>
        <w:rFonts w:ascii="Arial" w:hAnsi="Arial" w:hint="default"/>
      </w:rPr>
    </w:lvl>
    <w:lvl w:ilvl="8" w:tplc="BE624316" w:tentative="1">
      <w:start w:val="1"/>
      <w:numFmt w:val="bullet"/>
      <w:lvlText w:val="•"/>
      <w:lvlJc w:val="left"/>
      <w:pPr>
        <w:tabs>
          <w:tab w:val="num" w:pos="6480"/>
        </w:tabs>
        <w:ind w:left="6480" w:hanging="360"/>
      </w:pPr>
      <w:rPr>
        <w:rFonts w:ascii="Arial" w:hAnsi="Arial" w:hint="default"/>
      </w:rPr>
    </w:lvl>
  </w:abstractNum>
  <w:abstractNum w:abstractNumId="10">
    <w:nsid w:val="510C0B09"/>
    <w:multiLevelType w:val="hybridMultilevel"/>
    <w:tmpl w:val="402C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EC7A2D"/>
    <w:multiLevelType w:val="hybridMultilevel"/>
    <w:tmpl w:val="B58C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9C00EB"/>
    <w:multiLevelType w:val="hybridMultilevel"/>
    <w:tmpl w:val="9C7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2A1C8A"/>
    <w:multiLevelType w:val="hybridMultilevel"/>
    <w:tmpl w:val="5342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A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F4F2C37"/>
    <w:multiLevelType w:val="hybridMultilevel"/>
    <w:tmpl w:val="3F8658CE"/>
    <w:lvl w:ilvl="0" w:tplc="945ABB1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9D86106"/>
    <w:multiLevelType w:val="hybridMultilevel"/>
    <w:tmpl w:val="EDA0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0E12909"/>
    <w:multiLevelType w:val="hybridMultilevel"/>
    <w:tmpl w:val="0C96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F83626"/>
    <w:multiLevelType w:val="multilevel"/>
    <w:tmpl w:val="DBE215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7812155A"/>
    <w:multiLevelType w:val="hybridMultilevel"/>
    <w:tmpl w:val="8C08A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5"/>
  </w:num>
  <w:num w:numId="3">
    <w:abstractNumId w:val="2"/>
  </w:num>
  <w:num w:numId="4">
    <w:abstractNumId w:val="8"/>
  </w:num>
  <w:num w:numId="5">
    <w:abstractNumId w:val="15"/>
  </w:num>
  <w:num w:numId="6">
    <w:abstractNumId w:val="3"/>
  </w:num>
  <w:num w:numId="7">
    <w:abstractNumId w:val="16"/>
  </w:num>
  <w:num w:numId="8">
    <w:abstractNumId w:val="19"/>
  </w:num>
  <w:num w:numId="9">
    <w:abstractNumId w:val="1"/>
  </w:num>
  <w:num w:numId="10">
    <w:abstractNumId w:val="14"/>
  </w:num>
  <w:num w:numId="11">
    <w:abstractNumId w:val="4"/>
  </w:num>
  <w:num w:numId="12">
    <w:abstractNumId w:val="18"/>
  </w:num>
  <w:num w:numId="13">
    <w:abstractNumId w:val="7"/>
  </w:num>
  <w:num w:numId="14">
    <w:abstractNumId w:val="17"/>
  </w:num>
  <w:num w:numId="15">
    <w:abstractNumId w:val="11"/>
  </w:num>
  <w:num w:numId="16">
    <w:abstractNumId w:val="6"/>
  </w:num>
  <w:num w:numId="17">
    <w:abstractNumId w:val="13"/>
  </w:num>
  <w:num w:numId="18">
    <w:abstractNumId w:val="10"/>
  </w:num>
  <w:num w:numId="19">
    <w:abstractNumId w:val="12"/>
  </w:num>
  <w:num w:numId="20">
    <w:abstractNumId w:val="0"/>
  </w:num>
  <w:num w:numId="21">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Riden">
    <w15:presenceInfo w15:providerId="None" w15:userId="Glen Riden"/>
  </w15:person>
  <w15:person w15:author="Glen">
    <w15:presenceInfo w15:providerId="None" w15:userId="Glen"/>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C73E6"/>
    <w:rsid w:val="00002059"/>
    <w:rsid w:val="000053EF"/>
    <w:rsid w:val="000108BE"/>
    <w:rsid w:val="000162DE"/>
    <w:rsid w:val="00023816"/>
    <w:rsid w:val="00062896"/>
    <w:rsid w:val="0006295B"/>
    <w:rsid w:val="000633C0"/>
    <w:rsid w:val="00077799"/>
    <w:rsid w:val="00080527"/>
    <w:rsid w:val="00096C22"/>
    <w:rsid w:val="000D35EE"/>
    <w:rsid w:val="00112187"/>
    <w:rsid w:val="00113998"/>
    <w:rsid w:val="00113AAF"/>
    <w:rsid w:val="00144EFF"/>
    <w:rsid w:val="001618E6"/>
    <w:rsid w:val="00180D4C"/>
    <w:rsid w:val="001B55DA"/>
    <w:rsid w:val="001C722E"/>
    <w:rsid w:val="001C7416"/>
    <w:rsid w:val="002618EE"/>
    <w:rsid w:val="00277D16"/>
    <w:rsid w:val="002A040A"/>
    <w:rsid w:val="002D334E"/>
    <w:rsid w:val="00313CA2"/>
    <w:rsid w:val="00317594"/>
    <w:rsid w:val="00341EFA"/>
    <w:rsid w:val="00380E3B"/>
    <w:rsid w:val="003A54AA"/>
    <w:rsid w:val="00456C08"/>
    <w:rsid w:val="004E2607"/>
    <w:rsid w:val="0055466E"/>
    <w:rsid w:val="00571873"/>
    <w:rsid w:val="00593900"/>
    <w:rsid w:val="0059717B"/>
    <w:rsid w:val="00672D8B"/>
    <w:rsid w:val="006A2E3C"/>
    <w:rsid w:val="006D454F"/>
    <w:rsid w:val="006E0B9D"/>
    <w:rsid w:val="00766BF6"/>
    <w:rsid w:val="007A50E9"/>
    <w:rsid w:val="007B173B"/>
    <w:rsid w:val="00813E82"/>
    <w:rsid w:val="00852A32"/>
    <w:rsid w:val="00875BC7"/>
    <w:rsid w:val="0089337E"/>
    <w:rsid w:val="00895C53"/>
    <w:rsid w:val="008B1AA9"/>
    <w:rsid w:val="008C0009"/>
    <w:rsid w:val="008C45F7"/>
    <w:rsid w:val="008C5DD8"/>
    <w:rsid w:val="008D3651"/>
    <w:rsid w:val="00952DE8"/>
    <w:rsid w:val="0095396F"/>
    <w:rsid w:val="00977EF8"/>
    <w:rsid w:val="009B6332"/>
    <w:rsid w:val="009E38D1"/>
    <w:rsid w:val="00A11540"/>
    <w:rsid w:val="00A44250"/>
    <w:rsid w:val="00A86E86"/>
    <w:rsid w:val="00AA2219"/>
    <w:rsid w:val="00AC1D52"/>
    <w:rsid w:val="00AC73E6"/>
    <w:rsid w:val="00AD439B"/>
    <w:rsid w:val="00AE1157"/>
    <w:rsid w:val="00AE300B"/>
    <w:rsid w:val="00B23BFA"/>
    <w:rsid w:val="00B55E73"/>
    <w:rsid w:val="00B803FA"/>
    <w:rsid w:val="00B83921"/>
    <w:rsid w:val="00BA6EA8"/>
    <w:rsid w:val="00C37913"/>
    <w:rsid w:val="00C37F56"/>
    <w:rsid w:val="00CA0E12"/>
    <w:rsid w:val="00CA1325"/>
    <w:rsid w:val="00CA5B5E"/>
    <w:rsid w:val="00CC2444"/>
    <w:rsid w:val="00CD0C85"/>
    <w:rsid w:val="00CF1539"/>
    <w:rsid w:val="00CF2100"/>
    <w:rsid w:val="00CF47C8"/>
    <w:rsid w:val="00CF6BE0"/>
    <w:rsid w:val="00D23C3F"/>
    <w:rsid w:val="00D25EBD"/>
    <w:rsid w:val="00DA274B"/>
    <w:rsid w:val="00DE6F9D"/>
    <w:rsid w:val="00DF1799"/>
    <w:rsid w:val="00E23FA4"/>
    <w:rsid w:val="00E33F27"/>
    <w:rsid w:val="00E427D4"/>
    <w:rsid w:val="00E601FD"/>
    <w:rsid w:val="00E61C5E"/>
    <w:rsid w:val="00EB1680"/>
    <w:rsid w:val="00F1310B"/>
    <w:rsid w:val="00F13E69"/>
    <w:rsid w:val="00F26BC9"/>
    <w:rsid w:val="00F3060E"/>
    <w:rsid w:val="00F37041"/>
    <w:rsid w:val="00F41728"/>
    <w:rsid w:val="00F469C4"/>
    <w:rsid w:val="00F53A08"/>
    <w:rsid w:val="00F77BC8"/>
    <w:rsid w:val="00FA0A59"/>
    <w:rsid w:val="00FB6609"/>
    <w:rsid w:val="00FC632D"/>
    <w:rsid w:val="00FC6B74"/>
    <w:rsid w:val="00FE5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
    <w:name w:val="Grid Table 2 Accent 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
    <w:name w:val="Grid Table 2 Accent 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6168947">
      <w:bodyDiv w:val="1"/>
      <w:marLeft w:val="0"/>
      <w:marRight w:val="0"/>
      <w:marTop w:val="0"/>
      <w:marBottom w:val="0"/>
      <w:divBdr>
        <w:top w:val="none" w:sz="0" w:space="0" w:color="auto"/>
        <w:left w:val="none" w:sz="0" w:space="0" w:color="auto"/>
        <w:bottom w:val="none" w:sz="0" w:space="0" w:color="auto"/>
        <w:right w:val="none" w:sz="0" w:space="0" w:color="auto"/>
      </w:divBdr>
      <w:divsChild>
        <w:div w:id="194076540">
          <w:marLeft w:val="360"/>
          <w:marRight w:val="0"/>
          <w:marTop w:val="200"/>
          <w:marBottom w:val="0"/>
          <w:divBdr>
            <w:top w:val="none" w:sz="0" w:space="0" w:color="auto"/>
            <w:left w:val="none" w:sz="0" w:space="0" w:color="auto"/>
            <w:bottom w:val="none" w:sz="0" w:space="0" w:color="auto"/>
            <w:right w:val="none" w:sz="0" w:space="0" w:color="auto"/>
          </w:divBdr>
        </w:div>
        <w:div w:id="796602278">
          <w:marLeft w:val="360"/>
          <w:marRight w:val="0"/>
          <w:marTop w:val="200"/>
          <w:marBottom w:val="0"/>
          <w:divBdr>
            <w:top w:val="none" w:sz="0" w:space="0" w:color="auto"/>
            <w:left w:val="none" w:sz="0" w:space="0" w:color="auto"/>
            <w:bottom w:val="none" w:sz="0" w:space="0" w:color="auto"/>
            <w:right w:val="none" w:sz="0" w:space="0" w:color="auto"/>
          </w:divBdr>
        </w:div>
        <w:div w:id="2051220739">
          <w:marLeft w:val="360"/>
          <w:marRight w:val="0"/>
          <w:marTop w:val="200"/>
          <w:marBottom w:val="0"/>
          <w:divBdr>
            <w:top w:val="none" w:sz="0" w:space="0" w:color="auto"/>
            <w:left w:val="none" w:sz="0" w:space="0" w:color="auto"/>
            <w:bottom w:val="none" w:sz="0" w:space="0" w:color="auto"/>
            <w:right w:val="none" w:sz="0" w:space="0" w:color="auto"/>
          </w:divBdr>
        </w:div>
        <w:div w:id="163572118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26" Type="http://schemas.microsoft.com/office/2011/relationships/commentsExtended" Target="commentsExtended.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2.jpeg"/><Relationship Id="rId28" Type="http://schemas.microsoft.com/office/2011/relationships/people" Target="peop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F87AA3-BFC8-4C03-8D77-CF8F650FE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14</Pages>
  <Words>2265</Words>
  <Characters>12911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UAH Fit Vault Software Requirements Specification</vt:lpstr>
    </vt:vector>
  </TitlesOfParts>
  <Company>COLSA Corporation</Company>
  <LinksUpToDate>false</LinksUpToDate>
  <CharactersWithSpaces>15146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Requirements Specification</dc:title>
  <dc:subject>CPE 656/658 Software Studio</dc:subject>
  <dc:creator>Adam</dc:creator>
  <cp:lastModifiedBy>Jimmy Duggan</cp:lastModifiedBy>
  <cp:revision>17</cp:revision>
  <dcterms:created xsi:type="dcterms:W3CDTF">2015-09-28T16:49:00Z</dcterms:created>
  <dcterms:modified xsi:type="dcterms:W3CDTF">2015-10-26T14:09:00Z</dcterms:modified>
</cp:coreProperties>
</file>