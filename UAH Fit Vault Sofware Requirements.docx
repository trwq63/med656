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2E3CDF"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2E3CDF"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2E3CDF"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2E3CDF" w:rsidP="00CD0C85">
          <w:r>
            <w:rPr>
              <w:noProof/>
            </w:rPr>
            <w:pict w14:anchorId="6F875037">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w14:anchorId="0EAEF143">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2E3CDF" w:rsidRDefault="002E3CDF" w:rsidP="00CD0C85">
                      <w:pPr>
                        <w:pStyle w:val="Subtitle"/>
                      </w:pPr>
                      <w:r>
                        <w:t>12/6/2015</w:t>
                      </w:r>
                    </w:p>
                  </w:txbxContent>
                </v:textbox>
                <w10:wrap anchorx="margin" anchory="margin"/>
              </v:shape>
            </w:pict>
          </w:r>
          <w:r>
            <w:rPr>
              <w:noProof/>
            </w:rPr>
            <w:pict w14:anchorId="5154BF21">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05DEA3D3">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7224012"/>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W. Sisulak</w:t>
            </w:r>
          </w:p>
        </w:tc>
      </w:tr>
      <w:tr w:rsidR="002729C6" w:rsidTr="00380E3B">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J. Duggan</w:t>
            </w:r>
          </w:p>
        </w:tc>
      </w:tr>
      <w:tr w:rsidR="00AC55FA" w:rsidTr="00380E3B">
        <w:tc>
          <w:tcPr>
            <w:tcW w:w="144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lastRenderedPageBreak/>
              <w:t xml:space="preserve">G. </w:t>
            </w:r>
            <w:proofErr w:type="spellStart"/>
            <w:r>
              <w:t>Riden</w:t>
            </w:r>
            <w:proofErr w:type="spellEnd"/>
          </w:p>
          <w:p w:rsidR="00AC55FA" w:rsidRDefault="00AC55FA" w:rsidP="00380E3B">
            <w:pPr>
              <w:pStyle w:val="BodyText1"/>
            </w:pPr>
            <w:r>
              <w:lastRenderedPageBreak/>
              <w:t>J. Duggan</w:t>
            </w:r>
          </w:p>
        </w:tc>
      </w:tr>
      <w:tr w:rsidR="0061349F" w:rsidTr="00380E3B">
        <w:tc>
          <w:tcPr>
            <w:tcW w:w="144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 xml:space="preserve">G. </w:t>
            </w:r>
            <w:proofErr w:type="spellStart"/>
            <w:r>
              <w:t>Riden</w:t>
            </w:r>
            <w:proofErr w:type="spellEnd"/>
          </w:p>
        </w:tc>
      </w:tr>
      <w:tr w:rsidR="00031DD8" w:rsidTr="00380E3B">
        <w:tc>
          <w:tcPr>
            <w:tcW w:w="144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rsidR="00DA18AD" w:rsidRDefault="00DA18AD" w:rsidP="00380E3B">
            <w:pPr>
              <w:pStyle w:val="BodyText1"/>
            </w:pPr>
            <w:r>
              <w:t xml:space="preserve">G. </w:t>
            </w:r>
            <w:proofErr w:type="spellStart"/>
            <w:r>
              <w:t>Riden</w:t>
            </w:r>
            <w:proofErr w:type="spellEnd"/>
          </w:p>
          <w:p w:rsidR="00031DD8" w:rsidRDefault="00031DD8" w:rsidP="00380E3B">
            <w:pPr>
              <w:pStyle w:val="BodyText1"/>
            </w:pPr>
            <w:r>
              <w:t>J. Duggan</w:t>
            </w:r>
          </w:p>
        </w:tc>
      </w:tr>
      <w:tr w:rsidR="004A6020" w:rsidTr="00380E3B">
        <w:tc>
          <w:tcPr>
            <w:tcW w:w="144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 xml:space="preserve">G. </w:t>
            </w:r>
            <w:proofErr w:type="spellStart"/>
            <w:r>
              <w:t>Riden</w:t>
            </w:r>
            <w:proofErr w:type="spellEnd"/>
          </w:p>
        </w:tc>
      </w:tr>
      <w:tr w:rsidR="006C0EF4" w:rsidTr="00380E3B">
        <w:tc>
          <w:tcPr>
            <w:tcW w:w="144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J. Duggan</w:t>
            </w:r>
          </w:p>
        </w:tc>
      </w:tr>
      <w:tr w:rsidR="00CA23A7" w:rsidTr="00380E3B">
        <w:tc>
          <w:tcPr>
            <w:tcW w:w="144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0.17</w:t>
            </w:r>
          </w:p>
        </w:tc>
        <w:tc>
          <w:tcPr>
            <w:tcW w:w="162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Updated scope.  Added quick link reference table for use cases.  Minor edits made after review.</w:t>
            </w:r>
          </w:p>
        </w:tc>
        <w:tc>
          <w:tcPr>
            <w:tcW w:w="1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J. Duggan</w:t>
            </w:r>
          </w:p>
        </w:tc>
      </w:tr>
      <w:tr w:rsidR="00301BAB" w:rsidTr="00380E3B">
        <w:tc>
          <w:tcPr>
            <w:tcW w:w="144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0.18</w:t>
            </w:r>
          </w:p>
        </w:tc>
        <w:tc>
          <w:tcPr>
            <w:tcW w:w="162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Created glossary of terms.</w:t>
            </w:r>
          </w:p>
        </w:tc>
        <w:tc>
          <w:tcPr>
            <w:tcW w:w="1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W. Sisulak</w:t>
            </w:r>
          </w:p>
        </w:tc>
      </w:tr>
      <w:tr w:rsidR="00BC414C" w:rsidTr="00380E3B">
        <w:tc>
          <w:tcPr>
            <w:tcW w:w="144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0.19</w:t>
            </w:r>
          </w:p>
        </w:tc>
        <w:tc>
          <w:tcPr>
            <w:tcW w:w="162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BC414C" w:rsidRDefault="00BC414C" w:rsidP="00BC414C">
            <w:pPr>
              <w:pStyle w:val="BodyText1"/>
            </w:pPr>
            <w:r>
              <w:t>Added new requirements for data requiring a graphical display.  Added assumptions and dependencies.</w:t>
            </w:r>
          </w:p>
        </w:tc>
        <w:tc>
          <w:tcPr>
            <w:tcW w:w="179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J. Duggan</w:t>
            </w:r>
          </w:p>
        </w:tc>
      </w:tr>
      <w:tr w:rsidR="008D75AF" w:rsidTr="00380E3B">
        <w:tc>
          <w:tcPr>
            <w:tcW w:w="144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0.20</w:t>
            </w:r>
          </w:p>
        </w:tc>
        <w:tc>
          <w:tcPr>
            <w:tcW w:w="162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8D75AF" w:rsidRDefault="008D75AF" w:rsidP="00BC414C">
            <w:pPr>
              <w:pStyle w:val="BodyText1"/>
            </w:pPr>
            <w:r>
              <w:t xml:space="preserve">Small edits per review from Dr. </w:t>
            </w:r>
            <w:proofErr w:type="spellStart"/>
            <w:r>
              <w:t>Kulick</w:t>
            </w:r>
            <w:proofErr w:type="spellEnd"/>
            <w:r w:rsidR="007A74A8">
              <w:t>.  Added embedded link for traceability matrix.</w:t>
            </w:r>
          </w:p>
        </w:tc>
        <w:tc>
          <w:tcPr>
            <w:tcW w:w="179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J. Duggan</w:t>
            </w:r>
          </w:p>
        </w:tc>
      </w:tr>
      <w:tr w:rsidR="009C5552" w:rsidTr="00380E3B">
        <w:tc>
          <w:tcPr>
            <w:tcW w:w="144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0.21</w:t>
            </w:r>
          </w:p>
        </w:tc>
        <w:tc>
          <w:tcPr>
            <w:tcW w:w="162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9C5552" w:rsidRDefault="009C5552" w:rsidP="00BC414C">
            <w:pPr>
              <w:pStyle w:val="BodyText1"/>
            </w:pPr>
            <w:r>
              <w:t>Removed two requirements after team review.</w:t>
            </w:r>
          </w:p>
        </w:tc>
        <w:tc>
          <w:tcPr>
            <w:tcW w:w="179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J. Duggan</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4" w:name="_Toc437224013"/>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4"/>
        </w:p>
        <w:p w:rsidR="00091413" w:rsidRDefault="00B27249">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7224012" w:history="1">
            <w:r w:rsidR="00091413" w:rsidRPr="0052219B">
              <w:rPr>
                <w:rStyle w:val="Hyperlink"/>
                <w:noProof/>
              </w:rPr>
              <w:t>Revision History</w:t>
            </w:r>
            <w:r w:rsidR="00091413">
              <w:rPr>
                <w:noProof/>
                <w:webHidden/>
              </w:rPr>
              <w:tab/>
            </w:r>
            <w:r w:rsidR="00091413">
              <w:rPr>
                <w:noProof/>
                <w:webHidden/>
              </w:rPr>
              <w:fldChar w:fldCharType="begin"/>
            </w:r>
            <w:r w:rsidR="00091413">
              <w:rPr>
                <w:noProof/>
                <w:webHidden/>
              </w:rPr>
              <w:instrText xml:space="preserve"> PAGEREF _Toc437224012 \h </w:instrText>
            </w:r>
            <w:r w:rsidR="00091413">
              <w:rPr>
                <w:noProof/>
                <w:webHidden/>
              </w:rPr>
            </w:r>
            <w:r w:rsidR="00091413">
              <w:rPr>
                <w:noProof/>
                <w:webHidden/>
              </w:rPr>
              <w:fldChar w:fldCharType="separate"/>
            </w:r>
            <w:r w:rsidR="00091413">
              <w:rPr>
                <w:noProof/>
                <w:webHidden/>
              </w:rPr>
              <w:t>i</w:t>
            </w:r>
            <w:r w:rsidR="00091413">
              <w:rPr>
                <w:noProof/>
                <w:webHidden/>
              </w:rPr>
              <w:fldChar w:fldCharType="end"/>
            </w:r>
          </w:hyperlink>
        </w:p>
        <w:p w:rsidR="00091413" w:rsidRDefault="002E3CDF">
          <w:pPr>
            <w:pStyle w:val="TOC1"/>
            <w:tabs>
              <w:tab w:val="right" w:leader="dot" w:pos="9350"/>
            </w:tabs>
            <w:rPr>
              <w:rFonts w:asciiTheme="minorHAnsi" w:eastAsiaTheme="minorEastAsia" w:hAnsiTheme="minorHAnsi" w:cstheme="minorBidi"/>
              <w:noProof/>
              <w:sz w:val="22"/>
              <w:szCs w:val="22"/>
            </w:rPr>
          </w:pPr>
          <w:hyperlink w:anchor="_Toc437224013" w:history="1">
            <w:r w:rsidR="00091413" w:rsidRPr="0052219B">
              <w:rPr>
                <w:rStyle w:val="Hyperlink"/>
                <w:noProof/>
                <w:lang w:eastAsia="ja-JP"/>
              </w:rPr>
              <w:t>Table Of Contents</w:t>
            </w:r>
            <w:r w:rsidR="00091413">
              <w:rPr>
                <w:noProof/>
                <w:webHidden/>
              </w:rPr>
              <w:tab/>
            </w:r>
            <w:r w:rsidR="00091413">
              <w:rPr>
                <w:noProof/>
                <w:webHidden/>
              </w:rPr>
              <w:fldChar w:fldCharType="begin"/>
            </w:r>
            <w:r w:rsidR="00091413">
              <w:rPr>
                <w:noProof/>
                <w:webHidden/>
              </w:rPr>
              <w:instrText xml:space="preserve"> PAGEREF _Toc437224013 \h </w:instrText>
            </w:r>
            <w:r w:rsidR="00091413">
              <w:rPr>
                <w:noProof/>
                <w:webHidden/>
              </w:rPr>
            </w:r>
            <w:r w:rsidR="00091413">
              <w:rPr>
                <w:noProof/>
                <w:webHidden/>
              </w:rPr>
              <w:fldChar w:fldCharType="separate"/>
            </w:r>
            <w:r w:rsidR="00091413">
              <w:rPr>
                <w:noProof/>
                <w:webHidden/>
              </w:rPr>
              <w:t>iii</w:t>
            </w:r>
            <w:r w:rsidR="00091413">
              <w:rPr>
                <w:noProof/>
                <w:webHidden/>
              </w:rPr>
              <w:fldChar w:fldCharType="end"/>
            </w:r>
          </w:hyperlink>
        </w:p>
        <w:p w:rsidR="00091413" w:rsidRDefault="002E3CDF">
          <w:pPr>
            <w:pStyle w:val="TOC1"/>
            <w:tabs>
              <w:tab w:val="left" w:pos="480"/>
              <w:tab w:val="right" w:leader="dot" w:pos="9350"/>
            </w:tabs>
            <w:rPr>
              <w:rFonts w:asciiTheme="minorHAnsi" w:eastAsiaTheme="minorEastAsia" w:hAnsiTheme="minorHAnsi" w:cstheme="minorBidi"/>
              <w:noProof/>
              <w:sz w:val="22"/>
              <w:szCs w:val="22"/>
            </w:rPr>
          </w:pPr>
          <w:hyperlink w:anchor="_Toc437224014" w:history="1">
            <w:r w:rsidR="00091413" w:rsidRPr="0052219B">
              <w:rPr>
                <w:rStyle w:val="Hyperlink"/>
                <w:noProof/>
              </w:rPr>
              <w:t>1</w:t>
            </w:r>
            <w:r w:rsidR="00091413">
              <w:rPr>
                <w:rFonts w:asciiTheme="minorHAnsi" w:eastAsiaTheme="minorEastAsia" w:hAnsiTheme="minorHAnsi" w:cstheme="minorBidi"/>
                <w:noProof/>
                <w:sz w:val="22"/>
                <w:szCs w:val="22"/>
              </w:rPr>
              <w:tab/>
            </w:r>
            <w:r w:rsidR="00091413" w:rsidRPr="0052219B">
              <w:rPr>
                <w:rStyle w:val="Hyperlink"/>
                <w:noProof/>
              </w:rPr>
              <w:t>Introduction</w:t>
            </w:r>
            <w:r w:rsidR="00091413">
              <w:rPr>
                <w:noProof/>
                <w:webHidden/>
              </w:rPr>
              <w:tab/>
            </w:r>
            <w:r w:rsidR="00091413">
              <w:rPr>
                <w:noProof/>
                <w:webHidden/>
              </w:rPr>
              <w:fldChar w:fldCharType="begin"/>
            </w:r>
            <w:r w:rsidR="00091413">
              <w:rPr>
                <w:noProof/>
                <w:webHidden/>
              </w:rPr>
              <w:instrText xml:space="preserve"> PAGEREF _Toc437224014 \h </w:instrText>
            </w:r>
            <w:r w:rsidR="00091413">
              <w:rPr>
                <w:noProof/>
                <w:webHidden/>
              </w:rPr>
            </w:r>
            <w:r w:rsidR="00091413">
              <w:rPr>
                <w:noProof/>
                <w:webHidden/>
              </w:rPr>
              <w:fldChar w:fldCharType="separate"/>
            </w:r>
            <w:r w:rsidR="00091413">
              <w:rPr>
                <w:noProof/>
                <w:webHidden/>
              </w:rPr>
              <w:t>1</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15" w:history="1">
            <w:r w:rsidR="00091413" w:rsidRPr="0052219B">
              <w:rPr>
                <w:rStyle w:val="Hyperlink"/>
                <w:noProof/>
              </w:rPr>
              <w:t>1.1</w:t>
            </w:r>
            <w:r w:rsidR="00091413">
              <w:rPr>
                <w:rFonts w:asciiTheme="minorHAnsi" w:eastAsiaTheme="minorEastAsia" w:hAnsiTheme="minorHAnsi" w:cstheme="minorBidi"/>
                <w:noProof/>
                <w:sz w:val="22"/>
                <w:szCs w:val="22"/>
              </w:rPr>
              <w:tab/>
            </w:r>
            <w:r w:rsidR="00091413" w:rsidRPr="0052219B">
              <w:rPr>
                <w:rStyle w:val="Hyperlink"/>
                <w:noProof/>
              </w:rPr>
              <w:t>Purpose</w:t>
            </w:r>
            <w:r w:rsidR="00091413">
              <w:rPr>
                <w:noProof/>
                <w:webHidden/>
              </w:rPr>
              <w:tab/>
            </w:r>
            <w:r w:rsidR="00091413">
              <w:rPr>
                <w:noProof/>
                <w:webHidden/>
              </w:rPr>
              <w:fldChar w:fldCharType="begin"/>
            </w:r>
            <w:r w:rsidR="00091413">
              <w:rPr>
                <w:noProof/>
                <w:webHidden/>
              </w:rPr>
              <w:instrText xml:space="preserve"> PAGEREF _Toc437224015 \h </w:instrText>
            </w:r>
            <w:r w:rsidR="00091413">
              <w:rPr>
                <w:noProof/>
                <w:webHidden/>
              </w:rPr>
            </w:r>
            <w:r w:rsidR="00091413">
              <w:rPr>
                <w:noProof/>
                <w:webHidden/>
              </w:rPr>
              <w:fldChar w:fldCharType="separate"/>
            </w:r>
            <w:r w:rsidR="00091413">
              <w:rPr>
                <w:noProof/>
                <w:webHidden/>
              </w:rPr>
              <w:t>1</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16" w:history="1">
            <w:r w:rsidR="00091413" w:rsidRPr="0052219B">
              <w:rPr>
                <w:rStyle w:val="Hyperlink"/>
                <w:noProof/>
              </w:rPr>
              <w:t>1.2</w:t>
            </w:r>
            <w:r w:rsidR="00091413">
              <w:rPr>
                <w:rFonts w:asciiTheme="minorHAnsi" w:eastAsiaTheme="minorEastAsia" w:hAnsiTheme="minorHAnsi" w:cstheme="minorBidi"/>
                <w:noProof/>
                <w:sz w:val="22"/>
                <w:szCs w:val="22"/>
              </w:rPr>
              <w:tab/>
            </w:r>
            <w:r w:rsidR="00091413" w:rsidRPr="0052219B">
              <w:rPr>
                <w:rStyle w:val="Hyperlink"/>
                <w:noProof/>
              </w:rPr>
              <w:t>Scope</w:t>
            </w:r>
            <w:r w:rsidR="00091413">
              <w:rPr>
                <w:noProof/>
                <w:webHidden/>
              </w:rPr>
              <w:tab/>
            </w:r>
            <w:r w:rsidR="00091413">
              <w:rPr>
                <w:noProof/>
                <w:webHidden/>
              </w:rPr>
              <w:fldChar w:fldCharType="begin"/>
            </w:r>
            <w:r w:rsidR="00091413">
              <w:rPr>
                <w:noProof/>
                <w:webHidden/>
              </w:rPr>
              <w:instrText xml:space="preserve"> PAGEREF _Toc437224016 \h </w:instrText>
            </w:r>
            <w:r w:rsidR="00091413">
              <w:rPr>
                <w:noProof/>
                <w:webHidden/>
              </w:rPr>
            </w:r>
            <w:r w:rsidR="00091413">
              <w:rPr>
                <w:noProof/>
                <w:webHidden/>
              </w:rPr>
              <w:fldChar w:fldCharType="separate"/>
            </w:r>
            <w:r w:rsidR="00091413">
              <w:rPr>
                <w:noProof/>
                <w:webHidden/>
              </w:rPr>
              <w:t>1</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17" w:history="1">
            <w:r w:rsidR="00091413" w:rsidRPr="0052219B">
              <w:rPr>
                <w:rStyle w:val="Hyperlink"/>
                <w:noProof/>
              </w:rPr>
              <w:t>1.3</w:t>
            </w:r>
            <w:r w:rsidR="00091413">
              <w:rPr>
                <w:rFonts w:asciiTheme="minorHAnsi" w:eastAsiaTheme="minorEastAsia" w:hAnsiTheme="minorHAnsi" w:cstheme="minorBidi"/>
                <w:noProof/>
                <w:sz w:val="22"/>
                <w:szCs w:val="22"/>
              </w:rPr>
              <w:tab/>
            </w:r>
            <w:r w:rsidR="00091413" w:rsidRPr="0052219B">
              <w:rPr>
                <w:rStyle w:val="Hyperlink"/>
                <w:noProof/>
              </w:rPr>
              <w:t>Definitions, Acronyms, and Abbreviations</w:t>
            </w:r>
            <w:r w:rsidR="00091413">
              <w:rPr>
                <w:noProof/>
                <w:webHidden/>
              </w:rPr>
              <w:tab/>
            </w:r>
            <w:r w:rsidR="00091413">
              <w:rPr>
                <w:noProof/>
                <w:webHidden/>
              </w:rPr>
              <w:fldChar w:fldCharType="begin"/>
            </w:r>
            <w:r w:rsidR="00091413">
              <w:rPr>
                <w:noProof/>
                <w:webHidden/>
              </w:rPr>
              <w:instrText xml:space="preserve"> PAGEREF _Toc437224017 \h </w:instrText>
            </w:r>
            <w:r w:rsidR="00091413">
              <w:rPr>
                <w:noProof/>
                <w:webHidden/>
              </w:rPr>
            </w:r>
            <w:r w:rsidR="00091413">
              <w:rPr>
                <w:noProof/>
                <w:webHidden/>
              </w:rPr>
              <w:fldChar w:fldCharType="separate"/>
            </w:r>
            <w:r w:rsidR="00091413">
              <w:rPr>
                <w:noProof/>
                <w:webHidden/>
              </w:rPr>
              <w:t>2</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18" w:history="1">
            <w:r w:rsidR="00091413" w:rsidRPr="0052219B">
              <w:rPr>
                <w:rStyle w:val="Hyperlink"/>
                <w:noProof/>
              </w:rPr>
              <w:t>1.4</w:t>
            </w:r>
            <w:r w:rsidR="00091413">
              <w:rPr>
                <w:rFonts w:asciiTheme="minorHAnsi" w:eastAsiaTheme="minorEastAsia" w:hAnsiTheme="minorHAnsi" w:cstheme="minorBidi"/>
                <w:noProof/>
                <w:sz w:val="22"/>
                <w:szCs w:val="22"/>
              </w:rPr>
              <w:tab/>
            </w:r>
            <w:r w:rsidR="00091413" w:rsidRPr="0052219B">
              <w:rPr>
                <w:rStyle w:val="Hyperlink"/>
                <w:noProof/>
              </w:rPr>
              <w:t>References</w:t>
            </w:r>
            <w:r w:rsidR="00091413">
              <w:rPr>
                <w:noProof/>
                <w:webHidden/>
              </w:rPr>
              <w:tab/>
            </w:r>
            <w:r w:rsidR="00091413">
              <w:rPr>
                <w:noProof/>
                <w:webHidden/>
              </w:rPr>
              <w:fldChar w:fldCharType="begin"/>
            </w:r>
            <w:r w:rsidR="00091413">
              <w:rPr>
                <w:noProof/>
                <w:webHidden/>
              </w:rPr>
              <w:instrText xml:space="preserve"> PAGEREF _Toc437224018 \h </w:instrText>
            </w:r>
            <w:r w:rsidR="00091413">
              <w:rPr>
                <w:noProof/>
                <w:webHidden/>
              </w:rPr>
            </w:r>
            <w:r w:rsidR="00091413">
              <w:rPr>
                <w:noProof/>
                <w:webHidden/>
              </w:rPr>
              <w:fldChar w:fldCharType="separate"/>
            </w:r>
            <w:r w:rsidR="00091413">
              <w:rPr>
                <w:noProof/>
                <w:webHidden/>
              </w:rPr>
              <w:t>2</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19" w:history="1">
            <w:r w:rsidR="00091413" w:rsidRPr="0052219B">
              <w:rPr>
                <w:rStyle w:val="Hyperlink"/>
                <w:noProof/>
              </w:rPr>
              <w:t>1.5</w:t>
            </w:r>
            <w:r w:rsidR="00091413">
              <w:rPr>
                <w:rFonts w:asciiTheme="minorHAnsi" w:eastAsiaTheme="minorEastAsia" w:hAnsiTheme="minorHAnsi" w:cstheme="minorBidi"/>
                <w:noProof/>
                <w:sz w:val="22"/>
                <w:szCs w:val="22"/>
              </w:rPr>
              <w:tab/>
            </w:r>
            <w:r w:rsidR="00091413" w:rsidRPr="0052219B">
              <w:rPr>
                <w:rStyle w:val="Hyperlink"/>
                <w:noProof/>
              </w:rPr>
              <w:t>Overview</w:t>
            </w:r>
            <w:r w:rsidR="00091413">
              <w:rPr>
                <w:noProof/>
                <w:webHidden/>
              </w:rPr>
              <w:tab/>
            </w:r>
            <w:r w:rsidR="00091413">
              <w:rPr>
                <w:noProof/>
                <w:webHidden/>
              </w:rPr>
              <w:fldChar w:fldCharType="begin"/>
            </w:r>
            <w:r w:rsidR="00091413">
              <w:rPr>
                <w:noProof/>
                <w:webHidden/>
              </w:rPr>
              <w:instrText xml:space="preserve"> PAGEREF _Toc437224019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2E3CDF">
          <w:pPr>
            <w:pStyle w:val="TOC1"/>
            <w:tabs>
              <w:tab w:val="left" w:pos="480"/>
              <w:tab w:val="right" w:leader="dot" w:pos="9350"/>
            </w:tabs>
            <w:rPr>
              <w:rFonts w:asciiTheme="minorHAnsi" w:eastAsiaTheme="minorEastAsia" w:hAnsiTheme="minorHAnsi" w:cstheme="minorBidi"/>
              <w:noProof/>
              <w:sz w:val="22"/>
              <w:szCs w:val="22"/>
            </w:rPr>
          </w:pPr>
          <w:hyperlink w:anchor="_Toc437224020" w:history="1">
            <w:r w:rsidR="00091413" w:rsidRPr="0052219B">
              <w:rPr>
                <w:rStyle w:val="Hyperlink"/>
                <w:noProof/>
              </w:rPr>
              <w:t>2</w:t>
            </w:r>
            <w:r w:rsidR="00091413">
              <w:rPr>
                <w:rFonts w:asciiTheme="minorHAnsi" w:eastAsiaTheme="minorEastAsia" w:hAnsiTheme="minorHAnsi" w:cstheme="minorBidi"/>
                <w:noProof/>
                <w:sz w:val="22"/>
                <w:szCs w:val="22"/>
              </w:rPr>
              <w:tab/>
            </w:r>
            <w:r w:rsidR="00091413" w:rsidRPr="0052219B">
              <w:rPr>
                <w:rStyle w:val="Hyperlink"/>
                <w:noProof/>
              </w:rPr>
              <w:t>Overall Description</w:t>
            </w:r>
            <w:r w:rsidR="00091413">
              <w:rPr>
                <w:noProof/>
                <w:webHidden/>
              </w:rPr>
              <w:tab/>
            </w:r>
            <w:r w:rsidR="00091413">
              <w:rPr>
                <w:noProof/>
                <w:webHidden/>
              </w:rPr>
              <w:fldChar w:fldCharType="begin"/>
            </w:r>
            <w:r w:rsidR="00091413">
              <w:rPr>
                <w:noProof/>
                <w:webHidden/>
              </w:rPr>
              <w:instrText xml:space="preserve"> PAGEREF _Toc437224020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22" w:history="1">
            <w:r w:rsidR="00091413" w:rsidRPr="0052219B">
              <w:rPr>
                <w:rStyle w:val="Hyperlink"/>
                <w:noProof/>
              </w:rPr>
              <w:t>2.1</w:t>
            </w:r>
            <w:r w:rsidR="00091413">
              <w:rPr>
                <w:rFonts w:asciiTheme="minorHAnsi" w:eastAsiaTheme="minorEastAsia" w:hAnsiTheme="minorHAnsi" w:cstheme="minorBidi"/>
                <w:noProof/>
                <w:sz w:val="22"/>
                <w:szCs w:val="22"/>
              </w:rPr>
              <w:tab/>
            </w:r>
            <w:r w:rsidR="00091413" w:rsidRPr="0052219B">
              <w:rPr>
                <w:rStyle w:val="Hyperlink"/>
                <w:noProof/>
              </w:rPr>
              <w:t>Product Perspective</w:t>
            </w:r>
            <w:r w:rsidR="00091413">
              <w:rPr>
                <w:noProof/>
                <w:webHidden/>
              </w:rPr>
              <w:tab/>
            </w:r>
            <w:r w:rsidR="00091413">
              <w:rPr>
                <w:noProof/>
                <w:webHidden/>
              </w:rPr>
              <w:fldChar w:fldCharType="begin"/>
            </w:r>
            <w:r w:rsidR="00091413">
              <w:rPr>
                <w:noProof/>
                <w:webHidden/>
              </w:rPr>
              <w:instrText xml:space="preserve"> PAGEREF _Toc437224022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23" w:history="1">
            <w:r w:rsidR="00091413" w:rsidRPr="0052219B">
              <w:rPr>
                <w:rStyle w:val="Hyperlink"/>
                <w:noProof/>
              </w:rPr>
              <w:t>2.2</w:t>
            </w:r>
            <w:r w:rsidR="00091413">
              <w:rPr>
                <w:rFonts w:asciiTheme="minorHAnsi" w:eastAsiaTheme="minorEastAsia" w:hAnsiTheme="minorHAnsi" w:cstheme="minorBidi"/>
                <w:noProof/>
                <w:sz w:val="22"/>
                <w:szCs w:val="22"/>
              </w:rPr>
              <w:tab/>
            </w:r>
            <w:r w:rsidR="00091413" w:rsidRPr="0052219B">
              <w:rPr>
                <w:rStyle w:val="Hyperlink"/>
                <w:noProof/>
              </w:rPr>
              <w:t>Product Functions</w:t>
            </w:r>
            <w:r w:rsidR="00091413">
              <w:rPr>
                <w:noProof/>
                <w:webHidden/>
              </w:rPr>
              <w:tab/>
            </w:r>
            <w:r w:rsidR="00091413">
              <w:rPr>
                <w:noProof/>
                <w:webHidden/>
              </w:rPr>
              <w:fldChar w:fldCharType="begin"/>
            </w:r>
            <w:r w:rsidR="00091413">
              <w:rPr>
                <w:noProof/>
                <w:webHidden/>
              </w:rPr>
              <w:instrText xml:space="preserve"> PAGEREF _Toc437224023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24" w:history="1">
            <w:r w:rsidR="00091413" w:rsidRPr="0052219B">
              <w:rPr>
                <w:rStyle w:val="Hyperlink"/>
                <w:noProof/>
              </w:rPr>
              <w:t>2.3</w:t>
            </w:r>
            <w:r w:rsidR="00091413">
              <w:rPr>
                <w:rFonts w:asciiTheme="minorHAnsi" w:eastAsiaTheme="minorEastAsia" w:hAnsiTheme="minorHAnsi" w:cstheme="minorBidi"/>
                <w:noProof/>
                <w:sz w:val="22"/>
                <w:szCs w:val="22"/>
              </w:rPr>
              <w:tab/>
            </w:r>
            <w:r w:rsidR="00091413" w:rsidRPr="0052219B">
              <w:rPr>
                <w:rStyle w:val="Hyperlink"/>
                <w:noProof/>
              </w:rPr>
              <w:t>User Characteristics</w:t>
            </w:r>
            <w:r w:rsidR="00091413">
              <w:rPr>
                <w:noProof/>
                <w:webHidden/>
              </w:rPr>
              <w:tab/>
            </w:r>
            <w:r w:rsidR="00091413">
              <w:rPr>
                <w:noProof/>
                <w:webHidden/>
              </w:rPr>
              <w:fldChar w:fldCharType="begin"/>
            </w:r>
            <w:r w:rsidR="00091413">
              <w:rPr>
                <w:noProof/>
                <w:webHidden/>
              </w:rPr>
              <w:instrText xml:space="preserve"> PAGEREF _Toc437224024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25" w:history="1">
            <w:r w:rsidR="00091413" w:rsidRPr="0052219B">
              <w:rPr>
                <w:rStyle w:val="Hyperlink"/>
                <w:noProof/>
              </w:rPr>
              <w:t>2.4</w:t>
            </w:r>
            <w:r w:rsidR="00091413">
              <w:rPr>
                <w:rFonts w:asciiTheme="minorHAnsi" w:eastAsiaTheme="minorEastAsia" w:hAnsiTheme="minorHAnsi" w:cstheme="minorBidi"/>
                <w:noProof/>
                <w:sz w:val="22"/>
                <w:szCs w:val="22"/>
              </w:rPr>
              <w:tab/>
            </w:r>
            <w:r w:rsidR="00091413" w:rsidRPr="0052219B">
              <w:rPr>
                <w:rStyle w:val="Hyperlink"/>
                <w:noProof/>
              </w:rPr>
              <w:t>Constraints</w:t>
            </w:r>
            <w:r w:rsidR="00091413">
              <w:rPr>
                <w:noProof/>
                <w:webHidden/>
              </w:rPr>
              <w:tab/>
            </w:r>
            <w:r w:rsidR="00091413">
              <w:rPr>
                <w:noProof/>
                <w:webHidden/>
              </w:rPr>
              <w:fldChar w:fldCharType="begin"/>
            </w:r>
            <w:r w:rsidR="00091413">
              <w:rPr>
                <w:noProof/>
                <w:webHidden/>
              </w:rPr>
              <w:instrText xml:space="preserve"> PAGEREF _Toc437224025 \h </w:instrText>
            </w:r>
            <w:r w:rsidR="00091413">
              <w:rPr>
                <w:noProof/>
                <w:webHidden/>
              </w:rPr>
            </w:r>
            <w:r w:rsidR="00091413">
              <w:rPr>
                <w:noProof/>
                <w:webHidden/>
              </w:rPr>
              <w:fldChar w:fldCharType="separate"/>
            </w:r>
            <w:r w:rsidR="00091413">
              <w:rPr>
                <w:noProof/>
                <w:webHidden/>
              </w:rPr>
              <w:t>4</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26" w:history="1">
            <w:r w:rsidR="00091413" w:rsidRPr="0052219B">
              <w:rPr>
                <w:rStyle w:val="Hyperlink"/>
                <w:noProof/>
              </w:rPr>
              <w:t>2.5</w:t>
            </w:r>
            <w:r w:rsidR="00091413">
              <w:rPr>
                <w:rFonts w:asciiTheme="minorHAnsi" w:eastAsiaTheme="minorEastAsia" w:hAnsiTheme="minorHAnsi" w:cstheme="minorBidi"/>
                <w:noProof/>
                <w:sz w:val="22"/>
                <w:szCs w:val="22"/>
              </w:rPr>
              <w:tab/>
            </w:r>
            <w:r w:rsidR="00091413" w:rsidRPr="0052219B">
              <w:rPr>
                <w:rStyle w:val="Hyperlink"/>
                <w:noProof/>
              </w:rPr>
              <w:t>Assumptions and Dependencies</w:t>
            </w:r>
            <w:r w:rsidR="00091413">
              <w:rPr>
                <w:noProof/>
                <w:webHidden/>
              </w:rPr>
              <w:tab/>
            </w:r>
            <w:r w:rsidR="00091413">
              <w:rPr>
                <w:noProof/>
                <w:webHidden/>
              </w:rPr>
              <w:fldChar w:fldCharType="begin"/>
            </w:r>
            <w:r w:rsidR="00091413">
              <w:rPr>
                <w:noProof/>
                <w:webHidden/>
              </w:rPr>
              <w:instrText xml:space="preserve"> PAGEREF _Toc437224026 \h </w:instrText>
            </w:r>
            <w:r w:rsidR="00091413">
              <w:rPr>
                <w:noProof/>
                <w:webHidden/>
              </w:rPr>
            </w:r>
            <w:r w:rsidR="00091413">
              <w:rPr>
                <w:noProof/>
                <w:webHidden/>
              </w:rPr>
              <w:fldChar w:fldCharType="separate"/>
            </w:r>
            <w:r w:rsidR="00091413">
              <w:rPr>
                <w:noProof/>
                <w:webHidden/>
              </w:rPr>
              <w:t>5</w:t>
            </w:r>
            <w:r w:rsidR="00091413">
              <w:rPr>
                <w:noProof/>
                <w:webHidden/>
              </w:rPr>
              <w:fldChar w:fldCharType="end"/>
            </w:r>
          </w:hyperlink>
        </w:p>
        <w:p w:rsidR="00091413" w:rsidRDefault="002E3CDF">
          <w:pPr>
            <w:pStyle w:val="TOC1"/>
            <w:tabs>
              <w:tab w:val="left" w:pos="480"/>
              <w:tab w:val="right" w:leader="dot" w:pos="9350"/>
            </w:tabs>
            <w:rPr>
              <w:rFonts w:asciiTheme="minorHAnsi" w:eastAsiaTheme="minorEastAsia" w:hAnsiTheme="minorHAnsi" w:cstheme="minorBidi"/>
              <w:noProof/>
              <w:sz w:val="22"/>
              <w:szCs w:val="22"/>
            </w:rPr>
          </w:pPr>
          <w:hyperlink w:anchor="_Toc437224027" w:history="1">
            <w:r w:rsidR="00091413" w:rsidRPr="0052219B">
              <w:rPr>
                <w:rStyle w:val="Hyperlink"/>
                <w:noProof/>
              </w:rPr>
              <w:t>3</w:t>
            </w:r>
            <w:r w:rsidR="00091413">
              <w:rPr>
                <w:rFonts w:asciiTheme="minorHAnsi" w:eastAsiaTheme="minorEastAsia" w:hAnsiTheme="minorHAnsi" w:cstheme="minorBidi"/>
                <w:noProof/>
                <w:sz w:val="22"/>
                <w:szCs w:val="22"/>
              </w:rPr>
              <w:tab/>
            </w:r>
            <w:r w:rsidR="00091413" w:rsidRPr="0052219B">
              <w:rPr>
                <w:rStyle w:val="Hyperlink"/>
                <w:noProof/>
              </w:rPr>
              <w:t>Specific Requirements</w:t>
            </w:r>
            <w:r w:rsidR="00091413">
              <w:rPr>
                <w:noProof/>
                <w:webHidden/>
              </w:rPr>
              <w:tab/>
            </w:r>
            <w:r w:rsidR="00091413">
              <w:rPr>
                <w:noProof/>
                <w:webHidden/>
              </w:rPr>
              <w:fldChar w:fldCharType="begin"/>
            </w:r>
            <w:r w:rsidR="00091413">
              <w:rPr>
                <w:noProof/>
                <w:webHidden/>
              </w:rPr>
              <w:instrText xml:space="preserve"> PAGEREF _Toc437224027 \h </w:instrText>
            </w:r>
            <w:r w:rsidR="00091413">
              <w:rPr>
                <w:noProof/>
                <w:webHidden/>
              </w:rPr>
            </w:r>
            <w:r w:rsidR="00091413">
              <w:rPr>
                <w:noProof/>
                <w:webHidden/>
              </w:rPr>
              <w:fldChar w:fldCharType="separate"/>
            </w:r>
            <w:r w:rsidR="00091413">
              <w:rPr>
                <w:noProof/>
                <w:webHidden/>
              </w:rPr>
              <w:t>5</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30" w:history="1">
            <w:r w:rsidR="00091413" w:rsidRPr="0052219B">
              <w:rPr>
                <w:rStyle w:val="Hyperlink"/>
                <w:noProof/>
              </w:rPr>
              <w:t>3.1.</w:t>
            </w:r>
            <w:r w:rsidR="00091413">
              <w:rPr>
                <w:rFonts w:asciiTheme="minorHAnsi" w:eastAsiaTheme="minorEastAsia" w:hAnsiTheme="minorHAnsi" w:cstheme="minorBidi"/>
                <w:noProof/>
                <w:sz w:val="22"/>
                <w:szCs w:val="22"/>
              </w:rPr>
              <w:tab/>
            </w:r>
            <w:r w:rsidR="00091413" w:rsidRPr="0052219B">
              <w:rPr>
                <w:rStyle w:val="Hyperlink"/>
                <w:noProof/>
              </w:rPr>
              <w:t>Functional Requirements</w:t>
            </w:r>
            <w:r w:rsidR="00091413">
              <w:rPr>
                <w:noProof/>
                <w:webHidden/>
              </w:rPr>
              <w:tab/>
            </w:r>
            <w:r w:rsidR="00091413">
              <w:rPr>
                <w:noProof/>
                <w:webHidden/>
              </w:rPr>
              <w:fldChar w:fldCharType="begin"/>
            </w:r>
            <w:r w:rsidR="00091413">
              <w:rPr>
                <w:noProof/>
                <w:webHidden/>
              </w:rPr>
              <w:instrText xml:space="preserve"> PAGEREF _Toc437224030 \h </w:instrText>
            </w:r>
            <w:r w:rsidR="00091413">
              <w:rPr>
                <w:noProof/>
                <w:webHidden/>
              </w:rPr>
            </w:r>
            <w:r w:rsidR="00091413">
              <w:rPr>
                <w:noProof/>
                <w:webHidden/>
              </w:rPr>
              <w:fldChar w:fldCharType="separate"/>
            </w:r>
            <w:r w:rsidR="00091413">
              <w:rPr>
                <w:noProof/>
                <w:webHidden/>
              </w:rPr>
              <w:t>5</w:t>
            </w:r>
            <w:r w:rsidR="00091413">
              <w:rPr>
                <w:noProof/>
                <w:webHidden/>
              </w:rPr>
              <w:fldChar w:fldCharType="end"/>
            </w:r>
          </w:hyperlink>
        </w:p>
        <w:p w:rsidR="00091413" w:rsidRDefault="002E3CDF">
          <w:pPr>
            <w:pStyle w:val="TOC2"/>
            <w:tabs>
              <w:tab w:val="left" w:pos="880"/>
              <w:tab w:val="right" w:leader="dot" w:pos="9350"/>
            </w:tabs>
            <w:rPr>
              <w:rFonts w:asciiTheme="minorHAnsi" w:eastAsiaTheme="minorEastAsia" w:hAnsiTheme="minorHAnsi" w:cstheme="minorBidi"/>
              <w:noProof/>
              <w:sz w:val="22"/>
              <w:szCs w:val="22"/>
            </w:rPr>
          </w:pPr>
          <w:hyperlink w:anchor="_Toc437224038" w:history="1">
            <w:r w:rsidR="00091413" w:rsidRPr="0052219B">
              <w:rPr>
                <w:rStyle w:val="Hyperlink"/>
                <w:noProof/>
              </w:rPr>
              <w:t>3.2</w:t>
            </w:r>
            <w:r w:rsidR="00091413">
              <w:rPr>
                <w:rFonts w:asciiTheme="minorHAnsi" w:eastAsiaTheme="minorEastAsia" w:hAnsiTheme="minorHAnsi" w:cstheme="minorBidi"/>
                <w:noProof/>
                <w:sz w:val="22"/>
                <w:szCs w:val="22"/>
              </w:rPr>
              <w:tab/>
            </w:r>
            <w:r w:rsidR="00091413" w:rsidRPr="0052219B">
              <w:rPr>
                <w:rStyle w:val="Hyperlink"/>
                <w:noProof/>
              </w:rPr>
              <w:t>Non-Functional Requirements</w:t>
            </w:r>
            <w:r w:rsidR="00091413">
              <w:rPr>
                <w:noProof/>
                <w:webHidden/>
              </w:rPr>
              <w:tab/>
            </w:r>
            <w:r w:rsidR="00091413">
              <w:rPr>
                <w:noProof/>
                <w:webHidden/>
              </w:rPr>
              <w:fldChar w:fldCharType="begin"/>
            </w:r>
            <w:r w:rsidR="00091413">
              <w:rPr>
                <w:noProof/>
                <w:webHidden/>
              </w:rPr>
              <w:instrText xml:space="preserve"> PAGEREF _Toc437224038 \h </w:instrText>
            </w:r>
            <w:r w:rsidR="00091413">
              <w:rPr>
                <w:noProof/>
                <w:webHidden/>
              </w:rPr>
            </w:r>
            <w:r w:rsidR="00091413">
              <w:rPr>
                <w:noProof/>
                <w:webHidden/>
              </w:rPr>
              <w:fldChar w:fldCharType="separate"/>
            </w:r>
            <w:r w:rsidR="00091413">
              <w:rPr>
                <w:noProof/>
                <w:webHidden/>
              </w:rPr>
              <w:t>10</w:t>
            </w:r>
            <w:r w:rsidR="00091413">
              <w:rPr>
                <w:noProof/>
                <w:webHidden/>
              </w:rPr>
              <w:fldChar w:fldCharType="end"/>
            </w:r>
          </w:hyperlink>
        </w:p>
        <w:p w:rsidR="00091413" w:rsidRDefault="002E3CDF">
          <w:pPr>
            <w:pStyle w:val="TOC1"/>
            <w:tabs>
              <w:tab w:val="right" w:leader="dot" w:pos="9350"/>
            </w:tabs>
            <w:rPr>
              <w:rFonts w:asciiTheme="minorHAnsi" w:eastAsiaTheme="minorEastAsia" w:hAnsiTheme="minorHAnsi" w:cstheme="minorBidi"/>
              <w:noProof/>
              <w:sz w:val="22"/>
              <w:szCs w:val="22"/>
            </w:rPr>
          </w:pPr>
          <w:hyperlink w:anchor="_Toc437224046" w:history="1">
            <w:r w:rsidR="00091413" w:rsidRPr="0052219B">
              <w:rPr>
                <w:rStyle w:val="Hyperlink"/>
                <w:noProof/>
              </w:rPr>
              <w:t>Appendix A: Use Case Specifications</w:t>
            </w:r>
            <w:r w:rsidR="00091413">
              <w:rPr>
                <w:noProof/>
                <w:webHidden/>
              </w:rPr>
              <w:tab/>
            </w:r>
            <w:r w:rsidR="00091413">
              <w:rPr>
                <w:noProof/>
                <w:webHidden/>
              </w:rPr>
              <w:fldChar w:fldCharType="begin"/>
            </w:r>
            <w:r w:rsidR="00091413">
              <w:rPr>
                <w:noProof/>
                <w:webHidden/>
              </w:rPr>
              <w:instrText xml:space="preserve"> PAGEREF _Toc437224046 \h </w:instrText>
            </w:r>
            <w:r w:rsidR="00091413">
              <w:rPr>
                <w:noProof/>
                <w:webHidden/>
              </w:rPr>
            </w:r>
            <w:r w:rsidR="00091413">
              <w:rPr>
                <w:noProof/>
                <w:webHidden/>
              </w:rPr>
              <w:fldChar w:fldCharType="separate"/>
            </w:r>
            <w:r w:rsidR="00091413">
              <w:rPr>
                <w:noProof/>
                <w:webHidden/>
              </w:rPr>
              <w:t>10</w:t>
            </w:r>
            <w:r w:rsidR="00091413">
              <w:rPr>
                <w:noProof/>
                <w:webHidden/>
              </w:rPr>
              <w:fldChar w:fldCharType="end"/>
            </w:r>
          </w:hyperlink>
        </w:p>
        <w:p w:rsidR="00091413" w:rsidRDefault="002E3CDF">
          <w:pPr>
            <w:pStyle w:val="TOC1"/>
            <w:tabs>
              <w:tab w:val="right" w:leader="dot" w:pos="9350"/>
            </w:tabs>
            <w:rPr>
              <w:rFonts w:asciiTheme="minorHAnsi" w:eastAsiaTheme="minorEastAsia" w:hAnsiTheme="minorHAnsi" w:cstheme="minorBidi"/>
              <w:noProof/>
              <w:sz w:val="22"/>
              <w:szCs w:val="22"/>
            </w:rPr>
          </w:pPr>
          <w:hyperlink w:anchor="_Toc437224047" w:history="1">
            <w:r w:rsidR="00091413" w:rsidRPr="0052219B">
              <w:rPr>
                <w:rStyle w:val="Hyperlink"/>
                <w:noProof/>
              </w:rPr>
              <w:t>Appendix B: Traceability Matrix</w:t>
            </w:r>
            <w:r w:rsidR="00091413">
              <w:rPr>
                <w:noProof/>
                <w:webHidden/>
              </w:rPr>
              <w:tab/>
            </w:r>
            <w:r w:rsidR="00091413">
              <w:rPr>
                <w:noProof/>
                <w:webHidden/>
              </w:rPr>
              <w:fldChar w:fldCharType="begin"/>
            </w:r>
            <w:r w:rsidR="00091413">
              <w:rPr>
                <w:noProof/>
                <w:webHidden/>
              </w:rPr>
              <w:instrText xml:space="preserve"> PAGEREF _Toc437224047 \h </w:instrText>
            </w:r>
            <w:r w:rsidR="00091413">
              <w:rPr>
                <w:noProof/>
                <w:webHidden/>
              </w:rPr>
            </w:r>
            <w:r w:rsidR="00091413">
              <w:rPr>
                <w:noProof/>
                <w:webHidden/>
              </w:rPr>
              <w:fldChar w:fldCharType="separate"/>
            </w:r>
            <w:r w:rsidR="00091413">
              <w:rPr>
                <w:noProof/>
                <w:webHidden/>
              </w:rPr>
              <w:t>26</w:t>
            </w:r>
            <w:r w:rsidR="00091413">
              <w:rPr>
                <w:noProof/>
                <w:webHidden/>
              </w:rPr>
              <w:fldChar w:fldCharType="end"/>
            </w:r>
          </w:hyperlink>
        </w:p>
        <w:p w:rsidR="006D454F" w:rsidRDefault="00B27249">
          <w:r>
            <w:rPr>
              <w:b/>
              <w:bCs/>
              <w:noProof/>
            </w:rPr>
            <w:fldChar w:fldCharType="end"/>
          </w:r>
        </w:p>
      </w:sdtContent>
    </w:sdt>
    <w:p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rsidR="009E38D1" w:rsidRDefault="009E38D1" w:rsidP="00BC414C">
      <w:pPr>
        <w:pStyle w:val="Title"/>
        <w:keepNext/>
        <w:keepLines/>
      </w:pPr>
      <w:r>
        <w:lastRenderedPageBreak/>
        <w:t>Requirements Specification</w:t>
      </w:r>
    </w:p>
    <w:p w:rsidR="001B55DA" w:rsidRPr="001B55DA" w:rsidRDefault="00002059" w:rsidP="00BC414C">
      <w:pPr>
        <w:pStyle w:val="Heading1"/>
        <w:spacing w:after="200" w:line="360" w:lineRule="auto"/>
      </w:pPr>
      <w:bookmarkStart w:id="13" w:name="_Toc437224014"/>
      <w:r>
        <w:t>Introduction</w:t>
      </w:r>
      <w:bookmarkEnd w:id="13"/>
    </w:p>
    <w:p w:rsidR="00F1310B" w:rsidRPr="00F1310B" w:rsidRDefault="00F1310B" w:rsidP="00BC414C">
      <w:pPr>
        <w:pStyle w:val="Heading2"/>
        <w:keepNext/>
        <w:keepLines/>
        <w:spacing w:line="360" w:lineRule="auto"/>
      </w:pPr>
      <w:bookmarkStart w:id="14" w:name="_Toc437224015"/>
      <w:r w:rsidRPr="00F1310B">
        <w:t>Purpose</w:t>
      </w:r>
      <w:bookmarkEnd w:id="14"/>
    </w:p>
    <w:p w:rsidR="00AC73E6" w:rsidRDefault="00CD0C85" w:rsidP="00BC414C">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BC414C">
      <w:pPr>
        <w:pStyle w:val="Heading2"/>
        <w:keepNext/>
        <w:keepLines/>
      </w:pPr>
      <w:bookmarkStart w:id="15" w:name="_Toc437224016"/>
      <w:r>
        <w:t>Scope</w:t>
      </w:r>
      <w:bookmarkEnd w:id="15"/>
    </w:p>
    <w:p w:rsidR="00E918A4" w:rsidRDefault="00E918A4" w:rsidP="00BC414C">
      <w:pPr>
        <w:keepNext/>
        <w:keepLines/>
      </w:pPr>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E918A4" w:rsidRDefault="00E918A4" w:rsidP="00BC414C">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E918A4" w:rsidRDefault="00E918A4" w:rsidP="00BC414C">
      <w:pPr>
        <w:pStyle w:val="ListParagraph"/>
        <w:keepNext/>
        <w:keepLines/>
        <w:numPr>
          <w:ilvl w:val="0"/>
          <w:numId w:val="6"/>
        </w:numPr>
      </w:pPr>
      <w:r>
        <w:t>Simple Moving Average</w:t>
      </w:r>
    </w:p>
    <w:p w:rsidR="00E918A4" w:rsidRDefault="00E918A4" w:rsidP="00BC414C">
      <w:pPr>
        <w:pStyle w:val="ListParagraph"/>
        <w:keepNext/>
        <w:keepLines/>
        <w:numPr>
          <w:ilvl w:val="0"/>
          <w:numId w:val="6"/>
        </w:numPr>
      </w:pPr>
      <w:r>
        <w:t>Data correlation discovery between the multiple devices.</w:t>
      </w:r>
    </w:p>
    <w:p w:rsidR="00E918A4" w:rsidRDefault="00E918A4" w:rsidP="00BC414C">
      <w:pPr>
        <w:pStyle w:val="ListParagraph"/>
        <w:keepNext/>
        <w:keepLines/>
        <w:numPr>
          <w:ilvl w:val="0"/>
          <w:numId w:val="6"/>
        </w:numPr>
      </w:pPr>
      <w:r>
        <w:t>Simply display data that was uploaded to the customer in a graphical format.</w:t>
      </w:r>
    </w:p>
    <w:p w:rsidR="00E918A4" w:rsidRDefault="00E918A4" w:rsidP="00BC414C">
      <w:pPr>
        <w:pStyle w:val="ListParagraph"/>
        <w:keepNext/>
        <w:keepLines/>
        <w:numPr>
          <w:ilvl w:val="0"/>
          <w:numId w:val="6"/>
        </w:numPr>
      </w:pPr>
      <w:r>
        <w:t xml:space="preserve">Calculate the user’s activity.  </w:t>
      </w:r>
    </w:p>
    <w:p w:rsidR="00E918A4" w:rsidRDefault="00E918A4" w:rsidP="00BC414C">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CF6BE0" w:rsidRDefault="00002059" w:rsidP="00BC414C">
      <w:pPr>
        <w:pStyle w:val="Heading2"/>
        <w:keepNext/>
        <w:keepLines/>
      </w:pPr>
      <w:bookmarkStart w:id="16" w:name="_Toc435284801"/>
      <w:bookmarkStart w:id="17" w:name="_Toc435284802"/>
      <w:bookmarkStart w:id="18" w:name="_Toc435284803"/>
      <w:bookmarkStart w:id="19" w:name="_Toc435284804"/>
      <w:bookmarkStart w:id="20" w:name="_Toc435284805"/>
      <w:bookmarkStart w:id="21" w:name="_Toc435284806"/>
      <w:bookmarkStart w:id="22" w:name="_Toc437224017"/>
      <w:bookmarkEnd w:id="16"/>
      <w:bookmarkEnd w:id="17"/>
      <w:bookmarkEnd w:id="18"/>
      <w:bookmarkEnd w:id="19"/>
      <w:bookmarkEnd w:id="20"/>
      <w:bookmarkEnd w:id="21"/>
      <w:r>
        <w:t>Definitions, Acronyms, and Abbreviations</w:t>
      </w:r>
      <w:bookmarkEnd w:id="22"/>
    </w:p>
    <w:tbl>
      <w:tblPr>
        <w:tblStyle w:val="LightShading-Accent11"/>
        <w:tblW w:w="10048" w:type="dxa"/>
        <w:tblLook w:val="0480" w:firstRow="0" w:lastRow="0" w:firstColumn="1" w:lastColumn="0" w:noHBand="0" w:noVBand="1"/>
      </w:tblPr>
      <w:tblGrid>
        <w:gridCol w:w="2898"/>
        <w:gridCol w:w="7150"/>
      </w:tblGrid>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Account</w:t>
            </w:r>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Roles and permissions assigned to a user</w:t>
            </w:r>
            <w:r w:rsidR="00BB4B49">
              <w:t xml:space="preserve"> and stored electronically</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C00D6D" w:rsidP="00BC414C">
            <w:pPr>
              <w:keepNext/>
              <w:keepLines/>
              <w:widowControl w:val="0"/>
              <w:rPr>
                <w:i/>
              </w:rPr>
            </w:pPr>
            <w:r>
              <w:rPr>
                <w:i/>
              </w:rPr>
              <w:t>Activity</w:t>
            </w:r>
          </w:p>
        </w:tc>
        <w:tc>
          <w:tcPr>
            <w:tcW w:w="7150" w:type="dxa"/>
          </w:tcPr>
          <w:p w:rsidR="00C00D6D" w:rsidRDefault="00C00D6D" w:rsidP="00BC414C">
            <w:pPr>
              <w:keepNext/>
              <w:keepLines/>
              <w:widowControl w:val="0"/>
              <w:cnfStyle w:val="000000000000" w:firstRow="0" w:lastRow="0" w:firstColumn="0" w:lastColumn="0" w:oddVBand="0" w:evenVBand="0" w:oddHBand="0" w:evenHBand="0" w:firstRowFirstColumn="0" w:firstRowLastColumn="0" w:lastRowFirstColumn="0" w:lastRowLastColumn="0"/>
            </w:pPr>
            <w:r>
              <w:t>Action performed by patient (ex. running, walking, sleeping)</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proofErr w:type="spellStart"/>
            <w:r>
              <w:rPr>
                <w:i/>
              </w:rPr>
              <w:t>BasisPeak</w:t>
            </w:r>
            <w:proofErr w:type="spellEnd"/>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Wearable medical device developed by the Basis company</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r>
              <w:rPr>
                <w:i/>
              </w:rPr>
              <w:t>csv</w:t>
            </w:r>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Comma-separated values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CD56CE" w:rsidRDefault="00BD5ABF" w:rsidP="00BC414C">
            <w:pPr>
              <w:keepNext/>
              <w:keepLines/>
              <w:widowControl w:val="0"/>
              <w:rPr>
                <w:i/>
              </w:rPr>
            </w:pPr>
            <w:r>
              <w:rPr>
                <w:i/>
              </w:rPr>
              <w:t>Customer</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person or group requesting the software to be built</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proofErr w:type="spellStart"/>
            <w:r>
              <w:rPr>
                <w:i/>
              </w:rPr>
              <w:t>dat</w:t>
            </w:r>
            <w:proofErr w:type="spellEnd"/>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Data file</w:t>
            </w:r>
          </w:p>
        </w:tc>
      </w:tr>
      <w:tr w:rsidR="009763D4"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9763D4" w:rsidRDefault="009763D4" w:rsidP="00BC414C">
            <w:pPr>
              <w:keepNext/>
              <w:keepLines/>
              <w:widowControl w:val="0"/>
              <w:rPr>
                <w:i/>
              </w:rPr>
            </w:pPr>
            <w:r>
              <w:rPr>
                <w:i/>
              </w:rPr>
              <w:t>Data</w:t>
            </w:r>
          </w:p>
        </w:tc>
        <w:tc>
          <w:tcPr>
            <w:tcW w:w="7150" w:type="dxa"/>
          </w:tcPr>
          <w:p w:rsidR="009763D4" w:rsidRDefault="009763D4" w:rsidP="00BC414C">
            <w:pPr>
              <w:keepNext/>
              <w:keepLines/>
              <w:widowControl w:val="0"/>
              <w:cnfStyle w:val="000000100000" w:firstRow="0" w:lastRow="0" w:firstColumn="0" w:lastColumn="0" w:oddVBand="0" w:evenVBand="0" w:oddHBand="1" w:evenHBand="0" w:firstRowFirstColumn="0" w:firstRowLastColumn="0" w:lastRowFirstColumn="0" w:lastRowLastColumn="0"/>
            </w:pPr>
            <w:r>
              <w:t>Patient information</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9763D4" w:rsidP="00BC414C">
            <w:pPr>
              <w:keepNext/>
              <w:keepLines/>
              <w:widowControl w:val="0"/>
              <w:rPr>
                <w:i/>
              </w:rPr>
            </w:pPr>
            <w:r>
              <w:rPr>
                <w:i/>
              </w:rPr>
              <w:t>Database</w:t>
            </w:r>
          </w:p>
        </w:tc>
        <w:tc>
          <w:tcPr>
            <w:tcW w:w="7150" w:type="dxa"/>
          </w:tcPr>
          <w:p w:rsidR="00C00D6D" w:rsidRDefault="009763D4" w:rsidP="00BC414C">
            <w:pPr>
              <w:keepNext/>
              <w:keepLines/>
              <w:widowControl w:val="0"/>
              <w:cnfStyle w:val="000000000000" w:firstRow="0" w:lastRow="0" w:firstColumn="0" w:lastColumn="0" w:oddVBand="0" w:evenVBand="0" w:oddHBand="0" w:evenHBand="0" w:firstRowFirstColumn="0" w:firstRowLastColumn="0" w:lastRowFirstColumn="0" w:lastRowLastColumn="0"/>
            </w:pPr>
            <w:r>
              <w:t>Storage medium for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Database Service</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Data</w:t>
            </w:r>
            <w:r w:rsidR="00C217AB">
              <w:t>base functionality accessible via</w:t>
            </w:r>
            <w:r>
              <w:t xml:space="preserve"> the internet</w:t>
            </w:r>
          </w:p>
        </w:tc>
      </w:tr>
      <w:tr w:rsidR="000B4F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0B4FBF" w:rsidRDefault="000B4FBF" w:rsidP="00BC414C">
            <w:pPr>
              <w:keepNext/>
              <w:keepLines/>
              <w:widowControl w:val="0"/>
              <w:rPr>
                <w:i/>
              </w:rPr>
            </w:pPr>
            <w:r>
              <w:rPr>
                <w:i/>
              </w:rPr>
              <w:t>ECG</w:t>
            </w:r>
          </w:p>
        </w:tc>
        <w:tc>
          <w:tcPr>
            <w:tcW w:w="7150" w:type="dxa"/>
          </w:tcPr>
          <w:p w:rsidR="000B4FBF" w:rsidRDefault="000B4FBF" w:rsidP="00BC414C">
            <w:pPr>
              <w:keepNext/>
              <w:keepLines/>
              <w:widowControl w:val="0"/>
              <w:cnfStyle w:val="000000000000" w:firstRow="0" w:lastRow="0" w:firstColumn="0" w:lastColumn="0" w:oddVBand="0" w:evenVBand="0" w:oddHBand="0" w:evenHBand="0" w:firstRowFirstColumn="0" w:firstRowLastColumn="0" w:lastRowFirstColumn="0" w:lastRowLastColumn="0"/>
            </w:pPr>
            <w:r>
              <w:t>Electro Cardio Gram</w:t>
            </w:r>
          </w:p>
        </w:tc>
      </w:tr>
      <w:tr w:rsidR="00A04B3E"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04B3E" w:rsidRDefault="00A04B3E" w:rsidP="00BC414C">
            <w:pPr>
              <w:keepNext/>
              <w:keepLines/>
              <w:widowControl w:val="0"/>
              <w:rPr>
                <w:i/>
              </w:rPr>
            </w:pPr>
            <w:r>
              <w:rPr>
                <w:i/>
              </w:rPr>
              <w:t>Experiment</w:t>
            </w:r>
          </w:p>
        </w:tc>
        <w:tc>
          <w:tcPr>
            <w:tcW w:w="7150" w:type="dxa"/>
          </w:tcPr>
          <w:p w:rsidR="00A04B3E" w:rsidRDefault="00A04B3E"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Combining of data to generate a report based on </w:t>
            </w:r>
            <w:r w:rsidR="00C217AB">
              <w:t xml:space="preserve">input </w:t>
            </w:r>
            <w:r>
              <w:t>criteria</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Experiment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able to run experiments </w:t>
            </w:r>
            <w:r w:rsidR="00C217AB">
              <w:t>on</w:t>
            </w:r>
            <w:r>
              <w:t xml:space="preserve">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F6354B" w:rsidP="00BC414C">
            <w:pPr>
              <w:keepNext/>
              <w:keepLines/>
              <w:widowControl w:val="0"/>
              <w:rPr>
                <w:i/>
              </w:rPr>
            </w:pPr>
            <w:r>
              <w:rPr>
                <w:i/>
              </w:rPr>
              <w:t>HTTP(S)</w:t>
            </w:r>
          </w:p>
        </w:tc>
        <w:tc>
          <w:tcPr>
            <w:tcW w:w="7150" w:type="dxa"/>
          </w:tcPr>
          <w:p w:rsidR="00BD5ABF" w:rsidRDefault="00F6354B"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Hypertext Transfer </w:t>
            </w:r>
            <w:r w:rsidR="00F973F0">
              <w:t>Protocol</w:t>
            </w:r>
            <w:r>
              <w:t xml:space="preserve"> (Secure)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IEEE</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A309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A309C" w:rsidRDefault="002A309C" w:rsidP="00BC414C">
            <w:pPr>
              <w:keepNext/>
              <w:keepLines/>
              <w:widowControl w:val="0"/>
              <w:rPr>
                <w:i/>
              </w:rPr>
            </w:pPr>
            <w:r>
              <w:rPr>
                <w:i/>
              </w:rPr>
              <w:t>Interface</w:t>
            </w:r>
          </w:p>
        </w:tc>
        <w:tc>
          <w:tcPr>
            <w:tcW w:w="7150" w:type="dxa"/>
          </w:tcPr>
          <w:p w:rsidR="002A309C" w:rsidRDefault="002A309C"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Medium in which </w:t>
            </w:r>
            <w:r w:rsidR="00C217AB">
              <w:t>a</w:t>
            </w:r>
            <w:r>
              <w:t xml:space="preserve"> user interacts with the system</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Microsoft Band</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the Microsoft Corporation</w:t>
            </w:r>
          </w:p>
        </w:tc>
      </w:tr>
      <w:tr w:rsidR="00F6354B"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F6354B" w:rsidRDefault="00F6354B" w:rsidP="00BC414C">
            <w:pPr>
              <w:keepNext/>
              <w:keepLines/>
              <w:widowControl w:val="0"/>
              <w:rPr>
                <w:i/>
              </w:rPr>
            </w:pPr>
            <w:r>
              <w:rPr>
                <w:i/>
              </w:rPr>
              <w:t>Patient</w:t>
            </w:r>
          </w:p>
        </w:tc>
        <w:tc>
          <w:tcPr>
            <w:tcW w:w="7150" w:type="dxa"/>
          </w:tcPr>
          <w:p w:rsidR="00F6354B" w:rsidRDefault="00F973F0" w:rsidP="00BC414C">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Physician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w:t>
            </w:r>
            <w:r w:rsidR="00C217AB">
              <w:t>treats</w:t>
            </w:r>
            <w:r>
              <w:t xml:space="preserve"> patients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2469FB" w:rsidRDefault="00BD5ABF" w:rsidP="00BC414C">
            <w:pPr>
              <w:keepNext/>
              <w:keepLines/>
              <w:widowControl w:val="0"/>
              <w:rPr>
                <w:i/>
              </w:rPr>
            </w:pPr>
            <w:r>
              <w:rPr>
                <w:i/>
              </w:rPr>
              <w:t>PII</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Personally Identifiable Information</w:t>
            </w:r>
          </w:p>
        </w:tc>
      </w:tr>
      <w:tr w:rsidR="00E627C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w:t>
            </w:r>
          </w:p>
        </w:tc>
        <w:tc>
          <w:tcPr>
            <w:tcW w:w="7150" w:type="dxa"/>
          </w:tcPr>
          <w:p w:rsidR="00E627CA" w:rsidRDefault="00E627CA" w:rsidP="00BC414C">
            <w:pPr>
              <w:keepNext/>
              <w:keepLines/>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E627CA"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 Builder</w:t>
            </w:r>
          </w:p>
        </w:tc>
        <w:tc>
          <w:tcPr>
            <w:tcW w:w="7150" w:type="dxa"/>
          </w:tcPr>
          <w:p w:rsidR="00E627CA" w:rsidRDefault="00E627CA" w:rsidP="00BC414C">
            <w:pPr>
              <w:keepNext/>
              <w:keepLines/>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SQL</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Structured Query Language</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Stakeholder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Anyone who has a stake in the outcome of the project</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System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able to manage other user accounts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System Developer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design and construction of a system</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Tester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testing of a system</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UAH</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The </w:t>
            </w:r>
            <w:r w:rsidR="00C217AB">
              <w:t>University</w:t>
            </w:r>
            <w:r>
              <w:t xml:space="preserve"> of Alabama in Huntsville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Operator of the system</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5908DF" w:rsidRDefault="005908DF" w:rsidP="00BC414C">
            <w:pPr>
              <w:keepNext/>
              <w:keepLines/>
              <w:widowControl w:val="0"/>
              <w:rPr>
                <w:i/>
              </w:rPr>
            </w:pPr>
            <w:r>
              <w:rPr>
                <w:i/>
              </w:rPr>
              <w:t>Medical Device</w:t>
            </w:r>
          </w:p>
        </w:tc>
        <w:tc>
          <w:tcPr>
            <w:tcW w:w="7150" w:type="dxa"/>
          </w:tcPr>
          <w:p w:rsidR="005908DF" w:rsidRDefault="005908D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Application</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application hosted on a server and accessible via the internet most commonly through a web browser</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Based</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Accessible via the internet utilizing HTTP/HTTPS</w:t>
            </w:r>
          </w:p>
        </w:tc>
      </w:tr>
      <w:tr w:rsidR="005908D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Browser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interface to view web applications over the internet (example: Firefox, Internet Explorer</w:t>
            </w:r>
            <w:r w:rsidR="00416C31">
              <w:t>)</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Service</w:t>
            </w:r>
          </w:p>
        </w:tc>
        <w:tc>
          <w:tcPr>
            <w:tcW w:w="7150" w:type="dxa"/>
          </w:tcPr>
          <w:p w:rsidR="00BD5ABF" w:rsidRDefault="00416C31" w:rsidP="00BC414C">
            <w:pPr>
              <w:keepNext/>
              <w:keepLines/>
              <w:widowControl w:val="0"/>
              <w:cnfStyle w:val="000000100000" w:firstRow="0" w:lastRow="0" w:firstColumn="0" w:lastColumn="0" w:oddVBand="0" w:evenVBand="0" w:oddHBand="1" w:evenHBand="0" w:firstRowFirstColumn="0" w:firstRowLastColumn="0" w:lastRowFirstColumn="0" w:lastRowLastColumn="0"/>
            </w:pPr>
            <w:r>
              <w:t>A software service</w:t>
            </w:r>
            <w:r w:rsidR="00BD5ABF">
              <w:t xml:space="preserve"> accessible over the internet</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Zephyr</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Zephyr Pharmaceuticals</w:t>
            </w:r>
          </w:p>
        </w:tc>
      </w:tr>
    </w:tbl>
    <w:p w:rsidR="00CF6BE0" w:rsidRPr="00CF6BE0" w:rsidRDefault="00CF6BE0" w:rsidP="00BC414C">
      <w:pPr>
        <w:keepNext/>
        <w:keepLines/>
      </w:pPr>
    </w:p>
    <w:p w:rsidR="00002059" w:rsidRDefault="00002059" w:rsidP="00BC414C">
      <w:pPr>
        <w:pStyle w:val="Heading2"/>
        <w:keepNext/>
        <w:keepLines/>
      </w:pPr>
      <w:bookmarkStart w:id="23" w:name="_Toc437224018"/>
      <w:r>
        <w:t>References</w:t>
      </w:r>
      <w:bookmarkEnd w:id="23"/>
    </w:p>
    <w:p w:rsidR="00CF6BE0" w:rsidRDefault="00CF6BE0" w:rsidP="00BC414C">
      <w:pPr>
        <w:pStyle w:val="ListParagraph"/>
        <w:keepNext/>
        <w:keepLines/>
        <w:widowControl w:val="0"/>
        <w:numPr>
          <w:ilvl w:val="0"/>
          <w:numId w:val="7"/>
        </w:numPr>
        <w:spacing w:after="0" w:line="240" w:lineRule="auto"/>
      </w:pPr>
      <w:r>
        <w:lastRenderedPageBreak/>
        <w:t>IEEE Recommended Practice for Software Requirements Specifications (</w:t>
      </w:r>
      <w:r w:rsidRPr="0039591E">
        <w:t>IEEE Std 830-1998</w:t>
      </w:r>
      <w:r>
        <w:t>)</w:t>
      </w:r>
    </w:p>
    <w:p w:rsidR="001C7416" w:rsidRDefault="001C7416" w:rsidP="00BC414C">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BC414C">
      <w:pPr>
        <w:pStyle w:val="ListParagraph"/>
        <w:keepNext/>
        <w:keepLines/>
        <w:widowControl w:val="0"/>
        <w:spacing w:after="0" w:line="240" w:lineRule="auto"/>
      </w:pPr>
    </w:p>
    <w:p w:rsidR="00CF6BE0" w:rsidRDefault="00CF6BE0" w:rsidP="00BC414C">
      <w:pPr>
        <w:pStyle w:val="Heading2"/>
        <w:keepNext/>
        <w:keepLines/>
      </w:pPr>
      <w:bookmarkStart w:id="24" w:name="_Toc437224019"/>
      <w:r>
        <w:t>Overview</w:t>
      </w:r>
      <w:bookmarkEnd w:id="24"/>
    </w:p>
    <w:p w:rsidR="00CF6BE0" w:rsidRDefault="00CF6BE0" w:rsidP="00BC414C">
      <w:pPr>
        <w:keepNext/>
        <w:keepLines/>
      </w:pPr>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BC414C">
      <w:pPr>
        <w:pStyle w:val="Heading1"/>
      </w:pPr>
      <w:bookmarkStart w:id="25" w:name="_Toc437224020"/>
      <w:r>
        <w:t>Overall Description</w:t>
      </w:r>
      <w:bookmarkEnd w:id="25"/>
    </w:p>
    <w:p w:rsidR="00CF6BE0" w:rsidRPr="00CF6BE0" w:rsidRDefault="00CF6BE0"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6" w:name="_Toc430564285"/>
      <w:bookmarkStart w:id="27" w:name="_Toc430564338"/>
      <w:bookmarkStart w:id="28" w:name="_Toc430564615"/>
      <w:bookmarkStart w:id="29" w:name="_Toc431145053"/>
      <w:bookmarkStart w:id="30" w:name="_Toc432366808"/>
      <w:bookmarkStart w:id="31" w:name="_Toc434192814"/>
      <w:bookmarkStart w:id="32" w:name="_Toc434194379"/>
      <w:bookmarkStart w:id="33" w:name="_Toc434541818"/>
      <w:bookmarkStart w:id="34" w:name="_Toc435046995"/>
      <w:bookmarkStart w:id="35" w:name="_Toc435284811"/>
      <w:bookmarkStart w:id="36" w:name="_Toc436595297"/>
      <w:bookmarkStart w:id="37" w:name="_Toc436595549"/>
      <w:bookmarkStart w:id="38" w:name="_Toc437224021"/>
      <w:bookmarkEnd w:id="26"/>
      <w:bookmarkEnd w:id="27"/>
      <w:bookmarkEnd w:id="28"/>
      <w:bookmarkEnd w:id="29"/>
      <w:bookmarkEnd w:id="30"/>
      <w:bookmarkEnd w:id="31"/>
      <w:bookmarkEnd w:id="32"/>
      <w:bookmarkEnd w:id="33"/>
      <w:bookmarkEnd w:id="34"/>
      <w:bookmarkEnd w:id="35"/>
      <w:bookmarkEnd w:id="36"/>
      <w:bookmarkEnd w:id="37"/>
      <w:bookmarkEnd w:id="38"/>
    </w:p>
    <w:p w:rsidR="00CF6BE0" w:rsidRDefault="00CF6BE0" w:rsidP="00BC414C">
      <w:pPr>
        <w:pStyle w:val="Heading2"/>
        <w:keepNext/>
        <w:keepLines/>
      </w:pPr>
      <w:bookmarkStart w:id="39" w:name="_Toc437224022"/>
      <w:r>
        <w:t>Product Perspective</w:t>
      </w:r>
      <w:bookmarkEnd w:id="39"/>
    </w:p>
    <w:p w:rsidR="002729C6" w:rsidRPr="00E33B6A" w:rsidRDefault="002729C6" w:rsidP="00BC414C">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BC414C">
      <w:pPr>
        <w:pStyle w:val="Heading2"/>
        <w:keepNext/>
        <w:keepLines/>
      </w:pPr>
      <w:bookmarkStart w:id="40" w:name="_Toc437224023"/>
      <w:r>
        <w:t>Product Functions</w:t>
      </w:r>
      <w:bookmarkEnd w:id="40"/>
    </w:p>
    <w:p w:rsidR="00B4623B" w:rsidRDefault="00B4623B" w:rsidP="00BC414C">
      <w:pPr>
        <w:pStyle w:val="ListParagraph"/>
        <w:keepNext/>
        <w:keepLines/>
        <w:numPr>
          <w:ilvl w:val="0"/>
          <w:numId w:val="22"/>
        </w:numPr>
      </w:pPr>
      <w:r>
        <w:t>Web based and internet accessible.</w:t>
      </w:r>
    </w:p>
    <w:p w:rsidR="00B4623B" w:rsidRDefault="00B4623B" w:rsidP="00BC414C">
      <w:pPr>
        <w:pStyle w:val="ListParagraph"/>
        <w:keepNext/>
        <w:keepLines/>
        <w:numPr>
          <w:ilvl w:val="0"/>
          <w:numId w:val="22"/>
        </w:numPr>
      </w:pPr>
      <w:r>
        <w:t>Medical experiment creation.</w:t>
      </w:r>
    </w:p>
    <w:p w:rsidR="00B4623B" w:rsidRDefault="00B4623B" w:rsidP="00BC414C">
      <w:pPr>
        <w:pStyle w:val="ListParagraph"/>
        <w:keepNext/>
        <w:keepLines/>
        <w:numPr>
          <w:ilvl w:val="1"/>
          <w:numId w:val="22"/>
        </w:numPr>
      </w:pPr>
      <w:r>
        <w:t>Store experiments for later viewing.</w:t>
      </w:r>
    </w:p>
    <w:p w:rsidR="00B4623B" w:rsidRDefault="00B4623B" w:rsidP="00BC414C">
      <w:pPr>
        <w:pStyle w:val="ListParagraph"/>
        <w:keepNext/>
        <w:keepLines/>
        <w:numPr>
          <w:ilvl w:val="0"/>
          <w:numId w:val="22"/>
        </w:numPr>
      </w:pPr>
      <w:r>
        <w:t>Account Management including role-base user accounts.</w:t>
      </w:r>
    </w:p>
    <w:p w:rsidR="00B4623B" w:rsidRDefault="00B4623B" w:rsidP="00BC414C">
      <w:pPr>
        <w:pStyle w:val="ListParagraph"/>
        <w:keepNext/>
        <w:keepLines/>
        <w:numPr>
          <w:ilvl w:val="1"/>
          <w:numId w:val="22"/>
        </w:numPr>
      </w:pPr>
      <w:r>
        <w:t>Patient</w:t>
      </w:r>
    </w:p>
    <w:p w:rsidR="00B4623B" w:rsidRDefault="00B4623B" w:rsidP="00BC414C">
      <w:pPr>
        <w:pStyle w:val="ListParagraph"/>
        <w:keepNext/>
        <w:keepLines/>
        <w:numPr>
          <w:ilvl w:val="1"/>
          <w:numId w:val="22"/>
        </w:numPr>
      </w:pPr>
      <w:r>
        <w:t>Physician</w:t>
      </w:r>
    </w:p>
    <w:p w:rsidR="00B4623B" w:rsidRDefault="00B4623B" w:rsidP="00BC414C">
      <w:pPr>
        <w:pStyle w:val="ListParagraph"/>
        <w:keepNext/>
        <w:keepLines/>
        <w:numPr>
          <w:ilvl w:val="1"/>
          <w:numId w:val="22"/>
        </w:numPr>
      </w:pPr>
      <w:r>
        <w:t>Experiment Administrator</w:t>
      </w:r>
    </w:p>
    <w:p w:rsidR="00B4623B" w:rsidRDefault="00B4623B" w:rsidP="00BC414C">
      <w:pPr>
        <w:pStyle w:val="ListParagraph"/>
        <w:keepNext/>
        <w:keepLines/>
        <w:numPr>
          <w:ilvl w:val="1"/>
          <w:numId w:val="22"/>
        </w:numPr>
      </w:pPr>
      <w:r>
        <w:t>System Administrator</w:t>
      </w:r>
    </w:p>
    <w:p w:rsidR="00B4623B" w:rsidRDefault="00B4623B" w:rsidP="00BC414C">
      <w:pPr>
        <w:pStyle w:val="ListParagraph"/>
        <w:keepNext/>
        <w:keepLines/>
        <w:numPr>
          <w:ilvl w:val="0"/>
          <w:numId w:val="22"/>
        </w:numPr>
      </w:pPr>
      <w:r>
        <w:t>Allows for confidential medical data storage.</w:t>
      </w:r>
    </w:p>
    <w:p w:rsidR="00B4623B" w:rsidRDefault="00B4623B" w:rsidP="00BC414C">
      <w:pPr>
        <w:pStyle w:val="ListParagraph"/>
        <w:keepNext/>
        <w:keepLines/>
        <w:numPr>
          <w:ilvl w:val="0"/>
          <w:numId w:val="22"/>
        </w:numPr>
      </w:pPr>
      <w:r>
        <w:t>Allows for viewing medical data.</w:t>
      </w:r>
    </w:p>
    <w:p w:rsidR="00B4623B" w:rsidRDefault="00B4623B" w:rsidP="00BC414C">
      <w:pPr>
        <w:pStyle w:val="ListParagraph"/>
        <w:keepNext/>
        <w:keepLines/>
        <w:numPr>
          <w:ilvl w:val="0"/>
          <w:numId w:val="22"/>
        </w:numPr>
      </w:pPr>
      <w:r>
        <w:t>Allows for Physician/Patient confidentiality.</w:t>
      </w:r>
    </w:p>
    <w:p w:rsidR="00B4623B" w:rsidRDefault="00B4623B" w:rsidP="00BC414C">
      <w:pPr>
        <w:pStyle w:val="ListParagraph"/>
        <w:keepNext/>
        <w:keepLines/>
        <w:numPr>
          <w:ilvl w:val="0"/>
          <w:numId w:val="22"/>
        </w:numPr>
      </w:pPr>
      <w:r>
        <w:t>Provides a means to download experiment results and personal or patient medical data.</w:t>
      </w:r>
    </w:p>
    <w:p w:rsidR="00B4623B" w:rsidRPr="00E33B6A" w:rsidRDefault="00E15AF1" w:rsidP="00BC414C">
      <w:pPr>
        <w:pStyle w:val="ListParagraph"/>
        <w:keepNext/>
        <w:keepLines/>
        <w:numPr>
          <w:ilvl w:val="0"/>
          <w:numId w:val="22"/>
        </w:numPr>
      </w:pPr>
      <w:r>
        <w:t>Provides a user friendly interface.</w:t>
      </w:r>
    </w:p>
    <w:p w:rsidR="00CF6BE0" w:rsidRDefault="00CF6BE0" w:rsidP="00BC414C">
      <w:pPr>
        <w:pStyle w:val="Heading2"/>
        <w:keepNext/>
        <w:keepLines/>
      </w:pPr>
      <w:bookmarkStart w:id="41" w:name="_Toc437224024"/>
      <w:r>
        <w:t>User Characteristics</w:t>
      </w:r>
      <w:bookmarkEnd w:id="41"/>
    </w:p>
    <w:p w:rsidR="00E15AF1" w:rsidRDefault="00E15AF1" w:rsidP="00BC414C">
      <w:pPr>
        <w:pStyle w:val="ListParagraph"/>
        <w:keepNext/>
        <w:keepLines/>
        <w:numPr>
          <w:ilvl w:val="0"/>
          <w:numId w:val="23"/>
        </w:numPr>
      </w:pPr>
      <w:r>
        <w:t>Patient</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BC414C">
      <w:pPr>
        <w:pStyle w:val="ListParagraph"/>
        <w:keepNext/>
        <w:keepLines/>
        <w:numPr>
          <w:ilvl w:val="1"/>
          <w:numId w:val="23"/>
        </w:numPr>
      </w:pPr>
      <w:r w:rsidRPr="00E15AF1">
        <w:lastRenderedPageBreak/>
        <w:t>Since there is no PII, password resetting will be performed with either security questions or a temporary password will be mailed to a “call-back email”</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rsidR="007E7C9E" w:rsidRDefault="00E15AF1" w:rsidP="00BC414C">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w:t>
      </w:r>
      <w:r w:rsidR="00E918A4">
        <w:t xml:space="preserve"> (see the </w:t>
      </w:r>
      <w:hyperlink w:anchor="_The_system_shall" w:history="1">
        <w:r w:rsidR="00B27249" w:rsidRPr="00301BAB">
          <w:rPr>
            <w:rStyle w:val="Hyperlink"/>
            <w:i/>
          </w:rPr>
          <w:t>Non-Functional Requirements Section</w:t>
        </w:r>
      </w:hyperlink>
      <w:r w:rsidR="00E918A4">
        <w:t>).</w:t>
      </w:r>
    </w:p>
    <w:p w:rsidR="00E15AF1" w:rsidRDefault="00E15AF1" w:rsidP="00BC414C">
      <w:pPr>
        <w:pStyle w:val="ListParagraph"/>
        <w:keepNext/>
        <w:keepLines/>
        <w:numPr>
          <w:ilvl w:val="0"/>
          <w:numId w:val="23"/>
        </w:numPr>
      </w:pPr>
      <w:r>
        <w:t>Physician</w:t>
      </w:r>
    </w:p>
    <w:p w:rsidR="007E7C9E" w:rsidRPr="00E15AF1" w:rsidRDefault="00E15AF1" w:rsidP="00BC414C">
      <w:pPr>
        <w:pStyle w:val="ListParagraph"/>
        <w:keepNext/>
        <w:keepLines/>
        <w:numPr>
          <w:ilvl w:val="1"/>
          <w:numId w:val="23"/>
        </w:numPr>
      </w:pPr>
      <w:r w:rsidRPr="00E15AF1">
        <w:t>Will be able to add patients to the system.</w:t>
      </w:r>
    </w:p>
    <w:p w:rsidR="007E7C9E" w:rsidRPr="00E15AF1" w:rsidRDefault="00E15AF1" w:rsidP="00BC414C">
      <w:pPr>
        <w:pStyle w:val="ListParagraph"/>
        <w:keepNext/>
        <w:keepLines/>
        <w:numPr>
          <w:ilvl w:val="1"/>
          <w:numId w:val="23"/>
        </w:numPr>
      </w:pPr>
      <w:r w:rsidRPr="00E15AF1">
        <w:t xml:space="preserve">Patients </w:t>
      </w:r>
      <w:r w:rsidR="0057651E" w:rsidRPr="0057651E">
        <w:t xml:space="preserve">shall </w:t>
      </w:r>
      <w:r w:rsidRPr="00E15AF1">
        <w:t>be associated with</w:t>
      </w:r>
      <w:r w:rsidR="00E918A4">
        <w:t xml:space="preserve"> only</w:t>
      </w:r>
      <w:r w:rsidRPr="00E15AF1">
        <w:t xml:space="preserve"> one physician.</w:t>
      </w:r>
    </w:p>
    <w:p w:rsidR="007E7C9E" w:rsidRPr="00E15AF1" w:rsidRDefault="00E15AF1" w:rsidP="00BC414C">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BC414C">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rsidP="00BC414C">
      <w:pPr>
        <w:pStyle w:val="ListParagraph"/>
        <w:keepNext/>
        <w:keepLines/>
        <w:numPr>
          <w:ilvl w:val="0"/>
          <w:numId w:val="23"/>
        </w:numPr>
      </w:pPr>
      <w:r>
        <w:t>Experiment Administrator</w:t>
      </w:r>
    </w:p>
    <w:p w:rsidR="007E7C9E" w:rsidRPr="00E15AF1" w:rsidRDefault="00E15AF1" w:rsidP="00BC414C">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r w:rsidR="00E918A4">
        <w:t xml:space="preserve"> </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rsidP="00BC414C">
      <w:pPr>
        <w:pStyle w:val="ListParagraph"/>
        <w:keepNext/>
        <w:keepLines/>
        <w:numPr>
          <w:ilvl w:val="0"/>
          <w:numId w:val="23"/>
        </w:numPr>
      </w:pPr>
      <w:r>
        <w:t>System Administrator</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BC414C">
      <w:pPr>
        <w:pStyle w:val="ListParagraph"/>
        <w:keepNext/>
        <w:keepLines/>
        <w:numPr>
          <w:ilvl w:val="1"/>
          <w:numId w:val="23"/>
        </w:numPr>
      </w:pPr>
      <w:r w:rsidRPr="00E15AF1">
        <w:t xml:space="preserve">System administrators </w:t>
      </w:r>
      <w:r w:rsidR="0057651E">
        <w:t>will</w:t>
      </w:r>
      <w:r w:rsidR="0057651E" w:rsidRPr="00E15AF1">
        <w:t xml:space="preserve"> </w:t>
      </w:r>
      <w:r w:rsidRPr="00E15AF1">
        <w:t>have the ability to reset passwords.</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BC414C">
      <w:pPr>
        <w:pStyle w:val="ListParagraph"/>
        <w:keepNext/>
        <w:keepLines/>
      </w:pPr>
    </w:p>
    <w:p w:rsidR="00CF6BE0" w:rsidRDefault="00CF6BE0" w:rsidP="00BC414C">
      <w:pPr>
        <w:pStyle w:val="Heading2"/>
        <w:keepNext/>
        <w:keepLines/>
      </w:pPr>
      <w:bookmarkStart w:id="42" w:name="_Toc437224025"/>
      <w:r>
        <w:t>Constraints</w:t>
      </w:r>
      <w:bookmarkEnd w:id="42"/>
    </w:p>
    <w:p w:rsidR="00E15AF1" w:rsidRDefault="00E15AF1" w:rsidP="00BC414C">
      <w:pPr>
        <w:pStyle w:val="ListParagraph"/>
        <w:keepNext/>
        <w:keepLines/>
        <w:numPr>
          <w:ilvl w:val="0"/>
          <w:numId w:val="29"/>
        </w:numPr>
      </w:pPr>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p>
    <w:p w:rsidR="00486A2E" w:rsidRDefault="00486A2E" w:rsidP="00BC414C">
      <w:pPr>
        <w:pStyle w:val="ListParagraph"/>
        <w:keepNext/>
        <w:keepLines/>
      </w:pPr>
    </w:p>
    <w:tbl>
      <w:tblPr>
        <w:tblStyle w:val="GridTable4-Accent11"/>
        <w:tblW w:w="0" w:type="auto"/>
        <w:tblLook w:val="04A0" w:firstRow="1" w:lastRow="0" w:firstColumn="1" w:lastColumn="0" w:noHBand="0" w:noVBand="1"/>
      </w:tblPr>
      <w:tblGrid>
        <w:gridCol w:w="4788"/>
        <w:gridCol w:w="4788"/>
      </w:tblGrid>
      <w:tr w:rsidR="00A43712"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Default="00A43712" w:rsidP="00BC414C">
            <w:pPr>
              <w:keepNext/>
              <w:keepLines/>
              <w:jc w:val="center"/>
            </w:pPr>
            <w:r>
              <w:t>Internet Browser</w:t>
            </w:r>
          </w:p>
        </w:tc>
        <w:tc>
          <w:tcPr>
            <w:tcW w:w="4788" w:type="dxa"/>
          </w:tcPr>
          <w:p w:rsidR="00A43712" w:rsidRDefault="00A43712" w:rsidP="00BC414C">
            <w:pPr>
              <w:keepNext/>
              <w:keepLines/>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sidRPr="00645AA0">
              <w:rPr>
                <w:b w:val="0"/>
              </w:rPr>
              <w:lastRenderedPageBreak/>
              <w:t>Google Chrome</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v46</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Mozilla Firefox</w:t>
            </w:r>
          </w:p>
        </w:tc>
        <w:tc>
          <w:tcPr>
            <w:tcW w:w="4788" w:type="dxa"/>
          </w:tcPr>
          <w:p w:rsidR="00A43712" w:rsidRDefault="00A43712" w:rsidP="00BC414C">
            <w:pPr>
              <w:keepNext/>
              <w:keepLines/>
              <w:jc w:val="center"/>
              <w:cnfStyle w:val="000000000000" w:firstRow="0" w:lastRow="0" w:firstColumn="0" w:lastColumn="0" w:oddVBand="0" w:evenVBand="0" w:oddHBand="0" w:evenHBand="0" w:firstRowFirstColumn="0" w:firstRowLastColumn="0" w:lastRowFirstColumn="0" w:lastRowLastColumn="0"/>
            </w:pPr>
            <w:r>
              <w:t>v41</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Internet Explorer</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v11</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Apple Safari</w:t>
            </w:r>
          </w:p>
        </w:tc>
        <w:tc>
          <w:tcPr>
            <w:tcW w:w="4788" w:type="dxa"/>
          </w:tcPr>
          <w:p w:rsidR="00A43712" w:rsidRDefault="00B31A82" w:rsidP="00BC414C">
            <w:pPr>
              <w:keepNext/>
              <w:keepLines/>
              <w:jc w:val="center"/>
              <w:cnfStyle w:val="000000000000" w:firstRow="0" w:lastRow="0" w:firstColumn="0" w:lastColumn="0" w:oddVBand="0" w:evenVBand="0" w:oddHBand="0" w:evenHBand="0" w:firstRowFirstColumn="0" w:firstRowLastColumn="0" w:lastRowFirstColumn="0" w:lastRowLastColumn="0"/>
            </w:pPr>
            <w:r>
              <w:t>v9.0.1</w:t>
            </w:r>
          </w:p>
        </w:tc>
      </w:tr>
    </w:tbl>
    <w:p w:rsidR="00A43712" w:rsidRDefault="00A43712" w:rsidP="00BC414C">
      <w:pPr>
        <w:keepNext/>
        <w:keepLines/>
      </w:pPr>
    </w:p>
    <w:p w:rsidR="00486A2E" w:rsidRPr="00E33B6A" w:rsidRDefault="00486A2E" w:rsidP="00BC414C">
      <w:pPr>
        <w:pStyle w:val="ListParagraph"/>
        <w:keepNext/>
        <w:keepLines/>
        <w:numPr>
          <w:ilvl w:val="0"/>
          <w:numId w:val="29"/>
        </w:numPr>
      </w:pPr>
      <w:r>
        <w:t>Not all devices will provide the same types of data.  The requirements listed below outline all the various data that is required to be displayed.  However the software will not display data from a device if that device does not provide that type of data.</w:t>
      </w:r>
    </w:p>
    <w:p w:rsidR="00CF6BE0" w:rsidRDefault="00CF6BE0" w:rsidP="00BC414C">
      <w:pPr>
        <w:pStyle w:val="Heading2"/>
        <w:keepNext/>
        <w:keepLines/>
      </w:pPr>
      <w:bookmarkStart w:id="43" w:name="_Toc437224026"/>
      <w:r>
        <w:t>Assumptions and Dependencies</w:t>
      </w:r>
      <w:bookmarkEnd w:id="43"/>
    </w:p>
    <w:p w:rsidR="005B696B" w:rsidRDefault="005B696B" w:rsidP="00BC414C">
      <w:pPr>
        <w:pStyle w:val="ListParagraph"/>
        <w:keepNext/>
        <w:keepLines/>
        <w:numPr>
          <w:ilvl w:val="0"/>
          <w:numId w:val="29"/>
        </w:numPr>
        <w:tabs>
          <w:tab w:val="center" w:pos="4680"/>
        </w:tabs>
      </w:pPr>
      <w:r>
        <w:t>The data provided by the devices are validated by the device prior to being introduced into our system.  If a device’s technical information states that data can only be between certain values, the software is assuming the device is exporting its data correctly.</w:t>
      </w:r>
    </w:p>
    <w:p w:rsidR="005B696B" w:rsidRDefault="005B696B" w:rsidP="00BC414C">
      <w:pPr>
        <w:pStyle w:val="ListParagraph"/>
        <w:keepNext/>
        <w:keepLines/>
        <w:numPr>
          <w:ilvl w:val="0"/>
          <w:numId w:val="29"/>
        </w:numPr>
        <w:tabs>
          <w:tab w:val="center" w:pos="4680"/>
        </w:tabs>
      </w:pPr>
      <w:r>
        <w:t>Advanced network security features preventing attacks such as DDoS will be put in place at a later date by either a system administrator or a future project team.</w:t>
      </w:r>
    </w:p>
    <w:p w:rsidR="005B696B" w:rsidRDefault="005B696B" w:rsidP="00BC414C">
      <w:pPr>
        <w:pStyle w:val="ListParagraph"/>
        <w:keepNext/>
        <w:keepLines/>
        <w:numPr>
          <w:ilvl w:val="0"/>
          <w:numId w:val="29"/>
        </w:numPr>
        <w:tabs>
          <w:tab w:val="center" w:pos="4680"/>
        </w:tabs>
      </w:pPr>
      <w:r>
        <w:t>Backup and recovery of this system will be provided by a system administrator and will not be a function of the system.</w:t>
      </w:r>
    </w:p>
    <w:p w:rsidR="008D75AF" w:rsidRDefault="008D75AF" w:rsidP="00BC414C">
      <w:pPr>
        <w:pStyle w:val="ListParagraph"/>
        <w:keepNext/>
        <w:keepLines/>
        <w:numPr>
          <w:ilvl w:val="0"/>
          <w:numId w:val="29"/>
        </w:numPr>
        <w:tabs>
          <w:tab w:val="center" w:pos="4680"/>
        </w:tabs>
      </w:pPr>
      <w:r>
        <w:t>Backup and recovery of the medical data records will be provided by a system administrator and will not be a function of the system.</w:t>
      </w:r>
    </w:p>
    <w:p w:rsidR="00C217AB" w:rsidRDefault="005B696B" w:rsidP="00BC414C">
      <w:pPr>
        <w:pStyle w:val="ListParagraph"/>
        <w:keepNext/>
        <w:keepLines/>
        <w:numPr>
          <w:ilvl w:val="0"/>
          <w:numId w:val="29"/>
        </w:numPr>
        <w:tabs>
          <w:tab w:val="center" w:pos="4680"/>
        </w:tabs>
      </w:pPr>
      <w:r>
        <w:t xml:space="preserve">This system is dependent on a reliable connection to the computer that is hosting the web application server and database.  </w:t>
      </w:r>
    </w:p>
    <w:p w:rsidR="00CF6BE0" w:rsidRDefault="00CF6BE0" w:rsidP="00BC414C">
      <w:pPr>
        <w:pStyle w:val="Heading1"/>
      </w:pPr>
      <w:bookmarkStart w:id="44" w:name="_Toc437224027"/>
      <w:r>
        <w:t>Specific Requirements</w:t>
      </w:r>
      <w:bookmarkEnd w:id="44"/>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5" w:name="_Toc430564292"/>
      <w:bookmarkStart w:id="46" w:name="_Toc430564345"/>
      <w:bookmarkStart w:id="47" w:name="_Toc430564622"/>
      <w:bookmarkStart w:id="48" w:name="_Toc431145060"/>
      <w:bookmarkStart w:id="49" w:name="_Toc432366815"/>
      <w:bookmarkStart w:id="50" w:name="_Toc434192821"/>
      <w:bookmarkStart w:id="51" w:name="_Toc434194386"/>
      <w:bookmarkStart w:id="52" w:name="_Toc434541825"/>
      <w:bookmarkStart w:id="53" w:name="_Toc435047002"/>
      <w:bookmarkStart w:id="54" w:name="_Toc435284818"/>
      <w:bookmarkStart w:id="55" w:name="_Toc436595304"/>
      <w:bookmarkStart w:id="56" w:name="_Toc436595556"/>
      <w:bookmarkStart w:id="57" w:name="_Toc437224028"/>
      <w:bookmarkEnd w:id="45"/>
      <w:bookmarkEnd w:id="46"/>
      <w:bookmarkEnd w:id="47"/>
      <w:bookmarkEnd w:id="48"/>
      <w:bookmarkEnd w:id="49"/>
      <w:bookmarkEnd w:id="50"/>
      <w:bookmarkEnd w:id="51"/>
      <w:bookmarkEnd w:id="52"/>
      <w:bookmarkEnd w:id="53"/>
      <w:bookmarkEnd w:id="54"/>
      <w:bookmarkEnd w:id="55"/>
      <w:bookmarkEnd w:id="56"/>
      <w:bookmarkEnd w:id="57"/>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58" w:name="_Toc434192822"/>
      <w:bookmarkStart w:id="59" w:name="_Toc434194387"/>
      <w:bookmarkStart w:id="60" w:name="_Toc434541826"/>
      <w:bookmarkStart w:id="61" w:name="_Toc435047003"/>
      <w:bookmarkStart w:id="62" w:name="_Toc435284819"/>
      <w:bookmarkStart w:id="63" w:name="_Toc436595305"/>
      <w:bookmarkStart w:id="64" w:name="_Toc436595557"/>
      <w:bookmarkStart w:id="65" w:name="_Toc437224029"/>
      <w:bookmarkEnd w:id="58"/>
      <w:bookmarkEnd w:id="59"/>
      <w:bookmarkEnd w:id="60"/>
      <w:bookmarkEnd w:id="61"/>
      <w:bookmarkEnd w:id="62"/>
      <w:bookmarkEnd w:id="63"/>
      <w:bookmarkEnd w:id="64"/>
      <w:bookmarkEnd w:id="65"/>
    </w:p>
    <w:p w:rsidR="00317594" w:rsidRDefault="000162DE" w:rsidP="00BC414C">
      <w:pPr>
        <w:pStyle w:val="Heading2"/>
        <w:keepNext/>
        <w:keepLines/>
        <w:numPr>
          <w:ilvl w:val="1"/>
          <w:numId w:val="4"/>
        </w:numPr>
      </w:pPr>
      <w:bookmarkStart w:id="66" w:name="_Toc437224030"/>
      <w:r>
        <w:t>Functional Requirements</w:t>
      </w:r>
      <w:bookmarkEnd w:id="66"/>
    </w:p>
    <w:p w:rsidR="00B803FA" w:rsidRPr="00112187" w:rsidRDefault="00DE6F9D" w:rsidP="00BC414C">
      <w:pPr>
        <w:pStyle w:val="Heading3"/>
        <w:keepNext/>
        <w:keepLines/>
        <w:spacing w:before="0" w:after="0"/>
      </w:pPr>
      <w:bookmarkStart w:id="67" w:name="_Ref448433110"/>
      <w:r w:rsidRPr="008C0009">
        <w:t>The</w:t>
      </w:r>
      <w:r w:rsidRPr="00112187">
        <w:t xml:space="preserve"> system shall provide user authentication</w:t>
      </w:r>
      <w:r w:rsidR="00B803FA" w:rsidRPr="00112187">
        <w:t>.</w:t>
      </w:r>
      <w:bookmarkEnd w:id="67"/>
    </w:p>
    <w:p w:rsidR="00B803FA" w:rsidRPr="006E0B9D" w:rsidRDefault="00B803FA" w:rsidP="00BC414C">
      <w:pPr>
        <w:pStyle w:val="Heading4"/>
        <w:spacing w:before="0" w:line="360" w:lineRule="auto"/>
      </w:pPr>
      <w:r w:rsidRPr="006E0B9D">
        <w:t>The users shall belong to one of the following roles.</w:t>
      </w:r>
    </w:p>
    <w:p w:rsidR="006E0B9D" w:rsidRPr="006E0B9D" w:rsidRDefault="00B803FA" w:rsidP="00BC414C">
      <w:pPr>
        <w:pStyle w:val="Heading5"/>
      </w:pPr>
      <w:r w:rsidRPr="00C37F56">
        <w:t>Patient</w:t>
      </w:r>
    </w:p>
    <w:p w:rsidR="00031DD8" w:rsidRDefault="00031DD8" w:rsidP="00BC414C">
      <w:pPr>
        <w:pStyle w:val="Heading6"/>
      </w:pPr>
      <w:bookmarkStart w:id="68" w:name="_Ref448433273"/>
      <w:r>
        <w:t xml:space="preserve">At a minimum, the system shall store the following information about a patient accounts: unique patient id, username, password, age, weight, </w:t>
      </w:r>
      <w:proofErr w:type="gramStart"/>
      <w:r>
        <w:t>height</w:t>
      </w:r>
      <w:proofErr w:type="gramEnd"/>
      <w:r>
        <w:t>, race, gender, and account status (enabled/disabled).</w:t>
      </w:r>
      <w:bookmarkEnd w:id="68"/>
      <w:r>
        <w:t xml:space="preserve"> </w:t>
      </w:r>
    </w:p>
    <w:p w:rsidR="006E0B9D" w:rsidRDefault="006E0B9D" w:rsidP="00BC414C">
      <w:pPr>
        <w:pStyle w:val="Heading6"/>
      </w:pPr>
      <w:r>
        <w:t>The system shall prevent any personal identifiable information from being available for a Patient</w:t>
      </w:r>
    </w:p>
    <w:p w:rsidR="00B803FA" w:rsidRPr="00C37F56" w:rsidRDefault="006E0B9D" w:rsidP="00BC414C">
      <w:pPr>
        <w:pStyle w:val="Heading6"/>
      </w:pPr>
      <w:bookmarkStart w:id="69" w:name="_Ref448433445"/>
      <w:r>
        <w:lastRenderedPageBreak/>
        <w:t>The system shall only allow a Patient to view their data.</w:t>
      </w:r>
      <w:bookmarkEnd w:id="69"/>
    </w:p>
    <w:p w:rsidR="006E0B9D" w:rsidRDefault="00B803FA" w:rsidP="00BC414C">
      <w:pPr>
        <w:pStyle w:val="Heading5"/>
      </w:pPr>
      <w:r w:rsidRPr="00C37F56">
        <w:t>Physician</w:t>
      </w:r>
    </w:p>
    <w:p w:rsidR="0061349F" w:rsidRDefault="0061349F" w:rsidP="00BC414C">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rsidR="0061349F" w:rsidRDefault="0061349F" w:rsidP="00BC414C">
      <w:pPr>
        <w:pStyle w:val="Heading6"/>
        <w:numPr>
          <w:ilvl w:val="5"/>
          <w:numId w:val="28"/>
        </w:numPr>
        <w:ind w:left="3420" w:hanging="1260"/>
      </w:pPr>
      <w:bookmarkStart w:id="70" w:name="_Ref448433285"/>
      <w:r>
        <w:t>The system shall allow a physician user to update the attributes associated with their account including e-mail address and password.</w:t>
      </w:r>
      <w:bookmarkEnd w:id="70"/>
    </w:p>
    <w:p w:rsidR="0061349F" w:rsidRDefault="0061349F" w:rsidP="00BC414C">
      <w:pPr>
        <w:pStyle w:val="Heading6"/>
        <w:numPr>
          <w:ilvl w:val="5"/>
          <w:numId w:val="28"/>
        </w:numPr>
        <w:ind w:left="3420" w:hanging="1260"/>
      </w:pPr>
      <w:bookmarkStart w:id="71" w:name="_Ref448433433"/>
      <w:r>
        <w:t>The system shall allow the physician user to view their patient’s data graphically.</w:t>
      </w:r>
      <w:bookmarkEnd w:id="71"/>
    </w:p>
    <w:p w:rsidR="0061349F" w:rsidRDefault="0061349F" w:rsidP="00BC414C">
      <w:pPr>
        <w:pStyle w:val="Heading6"/>
        <w:numPr>
          <w:ilvl w:val="5"/>
          <w:numId w:val="28"/>
        </w:numPr>
        <w:ind w:left="3420" w:hanging="1260"/>
      </w:pPr>
      <w:r>
        <w:t>The system shall allow physician users to view only the data associated with their patients.</w:t>
      </w:r>
    </w:p>
    <w:p w:rsidR="00944554" w:rsidRDefault="0061349F" w:rsidP="00BC414C">
      <w:pPr>
        <w:pStyle w:val="Heading6"/>
        <w:numPr>
          <w:ilvl w:val="5"/>
          <w:numId w:val="28"/>
        </w:numPr>
        <w:ind w:left="3420" w:hanging="1260"/>
      </w:pPr>
      <w:bookmarkStart w:id="72" w:name="_Ref448433139"/>
      <w:r>
        <w:t xml:space="preserve">The system shall allow </w:t>
      </w:r>
      <w:r w:rsidR="00E918A4">
        <w:t xml:space="preserve">only </w:t>
      </w:r>
      <w:r>
        <w:t>a physician user to add a patient to the system.</w:t>
      </w:r>
      <w:bookmarkEnd w:id="72"/>
    </w:p>
    <w:p w:rsidR="0061349F" w:rsidRDefault="00944554" w:rsidP="00BC414C">
      <w:pPr>
        <w:pStyle w:val="Heading6"/>
        <w:numPr>
          <w:ilvl w:val="5"/>
          <w:numId w:val="28"/>
        </w:numPr>
        <w:ind w:left="3420" w:hanging="1260"/>
      </w:pPr>
      <w:bookmarkStart w:id="73" w:name="_Ref448433519"/>
      <w:r>
        <w:t xml:space="preserve">The system shall allow a physician user to </w:t>
      </w:r>
      <w:del w:id="74" w:author="Glen" w:date="2016-04-14T21:21:00Z">
        <w:r w:rsidDel="00345797">
          <w:delText xml:space="preserve">delete </w:delText>
        </w:r>
      </w:del>
      <w:ins w:id="75" w:author="Glen" w:date="2016-04-14T21:21:00Z">
        <w:r w:rsidR="00345797">
          <w:t xml:space="preserve">disable </w:t>
        </w:r>
      </w:ins>
      <w:r>
        <w:t>their patients from the system.</w:t>
      </w:r>
      <w:bookmarkEnd w:id="73"/>
    </w:p>
    <w:p w:rsidR="006E0B9D" w:rsidRDefault="00B803FA" w:rsidP="00BC414C">
      <w:pPr>
        <w:pStyle w:val="Heading5"/>
      </w:pPr>
      <w:r w:rsidRPr="00C37F56">
        <w:t>Experiment Administrator</w:t>
      </w:r>
    </w:p>
    <w:p w:rsidR="00031DD8" w:rsidRPr="000748E6" w:rsidRDefault="00031DD8" w:rsidP="00BC414C">
      <w:pPr>
        <w:pStyle w:val="Heading6"/>
      </w:pPr>
      <w:r>
        <w:t>At a minimum, the system shall store the following information about experiment administrator accounts: unique experiment administrator id, e-mail address, username, password, and account status (enable/disable).</w:t>
      </w:r>
    </w:p>
    <w:p w:rsidR="00A86E86" w:rsidRDefault="00B803FA" w:rsidP="00BC414C">
      <w:pPr>
        <w:pStyle w:val="Heading5"/>
      </w:pPr>
      <w:r w:rsidRPr="006E0B9D">
        <w:t>System Administrator</w:t>
      </w:r>
    </w:p>
    <w:p w:rsidR="00031DD8" w:rsidRDefault="00031DD8" w:rsidP="00BC414C">
      <w:pPr>
        <w:pStyle w:val="Heading6"/>
      </w:pPr>
      <w:r>
        <w:t>At a minimum, the system shall store the following information about system administrator accounts: unique system administrator id, e-mail address, username, password, and account status (enable/disable).</w:t>
      </w:r>
    </w:p>
    <w:p w:rsidR="00A86E86" w:rsidRDefault="00A86E86" w:rsidP="00BC414C">
      <w:pPr>
        <w:pStyle w:val="Heading6"/>
      </w:pPr>
      <w:bookmarkStart w:id="76" w:name="_Ref448433310"/>
      <w:r>
        <w:t xml:space="preserve">System Administrators </w:t>
      </w:r>
      <w:r w:rsidR="008D3EF2">
        <w:t xml:space="preserve">shall </w:t>
      </w:r>
      <w:r>
        <w:t>have the ability to enable, disable, add, and remove all users</w:t>
      </w:r>
      <w:r w:rsidR="00B31A82">
        <w:t xml:space="preserve"> except patients</w:t>
      </w:r>
      <w:r>
        <w:t>.</w:t>
      </w:r>
      <w:bookmarkEnd w:id="76"/>
    </w:p>
    <w:p w:rsidR="00B23BFA" w:rsidRPr="00A86E86" w:rsidRDefault="00B23BFA" w:rsidP="00140F88">
      <w:pPr>
        <w:pStyle w:val="Heading6"/>
        <w:numPr>
          <w:ilvl w:val="0"/>
          <w:numId w:val="0"/>
        </w:numPr>
        <w:ind w:left="3420"/>
      </w:pPr>
    </w:p>
    <w:p w:rsidR="00B23BFA" w:rsidRPr="00A86E86" w:rsidRDefault="00895C53" w:rsidP="00BC414C">
      <w:pPr>
        <w:pStyle w:val="Heading6"/>
      </w:pPr>
      <w:bookmarkStart w:id="77" w:name="_Ref448433252"/>
      <w:r w:rsidRPr="00A86E86">
        <w:lastRenderedPageBreak/>
        <w:t xml:space="preserve">System administrators </w:t>
      </w:r>
      <w:r w:rsidR="008D3EF2">
        <w:t>shall</w:t>
      </w:r>
      <w:r w:rsidR="008D3EF2" w:rsidRPr="00A86E86">
        <w:t xml:space="preserve"> </w:t>
      </w:r>
      <w:r w:rsidRPr="00A86E86">
        <w:t>have the ability to reset passwords.</w:t>
      </w:r>
      <w:bookmarkEnd w:id="77"/>
    </w:p>
    <w:p w:rsidR="00B23BFA" w:rsidRPr="00345797" w:rsidRDefault="00895C53" w:rsidP="00BC414C">
      <w:pPr>
        <w:pStyle w:val="Heading6"/>
        <w:rPr>
          <w:strike/>
          <w:rPrChange w:id="78" w:author="Glen" w:date="2016-04-14T21:22:00Z">
            <w:rPr/>
          </w:rPrChange>
        </w:rPr>
      </w:pPr>
      <w:r w:rsidRPr="00345797">
        <w:rPr>
          <w:strike/>
          <w:rPrChange w:id="79" w:author="Glen" w:date="2016-04-14T21:22:00Z">
            <w:rPr/>
          </w:rPrChange>
        </w:rPr>
        <w:t xml:space="preserve">System administrators </w:t>
      </w:r>
      <w:r w:rsidR="008D3EF2" w:rsidRPr="00345797">
        <w:rPr>
          <w:strike/>
          <w:rPrChange w:id="80" w:author="Glen" w:date="2016-04-14T21:22:00Z">
            <w:rPr/>
          </w:rPrChange>
        </w:rPr>
        <w:t xml:space="preserve">shall </w:t>
      </w:r>
      <w:r w:rsidRPr="00345797">
        <w:rPr>
          <w:strike/>
          <w:rPrChange w:id="81" w:author="Glen" w:date="2016-04-14T21:22:00Z">
            <w:rPr/>
          </w:rPrChange>
        </w:rPr>
        <w:t>be able to update physician, patient and experiment administrator account information.</w:t>
      </w:r>
    </w:p>
    <w:p w:rsidR="00D23C3F" w:rsidRDefault="00DE6F9D" w:rsidP="00BC414C">
      <w:pPr>
        <w:pStyle w:val="Heading4"/>
      </w:pPr>
      <w:bookmarkStart w:id="82" w:name="_Ref448433171"/>
      <w:r w:rsidRPr="002618EE">
        <w:t>The system shall require unique usernames for each registered user</w:t>
      </w:r>
      <w:r w:rsidR="00D23C3F">
        <w:t>.</w:t>
      </w:r>
      <w:bookmarkEnd w:id="82"/>
    </w:p>
    <w:p w:rsidR="00D23C3F" w:rsidRPr="00345797" w:rsidRDefault="00D23C3F" w:rsidP="00BC414C">
      <w:pPr>
        <w:pStyle w:val="Heading5"/>
        <w:rPr>
          <w:strike/>
          <w:rPrChange w:id="83" w:author="Glen" w:date="2016-04-14T21:22:00Z">
            <w:rPr/>
          </w:rPrChange>
        </w:rPr>
      </w:pPr>
      <w:r w:rsidRPr="00345797">
        <w:rPr>
          <w:strike/>
          <w:rPrChange w:id="84" w:author="Glen" w:date="2016-04-14T21:22:00Z">
            <w:rPr/>
          </w:rPrChange>
        </w:rPr>
        <w:t xml:space="preserve">Usernames will be </w:t>
      </w:r>
      <w:r w:rsidR="00B31A82" w:rsidRPr="00345797">
        <w:rPr>
          <w:strike/>
          <w:rPrChange w:id="85" w:author="Glen" w:date="2016-04-14T21:22:00Z">
            <w:rPr/>
          </w:rPrChange>
        </w:rPr>
        <w:t>changeable</w:t>
      </w:r>
      <w:r w:rsidR="002618EE" w:rsidRPr="00345797">
        <w:rPr>
          <w:strike/>
          <w:rPrChange w:id="86" w:author="Glen" w:date="2016-04-14T21:22:00Z">
            <w:rPr/>
          </w:rPrChange>
        </w:rPr>
        <w:t xml:space="preserve"> </w:t>
      </w:r>
      <w:r w:rsidRPr="00345797">
        <w:rPr>
          <w:strike/>
          <w:rPrChange w:id="87" w:author="Glen" w:date="2016-04-14T21:22:00Z">
            <w:rPr/>
          </w:rPrChange>
        </w:rPr>
        <w:t>as long as the username remains unique.</w:t>
      </w:r>
    </w:p>
    <w:p w:rsidR="00813E82" w:rsidRDefault="00813E82" w:rsidP="00BC414C">
      <w:pPr>
        <w:pStyle w:val="Heading4"/>
      </w:pPr>
      <w:bookmarkStart w:id="88" w:name="_Ref448433176"/>
      <w:r>
        <w:t>The system shall assign unique ids to each created patient</w:t>
      </w:r>
      <w:r w:rsidR="00D23C3F">
        <w:t>.</w:t>
      </w:r>
      <w:bookmarkEnd w:id="88"/>
    </w:p>
    <w:p w:rsidR="00813E82" w:rsidRDefault="00813E82" w:rsidP="00BC414C">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rsidR="00D25EBD" w:rsidRDefault="00813E82" w:rsidP="00BC414C">
      <w:pPr>
        <w:pStyle w:val="Heading4"/>
      </w:pPr>
      <w:bookmarkStart w:id="89" w:name="_Ref448433180"/>
      <w:r>
        <w:t xml:space="preserve">The system shall require </w:t>
      </w:r>
      <w:r w:rsidR="00B1535A">
        <w:t xml:space="preserve">a user account to have a </w:t>
      </w:r>
      <w:r>
        <w:t>password</w:t>
      </w:r>
      <w:r w:rsidR="00B1535A">
        <w:t xml:space="preserve"> that meets minimum security criteria</w:t>
      </w:r>
      <w:r>
        <w:t>.</w:t>
      </w:r>
      <w:bookmarkEnd w:id="89"/>
    </w:p>
    <w:p w:rsidR="00031DD8" w:rsidRDefault="00031DD8" w:rsidP="00BC414C">
      <w:pPr>
        <w:pStyle w:val="Heading5"/>
      </w:pPr>
      <w:r w:rsidRPr="00031DD8">
        <w:t>The system shall require the passwords to be a mini</w:t>
      </w:r>
      <w:del w:id="90" w:author="Glen" w:date="2016-04-14T21:21:00Z">
        <w:r w:rsidRPr="00031DD8" w:rsidDel="00345797">
          <w:delText>u</w:delText>
        </w:r>
      </w:del>
      <w:r w:rsidRPr="00031DD8">
        <w:t>mum of 10 characters in length.</w:t>
      </w:r>
    </w:p>
    <w:p w:rsidR="00031DD8" w:rsidRDefault="00031DD8" w:rsidP="00BC414C">
      <w:pPr>
        <w:pStyle w:val="Heading5"/>
      </w:pPr>
      <w:r w:rsidRPr="00031DD8">
        <w:t>The system shall require the password to contain at least one uppercase and one lowercase letter.</w:t>
      </w:r>
    </w:p>
    <w:p w:rsidR="00031DD8" w:rsidRDefault="00031DD8" w:rsidP="00BC414C">
      <w:pPr>
        <w:pStyle w:val="Heading5"/>
      </w:pPr>
      <w:r w:rsidRPr="00031DD8">
        <w:t>The system shall require the password to contain at least one number.</w:t>
      </w:r>
    </w:p>
    <w:p w:rsidR="00031DD8" w:rsidRPr="000748E6" w:rsidRDefault="00031DD8" w:rsidP="00BC414C">
      <w:pPr>
        <w:pStyle w:val="Heading5"/>
      </w:pPr>
      <w:r w:rsidRPr="00031DD8">
        <w:t>The system shall require the system to contain at least one special character.</w:t>
      </w:r>
    </w:p>
    <w:p w:rsidR="00D25EBD" w:rsidRDefault="00D25EBD" w:rsidP="00BC414C">
      <w:pPr>
        <w:pStyle w:val="Heading4"/>
      </w:pPr>
      <w:bookmarkStart w:id="91" w:name="_Ref448433193"/>
      <w:r>
        <w:t xml:space="preserve">The </w:t>
      </w:r>
      <w:r w:rsidR="00B31A82">
        <w:t xml:space="preserve">user </w:t>
      </w:r>
      <w:r>
        <w:t xml:space="preserve">shall have the ability to log out of </w:t>
      </w:r>
      <w:r w:rsidR="00B31A82">
        <w:t>their</w:t>
      </w:r>
      <w:r>
        <w:t xml:space="preserve"> account.</w:t>
      </w:r>
      <w:bookmarkEnd w:id="91"/>
    </w:p>
    <w:p w:rsidR="00D25EBD" w:rsidRPr="00345797" w:rsidRDefault="00D25EBD" w:rsidP="00BC414C">
      <w:pPr>
        <w:pStyle w:val="Heading4"/>
        <w:rPr>
          <w:strike/>
          <w:rPrChange w:id="92" w:author="Glen" w:date="2016-04-14T21:23:00Z">
            <w:rPr/>
          </w:rPrChange>
        </w:rPr>
      </w:pPr>
      <w:r w:rsidRPr="00345797">
        <w:rPr>
          <w:strike/>
          <w:rPrChange w:id="93" w:author="Glen" w:date="2016-04-14T21:23:00Z">
            <w:rPr/>
          </w:rPrChange>
        </w:rPr>
        <w:t>The system will have a utility for retrieving a forgotten username or password.</w:t>
      </w:r>
    </w:p>
    <w:p w:rsidR="00CF47C8" w:rsidRDefault="00D25EBD" w:rsidP="00BC414C">
      <w:pPr>
        <w:pStyle w:val="Heading4"/>
      </w:pPr>
      <w:r>
        <w:t>The system shall allow Physicians and Experiment Administrators to create their own accounts.</w:t>
      </w:r>
    </w:p>
    <w:p w:rsidR="00CF47C8" w:rsidRDefault="00CF47C8" w:rsidP="00BC414C">
      <w:pPr>
        <w:pStyle w:val="Heading5"/>
      </w:pPr>
      <w:bookmarkStart w:id="94" w:name="_Ref448433332"/>
      <w:r>
        <w:t>The system shall require a system administrator to verify the creation of a new Physician or Experiment Administrator.</w:t>
      </w:r>
      <w:bookmarkEnd w:id="94"/>
    </w:p>
    <w:p w:rsidR="00CF47C8" w:rsidRDefault="00CF47C8" w:rsidP="00BC414C">
      <w:pPr>
        <w:pStyle w:val="Heading5"/>
      </w:pPr>
      <w:bookmarkStart w:id="95" w:name="_Ref448433204"/>
      <w:r>
        <w:t>Physicians</w:t>
      </w:r>
      <w:r w:rsidR="00B31A82">
        <w:t xml:space="preserve"> </w:t>
      </w:r>
      <w:r>
        <w:t>shall create the accounts of their patients</w:t>
      </w:r>
      <w:r w:rsidR="00D25EBD">
        <w:t>.</w:t>
      </w:r>
      <w:bookmarkEnd w:id="95"/>
    </w:p>
    <w:p w:rsidR="00C37F56" w:rsidRDefault="00CF47C8" w:rsidP="00BC414C">
      <w:pPr>
        <w:pStyle w:val="Heading3"/>
        <w:keepNext/>
        <w:keepLines/>
      </w:pPr>
      <w:bookmarkStart w:id="96" w:name="_Ref448432989"/>
      <w:r w:rsidRPr="008C0009">
        <w:lastRenderedPageBreak/>
        <w:t>T</w:t>
      </w:r>
      <w:r w:rsidRPr="006E0B9D">
        <w:t>he system shall provide the ability to process medical device data files</w:t>
      </w:r>
      <w:r w:rsidR="00C37F56">
        <w:t>.</w:t>
      </w:r>
      <w:bookmarkEnd w:id="96"/>
    </w:p>
    <w:p w:rsidR="00C37F56" w:rsidRPr="00C37F56" w:rsidRDefault="00C37F5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7" w:name="_Toc434192824"/>
      <w:bookmarkStart w:id="98" w:name="_Toc434194389"/>
      <w:bookmarkStart w:id="99" w:name="_Toc434541828"/>
      <w:bookmarkStart w:id="100" w:name="_Toc435047005"/>
      <w:bookmarkStart w:id="101" w:name="_Toc435284821"/>
      <w:bookmarkStart w:id="102" w:name="_Toc436595307"/>
      <w:bookmarkStart w:id="103" w:name="_Toc436595559"/>
      <w:bookmarkStart w:id="104" w:name="_Toc437224031"/>
      <w:bookmarkEnd w:id="97"/>
      <w:bookmarkEnd w:id="98"/>
      <w:bookmarkEnd w:id="99"/>
      <w:bookmarkEnd w:id="100"/>
      <w:bookmarkEnd w:id="101"/>
      <w:bookmarkEnd w:id="102"/>
      <w:bookmarkEnd w:id="103"/>
      <w:bookmarkEnd w:id="104"/>
    </w:p>
    <w:p w:rsidR="00C37F56" w:rsidRDefault="00C37F56" w:rsidP="00BC414C">
      <w:pPr>
        <w:pStyle w:val="Heading4"/>
      </w:pPr>
      <w:bookmarkStart w:id="105" w:name="_Ref448432994"/>
      <w:r w:rsidRPr="006E0B9D">
        <w:t>The</w:t>
      </w:r>
      <w:r w:rsidRPr="008C0009">
        <w:t xml:space="preserve"> system shall process multiple files at the same time or a single file</w:t>
      </w:r>
      <w:r>
        <w:t>.</w:t>
      </w:r>
      <w:bookmarkEnd w:id="105"/>
    </w:p>
    <w:p w:rsidR="00C37F56" w:rsidRDefault="00DF2A13" w:rsidP="00BC414C">
      <w:pPr>
        <w:pStyle w:val="Heading4"/>
      </w:pPr>
      <w:bookmarkStart w:id="106" w:name="_Ref448432978"/>
      <w:r>
        <w:t>The system shall provide the ability to assign an activity (ex. running, walking, sleeping) to the data by date and time</w:t>
      </w:r>
      <w:r w:rsidR="00C37F56" w:rsidRPr="002A040A">
        <w:t>.</w:t>
      </w:r>
      <w:bookmarkEnd w:id="106"/>
    </w:p>
    <w:p w:rsidR="00C37F56" w:rsidRDefault="00C37F56" w:rsidP="00BC414C">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345797" w:rsidRDefault="00C37F56" w:rsidP="00BC414C">
      <w:pPr>
        <w:pStyle w:val="Heading4"/>
        <w:rPr>
          <w:strike/>
          <w:rPrChange w:id="107" w:author="Glen" w:date="2016-04-14T21:23:00Z">
            <w:rPr/>
          </w:rPrChange>
        </w:rPr>
      </w:pPr>
      <w:bookmarkStart w:id="108" w:name="_Ref448433072"/>
      <w:r w:rsidRPr="00345797">
        <w:rPr>
          <w:strike/>
          <w:rPrChange w:id="109" w:author="Glen" w:date="2016-04-14T21:23:00Z">
            <w:rPr/>
          </w:rPrChange>
        </w:rPr>
        <w:t xml:space="preserve">The system </w:t>
      </w:r>
      <w:r w:rsidR="00B31A82" w:rsidRPr="00345797">
        <w:rPr>
          <w:strike/>
          <w:rPrChange w:id="110" w:author="Glen" w:date="2016-04-14T21:23:00Z">
            <w:rPr/>
          </w:rPrChange>
        </w:rPr>
        <w:t>will</w:t>
      </w:r>
      <w:r w:rsidRPr="00345797">
        <w:rPr>
          <w:strike/>
          <w:rPrChange w:id="111" w:author="Glen" w:date="2016-04-14T21:23:00Z">
            <w:rPr/>
          </w:rPrChange>
        </w:rPr>
        <w:t xml:space="preserve"> not process data that is not medical data.</w:t>
      </w:r>
      <w:bookmarkEnd w:id="108"/>
    </w:p>
    <w:p w:rsidR="00112187" w:rsidRDefault="00112187" w:rsidP="00BC414C">
      <w:pPr>
        <w:pStyle w:val="Heading4"/>
      </w:pPr>
      <w:r>
        <w:t xml:space="preserve">The system shall process </w:t>
      </w:r>
      <w:r w:rsidR="00B1535A">
        <w:t>comma-separated values (</w:t>
      </w:r>
      <w:r>
        <w:t>.csv</w:t>
      </w:r>
      <w:r w:rsidR="00B1535A">
        <w:t>)</w:t>
      </w:r>
      <w:r>
        <w:t xml:space="preserve"> files for each of the supported devices</w:t>
      </w:r>
      <w:r w:rsidR="00CF47C8">
        <w:t>.</w:t>
      </w:r>
    </w:p>
    <w:p w:rsidR="00642D26" w:rsidRDefault="00112187" w:rsidP="00BC414C">
      <w:pPr>
        <w:pStyle w:val="Heading4"/>
      </w:pPr>
      <w:bookmarkStart w:id="112" w:name="_Ref448433037"/>
      <w:r>
        <w:t xml:space="preserve">The system will process </w:t>
      </w:r>
      <w:r w:rsidR="00AD27A7">
        <w:t>raw data (</w:t>
      </w:r>
      <w:r>
        <w:t>.</w:t>
      </w:r>
      <w:proofErr w:type="spellStart"/>
      <w:r>
        <w:t>dat</w:t>
      </w:r>
      <w:proofErr w:type="spellEnd"/>
      <w:r w:rsidR="00AD27A7">
        <w:t>)</w:t>
      </w:r>
      <w:r>
        <w:t xml:space="preserve"> files for each of the supported devices.</w:t>
      </w:r>
      <w:bookmarkEnd w:id="112"/>
    </w:p>
    <w:p w:rsidR="00112187" w:rsidRPr="006E0B9D" w:rsidRDefault="00112187" w:rsidP="00BC414C">
      <w:pPr>
        <w:pStyle w:val="Heading3"/>
        <w:keepNext/>
        <w:keepLines/>
      </w:pPr>
      <w:r w:rsidRPr="008C0009">
        <w:t>The system shall connect to a database.</w:t>
      </w:r>
    </w:p>
    <w:p w:rsidR="008C0009" w:rsidRPr="008C0009" w:rsidRDefault="008C0009"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3" w:name="_Toc434192825"/>
      <w:bookmarkStart w:id="114" w:name="_Toc434194390"/>
      <w:bookmarkStart w:id="115" w:name="_Toc434541829"/>
      <w:bookmarkStart w:id="116" w:name="_Toc435047006"/>
      <w:bookmarkStart w:id="117" w:name="_Toc435284822"/>
      <w:bookmarkStart w:id="118" w:name="_Toc436595308"/>
      <w:bookmarkStart w:id="119" w:name="_Toc436595560"/>
      <w:bookmarkStart w:id="120" w:name="_Toc437224032"/>
      <w:bookmarkEnd w:id="113"/>
      <w:bookmarkEnd w:id="114"/>
      <w:bookmarkEnd w:id="115"/>
      <w:bookmarkEnd w:id="116"/>
      <w:bookmarkEnd w:id="117"/>
      <w:bookmarkEnd w:id="118"/>
      <w:bookmarkEnd w:id="119"/>
      <w:bookmarkEnd w:id="120"/>
    </w:p>
    <w:p w:rsidR="00C60870" w:rsidRDefault="00112187" w:rsidP="00BC414C">
      <w:pPr>
        <w:pStyle w:val="Heading4"/>
      </w:pPr>
      <w:bookmarkStart w:id="121" w:name="_Ref448433045"/>
      <w:r>
        <w:t>The system shall upload the processed data to the database</w:t>
      </w:r>
      <w:r w:rsidR="00C60870">
        <w:t>.</w:t>
      </w:r>
      <w:bookmarkEnd w:id="121"/>
    </w:p>
    <w:p w:rsidR="00C60870" w:rsidRDefault="00C60870" w:rsidP="00BC414C">
      <w:pPr>
        <w:pStyle w:val="Heading3"/>
        <w:keepNext/>
        <w:keepLines/>
      </w:pPr>
      <w:bookmarkStart w:id="122" w:name="_Ref448433358"/>
      <w:r>
        <w:t>The system shall allow experiments to be created.</w:t>
      </w:r>
      <w:bookmarkEnd w:id="122"/>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23" w:name="_Toc434192826"/>
      <w:bookmarkStart w:id="124" w:name="_Toc434194391"/>
      <w:bookmarkStart w:id="125" w:name="_Toc434541830"/>
      <w:bookmarkStart w:id="126" w:name="_Toc435047007"/>
      <w:bookmarkStart w:id="127" w:name="_Toc435284823"/>
      <w:bookmarkStart w:id="128" w:name="_Toc436595309"/>
      <w:bookmarkStart w:id="129" w:name="_Toc436595561"/>
      <w:bookmarkStart w:id="130" w:name="_Toc437224033"/>
      <w:bookmarkEnd w:id="123"/>
      <w:bookmarkEnd w:id="124"/>
      <w:bookmarkEnd w:id="125"/>
      <w:bookmarkEnd w:id="126"/>
      <w:bookmarkEnd w:id="127"/>
      <w:bookmarkEnd w:id="128"/>
      <w:bookmarkEnd w:id="129"/>
      <w:bookmarkEnd w:id="130"/>
    </w:p>
    <w:p w:rsidR="00C60870" w:rsidRDefault="00C60870" w:rsidP="00BC414C">
      <w:pPr>
        <w:pStyle w:val="Heading4"/>
      </w:pPr>
      <w:r>
        <w:t>Experiments shall only be created by an experiment administrator.</w:t>
      </w:r>
    </w:p>
    <w:p w:rsidR="00C60870" w:rsidRDefault="00C60870" w:rsidP="00BC414C">
      <w:pPr>
        <w:pStyle w:val="Heading5"/>
      </w:pPr>
      <w:r>
        <w:t>Experiment administrators shall have the ability to save the experiments that they have created.</w:t>
      </w:r>
    </w:p>
    <w:p w:rsidR="00C60870" w:rsidRDefault="00C60870" w:rsidP="00BC414C">
      <w:pPr>
        <w:pStyle w:val="Heading4"/>
      </w:pPr>
      <w:bookmarkStart w:id="131" w:name="_Ref448433368"/>
      <w:r>
        <w:t>Experiment results shall be viewable by experiment administrators and physicians.</w:t>
      </w:r>
      <w:bookmarkEnd w:id="131"/>
    </w:p>
    <w:p w:rsidR="006774AB" w:rsidRDefault="00C60870" w:rsidP="00BC414C">
      <w:pPr>
        <w:pStyle w:val="Heading4"/>
      </w:pPr>
      <w:r>
        <w:t>The system shall provide Experiment Administrators with a query builder used to create experiments</w:t>
      </w:r>
      <w:r w:rsidR="006774AB">
        <w:t>.</w:t>
      </w:r>
    </w:p>
    <w:p w:rsidR="00D76E66" w:rsidRDefault="006774AB" w:rsidP="00BC414C">
      <w:pPr>
        <w:pStyle w:val="Heading4"/>
      </w:pPr>
      <w:bookmarkStart w:id="132" w:name="_Ref448433376"/>
      <w:r>
        <w:t xml:space="preserve">The system shall allow Experiment Administrators </w:t>
      </w:r>
      <w:del w:id="133" w:author="Glen" w:date="2016-04-14T21:25:00Z">
        <w:r w:rsidDel="00345797">
          <w:delText xml:space="preserve">and System Administrators </w:delText>
        </w:r>
      </w:del>
      <w:r>
        <w:t>to delete experiments.</w:t>
      </w:r>
      <w:bookmarkEnd w:id="132"/>
    </w:p>
    <w:p w:rsidR="00D76E66" w:rsidRDefault="00D76E66" w:rsidP="00BC414C">
      <w:pPr>
        <w:pStyle w:val="Heading3"/>
        <w:keepNext/>
        <w:keepLines/>
      </w:pPr>
      <w:bookmarkStart w:id="134" w:name="_Ref448433464"/>
      <w:r>
        <w:t>The system shall allow data exporting.</w:t>
      </w:r>
      <w:bookmarkEnd w:id="134"/>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35" w:name="_Toc434192827"/>
      <w:bookmarkStart w:id="136" w:name="_Toc434194392"/>
      <w:bookmarkStart w:id="137" w:name="_Toc434541831"/>
      <w:bookmarkStart w:id="138" w:name="_Toc435047008"/>
      <w:bookmarkStart w:id="139" w:name="_Toc435284824"/>
      <w:bookmarkStart w:id="140" w:name="_Toc436595310"/>
      <w:bookmarkStart w:id="141" w:name="_Toc436595562"/>
      <w:bookmarkStart w:id="142" w:name="_Toc437224034"/>
      <w:bookmarkEnd w:id="135"/>
      <w:bookmarkEnd w:id="136"/>
      <w:bookmarkEnd w:id="137"/>
      <w:bookmarkEnd w:id="138"/>
      <w:bookmarkEnd w:id="139"/>
      <w:bookmarkEnd w:id="140"/>
      <w:bookmarkEnd w:id="141"/>
      <w:bookmarkEnd w:id="142"/>
    </w:p>
    <w:p w:rsidR="00B31A82" w:rsidRDefault="00D76E66" w:rsidP="00BC414C">
      <w:pPr>
        <w:pStyle w:val="Heading4"/>
      </w:pPr>
      <w:r>
        <w:t>The system shall allow experiment results to be exported.</w:t>
      </w:r>
    </w:p>
    <w:p w:rsidR="00D76E66" w:rsidRDefault="00B31A82" w:rsidP="00BC414C">
      <w:pPr>
        <w:pStyle w:val="Heading5"/>
      </w:pPr>
      <w:r>
        <w:t>The system will export experiment result graphs.</w:t>
      </w:r>
    </w:p>
    <w:p w:rsidR="00D76E66" w:rsidRDefault="00D76E66" w:rsidP="00BC414C">
      <w:pPr>
        <w:pStyle w:val="Heading4"/>
      </w:pPr>
      <w:bookmarkStart w:id="143" w:name="_Ref448433475"/>
      <w:r>
        <w:t>The system shall allow patients to export their data.</w:t>
      </w:r>
      <w:bookmarkEnd w:id="143"/>
    </w:p>
    <w:p w:rsidR="00B31A82" w:rsidRDefault="00D76E66" w:rsidP="00BC414C">
      <w:pPr>
        <w:pStyle w:val="Heading4"/>
      </w:pPr>
      <w:bookmarkStart w:id="144" w:name="_Ref448433481"/>
      <w:r>
        <w:lastRenderedPageBreak/>
        <w:t>The system shall allow physicians to export the data of their patients</w:t>
      </w:r>
      <w:r w:rsidR="00B31A82">
        <w:t>.</w:t>
      </w:r>
      <w:bookmarkEnd w:id="144"/>
    </w:p>
    <w:p w:rsidR="00B31A82" w:rsidRPr="00645AA0" w:rsidRDefault="00B31A82" w:rsidP="00BC414C">
      <w:pPr>
        <w:pStyle w:val="Heading4"/>
      </w:pPr>
      <w:r>
        <w:t xml:space="preserve">The system shall provide </w:t>
      </w:r>
      <w:r w:rsidR="00B1535A">
        <w:t>comma-separated values (.csv)</w:t>
      </w:r>
      <w:r>
        <w:t xml:space="preserve"> file exports.</w:t>
      </w:r>
    </w:p>
    <w:p w:rsidR="00642D26" w:rsidRDefault="00642D26" w:rsidP="00BC414C">
      <w:pPr>
        <w:pStyle w:val="Heading3"/>
        <w:keepNext/>
        <w:keepLines/>
      </w:pPr>
      <w:r>
        <w:t>The system shall provide account management.</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45" w:name="_Toc434192828"/>
      <w:bookmarkStart w:id="146" w:name="_Toc434194393"/>
      <w:bookmarkStart w:id="147" w:name="_Toc434541832"/>
      <w:bookmarkStart w:id="148" w:name="_Toc435047009"/>
      <w:bookmarkStart w:id="149" w:name="_Toc435284825"/>
      <w:bookmarkStart w:id="150" w:name="_Toc436595311"/>
      <w:bookmarkStart w:id="151" w:name="_Toc436595563"/>
      <w:bookmarkStart w:id="152" w:name="_Toc437224035"/>
      <w:bookmarkEnd w:id="145"/>
      <w:bookmarkEnd w:id="146"/>
      <w:bookmarkEnd w:id="147"/>
      <w:bookmarkEnd w:id="148"/>
      <w:bookmarkEnd w:id="149"/>
      <w:bookmarkEnd w:id="150"/>
      <w:bookmarkEnd w:id="151"/>
      <w:bookmarkEnd w:id="152"/>
    </w:p>
    <w:p w:rsidR="00642D26" w:rsidRDefault="00642D26" w:rsidP="00BC414C">
      <w:pPr>
        <w:pStyle w:val="Heading4"/>
      </w:pPr>
      <w:bookmarkStart w:id="153" w:name="_Ref448433216"/>
      <w:r>
        <w:t>The system shall allow account creation.</w:t>
      </w:r>
      <w:bookmarkEnd w:id="153"/>
    </w:p>
    <w:p w:rsidR="00031DD8" w:rsidRDefault="00031DD8" w:rsidP="00BC414C">
      <w:pPr>
        <w:pStyle w:val="Heading5"/>
      </w:pPr>
      <w:r w:rsidRPr="00031DD8">
        <w:t>The system shall force account creation approval for both physicians and experiment administrators before their accounts become active for use.</w:t>
      </w:r>
    </w:p>
    <w:p w:rsidR="00642D26" w:rsidRDefault="00031DD8" w:rsidP="00BC414C">
      <w:pPr>
        <w:pStyle w:val="Heading5"/>
      </w:pPr>
      <w:r w:rsidRPr="00031DD8">
        <w:t xml:space="preserve">Patients shall </w:t>
      </w:r>
      <w:r w:rsidR="008D75AF">
        <w:t>be active upon account creation.</w:t>
      </w:r>
    </w:p>
    <w:p w:rsidR="00642D26" w:rsidRDefault="00642D26" w:rsidP="00BC414C">
      <w:pPr>
        <w:pStyle w:val="Heading4"/>
      </w:pPr>
      <w:r>
        <w:t>The system shall allow users to edit account information.</w:t>
      </w:r>
    </w:p>
    <w:p w:rsidR="00B31A82" w:rsidRDefault="00642D26" w:rsidP="00BC414C">
      <w:pPr>
        <w:pStyle w:val="Heading4"/>
      </w:pPr>
      <w:r>
        <w:t>The system shall allow only the system administrator to delete accounts.</w:t>
      </w:r>
    </w:p>
    <w:p w:rsidR="00B31A82" w:rsidRDefault="00E918A4" w:rsidP="00BC414C">
      <w:pPr>
        <w:pStyle w:val="Heading4"/>
      </w:pPr>
      <w:bookmarkStart w:id="154" w:name="_Ref448433397"/>
      <w:r>
        <w:t xml:space="preserve">Only a </w:t>
      </w:r>
      <w:r w:rsidR="00B31A82">
        <w:t>system administrator shall have the ability to enable accounts.</w:t>
      </w:r>
      <w:bookmarkEnd w:id="154"/>
    </w:p>
    <w:p w:rsidR="00944554" w:rsidRDefault="00E918A4" w:rsidP="00BC414C">
      <w:pPr>
        <w:pStyle w:val="Heading4"/>
      </w:pPr>
      <w:bookmarkStart w:id="155" w:name="_Ref448433407"/>
      <w:r>
        <w:t>Only a</w:t>
      </w:r>
      <w:r w:rsidR="00B31A82">
        <w:t xml:space="preserve"> system administrator shall have the ability to disable accounts</w:t>
      </w:r>
      <w:r w:rsidR="00944554">
        <w:t>.</w:t>
      </w:r>
      <w:bookmarkEnd w:id="155"/>
    </w:p>
    <w:p w:rsidR="000B4FBF" w:rsidRDefault="00944554" w:rsidP="00BC414C">
      <w:pPr>
        <w:pStyle w:val="Heading3"/>
        <w:keepNext/>
        <w:keepLines/>
      </w:pPr>
      <w:r>
        <w:t>The system shall provide a user interface for displaying medical data in the system</w:t>
      </w:r>
      <w:r w:rsidR="00B31A82">
        <w:t>.</w:t>
      </w:r>
    </w:p>
    <w:p w:rsidR="000B4FBF" w:rsidRPr="000B4FBF" w:rsidRDefault="000B4FBF"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56" w:name="_Toc436595312"/>
      <w:bookmarkStart w:id="157" w:name="_Toc436595564"/>
      <w:bookmarkStart w:id="158" w:name="_Toc437224036"/>
      <w:bookmarkEnd w:id="156"/>
      <w:bookmarkEnd w:id="157"/>
      <w:bookmarkEnd w:id="158"/>
    </w:p>
    <w:p w:rsidR="000B4FBF" w:rsidRPr="00345797" w:rsidRDefault="000B4FBF" w:rsidP="00BC414C">
      <w:pPr>
        <w:pStyle w:val="Heading4"/>
        <w:rPr>
          <w:strike/>
          <w:rPrChange w:id="159" w:author="Glen" w:date="2016-04-14T21:25:00Z">
            <w:rPr/>
          </w:rPrChange>
        </w:rPr>
      </w:pPr>
      <w:r w:rsidRPr="00345797">
        <w:rPr>
          <w:strike/>
          <w:rPrChange w:id="160" w:author="Glen" w:date="2016-04-14T21:25:00Z">
            <w:rPr/>
          </w:rPrChange>
        </w:rPr>
        <w:t>The system shall provide a graphical display of accelerometer data.</w:t>
      </w:r>
    </w:p>
    <w:p w:rsidR="00486A2E" w:rsidRPr="00345797" w:rsidRDefault="000B4FBF" w:rsidP="00BC414C">
      <w:pPr>
        <w:pStyle w:val="Heading4"/>
        <w:rPr>
          <w:strike/>
          <w:rPrChange w:id="161" w:author="Glen" w:date="2016-04-14T21:25:00Z">
            <w:rPr/>
          </w:rPrChange>
        </w:rPr>
      </w:pPr>
      <w:r w:rsidRPr="00345797">
        <w:rPr>
          <w:strike/>
          <w:rPrChange w:id="162" w:author="Glen" w:date="2016-04-14T21:25:00Z">
            <w:rPr/>
          </w:rPrChange>
        </w:rPr>
        <w:t>The system shall provide a graphical display of breathing rate.</w:t>
      </w:r>
    </w:p>
    <w:p w:rsidR="000B4FBF" w:rsidRPr="00345797" w:rsidRDefault="00486A2E" w:rsidP="00BC414C">
      <w:pPr>
        <w:pStyle w:val="Heading5"/>
        <w:rPr>
          <w:strike/>
          <w:rPrChange w:id="163" w:author="Glen" w:date="2016-04-14T21:25:00Z">
            <w:rPr/>
          </w:rPrChange>
        </w:rPr>
      </w:pPr>
      <w:r w:rsidRPr="00345797">
        <w:rPr>
          <w:strike/>
          <w:rPrChange w:id="164" w:author="Glen" w:date="2016-04-14T21:25:00Z">
            <w:rPr/>
          </w:rPrChange>
        </w:rPr>
        <w:t>This following additional information regarding heart rate and ECG will be displayed if available: amplitude, noise, and data confidence.</w:t>
      </w:r>
    </w:p>
    <w:p w:rsidR="000B4FBF" w:rsidRPr="00345797" w:rsidRDefault="000B4FBF" w:rsidP="00BC414C">
      <w:pPr>
        <w:pStyle w:val="Heading4"/>
        <w:rPr>
          <w:strike/>
          <w:rPrChange w:id="165" w:author="Glen" w:date="2016-04-14T21:25:00Z">
            <w:rPr/>
          </w:rPrChange>
        </w:rPr>
      </w:pPr>
      <w:r w:rsidRPr="00345797">
        <w:rPr>
          <w:strike/>
          <w:rPrChange w:id="166" w:author="Glen" w:date="2016-04-14T21:25:00Z">
            <w:rPr/>
          </w:rPrChange>
        </w:rPr>
        <w:t>The system shall provide a graphic</w:t>
      </w:r>
      <w:r w:rsidR="00486A2E" w:rsidRPr="00345797">
        <w:rPr>
          <w:strike/>
          <w:rPrChange w:id="167" w:author="Glen" w:date="2016-04-14T21:25:00Z">
            <w:rPr/>
          </w:rPrChange>
        </w:rPr>
        <w:t>al display of heart rate and ECG</w:t>
      </w:r>
      <w:r w:rsidRPr="00345797">
        <w:rPr>
          <w:strike/>
          <w:rPrChange w:id="168" w:author="Glen" w:date="2016-04-14T21:25:00Z">
            <w:rPr/>
          </w:rPrChange>
        </w:rPr>
        <w:t xml:space="preserve"> data.</w:t>
      </w:r>
    </w:p>
    <w:p w:rsidR="00486A2E" w:rsidRPr="00345797" w:rsidRDefault="000B4FBF" w:rsidP="00BC414C">
      <w:pPr>
        <w:pStyle w:val="Heading5"/>
        <w:rPr>
          <w:strike/>
          <w:rPrChange w:id="169" w:author="Glen" w:date="2016-04-14T21:25:00Z">
            <w:rPr/>
          </w:rPrChange>
        </w:rPr>
      </w:pPr>
      <w:r w:rsidRPr="00345797">
        <w:rPr>
          <w:strike/>
          <w:rPrChange w:id="170" w:author="Glen" w:date="2016-04-14T21:25:00Z">
            <w:rPr/>
          </w:rPrChange>
        </w:rPr>
        <w:t>Th</w:t>
      </w:r>
      <w:r w:rsidR="00486A2E" w:rsidRPr="00345797">
        <w:rPr>
          <w:strike/>
          <w:rPrChange w:id="171" w:author="Glen" w:date="2016-04-14T21:25:00Z">
            <w:rPr/>
          </w:rPrChange>
        </w:rPr>
        <w:t>is following additional information regarding heart rate and ECG will be displayed if available: amplitude, noise, data confidence, and heart rate variability.</w:t>
      </w:r>
    </w:p>
    <w:p w:rsidR="00486A2E" w:rsidRPr="00345797" w:rsidRDefault="00486A2E" w:rsidP="00BC414C">
      <w:pPr>
        <w:pStyle w:val="Heading5"/>
        <w:rPr>
          <w:strike/>
          <w:rPrChange w:id="172" w:author="Glen" w:date="2016-04-14T21:25:00Z">
            <w:rPr/>
          </w:rPrChange>
        </w:rPr>
      </w:pPr>
      <w:r w:rsidRPr="00345797">
        <w:rPr>
          <w:strike/>
          <w:rPrChange w:id="173" w:author="Glen" w:date="2016-04-14T21:25:00Z">
            <w:rPr/>
          </w:rPrChange>
        </w:rPr>
        <w:t>Breath to Breath intervals shall be displayed.</w:t>
      </w:r>
    </w:p>
    <w:p w:rsidR="00486A2E" w:rsidRPr="00345797" w:rsidRDefault="00486A2E" w:rsidP="00BC414C">
      <w:pPr>
        <w:pStyle w:val="Heading5"/>
        <w:rPr>
          <w:strike/>
          <w:rPrChange w:id="174" w:author="Glen" w:date="2016-04-14T21:25:00Z">
            <w:rPr/>
          </w:rPrChange>
        </w:rPr>
      </w:pPr>
      <w:r w:rsidRPr="00345797">
        <w:rPr>
          <w:strike/>
          <w:rPrChange w:id="175" w:author="Glen" w:date="2016-04-14T21:25:00Z">
            <w:rPr/>
          </w:rPrChange>
        </w:rPr>
        <w:t>Beat to Beat intervals shall be displayed.</w:t>
      </w:r>
    </w:p>
    <w:p w:rsidR="000B4FBF" w:rsidRPr="00345797" w:rsidRDefault="000B4FBF" w:rsidP="00BC414C">
      <w:pPr>
        <w:pStyle w:val="Heading4"/>
        <w:rPr>
          <w:strike/>
          <w:rPrChange w:id="176" w:author="Glen" w:date="2016-04-14T21:25:00Z">
            <w:rPr/>
          </w:rPrChange>
        </w:rPr>
      </w:pPr>
      <w:r w:rsidRPr="00345797">
        <w:rPr>
          <w:strike/>
          <w:rPrChange w:id="177" w:author="Glen" w:date="2016-04-14T21:25:00Z">
            <w:rPr/>
          </w:rPrChange>
        </w:rPr>
        <w:t>The system shall provide a graph</w:t>
      </w:r>
      <w:r w:rsidR="00486A2E" w:rsidRPr="00345797">
        <w:rPr>
          <w:strike/>
          <w:rPrChange w:id="178" w:author="Glen" w:date="2016-04-14T21:25:00Z">
            <w:rPr/>
          </w:rPrChange>
        </w:rPr>
        <w:t>ical display of skin temperature</w:t>
      </w:r>
      <w:r w:rsidRPr="00345797">
        <w:rPr>
          <w:strike/>
          <w:rPrChange w:id="179" w:author="Glen" w:date="2016-04-14T21:25:00Z">
            <w:rPr/>
          </w:rPrChange>
        </w:rPr>
        <w:t>.</w:t>
      </w:r>
    </w:p>
    <w:p w:rsidR="000B4FBF" w:rsidRPr="00345797" w:rsidRDefault="000B4FBF" w:rsidP="00BC414C">
      <w:pPr>
        <w:pStyle w:val="Heading4"/>
        <w:rPr>
          <w:strike/>
          <w:rPrChange w:id="180" w:author="Glen" w:date="2016-04-14T21:25:00Z">
            <w:rPr/>
          </w:rPrChange>
        </w:rPr>
      </w:pPr>
      <w:r w:rsidRPr="00345797">
        <w:rPr>
          <w:strike/>
          <w:rPrChange w:id="181" w:author="Glen" w:date="2016-04-14T21:25:00Z">
            <w:rPr/>
          </w:rPrChange>
        </w:rPr>
        <w:t>The system shall provide a graphical display of an activity measurement.</w:t>
      </w:r>
    </w:p>
    <w:p w:rsidR="00486A2E" w:rsidRPr="00345797" w:rsidRDefault="000B4FBF" w:rsidP="00BC414C">
      <w:pPr>
        <w:pStyle w:val="Heading4"/>
        <w:rPr>
          <w:strike/>
          <w:rPrChange w:id="182" w:author="Glen" w:date="2016-04-14T21:25:00Z">
            <w:rPr/>
          </w:rPrChange>
        </w:rPr>
      </w:pPr>
      <w:r w:rsidRPr="00345797">
        <w:rPr>
          <w:strike/>
          <w:rPrChange w:id="183" w:author="Glen" w:date="2016-04-14T21:25:00Z">
            <w:rPr/>
          </w:rPrChange>
        </w:rPr>
        <w:lastRenderedPageBreak/>
        <w:t>The system shall provide a graphical display of</w:t>
      </w:r>
      <w:r w:rsidR="00486A2E" w:rsidRPr="00345797">
        <w:rPr>
          <w:strike/>
          <w:rPrChange w:id="184" w:author="Glen" w:date="2016-04-14T21:25:00Z">
            <w:rPr/>
          </w:rPrChange>
        </w:rPr>
        <w:t xml:space="preserve"> peak acceleration.</w:t>
      </w:r>
    </w:p>
    <w:p w:rsidR="00486A2E" w:rsidRPr="00345797" w:rsidRDefault="00486A2E" w:rsidP="00BC414C">
      <w:pPr>
        <w:pStyle w:val="Heading4"/>
        <w:rPr>
          <w:strike/>
          <w:rPrChange w:id="185" w:author="Glen" w:date="2016-04-14T21:25:00Z">
            <w:rPr/>
          </w:rPrChange>
        </w:rPr>
      </w:pPr>
      <w:r w:rsidRPr="00345797">
        <w:rPr>
          <w:strike/>
          <w:rPrChange w:id="186" w:author="Glen" w:date="2016-04-14T21:25:00Z">
            <w:rPr/>
          </w:rPrChange>
        </w:rPr>
        <w:t>The system shall provide a graphical display of posture data.</w:t>
      </w:r>
    </w:p>
    <w:p w:rsidR="00486A2E" w:rsidRPr="00345797" w:rsidRDefault="00486A2E" w:rsidP="00BC414C">
      <w:pPr>
        <w:pStyle w:val="Heading4"/>
        <w:rPr>
          <w:strike/>
          <w:rPrChange w:id="187" w:author="Glen" w:date="2016-04-14T21:25:00Z">
            <w:rPr/>
          </w:rPrChange>
        </w:rPr>
      </w:pPr>
      <w:r w:rsidRPr="00345797">
        <w:rPr>
          <w:strike/>
          <w:rPrChange w:id="188" w:author="Glen" w:date="2016-04-14T21:25:00Z">
            <w:rPr/>
          </w:rPrChange>
        </w:rPr>
        <w:t xml:space="preserve">The system shall provide a graphical display of </w:t>
      </w:r>
      <w:proofErr w:type="spellStart"/>
      <w:r w:rsidRPr="00345797">
        <w:rPr>
          <w:strike/>
          <w:rPrChange w:id="189" w:author="Glen" w:date="2016-04-14T21:25:00Z">
            <w:rPr/>
          </w:rPrChange>
        </w:rPr>
        <w:t>Galovanic</w:t>
      </w:r>
      <w:proofErr w:type="spellEnd"/>
      <w:r w:rsidRPr="00345797">
        <w:rPr>
          <w:strike/>
          <w:rPrChange w:id="190" w:author="Glen" w:date="2016-04-14T21:25:00Z">
            <w:rPr/>
          </w:rPrChange>
        </w:rPr>
        <w:t xml:space="preserve"> skin resistance</w:t>
      </w:r>
      <w:r w:rsidR="000B4FBF" w:rsidRPr="00345797">
        <w:rPr>
          <w:strike/>
          <w:rPrChange w:id="191" w:author="Glen" w:date="2016-04-14T21:25:00Z">
            <w:rPr/>
          </w:rPrChange>
        </w:rPr>
        <w:t>.</w:t>
      </w:r>
    </w:p>
    <w:p w:rsidR="001072C8" w:rsidRPr="00345797" w:rsidRDefault="001072C8" w:rsidP="00BC414C">
      <w:pPr>
        <w:pStyle w:val="Heading4"/>
        <w:rPr>
          <w:strike/>
          <w:rPrChange w:id="192" w:author="Glen" w:date="2016-04-14T21:25:00Z">
            <w:rPr/>
          </w:rPrChange>
        </w:rPr>
      </w:pPr>
      <w:r w:rsidRPr="00345797">
        <w:rPr>
          <w:strike/>
          <w:rPrChange w:id="193" w:author="Glen" w:date="2016-04-14T21:25:00Z">
            <w:rPr/>
          </w:rPrChange>
        </w:rPr>
        <w:t>The system shall provide a graphical display of calorie data.</w:t>
      </w:r>
    </w:p>
    <w:p w:rsidR="001072C8" w:rsidRPr="00345797" w:rsidRDefault="001072C8" w:rsidP="00BC414C">
      <w:pPr>
        <w:pStyle w:val="Heading4"/>
        <w:rPr>
          <w:strike/>
          <w:rPrChange w:id="194" w:author="Glen" w:date="2016-04-14T21:25:00Z">
            <w:rPr/>
          </w:rPrChange>
        </w:rPr>
      </w:pPr>
      <w:r w:rsidRPr="00345797">
        <w:rPr>
          <w:strike/>
          <w:rPrChange w:id="195" w:author="Glen" w:date="2016-04-14T21:25:00Z">
            <w:rPr/>
          </w:rPrChange>
        </w:rPr>
        <w:t>The system shall provide a graphical display of steps.</w:t>
      </w:r>
    </w:p>
    <w:p w:rsidR="001072C8" w:rsidRPr="00345797" w:rsidRDefault="001072C8" w:rsidP="00BC414C">
      <w:pPr>
        <w:pStyle w:val="Heading4"/>
        <w:rPr>
          <w:strike/>
          <w:rPrChange w:id="196" w:author="Glen" w:date="2016-04-14T21:25:00Z">
            <w:rPr/>
          </w:rPrChange>
        </w:rPr>
      </w:pPr>
      <w:r w:rsidRPr="00345797">
        <w:rPr>
          <w:strike/>
          <w:rPrChange w:id="197" w:author="Glen" w:date="2016-04-14T21:25:00Z">
            <w:rPr/>
          </w:rPrChange>
        </w:rPr>
        <w:t>The system will provide a graphical display of gyroscope data.</w:t>
      </w:r>
    </w:p>
    <w:p w:rsidR="001072C8" w:rsidRPr="00345797" w:rsidRDefault="001072C8" w:rsidP="00BC414C">
      <w:pPr>
        <w:pStyle w:val="Heading4"/>
        <w:rPr>
          <w:strike/>
          <w:rPrChange w:id="198" w:author="Glen" w:date="2016-04-14T21:25:00Z">
            <w:rPr/>
          </w:rPrChange>
        </w:rPr>
      </w:pPr>
      <w:r w:rsidRPr="00345797">
        <w:rPr>
          <w:strike/>
          <w:rPrChange w:id="199" w:author="Glen" w:date="2016-04-14T21:25:00Z">
            <w:rPr/>
          </w:rPrChange>
        </w:rPr>
        <w:t>The system shall provide a graphical display of UV index data.</w:t>
      </w:r>
    </w:p>
    <w:p w:rsidR="001072C8" w:rsidRPr="00345797" w:rsidRDefault="001072C8" w:rsidP="00BC414C">
      <w:pPr>
        <w:pStyle w:val="Heading4"/>
        <w:rPr>
          <w:strike/>
          <w:rPrChange w:id="200" w:author="Glen" w:date="2016-04-14T21:25:00Z">
            <w:rPr/>
          </w:rPrChange>
        </w:rPr>
      </w:pPr>
      <w:r w:rsidRPr="00345797">
        <w:rPr>
          <w:strike/>
          <w:rPrChange w:id="201" w:author="Glen" w:date="2016-04-14T21:25:00Z">
            <w:rPr/>
          </w:rPrChange>
        </w:rPr>
        <w:t>The system shall provide a graphical display of speed data.</w:t>
      </w:r>
    </w:p>
    <w:p w:rsidR="005B696B" w:rsidRPr="00345797" w:rsidRDefault="001072C8" w:rsidP="00BC414C">
      <w:pPr>
        <w:pStyle w:val="Heading4"/>
        <w:rPr>
          <w:strike/>
          <w:rPrChange w:id="202" w:author="Glen" w:date="2016-04-14T21:25:00Z">
            <w:rPr/>
          </w:rPrChange>
        </w:rPr>
      </w:pPr>
      <w:r w:rsidRPr="00345797">
        <w:rPr>
          <w:strike/>
          <w:rPrChange w:id="203" w:author="Glen" w:date="2016-04-14T21:25:00Z">
            <w:rPr/>
          </w:rPrChange>
        </w:rPr>
        <w:t>The system shall provide a graphical display of pace data</w:t>
      </w:r>
      <w:r w:rsidR="005B696B" w:rsidRPr="00345797">
        <w:rPr>
          <w:strike/>
          <w:rPrChange w:id="204" w:author="Glen" w:date="2016-04-14T21:25:00Z">
            <w:rPr/>
          </w:rPrChange>
        </w:rPr>
        <w:t>.</w:t>
      </w:r>
    </w:p>
    <w:p w:rsidR="00345797" w:rsidRDefault="005B696B" w:rsidP="00345797">
      <w:pPr>
        <w:pStyle w:val="Heading4"/>
        <w:rPr>
          <w:ins w:id="205" w:author="Glen" w:date="2016-04-14T21:26:00Z"/>
          <w:strike/>
        </w:rPr>
        <w:pPrChange w:id="206" w:author="Glen" w:date="2016-04-14T21:25:00Z">
          <w:pPr>
            <w:pStyle w:val="Heading4"/>
          </w:pPr>
        </w:pPrChange>
      </w:pPr>
      <w:r w:rsidRPr="00345797">
        <w:rPr>
          <w:strike/>
          <w:rPrChange w:id="207" w:author="Glen" w:date="2016-04-14T21:25:00Z">
            <w:rPr/>
          </w:rPrChange>
        </w:rPr>
        <w:t>The system will display Zephyr event data</w:t>
      </w:r>
      <w:ins w:id="208" w:author="Glen" w:date="2016-04-14T21:26:00Z">
        <w:r w:rsidR="00345797">
          <w:rPr>
            <w:strike/>
          </w:rPr>
          <w:t>.</w:t>
        </w:r>
      </w:ins>
    </w:p>
    <w:p w:rsidR="00345797" w:rsidRPr="00345797" w:rsidRDefault="00345797" w:rsidP="00345797">
      <w:pPr>
        <w:pStyle w:val="Heading4"/>
        <w:rPr>
          <w:ins w:id="209" w:author="Glen" w:date="2016-04-14T21:26:00Z"/>
          <w:rPrChange w:id="210" w:author="Glen" w:date="2016-04-14T21:26:00Z">
            <w:rPr>
              <w:ins w:id="211" w:author="Glen" w:date="2016-04-14T21:26:00Z"/>
              <w:strike/>
            </w:rPr>
          </w:rPrChange>
        </w:rPr>
        <w:pPrChange w:id="212" w:author="Glen" w:date="2016-04-14T21:25:00Z">
          <w:pPr>
            <w:pStyle w:val="Heading4"/>
          </w:pPr>
        </w:pPrChange>
      </w:pPr>
      <w:ins w:id="213" w:author="Glen" w:date="2016-04-14T21:26:00Z">
        <w:r w:rsidRPr="00345797">
          <w:rPr>
            <w:rPrChange w:id="214" w:author="Glen" w:date="2016-04-14T21:26:00Z">
              <w:rPr>
                <w:strike/>
              </w:rPr>
            </w:rPrChange>
          </w:rPr>
          <w:t xml:space="preserve">The system shall display summary heart rate data on a chart from the Zephyr and </w:t>
        </w:r>
        <w:proofErr w:type="spellStart"/>
        <w:r w:rsidRPr="00345797">
          <w:rPr>
            <w:rPrChange w:id="215" w:author="Glen" w:date="2016-04-14T21:26:00Z">
              <w:rPr>
                <w:strike/>
              </w:rPr>
            </w:rPrChange>
          </w:rPr>
          <w:t>BasisPeak</w:t>
        </w:r>
        <w:proofErr w:type="spellEnd"/>
        <w:r w:rsidRPr="00345797">
          <w:rPr>
            <w:rPrChange w:id="216" w:author="Glen" w:date="2016-04-14T21:26:00Z">
              <w:rPr>
                <w:strike/>
              </w:rPr>
            </w:rPrChange>
          </w:rPr>
          <w:t>.</w:t>
        </w:r>
      </w:ins>
    </w:p>
    <w:p w:rsidR="00345797" w:rsidRPr="00345797" w:rsidRDefault="00345797" w:rsidP="00345797">
      <w:pPr>
        <w:pStyle w:val="Heading4"/>
        <w:rPr>
          <w:rPrChange w:id="217" w:author="Glen" w:date="2016-04-14T21:26:00Z">
            <w:rPr/>
          </w:rPrChange>
        </w:rPr>
        <w:pPrChange w:id="218" w:author="Glen" w:date="2016-04-14T21:25:00Z">
          <w:pPr>
            <w:pStyle w:val="Heading4"/>
          </w:pPr>
        </w:pPrChange>
      </w:pPr>
      <w:ins w:id="219" w:author="Glen" w:date="2016-04-14T21:26:00Z">
        <w:r w:rsidRPr="00345797">
          <w:rPr>
            <w:rPrChange w:id="220" w:author="Glen" w:date="2016-04-14T21:26:00Z">
              <w:rPr>
                <w:strike/>
              </w:rPr>
            </w:rPrChange>
          </w:rPr>
          <w:t xml:space="preserve">The chart showing summary heart rate data from the Zephyr and </w:t>
        </w:r>
        <w:proofErr w:type="spellStart"/>
        <w:r w:rsidRPr="00345797">
          <w:rPr>
            <w:rPrChange w:id="221" w:author="Glen" w:date="2016-04-14T21:26:00Z">
              <w:rPr>
                <w:strike/>
              </w:rPr>
            </w:rPrChange>
          </w:rPr>
          <w:t>BasisPeak</w:t>
        </w:r>
        <w:proofErr w:type="spellEnd"/>
        <w:r w:rsidRPr="00345797">
          <w:rPr>
            <w:rPrChange w:id="222" w:author="Glen" w:date="2016-04-14T21:26:00Z">
              <w:rPr>
                <w:strike/>
              </w:rPr>
            </w:rPrChange>
          </w:rPr>
          <w:t xml:space="preserve"> will also show heart rate data from the Microsoft Band.</w:t>
        </w:r>
      </w:ins>
      <w:del w:id="223" w:author="Glen" w:date="2016-04-14T21:26:00Z">
        <w:r w:rsidR="00486A2E" w:rsidRPr="00345797" w:rsidDel="00345797">
          <w:rPr>
            <w:rPrChange w:id="224" w:author="Glen" w:date="2016-04-14T21:26:00Z">
              <w:rPr/>
            </w:rPrChange>
          </w:rPr>
          <w:delText>.</w:delText>
        </w:r>
      </w:del>
    </w:p>
    <w:p w:rsidR="000B4FBF" w:rsidRPr="000B4FBF" w:rsidRDefault="000B4FBF" w:rsidP="00BC414C">
      <w:pPr>
        <w:keepNext/>
        <w:keepLines/>
        <w:ind w:left="576"/>
      </w:pPr>
    </w:p>
    <w:p w:rsidR="00944554" w:rsidRPr="00944554" w:rsidRDefault="00944554"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225" w:name="_Toc435047010"/>
      <w:bookmarkStart w:id="226" w:name="_Toc435284826"/>
      <w:bookmarkStart w:id="227" w:name="_Toc436595313"/>
      <w:bookmarkStart w:id="228" w:name="_Toc436595565"/>
      <w:bookmarkStart w:id="229" w:name="_Toc437224037"/>
      <w:bookmarkEnd w:id="225"/>
      <w:bookmarkEnd w:id="226"/>
      <w:bookmarkEnd w:id="227"/>
      <w:bookmarkEnd w:id="228"/>
      <w:bookmarkEnd w:id="229"/>
    </w:p>
    <w:p w:rsidR="00C37913" w:rsidRDefault="00C37913" w:rsidP="00BC414C">
      <w:pPr>
        <w:pStyle w:val="Heading2"/>
        <w:keepNext/>
        <w:keepLines/>
        <w:spacing w:before="120" w:after="120"/>
      </w:pPr>
      <w:bookmarkStart w:id="230" w:name="_Toc437224038"/>
      <w:r>
        <w:t>Non-Functional Requirements</w:t>
      </w:r>
      <w:bookmarkEnd w:id="230"/>
    </w:p>
    <w:p w:rsidR="00642D26" w:rsidRPr="00642D26" w:rsidRDefault="00642D26" w:rsidP="00BC414C">
      <w:pPr>
        <w:pStyle w:val="ListParagraph"/>
        <w:keepNext/>
        <w:keepLines/>
        <w:numPr>
          <w:ilvl w:val="1"/>
          <w:numId w:val="4"/>
        </w:numPr>
        <w:spacing w:before="120" w:after="120" w:line="360" w:lineRule="auto"/>
        <w:outlineLvl w:val="2"/>
        <w:rPr>
          <w:rFonts w:eastAsiaTheme="majorEastAsia"/>
          <w:b/>
          <w:bCs/>
          <w:vanish/>
        </w:rPr>
      </w:pPr>
    </w:p>
    <w:p w:rsidR="00C37913" w:rsidRDefault="00C37913" w:rsidP="00BC414C">
      <w:pPr>
        <w:pStyle w:val="Heading3"/>
        <w:keepNext/>
        <w:keepLines/>
      </w:pPr>
      <w:r w:rsidRPr="00C37913">
        <w:t xml:space="preserve">The system shall run on Windows </w:t>
      </w:r>
      <w:r w:rsidR="008C0009">
        <w:t>Server Operating System</w:t>
      </w:r>
    </w:p>
    <w:p w:rsidR="00C37913" w:rsidRDefault="00C37913" w:rsidP="00BC414C">
      <w:pPr>
        <w:pStyle w:val="Heading3"/>
        <w:keepNext/>
        <w:keepLines/>
      </w:pPr>
      <w:r w:rsidRPr="00C37913">
        <w:t>The system</w:t>
      </w:r>
      <w:r>
        <w:t xml:space="preserve"> shall </w:t>
      </w:r>
      <w:r w:rsidRPr="00C37913">
        <w:t>use a SQL database.</w:t>
      </w:r>
    </w:p>
    <w:p w:rsidR="00C37913" w:rsidRDefault="00C37913" w:rsidP="00BC414C">
      <w:pPr>
        <w:pStyle w:val="Heading3"/>
        <w:keepNext/>
        <w:keepLines/>
      </w:pPr>
      <w:r w:rsidRPr="00C37913">
        <w:t>The system shall require a server to be connected to a network with an internet connection.</w:t>
      </w:r>
    </w:p>
    <w:p w:rsidR="00642D26" w:rsidRDefault="00642D26" w:rsidP="00BC414C">
      <w:pPr>
        <w:pStyle w:val="Heading3"/>
        <w:keepNext/>
        <w:keepLines/>
        <w:spacing w:before="0" w:after="0"/>
      </w:pPr>
      <w:bookmarkStart w:id="231" w:name="_The_system_shall"/>
      <w:bookmarkStart w:id="232" w:name="_Ref448432901"/>
      <w:bookmarkEnd w:id="231"/>
      <w:r w:rsidRPr="008C0009">
        <w:t xml:space="preserve">The system shall support the </w:t>
      </w:r>
      <w:r w:rsidR="00B31A82">
        <w:t>data export from the following</w:t>
      </w:r>
      <w:r w:rsidR="00B31A82" w:rsidRPr="008C0009">
        <w:t xml:space="preserve"> </w:t>
      </w:r>
      <w:r w:rsidRPr="008C0009">
        <w:t>wearable medical devices</w:t>
      </w:r>
      <w:r>
        <w:t>.</w:t>
      </w:r>
      <w:bookmarkEnd w:id="232"/>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233" w:name="_Toc434192830"/>
      <w:bookmarkStart w:id="234" w:name="_Toc434194395"/>
      <w:bookmarkStart w:id="235" w:name="_Toc434541834"/>
      <w:bookmarkStart w:id="236" w:name="_Toc435047012"/>
      <w:bookmarkStart w:id="237" w:name="_Toc435284828"/>
      <w:bookmarkStart w:id="238" w:name="_Toc436595315"/>
      <w:bookmarkStart w:id="239" w:name="_Toc436595567"/>
      <w:bookmarkStart w:id="240" w:name="_Toc437224039"/>
      <w:bookmarkEnd w:id="233"/>
      <w:bookmarkEnd w:id="234"/>
      <w:bookmarkEnd w:id="235"/>
      <w:bookmarkEnd w:id="236"/>
      <w:bookmarkEnd w:id="237"/>
      <w:bookmarkEnd w:id="238"/>
      <w:bookmarkEnd w:id="239"/>
      <w:bookmarkEnd w:id="240"/>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241" w:name="_Toc434192831"/>
      <w:bookmarkStart w:id="242" w:name="_Toc434194396"/>
      <w:bookmarkStart w:id="243" w:name="_Toc434541835"/>
      <w:bookmarkStart w:id="244" w:name="_Toc435047013"/>
      <w:bookmarkStart w:id="245" w:name="_Toc435284829"/>
      <w:bookmarkStart w:id="246" w:name="_Toc436595316"/>
      <w:bookmarkStart w:id="247" w:name="_Toc436595568"/>
      <w:bookmarkStart w:id="248" w:name="_Toc437224040"/>
      <w:bookmarkEnd w:id="241"/>
      <w:bookmarkEnd w:id="242"/>
      <w:bookmarkEnd w:id="243"/>
      <w:bookmarkEnd w:id="244"/>
      <w:bookmarkEnd w:id="245"/>
      <w:bookmarkEnd w:id="246"/>
      <w:bookmarkEnd w:id="247"/>
      <w:bookmarkEnd w:id="248"/>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249" w:name="_Toc434192832"/>
      <w:bookmarkStart w:id="250" w:name="_Toc434194397"/>
      <w:bookmarkStart w:id="251" w:name="_Toc434541836"/>
      <w:bookmarkStart w:id="252" w:name="_Toc435047014"/>
      <w:bookmarkStart w:id="253" w:name="_Toc435284830"/>
      <w:bookmarkStart w:id="254" w:name="_Toc436595317"/>
      <w:bookmarkStart w:id="255" w:name="_Toc436595569"/>
      <w:bookmarkStart w:id="256" w:name="_Toc437224041"/>
      <w:bookmarkEnd w:id="249"/>
      <w:bookmarkEnd w:id="250"/>
      <w:bookmarkEnd w:id="251"/>
      <w:bookmarkEnd w:id="252"/>
      <w:bookmarkEnd w:id="253"/>
      <w:bookmarkEnd w:id="254"/>
      <w:bookmarkEnd w:id="255"/>
      <w:bookmarkEnd w:id="256"/>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257" w:name="_Toc434192833"/>
      <w:bookmarkStart w:id="258" w:name="_Toc434194398"/>
      <w:bookmarkStart w:id="259" w:name="_Toc434541837"/>
      <w:bookmarkStart w:id="260" w:name="_Toc435047015"/>
      <w:bookmarkStart w:id="261" w:name="_Toc435284831"/>
      <w:bookmarkStart w:id="262" w:name="_Toc436595318"/>
      <w:bookmarkStart w:id="263" w:name="_Toc436595570"/>
      <w:bookmarkStart w:id="264" w:name="_Toc437224042"/>
      <w:bookmarkEnd w:id="257"/>
      <w:bookmarkEnd w:id="258"/>
      <w:bookmarkEnd w:id="259"/>
      <w:bookmarkEnd w:id="260"/>
      <w:bookmarkEnd w:id="261"/>
      <w:bookmarkEnd w:id="262"/>
      <w:bookmarkEnd w:id="263"/>
      <w:bookmarkEnd w:id="264"/>
    </w:p>
    <w:p w:rsidR="00642D26" w:rsidRDefault="00642D26" w:rsidP="00BC414C">
      <w:pPr>
        <w:pStyle w:val="Heading4"/>
        <w:spacing w:before="0" w:line="360" w:lineRule="auto"/>
      </w:pPr>
      <w:r>
        <w:t>Zephyr.</w:t>
      </w:r>
    </w:p>
    <w:p w:rsidR="00642D26" w:rsidRDefault="00642D26" w:rsidP="00BC414C">
      <w:pPr>
        <w:pStyle w:val="Heading4"/>
      </w:pPr>
      <w:proofErr w:type="spellStart"/>
      <w:r>
        <w:t>BasisPeak</w:t>
      </w:r>
      <w:proofErr w:type="spellEnd"/>
    </w:p>
    <w:p w:rsidR="00642D26" w:rsidRPr="006E0B9D" w:rsidRDefault="00642D26" w:rsidP="00BC414C">
      <w:pPr>
        <w:pStyle w:val="Heading4"/>
      </w:pPr>
      <w:r>
        <w:t>Microsoft Band.</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265" w:name="_Toc434192834"/>
      <w:bookmarkStart w:id="266" w:name="_Toc434194399"/>
      <w:bookmarkStart w:id="267" w:name="_Toc434541838"/>
      <w:bookmarkStart w:id="268" w:name="_Toc435047016"/>
      <w:bookmarkStart w:id="269" w:name="_Toc435284832"/>
      <w:bookmarkStart w:id="270" w:name="_Toc436595319"/>
      <w:bookmarkStart w:id="271" w:name="_Toc436595571"/>
      <w:bookmarkStart w:id="272" w:name="_Toc437224043"/>
      <w:bookmarkEnd w:id="265"/>
      <w:bookmarkEnd w:id="266"/>
      <w:bookmarkEnd w:id="267"/>
      <w:bookmarkEnd w:id="268"/>
      <w:bookmarkEnd w:id="269"/>
      <w:bookmarkEnd w:id="270"/>
      <w:bookmarkEnd w:id="271"/>
      <w:bookmarkEnd w:id="272"/>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273" w:name="_Toc434192835"/>
      <w:bookmarkStart w:id="274" w:name="_Toc434194400"/>
      <w:bookmarkStart w:id="275" w:name="_Toc434541839"/>
      <w:bookmarkStart w:id="276" w:name="_Toc435047017"/>
      <w:bookmarkStart w:id="277" w:name="_Toc435284833"/>
      <w:bookmarkStart w:id="278" w:name="_Toc436595320"/>
      <w:bookmarkStart w:id="279" w:name="_Toc436595572"/>
      <w:bookmarkStart w:id="280" w:name="_Toc437224044"/>
      <w:bookmarkEnd w:id="273"/>
      <w:bookmarkEnd w:id="274"/>
      <w:bookmarkEnd w:id="275"/>
      <w:bookmarkEnd w:id="276"/>
      <w:bookmarkEnd w:id="277"/>
      <w:bookmarkEnd w:id="278"/>
      <w:bookmarkEnd w:id="279"/>
      <w:bookmarkEnd w:id="280"/>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281" w:name="_Toc434192836"/>
      <w:bookmarkStart w:id="282" w:name="_Toc434194401"/>
      <w:bookmarkStart w:id="283" w:name="_Toc434541840"/>
      <w:bookmarkStart w:id="284" w:name="_Toc435047018"/>
      <w:bookmarkStart w:id="285" w:name="_Toc435284834"/>
      <w:bookmarkStart w:id="286" w:name="_Toc436595321"/>
      <w:bookmarkStart w:id="287" w:name="_Toc436595573"/>
      <w:bookmarkStart w:id="288" w:name="_Toc437224045"/>
      <w:bookmarkEnd w:id="281"/>
      <w:bookmarkEnd w:id="282"/>
      <w:bookmarkEnd w:id="283"/>
      <w:bookmarkEnd w:id="284"/>
      <w:bookmarkEnd w:id="285"/>
      <w:bookmarkEnd w:id="286"/>
      <w:bookmarkEnd w:id="287"/>
      <w:bookmarkEnd w:id="288"/>
    </w:p>
    <w:p w:rsidR="00345797" w:rsidRDefault="00345797" w:rsidP="00BC414C">
      <w:pPr>
        <w:keepNext/>
        <w:keepLines/>
        <w:rPr>
          <w:ins w:id="289" w:author="Glen" w:date="2016-04-14T21:27:00Z"/>
        </w:rPr>
      </w:pPr>
    </w:p>
    <w:p w:rsidR="009E38D1" w:rsidRPr="009E38D1" w:rsidRDefault="009E38D1" w:rsidP="00BC414C">
      <w:pPr>
        <w:keepNext/>
        <w:keepLines/>
      </w:pPr>
      <w:r>
        <w:lastRenderedPageBreak/>
        <w:t>Appendices</w:t>
      </w:r>
    </w:p>
    <w:p w:rsidR="00FC632D" w:rsidRDefault="009E38D1" w:rsidP="00BC414C">
      <w:pPr>
        <w:pStyle w:val="Heading1"/>
        <w:numPr>
          <w:ilvl w:val="0"/>
          <w:numId w:val="0"/>
        </w:numPr>
        <w:ind w:left="432" w:hanging="432"/>
      </w:pPr>
      <w:bookmarkStart w:id="290" w:name="_Toc437224046"/>
      <w:r>
        <w:t>Appendix A: Use Case</w:t>
      </w:r>
      <w:r w:rsidR="00FC632D">
        <w:t xml:space="preserve"> Specifications</w:t>
      </w:r>
      <w:bookmarkEnd w:id="290"/>
    </w:p>
    <w:p w:rsidR="008D3651" w:rsidRDefault="00FC632D" w:rsidP="00BC414C">
      <w:pPr>
        <w:keepNext/>
        <w:keepLines/>
      </w:pPr>
      <w:r>
        <w:t>This section represents the use case specifications for the functions defined in the requirements specification for the two pieces of software needed to complete this project.</w:t>
      </w:r>
      <w:r w:rsidR="00913776">
        <w:t xml:space="preserve">  The table below is a summary of the various use cases found in the diagram with link to their use case specification below.</w:t>
      </w:r>
    </w:p>
    <w:tbl>
      <w:tblPr>
        <w:tblStyle w:val="GridTable4-Accent11"/>
        <w:tblW w:w="0" w:type="auto"/>
        <w:tblLook w:val="04A0" w:firstRow="1" w:lastRow="0" w:firstColumn="1" w:lastColumn="0" w:noHBand="0" w:noVBand="1"/>
      </w:tblPr>
      <w:tblGrid>
        <w:gridCol w:w="2628"/>
        <w:gridCol w:w="6948"/>
      </w:tblGrid>
      <w:tr w:rsidR="00555762" w:rsidTr="00301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555762" w:rsidP="00BC414C">
            <w:pPr>
              <w:keepNext/>
              <w:keepLines/>
            </w:pPr>
            <w:r>
              <w:t>Use Case Id</w:t>
            </w:r>
          </w:p>
        </w:tc>
        <w:tc>
          <w:tcPr>
            <w:tcW w:w="6948" w:type="dxa"/>
          </w:tcPr>
          <w:p w:rsidR="00555762" w:rsidRDefault="00555762" w:rsidP="00BC414C">
            <w:pPr>
              <w:keepNext/>
              <w:keepLines/>
              <w:cnfStyle w:val="100000000000" w:firstRow="1" w:lastRow="0" w:firstColumn="0" w:lastColumn="0" w:oddVBand="0" w:evenVBand="0" w:oddHBand="0" w:evenHBand="0" w:firstRowFirstColumn="0" w:firstRowLastColumn="0" w:lastRowFirstColumn="0" w:lastRowLastColumn="0"/>
            </w:pPr>
            <w:r>
              <w:t>Use Case Name</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2E3CDF" w:rsidP="00BC414C">
            <w:pPr>
              <w:keepNext/>
              <w:keepLines/>
              <w:spacing w:after="200" w:line="276" w:lineRule="auto"/>
              <w:rPr>
                <w:b w:val="0"/>
              </w:rPr>
            </w:pPr>
            <w:hyperlink w:anchor="uc001" w:history="1">
              <w:r w:rsidR="00555762" w:rsidRPr="004F4F4D">
                <w:rPr>
                  <w:rStyle w:val="Hyperlink"/>
                  <w:b w:val="0"/>
                  <w:bCs w:val="0"/>
                </w:rPr>
                <w:t>UC_001</w:t>
              </w:r>
            </w:hyperlink>
          </w:p>
        </w:tc>
        <w:tc>
          <w:tcPr>
            <w:tcW w:w="6948" w:type="dxa"/>
          </w:tcPr>
          <w:p w:rsidR="00555762" w:rsidRDefault="004F4F4D" w:rsidP="00BC414C">
            <w:pPr>
              <w:keepNext/>
              <w:keepLines/>
              <w:cnfStyle w:val="000000100000" w:firstRow="0" w:lastRow="0" w:firstColumn="0" w:lastColumn="0" w:oddVBand="0" w:evenVBand="0" w:oddHBand="1" w:evenHBand="0" w:firstRowFirstColumn="0" w:firstRowLastColumn="0" w:lastRowFirstColumn="0" w:lastRowLastColumn="0"/>
            </w:pPr>
            <w:r>
              <w:rPr>
                <w:rFonts w:asciiTheme="minorHAnsi" w:hAnsiTheme="minorHAnsi"/>
              </w:rPr>
              <w:t>Select Data Files</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pPr>
            <w:hyperlink w:anchor="uc001a" w:history="1">
              <w:r w:rsidR="00555762" w:rsidRPr="00913776">
                <w:rPr>
                  <w:rStyle w:val="Hyperlink"/>
                  <w:b w:val="0"/>
                  <w:bCs w:val="0"/>
                </w:rPr>
                <w:t>UC_001a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Select Activity</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pPr>
            <w:hyperlink w:anchor="uc002" w:history="1">
              <w:r w:rsidR="00555762" w:rsidRPr="00913776">
                <w:rPr>
                  <w:rStyle w:val="Hyperlink"/>
                  <w:b w:val="0"/>
                  <w:bCs w:val="0"/>
                </w:rPr>
                <w:t>UC_002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Process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pPr>
            <w:hyperlink w:anchor="uc003" w:history="1">
              <w:r w:rsidR="00555762" w:rsidRPr="00913776">
                <w:rPr>
                  <w:rStyle w:val="Hyperlink"/>
                  <w:b w:val="0"/>
                  <w:bCs w:val="0"/>
                </w:rPr>
                <w:t>UC_003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Validate Data</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pPr>
            <w:hyperlink w:anchor="uc004" w:history="1">
              <w:r w:rsidR="00555762" w:rsidRPr="00913776">
                <w:rPr>
                  <w:rStyle w:val="Hyperlink"/>
                  <w:b w:val="0"/>
                  <w:bCs w:val="0"/>
                </w:rPr>
                <w:t>UC_004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Upload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pPr>
            <w:hyperlink w:anchor="uc005" w:history="1">
              <w:r w:rsidR="00555762" w:rsidRPr="00913776">
                <w:rPr>
                  <w:rStyle w:val="Hyperlink"/>
                  <w:b w:val="0"/>
                  <w:bCs w:val="0"/>
                </w:rPr>
                <w:t>UC_005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Login</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pPr>
            <w:hyperlink w:anchor="uc006" w:history="1">
              <w:r w:rsidR="00555762" w:rsidRPr="00913776">
                <w:rPr>
                  <w:rStyle w:val="Hyperlink"/>
                  <w:b w:val="0"/>
                  <w:bCs w:val="0"/>
                </w:rPr>
                <w:t>UC_006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Logout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07" w:history="1">
              <w:r w:rsidR="00555762" w:rsidRPr="00913776">
                <w:rPr>
                  <w:rStyle w:val="Hyperlink"/>
                  <w:b w:val="0"/>
                  <w:bCs w:val="0"/>
                </w:rPr>
                <w:t>UC_007</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Verify Login Credentials</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08" w:history="1">
              <w:r w:rsidR="00555762" w:rsidRPr="00913776">
                <w:rPr>
                  <w:rStyle w:val="Hyperlink"/>
                  <w:b w:val="0"/>
                  <w:bCs w:val="0"/>
                </w:rPr>
                <w:t>UC_008</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09" w:history="1">
              <w:r w:rsidR="00555762" w:rsidRPr="00913776">
                <w:rPr>
                  <w:rStyle w:val="Hyperlink"/>
                  <w:b w:val="0"/>
                  <w:bCs w:val="0"/>
                </w:rPr>
                <w:t>UC_009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Edit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0" w:history="1">
              <w:r w:rsidR="00555762" w:rsidRPr="00913776">
                <w:rPr>
                  <w:rStyle w:val="Hyperlink"/>
                  <w:b w:val="0"/>
                  <w:bCs w:val="0"/>
                </w:rPr>
                <w:t>UC_010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1" w:history="1">
              <w:r w:rsidR="00555762" w:rsidRPr="00913776">
                <w:rPr>
                  <w:rStyle w:val="Hyperlink"/>
                  <w:b w:val="0"/>
                  <w:bCs w:val="0"/>
                </w:rPr>
                <w:t>UC_011</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Approve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2" w:history="1">
              <w:r w:rsidR="00555762" w:rsidRPr="00913776">
                <w:rPr>
                  <w:rStyle w:val="Hyperlink"/>
                  <w:b w:val="0"/>
                  <w:bCs w:val="0"/>
                </w:rPr>
                <w:t>UC_012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3" w:history="1">
              <w:r w:rsidR="00555762" w:rsidRPr="00913776">
                <w:rPr>
                  <w:rStyle w:val="Hyperlink"/>
                  <w:b w:val="0"/>
                  <w:bCs w:val="0"/>
                </w:rPr>
                <w:t>UC_013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View Experiment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4" w:history="1">
              <w:r w:rsidR="00555762" w:rsidRPr="00913776">
                <w:rPr>
                  <w:rStyle w:val="Hyperlink"/>
                  <w:b w:val="0"/>
                  <w:bCs w:val="0"/>
                </w:rPr>
                <w:t>UC_014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5" w:history="1">
              <w:r w:rsidR="00555762" w:rsidRPr="00913776">
                <w:rPr>
                  <w:rStyle w:val="Hyperlink"/>
                  <w:b w:val="0"/>
                  <w:bCs w:val="0"/>
                </w:rPr>
                <w:t>UC_015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Enable User</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6" w:history="1">
              <w:r w:rsidR="00555762" w:rsidRPr="00913776">
                <w:rPr>
                  <w:rStyle w:val="Hyperlink"/>
                  <w:b w:val="0"/>
                  <w:bCs w:val="0"/>
                </w:rPr>
                <w:t>UC_016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Disable User</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7a" w:history="1">
              <w:r w:rsidR="00555762" w:rsidRPr="00913776">
                <w:rPr>
                  <w:rStyle w:val="Hyperlink"/>
                  <w:b w:val="0"/>
                  <w:bCs w:val="0"/>
                </w:rPr>
                <w:t>UC_017a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View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7b" w:history="1">
              <w:r w:rsidR="00555762" w:rsidRPr="00913776">
                <w:rPr>
                  <w:rStyle w:val="Hyperlink"/>
                  <w:b w:val="0"/>
                  <w:bCs w:val="0"/>
                </w:rPr>
                <w:t>UC_017b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View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8a" w:history="1">
              <w:r w:rsidR="00555762" w:rsidRPr="00913776">
                <w:rPr>
                  <w:rStyle w:val="Hyperlink"/>
                  <w:b w:val="0"/>
                  <w:bCs w:val="0"/>
                </w:rPr>
                <w:t>UC_018a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Export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2E3CDF" w:rsidP="00BC414C">
            <w:pPr>
              <w:keepNext/>
              <w:keepLines/>
              <w:spacing w:after="200" w:line="276" w:lineRule="auto"/>
            </w:pPr>
            <w:hyperlink w:anchor="uc018b" w:history="1">
              <w:r w:rsidR="00555762" w:rsidRPr="00913776">
                <w:rPr>
                  <w:rStyle w:val="Hyperlink"/>
                  <w:b w:val="0"/>
                  <w:bCs w:val="0"/>
                </w:rPr>
                <w:t>UC_018b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Export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19" w:history="1">
              <w:r w:rsidR="00555762" w:rsidRPr="00913776">
                <w:rPr>
                  <w:rStyle w:val="Hyperlink"/>
                  <w:b w:val="0"/>
                  <w:bCs w:val="0"/>
                </w:rPr>
                <w:t>UC_019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Create Patient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2E3CDF" w:rsidP="00BC414C">
            <w:pPr>
              <w:keepNext/>
              <w:keepLines/>
              <w:rPr>
                <w:b w:val="0"/>
              </w:rPr>
            </w:pPr>
            <w:hyperlink w:anchor="uc020" w:history="1">
              <w:r w:rsidR="00555762" w:rsidRPr="00913776">
                <w:rPr>
                  <w:rStyle w:val="Hyperlink"/>
                  <w:b w:val="0"/>
                  <w:bCs w:val="0"/>
                </w:rPr>
                <w:t>UC_020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Patient Account</w:t>
            </w:r>
          </w:p>
        </w:tc>
      </w:tr>
    </w:tbl>
    <w:p w:rsidR="00555762" w:rsidRDefault="00555762" w:rsidP="00BC414C">
      <w:pPr>
        <w:keepNext/>
        <w:keepLines/>
      </w:pPr>
    </w:p>
    <w:p w:rsidR="00873CCE" w:rsidRDefault="00707907" w:rsidP="00BC414C">
      <w:pPr>
        <w:keepNext/>
        <w:keepLines/>
        <w:jc w:val="center"/>
      </w:pPr>
      <w:r>
        <w:rPr>
          <w:noProof/>
        </w:rPr>
        <w:lastRenderedPageBreak/>
        <w:drawing>
          <wp:inline distT="0" distB="0" distL="0" distR="0" wp14:anchorId="576CB12A" wp14:editId="7FD57D08">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rsidR="008D3651" w:rsidRDefault="008D3651" w:rsidP="00BC414C">
      <w:pPr>
        <w:keepNext/>
        <w:keepLines/>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lastRenderedPageBreak/>
              <w:t>Use Case ID</w:t>
            </w:r>
          </w:p>
        </w:tc>
        <w:tc>
          <w:tcPr>
            <w:tcW w:w="7218" w:type="dxa"/>
            <w:gridSpan w:val="2"/>
          </w:tcPr>
          <w:p w:rsidR="00FC632D" w:rsidRPr="007A50E9" w:rsidRDefault="00FC632D"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291" w:name="uc001"/>
            <w:r w:rsidRPr="007A50E9">
              <w:rPr>
                <w:rFonts w:asciiTheme="minorHAnsi" w:hAnsiTheme="minorHAnsi"/>
              </w:rPr>
              <w:t>UC_001</w:t>
            </w:r>
            <w:bookmarkEnd w:id="291"/>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292" w:author="Glen" w:date="2016-04-14T21:34:00Z">
              <w:r>
                <w:rPr>
                  <w:rFonts w:asciiTheme="minorHAnsi" w:hAnsiTheme="minorHAnsi"/>
                  <w:i/>
                </w:rPr>
                <w:fldChar w:fldCharType="begin"/>
              </w:r>
              <w:r>
                <w:rPr>
                  <w:rFonts w:asciiTheme="minorHAnsi" w:hAnsiTheme="minorHAnsi"/>
                  <w:i/>
                </w:rPr>
                <w:instrText xml:space="preserve"> REF _Ref448432989 \r \h </w:instrText>
              </w:r>
              <w:r>
                <w:rPr>
                  <w:rFonts w:asciiTheme="minorHAnsi" w:hAnsiTheme="minorHAnsi"/>
                  <w:i/>
                </w:rPr>
              </w:r>
            </w:ins>
            <w:r>
              <w:rPr>
                <w:rFonts w:asciiTheme="minorHAnsi" w:hAnsiTheme="minorHAnsi"/>
                <w:i/>
              </w:rPr>
              <w:fldChar w:fldCharType="separate"/>
            </w:r>
            <w:ins w:id="293" w:author="Glen" w:date="2016-04-14T21:34:00Z">
              <w:r>
                <w:rPr>
                  <w:rFonts w:asciiTheme="minorHAnsi" w:hAnsiTheme="minorHAnsi"/>
                  <w:i/>
                </w:rPr>
                <w:t>3.1.2</w:t>
              </w:r>
              <w:r>
                <w:rPr>
                  <w:rFonts w:asciiTheme="minorHAnsi" w:hAnsiTheme="minorHAnsi"/>
                  <w:i/>
                </w:rPr>
                <w:fldChar w:fldCharType="end"/>
              </w:r>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_Ref448432994 \r \h </w:instrText>
              </w:r>
              <w:r>
                <w:rPr>
                  <w:rFonts w:asciiTheme="minorHAnsi" w:hAnsiTheme="minorHAnsi"/>
                  <w:i/>
                </w:rPr>
              </w:r>
            </w:ins>
            <w:r>
              <w:rPr>
                <w:rFonts w:asciiTheme="minorHAnsi" w:hAnsiTheme="minorHAnsi"/>
                <w:i/>
              </w:rPr>
              <w:fldChar w:fldCharType="separate"/>
            </w:r>
            <w:ins w:id="294" w:author="Glen" w:date="2016-04-14T21:34:00Z">
              <w:r>
                <w:rPr>
                  <w:rFonts w:asciiTheme="minorHAnsi" w:hAnsiTheme="minorHAnsi"/>
                  <w:i/>
                </w:rPr>
                <w:t>3.1.2.1</w:t>
              </w:r>
              <w:r>
                <w:rPr>
                  <w:rFonts w:asciiTheme="minorHAnsi" w:hAnsiTheme="minorHAnsi"/>
                  <w:i/>
                </w:rPr>
                <w:fldChar w:fldCharType="end"/>
              </w:r>
            </w:ins>
            <w:del w:id="295" w:author="Glen" w:date="2016-04-14T21:31:00Z">
              <w:r w:rsidR="00FB6609" w:rsidRPr="007A50E9" w:rsidDel="00FE2068">
                <w:rPr>
                  <w:rFonts w:asciiTheme="minorHAnsi" w:hAnsiTheme="minorHAnsi"/>
                  <w:i/>
                </w:rPr>
                <w:delText>&lt;requirements to be inserted here after finalized&gt;</w:delText>
              </w:r>
            </w:del>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BC414C">
            <w:pPr>
              <w:keepNext/>
              <w:keepLines/>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BC414C">
            <w:pPr>
              <w:keepNext/>
              <w:keepLines/>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BC414C">
      <w:pPr>
        <w:keepNext/>
        <w:keepLines/>
      </w:pPr>
    </w:p>
    <w:tbl>
      <w:tblPr>
        <w:tblStyle w:val="GridTable4-Accent11"/>
        <w:tblW w:w="0" w:type="auto"/>
        <w:tblLook w:val="04A0" w:firstRow="1" w:lastRow="0" w:firstColumn="1" w:lastColumn="0" w:noHBand="0" w:noVBand="1"/>
      </w:tblPr>
      <w:tblGrid>
        <w:gridCol w:w="2358"/>
        <w:gridCol w:w="7218"/>
      </w:tblGrid>
      <w:tr w:rsidR="00DA7793" w:rsidRPr="00FB6609"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ID</w:t>
            </w:r>
          </w:p>
        </w:tc>
        <w:tc>
          <w:tcPr>
            <w:tcW w:w="7218" w:type="dxa"/>
          </w:tcPr>
          <w:p w:rsidR="00DA7793" w:rsidRPr="007A50E9" w:rsidRDefault="00DA779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296" w:name="uc001a"/>
            <w:r w:rsidRPr="007A50E9">
              <w:rPr>
                <w:rFonts w:asciiTheme="minorHAnsi" w:hAnsiTheme="minorHAnsi"/>
              </w:rPr>
              <w:t>UC_001</w:t>
            </w:r>
            <w:r>
              <w:rPr>
                <w:rFonts w:asciiTheme="minorHAnsi" w:hAnsiTheme="minorHAnsi"/>
              </w:rPr>
              <w:t>a</w:t>
            </w:r>
            <w:bookmarkEnd w:id="296"/>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Purpose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Overview</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Cross-References</w:t>
            </w:r>
          </w:p>
        </w:tc>
        <w:tc>
          <w:tcPr>
            <w:tcW w:w="7218" w:type="dxa"/>
          </w:tcPr>
          <w:p w:rsidR="00DA7793" w:rsidRPr="007A50E9"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297" w:author="Glen" w:date="2016-04-14T21:34:00Z">
              <w:r>
                <w:rPr>
                  <w:rFonts w:asciiTheme="minorHAnsi" w:hAnsiTheme="minorHAnsi"/>
                  <w:i/>
                </w:rPr>
                <w:fldChar w:fldCharType="begin"/>
              </w:r>
              <w:r>
                <w:rPr>
                  <w:rFonts w:asciiTheme="minorHAnsi" w:hAnsiTheme="minorHAnsi"/>
                  <w:i/>
                </w:rPr>
                <w:instrText xml:space="preserve"> REF _Ref448432978 \r \h </w:instrText>
              </w:r>
              <w:r>
                <w:rPr>
                  <w:rFonts w:asciiTheme="minorHAnsi" w:hAnsiTheme="minorHAnsi"/>
                  <w:i/>
                </w:rPr>
              </w:r>
            </w:ins>
            <w:r>
              <w:rPr>
                <w:rFonts w:asciiTheme="minorHAnsi" w:hAnsiTheme="minorHAnsi"/>
                <w:i/>
              </w:rPr>
              <w:fldChar w:fldCharType="separate"/>
            </w:r>
            <w:ins w:id="298" w:author="Glen" w:date="2016-04-14T21:34:00Z">
              <w:r>
                <w:rPr>
                  <w:rFonts w:asciiTheme="minorHAnsi" w:hAnsiTheme="minorHAnsi"/>
                  <w:i/>
                </w:rPr>
                <w:t>3.1.2.2</w:t>
              </w:r>
              <w:r>
                <w:rPr>
                  <w:rFonts w:asciiTheme="minorHAnsi" w:hAnsiTheme="minorHAnsi"/>
                  <w:i/>
                </w:rPr>
                <w:fldChar w:fldCharType="end"/>
              </w:r>
            </w:ins>
            <w:del w:id="299" w:author="Glen" w:date="2016-04-14T21:33:00Z">
              <w:r w:rsidR="00DA7793" w:rsidRPr="007A50E9" w:rsidDel="00FE2068">
                <w:rPr>
                  <w:rFonts w:asciiTheme="minorHAnsi" w:hAnsiTheme="minorHAnsi"/>
                  <w:i/>
                </w:rPr>
                <w:delText>&lt;requirements to be inserted here after finalized&gt;</w:delText>
              </w:r>
            </w:del>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Post-conditions</w:t>
            </w:r>
          </w:p>
        </w:tc>
        <w:tc>
          <w:tcPr>
            <w:tcW w:w="7218" w:type="dxa"/>
          </w:tcPr>
          <w:p w:rsidR="00DA7793"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9576" w:type="dxa"/>
            <w:gridSpan w:val="2"/>
          </w:tcPr>
          <w:p w:rsidR="00DA7793" w:rsidRPr="007A50E9" w:rsidRDefault="00DA7793" w:rsidP="00BC414C">
            <w:pPr>
              <w:keepNext/>
              <w:keepLines/>
              <w:rPr>
                <w:rFonts w:asciiTheme="minorHAnsi" w:hAnsiTheme="minorHAnsi"/>
              </w:rPr>
            </w:pPr>
            <w:r w:rsidRPr="007A50E9">
              <w:rPr>
                <w:rFonts w:asciiTheme="minorHAnsi" w:hAnsiTheme="minorHAnsi"/>
              </w:rPr>
              <w:t>Course of Events</w:t>
            </w: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00" w:name="uc002"/>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bookmarkEnd w:id="300"/>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lastRenderedPageBreak/>
              <w:t>Cross-References</w:t>
            </w:r>
          </w:p>
        </w:tc>
        <w:tc>
          <w:tcPr>
            <w:tcW w:w="7218" w:type="dxa"/>
            <w:gridSpan w:val="2"/>
          </w:tcPr>
          <w:p w:rsidR="00FB6609" w:rsidRPr="007A50E9"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01" w:author="Glen" w:date="2016-04-14T21:34:00Z">
              <w:r>
                <w:rPr>
                  <w:rFonts w:asciiTheme="minorHAnsi" w:hAnsiTheme="minorHAnsi"/>
                  <w:i/>
                </w:rPr>
                <w:fldChar w:fldCharType="begin"/>
              </w:r>
              <w:r>
                <w:rPr>
                  <w:rFonts w:asciiTheme="minorHAnsi" w:hAnsiTheme="minorHAnsi"/>
                  <w:i/>
                </w:rPr>
                <w:instrText xml:space="preserve"> REF _Ref448432989 \r \h </w:instrText>
              </w:r>
              <w:r>
                <w:rPr>
                  <w:rFonts w:asciiTheme="minorHAnsi" w:hAnsiTheme="minorHAnsi"/>
                  <w:i/>
                </w:rPr>
              </w:r>
            </w:ins>
            <w:r>
              <w:rPr>
                <w:rFonts w:asciiTheme="minorHAnsi" w:hAnsiTheme="minorHAnsi"/>
                <w:i/>
              </w:rPr>
              <w:fldChar w:fldCharType="separate"/>
            </w:r>
            <w:ins w:id="302" w:author="Glen" w:date="2016-04-14T21:34:00Z">
              <w:r>
                <w:rPr>
                  <w:rFonts w:asciiTheme="minorHAnsi" w:hAnsiTheme="minorHAnsi"/>
                  <w:i/>
                </w:rPr>
                <w:t>3.1.2</w:t>
              </w:r>
              <w:r>
                <w:rPr>
                  <w:rFonts w:asciiTheme="minorHAnsi" w:hAnsiTheme="minorHAnsi"/>
                  <w:i/>
                </w:rPr>
                <w:fldChar w:fldCharType="end"/>
              </w:r>
            </w:ins>
            <w:ins w:id="303" w:author="Glen" w:date="2016-04-14T21:35:00Z">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_Ref448433037 \r \h </w:instrText>
              </w:r>
              <w:r>
                <w:rPr>
                  <w:rFonts w:asciiTheme="minorHAnsi" w:hAnsiTheme="minorHAnsi"/>
                  <w:i/>
                </w:rPr>
              </w:r>
            </w:ins>
            <w:r>
              <w:rPr>
                <w:rFonts w:asciiTheme="minorHAnsi" w:hAnsiTheme="minorHAnsi"/>
                <w:i/>
              </w:rPr>
              <w:fldChar w:fldCharType="separate"/>
            </w:r>
            <w:ins w:id="304" w:author="Glen" w:date="2016-04-14T21:35:00Z">
              <w:r>
                <w:rPr>
                  <w:rFonts w:asciiTheme="minorHAnsi" w:hAnsiTheme="minorHAnsi"/>
                  <w:i/>
                </w:rPr>
                <w:t>3.1.2.6</w:t>
              </w:r>
              <w:r>
                <w:rPr>
                  <w:rFonts w:asciiTheme="minorHAnsi" w:hAnsiTheme="minorHAnsi"/>
                  <w:i/>
                </w:rPr>
                <w:fldChar w:fldCharType="end"/>
              </w:r>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_Ref448433045 \r \h </w:instrText>
              </w:r>
              <w:r>
                <w:rPr>
                  <w:rFonts w:asciiTheme="minorHAnsi" w:hAnsiTheme="minorHAnsi"/>
                  <w:i/>
                </w:rPr>
              </w:r>
            </w:ins>
            <w:r>
              <w:rPr>
                <w:rFonts w:asciiTheme="minorHAnsi" w:hAnsiTheme="minorHAnsi"/>
                <w:i/>
              </w:rPr>
              <w:fldChar w:fldCharType="separate"/>
            </w:r>
            <w:ins w:id="305" w:author="Glen" w:date="2016-04-14T21:35:00Z">
              <w:r>
                <w:rPr>
                  <w:rFonts w:asciiTheme="minorHAnsi" w:hAnsiTheme="minorHAnsi"/>
                  <w:i/>
                </w:rPr>
                <w:t>3.1.3.1</w:t>
              </w:r>
              <w:r>
                <w:rPr>
                  <w:rFonts w:asciiTheme="minorHAnsi" w:hAnsiTheme="minorHAnsi"/>
                  <w:i/>
                </w:rPr>
                <w:fldChar w:fldCharType="end"/>
              </w:r>
            </w:ins>
            <w:del w:id="306" w:author="Glen" w:date="2016-04-14T21:34:00Z">
              <w:r w:rsidR="00FB6609" w:rsidRPr="007A50E9" w:rsidDel="00FE2068">
                <w:rPr>
                  <w:rFonts w:asciiTheme="minorHAnsi" w:hAnsiTheme="minorHAnsi"/>
                  <w:i/>
                </w:rPr>
                <w:delText>&lt;requirements to be inserted here after finalized&gt;</w:delText>
              </w:r>
            </w:del>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BC414C">
            <w:pPr>
              <w:keepNext/>
              <w:keepLines/>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BC414C">
            <w:pPr>
              <w:keepNext/>
              <w:keepLines/>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BC414C">
            <w:pPr>
              <w:keepNext/>
              <w:keepLines/>
              <w:rPr>
                <w:rStyle w:val="CommentReference"/>
                <w:rFonts w:asciiTheme="minorHAnsi" w:hAnsiTheme="minorHAnsi"/>
                <w:b w:val="0"/>
                <w:bCs w:val="0"/>
                <w:sz w:val="22"/>
                <w:szCs w:val="22"/>
              </w:rPr>
            </w:pPr>
          </w:p>
        </w:tc>
        <w:tc>
          <w:tcPr>
            <w:tcW w:w="4788" w:type="dxa"/>
          </w:tcPr>
          <w:p w:rsidR="00F41728" w:rsidRPr="00F41728"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07" w:name="uc003"/>
            <w:r w:rsidRPr="00AD2C1D">
              <w:rPr>
                <w:rFonts w:asciiTheme="minorHAnsi" w:hAnsiTheme="minorHAnsi"/>
              </w:rPr>
              <w:t>UC_00</w:t>
            </w:r>
            <w:r w:rsidR="001C722E">
              <w:rPr>
                <w:rFonts w:asciiTheme="minorHAnsi" w:hAnsiTheme="minorHAnsi"/>
              </w:rPr>
              <w:t>3</w:t>
            </w:r>
            <w:bookmarkEnd w:id="307"/>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08" w:author="Glen" w:date="2016-04-14T21:35:00Z">
              <w:r>
                <w:rPr>
                  <w:rFonts w:asciiTheme="minorHAnsi" w:hAnsiTheme="minorHAnsi"/>
                  <w:i/>
                </w:rPr>
                <w:fldChar w:fldCharType="begin"/>
              </w:r>
              <w:r>
                <w:rPr>
                  <w:rFonts w:asciiTheme="minorHAnsi" w:hAnsiTheme="minorHAnsi"/>
                  <w:i/>
                </w:rPr>
                <w:instrText xml:space="preserve"> REF _Ref448433072 \r \h </w:instrText>
              </w:r>
              <w:r>
                <w:rPr>
                  <w:rFonts w:asciiTheme="minorHAnsi" w:hAnsiTheme="minorHAnsi"/>
                  <w:i/>
                </w:rPr>
              </w:r>
            </w:ins>
            <w:r>
              <w:rPr>
                <w:rFonts w:asciiTheme="minorHAnsi" w:hAnsiTheme="minorHAnsi"/>
                <w:i/>
              </w:rPr>
              <w:fldChar w:fldCharType="separate"/>
            </w:r>
            <w:ins w:id="309" w:author="Glen" w:date="2016-04-14T21:35:00Z">
              <w:r>
                <w:rPr>
                  <w:rFonts w:asciiTheme="minorHAnsi" w:hAnsiTheme="minorHAnsi"/>
                  <w:i/>
                </w:rPr>
                <w:t>3.1.2.4</w:t>
              </w:r>
              <w:r>
                <w:rPr>
                  <w:rFonts w:asciiTheme="minorHAnsi" w:hAnsiTheme="minorHAnsi"/>
                  <w:i/>
                </w:rPr>
                <w:fldChar w:fldCharType="end"/>
              </w:r>
            </w:ins>
            <w:del w:id="310" w:author="Glen" w:date="2016-04-14T21:35:00Z">
              <w:r w:rsidR="00FB6609" w:rsidRPr="00AD2C1D" w:rsidDel="00FE2068">
                <w:rPr>
                  <w:rFonts w:asciiTheme="minorHAnsi" w:hAnsiTheme="minorHAnsi"/>
                  <w:i/>
                </w:rPr>
                <w:delText>&lt;requirements to be inserted here after finalized&gt;</w:delText>
              </w:r>
            </w:del>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BC414C">
            <w:pPr>
              <w:keepNext/>
              <w:keepLines/>
              <w:rPr>
                <w:rFonts w:asciiTheme="minorHAnsi" w:hAnsiTheme="minorHAnsi"/>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1" w:name="uc004"/>
            <w:r w:rsidRPr="00AD2C1D">
              <w:rPr>
                <w:rFonts w:asciiTheme="minorHAnsi" w:hAnsiTheme="minorHAnsi"/>
              </w:rPr>
              <w:t>UC_00</w:t>
            </w:r>
            <w:r w:rsidR="001C722E">
              <w:rPr>
                <w:rFonts w:asciiTheme="minorHAnsi" w:hAnsiTheme="minorHAnsi"/>
              </w:rPr>
              <w:t>4</w:t>
            </w:r>
            <w:bookmarkEnd w:id="311"/>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12" w:author="Glen" w:date="2016-04-14T21:35:00Z">
              <w:r>
                <w:rPr>
                  <w:rFonts w:asciiTheme="minorHAnsi" w:hAnsiTheme="minorHAnsi"/>
                  <w:i/>
                </w:rPr>
                <w:fldChar w:fldCharType="begin"/>
              </w:r>
              <w:r>
                <w:rPr>
                  <w:rFonts w:asciiTheme="minorHAnsi" w:hAnsiTheme="minorHAnsi"/>
                  <w:i/>
                </w:rPr>
                <w:instrText xml:space="preserve"> REF _Ref448433045 \r \h </w:instrText>
              </w:r>
              <w:r>
                <w:rPr>
                  <w:rFonts w:asciiTheme="minorHAnsi" w:hAnsiTheme="minorHAnsi"/>
                  <w:i/>
                </w:rPr>
              </w:r>
            </w:ins>
            <w:r>
              <w:rPr>
                <w:rFonts w:asciiTheme="minorHAnsi" w:hAnsiTheme="minorHAnsi"/>
                <w:i/>
              </w:rPr>
              <w:fldChar w:fldCharType="separate"/>
            </w:r>
            <w:ins w:id="313" w:author="Glen" w:date="2016-04-14T21:35:00Z">
              <w:r>
                <w:rPr>
                  <w:rFonts w:asciiTheme="minorHAnsi" w:hAnsiTheme="minorHAnsi"/>
                  <w:i/>
                </w:rPr>
                <w:t>3.1.3.1</w:t>
              </w:r>
              <w:r>
                <w:rPr>
                  <w:rFonts w:asciiTheme="minorHAnsi" w:hAnsiTheme="minorHAnsi"/>
                  <w:i/>
                </w:rPr>
                <w:fldChar w:fldCharType="end"/>
              </w:r>
            </w:ins>
            <w:del w:id="314" w:author="Glen" w:date="2016-04-14T21:35:00Z">
              <w:r w:rsidR="00FB6609" w:rsidRPr="00AD2C1D" w:rsidDel="00FE2068">
                <w:rPr>
                  <w:rFonts w:asciiTheme="minorHAnsi" w:hAnsiTheme="minorHAnsi"/>
                  <w:i/>
                </w:rPr>
                <w:delText>&lt;requirements to be inserted here after finalized&gt;</w:delText>
              </w:r>
            </w:del>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lastRenderedPageBreak/>
              <w:t>1.</w:t>
            </w:r>
            <w:r>
              <w:rPr>
                <w:rFonts w:asciiTheme="minorHAnsi" w:hAnsiTheme="minorHAnsi"/>
                <w:b w:val="0"/>
              </w:rPr>
              <w:t xml:space="preserve"> The process data use case initiates the upload of the data</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BC414C">
            <w:pPr>
              <w:keepNext/>
              <w:keepLines/>
              <w:rPr>
                <w:rFonts w:asciiTheme="minorHAnsi" w:hAnsiTheme="minorHAnsi"/>
                <w:b w:val="0"/>
                <w:bCs w:val="0"/>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ID</w:t>
            </w:r>
          </w:p>
        </w:tc>
        <w:tc>
          <w:tcPr>
            <w:tcW w:w="7218" w:type="dxa"/>
          </w:tcPr>
          <w:p w:rsidR="00F13E69" w:rsidRPr="00AD2C1D" w:rsidRDefault="00F13E6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5" w:name="uc005"/>
            <w:r w:rsidRPr="00AD2C1D">
              <w:rPr>
                <w:rFonts w:asciiTheme="minorHAnsi" w:hAnsiTheme="minorHAnsi"/>
              </w:rPr>
              <w:t>UC_00</w:t>
            </w:r>
            <w:r w:rsidR="001C722E">
              <w:rPr>
                <w:rFonts w:asciiTheme="minorHAnsi" w:hAnsiTheme="minorHAnsi"/>
              </w:rPr>
              <w:t>5</w:t>
            </w:r>
            <w:bookmarkEnd w:id="315"/>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Actor(s)</w:t>
            </w:r>
          </w:p>
        </w:tc>
        <w:tc>
          <w:tcPr>
            <w:tcW w:w="7218" w:type="dxa"/>
          </w:tcPr>
          <w:p w:rsidR="00F13E6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Purpose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Overview</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Cross-References</w:t>
            </w:r>
          </w:p>
        </w:tc>
        <w:tc>
          <w:tcPr>
            <w:tcW w:w="7218" w:type="dxa"/>
          </w:tcPr>
          <w:p w:rsidR="00F13E69"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16" w:author="Glen" w:date="2016-04-14T21:36:00Z">
              <w:r>
                <w:rPr>
                  <w:rFonts w:asciiTheme="minorHAnsi" w:hAnsiTheme="minorHAnsi"/>
                  <w:i/>
                </w:rPr>
                <w:fldChar w:fldCharType="begin"/>
              </w:r>
              <w:r>
                <w:rPr>
                  <w:rFonts w:asciiTheme="minorHAnsi" w:hAnsiTheme="minorHAnsi"/>
                  <w:i/>
                </w:rPr>
                <w:instrText xml:space="preserve"> REF _Ref448433110 \r \h </w:instrText>
              </w:r>
              <w:r>
                <w:rPr>
                  <w:rFonts w:asciiTheme="minorHAnsi" w:hAnsiTheme="minorHAnsi"/>
                  <w:i/>
                </w:rPr>
              </w:r>
            </w:ins>
            <w:r>
              <w:rPr>
                <w:rFonts w:asciiTheme="minorHAnsi" w:hAnsiTheme="minorHAnsi"/>
                <w:i/>
              </w:rPr>
              <w:fldChar w:fldCharType="separate"/>
            </w:r>
            <w:ins w:id="317" w:author="Glen" w:date="2016-04-14T21:36:00Z">
              <w:r>
                <w:rPr>
                  <w:rFonts w:asciiTheme="minorHAnsi" w:hAnsiTheme="minorHAnsi"/>
                  <w:i/>
                </w:rPr>
                <w:t>3.1.1</w:t>
              </w:r>
              <w:r>
                <w:rPr>
                  <w:rFonts w:asciiTheme="minorHAnsi" w:hAnsiTheme="minorHAnsi"/>
                  <w:i/>
                </w:rPr>
                <w:fldChar w:fldCharType="end"/>
              </w:r>
            </w:ins>
            <w:del w:id="318" w:author="Glen" w:date="2016-04-14T21:36:00Z">
              <w:r w:rsidR="00F13E69" w:rsidRPr="00AD2C1D" w:rsidDel="00FE2068">
                <w:rPr>
                  <w:rFonts w:asciiTheme="minorHAnsi" w:hAnsiTheme="minorHAnsi"/>
                  <w:i/>
                </w:rPr>
                <w:delText>&lt;requirements to be inserted here after finalized&gt;</w:delText>
              </w:r>
            </w:del>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Pre-conditions</w:t>
            </w:r>
          </w:p>
        </w:tc>
        <w:tc>
          <w:tcPr>
            <w:tcW w:w="7218" w:type="dxa"/>
          </w:tcPr>
          <w:p w:rsidR="00A44250"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A44250" w:rsidRPr="00AD2C1D"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Post-conditions</w:t>
            </w:r>
          </w:p>
        </w:tc>
        <w:tc>
          <w:tcPr>
            <w:tcW w:w="7218" w:type="dxa"/>
          </w:tcPr>
          <w:p w:rsidR="00E25BEF" w:rsidRPr="00E25BEF"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BC414C">
            <w:pPr>
              <w:keepNext/>
              <w:keepLines/>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bCs w:val="0"/>
              </w:rPr>
            </w:pP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ID</w:t>
            </w:r>
          </w:p>
        </w:tc>
        <w:tc>
          <w:tcPr>
            <w:tcW w:w="7218" w:type="dxa"/>
          </w:tcPr>
          <w:p w:rsidR="007B173B" w:rsidRPr="00AD2C1D" w:rsidRDefault="007B173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9" w:name="uc006"/>
            <w:r w:rsidRPr="00AD2C1D">
              <w:rPr>
                <w:rFonts w:asciiTheme="minorHAnsi" w:hAnsiTheme="minorHAnsi"/>
              </w:rPr>
              <w:t>UC_00</w:t>
            </w:r>
            <w:r w:rsidR="001C722E">
              <w:rPr>
                <w:rFonts w:asciiTheme="minorHAnsi" w:hAnsiTheme="minorHAnsi"/>
              </w:rPr>
              <w:t>6</w:t>
            </w:r>
            <w:bookmarkEnd w:id="319"/>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Actor(s)</w:t>
            </w:r>
          </w:p>
        </w:tc>
        <w:tc>
          <w:tcPr>
            <w:tcW w:w="7218" w:type="dxa"/>
          </w:tcPr>
          <w:p w:rsidR="007B173B"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Purpose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Overview</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Cross-References</w:t>
            </w:r>
          </w:p>
        </w:tc>
        <w:tc>
          <w:tcPr>
            <w:tcW w:w="7218" w:type="dxa"/>
          </w:tcPr>
          <w:p w:rsidR="007B173B"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20" w:author="Glen" w:date="2016-04-14T21:36:00Z">
              <w:r>
                <w:rPr>
                  <w:rFonts w:asciiTheme="minorHAnsi" w:hAnsiTheme="minorHAnsi"/>
                  <w:i/>
                </w:rPr>
                <w:fldChar w:fldCharType="begin"/>
              </w:r>
              <w:r>
                <w:rPr>
                  <w:rFonts w:asciiTheme="minorHAnsi" w:hAnsiTheme="minorHAnsi"/>
                  <w:i/>
                </w:rPr>
                <w:instrText xml:space="preserve"> REF _Ref448433110 \r \h </w:instrText>
              </w:r>
              <w:r>
                <w:rPr>
                  <w:rFonts w:asciiTheme="minorHAnsi" w:hAnsiTheme="minorHAnsi"/>
                  <w:i/>
                </w:rPr>
              </w:r>
            </w:ins>
            <w:r>
              <w:rPr>
                <w:rFonts w:asciiTheme="minorHAnsi" w:hAnsiTheme="minorHAnsi"/>
                <w:i/>
              </w:rPr>
              <w:fldChar w:fldCharType="separate"/>
            </w:r>
            <w:ins w:id="321" w:author="Glen" w:date="2016-04-14T21:36:00Z">
              <w:r>
                <w:rPr>
                  <w:rFonts w:asciiTheme="minorHAnsi" w:hAnsiTheme="minorHAnsi"/>
                  <w:i/>
                </w:rPr>
                <w:t>3.1.1</w:t>
              </w:r>
              <w:r>
                <w:rPr>
                  <w:rFonts w:asciiTheme="minorHAnsi" w:hAnsiTheme="minorHAnsi"/>
                  <w:i/>
                </w:rPr>
                <w:fldChar w:fldCharType="end"/>
              </w:r>
            </w:ins>
            <w:ins w:id="322" w:author="Glen" w:date="2016-04-14T21:37:00Z">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_Ref448433193 \r \h </w:instrText>
              </w:r>
              <w:r>
                <w:rPr>
                  <w:rFonts w:asciiTheme="minorHAnsi" w:hAnsiTheme="minorHAnsi"/>
                  <w:i/>
                </w:rPr>
              </w:r>
            </w:ins>
            <w:r>
              <w:rPr>
                <w:rFonts w:asciiTheme="minorHAnsi" w:hAnsiTheme="minorHAnsi"/>
                <w:i/>
              </w:rPr>
              <w:fldChar w:fldCharType="separate"/>
            </w:r>
            <w:ins w:id="323" w:author="Glen" w:date="2016-04-14T21:37:00Z">
              <w:r>
                <w:rPr>
                  <w:rFonts w:asciiTheme="minorHAnsi" w:hAnsiTheme="minorHAnsi"/>
                  <w:i/>
                </w:rPr>
                <w:t>3.1.1.5</w:t>
              </w:r>
              <w:r>
                <w:rPr>
                  <w:rFonts w:asciiTheme="minorHAnsi" w:hAnsiTheme="minorHAnsi"/>
                  <w:i/>
                </w:rPr>
                <w:fldChar w:fldCharType="end"/>
              </w:r>
            </w:ins>
            <w:del w:id="324" w:author="Glen" w:date="2016-04-14T21:36:00Z">
              <w:r w:rsidR="007B173B" w:rsidRPr="00AD2C1D" w:rsidDel="00FE2068">
                <w:rPr>
                  <w:rFonts w:asciiTheme="minorHAnsi" w:hAnsiTheme="minorHAnsi"/>
                  <w:i/>
                </w:rPr>
                <w:delText>&lt;requirements to be inserted here after finalized&gt;</w:delText>
              </w:r>
            </w:del>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Pre-conditions</w:t>
            </w:r>
          </w:p>
        </w:tc>
        <w:tc>
          <w:tcPr>
            <w:tcW w:w="7218" w:type="dxa"/>
          </w:tcPr>
          <w:p w:rsidR="007B173B"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7B173B"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Post-conditions</w:t>
            </w:r>
          </w:p>
        </w:tc>
        <w:tc>
          <w:tcPr>
            <w:tcW w:w="7218" w:type="dxa"/>
          </w:tcPr>
          <w:p w:rsid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BC414C">
            <w:pPr>
              <w:keepNext/>
              <w:keepLines/>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bCs w:val="0"/>
              </w:rPr>
            </w:pP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BC414C">
      <w:pPr>
        <w:keepNext/>
        <w:keepLines/>
      </w:pPr>
    </w:p>
    <w:tbl>
      <w:tblPr>
        <w:tblStyle w:val="GridTable4-Accent1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ID</w:t>
            </w:r>
          </w:p>
        </w:tc>
        <w:tc>
          <w:tcPr>
            <w:tcW w:w="7218" w:type="dxa"/>
          </w:tcPr>
          <w:p w:rsidR="00B55E73" w:rsidRPr="00AD2C1D" w:rsidRDefault="00B55E7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25" w:name="uc007"/>
            <w:r>
              <w:rPr>
                <w:rFonts w:asciiTheme="minorHAnsi" w:hAnsiTheme="minorHAnsi"/>
              </w:rPr>
              <w:t>UC_0</w:t>
            </w:r>
            <w:r w:rsidR="001C722E">
              <w:rPr>
                <w:rFonts w:asciiTheme="minorHAnsi" w:hAnsiTheme="minorHAnsi"/>
              </w:rPr>
              <w:t>07</w:t>
            </w:r>
            <w:bookmarkEnd w:id="325"/>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Name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Actor(s)</w:t>
            </w:r>
          </w:p>
        </w:tc>
        <w:tc>
          <w:tcPr>
            <w:tcW w:w="7218" w:type="dxa"/>
          </w:tcPr>
          <w:p w:rsidR="00B55E73"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Purpose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Overview</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Cross-References</w:t>
            </w:r>
          </w:p>
        </w:tc>
        <w:tc>
          <w:tcPr>
            <w:tcW w:w="7218" w:type="dxa"/>
          </w:tcPr>
          <w:p w:rsidR="00B55E73"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26" w:author="Glen" w:date="2016-04-14T21:36:00Z">
              <w:r>
                <w:rPr>
                  <w:rFonts w:asciiTheme="minorHAnsi" w:hAnsiTheme="minorHAnsi"/>
                  <w:i/>
                </w:rPr>
                <w:fldChar w:fldCharType="begin"/>
              </w:r>
              <w:r>
                <w:rPr>
                  <w:rFonts w:asciiTheme="minorHAnsi" w:hAnsiTheme="minorHAnsi"/>
                  <w:i/>
                </w:rPr>
                <w:instrText xml:space="preserve"> REF _Ref448433110 \r \h </w:instrText>
              </w:r>
              <w:r>
                <w:rPr>
                  <w:rFonts w:asciiTheme="minorHAnsi" w:hAnsiTheme="minorHAnsi"/>
                  <w:i/>
                </w:rPr>
              </w:r>
            </w:ins>
            <w:r>
              <w:rPr>
                <w:rFonts w:asciiTheme="minorHAnsi" w:hAnsiTheme="minorHAnsi"/>
                <w:i/>
              </w:rPr>
              <w:fldChar w:fldCharType="separate"/>
            </w:r>
            <w:ins w:id="327" w:author="Glen" w:date="2016-04-14T21:36:00Z">
              <w:r>
                <w:rPr>
                  <w:rFonts w:asciiTheme="minorHAnsi" w:hAnsiTheme="minorHAnsi"/>
                  <w:i/>
                </w:rPr>
                <w:t>3.1.1</w:t>
              </w:r>
              <w:r>
                <w:rPr>
                  <w:rFonts w:asciiTheme="minorHAnsi" w:hAnsiTheme="minorHAnsi"/>
                  <w:i/>
                </w:rPr>
                <w:fldChar w:fldCharType="end"/>
              </w:r>
            </w:ins>
            <w:del w:id="328" w:author="Glen" w:date="2016-04-14T21:36:00Z">
              <w:r w:rsidR="00B55E73" w:rsidRPr="00AD2C1D" w:rsidDel="00FE2068">
                <w:rPr>
                  <w:rFonts w:asciiTheme="minorHAnsi" w:hAnsiTheme="minorHAnsi"/>
                  <w:i/>
                </w:rPr>
                <w:delText>&lt;requirements to be inserted here after finalized&gt;</w:delText>
              </w:r>
            </w:del>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Pre-conditions</w:t>
            </w:r>
          </w:p>
        </w:tc>
        <w:tc>
          <w:tcPr>
            <w:tcW w:w="7218" w:type="dxa"/>
          </w:tcPr>
          <w:p w:rsidR="00B55E73"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Post-conditions</w:t>
            </w:r>
          </w:p>
        </w:tc>
        <w:tc>
          <w:tcPr>
            <w:tcW w:w="7218" w:type="dxa"/>
          </w:tcPr>
          <w:p w:rsidR="00B55E73"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BC414C">
            <w:pPr>
              <w:keepNext/>
              <w:keepLines/>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bCs w:val="0"/>
              </w:rPr>
            </w:pP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BC414C">
      <w:pPr>
        <w:keepNext/>
        <w:keepLines/>
      </w:pPr>
    </w:p>
    <w:tbl>
      <w:tblPr>
        <w:tblStyle w:val="GridTable4-Accent11"/>
        <w:tblW w:w="0" w:type="auto"/>
        <w:tblLook w:val="04A0" w:firstRow="1" w:lastRow="0" w:firstColumn="1" w:lastColumn="0" w:noHBand="0" w:noVBand="1"/>
      </w:tblPr>
      <w:tblGrid>
        <w:gridCol w:w="2358"/>
        <w:gridCol w:w="7218"/>
      </w:tblGrid>
      <w:tr w:rsidR="00C75B5B"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ID</w:t>
            </w:r>
          </w:p>
        </w:tc>
        <w:tc>
          <w:tcPr>
            <w:tcW w:w="7218" w:type="dxa"/>
          </w:tcPr>
          <w:p w:rsidR="00C75B5B" w:rsidRPr="00AD2C1D" w:rsidRDefault="00C75B5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29" w:name="uc008"/>
            <w:r>
              <w:rPr>
                <w:rFonts w:asciiTheme="minorHAnsi" w:hAnsiTheme="minorHAnsi"/>
              </w:rPr>
              <w:t>UC_008</w:t>
            </w:r>
            <w:bookmarkEnd w:id="329"/>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Actor(s)</w:t>
            </w:r>
          </w:p>
        </w:tc>
        <w:tc>
          <w:tcPr>
            <w:tcW w:w="7218" w:type="dxa"/>
          </w:tcPr>
          <w:p w:rsidR="00C75B5B" w:rsidRPr="00AD2C1D" w:rsidRDefault="00C75B5B" w:rsidP="002E3CD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Change w:id="330" w:author="Glen" w:date="2016-04-14T21:29:00Z">
                <w:pPr>
                  <w:keepNext/>
                  <w:keepLines/>
                  <w:cnfStyle w:val="000000000000" w:firstRow="0" w:lastRow="0" w:firstColumn="0" w:lastColumn="0" w:oddVBand="0" w:evenVBand="0" w:oddHBand="0" w:evenHBand="0" w:firstRowFirstColumn="0" w:firstRowLastColumn="0" w:lastRowFirstColumn="0" w:lastRowLastColumn="0"/>
                </w:pPr>
              </w:pPrChange>
            </w:pPr>
            <w:r>
              <w:rPr>
                <w:rFonts w:asciiTheme="minorHAnsi" w:hAnsiTheme="minorHAnsi"/>
              </w:rPr>
              <w:t>Physician, Experiment Administrator</w:t>
            </w:r>
            <w:del w:id="331" w:author="Glen" w:date="2016-04-14T21:29:00Z">
              <w:r w:rsidDel="002E3CDF">
                <w:rPr>
                  <w:rFonts w:asciiTheme="minorHAnsi" w:hAnsiTheme="minorHAnsi"/>
                </w:rPr>
                <w:delText>, System Administrator</w:delText>
              </w:r>
            </w:del>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Purpose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Overview</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Cross-References</w:t>
            </w:r>
          </w:p>
        </w:tc>
        <w:tc>
          <w:tcPr>
            <w:tcW w:w="7218" w:type="dxa"/>
          </w:tcPr>
          <w:p w:rsidR="00C75B5B" w:rsidRPr="00AD2C1D" w:rsidRDefault="00FE2068" w:rsidP="00FE2068">
            <w:pPr>
              <w:keepNext/>
              <w:keepLines/>
              <w:tabs>
                <w:tab w:val="left" w:pos="5010"/>
              </w:tabs>
              <w:cnfStyle w:val="000000100000" w:firstRow="0" w:lastRow="0" w:firstColumn="0" w:lastColumn="0" w:oddVBand="0" w:evenVBand="0" w:oddHBand="1" w:evenHBand="0" w:firstRowFirstColumn="0" w:firstRowLastColumn="0" w:lastRowFirstColumn="0" w:lastRowLastColumn="0"/>
              <w:rPr>
                <w:rFonts w:asciiTheme="minorHAnsi" w:hAnsiTheme="minorHAnsi"/>
                <w:i/>
              </w:rPr>
              <w:pPrChange w:id="332" w:author="Glen" w:date="2016-04-14T21:36:00Z">
                <w:pPr>
                  <w:keepNext/>
                  <w:keepLines/>
                  <w:cnfStyle w:val="000000100000" w:firstRow="0" w:lastRow="0" w:firstColumn="0" w:lastColumn="0" w:oddVBand="0" w:evenVBand="0" w:oddHBand="1" w:evenHBand="0" w:firstRowFirstColumn="0" w:firstRowLastColumn="0" w:lastRowFirstColumn="0" w:lastRowLastColumn="0"/>
                </w:pPr>
              </w:pPrChange>
            </w:pPr>
            <w:ins w:id="333" w:author="Glen" w:date="2016-04-14T21:36:00Z">
              <w:r>
                <w:rPr>
                  <w:rFonts w:asciiTheme="minorHAnsi" w:hAnsiTheme="minorHAnsi"/>
                  <w:i/>
                </w:rPr>
                <w:fldChar w:fldCharType="begin"/>
              </w:r>
              <w:r>
                <w:rPr>
                  <w:rFonts w:asciiTheme="minorHAnsi" w:hAnsiTheme="minorHAnsi"/>
                  <w:i/>
                </w:rPr>
                <w:instrText xml:space="preserve"> REF _Ref448433139 \r \h </w:instrText>
              </w:r>
              <w:r>
                <w:rPr>
                  <w:rFonts w:asciiTheme="minorHAnsi" w:hAnsiTheme="minorHAnsi"/>
                  <w:i/>
                </w:rPr>
              </w:r>
            </w:ins>
            <w:r>
              <w:rPr>
                <w:rFonts w:asciiTheme="minorHAnsi" w:hAnsiTheme="minorHAnsi"/>
                <w:i/>
              </w:rPr>
              <w:fldChar w:fldCharType="separate"/>
            </w:r>
            <w:ins w:id="334" w:author="Glen" w:date="2016-04-14T21:36:00Z">
              <w:r>
                <w:rPr>
                  <w:rFonts w:asciiTheme="minorHAnsi" w:hAnsiTheme="minorHAnsi"/>
                  <w:i/>
                </w:rPr>
                <w:t>3.1.1.1.2.5</w:t>
              </w:r>
              <w:r>
                <w:rPr>
                  <w:rFonts w:asciiTheme="minorHAnsi" w:hAnsiTheme="minorHAnsi"/>
                  <w:i/>
                </w:rPr>
                <w:fldChar w:fldCharType="end"/>
              </w:r>
              <w:r>
                <w:rPr>
                  <w:rFonts w:asciiTheme="minorHAnsi" w:hAnsiTheme="minorHAnsi"/>
                  <w:i/>
                </w:rPr>
                <w:t xml:space="preserve">, </w:t>
              </w:r>
            </w:ins>
            <w:ins w:id="335" w:author="Glen" w:date="2016-04-14T21:37:00Z">
              <w:r>
                <w:rPr>
                  <w:rFonts w:asciiTheme="minorHAnsi" w:hAnsiTheme="minorHAnsi"/>
                  <w:i/>
                </w:rPr>
                <w:fldChar w:fldCharType="begin"/>
              </w:r>
              <w:r>
                <w:rPr>
                  <w:rFonts w:asciiTheme="minorHAnsi" w:hAnsiTheme="minorHAnsi"/>
                  <w:i/>
                </w:rPr>
                <w:instrText xml:space="preserve"> REF _Ref448433171 \r \h </w:instrText>
              </w:r>
              <w:r>
                <w:rPr>
                  <w:rFonts w:asciiTheme="minorHAnsi" w:hAnsiTheme="minorHAnsi"/>
                  <w:i/>
                </w:rPr>
              </w:r>
            </w:ins>
            <w:r>
              <w:rPr>
                <w:rFonts w:asciiTheme="minorHAnsi" w:hAnsiTheme="minorHAnsi"/>
                <w:i/>
              </w:rPr>
              <w:fldChar w:fldCharType="separate"/>
            </w:r>
            <w:ins w:id="336" w:author="Glen" w:date="2016-04-14T21:37:00Z">
              <w:r>
                <w:rPr>
                  <w:rFonts w:asciiTheme="minorHAnsi" w:hAnsiTheme="minorHAnsi"/>
                  <w:i/>
                </w:rPr>
                <w:t>3.1.1.2</w:t>
              </w:r>
              <w:r>
                <w:rPr>
                  <w:rFonts w:asciiTheme="minorHAnsi" w:hAnsiTheme="minorHAnsi"/>
                  <w:i/>
                </w:rPr>
                <w:fldChar w:fldCharType="end"/>
              </w:r>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_Ref448433176 \r \h </w:instrText>
              </w:r>
              <w:r>
                <w:rPr>
                  <w:rFonts w:asciiTheme="minorHAnsi" w:hAnsiTheme="minorHAnsi"/>
                  <w:i/>
                </w:rPr>
              </w:r>
            </w:ins>
            <w:r>
              <w:rPr>
                <w:rFonts w:asciiTheme="minorHAnsi" w:hAnsiTheme="minorHAnsi"/>
                <w:i/>
              </w:rPr>
              <w:fldChar w:fldCharType="separate"/>
            </w:r>
            <w:ins w:id="337" w:author="Glen" w:date="2016-04-14T21:37:00Z">
              <w:r>
                <w:rPr>
                  <w:rFonts w:asciiTheme="minorHAnsi" w:hAnsiTheme="minorHAnsi"/>
                  <w:i/>
                </w:rPr>
                <w:t>3.1.1.3</w:t>
              </w:r>
              <w:r>
                <w:rPr>
                  <w:rFonts w:asciiTheme="minorHAnsi" w:hAnsiTheme="minorHAnsi"/>
                  <w:i/>
                </w:rPr>
                <w:fldChar w:fldCharType="end"/>
              </w:r>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_Ref448433180 \r \h </w:instrText>
              </w:r>
              <w:r>
                <w:rPr>
                  <w:rFonts w:asciiTheme="minorHAnsi" w:hAnsiTheme="minorHAnsi"/>
                  <w:i/>
                </w:rPr>
              </w:r>
            </w:ins>
            <w:r>
              <w:rPr>
                <w:rFonts w:asciiTheme="minorHAnsi" w:hAnsiTheme="minorHAnsi"/>
                <w:i/>
              </w:rPr>
              <w:fldChar w:fldCharType="separate"/>
            </w:r>
            <w:ins w:id="338" w:author="Glen" w:date="2016-04-14T21:37:00Z">
              <w:r>
                <w:rPr>
                  <w:rFonts w:asciiTheme="minorHAnsi" w:hAnsiTheme="minorHAnsi"/>
                  <w:i/>
                </w:rPr>
                <w:t>3.1.1.4</w:t>
              </w:r>
              <w:r>
                <w:rPr>
                  <w:rFonts w:asciiTheme="minorHAnsi" w:hAnsiTheme="minorHAnsi"/>
                  <w:i/>
                </w:rPr>
                <w:fldChar w:fldCharType="end"/>
              </w:r>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_Ref448433204 \r \h </w:instrText>
              </w:r>
              <w:r>
                <w:rPr>
                  <w:rFonts w:asciiTheme="minorHAnsi" w:hAnsiTheme="minorHAnsi"/>
                  <w:i/>
                </w:rPr>
              </w:r>
            </w:ins>
            <w:r>
              <w:rPr>
                <w:rFonts w:asciiTheme="minorHAnsi" w:hAnsiTheme="minorHAnsi"/>
                <w:i/>
              </w:rPr>
              <w:fldChar w:fldCharType="separate"/>
            </w:r>
            <w:ins w:id="339" w:author="Glen" w:date="2016-04-14T21:37:00Z">
              <w:r>
                <w:rPr>
                  <w:rFonts w:asciiTheme="minorHAnsi" w:hAnsiTheme="minorHAnsi"/>
                  <w:i/>
                </w:rPr>
                <w:t>3.1.1.7.2</w:t>
              </w:r>
              <w:r>
                <w:rPr>
                  <w:rFonts w:asciiTheme="minorHAnsi" w:hAnsiTheme="minorHAnsi"/>
                  <w:i/>
                </w:rPr>
                <w:fldChar w:fldCharType="end"/>
              </w:r>
            </w:ins>
            <w:ins w:id="340" w:author="Glen" w:date="2016-04-14T21:38:00Z">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_Ref448433216 \r \h </w:instrText>
              </w:r>
              <w:r>
                <w:rPr>
                  <w:rFonts w:asciiTheme="minorHAnsi" w:hAnsiTheme="minorHAnsi"/>
                  <w:i/>
                </w:rPr>
              </w:r>
            </w:ins>
            <w:r>
              <w:rPr>
                <w:rFonts w:asciiTheme="minorHAnsi" w:hAnsiTheme="minorHAnsi"/>
                <w:i/>
              </w:rPr>
              <w:fldChar w:fldCharType="separate"/>
            </w:r>
            <w:ins w:id="341" w:author="Glen" w:date="2016-04-14T21:38:00Z">
              <w:r>
                <w:rPr>
                  <w:rFonts w:asciiTheme="minorHAnsi" w:hAnsiTheme="minorHAnsi"/>
                  <w:i/>
                </w:rPr>
                <w:t>3.1.6.1</w:t>
              </w:r>
              <w:r>
                <w:rPr>
                  <w:rFonts w:asciiTheme="minorHAnsi" w:hAnsiTheme="minorHAnsi"/>
                  <w:i/>
                </w:rPr>
                <w:fldChar w:fldCharType="end"/>
              </w:r>
            </w:ins>
            <w:del w:id="342" w:author="Glen" w:date="2016-04-14T21:36:00Z">
              <w:r w:rsidR="00C75B5B" w:rsidRPr="00AD2C1D" w:rsidDel="00FE2068">
                <w:rPr>
                  <w:rFonts w:asciiTheme="minorHAnsi" w:hAnsiTheme="minorHAnsi"/>
                  <w:i/>
                </w:rPr>
                <w:delText>&lt;requirements to be inserted here after finalized&gt;</w:delText>
              </w:r>
            </w:del>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Pre-conditions</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Post-conditions</w:t>
            </w:r>
          </w:p>
        </w:tc>
        <w:tc>
          <w:tcPr>
            <w:tcW w:w="7218" w:type="dxa"/>
          </w:tcPr>
          <w:p w:rsidR="00C75B5B"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C75B5B" w:rsidRPr="00AD2C1D" w:rsidRDefault="00C75B5B" w:rsidP="00BC414C">
            <w:pPr>
              <w:keepNext/>
              <w:keepLines/>
              <w:rPr>
                <w:rFonts w:asciiTheme="minorHAnsi" w:hAnsiTheme="minorHAnsi"/>
              </w:rPr>
            </w:pPr>
            <w:r w:rsidRPr="00AD2C1D">
              <w:rPr>
                <w:rFonts w:asciiTheme="minorHAnsi" w:hAnsiTheme="minorHAnsi"/>
              </w:rPr>
              <w:t>Course of Events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Default="00C75B5B" w:rsidP="00BC414C">
            <w:pPr>
              <w:keepNext/>
              <w:keepLines/>
              <w:rPr>
                <w:rFonts w:asciiTheme="minorHAnsi" w:hAnsiTheme="minorHAnsi"/>
                <w:b w:val="0"/>
                <w:bCs w:val="0"/>
              </w:rPr>
            </w:pPr>
          </w:p>
        </w:tc>
        <w:tc>
          <w:tcPr>
            <w:tcW w:w="7218" w:type="dxa"/>
          </w:tcPr>
          <w:p w:rsidR="00C75B5B" w:rsidRPr="00E33B6A" w:rsidRDefault="00C75B5B" w:rsidP="00BC414C">
            <w:pPr>
              <w:pStyle w:val="ListParagraph"/>
              <w:keepNext/>
              <w:keepLines/>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BC414C">
      <w:pPr>
        <w:keepNext/>
        <w:keepLines/>
      </w:pPr>
    </w:p>
    <w:tbl>
      <w:tblPr>
        <w:tblStyle w:val="GridTable4-Accent11"/>
        <w:tblW w:w="0" w:type="auto"/>
        <w:tblLook w:val="04A0" w:firstRow="1" w:lastRow="0" w:firstColumn="1" w:lastColumn="0" w:noHBand="0" w:noVBand="1"/>
      </w:tblPr>
      <w:tblGrid>
        <w:gridCol w:w="2358"/>
        <w:gridCol w:w="7218"/>
      </w:tblGrid>
      <w:tr w:rsidR="00F703E3"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ID</w:t>
            </w:r>
          </w:p>
        </w:tc>
        <w:tc>
          <w:tcPr>
            <w:tcW w:w="7218" w:type="dxa"/>
          </w:tcPr>
          <w:p w:rsidR="00F703E3" w:rsidRPr="00AD2C1D" w:rsidRDefault="00F703E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43" w:name="uc009"/>
            <w:r>
              <w:rPr>
                <w:rFonts w:asciiTheme="minorHAnsi" w:hAnsiTheme="minorHAnsi"/>
              </w:rPr>
              <w:t>UC_00</w:t>
            </w:r>
            <w:r w:rsidR="004F4F4D">
              <w:rPr>
                <w:rFonts w:asciiTheme="minorHAnsi" w:hAnsiTheme="minorHAnsi"/>
              </w:rPr>
              <w:t>9</w:t>
            </w:r>
            <w:bookmarkEnd w:id="343"/>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Actor(s)</w:t>
            </w:r>
          </w:p>
        </w:tc>
        <w:tc>
          <w:tcPr>
            <w:tcW w:w="7218" w:type="dxa"/>
          </w:tcPr>
          <w:p w:rsidR="00F703E3" w:rsidRPr="00AD2C1D" w:rsidRDefault="002E3CD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ins w:id="344" w:author="Glen" w:date="2016-04-14T21:29:00Z">
              <w:r>
                <w:rPr>
                  <w:rFonts w:asciiTheme="minorHAnsi" w:hAnsiTheme="minorHAnsi"/>
                </w:rPr>
                <w:t xml:space="preserve">Patient, </w:t>
              </w:r>
            </w:ins>
            <w:r w:rsidR="00F703E3">
              <w:rPr>
                <w:rFonts w:asciiTheme="minorHAnsi" w:hAnsiTheme="minorHAnsi"/>
              </w:rPr>
              <w:t>Physician, Experiment Administrator, System Administrator</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Purpose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Overview</w:t>
            </w:r>
          </w:p>
        </w:tc>
        <w:tc>
          <w:tcPr>
            <w:tcW w:w="7218" w:type="dxa"/>
          </w:tcPr>
          <w:p w:rsidR="00F703E3"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Cross-References</w:t>
            </w:r>
          </w:p>
        </w:tc>
        <w:tc>
          <w:tcPr>
            <w:tcW w:w="7218" w:type="dxa"/>
          </w:tcPr>
          <w:p w:rsidR="00F703E3" w:rsidRPr="00AD2C1D" w:rsidRDefault="00FE2068" w:rsidP="00FE2068">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Change w:id="345" w:author="Glen" w:date="2016-04-14T21:39:00Z">
                <w:pPr>
                  <w:keepNext/>
                  <w:keepLines/>
                  <w:cnfStyle w:val="000000100000" w:firstRow="0" w:lastRow="0" w:firstColumn="0" w:lastColumn="0" w:oddVBand="0" w:evenVBand="0" w:oddHBand="1" w:evenHBand="0" w:firstRowFirstColumn="0" w:firstRowLastColumn="0" w:lastRowFirstColumn="0" w:lastRowLastColumn="0"/>
                </w:pPr>
              </w:pPrChange>
            </w:pPr>
            <w:ins w:id="346" w:author="Glen" w:date="2016-04-14T21:39:00Z">
              <w:r>
                <w:rPr>
                  <w:rFonts w:asciiTheme="minorHAnsi" w:hAnsiTheme="minorHAnsi"/>
                  <w:i/>
                </w:rPr>
                <w:fldChar w:fldCharType="begin"/>
              </w:r>
              <w:r>
                <w:rPr>
                  <w:rFonts w:asciiTheme="minorHAnsi" w:hAnsiTheme="minorHAnsi"/>
                  <w:i/>
                </w:rPr>
                <w:instrText xml:space="preserve"> REF _Ref448433273 \r \h </w:instrText>
              </w:r>
              <w:r>
                <w:rPr>
                  <w:rFonts w:asciiTheme="minorHAnsi" w:hAnsiTheme="minorHAnsi"/>
                  <w:i/>
                </w:rPr>
              </w:r>
            </w:ins>
            <w:r>
              <w:rPr>
                <w:rFonts w:asciiTheme="minorHAnsi" w:hAnsiTheme="minorHAnsi"/>
                <w:i/>
              </w:rPr>
              <w:fldChar w:fldCharType="separate"/>
            </w:r>
            <w:ins w:id="347" w:author="Glen" w:date="2016-04-14T21:39:00Z">
              <w:r>
                <w:rPr>
                  <w:rFonts w:asciiTheme="minorHAnsi" w:hAnsiTheme="minorHAnsi"/>
                  <w:i/>
                </w:rPr>
                <w:t>3.1.1.1.1.1</w:t>
              </w:r>
              <w:r>
                <w:rPr>
                  <w:rFonts w:asciiTheme="minorHAnsi" w:hAnsiTheme="minorHAnsi"/>
                  <w:i/>
                </w:rPr>
                <w:fldChar w:fldCharType="end"/>
              </w:r>
              <w:r>
                <w:rPr>
                  <w:rFonts w:asciiTheme="minorHAnsi" w:hAnsiTheme="minorHAnsi"/>
                  <w:i/>
                </w:rPr>
                <w:t xml:space="preserve">, </w:t>
              </w:r>
              <w:r>
                <w:rPr>
                  <w:rFonts w:asciiTheme="minorHAnsi" w:hAnsiTheme="minorHAnsi"/>
                  <w:i/>
                </w:rPr>
                <w:fldChar w:fldCharType="begin"/>
              </w:r>
              <w:r>
                <w:rPr>
                  <w:rFonts w:asciiTheme="minorHAnsi" w:hAnsiTheme="minorHAnsi"/>
                  <w:i/>
                </w:rPr>
                <w:instrText xml:space="preserve"> REF _Ref448433285 \r \h </w:instrText>
              </w:r>
              <w:r>
                <w:rPr>
                  <w:rFonts w:asciiTheme="minorHAnsi" w:hAnsiTheme="minorHAnsi"/>
                  <w:i/>
                </w:rPr>
              </w:r>
            </w:ins>
            <w:r>
              <w:rPr>
                <w:rFonts w:asciiTheme="minorHAnsi" w:hAnsiTheme="minorHAnsi"/>
                <w:i/>
              </w:rPr>
              <w:fldChar w:fldCharType="separate"/>
            </w:r>
            <w:ins w:id="348" w:author="Glen" w:date="2016-04-14T21:39:00Z">
              <w:r>
                <w:rPr>
                  <w:rFonts w:asciiTheme="minorHAnsi" w:hAnsiTheme="minorHAnsi"/>
                  <w:i/>
                </w:rPr>
                <w:t>3.1.1.1.2.2</w:t>
              </w:r>
              <w:r>
                <w:rPr>
                  <w:rFonts w:asciiTheme="minorHAnsi" w:hAnsiTheme="minorHAnsi"/>
                  <w:i/>
                </w:rPr>
                <w:fldChar w:fldCharType="end"/>
              </w:r>
              <w:r>
                <w:rPr>
                  <w:rFonts w:asciiTheme="minorHAnsi" w:hAnsiTheme="minorHAnsi"/>
                  <w:i/>
                </w:rPr>
                <w:t xml:space="preserve">, </w:t>
              </w:r>
            </w:ins>
            <w:ins w:id="349" w:author="Glen" w:date="2016-04-14T21:38:00Z">
              <w:r>
                <w:rPr>
                  <w:rFonts w:asciiTheme="minorHAnsi" w:hAnsiTheme="minorHAnsi"/>
                  <w:i/>
                </w:rPr>
                <w:fldChar w:fldCharType="begin"/>
              </w:r>
              <w:r>
                <w:rPr>
                  <w:rFonts w:asciiTheme="minorHAnsi" w:hAnsiTheme="minorHAnsi"/>
                  <w:i/>
                </w:rPr>
                <w:instrText xml:space="preserve"> REF _Ref448433252 \r \h </w:instrText>
              </w:r>
              <w:r>
                <w:rPr>
                  <w:rFonts w:asciiTheme="minorHAnsi" w:hAnsiTheme="minorHAnsi"/>
                  <w:i/>
                </w:rPr>
              </w:r>
            </w:ins>
            <w:r>
              <w:rPr>
                <w:rFonts w:asciiTheme="minorHAnsi" w:hAnsiTheme="minorHAnsi"/>
                <w:i/>
              </w:rPr>
              <w:fldChar w:fldCharType="separate"/>
            </w:r>
            <w:ins w:id="350" w:author="Glen" w:date="2016-04-14T21:38:00Z">
              <w:r>
                <w:rPr>
                  <w:rFonts w:asciiTheme="minorHAnsi" w:hAnsiTheme="minorHAnsi"/>
                  <w:i/>
                </w:rPr>
                <w:t>3.1.1.1.4.3</w:t>
              </w:r>
              <w:r>
                <w:rPr>
                  <w:rFonts w:asciiTheme="minorHAnsi" w:hAnsiTheme="minorHAnsi"/>
                  <w:i/>
                </w:rPr>
                <w:fldChar w:fldCharType="end"/>
              </w:r>
            </w:ins>
            <w:del w:id="351" w:author="Glen" w:date="2016-04-14T21:38:00Z">
              <w:r w:rsidR="00F703E3" w:rsidRPr="00AD2C1D" w:rsidDel="00FE2068">
                <w:rPr>
                  <w:rFonts w:asciiTheme="minorHAnsi" w:hAnsiTheme="minorHAnsi"/>
                  <w:i/>
                </w:rPr>
                <w:delText>&lt;requirements to be inserted here after finalized&gt;</w:delText>
              </w:r>
            </w:del>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Pre-conditions</w:t>
            </w:r>
          </w:p>
        </w:tc>
        <w:tc>
          <w:tcPr>
            <w:tcW w:w="7218" w:type="dxa"/>
          </w:tcPr>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rsidR="00064BEB"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navigate to the account management page.</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Post-conditions</w:t>
            </w:r>
          </w:p>
        </w:tc>
        <w:tc>
          <w:tcPr>
            <w:tcW w:w="7218" w:type="dxa"/>
          </w:tcPr>
          <w:p w:rsidR="00F703E3"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F703E3" w:rsidRPr="00AD2C1D" w:rsidRDefault="00F703E3" w:rsidP="00BC414C">
            <w:pPr>
              <w:keepNext/>
              <w:keepLines/>
              <w:rPr>
                <w:rFonts w:asciiTheme="minorHAnsi" w:hAnsiTheme="minorHAnsi"/>
              </w:rPr>
            </w:pPr>
            <w:r w:rsidRPr="00AD2C1D">
              <w:rPr>
                <w:rFonts w:asciiTheme="minorHAnsi" w:hAnsiTheme="minorHAnsi"/>
              </w:rPr>
              <w:t>Course of Events</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064BEB" w:rsidP="00BC414C">
            <w:pPr>
              <w:keepNext/>
              <w:keepLines/>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bCs w:val="0"/>
              </w:rPr>
            </w:pPr>
          </w:p>
        </w:tc>
        <w:tc>
          <w:tcPr>
            <w:tcW w:w="7218" w:type="dxa"/>
          </w:tcPr>
          <w:p w:rsidR="00F703E3"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BC414C">
      <w:pPr>
        <w:keepNext/>
        <w:keepLines/>
      </w:pPr>
    </w:p>
    <w:tbl>
      <w:tblPr>
        <w:tblStyle w:val="GridTable4-Accent11"/>
        <w:tblW w:w="0" w:type="auto"/>
        <w:tblLook w:val="04A0" w:firstRow="1" w:lastRow="0" w:firstColumn="1" w:lastColumn="0" w:noHBand="0" w:noVBand="1"/>
      </w:tblPr>
      <w:tblGrid>
        <w:gridCol w:w="2358"/>
        <w:gridCol w:w="7218"/>
      </w:tblGrid>
      <w:tr w:rsidR="00694946"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ID</w:t>
            </w:r>
          </w:p>
        </w:tc>
        <w:tc>
          <w:tcPr>
            <w:tcW w:w="7218" w:type="dxa"/>
          </w:tcPr>
          <w:p w:rsidR="00694946" w:rsidRPr="00AD2C1D" w:rsidRDefault="0069494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52" w:name="uc010"/>
            <w:r>
              <w:rPr>
                <w:rFonts w:asciiTheme="minorHAnsi" w:hAnsiTheme="minorHAnsi"/>
              </w:rPr>
              <w:t>UC_010</w:t>
            </w:r>
            <w:bookmarkEnd w:id="352"/>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Purpose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Overview</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Cross-References</w:t>
            </w:r>
          </w:p>
        </w:tc>
        <w:tc>
          <w:tcPr>
            <w:tcW w:w="7218" w:type="dxa"/>
          </w:tcPr>
          <w:p w:rsidR="00694946"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53" w:author="Glen" w:date="2016-04-14T21:39:00Z">
              <w:r>
                <w:rPr>
                  <w:rFonts w:asciiTheme="minorHAnsi" w:hAnsiTheme="minorHAnsi"/>
                  <w:i/>
                </w:rPr>
                <w:fldChar w:fldCharType="begin"/>
              </w:r>
              <w:r>
                <w:rPr>
                  <w:rFonts w:asciiTheme="minorHAnsi" w:hAnsiTheme="minorHAnsi"/>
                  <w:i/>
                </w:rPr>
                <w:instrText xml:space="preserve"> REF _Ref448433310 \r \h </w:instrText>
              </w:r>
              <w:r>
                <w:rPr>
                  <w:rFonts w:asciiTheme="minorHAnsi" w:hAnsiTheme="minorHAnsi"/>
                  <w:i/>
                </w:rPr>
              </w:r>
            </w:ins>
            <w:r>
              <w:rPr>
                <w:rFonts w:asciiTheme="minorHAnsi" w:hAnsiTheme="minorHAnsi"/>
                <w:i/>
              </w:rPr>
              <w:fldChar w:fldCharType="separate"/>
            </w:r>
            <w:ins w:id="354" w:author="Glen" w:date="2016-04-14T21:39:00Z">
              <w:r>
                <w:rPr>
                  <w:rFonts w:asciiTheme="minorHAnsi" w:hAnsiTheme="minorHAnsi"/>
                  <w:i/>
                </w:rPr>
                <w:t>3.1.1.1.4.2</w:t>
              </w:r>
              <w:r>
                <w:rPr>
                  <w:rFonts w:asciiTheme="minorHAnsi" w:hAnsiTheme="minorHAnsi"/>
                  <w:i/>
                </w:rPr>
                <w:fldChar w:fldCharType="end"/>
              </w:r>
            </w:ins>
            <w:del w:id="355" w:author="Glen" w:date="2016-04-14T21:39:00Z">
              <w:r w:rsidR="00694946" w:rsidRPr="00AD2C1D" w:rsidDel="00FE2068">
                <w:rPr>
                  <w:rFonts w:asciiTheme="minorHAnsi" w:hAnsiTheme="minorHAnsi"/>
                  <w:i/>
                </w:rPr>
                <w:delText>&lt;requirements to be inserted here after finalized&gt;</w:delText>
              </w:r>
            </w:del>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Pre-conditions</w:t>
            </w: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694946" w:rsidRPr="00AD2C1D" w:rsidRDefault="00694946" w:rsidP="00BC414C">
            <w:pPr>
              <w:keepNext/>
              <w:keepLines/>
              <w:rPr>
                <w:rFonts w:asciiTheme="minorHAnsi" w:hAnsiTheme="minorHAnsi"/>
              </w:rPr>
            </w:pPr>
            <w:r w:rsidRPr="00AD2C1D">
              <w:rPr>
                <w:rFonts w:asciiTheme="minorHAnsi" w:hAnsiTheme="minorHAnsi"/>
              </w:rPr>
              <w:t>Course of Events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rsidR="00694946" w:rsidRDefault="00694946"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56" w:name="uc011"/>
            <w:r>
              <w:rPr>
                <w:rFonts w:asciiTheme="minorHAnsi" w:hAnsiTheme="minorHAnsi"/>
              </w:rPr>
              <w:t>UC_011</w:t>
            </w:r>
            <w:bookmarkEnd w:id="356"/>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57" w:author="Glen" w:date="2016-04-14T21:40:00Z">
              <w:r>
                <w:rPr>
                  <w:rFonts w:asciiTheme="minorHAnsi" w:hAnsiTheme="minorHAnsi"/>
                  <w:i/>
                </w:rPr>
                <w:fldChar w:fldCharType="begin"/>
              </w:r>
              <w:r>
                <w:rPr>
                  <w:rFonts w:asciiTheme="minorHAnsi" w:hAnsiTheme="minorHAnsi"/>
                  <w:i/>
                </w:rPr>
                <w:instrText xml:space="preserve"> REF _Ref448433332 \r \h </w:instrText>
              </w:r>
              <w:r>
                <w:rPr>
                  <w:rFonts w:asciiTheme="minorHAnsi" w:hAnsiTheme="minorHAnsi"/>
                  <w:i/>
                </w:rPr>
              </w:r>
            </w:ins>
            <w:r>
              <w:rPr>
                <w:rFonts w:asciiTheme="minorHAnsi" w:hAnsiTheme="minorHAnsi"/>
                <w:i/>
              </w:rPr>
              <w:fldChar w:fldCharType="separate"/>
            </w:r>
            <w:ins w:id="358" w:author="Glen" w:date="2016-04-14T21:40:00Z">
              <w:r>
                <w:rPr>
                  <w:rFonts w:asciiTheme="minorHAnsi" w:hAnsiTheme="minorHAnsi"/>
                  <w:i/>
                </w:rPr>
                <w:t>3.1.1.7.1</w:t>
              </w:r>
              <w:r>
                <w:rPr>
                  <w:rFonts w:asciiTheme="minorHAnsi" w:hAnsiTheme="minorHAnsi"/>
                  <w:i/>
                </w:rPr>
                <w:fldChar w:fldCharType="end"/>
              </w:r>
            </w:ins>
            <w:del w:id="359" w:author="Glen" w:date="2016-04-14T21:39:00Z">
              <w:r w:rsidR="00DA1F07" w:rsidRPr="00AD2C1D" w:rsidDel="00FE2068">
                <w:rPr>
                  <w:rFonts w:asciiTheme="minorHAnsi" w:hAnsiTheme="minorHAnsi"/>
                  <w:i/>
                </w:rPr>
                <w:delText>&lt;requirements to be inserted here after finalized&gt;</w:delText>
              </w:r>
            </w:del>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lastRenderedPageBreak/>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60" w:name="uc012"/>
            <w:r>
              <w:rPr>
                <w:rFonts w:asciiTheme="minorHAnsi" w:hAnsiTheme="minorHAnsi"/>
              </w:rPr>
              <w:t>UC_012</w:t>
            </w:r>
            <w:bookmarkEnd w:id="360"/>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61" w:author="Glen" w:date="2016-04-14T21:40:00Z">
              <w:r>
                <w:rPr>
                  <w:rFonts w:asciiTheme="minorHAnsi" w:hAnsiTheme="minorHAnsi"/>
                  <w:i/>
                </w:rPr>
                <w:fldChar w:fldCharType="begin"/>
              </w:r>
              <w:r>
                <w:rPr>
                  <w:rFonts w:asciiTheme="minorHAnsi" w:hAnsiTheme="minorHAnsi"/>
                  <w:i/>
                </w:rPr>
                <w:instrText xml:space="preserve"> REF _Ref448433358 \r \h </w:instrText>
              </w:r>
              <w:r>
                <w:rPr>
                  <w:rFonts w:asciiTheme="minorHAnsi" w:hAnsiTheme="minorHAnsi"/>
                  <w:i/>
                </w:rPr>
              </w:r>
            </w:ins>
            <w:r>
              <w:rPr>
                <w:rFonts w:asciiTheme="minorHAnsi" w:hAnsiTheme="minorHAnsi"/>
                <w:i/>
              </w:rPr>
              <w:fldChar w:fldCharType="separate"/>
            </w:r>
            <w:ins w:id="362" w:author="Glen" w:date="2016-04-14T21:40:00Z">
              <w:r>
                <w:rPr>
                  <w:rFonts w:asciiTheme="minorHAnsi" w:hAnsiTheme="minorHAnsi"/>
                  <w:i/>
                </w:rPr>
                <w:t>3.1.4</w:t>
              </w:r>
              <w:r>
                <w:rPr>
                  <w:rFonts w:asciiTheme="minorHAnsi" w:hAnsiTheme="minorHAnsi"/>
                  <w:i/>
                </w:rPr>
                <w:fldChar w:fldCharType="end"/>
              </w:r>
            </w:ins>
            <w:del w:id="363" w:author="Glen" w:date="2016-04-14T21:40:00Z">
              <w:r w:rsidR="00DA1F07" w:rsidRPr="00AD2C1D" w:rsidDel="00FE2068">
                <w:rPr>
                  <w:rFonts w:asciiTheme="minorHAnsi" w:hAnsiTheme="minorHAnsi"/>
                  <w:i/>
                </w:rPr>
                <w:delText>&lt;requirements to be inserted here after finalized&gt;</w:delText>
              </w:r>
            </w:del>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w:t>
            </w:r>
            <w:r w:rsidR="005B507C">
              <w:rPr>
                <w:rFonts w:asciiTheme="minorHAnsi" w:hAnsiTheme="minorHAnsi"/>
              </w:rPr>
              <w:t>creates a copy</w:t>
            </w:r>
            <w:r>
              <w:rPr>
                <w:rFonts w:asciiTheme="minorHAnsi" w:hAnsiTheme="minorHAnsi"/>
              </w:rPr>
              <w:t xml:space="preserve">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w:t>
            </w:r>
            <w:r w:rsidR="005B507C">
              <w:rPr>
                <w:rFonts w:asciiTheme="minorHAnsi" w:hAnsiTheme="minorHAnsi"/>
              </w:rPr>
              <w:t>u</w:t>
            </w:r>
            <w:r>
              <w:rPr>
                <w:rFonts w:asciiTheme="minorHAnsi" w:hAnsiTheme="minorHAnsi"/>
              </w:rPr>
              <w:t>n again later.</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4B359E"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ID</w:t>
            </w:r>
          </w:p>
        </w:tc>
        <w:tc>
          <w:tcPr>
            <w:tcW w:w="7218" w:type="dxa"/>
          </w:tcPr>
          <w:p w:rsidR="004B359E" w:rsidRPr="00AD2C1D" w:rsidRDefault="004B359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64" w:name="uc013"/>
            <w:r>
              <w:rPr>
                <w:rFonts w:asciiTheme="minorHAnsi" w:hAnsiTheme="minorHAnsi"/>
              </w:rPr>
              <w:t>UC_013</w:t>
            </w:r>
            <w:bookmarkEnd w:id="364"/>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Name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Actor(s)</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Purpose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Overview</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Cross-References</w:t>
            </w:r>
          </w:p>
        </w:tc>
        <w:tc>
          <w:tcPr>
            <w:tcW w:w="7218" w:type="dxa"/>
          </w:tcPr>
          <w:p w:rsidR="004B359E"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65" w:author="Glen" w:date="2016-04-14T21:40:00Z">
              <w:r>
                <w:rPr>
                  <w:rFonts w:asciiTheme="minorHAnsi" w:hAnsiTheme="minorHAnsi"/>
                  <w:i/>
                </w:rPr>
                <w:fldChar w:fldCharType="begin"/>
              </w:r>
              <w:r>
                <w:rPr>
                  <w:rFonts w:asciiTheme="minorHAnsi" w:hAnsiTheme="minorHAnsi"/>
                  <w:i/>
                </w:rPr>
                <w:instrText xml:space="preserve"> REF _Ref448433368 \r \h </w:instrText>
              </w:r>
              <w:r>
                <w:rPr>
                  <w:rFonts w:asciiTheme="minorHAnsi" w:hAnsiTheme="minorHAnsi"/>
                  <w:i/>
                </w:rPr>
              </w:r>
            </w:ins>
            <w:r>
              <w:rPr>
                <w:rFonts w:asciiTheme="minorHAnsi" w:hAnsiTheme="minorHAnsi"/>
                <w:i/>
              </w:rPr>
              <w:fldChar w:fldCharType="separate"/>
            </w:r>
            <w:ins w:id="366" w:author="Glen" w:date="2016-04-14T21:40:00Z">
              <w:r>
                <w:rPr>
                  <w:rFonts w:asciiTheme="minorHAnsi" w:hAnsiTheme="minorHAnsi"/>
                  <w:i/>
                </w:rPr>
                <w:t>3.1.4.2</w:t>
              </w:r>
              <w:r>
                <w:rPr>
                  <w:rFonts w:asciiTheme="minorHAnsi" w:hAnsiTheme="minorHAnsi"/>
                  <w:i/>
                </w:rPr>
                <w:fldChar w:fldCharType="end"/>
              </w:r>
            </w:ins>
            <w:del w:id="367" w:author="Glen" w:date="2016-04-14T21:40:00Z">
              <w:r w:rsidR="004B359E" w:rsidRPr="00AD2C1D" w:rsidDel="00FE2068">
                <w:rPr>
                  <w:rFonts w:asciiTheme="minorHAnsi" w:hAnsiTheme="minorHAnsi"/>
                  <w:i/>
                </w:rPr>
                <w:delText>&lt;requirements to be inserted here after finalized&gt;</w:delText>
              </w:r>
            </w:del>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Pre-conditions</w:t>
            </w:r>
          </w:p>
        </w:tc>
        <w:tc>
          <w:tcPr>
            <w:tcW w:w="7218" w:type="dxa"/>
          </w:tcPr>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Post-conditions</w:t>
            </w: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4B359E" w:rsidRPr="00AD2C1D" w:rsidRDefault="004B359E" w:rsidP="00BC414C">
            <w:pPr>
              <w:keepNext/>
              <w:keepLines/>
              <w:rPr>
                <w:rFonts w:asciiTheme="minorHAnsi" w:hAnsiTheme="minorHAnsi"/>
              </w:rPr>
            </w:pPr>
            <w:r w:rsidRPr="00AD2C1D">
              <w:rPr>
                <w:rFonts w:asciiTheme="minorHAnsi" w:hAnsiTheme="minorHAnsi"/>
              </w:rPr>
              <w:lastRenderedPageBreak/>
              <w:t>Course of Events</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68" w:name="uc014"/>
            <w:r>
              <w:rPr>
                <w:rFonts w:asciiTheme="minorHAnsi" w:hAnsiTheme="minorHAnsi"/>
              </w:rPr>
              <w:t>UC_014</w:t>
            </w:r>
            <w:bookmarkEnd w:id="368"/>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2E3CDF">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Change w:id="369" w:author="Glen" w:date="2016-04-14T21:28:00Z">
                <w:pPr>
                  <w:keepNext/>
                  <w:keepLines/>
                  <w:cnfStyle w:val="000000000000" w:firstRow="0" w:lastRow="0" w:firstColumn="0" w:lastColumn="0" w:oddVBand="0" w:evenVBand="0" w:oddHBand="0" w:evenHBand="0" w:firstRowFirstColumn="0" w:firstRowLastColumn="0" w:lastRowFirstColumn="0" w:lastRowLastColumn="0"/>
                </w:pPr>
              </w:pPrChange>
            </w:pPr>
            <w:r>
              <w:rPr>
                <w:rFonts w:asciiTheme="minorHAnsi" w:hAnsiTheme="minorHAnsi"/>
              </w:rPr>
              <w:t>Experiment Administrator</w:t>
            </w:r>
            <w:del w:id="370" w:author="Glen" w:date="2016-04-14T21:28:00Z">
              <w:r w:rsidDel="002E3CDF">
                <w:rPr>
                  <w:rFonts w:asciiTheme="minorHAnsi" w:hAnsiTheme="minorHAnsi"/>
                </w:rPr>
                <w:delText>, System Administrator</w:delText>
              </w:r>
            </w:del>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71" w:author="Glen" w:date="2016-04-14T21:40:00Z">
              <w:r>
                <w:rPr>
                  <w:rFonts w:asciiTheme="minorHAnsi" w:hAnsiTheme="minorHAnsi"/>
                  <w:i/>
                </w:rPr>
                <w:fldChar w:fldCharType="begin"/>
              </w:r>
              <w:r>
                <w:rPr>
                  <w:rFonts w:asciiTheme="minorHAnsi" w:hAnsiTheme="minorHAnsi"/>
                  <w:i/>
                </w:rPr>
                <w:instrText xml:space="preserve"> REF _Ref448433376 \r \h </w:instrText>
              </w:r>
              <w:r>
                <w:rPr>
                  <w:rFonts w:asciiTheme="minorHAnsi" w:hAnsiTheme="minorHAnsi"/>
                  <w:i/>
                </w:rPr>
              </w:r>
            </w:ins>
            <w:r>
              <w:rPr>
                <w:rFonts w:asciiTheme="minorHAnsi" w:hAnsiTheme="minorHAnsi"/>
                <w:i/>
              </w:rPr>
              <w:fldChar w:fldCharType="separate"/>
            </w:r>
            <w:ins w:id="372" w:author="Glen" w:date="2016-04-14T21:40:00Z">
              <w:r>
                <w:rPr>
                  <w:rFonts w:asciiTheme="minorHAnsi" w:hAnsiTheme="minorHAnsi"/>
                  <w:i/>
                </w:rPr>
                <w:t>3.1.4.4</w:t>
              </w:r>
              <w:r>
                <w:rPr>
                  <w:rFonts w:asciiTheme="minorHAnsi" w:hAnsiTheme="minorHAnsi"/>
                  <w:i/>
                </w:rPr>
                <w:fldChar w:fldCharType="end"/>
              </w:r>
            </w:ins>
            <w:del w:id="373" w:author="Glen" w:date="2016-04-14T21:40:00Z">
              <w:r w:rsidR="006774AB" w:rsidRPr="00AD2C1D" w:rsidDel="00FE2068">
                <w:rPr>
                  <w:rFonts w:asciiTheme="minorHAnsi" w:hAnsiTheme="minorHAnsi"/>
                  <w:i/>
                </w:rPr>
                <w:delText>&lt;requirements to be inserted here after finalized&gt;</w:delText>
              </w:r>
            </w:del>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User clicks the delete button for an experiment.</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rsidR="006774AB" w:rsidRDefault="006774AB" w:rsidP="00BC414C">
      <w:pPr>
        <w:keepNext/>
        <w:keepLines/>
      </w:pPr>
    </w:p>
    <w:tbl>
      <w:tblPr>
        <w:tblStyle w:val="GridTable4-Accent11"/>
        <w:tblW w:w="0" w:type="auto"/>
        <w:tblLook w:val="04A0" w:firstRow="1" w:lastRow="0" w:firstColumn="1" w:lastColumn="0" w:noHBand="0" w:noVBand="1"/>
      </w:tblPr>
      <w:tblGrid>
        <w:gridCol w:w="2358"/>
        <w:gridCol w:w="7218"/>
      </w:tblGrid>
      <w:tr w:rsidR="006C3CA2"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ID</w:t>
            </w:r>
          </w:p>
        </w:tc>
        <w:tc>
          <w:tcPr>
            <w:tcW w:w="7218" w:type="dxa"/>
          </w:tcPr>
          <w:p w:rsidR="006C3CA2" w:rsidRPr="00AD2C1D" w:rsidRDefault="006C3CA2"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74" w:name="uc015"/>
            <w:r>
              <w:rPr>
                <w:rFonts w:asciiTheme="minorHAnsi" w:hAnsiTheme="minorHAnsi"/>
              </w:rPr>
              <w:t>UC_01</w:t>
            </w:r>
            <w:r w:rsidR="006774AB">
              <w:rPr>
                <w:rFonts w:asciiTheme="minorHAnsi" w:hAnsiTheme="minorHAnsi"/>
              </w:rPr>
              <w:t>5</w:t>
            </w:r>
            <w:bookmarkEnd w:id="374"/>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Actor(s)</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Purpose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Overview</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Cross-References</w:t>
            </w:r>
          </w:p>
        </w:tc>
        <w:tc>
          <w:tcPr>
            <w:tcW w:w="7218" w:type="dxa"/>
          </w:tcPr>
          <w:p w:rsidR="006C3CA2"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75" w:author="Glen" w:date="2016-04-14T21:41:00Z">
              <w:r>
                <w:rPr>
                  <w:rFonts w:asciiTheme="minorHAnsi" w:hAnsiTheme="minorHAnsi"/>
                  <w:i/>
                </w:rPr>
                <w:fldChar w:fldCharType="begin"/>
              </w:r>
              <w:r>
                <w:rPr>
                  <w:rFonts w:asciiTheme="minorHAnsi" w:hAnsiTheme="minorHAnsi"/>
                  <w:i/>
                </w:rPr>
                <w:instrText xml:space="preserve"> REF _Ref448433397 \r \h </w:instrText>
              </w:r>
              <w:r>
                <w:rPr>
                  <w:rFonts w:asciiTheme="minorHAnsi" w:hAnsiTheme="minorHAnsi"/>
                  <w:i/>
                </w:rPr>
              </w:r>
            </w:ins>
            <w:r>
              <w:rPr>
                <w:rFonts w:asciiTheme="minorHAnsi" w:hAnsiTheme="minorHAnsi"/>
                <w:i/>
              </w:rPr>
              <w:fldChar w:fldCharType="separate"/>
            </w:r>
            <w:ins w:id="376" w:author="Glen" w:date="2016-04-14T21:41:00Z">
              <w:r>
                <w:rPr>
                  <w:rFonts w:asciiTheme="minorHAnsi" w:hAnsiTheme="minorHAnsi"/>
                  <w:i/>
                </w:rPr>
                <w:t>3.1.6.4</w:t>
              </w:r>
              <w:r>
                <w:rPr>
                  <w:rFonts w:asciiTheme="minorHAnsi" w:hAnsiTheme="minorHAnsi"/>
                  <w:i/>
                </w:rPr>
                <w:fldChar w:fldCharType="end"/>
              </w:r>
            </w:ins>
            <w:del w:id="377" w:author="Glen" w:date="2016-04-14T21:40:00Z">
              <w:r w:rsidR="006C3CA2" w:rsidRPr="00AD2C1D" w:rsidDel="00FE2068">
                <w:rPr>
                  <w:rFonts w:asciiTheme="minorHAnsi" w:hAnsiTheme="minorHAnsi"/>
                  <w:i/>
                </w:rPr>
                <w:delText>&lt;requirements to be inserted here after finalized&gt;</w:delText>
              </w:r>
            </w:del>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Pre-conditions</w:t>
            </w: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User must be logged into the system.</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Post-conditions</w:t>
            </w:r>
          </w:p>
        </w:tc>
        <w:tc>
          <w:tcPr>
            <w:tcW w:w="7218" w:type="dxa"/>
          </w:tcPr>
          <w:p w:rsidR="006C3CA2"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C3CA2" w:rsidRPr="00AD2C1D" w:rsidRDefault="006C3CA2" w:rsidP="00BC414C">
            <w:pPr>
              <w:keepNext/>
              <w:keepLines/>
              <w:rPr>
                <w:rFonts w:asciiTheme="minorHAnsi" w:hAnsiTheme="minorHAnsi"/>
              </w:rPr>
            </w:pPr>
            <w:r w:rsidRPr="00AD2C1D">
              <w:rPr>
                <w:rFonts w:asciiTheme="minorHAnsi" w:hAnsiTheme="minorHAnsi"/>
              </w:rPr>
              <w:t>Course of Events</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78" w:name="uc016"/>
            <w:r>
              <w:rPr>
                <w:rFonts w:asciiTheme="minorHAnsi" w:hAnsiTheme="minorHAnsi"/>
              </w:rPr>
              <w:t>UC_016</w:t>
            </w:r>
            <w:bookmarkEnd w:id="378"/>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79" w:author="Glen" w:date="2016-04-14T21:41:00Z">
              <w:r>
                <w:rPr>
                  <w:rFonts w:asciiTheme="minorHAnsi" w:hAnsiTheme="minorHAnsi"/>
                  <w:i/>
                </w:rPr>
                <w:fldChar w:fldCharType="begin"/>
              </w:r>
              <w:r>
                <w:rPr>
                  <w:rFonts w:asciiTheme="minorHAnsi" w:hAnsiTheme="minorHAnsi"/>
                  <w:i/>
                </w:rPr>
                <w:instrText xml:space="preserve"> REF _Ref448433407 \r \h </w:instrText>
              </w:r>
              <w:r>
                <w:rPr>
                  <w:rFonts w:asciiTheme="minorHAnsi" w:hAnsiTheme="minorHAnsi"/>
                  <w:i/>
                </w:rPr>
              </w:r>
            </w:ins>
            <w:r>
              <w:rPr>
                <w:rFonts w:asciiTheme="minorHAnsi" w:hAnsiTheme="minorHAnsi"/>
                <w:i/>
              </w:rPr>
              <w:fldChar w:fldCharType="separate"/>
            </w:r>
            <w:ins w:id="380" w:author="Glen" w:date="2016-04-14T21:41:00Z">
              <w:r>
                <w:rPr>
                  <w:rFonts w:asciiTheme="minorHAnsi" w:hAnsiTheme="minorHAnsi"/>
                  <w:i/>
                </w:rPr>
                <w:t>3.1.6.5</w:t>
              </w:r>
              <w:r>
                <w:rPr>
                  <w:rFonts w:asciiTheme="minorHAnsi" w:hAnsiTheme="minorHAnsi"/>
                  <w:i/>
                </w:rPr>
                <w:fldChar w:fldCharType="end"/>
              </w:r>
            </w:ins>
            <w:del w:id="381" w:author="Glen" w:date="2016-04-14T21:41:00Z">
              <w:r w:rsidR="006774AB" w:rsidRPr="00AD2C1D" w:rsidDel="00FE2068">
                <w:rPr>
                  <w:rFonts w:asciiTheme="minorHAnsi" w:hAnsiTheme="minorHAnsi"/>
                  <w:i/>
                </w:rPr>
                <w:delText>&lt;requirements to be inserted here after finalized&gt;</w:delText>
              </w:r>
            </w:del>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82" w:name="uc017a"/>
            <w:r>
              <w:rPr>
                <w:rFonts w:asciiTheme="minorHAnsi" w:hAnsiTheme="minorHAnsi"/>
              </w:rPr>
              <w:t>UC_0</w:t>
            </w:r>
            <w:r w:rsidR="004A6020">
              <w:rPr>
                <w:rFonts w:asciiTheme="minorHAnsi" w:hAnsiTheme="minorHAnsi"/>
              </w:rPr>
              <w:t>17</w:t>
            </w:r>
            <w:r w:rsidR="006E0A00">
              <w:rPr>
                <w:rFonts w:asciiTheme="minorHAnsi" w:hAnsiTheme="minorHAnsi"/>
              </w:rPr>
              <w:t>a</w:t>
            </w:r>
            <w:bookmarkEnd w:id="382"/>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47ADA"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View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view their patient’s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physician’s patients have uploaded their data to the system.  The </w:t>
            </w:r>
            <w:r>
              <w:rPr>
                <w:rFonts w:asciiTheme="minorHAnsi" w:hAnsiTheme="minorHAnsi"/>
              </w:rPr>
              <w:lastRenderedPageBreak/>
              <w:t>physician needs to be able to select and view that data for review.</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83" w:author="Glen" w:date="2016-04-14T21:41:00Z">
              <w:r>
                <w:rPr>
                  <w:rFonts w:asciiTheme="minorHAnsi" w:hAnsiTheme="minorHAnsi"/>
                  <w:i/>
                </w:rPr>
                <w:fldChar w:fldCharType="begin"/>
              </w:r>
              <w:r>
                <w:rPr>
                  <w:rFonts w:asciiTheme="minorHAnsi" w:hAnsiTheme="minorHAnsi"/>
                  <w:i/>
                </w:rPr>
                <w:instrText xml:space="preserve"> REF _Ref448433433 \r \h </w:instrText>
              </w:r>
              <w:r>
                <w:rPr>
                  <w:rFonts w:asciiTheme="minorHAnsi" w:hAnsiTheme="minorHAnsi"/>
                  <w:i/>
                </w:rPr>
              </w:r>
            </w:ins>
            <w:r>
              <w:rPr>
                <w:rFonts w:asciiTheme="minorHAnsi" w:hAnsiTheme="minorHAnsi"/>
                <w:i/>
              </w:rPr>
              <w:fldChar w:fldCharType="separate"/>
            </w:r>
            <w:ins w:id="384" w:author="Glen" w:date="2016-04-14T21:41:00Z">
              <w:r>
                <w:rPr>
                  <w:rFonts w:asciiTheme="minorHAnsi" w:hAnsiTheme="minorHAnsi"/>
                  <w:i/>
                </w:rPr>
                <w:t>3.1.1.1.2.3</w:t>
              </w:r>
              <w:r>
                <w:rPr>
                  <w:rFonts w:asciiTheme="minorHAnsi" w:hAnsiTheme="minorHAnsi"/>
                  <w:i/>
                </w:rPr>
                <w:fldChar w:fldCharType="end"/>
              </w:r>
            </w:ins>
            <w:del w:id="385" w:author="Glen" w:date="2016-04-14T21:41:00Z">
              <w:r w:rsidR="000748E6" w:rsidRPr="00AD2C1D" w:rsidDel="00FE2068">
                <w:rPr>
                  <w:rFonts w:asciiTheme="minorHAnsi" w:hAnsiTheme="minorHAnsi"/>
                  <w:i/>
                </w:rPr>
                <w:delText>&lt;requirements to be inserted here after finalized&gt;</w:delText>
              </w:r>
            </w:del>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DB090B" w:rsidP="00BC414C">
            <w:pPr>
              <w:keepNext/>
              <w:keepLines/>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DB090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3. The physician selects the desired patient to display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Pr="00DA18A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dates and times for which to show the data.</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a desired date and time to show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displays a chart showing the selected data.</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6E0A00"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6E0A00" w:rsidRPr="00AD2C1D" w:rsidRDefault="006E0A00"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86" w:name="uc017b"/>
            <w:r>
              <w:rPr>
                <w:rFonts w:asciiTheme="minorHAnsi" w:hAnsiTheme="minorHAnsi"/>
              </w:rPr>
              <w:t>UC_017b</w:t>
            </w:r>
            <w:bookmarkEnd w:id="386"/>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View Patient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Actor(s)</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Purpose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view their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Overview</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6E0A00"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87" w:author="Glen" w:date="2016-04-14T21:41:00Z">
              <w:r>
                <w:rPr>
                  <w:rFonts w:asciiTheme="minorHAnsi" w:hAnsiTheme="minorHAnsi"/>
                  <w:i/>
                </w:rPr>
                <w:fldChar w:fldCharType="begin"/>
              </w:r>
              <w:r>
                <w:rPr>
                  <w:rFonts w:asciiTheme="minorHAnsi" w:hAnsiTheme="minorHAnsi"/>
                  <w:i/>
                </w:rPr>
                <w:instrText xml:space="preserve"> REF _Ref448433445 \r \h </w:instrText>
              </w:r>
              <w:r>
                <w:rPr>
                  <w:rFonts w:asciiTheme="minorHAnsi" w:hAnsiTheme="minorHAnsi"/>
                  <w:i/>
                </w:rPr>
              </w:r>
            </w:ins>
            <w:r>
              <w:rPr>
                <w:rFonts w:asciiTheme="minorHAnsi" w:hAnsiTheme="minorHAnsi"/>
                <w:i/>
              </w:rPr>
              <w:fldChar w:fldCharType="separate"/>
            </w:r>
            <w:ins w:id="388" w:author="Glen" w:date="2016-04-14T21:41:00Z">
              <w:r>
                <w:rPr>
                  <w:rFonts w:asciiTheme="minorHAnsi" w:hAnsiTheme="minorHAnsi"/>
                  <w:i/>
                </w:rPr>
                <w:t>3.1.1.1.1.3</w:t>
              </w:r>
              <w:r>
                <w:rPr>
                  <w:rFonts w:asciiTheme="minorHAnsi" w:hAnsiTheme="minorHAnsi"/>
                  <w:i/>
                </w:rPr>
                <w:fldChar w:fldCharType="end"/>
              </w:r>
            </w:ins>
            <w:del w:id="389" w:author="Glen" w:date="2016-04-14T21:41:00Z">
              <w:r w:rsidR="006E0A00" w:rsidRPr="00AD2C1D" w:rsidDel="00FE2068">
                <w:rPr>
                  <w:rFonts w:asciiTheme="minorHAnsi" w:hAnsiTheme="minorHAnsi"/>
                  <w:i/>
                </w:rPr>
                <w:delText>&lt;requirements to be inserted here after finalized&gt;</w:delText>
              </w:r>
            </w:del>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must be logged in.</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is able to view the patient data. </w:t>
            </w:r>
          </w:p>
          <w:p w:rsidR="006E0A00" w:rsidRPr="004A602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6E0A00" w:rsidRPr="00AD2C1D" w:rsidRDefault="006E0A00" w:rsidP="00BC414C">
            <w:pPr>
              <w:keepNext/>
              <w:keepLines/>
              <w:rPr>
                <w:rFonts w:asciiTheme="minorHAnsi" w:hAnsiTheme="minorHAnsi"/>
              </w:rPr>
            </w:pPr>
            <w:r w:rsidRPr="00AD2C1D">
              <w:rPr>
                <w:rFonts w:asciiTheme="minorHAnsi" w:hAnsiTheme="minorHAnsi"/>
              </w:rPr>
              <w:t>Course of Events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AD2C1D" w:rsidRDefault="006E0A00" w:rsidP="00BC414C">
            <w:pPr>
              <w:keepNext/>
              <w:keepLines/>
              <w:rPr>
                <w:rFonts w:asciiTheme="minorHAnsi" w:hAnsiTheme="minorHAnsi"/>
              </w:rPr>
            </w:pPr>
            <w:r w:rsidRPr="00AD2C1D">
              <w:rPr>
                <w:rFonts w:asciiTheme="minorHAnsi" w:hAnsiTheme="minorHAnsi"/>
              </w:rPr>
              <w:t>Actor Actions</w:t>
            </w:r>
          </w:p>
        </w:tc>
        <w:tc>
          <w:tcPr>
            <w:tcW w:w="4788" w:type="dxa"/>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7A50E9" w:rsidRDefault="006E0A00" w:rsidP="00BC414C">
            <w:pPr>
              <w:keepNext/>
              <w:keepLines/>
              <w:rPr>
                <w:rFonts w:asciiTheme="minorHAnsi" w:hAnsiTheme="minorHAnsi"/>
                <w:b w:val="0"/>
              </w:rPr>
            </w:pPr>
            <w:r>
              <w:rPr>
                <w:rFonts w:asciiTheme="minorHAnsi" w:hAnsiTheme="minorHAnsi"/>
                <w:b w:val="0"/>
              </w:rPr>
              <w:t>1. The patient selects the “View Data” option from the menu.</w:t>
            </w:r>
          </w:p>
        </w:tc>
        <w:tc>
          <w:tcPr>
            <w:tcW w:w="4788" w:type="dxa"/>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Pr="00DA18A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 The system displays a list of dates and times for which to show the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r>
              <w:rPr>
                <w:rFonts w:asciiTheme="minorHAnsi" w:hAnsiTheme="minorHAnsi"/>
                <w:b w:val="0"/>
              </w:rPr>
              <w:t>3. The patient selects a desired date and time to show the data for.</w:t>
            </w:r>
          </w:p>
        </w:tc>
        <w:tc>
          <w:tcPr>
            <w:tcW w:w="4788" w:type="dxa"/>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chart showing the selected data.</w:t>
            </w:r>
          </w:p>
        </w:tc>
      </w:tr>
    </w:tbl>
    <w:p w:rsidR="006E0A00" w:rsidRDefault="006E0A00"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90" w:name="uc018a"/>
            <w:r>
              <w:rPr>
                <w:rFonts w:asciiTheme="minorHAnsi" w:hAnsiTheme="minorHAnsi"/>
              </w:rPr>
              <w:t>UC_0</w:t>
            </w:r>
            <w:r w:rsidR="004A6020">
              <w:rPr>
                <w:rFonts w:asciiTheme="minorHAnsi" w:hAnsiTheme="minorHAnsi"/>
              </w:rPr>
              <w:t>18</w:t>
            </w:r>
            <w:r w:rsidR="00F565D1">
              <w:rPr>
                <w:rFonts w:asciiTheme="minorHAnsi" w:hAnsiTheme="minorHAnsi"/>
              </w:rPr>
              <w:t>a</w:t>
            </w:r>
            <w:bookmarkEnd w:id="390"/>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B325C"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Export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export their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91" w:author="Glen" w:date="2016-04-14T21:42:00Z">
              <w:r>
                <w:rPr>
                  <w:rFonts w:asciiTheme="minorHAnsi" w:hAnsiTheme="minorHAnsi"/>
                  <w:i/>
                </w:rPr>
                <w:fldChar w:fldCharType="begin"/>
              </w:r>
              <w:r>
                <w:rPr>
                  <w:rFonts w:asciiTheme="minorHAnsi" w:hAnsiTheme="minorHAnsi"/>
                  <w:i/>
                </w:rPr>
                <w:instrText xml:space="preserve"> REF _Ref448433481 \r \h </w:instrText>
              </w:r>
              <w:r>
                <w:rPr>
                  <w:rFonts w:asciiTheme="minorHAnsi" w:hAnsiTheme="minorHAnsi"/>
                  <w:i/>
                </w:rPr>
              </w:r>
            </w:ins>
            <w:r>
              <w:rPr>
                <w:rFonts w:asciiTheme="minorHAnsi" w:hAnsiTheme="minorHAnsi"/>
                <w:i/>
              </w:rPr>
              <w:fldChar w:fldCharType="separate"/>
            </w:r>
            <w:ins w:id="392" w:author="Glen" w:date="2016-04-14T21:42:00Z">
              <w:r>
                <w:rPr>
                  <w:rFonts w:asciiTheme="minorHAnsi" w:hAnsiTheme="minorHAnsi"/>
                  <w:i/>
                </w:rPr>
                <w:t>3.1.5.3</w:t>
              </w:r>
              <w:r>
                <w:rPr>
                  <w:rFonts w:asciiTheme="minorHAnsi" w:hAnsiTheme="minorHAnsi"/>
                  <w:i/>
                </w:rPr>
                <w:fldChar w:fldCharType="end"/>
              </w:r>
            </w:ins>
            <w:del w:id="393" w:author="Glen" w:date="2016-04-14T21:42:00Z">
              <w:r w:rsidR="000748E6" w:rsidRPr="00AD2C1D" w:rsidDel="00FE2068">
                <w:rPr>
                  <w:rFonts w:asciiTheme="minorHAnsi" w:hAnsiTheme="minorHAnsi"/>
                  <w:i/>
                </w:rPr>
                <w:delText>&lt;requirements to be inserted here after finalized&gt;</w:delText>
              </w:r>
            </w:del>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“Export Data”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3. The physicians selects the desired patient to view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 and times for which to export the data for.</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the desired data uploads to export.</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565D1"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565D1" w:rsidRPr="00AD2C1D" w:rsidRDefault="00F565D1"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94" w:name="uc018b"/>
            <w:r>
              <w:rPr>
                <w:rFonts w:asciiTheme="minorHAnsi" w:hAnsiTheme="minorHAnsi"/>
              </w:rPr>
              <w:t>UC_018b</w:t>
            </w:r>
            <w:bookmarkEnd w:id="394"/>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Export Patient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Actor(s)</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Purpose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export their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Overview</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may wish to export their medical data for their own use or for back up.</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565D1"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95" w:author="Glen" w:date="2016-04-14T21:42:00Z">
              <w:r>
                <w:rPr>
                  <w:rFonts w:asciiTheme="minorHAnsi" w:hAnsiTheme="minorHAnsi"/>
                  <w:i/>
                </w:rPr>
                <w:fldChar w:fldCharType="begin"/>
              </w:r>
              <w:r>
                <w:rPr>
                  <w:rFonts w:asciiTheme="minorHAnsi" w:hAnsiTheme="minorHAnsi"/>
                  <w:i/>
                </w:rPr>
                <w:instrText xml:space="preserve"> REF _Ref448433475 \r \h </w:instrText>
              </w:r>
              <w:r>
                <w:rPr>
                  <w:rFonts w:asciiTheme="minorHAnsi" w:hAnsiTheme="minorHAnsi"/>
                  <w:i/>
                </w:rPr>
              </w:r>
            </w:ins>
            <w:r>
              <w:rPr>
                <w:rFonts w:asciiTheme="minorHAnsi" w:hAnsiTheme="minorHAnsi"/>
                <w:i/>
              </w:rPr>
              <w:fldChar w:fldCharType="separate"/>
            </w:r>
            <w:ins w:id="396" w:author="Glen" w:date="2016-04-14T21:42:00Z">
              <w:r>
                <w:rPr>
                  <w:rFonts w:asciiTheme="minorHAnsi" w:hAnsiTheme="minorHAnsi"/>
                  <w:i/>
                </w:rPr>
                <w:t>3.1.5.2</w:t>
              </w:r>
              <w:r>
                <w:rPr>
                  <w:rFonts w:asciiTheme="minorHAnsi" w:hAnsiTheme="minorHAnsi"/>
                  <w:i/>
                </w:rPr>
                <w:fldChar w:fldCharType="end"/>
              </w:r>
            </w:ins>
            <w:del w:id="397" w:author="Glen" w:date="2016-04-14T21:42:00Z">
              <w:r w:rsidR="00F565D1" w:rsidRPr="00AD2C1D" w:rsidDel="00FE2068">
                <w:rPr>
                  <w:rFonts w:asciiTheme="minorHAnsi" w:hAnsiTheme="minorHAnsi"/>
                  <w:i/>
                </w:rPr>
                <w:delText>&lt;requirements to be inserted here after finalized&gt;</w:delText>
              </w:r>
            </w:del>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w:t>
            </w:r>
            <w:r w:rsidR="005B507C">
              <w:rPr>
                <w:rFonts w:asciiTheme="minorHAnsi" w:hAnsiTheme="minorHAnsi"/>
              </w:rPr>
              <w:t xml:space="preserve">patient </w:t>
            </w:r>
            <w:r>
              <w:rPr>
                <w:rFonts w:asciiTheme="minorHAnsi" w:hAnsiTheme="minorHAnsi"/>
              </w:rPr>
              <w:t>must be logged in.</w:t>
            </w:r>
          </w:p>
          <w:p w:rsidR="005B507C" w:rsidRPr="00AD2C1D" w:rsidRDefault="005B507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selected data to view.</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F565D1" w:rsidRPr="00AD2C1D" w:rsidRDefault="00F565D1" w:rsidP="00BC414C">
            <w:pPr>
              <w:keepNext/>
              <w:keepLines/>
              <w:rPr>
                <w:rFonts w:asciiTheme="minorHAnsi" w:hAnsiTheme="minorHAnsi"/>
              </w:rPr>
            </w:pPr>
            <w:r w:rsidRPr="00AD2C1D">
              <w:rPr>
                <w:rFonts w:asciiTheme="minorHAnsi" w:hAnsiTheme="minorHAnsi"/>
              </w:rPr>
              <w:t>Course of Events</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AD2C1D" w:rsidRDefault="00F565D1" w:rsidP="00BC414C">
            <w:pPr>
              <w:keepNext/>
              <w:keepLines/>
              <w:rPr>
                <w:rFonts w:asciiTheme="minorHAnsi" w:hAnsiTheme="minorHAnsi"/>
              </w:rPr>
            </w:pPr>
            <w:r w:rsidRPr="00AD2C1D">
              <w:rPr>
                <w:rFonts w:asciiTheme="minorHAnsi" w:hAnsiTheme="minorHAnsi"/>
              </w:rPr>
              <w:t>Actor Actions</w:t>
            </w:r>
          </w:p>
        </w:tc>
        <w:tc>
          <w:tcPr>
            <w:tcW w:w="4788" w:type="dxa"/>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7A50E9" w:rsidRDefault="00F565D1" w:rsidP="00BC414C">
            <w:pPr>
              <w:keepNext/>
              <w:keepLines/>
              <w:rPr>
                <w:rFonts w:asciiTheme="minorHAnsi" w:hAnsiTheme="minorHAnsi"/>
                <w:b w:val="0"/>
              </w:rPr>
            </w:pPr>
            <w:r>
              <w:rPr>
                <w:rFonts w:asciiTheme="minorHAnsi" w:hAnsiTheme="minorHAnsi"/>
                <w:b w:val="0"/>
              </w:rPr>
              <w:t>1. The patient selects the “Export Data” option from the menu.</w:t>
            </w:r>
          </w:p>
        </w:tc>
        <w:tc>
          <w:tcPr>
            <w:tcW w:w="4788" w:type="dxa"/>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date and times for </w:t>
            </w:r>
            <w:r>
              <w:rPr>
                <w:rFonts w:asciiTheme="minorHAnsi" w:hAnsiTheme="minorHAnsi"/>
              </w:rPr>
              <w:lastRenderedPageBreak/>
              <w:t>which to export the data for.</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r>
              <w:rPr>
                <w:rFonts w:asciiTheme="minorHAnsi" w:hAnsiTheme="minorHAnsi"/>
                <w:b w:val="0"/>
              </w:rPr>
              <w:t>3. The patient selects the desired data uploads to export.</w:t>
            </w:r>
          </w:p>
        </w:tc>
        <w:tc>
          <w:tcPr>
            <w:tcW w:w="4788" w:type="dxa"/>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generates a comma-separated values (csv) file containing the desired data and allows the physician to download it.</w:t>
            </w:r>
          </w:p>
        </w:tc>
      </w:tr>
    </w:tbl>
    <w:p w:rsidR="00F565D1" w:rsidRDefault="00F565D1"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98" w:name="uc019"/>
            <w:r>
              <w:rPr>
                <w:rFonts w:asciiTheme="minorHAnsi" w:hAnsiTheme="minorHAnsi"/>
              </w:rPr>
              <w:t>UC_0</w:t>
            </w:r>
            <w:r w:rsidR="004A6020">
              <w:rPr>
                <w:rFonts w:asciiTheme="minorHAnsi" w:hAnsiTheme="minorHAnsi"/>
              </w:rPr>
              <w:t>19</w:t>
            </w:r>
            <w:bookmarkEnd w:id="398"/>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DA18AD"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Patient Account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adds a patient to the system.</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add patients to the system.</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399" w:author="Glen" w:date="2016-04-14T21:42:00Z">
              <w:r>
                <w:rPr>
                  <w:rFonts w:asciiTheme="minorHAnsi" w:hAnsiTheme="minorHAnsi"/>
                  <w:i/>
                </w:rPr>
                <w:fldChar w:fldCharType="begin"/>
              </w:r>
              <w:r>
                <w:rPr>
                  <w:rFonts w:asciiTheme="minorHAnsi" w:hAnsiTheme="minorHAnsi"/>
                  <w:i/>
                </w:rPr>
                <w:instrText xml:space="preserve"> REF _Ref448433204 \r \h </w:instrText>
              </w:r>
              <w:r>
                <w:rPr>
                  <w:rFonts w:asciiTheme="minorHAnsi" w:hAnsiTheme="minorHAnsi"/>
                  <w:i/>
                </w:rPr>
              </w:r>
            </w:ins>
            <w:r>
              <w:rPr>
                <w:rFonts w:asciiTheme="minorHAnsi" w:hAnsiTheme="minorHAnsi"/>
                <w:i/>
              </w:rPr>
              <w:fldChar w:fldCharType="separate"/>
            </w:r>
            <w:ins w:id="400" w:author="Glen" w:date="2016-04-14T21:42:00Z">
              <w:r>
                <w:rPr>
                  <w:rFonts w:asciiTheme="minorHAnsi" w:hAnsiTheme="minorHAnsi"/>
                  <w:i/>
                </w:rPr>
                <w:t>3.1.1.7.2</w:t>
              </w:r>
              <w:r>
                <w:rPr>
                  <w:rFonts w:asciiTheme="minorHAnsi" w:hAnsiTheme="minorHAnsi"/>
                  <w:i/>
                </w:rPr>
                <w:fldChar w:fldCharType="end"/>
              </w:r>
            </w:ins>
            <w:del w:id="401" w:author="Glen" w:date="2016-04-14T21:42:00Z">
              <w:r w:rsidR="000748E6" w:rsidRPr="00AD2C1D" w:rsidDel="00FE2068">
                <w:rPr>
                  <w:rFonts w:asciiTheme="minorHAnsi" w:hAnsiTheme="minorHAnsi"/>
                  <w:i/>
                </w:rPr>
                <w:delText>&lt;requirements to be inserted here after finalized&gt;</w:delText>
              </w:r>
            </w:del>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“Add Patient”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Pr="00DA18AD" w:rsidRDefault="00AB5E44" w:rsidP="00BC414C">
            <w:pPr>
              <w:keepNext/>
              <w:keepLines/>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AB5E44"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p>
        </w:tc>
        <w:tc>
          <w:tcPr>
            <w:tcW w:w="4788" w:type="dxa"/>
          </w:tcPr>
          <w:p w:rsidR="00AB5E44" w:rsidRDefault="00AB5E44"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rsidR="00873CCE" w:rsidRDefault="00873CCE" w:rsidP="00BC414C">
      <w:pPr>
        <w:keepNext/>
        <w:keepLines/>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firstRow="1" w:lastRow="0" w:firstColumn="1" w:lastColumn="0" w:noHBand="0" w:noVBand="1"/>
      </w:tblPr>
      <w:tblGrid>
        <w:gridCol w:w="2358"/>
        <w:gridCol w:w="2430"/>
        <w:gridCol w:w="4788"/>
      </w:tblGrid>
      <w:tr w:rsidR="00873CCE"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873CCE" w:rsidRPr="00AD2C1D" w:rsidRDefault="00873CC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402" w:name="uc020"/>
            <w:r>
              <w:rPr>
                <w:rFonts w:asciiTheme="minorHAnsi" w:hAnsiTheme="minorHAnsi"/>
              </w:rPr>
              <w:t>UC_020</w:t>
            </w:r>
            <w:bookmarkEnd w:id="402"/>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del w:id="403" w:author="Glen" w:date="2016-04-14T21:43:00Z">
              <w:r w:rsidDel="00FE2068">
                <w:rPr>
                  <w:rFonts w:asciiTheme="minorHAnsi" w:hAnsiTheme="minorHAnsi"/>
                </w:rPr>
                <w:delText xml:space="preserve">Delete </w:delText>
              </w:r>
            </w:del>
            <w:ins w:id="404" w:author="Glen" w:date="2016-04-14T21:43:00Z">
              <w:r w:rsidR="00FE2068">
                <w:rPr>
                  <w:rFonts w:asciiTheme="minorHAnsi" w:hAnsiTheme="minorHAnsi"/>
                </w:rPr>
                <w:t>Disable</w:t>
              </w:r>
              <w:r w:rsidR="00FE2068">
                <w:rPr>
                  <w:rFonts w:asciiTheme="minorHAnsi" w:hAnsiTheme="minorHAnsi"/>
                </w:rPr>
                <w:t xml:space="preserve"> </w:t>
              </w:r>
            </w:ins>
            <w:r>
              <w:rPr>
                <w:rFonts w:asciiTheme="minorHAnsi" w:hAnsiTheme="minorHAnsi"/>
              </w:rPr>
              <w:t>Patient Account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Actor(s)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Purpose</w:t>
            </w:r>
          </w:p>
        </w:tc>
        <w:tc>
          <w:tcPr>
            <w:tcW w:w="7218" w:type="dxa"/>
            <w:gridSpan w:val="2"/>
          </w:tcPr>
          <w:p w:rsidR="00873CCE" w:rsidRPr="00AD2C1D" w:rsidRDefault="00873CCE" w:rsidP="00FE2068">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405" w:author="Glen" w:date="2016-04-14T21:43:00Z">
                <w:pPr>
                  <w:keepNext/>
                  <w:keepLines/>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rPr>
              <w:t xml:space="preserve">The physician </w:t>
            </w:r>
            <w:del w:id="406" w:author="Glen" w:date="2016-04-14T21:43:00Z">
              <w:r w:rsidDel="00FE2068">
                <w:rPr>
                  <w:rFonts w:asciiTheme="minorHAnsi" w:hAnsiTheme="minorHAnsi"/>
                </w:rPr>
                <w:delText xml:space="preserve">deletes </w:delText>
              </w:r>
            </w:del>
            <w:ins w:id="407" w:author="Glen" w:date="2016-04-14T21:43:00Z">
              <w:r w:rsidR="00FE2068">
                <w:rPr>
                  <w:rFonts w:asciiTheme="minorHAnsi" w:hAnsiTheme="minorHAnsi"/>
                </w:rPr>
                <w:t>disables</w:t>
              </w:r>
              <w:r w:rsidR="00FE2068">
                <w:rPr>
                  <w:rFonts w:asciiTheme="minorHAnsi" w:hAnsiTheme="minorHAnsi"/>
                </w:rPr>
                <w:t xml:space="preserve"> </w:t>
              </w:r>
            </w:ins>
            <w:r>
              <w:rPr>
                <w:rFonts w:asciiTheme="minorHAnsi" w:hAnsiTheme="minorHAnsi"/>
              </w:rPr>
              <w:t>a patient from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Overview</w:t>
            </w:r>
          </w:p>
        </w:tc>
        <w:tc>
          <w:tcPr>
            <w:tcW w:w="7218" w:type="dxa"/>
            <w:gridSpan w:val="2"/>
          </w:tcPr>
          <w:p w:rsidR="00873CCE" w:rsidRPr="00AD2C1D" w:rsidRDefault="00873CCE" w:rsidP="00FE2068">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Change w:id="408" w:author="Glen" w:date="2016-04-14T21:43:00Z">
                <w:pPr>
                  <w:keepNext/>
                  <w:keepLines/>
                  <w:cnfStyle w:val="000000000000" w:firstRow="0" w:lastRow="0" w:firstColumn="0" w:lastColumn="0" w:oddVBand="0" w:evenVBand="0" w:oddHBand="0" w:evenHBand="0" w:firstRowFirstColumn="0" w:firstRowLastColumn="0" w:lastRowFirstColumn="0" w:lastRowLastColumn="0"/>
                </w:pPr>
              </w:pPrChange>
            </w:pPr>
            <w:r>
              <w:rPr>
                <w:rFonts w:asciiTheme="minorHAnsi" w:hAnsiTheme="minorHAnsi"/>
              </w:rPr>
              <w:t xml:space="preserve">The physician needs to be able to </w:t>
            </w:r>
            <w:del w:id="409" w:author="Glen" w:date="2016-04-14T21:43:00Z">
              <w:r w:rsidDel="00FE2068">
                <w:rPr>
                  <w:rFonts w:asciiTheme="minorHAnsi" w:hAnsiTheme="minorHAnsi"/>
                </w:rPr>
                <w:delText xml:space="preserve">delete </w:delText>
              </w:r>
            </w:del>
            <w:ins w:id="410" w:author="Glen" w:date="2016-04-14T21:43:00Z">
              <w:r w:rsidR="00FE2068">
                <w:rPr>
                  <w:rFonts w:asciiTheme="minorHAnsi" w:hAnsiTheme="minorHAnsi"/>
                </w:rPr>
                <w:t>disables</w:t>
              </w:r>
              <w:r w:rsidR="00FE2068">
                <w:rPr>
                  <w:rFonts w:asciiTheme="minorHAnsi" w:hAnsiTheme="minorHAnsi"/>
                </w:rPr>
                <w:t xml:space="preserve"> </w:t>
              </w:r>
            </w:ins>
            <w:r>
              <w:rPr>
                <w:rFonts w:asciiTheme="minorHAnsi" w:hAnsiTheme="minorHAnsi"/>
              </w:rPr>
              <w:t>former patients from the system.</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873CCE" w:rsidRPr="00AD2C1D" w:rsidRDefault="00FE206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ins w:id="411" w:author="Glen" w:date="2016-04-14T21:43:00Z">
              <w:r>
                <w:rPr>
                  <w:rFonts w:asciiTheme="minorHAnsi" w:hAnsiTheme="minorHAnsi"/>
                  <w:i/>
                </w:rPr>
                <w:fldChar w:fldCharType="begin"/>
              </w:r>
              <w:r>
                <w:rPr>
                  <w:rFonts w:asciiTheme="minorHAnsi" w:hAnsiTheme="minorHAnsi"/>
                  <w:i/>
                </w:rPr>
                <w:instrText xml:space="preserve"> REF _Ref448433519 \r \h </w:instrText>
              </w:r>
              <w:r>
                <w:rPr>
                  <w:rFonts w:asciiTheme="minorHAnsi" w:hAnsiTheme="minorHAnsi"/>
                  <w:i/>
                </w:rPr>
              </w:r>
            </w:ins>
            <w:r>
              <w:rPr>
                <w:rFonts w:asciiTheme="minorHAnsi" w:hAnsiTheme="minorHAnsi"/>
                <w:i/>
              </w:rPr>
              <w:fldChar w:fldCharType="separate"/>
            </w:r>
            <w:ins w:id="412" w:author="Glen" w:date="2016-04-14T21:43:00Z">
              <w:r>
                <w:rPr>
                  <w:rFonts w:asciiTheme="minorHAnsi" w:hAnsiTheme="minorHAnsi"/>
                  <w:i/>
                </w:rPr>
                <w:t>3.1.1.1.2.6</w:t>
              </w:r>
              <w:r>
                <w:rPr>
                  <w:rFonts w:asciiTheme="minorHAnsi" w:hAnsiTheme="minorHAnsi"/>
                  <w:i/>
                </w:rPr>
                <w:fldChar w:fldCharType="end"/>
              </w:r>
            </w:ins>
            <w:del w:id="413" w:author="Glen" w:date="2016-04-14T21:43:00Z">
              <w:r w:rsidR="00873CCE" w:rsidRPr="00AD2C1D" w:rsidDel="00FE2068">
                <w:rPr>
                  <w:rFonts w:asciiTheme="minorHAnsi" w:hAnsiTheme="minorHAnsi"/>
                  <w:i/>
                </w:rPr>
                <w:delText>&lt;requirements to be inserted here after finalized&gt;</w:delText>
              </w:r>
            </w:del>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account was </w:t>
            </w:r>
            <w:del w:id="414" w:author="Glen" w:date="2016-04-14T21:43:00Z">
              <w:r w:rsidDel="00FE2068">
                <w:rPr>
                  <w:rFonts w:asciiTheme="minorHAnsi" w:hAnsiTheme="minorHAnsi"/>
                </w:rPr>
                <w:delText xml:space="preserve">deleted </w:delText>
              </w:r>
            </w:del>
            <w:ins w:id="415" w:author="Glen" w:date="2016-04-14T21:43:00Z">
              <w:r w:rsidR="00FE2068">
                <w:rPr>
                  <w:rFonts w:asciiTheme="minorHAnsi" w:hAnsiTheme="minorHAnsi"/>
                </w:rPr>
                <w:t>disabled</w:t>
              </w:r>
              <w:r w:rsidR="00FE2068">
                <w:rPr>
                  <w:rFonts w:asciiTheme="minorHAnsi" w:hAnsiTheme="minorHAnsi"/>
                </w:rPr>
                <w:t xml:space="preserve"> </w:t>
              </w:r>
            </w:ins>
            <w:r>
              <w:rPr>
                <w:rFonts w:asciiTheme="minorHAnsi" w:hAnsiTheme="minorHAnsi"/>
              </w:rPr>
              <w:t>successfully.</w:t>
            </w:r>
          </w:p>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The patient account failed to delete and remains in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873CCE" w:rsidRPr="00AD2C1D" w:rsidRDefault="00873CCE" w:rsidP="00BC414C">
            <w:pPr>
              <w:keepNext/>
              <w:keepLines/>
              <w:rPr>
                <w:rFonts w:asciiTheme="minorHAnsi" w:hAnsiTheme="minorHAnsi"/>
              </w:rPr>
            </w:pPr>
            <w:r w:rsidRPr="00AD2C1D">
              <w:rPr>
                <w:rFonts w:asciiTheme="minorHAnsi" w:hAnsiTheme="minorHAnsi"/>
              </w:rPr>
              <w:t>Course of Events</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AD2C1D" w:rsidRDefault="00873CCE" w:rsidP="00BC414C">
            <w:pPr>
              <w:keepNext/>
              <w:keepLines/>
              <w:rPr>
                <w:rFonts w:asciiTheme="minorHAnsi" w:hAnsiTheme="minorHAnsi"/>
              </w:rPr>
            </w:pPr>
            <w:r w:rsidRPr="00AD2C1D">
              <w:rPr>
                <w:rFonts w:asciiTheme="minorHAnsi" w:hAnsiTheme="minorHAnsi"/>
              </w:rPr>
              <w:lastRenderedPageBreak/>
              <w:t>Actor Actions</w:t>
            </w: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7A50E9" w:rsidRDefault="00873CCE" w:rsidP="00FE2068">
            <w:pPr>
              <w:keepNext/>
              <w:keepLines/>
              <w:rPr>
                <w:rFonts w:asciiTheme="minorHAnsi" w:hAnsiTheme="minorHAnsi"/>
                <w:b w:val="0"/>
              </w:rPr>
              <w:pPrChange w:id="416" w:author="Glen" w:date="2016-04-14T21:43:00Z">
                <w:pPr>
                  <w:keepNext/>
                  <w:keepLines/>
                </w:pPr>
              </w:pPrChange>
            </w:pPr>
            <w:r>
              <w:rPr>
                <w:rFonts w:asciiTheme="minorHAnsi" w:hAnsiTheme="minorHAnsi"/>
                <w:b w:val="0"/>
              </w:rPr>
              <w:t>1. The physician selects the “</w:t>
            </w:r>
            <w:del w:id="417" w:author="Glen" w:date="2016-04-14T21:43:00Z">
              <w:r w:rsidDel="00FE2068">
                <w:rPr>
                  <w:rFonts w:asciiTheme="minorHAnsi" w:hAnsiTheme="minorHAnsi"/>
                  <w:b w:val="0"/>
                </w:rPr>
                <w:delText xml:space="preserve">Delete </w:delText>
              </w:r>
            </w:del>
            <w:ins w:id="418" w:author="Glen" w:date="2016-04-14T21:43:00Z">
              <w:r w:rsidR="00FE2068">
                <w:rPr>
                  <w:rFonts w:asciiTheme="minorHAnsi" w:hAnsiTheme="minorHAnsi"/>
                  <w:b w:val="0"/>
                </w:rPr>
                <w:t>Disable</w:t>
              </w:r>
              <w:r w:rsidR="00FE2068">
                <w:rPr>
                  <w:rFonts w:asciiTheme="minorHAnsi" w:hAnsiTheme="minorHAnsi"/>
                  <w:b w:val="0"/>
                </w:rPr>
                <w:t xml:space="preserve"> </w:t>
              </w:r>
            </w:ins>
            <w:r>
              <w:rPr>
                <w:rFonts w:asciiTheme="minorHAnsi" w:hAnsiTheme="minorHAnsi"/>
                <w:b w:val="0"/>
              </w:rPr>
              <w:t>Patient” option from the menu.</w:t>
            </w:r>
          </w:p>
        </w:tc>
        <w:tc>
          <w:tcPr>
            <w:tcW w:w="4788" w:type="dxa"/>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rPr>
            </w:pP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w:t>
            </w:r>
            <w:ins w:id="419" w:author="Glen" w:date="2016-04-14T21:43:00Z">
              <w:r w:rsidR="00FE2068">
                <w:rPr>
                  <w:rFonts w:asciiTheme="minorHAnsi" w:hAnsiTheme="minorHAnsi"/>
                </w:rPr>
                <w:t>’</w:t>
              </w:r>
            </w:ins>
            <w:r>
              <w:rPr>
                <w:rFonts w:asciiTheme="minorHAnsi" w:hAnsiTheme="minorHAnsi"/>
              </w:rPr>
              <w:t>s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DA18AD" w:rsidRDefault="00873CCE" w:rsidP="00FE2068">
            <w:pPr>
              <w:keepNext/>
              <w:keepLines/>
              <w:rPr>
                <w:rFonts w:asciiTheme="minorHAnsi" w:hAnsiTheme="minorHAnsi"/>
                <w:b w:val="0"/>
              </w:rPr>
              <w:pPrChange w:id="420" w:author="Glen" w:date="2016-04-14T21:43:00Z">
                <w:pPr>
                  <w:keepNext/>
                  <w:keepLines/>
                </w:pPr>
              </w:pPrChange>
            </w:pPr>
            <w:r>
              <w:rPr>
                <w:rFonts w:asciiTheme="minorHAnsi" w:hAnsiTheme="minorHAnsi"/>
                <w:b w:val="0"/>
              </w:rPr>
              <w:t xml:space="preserve">3. The physician selects the patient(s) to </w:t>
            </w:r>
            <w:del w:id="421" w:author="Glen" w:date="2016-04-14T21:43:00Z">
              <w:r w:rsidDel="00FE2068">
                <w:rPr>
                  <w:rFonts w:asciiTheme="minorHAnsi" w:hAnsiTheme="minorHAnsi"/>
                  <w:b w:val="0"/>
                </w:rPr>
                <w:delText>delete</w:delText>
              </w:r>
            </w:del>
            <w:ins w:id="422" w:author="Glen" w:date="2016-04-14T21:43:00Z">
              <w:r w:rsidR="00FE2068">
                <w:rPr>
                  <w:rFonts w:asciiTheme="minorHAnsi" w:hAnsiTheme="minorHAnsi"/>
                  <w:b w:val="0"/>
                </w:rPr>
                <w:t>disable</w:t>
              </w:r>
            </w:ins>
            <w:r>
              <w:rPr>
                <w:rFonts w:asciiTheme="minorHAnsi" w:hAnsiTheme="minorHAnsi"/>
                <w:b w:val="0"/>
              </w:rPr>
              <w:t>.</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FE2068">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423" w:author="Glen" w:date="2016-04-14T21:43:00Z">
                <w:pPr>
                  <w:keepNext/>
                  <w:keepLines/>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rPr>
              <w:t xml:space="preserve">4. The system displays a model dialog asking the physician to confirm that he or she wishes to </w:t>
            </w:r>
            <w:del w:id="424" w:author="Glen" w:date="2016-04-14T21:43:00Z">
              <w:r w:rsidDel="00FE2068">
                <w:rPr>
                  <w:rFonts w:asciiTheme="minorHAnsi" w:hAnsiTheme="minorHAnsi"/>
                </w:rPr>
                <w:delText xml:space="preserve">delete </w:delText>
              </w:r>
            </w:del>
            <w:ins w:id="425" w:author="Glen" w:date="2016-04-14T21:43:00Z">
              <w:r w:rsidR="00FE2068">
                <w:rPr>
                  <w:rFonts w:asciiTheme="minorHAnsi" w:hAnsiTheme="minorHAnsi"/>
                </w:rPr>
                <w:t>disable</w:t>
              </w:r>
              <w:r w:rsidR="00FE2068">
                <w:rPr>
                  <w:rFonts w:asciiTheme="minorHAnsi" w:hAnsiTheme="minorHAnsi"/>
                </w:rPr>
                <w:t xml:space="preserve"> </w:t>
              </w:r>
            </w:ins>
            <w:r>
              <w:rPr>
                <w:rFonts w:asciiTheme="minorHAnsi" w:hAnsiTheme="minorHAnsi"/>
              </w:rPr>
              <w:t>the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FE2068">
            <w:pPr>
              <w:keepNext/>
              <w:keepLines/>
              <w:rPr>
                <w:rFonts w:asciiTheme="minorHAnsi" w:hAnsiTheme="minorHAnsi"/>
                <w:b w:val="0"/>
              </w:rPr>
              <w:pPrChange w:id="426" w:author="Glen" w:date="2016-04-14T21:43:00Z">
                <w:pPr>
                  <w:keepNext/>
                  <w:keepLines/>
                </w:pPr>
              </w:pPrChange>
            </w:pPr>
            <w:r>
              <w:rPr>
                <w:rFonts w:asciiTheme="minorHAnsi" w:hAnsiTheme="minorHAnsi"/>
                <w:b w:val="0"/>
              </w:rPr>
              <w:t xml:space="preserve">5. The physician confirms the </w:t>
            </w:r>
            <w:del w:id="427" w:author="Glen" w:date="2016-04-14T21:43:00Z">
              <w:r w:rsidDel="00FE2068">
                <w:rPr>
                  <w:rFonts w:asciiTheme="minorHAnsi" w:hAnsiTheme="minorHAnsi"/>
                  <w:b w:val="0"/>
                </w:rPr>
                <w:delText>deletion</w:delText>
              </w:r>
            </w:del>
            <w:ins w:id="428" w:author="Glen" w:date="2016-04-14T21:43:00Z">
              <w:r w:rsidR="00FE2068">
                <w:rPr>
                  <w:rFonts w:asciiTheme="minorHAnsi" w:hAnsiTheme="minorHAnsi"/>
                  <w:b w:val="0"/>
                </w:rPr>
                <w:t>disable</w:t>
              </w:r>
            </w:ins>
            <w:r>
              <w:rPr>
                <w:rFonts w:asciiTheme="minorHAnsi" w:hAnsiTheme="minorHAnsi"/>
                <w:b w:val="0"/>
              </w:rPr>
              <w:t>.</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FE2068">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429" w:author="Glen" w:date="2016-04-14T21:43:00Z">
                <w:pPr>
                  <w:keepNext/>
                  <w:keepLines/>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rPr>
              <w:t xml:space="preserve">6. The system </w:t>
            </w:r>
            <w:del w:id="430" w:author="Glen" w:date="2016-04-14T21:43:00Z">
              <w:r w:rsidDel="00FE2068">
                <w:rPr>
                  <w:rFonts w:asciiTheme="minorHAnsi" w:hAnsiTheme="minorHAnsi"/>
                </w:rPr>
                <w:delText xml:space="preserve">removes </w:delText>
              </w:r>
            </w:del>
            <w:ins w:id="431" w:author="Glen" w:date="2016-04-14T21:43:00Z">
              <w:r w:rsidR="00FE2068">
                <w:rPr>
                  <w:rFonts w:asciiTheme="minorHAnsi" w:hAnsiTheme="minorHAnsi"/>
                </w:rPr>
                <w:t>disables</w:t>
              </w:r>
              <w:bookmarkStart w:id="432" w:name="_GoBack"/>
              <w:bookmarkEnd w:id="432"/>
              <w:r w:rsidR="00FE2068">
                <w:rPr>
                  <w:rFonts w:asciiTheme="minorHAnsi" w:hAnsiTheme="minorHAnsi"/>
                </w:rPr>
                <w:t xml:space="preserve"> </w:t>
              </w:r>
            </w:ins>
            <w:r>
              <w:rPr>
                <w:rFonts w:asciiTheme="minorHAnsi" w:hAnsiTheme="minorHAnsi"/>
              </w:rPr>
              <w:t>the patient(s) from the system.</w:t>
            </w:r>
          </w:p>
        </w:tc>
      </w:tr>
    </w:tbl>
    <w:p w:rsidR="002729C6" w:rsidRDefault="002729C6" w:rsidP="00BC414C">
      <w:pPr>
        <w:keepNext/>
        <w:keepLines/>
        <w:rPr>
          <w:rFonts w:asciiTheme="majorHAnsi" w:eastAsiaTheme="majorEastAsia" w:hAnsiTheme="majorHAnsi" w:cstheme="majorBidi"/>
          <w:b/>
          <w:bCs/>
          <w:color w:val="365F91" w:themeColor="accent1" w:themeShade="BF"/>
          <w:sz w:val="32"/>
          <w:szCs w:val="28"/>
        </w:rPr>
      </w:pPr>
    </w:p>
    <w:p w:rsidR="007A74A8" w:rsidRDefault="007A74A8">
      <w:r>
        <w:br w:type="page"/>
      </w:r>
    </w:p>
    <w:p w:rsidR="007A74A8" w:rsidRDefault="007A74A8" w:rsidP="007A74A8">
      <w:pPr>
        <w:pStyle w:val="Heading1"/>
        <w:numPr>
          <w:ilvl w:val="0"/>
          <w:numId w:val="0"/>
        </w:numPr>
        <w:ind w:left="432" w:hanging="432"/>
      </w:pPr>
      <w:bookmarkStart w:id="433" w:name="_Toc437224047"/>
      <w:r>
        <w:lastRenderedPageBreak/>
        <w:t>Appendix B: Traceability Matrix</w:t>
      </w:r>
      <w:bookmarkEnd w:id="433"/>
    </w:p>
    <w:p w:rsidR="007A74A8" w:rsidRPr="007A74A8" w:rsidRDefault="007A74A8" w:rsidP="007A74A8"/>
    <w:p w:rsidR="002729C6" w:rsidRPr="001B55DA" w:rsidRDefault="000B47B7" w:rsidP="007A50E9">
      <w:r>
        <w:object w:dxaOrig="1531" w:dyaOrig="990" w14:anchorId="40E5D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5" o:title=""/>
          </v:shape>
          <o:OLEObject Type="Embed" ProgID="Excel.Sheet.12" ShapeID="_x0000_i1025" DrawAspect="Icon" ObjectID="_1522175400" r:id="rId16"/>
        </w:object>
      </w:r>
    </w:p>
    <w:sectPr w:rsidR="002729C6" w:rsidRPr="001B55DA" w:rsidSect="001C741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A3F" w:rsidRDefault="004A3A3F" w:rsidP="0095396F">
      <w:pPr>
        <w:spacing w:after="0" w:line="240" w:lineRule="auto"/>
      </w:pPr>
      <w:r>
        <w:separator/>
      </w:r>
    </w:p>
  </w:endnote>
  <w:endnote w:type="continuationSeparator" w:id="0">
    <w:p w:rsidR="004A3A3F" w:rsidRDefault="004A3A3F"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CDF" w:rsidRDefault="002E3CDF" w:rsidP="00456C08">
    <w:pPr>
      <w:tabs>
        <w:tab w:val="left" w:pos="720"/>
        <w:tab w:val="left" w:pos="1440"/>
        <w:tab w:val="left" w:pos="2160"/>
        <w:tab w:val="left" w:pos="2880"/>
        <w:tab w:val="left" w:pos="3600"/>
      </w:tabs>
      <w:jc w:val="both"/>
      <w:rPr>
        <w:snapToGrid w:val="0"/>
      </w:rPr>
    </w:pPr>
    <w:r>
      <w:rPr>
        <w:noProof/>
      </w:rPr>
      <w:pict w14:anchorId="506631CE">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2E3CDF" w:rsidRDefault="002E3CDF"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5" w:author="Glen" w:date="2016-04-14T21:20:00Z">
      <w:r>
        <w:rPr>
          <w:noProof/>
          <w:snapToGrid w:val="0"/>
          <w:sz w:val="16"/>
        </w:rPr>
        <w:t>4/14/2016</w:t>
      </w:r>
    </w:ins>
    <w:del w:id="6" w:author="Glen" w:date="2016-04-14T21:20:00Z">
      <w:r w:rsidDel="00345797">
        <w:rPr>
          <w:noProof/>
          <w:snapToGrid w:val="0"/>
          <w:sz w:val="16"/>
        </w:rPr>
        <w:delText>12/7/2015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7" w:author="Glen" w:date="2016-04-14T21:20:00Z">
      <w:r>
        <w:rPr>
          <w:noProof/>
          <w:snapToGrid w:val="0"/>
          <w:sz w:val="16"/>
        </w:rPr>
        <w:t>9:20:27 PM</w:t>
      </w:r>
    </w:ins>
    <w:del w:id="8" w:author="Glen" w:date="2016-04-14T21:20:00Z">
      <w:r w:rsidDel="00345797">
        <w:rPr>
          <w:noProof/>
          <w:snapToGrid w:val="0"/>
          <w:sz w:val="16"/>
        </w:rPr>
        <w:delText>4:46:53 AM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FE2068">
      <w:rPr>
        <w:rStyle w:val="PageNumber"/>
        <w:noProof/>
      </w:rPr>
      <w:t>26</w:t>
    </w:r>
    <w:r w:rsidRPr="0095396F">
      <w:rPr>
        <w:rStyle w:val="PageNumber"/>
        <w:noProof/>
      </w:rPr>
      <w:fldChar w:fldCharType="end"/>
    </w:r>
    <w:r>
      <w:rPr>
        <w:rStyle w:val="PageNumber"/>
      </w:rPr>
      <w:t xml:space="preserve"> </w:t>
    </w:r>
  </w:p>
  <w:p w:rsidR="002E3CDF" w:rsidRDefault="002E3C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CDF" w:rsidRDefault="002E3CDF" w:rsidP="00456C08">
    <w:pPr>
      <w:tabs>
        <w:tab w:val="left" w:pos="720"/>
        <w:tab w:val="left" w:pos="1440"/>
        <w:tab w:val="left" w:pos="2160"/>
        <w:tab w:val="left" w:pos="2880"/>
        <w:tab w:val="left" w:pos="3600"/>
      </w:tabs>
      <w:jc w:val="both"/>
      <w:rPr>
        <w:snapToGrid w:val="0"/>
      </w:rPr>
    </w:pPr>
    <w:r>
      <w:rPr>
        <w:noProof/>
      </w:rPr>
      <w:pict w14:anchorId="04E49E32">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2E3CDF" w:rsidRDefault="002E3CDF"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9" w:author="Glen" w:date="2016-04-14T21:20:00Z">
      <w:r>
        <w:rPr>
          <w:noProof/>
          <w:snapToGrid w:val="0"/>
          <w:sz w:val="16"/>
        </w:rPr>
        <w:t>4/14/2016</w:t>
      </w:r>
    </w:ins>
    <w:del w:id="10" w:author="Glen" w:date="2016-04-14T21:20:00Z">
      <w:r w:rsidDel="00345797">
        <w:rPr>
          <w:noProof/>
          <w:snapToGrid w:val="0"/>
          <w:sz w:val="16"/>
        </w:rPr>
        <w:delText>12/7/2015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1" w:author="Glen" w:date="2016-04-14T21:20:00Z">
      <w:r>
        <w:rPr>
          <w:noProof/>
          <w:snapToGrid w:val="0"/>
          <w:sz w:val="16"/>
        </w:rPr>
        <w:t>9:20:27 PM</w:t>
      </w:r>
    </w:ins>
    <w:del w:id="12" w:author="Glen" w:date="2016-04-14T21:20:00Z">
      <w:r w:rsidDel="00345797">
        <w:rPr>
          <w:noProof/>
          <w:snapToGrid w:val="0"/>
          <w:sz w:val="16"/>
        </w:rPr>
        <w:delText>4:46:53 AM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FE2068">
      <w:rPr>
        <w:rStyle w:val="PageNumber"/>
        <w:noProof/>
      </w:rPr>
      <w:t>1</w:t>
    </w:r>
    <w:r w:rsidRPr="0095396F">
      <w:rPr>
        <w:rStyle w:val="PageNumber"/>
        <w:noProof/>
      </w:rPr>
      <w:fldChar w:fldCharType="end"/>
    </w:r>
    <w:r>
      <w:rPr>
        <w:rStyle w:val="PageNumber"/>
      </w:rPr>
      <w:t xml:space="preserve"> </w:t>
    </w:r>
  </w:p>
  <w:p w:rsidR="002E3CDF" w:rsidRDefault="002E3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A3F" w:rsidRDefault="004A3A3F" w:rsidP="0095396F">
      <w:pPr>
        <w:spacing w:after="0" w:line="240" w:lineRule="auto"/>
      </w:pPr>
      <w:r>
        <w:separator/>
      </w:r>
    </w:p>
  </w:footnote>
  <w:footnote w:type="continuationSeparator" w:id="0">
    <w:p w:rsidR="004A3A3F" w:rsidRDefault="004A3A3F"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CDF" w:rsidRDefault="002E3CDF" w:rsidP="008B1AA9">
    <w:pPr>
      <w:pStyle w:val="Header"/>
    </w:pPr>
    <w:r>
      <w:rPr>
        <w:rFonts w:ascii="Arial" w:hAnsi="Arial" w:cs="Arial"/>
        <w:b/>
        <w:noProof/>
      </w:rPr>
      <w:pict w14:anchorId="67CF91D6">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rsidR="002E3CDF" w:rsidRDefault="002E3C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CDF" w:rsidRDefault="002E3CDF" w:rsidP="008B1AA9">
    <w:pPr>
      <w:pStyle w:val="Header"/>
    </w:pPr>
    <w:r>
      <w:rPr>
        <w:rFonts w:ascii="Arial" w:hAnsi="Arial" w:cs="Arial"/>
        <w:b/>
        <w:noProof/>
      </w:rPr>
      <w:pict w14:anchorId="017EA0BB">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rsidR="002E3CDF" w:rsidRDefault="002E3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4364"/>
    <w:multiLevelType w:val="hybridMultilevel"/>
    <w:tmpl w:val="A218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F83626"/>
    <w:multiLevelType w:val="multilevel"/>
    <w:tmpl w:val="5DE45E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1"/>
  </w:num>
  <w:num w:numId="3">
    <w:abstractNumId w:val="3"/>
  </w:num>
  <w:num w:numId="4">
    <w:abstractNumId w:val="14"/>
  </w:num>
  <w:num w:numId="5">
    <w:abstractNumId w:val="21"/>
  </w:num>
  <w:num w:numId="6">
    <w:abstractNumId w:val="4"/>
  </w:num>
  <w:num w:numId="7">
    <w:abstractNumId w:val="23"/>
  </w:num>
  <w:num w:numId="8">
    <w:abstractNumId w:val="26"/>
  </w:num>
  <w:num w:numId="9">
    <w:abstractNumId w:val="2"/>
  </w:num>
  <w:num w:numId="10">
    <w:abstractNumId w:val="20"/>
  </w:num>
  <w:num w:numId="11">
    <w:abstractNumId w:val="5"/>
  </w:num>
  <w:num w:numId="12">
    <w:abstractNumId w:val="25"/>
  </w:num>
  <w:num w:numId="13">
    <w:abstractNumId w:val="13"/>
  </w:num>
  <w:num w:numId="14">
    <w:abstractNumId w:val="24"/>
  </w:num>
  <w:num w:numId="15">
    <w:abstractNumId w:val="17"/>
  </w:num>
  <w:num w:numId="16">
    <w:abstractNumId w:val="10"/>
  </w:num>
  <w:num w:numId="17">
    <w:abstractNumId w:val="19"/>
  </w:num>
  <w:num w:numId="18">
    <w:abstractNumId w:val="16"/>
  </w:num>
  <w:num w:numId="19">
    <w:abstractNumId w:val="18"/>
  </w:num>
  <w:num w:numId="20">
    <w:abstractNumId w:val="1"/>
  </w:num>
  <w:num w:numId="21">
    <w:abstractNumId w:val="15"/>
  </w:num>
  <w:num w:numId="22">
    <w:abstractNumId w:val="11"/>
  </w:num>
  <w:num w:numId="23">
    <w:abstractNumId w:val="6"/>
  </w:num>
  <w:num w:numId="24">
    <w:abstractNumId w:val="7"/>
  </w:num>
  <w:num w:numId="25">
    <w:abstractNumId w:val="12"/>
  </w:num>
  <w:num w:numId="26">
    <w:abstractNumId w:val="8"/>
  </w:num>
  <w:num w:numId="27">
    <w:abstractNumId w:val="22"/>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1413"/>
    <w:rsid w:val="00096C22"/>
    <w:rsid w:val="000B47B7"/>
    <w:rsid w:val="000B4FBF"/>
    <w:rsid w:val="000D35EE"/>
    <w:rsid w:val="001072C8"/>
    <w:rsid w:val="00112187"/>
    <w:rsid w:val="00113998"/>
    <w:rsid w:val="00113AAF"/>
    <w:rsid w:val="00140F88"/>
    <w:rsid w:val="00144EFF"/>
    <w:rsid w:val="001618E6"/>
    <w:rsid w:val="00180D4C"/>
    <w:rsid w:val="00191F02"/>
    <w:rsid w:val="001A31B7"/>
    <w:rsid w:val="001B55DA"/>
    <w:rsid w:val="001C722E"/>
    <w:rsid w:val="001C7416"/>
    <w:rsid w:val="00201D54"/>
    <w:rsid w:val="002461AD"/>
    <w:rsid w:val="002618EE"/>
    <w:rsid w:val="002729C6"/>
    <w:rsid w:val="00277D16"/>
    <w:rsid w:val="002A040A"/>
    <w:rsid w:val="002A309C"/>
    <w:rsid w:val="002D334E"/>
    <w:rsid w:val="002D7CCF"/>
    <w:rsid w:val="002E3CDF"/>
    <w:rsid w:val="00301BAB"/>
    <w:rsid w:val="00313CA2"/>
    <w:rsid w:val="00315620"/>
    <w:rsid w:val="00315FDA"/>
    <w:rsid w:val="00317594"/>
    <w:rsid w:val="0034154B"/>
    <w:rsid w:val="00341EFA"/>
    <w:rsid w:val="00345797"/>
    <w:rsid w:val="00356A97"/>
    <w:rsid w:val="00380E3B"/>
    <w:rsid w:val="00382FB8"/>
    <w:rsid w:val="003A07BE"/>
    <w:rsid w:val="003A54AA"/>
    <w:rsid w:val="003C5962"/>
    <w:rsid w:val="00416C31"/>
    <w:rsid w:val="00455A40"/>
    <w:rsid w:val="00456C08"/>
    <w:rsid w:val="00486A2E"/>
    <w:rsid w:val="004974F1"/>
    <w:rsid w:val="004A3A3F"/>
    <w:rsid w:val="004A6020"/>
    <w:rsid w:val="004B359E"/>
    <w:rsid w:val="004E2607"/>
    <w:rsid w:val="004F4F4D"/>
    <w:rsid w:val="0055466E"/>
    <w:rsid w:val="00555762"/>
    <w:rsid w:val="00571873"/>
    <w:rsid w:val="0057651E"/>
    <w:rsid w:val="005908DF"/>
    <w:rsid w:val="00593900"/>
    <w:rsid w:val="0059717B"/>
    <w:rsid w:val="005B507C"/>
    <w:rsid w:val="005B696B"/>
    <w:rsid w:val="0061349F"/>
    <w:rsid w:val="006228BD"/>
    <w:rsid w:val="00642D26"/>
    <w:rsid w:val="00645AA0"/>
    <w:rsid w:val="0067158C"/>
    <w:rsid w:val="00672D8B"/>
    <w:rsid w:val="006774AB"/>
    <w:rsid w:val="00694946"/>
    <w:rsid w:val="006A2E3C"/>
    <w:rsid w:val="006C0EF4"/>
    <w:rsid w:val="006C3CA2"/>
    <w:rsid w:val="006D454F"/>
    <w:rsid w:val="006E0A00"/>
    <w:rsid w:val="006E0B9D"/>
    <w:rsid w:val="00707907"/>
    <w:rsid w:val="00766BF6"/>
    <w:rsid w:val="00770637"/>
    <w:rsid w:val="007A50E9"/>
    <w:rsid w:val="007A74A8"/>
    <w:rsid w:val="007B173B"/>
    <w:rsid w:val="007E7C9E"/>
    <w:rsid w:val="007F76BA"/>
    <w:rsid w:val="00811C13"/>
    <w:rsid w:val="00813E82"/>
    <w:rsid w:val="00833062"/>
    <w:rsid w:val="00852A32"/>
    <w:rsid w:val="00873CCE"/>
    <w:rsid w:val="00875BC7"/>
    <w:rsid w:val="0089337E"/>
    <w:rsid w:val="00895C53"/>
    <w:rsid w:val="008B1AA9"/>
    <w:rsid w:val="008C0009"/>
    <w:rsid w:val="008C45F7"/>
    <w:rsid w:val="008C5DD8"/>
    <w:rsid w:val="008C70CD"/>
    <w:rsid w:val="008D3651"/>
    <w:rsid w:val="008D3EF2"/>
    <w:rsid w:val="008D536A"/>
    <w:rsid w:val="008D75AF"/>
    <w:rsid w:val="00913776"/>
    <w:rsid w:val="00944554"/>
    <w:rsid w:val="00952DE8"/>
    <w:rsid w:val="0095396F"/>
    <w:rsid w:val="00974A60"/>
    <w:rsid w:val="009763D4"/>
    <w:rsid w:val="00977EF8"/>
    <w:rsid w:val="009B6332"/>
    <w:rsid w:val="009B7C7B"/>
    <w:rsid w:val="009C5552"/>
    <w:rsid w:val="009E38D1"/>
    <w:rsid w:val="009E5578"/>
    <w:rsid w:val="00A04B3E"/>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27249"/>
    <w:rsid w:val="00B31A82"/>
    <w:rsid w:val="00B4623B"/>
    <w:rsid w:val="00B55E73"/>
    <w:rsid w:val="00B803FA"/>
    <w:rsid w:val="00B83921"/>
    <w:rsid w:val="00B931A2"/>
    <w:rsid w:val="00BA6EA8"/>
    <w:rsid w:val="00BB4B49"/>
    <w:rsid w:val="00BC414C"/>
    <w:rsid w:val="00BC7D65"/>
    <w:rsid w:val="00BD5ABF"/>
    <w:rsid w:val="00C00D6D"/>
    <w:rsid w:val="00C217AB"/>
    <w:rsid w:val="00C37913"/>
    <w:rsid w:val="00C37F56"/>
    <w:rsid w:val="00C60870"/>
    <w:rsid w:val="00C75B5B"/>
    <w:rsid w:val="00C76EDF"/>
    <w:rsid w:val="00CA0E12"/>
    <w:rsid w:val="00CA1325"/>
    <w:rsid w:val="00CA23A7"/>
    <w:rsid w:val="00CA5B5E"/>
    <w:rsid w:val="00CB4CC6"/>
    <w:rsid w:val="00CC2444"/>
    <w:rsid w:val="00CD0C85"/>
    <w:rsid w:val="00CF1539"/>
    <w:rsid w:val="00CF2100"/>
    <w:rsid w:val="00CF47C8"/>
    <w:rsid w:val="00CF6BE0"/>
    <w:rsid w:val="00D23C3F"/>
    <w:rsid w:val="00D25EBD"/>
    <w:rsid w:val="00D413F1"/>
    <w:rsid w:val="00D41CA5"/>
    <w:rsid w:val="00D440BE"/>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36F2C"/>
    <w:rsid w:val="00E427D4"/>
    <w:rsid w:val="00E601FD"/>
    <w:rsid w:val="00E61C5E"/>
    <w:rsid w:val="00E627CA"/>
    <w:rsid w:val="00E759CA"/>
    <w:rsid w:val="00E918A4"/>
    <w:rsid w:val="00EB1680"/>
    <w:rsid w:val="00EE5B22"/>
    <w:rsid w:val="00F1310B"/>
    <w:rsid w:val="00F13E69"/>
    <w:rsid w:val="00F26BC9"/>
    <w:rsid w:val="00F3060E"/>
    <w:rsid w:val="00F37041"/>
    <w:rsid w:val="00F41728"/>
    <w:rsid w:val="00F469C4"/>
    <w:rsid w:val="00F47ADA"/>
    <w:rsid w:val="00F53A08"/>
    <w:rsid w:val="00F565D1"/>
    <w:rsid w:val="00F6354B"/>
    <w:rsid w:val="00F703E3"/>
    <w:rsid w:val="00F77BC8"/>
    <w:rsid w:val="00F90927"/>
    <w:rsid w:val="00F973F0"/>
    <w:rsid w:val="00FA0A59"/>
    <w:rsid w:val="00FA47E2"/>
    <w:rsid w:val="00FB325C"/>
    <w:rsid w:val="00FB6609"/>
    <w:rsid w:val="00FC632D"/>
    <w:rsid w:val="00FC6B74"/>
    <w:rsid w:val="00FE2068"/>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6264810B-ACDC-4BF8-BE5C-04FD4F6E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customStyle="1" w:styleId="LightList-Accent11">
    <w:name w:val="Light List - Accent 1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137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1988852040">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AC7266-D8F1-46FC-99B8-14B904BB2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2213</TotalTime>
  <Pages>30</Pages>
  <Words>6650</Words>
  <Characters>37909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44471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Glen</cp:lastModifiedBy>
  <cp:revision>79</cp:revision>
  <dcterms:created xsi:type="dcterms:W3CDTF">2015-09-28T16:49:00Z</dcterms:created>
  <dcterms:modified xsi:type="dcterms:W3CDTF">2016-04-15T02:44:00Z</dcterms:modified>
</cp:coreProperties>
</file>