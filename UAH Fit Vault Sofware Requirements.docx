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tblPr>
          <w:tblGrid>
            <w:gridCol w:w="9576"/>
          </w:tblGrid>
          <w:tr w:rsidR="00AC73E6">
            <w:tc>
              <w:tcPr>
                <w:tcW w:w="10296" w:type="dxa"/>
              </w:tcPr>
              <w:p w:rsidR="00AC73E6" w:rsidRDefault="00B27249"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B27249"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rsidR="00AA2219" w:rsidRPr="00AA2219" w:rsidRDefault="00B27249"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rsidR="00AC73E6" w:rsidRDefault="00B27249" w:rsidP="00CD0C85">
          <w:bookmarkStart w:id="0" w:name="_GoBack"/>
          <w:bookmarkEnd w:id="0"/>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C217AB" w:rsidRDefault="00C217AB" w:rsidP="00CD0C85">
                      <w:pPr>
                        <w:pStyle w:val="Subtitle"/>
                      </w:pPr>
                      <w:r>
                        <w:t>11/8/2015</w:t>
                      </w:r>
                    </w:p>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1" w:name="_Toc431750915"/>
      <w:bookmarkStart w:id="2" w:name="_Toc431762509"/>
      <w:bookmarkStart w:id="3" w:name="_Toc432365515"/>
      <w:bookmarkStart w:id="4" w:name="_Toc435046986"/>
      <w:r w:rsidRPr="00CA5B5E">
        <w:lastRenderedPageBreak/>
        <w:t>Revision History</w:t>
      </w:r>
      <w:bookmarkEnd w:id="1"/>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W. Sisulak</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J. Duggan</w:t>
            </w:r>
          </w:p>
        </w:tc>
      </w:tr>
      <w:tr w:rsidR="00BC7D65" w:rsidTr="00380E3B">
        <w:tc>
          <w:tcPr>
            <w:tcW w:w="144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W. Sisulak</w:t>
            </w:r>
          </w:p>
        </w:tc>
      </w:tr>
      <w:tr w:rsidR="002729C6" w:rsidTr="00380E3B">
        <w:tc>
          <w:tcPr>
            <w:tcW w:w="144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J. Duggan</w:t>
            </w:r>
          </w:p>
        </w:tc>
      </w:tr>
      <w:tr w:rsidR="00AC55FA" w:rsidTr="00380E3B">
        <w:tc>
          <w:tcPr>
            <w:tcW w:w="144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lastRenderedPageBreak/>
              <w:t>0.12</w:t>
            </w:r>
          </w:p>
        </w:tc>
        <w:tc>
          <w:tcPr>
            <w:tcW w:w="162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Changes made to document per review.</w:t>
            </w:r>
            <w:r w:rsidR="00077FC7">
              <w:t xml:space="preserve"> Added new use cases for 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 xml:space="preserve">G. </w:t>
            </w:r>
            <w:proofErr w:type="spellStart"/>
            <w:r>
              <w:t>Riden</w:t>
            </w:r>
            <w:proofErr w:type="spellEnd"/>
          </w:p>
          <w:p w:rsidR="00AC55FA" w:rsidRDefault="00AC55FA" w:rsidP="00380E3B">
            <w:pPr>
              <w:pStyle w:val="BodyText1"/>
            </w:pPr>
            <w:r>
              <w:t>J. Duggan</w:t>
            </w:r>
          </w:p>
        </w:tc>
      </w:tr>
      <w:tr w:rsidR="0061349F" w:rsidTr="00380E3B">
        <w:tc>
          <w:tcPr>
            <w:tcW w:w="144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0.13</w:t>
            </w:r>
          </w:p>
        </w:tc>
        <w:tc>
          <w:tcPr>
            <w:tcW w:w="162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11/6/15</w:t>
            </w:r>
          </w:p>
        </w:tc>
        <w:tc>
          <w:tcPr>
            <w:tcW w:w="3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Adding physician role descriptions.</w:t>
            </w:r>
          </w:p>
        </w:tc>
        <w:tc>
          <w:tcPr>
            <w:tcW w:w="1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 xml:space="preserve">G. </w:t>
            </w:r>
            <w:proofErr w:type="spellStart"/>
            <w:r>
              <w:t>Riden</w:t>
            </w:r>
            <w:proofErr w:type="spellEnd"/>
          </w:p>
        </w:tc>
      </w:tr>
      <w:tr w:rsidR="00031DD8" w:rsidTr="00380E3B">
        <w:tc>
          <w:tcPr>
            <w:tcW w:w="144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11/7/15</w:t>
            </w:r>
          </w:p>
        </w:tc>
        <w:tc>
          <w:tcPr>
            <w:tcW w:w="3790" w:type="dxa"/>
            <w:tcBorders>
              <w:top w:val="single" w:sz="4" w:space="0" w:color="auto"/>
              <w:left w:val="single" w:sz="4" w:space="0" w:color="auto"/>
              <w:bottom w:val="single" w:sz="4" w:space="0" w:color="auto"/>
              <w:right w:val="single" w:sz="4" w:space="0" w:color="auto"/>
            </w:tcBorders>
          </w:tcPr>
          <w:p w:rsidR="00031DD8" w:rsidRDefault="00DA18AD" w:rsidP="00DA18AD">
            <w:pPr>
              <w:pStyle w:val="BodyText1"/>
            </w:pPr>
            <w:r>
              <w:t>Added requirements for password strength. Added role attribute requirements to other roles.  Correctly other errors from review.</w:t>
            </w:r>
          </w:p>
        </w:tc>
        <w:tc>
          <w:tcPr>
            <w:tcW w:w="1790" w:type="dxa"/>
            <w:tcBorders>
              <w:top w:val="single" w:sz="4" w:space="0" w:color="auto"/>
              <w:left w:val="single" w:sz="4" w:space="0" w:color="auto"/>
              <w:bottom w:val="single" w:sz="4" w:space="0" w:color="auto"/>
              <w:right w:val="single" w:sz="4" w:space="0" w:color="auto"/>
            </w:tcBorders>
          </w:tcPr>
          <w:p w:rsidR="00DA18AD" w:rsidRDefault="00DA18AD" w:rsidP="00380E3B">
            <w:pPr>
              <w:pStyle w:val="BodyText1"/>
            </w:pPr>
            <w:r>
              <w:t xml:space="preserve">G. </w:t>
            </w:r>
            <w:proofErr w:type="spellStart"/>
            <w:r>
              <w:t>Riden</w:t>
            </w:r>
            <w:proofErr w:type="spellEnd"/>
          </w:p>
          <w:p w:rsidR="00031DD8" w:rsidRDefault="00031DD8" w:rsidP="00380E3B">
            <w:pPr>
              <w:pStyle w:val="BodyText1"/>
            </w:pPr>
            <w:r>
              <w:t>J. Duggan</w:t>
            </w:r>
          </w:p>
        </w:tc>
      </w:tr>
      <w:tr w:rsidR="004A6020" w:rsidTr="00380E3B">
        <w:tc>
          <w:tcPr>
            <w:tcW w:w="144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Adding use case specifications for physician role requirements.</w:t>
            </w:r>
          </w:p>
        </w:tc>
        <w:tc>
          <w:tcPr>
            <w:tcW w:w="1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 xml:space="preserve">G. </w:t>
            </w:r>
            <w:proofErr w:type="spellStart"/>
            <w:r>
              <w:t>Riden</w:t>
            </w:r>
            <w:proofErr w:type="spellEnd"/>
          </w:p>
        </w:tc>
      </w:tr>
      <w:tr w:rsidR="006C0EF4" w:rsidTr="00380E3B">
        <w:tc>
          <w:tcPr>
            <w:tcW w:w="144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Updated use case diagram. Add requirements and use case for a physician deleting a patient.  Other minor edits.</w:t>
            </w:r>
          </w:p>
        </w:tc>
        <w:tc>
          <w:tcPr>
            <w:tcW w:w="1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J. Duggan</w:t>
            </w:r>
          </w:p>
        </w:tc>
      </w:tr>
      <w:tr w:rsidR="00CA23A7" w:rsidTr="00380E3B">
        <w:trPr>
          <w:ins w:id="5" w:author="Jimmy Duggan" w:date="2015-11-11T23:12:00Z"/>
        </w:trPr>
        <w:tc>
          <w:tcPr>
            <w:tcW w:w="144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rPr>
                <w:ins w:id="6" w:author="Jimmy Duggan" w:date="2015-11-11T23:12:00Z"/>
              </w:rPr>
            </w:pPr>
            <w:ins w:id="7" w:author="Jimmy Duggan" w:date="2015-11-11T23:12:00Z">
              <w:r>
                <w:t>0.17</w:t>
              </w:r>
            </w:ins>
          </w:p>
        </w:tc>
        <w:tc>
          <w:tcPr>
            <w:tcW w:w="162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rPr>
                <w:ins w:id="8" w:author="Jimmy Duggan" w:date="2015-11-11T23:12:00Z"/>
              </w:rPr>
            </w:pPr>
            <w:ins w:id="9" w:author="Jimmy Duggan" w:date="2015-11-11T23:13:00Z">
              <w:r>
                <w:t>11/11/15</w:t>
              </w:r>
            </w:ins>
          </w:p>
        </w:tc>
        <w:tc>
          <w:tcPr>
            <w:tcW w:w="3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rPr>
                <w:ins w:id="10" w:author="Jimmy Duggan" w:date="2015-11-11T23:12:00Z"/>
              </w:rPr>
            </w:pPr>
            <w:ins w:id="11" w:author="Jimmy Duggan" w:date="2015-11-11T23:13:00Z">
              <w:r>
                <w:t>Updated scope.  Added quick link reference table for use cases.  Minor edits made after review.</w:t>
              </w:r>
            </w:ins>
          </w:p>
        </w:tc>
        <w:tc>
          <w:tcPr>
            <w:tcW w:w="1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rPr>
                <w:ins w:id="12" w:author="Jimmy Duggan" w:date="2015-11-11T23:12:00Z"/>
              </w:rPr>
            </w:pPr>
            <w:ins w:id="13" w:author="Jimmy Duggan" w:date="2015-11-11T23:13:00Z">
              <w:r>
                <w:t>J. Duggan</w:t>
              </w:r>
            </w:ins>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14" w:name="_Toc435046987"/>
          <w:r w:rsidRPr="007A50E9">
            <w:rPr>
              <w:rStyle w:val="Heading1Char"/>
            </w:rPr>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14"/>
        </w:p>
        <w:p w:rsidR="00FA47E2" w:rsidRDefault="00B27249">
          <w:pPr>
            <w:pStyle w:val="TOC1"/>
            <w:tabs>
              <w:tab w:val="right" w:leader="dot" w:pos="9350"/>
            </w:tabs>
            <w:rPr>
              <w:rFonts w:asciiTheme="minorHAnsi" w:eastAsiaTheme="minorEastAsia" w:hAnsiTheme="minorHAnsi" w:cstheme="minorBidi"/>
              <w:noProof/>
              <w:sz w:val="22"/>
              <w:szCs w:val="22"/>
            </w:rPr>
          </w:pPr>
          <w:r w:rsidRPr="00B27249">
            <w:fldChar w:fldCharType="begin"/>
          </w:r>
          <w:r w:rsidR="00E601FD">
            <w:instrText xml:space="preserve"> TOC \o "1-2</w:instrText>
          </w:r>
          <w:r w:rsidR="006D454F">
            <w:instrText xml:space="preserve">" \h \z \u </w:instrText>
          </w:r>
          <w:r w:rsidRPr="00B27249">
            <w:fldChar w:fldCharType="separate"/>
          </w:r>
          <w:hyperlink w:anchor="_Toc435046986" w:history="1">
            <w:r w:rsidR="00FA47E2" w:rsidRPr="008256C8">
              <w:rPr>
                <w:rStyle w:val="Hyperlink"/>
                <w:noProof/>
              </w:rPr>
              <w:t>Revision History</w:t>
            </w:r>
            <w:r w:rsidR="00FA47E2">
              <w:rPr>
                <w:noProof/>
                <w:webHidden/>
              </w:rPr>
              <w:tab/>
            </w:r>
            <w:r>
              <w:rPr>
                <w:noProof/>
                <w:webHidden/>
              </w:rPr>
              <w:fldChar w:fldCharType="begin"/>
            </w:r>
            <w:r w:rsidR="00FA47E2">
              <w:rPr>
                <w:noProof/>
                <w:webHidden/>
              </w:rPr>
              <w:instrText xml:space="preserve"> PAGEREF _Toc435046986 \h </w:instrText>
            </w:r>
            <w:r>
              <w:rPr>
                <w:noProof/>
                <w:webHidden/>
              </w:rPr>
            </w:r>
            <w:r>
              <w:rPr>
                <w:noProof/>
                <w:webHidden/>
              </w:rPr>
              <w:fldChar w:fldCharType="separate"/>
            </w:r>
            <w:r w:rsidR="00FA47E2">
              <w:rPr>
                <w:noProof/>
                <w:webHidden/>
              </w:rPr>
              <w:t>i</w:t>
            </w:r>
            <w:r>
              <w:rPr>
                <w:noProof/>
                <w:webHidden/>
              </w:rPr>
              <w:fldChar w:fldCharType="end"/>
            </w:r>
          </w:hyperlink>
        </w:p>
        <w:p w:rsidR="00FA47E2" w:rsidRDefault="00B27249">
          <w:pPr>
            <w:pStyle w:val="TOC1"/>
            <w:tabs>
              <w:tab w:val="right" w:leader="dot" w:pos="9350"/>
            </w:tabs>
            <w:rPr>
              <w:rFonts w:asciiTheme="minorHAnsi" w:eastAsiaTheme="minorEastAsia" w:hAnsiTheme="minorHAnsi" w:cstheme="minorBidi"/>
              <w:noProof/>
              <w:sz w:val="22"/>
              <w:szCs w:val="22"/>
            </w:rPr>
          </w:pPr>
          <w:hyperlink w:anchor="_Toc435046987" w:history="1">
            <w:r w:rsidR="00FA47E2" w:rsidRPr="008256C8">
              <w:rPr>
                <w:rStyle w:val="Hyperlink"/>
                <w:noProof/>
                <w:lang w:eastAsia="ja-JP"/>
              </w:rPr>
              <w:t>Table Of Contents</w:t>
            </w:r>
            <w:r w:rsidR="00FA47E2">
              <w:rPr>
                <w:noProof/>
                <w:webHidden/>
              </w:rPr>
              <w:tab/>
            </w:r>
            <w:r>
              <w:rPr>
                <w:noProof/>
                <w:webHidden/>
              </w:rPr>
              <w:fldChar w:fldCharType="begin"/>
            </w:r>
            <w:r w:rsidR="00FA47E2">
              <w:rPr>
                <w:noProof/>
                <w:webHidden/>
              </w:rPr>
              <w:instrText xml:space="preserve"> PAGEREF _Toc435046987 \h </w:instrText>
            </w:r>
            <w:r>
              <w:rPr>
                <w:noProof/>
                <w:webHidden/>
              </w:rPr>
            </w:r>
            <w:r>
              <w:rPr>
                <w:noProof/>
                <w:webHidden/>
              </w:rPr>
              <w:fldChar w:fldCharType="separate"/>
            </w:r>
            <w:r w:rsidR="00FA47E2">
              <w:rPr>
                <w:noProof/>
                <w:webHidden/>
              </w:rPr>
              <w:t>iii</w:t>
            </w:r>
            <w:r>
              <w:rPr>
                <w:noProof/>
                <w:webHidden/>
              </w:rPr>
              <w:fldChar w:fldCharType="end"/>
            </w:r>
          </w:hyperlink>
        </w:p>
        <w:p w:rsidR="00FA47E2" w:rsidRDefault="00B27249">
          <w:pPr>
            <w:pStyle w:val="TOC1"/>
            <w:tabs>
              <w:tab w:val="left" w:pos="480"/>
              <w:tab w:val="right" w:leader="dot" w:pos="9350"/>
            </w:tabs>
            <w:rPr>
              <w:rFonts w:asciiTheme="minorHAnsi" w:eastAsiaTheme="minorEastAsia" w:hAnsiTheme="minorHAnsi" w:cstheme="minorBidi"/>
              <w:noProof/>
              <w:sz w:val="22"/>
              <w:szCs w:val="22"/>
            </w:rPr>
          </w:pPr>
          <w:hyperlink w:anchor="_Toc435046988" w:history="1">
            <w:r w:rsidR="00FA47E2" w:rsidRPr="008256C8">
              <w:rPr>
                <w:rStyle w:val="Hyperlink"/>
                <w:noProof/>
              </w:rPr>
              <w:t>1</w:t>
            </w:r>
            <w:r w:rsidR="00FA47E2">
              <w:rPr>
                <w:rFonts w:asciiTheme="minorHAnsi" w:eastAsiaTheme="minorEastAsia" w:hAnsiTheme="minorHAnsi" w:cstheme="minorBidi"/>
                <w:noProof/>
                <w:sz w:val="22"/>
                <w:szCs w:val="22"/>
              </w:rPr>
              <w:tab/>
            </w:r>
            <w:r w:rsidR="00FA47E2" w:rsidRPr="008256C8">
              <w:rPr>
                <w:rStyle w:val="Hyperlink"/>
                <w:noProof/>
              </w:rPr>
              <w:t>Introduction</w:t>
            </w:r>
            <w:r w:rsidR="00FA47E2">
              <w:rPr>
                <w:noProof/>
                <w:webHidden/>
              </w:rPr>
              <w:tab/>
            </w:r>
            <w:r>
              <w:rPr>
                <w:noProof/>
                <w:webHidden/>
              </w:rPr>
              <w:fldChar w:fldCharType="begin"/>
            </w:r>
            <w:r w:rsidR="00FA47E2">
              <w:rPr>
                <w:noProof/>
                <w:webHidden/>
              </w:rPr>
              <w:instrText xml:space="preserve"> PAGEREF _Toc435046988 \h </w:instrText>
            </w:r>
            <w:r>
              <w:rPr>
                <w:noProof/>
                <w:webHidden/>
              </w:rPr>
            </w:r>
            <w:r>
              <w:rPr>
                <w:noProof/>
                <w:webHidden/>
              </w:rPr>
              <w:fldChar w:fldCharType="separate"/>
            </w:r>
            <w:r w:rsidR="00FA47E2">
              <w:rPr>
                <w:noProof/>
                <w:webHidden/>
              </w:rPr>
              <w:t>1</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6989" w:history="1">
            <w:r w:rsidR="00FA47E2" w:rsidRPr="008256C8">
              <w:rPr>
                <w:rStyle w:val="Hyperlink"/>
                <w:noProof/>
              </w:rPr>
              <w:t>1.1</w:t>
            </w:r>
            <w:r w:rsidR="00FA47E2">
              <w:rPr>
                <w:rFonts w:asciiTheme="minorHAnsi" w:eastAsiaTheme="minorEastAsia" w:hAnsiTheme="minorHAnsi" w:cstheme="minorBidi"/>
                <w:noProof/>
                <w:sz w:val="22"/>
                <w:szCs w:val="22"/>
              </w:rPr>
              <w:tab/>
            </w:r>
            <w:r w:rsidR="00FA47E2" w:rsidRPr="008256C8">
              <w:rPr>
                <w:rStyle w:val="Hyperlink"/>
                <w:noProof/>
              </w:rPr>
              <w:t>Purpose</w:t>
            </w:r>
            <w:r w:rsidR="00FA47E2">
              <w:rPr>
                <w:noProof/>
                <w:webHidden/>
              </w:rPr>
              <w:tab/>
            </w:r>
            <w:r>
              <w:rPr>
                <w:noProof/>
                <w:webHidden/>
              </w:rPr>
              <w:fldChar w:fldCharType="begin"/>
            </w:r>
            <w:r w:rsidR="00FA47E2">
              <w:rPr>
                <w:noProof/>
                <w:webHidden/>
              </w:rPr>
              <w:instrText xml:space="preserve"> PAGEREF _Toc435046989 \h </w:instrText>
            </w:r>
            <w:r>
              <w:rPr>
                <w:noProof/>
                <w:webHidden/>
              </w:rPr>
            </w:r>
            <w:r>
              <w:rPr>
                <w:noProof/>
                <w:webHidden/>
              </w:rPr>
              <w:fldChar w:fldCharType="separate"/>
            </w:r>
            <w:r w:rsidR="00FA47E2">
              <w:rPr>
                <w:noProof/>
                <w:webHidden/>
              </w:rPr>
              <w:t>1</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6990" w:history="1">
            <w:r w:rsidR="00FA47E2" w:rsidRPr="008256C8">
              <w:rPr>
                <w:rStyle w:val="Hyperlink"/>
                <w:noProof/>
              </w:rPr>
              <w:t>1.2</w:t>
            </w:r>
            <w:r w:rsidR="00FA47E2">
              <w:rPr>
                <w:rFonts w:asciiTheme="minorHAnsi" w:eastAsiaTheme="minorEastAsia" w:hAnsiTheme="minorHAnsi" w:cstheme="minorBidi"/>
                <w:noProof/>
                <w:sz w:val="22"/>
                <w:szCs w:val="22"/>
              </w:rPr>
              <w:tab/>
            </w:r>
            <w:r w:rsidR="00FA47E2" w:rsidRPr="008256C8">
              <w:rPr>
                <w:rStyle w:val="Hyperlink"/>
                <w:noProof/>
              </w:rPr>
              <w:t>Scope</w:t>
            </w:r>
            <w:r w:rsidR="00FA47E2">
              <w:rPr>
                <w:noProof/>
                <w:webHidden/>
              </w:rPr>
              <w:tab/>
            </w:r>
            <w:r>
              <w:rPr>
                <w:noProof/>
                <w:webHidden/>
              </w:rPr>
              <w:fldChar w:fldCharType="begin"/>
            </w:r>
            <w:r w:rsidR="00FA47E2">
              <w:rPr>
                <w:noProof/>
                <w:webHidden/>
              </w:rPr>
              <w:instrText xml:space="preserve"> PAGEREF _Toc435046990 \h </w:instrText>
            </w:r>
            <w:r>
              <w:rPr>
                <w:noProof/>
                <w:webHidden/>
              </w:rPr>
            </w:r>
            <w:r>
              <w:rPr>
                <w:noProof/>
                <w:webHidden/>
              </w:rPr>
              <w:fldChar w:fldCharType="separate"/>
            </w:r>
            <w:r w:rsidR="00FA47E2">
              <w:rPr>
                <w:noProof/>
                <w:webHidden/>
              </w:rPr>
              <w:t>1</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6991" w:history="1">
            <w:r w:rsidR="00FA47E2" w:rsidRPr="008256C8">
              <w:rPr>
                <w:rStyle w:val="Hyperlink"/>
                <w:noProof/>
              </w:rPr>
              <w:t>1.3</w:t>
            </w:r>
            <w:r w:rsidR="00FA47E2">
              <w:rPr>
                <w:rFonts w:asciiTheme="minorHAnsi" w:eastAsiaTheme="minorEastAsia" w:hAnsiTheme="minorHAnsi" w:cstheme="minorBidi"/>
                <w:noProof/>
                <w:sz w:val="22"/>
                <w:szCs w:val="22"/>
              </w:rPr>
              <w:tab/>
            </w:r>
            <w:r w:rsidR="00FA47E2" w:rsidRPr="008256C8">
              <w:rPr>
                <w:rStyle w:val="Hyperlink"/>
                <w:noProof/>
              </w:rPr>
              <w:t>Definitions, Acronyms, and Abbreviations</w:t>
            </w:r>
            <w:r w:rsidR="00FA47E2">
              <w:rPr>
                <w:noProof/>
                <w:webHidden/>
              </w:rPr>
              <w:tab/>
            </w:r>
            <w:r>
              <w:rPr>
                <w:noProof/>
                <w:webHidden/>
              </w:rPr>
              <w:fldChar w:fldCharType="begin"/>
            </w:r>
            <w:r w:rsidR="00FA47E2">
              <w:rPr>
                <w:noProof/>
                <w:webHidden/>
              </w:rPr>
              <w:instrText xml:space="preserve"> PAGEREF _Toc435046991 \h </w:instrText>
            </w:r>
            <w:r>
              <w:rPr>
                <w:noProof/>
                <w:webHidden/>
              </w:rPr>
            </w:r>
            <w:r>
              <w:rPr>
                <w:noProof/>
                <w:webHidden/>
              </w:rPr>
              <w:fldChar w:fldCharType="separate"/>
            </w:r>
            <w:r w:rsidR="00FA47E2">
              <w:rPr>
                <w:noProof/>
                <w:webHidden/>
              </w:rPr>
              <w:t>2</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6992" w:history="1">
            <w:r w:rsidR="00FA47E2" w:rsidRPr="008256C8">
              <w:rPr>
                <w:rStyle w:val="Hyperlink"/>
                <w:noProof/>
              </w:rPr>
              <w:t>1.4</w:t>
            </w:r>
            <w:r w:rsidR="00FA47E2">
              <w:rPr>
                <w:rFonts w:asciiTheme="minorHAnsi" w:eastAsiaTheme="minorEastAsia" w:hAnsiTheme="minorHAnsi" w:cstheme="minorBidi"/>
                <w:noProof/>
                <w:sz w:val="22"/>
                <w:szCs w:val="22"/>
              </w:rPr>
              <w:tab/>
            </w:r>
            <w:r w:rsidR="00FA47E2" w:rsidRPr="008256C8">
              <w:rPr>
                <w:rStyle w:val="Hyperlink"/>
                <w:noProof/>
              </w:rPr>
              <w:t>References</w:t>
            </w:r>
            <w:r w:rsidR="00FA47E2">
              <w:rPr>
                <w:noProof/>
                <w:webHidden/>
              </w:rPr>
              <w:tab/>
            </w:r>
            <w:r>
              <w:rPr>
                <w:noProof/>
                <w:webHidden/>
              </w:rPr>
              <w:fldChar w:fldCharType="begin"/>
            </w:r>
            <w:r w:rsidR="00FA47E2">
              <w:rPr>
                <w:noProof/>
                <w:webHidden/>
              </w:rPr>
              <w:instrText xml:space="preserve"> PAGEREF _Toc435046992 \h </w:instrText>
            </w:r>
            <w:r>
              <w:rPr>
                <w:noProof/>
                <w:webHidden/>
              </w:rPr>
            </w:r>
            <w:r>
              <w:rPr>
                <w:noProof/>
                <w:webHidden/>
              </w:rPr>
              <w:fldChar w:fldCharType="separate"/>
            </w:r>
            <w:r w:rsidR="00FA47E2">
              <w:rPr>
                <w:noProof/>
                <w:webHidden/>
              </w:rPr>
              <w:t>2</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6993" w:history="1">
            <w:r w:rsidR="00FA47E2" w:rsidRPr="008256C8">
              <w:rPr>
                <w:rStyle w:val="Hyperlink"/>
                <w:noProof/>
              </w:rPr>
              <w:t>1.5</w:t>
            </w:r>
            <w:r w:rsidR="00FA47E2">
              <w:rPr>
                <w:rFonts w:asciiTheme="minorHAnsi" w:eastAsiaTheme="minorEastAsia" w:hAnsiTheme="minorHAnsi" w:cstheme="minorBidi"/>
                <w:noProof/>
                <w:sz w:val="22"/>
                <w:szCs w:val="22"/>
              </w:rPr>
              <w:tab/>
            </w:r>
            <w:r w:rsidR="00FA47E2" w:rsidRPr="008256C8">
              <w:rPr>
                <w:rStyle w:val="Hyperlink"/>
                <w:noProof/>
              </w:rPr>
              <w:t>Overview</w:t>
            </w:r>
            <w:r w:rsidR="00FA47E2">
              <w:rPr>
                <w:noProof/>
                <w:webHidden/>
              </w:rPr>
              <w:tab/>
            </w:r>
            <w:r>
              <w:rPr>
                <w:noProof/>
                <w:webHidden/>
              </w:rPr>
              <w:fldChar w:fldCharType="begin"/>
            </w:r>
            <w:r w:rsidR="00FA47E2">
              <w:rPr>
                <w:noProof/>
                <w:webHidden/>
              </w:rPr>
              <w:instrText xml:space="preserve"> PAGEREF _Toc435046993 \h </w:instrText>
            </w:r>
            <w:r>
              <w:rPr>
                <w:noProof/>
                <w:webHidden/>
              </w:rPr>
            </w:r>
            <w:r>
              <w:rPr>
                <w:noProof/>
                <w:webHidden/>
              </w:rPr>
              <w:fldChar w:fldCharType="separate"/>
            </w:r>
            <w:r w:rsidR="00FA47E2">
              <w:rPr>
                <w:noProof/>
                <w:webHidden/>
              </w:rPr>
              <w:t>2</w:t>
            </w:r>
            <w:r>
              <w:rPr>
                <w:noProof/>
                <w:webHidden/>
              </w:rPr>
              <w:fldChar w:fldCharType="end"/>
            </w:r>
          </w:hyperlink>
        </w:p>
        <w:p w:rsidR="00FA47E2" w:rsidRDefault="00B27249">
          <w:pPr>
            <w:pStyle w:val="TOC1"/>
            <w:tabs>
              <w:tab w:val="left" w:pos="480"/>
              <w:tab w:val="right" w:leader="dot" w:pos="9350"/>
            </w:tabs>
            <w:rPr>
              <w:rFonts w:asciiTheme="minorHAnsi" w:eastAsiaTheme="minorEastAsia" w:hAnsiTheme="minorHAnsi" w:cstheme="minorBidi"/>
              <w:noProof/>
              <w:sz w:val="22"/>
              <w:szCs w:val="22"/>
            </w:rPr>
          </w:pPr>
          <w:hyperlink w:anchor="_Toc435046994" w:history="1">
            <w:r w:rsidR="00FA47E2" w:rsidRPr="008256C8">
              <w:rPr>
                <w:rStyle w:val="Hyperlink"/>
                <w:noProof/>
              </w:rPr>
              <w:t>2</w:t>
            </w:r>
            <w:r w:rsidR="00FA47E2">
              <w:rPr>
                <w:rFonts w:asciiTheme="minorHAnsi" w:eastAsiaTheme="minorEastAsia" w:hAnsiTheme="minorHAnsi" w:cstheme="minorBidi"/>
                <w:noProof/>
                <w:sz w:val="22"/>
                <w:szCs w:val="22"/>
              </w:rPr>
              <w:tab/>
            </w:r>
            <w:r w:rsidR="00FA47E2" w:rsidRPr="008256C8">
              <w:rPr>
                <w:rStyle w:val="Hyperlink"/>
                <w:noProof/>
              </w:rPr>
              <w:t>Overall Description</w:t>
            </w:r>
            <w:r w:rsidR="00FA47E2">
              <w:rPr>
                <w:noProof/>
                <w:webHidden/>
              </w:rPr>
              <w:tab/>
            </w:r>
            <w:r>
              <w:rPr>
                <w:noProof/>
                <w:webHidden/>
              </w:rPr>
              <w:fldChar w:fldCharType="begin"/>
            </w:r>
            <w:r w:rsidR="00FA47E2">
              <w:rPr>
                <w:noProof/>
                <w:webHidden/>
              </w:rPr>
              <w:instrText xml:space="preserve"> PAGEREF _Toc435046994 \h </w:instrText>
            </w:r>
            <w:r>
              <w:rPr>
                <w:noProof/>
                <w:webHidden/>
              </w:rPr>
            </w:r>
            <w:r>
              <w:rPr>
                <w:noProof/>
                <w:webHidden/>
              </w:rPr>
              <w:fldChar w:fldCharType="separate"/>
            </w:r>
            <w:r w:rsidR="00FA47E2">
              <w:rPr>
                <w:noProof/>
                <w:webHidden/>
              </w:rPr>
              <w:t>2</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6996" w:history="1">
            <w:r w:rsidR="00FA47E2" w:rsidRPr="008256C8">
              <w:rPr>
                <w:rStyle w:val="Hyperlink"/>
                <w:noProof/>
              </w:rPr>
              <w:t>2.1</w:t>
            </w:r>
            <w:r w:rsidR="00FA47E2">
              <w:rPr>
                <w:rFonts w:asciiTheme="minorHAnsi" w:eastAsiaTheme="minorEastAsia" w:hAnsiTheme="minorHAnsi" w:cstheme="minorBidi"/>
                <w:noProof/>
                <w:sz w:val="22"/>
                <w:szCs w:val="22"/>
              </w:rPr>
              <w:tab/>
            </w:r>
            <w:r w:rsidR="00FA47E2" w:rsidRPr="008256C8">
              <w:rPr>
                <w:rStyle w:val="Hyperlink"/>
                <w:noProof/>
              </w:rPr>
              <w:t>Product Perspective</w:t>
            </w:r>
            <w:r w:rsidR="00FA47E2">
              <w:rPr>
                <w:noProof/>
                <w:webHidden/>
              </w:rPr>
              <w:tab/>
            </w:r>
            <w:r>
              <w:rPr>
                <w:noProof/>
                <w:webHidden/>
              </w:rPr>
              <w:fldChar w:fldCharType="begin"/>
            </w:r>
            <w:r w:rsidR="00FA47E2">
              <w:rPr>
                <w:noProof/>
                <w:webHidden/>
              </w:rPr>
              <w:instrText xml:space="preserve"> PAGEREF _Toc435046996 \h </w:instrText>
            </w:r>
            <w:r>
              <w:rPr>
                <w:noProof/>
                <w:webHidden/>
              </w:rPr>
            </w:r>
            <w:r>
              <w:rPr>
                <w:noProof/>
                <w:webHidden/>
              </w:rPr>
              <w:fldChar w:fldCharType="separate"/>
            </w:r>
            <w:r w:rsidR="00FA47E2">
              <w:rPr>
                <w:noProof/>
                <w:webHidden/>
              </w:rPr>
              <w:t>2</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6997" w:history="1">
            <w:r w:rsidR="00FA47E2" w:rsidRPr="008256C8">
              <w:rPr>
                <w:rStyle w:val="Hyperlink"/>
                <w:noProof/>
              </w:rPr>
              <w:t>2.2</w:t>
            </w:r>
            <w:r w:rsidR="00FA47E2">
              <w:rPr>
                <w:rFonts w:asciiTheme="minorHAnsi" w:eastAsiaTheme="minorEastAsia" w:hAnsiTheme="minorHAnsi" w:cstheme="minorBidi"/>
                <w:noProof/>
                <w:sz w:val="22"/>
                <w:szCs w:val="22"/>
              </w:rPr>
              <w:tab/>
            </w:r>
            <w:r w:rsidR="00FA47E2" w:rsidRPr="008256C8">
              <w:rPr>
                <w:rStyle w:val="Hyperlink"/>
                <w:noProof/>
              </w:rPr>
              <w:t>Product Functions</w:t>
            </w:r>
            <w:r w:rsidR="00FA47E2">
              <w:rPr>
                <w:noProof/>
                <w:webHidden/>
              </w:rPr>
              <w:tab/>
            </w:r>
            <w:r>
              <w:rPr>
                <w:noProof/>
                <w:webHidden/>
              </w:rPr>
              <w:fldChar w:fldCharType="begin"/>
            </w:r>
            <w:r w:rsidR="00FA47E2">
              <w:rPr>
                <w:noProof/>
                <w:webHidden/>
              </w:rPr>
              <w:instrText xml:space="preserve"> PAGEREF _Toc435046997 \h </w:instrText>
            </w:r>
            <w:r>
              <w:rPr>
                <w:noProof/>
                <w:webHidden/>
              </w:rPr>
            </w:r>
            <w:r>
              <w:rPr>
                <w:noProof/>
                <w:webHidden/>
              </w:rPr>
              <w:fldChar w:fldCharType="separate"/>
            </w:r>
            <w:r w:rsidR="00FA47E2">
              <w:rPr>
                <w:noProof/>
                <w:webHidden/>
              </w:rPr>
              <w:t>2</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6998" w:history="1">
            <w:r w:rsidR="00FA47E2" w:rsidRPr="008256C8">
              <w:rPr>
                <w:rStyle w:val="Hyperlink"/>
                <w:noProof/>
              </w:rPr>
              <w:t>2.3</w:t>
            </w:r>
            <w:r w:rsidR="00FA47E2">
              <w:rPr>
                <w:rFonts w:asciiTheme="minorHAnsi" w:eastAsiaTheme="minorEastAsia" w:hAnsiTheme="minorHAnsi" w:cstheme="minorBidi"/>
                <w:noProof/>
                <w:sz w:val="22"/>
                <w:szCs w:val="22"/>
              </w:rPr>
              <w:tab/>
            </w:r>
            <w:r w:rsidR="00FA47E2" w:rsidRPr="008256C8">
              <w:rPr>
                <w:rStyle w:val="Hyperlink"/>
                <w:noProof/>
              </w:rPr>
              <w:t>User Characteristics</w:t>
            </w:r>
            <w:r w:rsidR="00FA47E2">
              <w:rPr>
                <w:noProof/>
                <w:webHidden/>
              </w:rPr>
              <w:tab/>
            </w:r>
            <w:r>
              <w:rPr>
                <w:noProof/>
                <w:webHidden/>
              </w:rPr>
              <w:fldChar w:fldCharType="begin"/>
            </w:r>
            <w:r w:rsidR="00FA47E2">
              <w:rPr>
                <w:noProof/>
                <w:webHidden/>
              </w:rPr>
              <w:instrText xml:space="preserve"> PAGEREF _Toc435046998 \h </w:instrText>
            </w:r>
            <w:r>
              <w:rPr>
                <w:noProof/>
                <w:webHidden/>
              </w:rPr>
            </w:r>
            <w:r>
              <w:rPr>
                <w:noProof/>
                <w:webHidden/>
              </w:rPr>
              <w:fldChar w:fldCharType="separate"/>
            </w:r>
            <w:r w:rsidR="00FA47E2">
              <w:rPr>
                <w:noProof/>
                <w:webHidden/>
              </w:rPr>
              <w:t>3</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6999" w:history="1">
            <w:r w:rsidR="00FA47E2" w:rsidRPr="008256C8">
              <w:rPr>
                <w:rStyle w:val="Hyperlink"/>
                <w:noProof/>
              </w:rPr>
              <w:t>2.4</w:t>
            </w:r>
            <w:r w:rsidR="00FA47E2">
              <w:rPr>
                <w:rFonts w:asciiTheme="minorHAnsi" w:eastAsiaTheme="minorEastAsia" w:hAnsiTheme="minorHAnsi" w:cstheme="minorBidi"/>
                <w:noProof/>
                <w:sz w:val="22"/>
                <w:szCs w:val="22"/>
              </w:rPr>
              <w:tab/>
            </w:r>
            <w:r w:rsidR="00FA47E2" w:rsidRPr="008256C8">
              <w:rPr>
                <w:rStyle w:val="Hyperlink"/>
                <w:noProof/>
              </w:rPr>
              <w:t>Constraints</w:t>
            </w:r>
            <w:r w:rsidR="00FA47E2">
              <w:rPr>
                <w:noProof/>
                <w:webHidden/>
              </w:rPr>
              <w:tab/>
            </w:r>
            <w:r>
              <w:rPr>
                <w:noProof/>
                <w:webHidden/>
              </w:rPr>
              <w:fldChar w:fldCharType="begin"/>
            </w:r>
            <w:r w:rsidR="00FA47E2">
              <w:rPr>
                <w:noProof/>
                <w:webHidden/>
              </w:rPr>
              <w:instrText xml:space="preserve"> PAGEREF _Toc435046999 \h </w:instrText>
            </w:r>
            <w:r>
              <w:rPr>
                <w:noProof/>
                <w:webHidden/>
              </w:rPr>
            </w:r>
            <w:r>
              <w:rPr>
                <w:noProof/>
                <w:webHidden/>
              </w:rPr>
              <w:fldChar w:fldCharType="separate"/>
            </w:r>
            <w:r w:rsidR="00FA47E2">
              <w:rPr>
                <w:noProof/>
                <w:webHidden/>
              </w:rPr>
              <w:t>4</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7000" w:history="1">
            <w:r w:rsidR="00FA47E2" w:rsidRPr="008256C8">
              <w:rPr>
                <w:rStyle w:val="Hyperlink"/>
                <w:noProof/>
              </w:rPr>
              <w:t>2.5</w:t>
            </w:r>
            <w:r w:rsidR="00FA47E2">
              <w:rPr>
                <w:rFonts w:asciiTheme="minorHAnsi" w:eastAsiaTheme="minorEastAsia" w:hAnsiTheme="minorHAnsi" w:cstheme="minorBidi"/>
                <w:noProof/>
                <w:sz w:val="22"/>
                <w:szCs w:val="22"/>
              </w:rPr>
              <w:tab/>
            </w:r>
            <w:r w:rsidR="00FA47E2" w:rsidRPr="008256C8">
              <w:rPr>
                <w:rStyle w:val="Hyperlink"/>
                <w:noProof/>
              </w:rPr>
              <w:t>Assumptions and Dependencies</w:t>
            </w:r>
            <w:r w:rsidR="00FA47E2">
              <w:rPr>
                <w:noProof/>
                <w:webHidden/>
              </w:rPr>
              <w:tab/>
            </w:r>
            <w:r>
              <w:rPr>
                <w:noProof/>
                <w:webHidden/>
              </w:rPr>
              <w:fldChar w:fldCharType="begin"/>
            </w:r>
            <w:r w:rsidR="00FA47E2">
              <w:rPr>
                <w:noProof/>
                <w:webHidden/>
              </w:rPr>
              <w:instrText xml:space="preserve"> PAGEREF _Toc435047000 \h </w:instrText>
            </w:r>
            <w:r>
              <w:rPr>
                <w:noProof/>
                <w:webHidden/>
              </w:rPr>
            </w:r>
            <w:r>
              <w:rPr>
                <w:noProof/>
                <w:webHidden/>
              </w:rPr>
              <w:fldChar w:fldCharType="separate"/>
            </w:r>
            <w:r w:rsidR="00FA47E2">
              <w:rPr>
                <w:noProof/>
                <w:webHidden/>
              </w:rPr>
              <w:t>4</w:t>
            </w:r>
            <w:r>
              <w:rPr>
                <w:noProof/>
                <w:webHidden/>
              </w:rPr>
              <w:fldChar w:fldCharType="end"/>
            </w:r>
          </w:hyperlink>
        </w:p>
        <w:p w:rsidR="00FA47E2" w:rsidRDefault="00B27249">
          <w:pPr>
            <w:pStyle w:val="TOC1"/>
            <w:tabs>
              <w:tab w:val="left" w:pos="480"/>
              <w:tab w:val="right" w:leader="dot" w:pos="9350"/>
            </w:tabs>
            <w:rPr>
              <w:rFonts w:asciiTheme="minorHAnsi" w:eastAsiaTheme="minorEastAsia" w:hAnsiTheme="minorHAnsi" w:cstheme="minorBidi"/>
              <w:noProof/>
              <w:sz w:val="22"/>
              <w:szCs w:val="22"/>
            </w:rPr>
          </w:pPr>
          <w:hyperlink w:anchor="_Toc435047001" w:history="1">
            <w:r w:rsidR="00FA47E2" w:rsidRPr="008256C8">
              <w:rPr>
                <w:rStyle w:val="Hyperlink"/>
                <w:noProof/>
              </w:rPr>
              <w:t>3</w:t>
            </w:r>
            <w:r w:rsidR="00FA47E2">
              <w:rPr>
                <w:rFonts w:asciiTheme="minorHAnsi" w:eastAsiaTheme="minorEastAsia" w:hAnsiTheme="minorHAnsi" w:cstheme="minorBidi"/>
                <w:noProof/>
                <w:sz w:val="22"/>
                <w:szCs w:val="22"/>
              </w:rPr>
              <w:tab/>
            </w:r>
            <w:r w:rsidR="00FA47E2" w:rsidRPr="008256C8">
              <w:rPr>
                <w:rStyle w:val="Hyperlink"/>
                <w:noProof/>
              </w:rPr>
              <w:t>Specific Requirements</w:t>
            </w:r>
            <w:r w:rsidR="00FA47E2">
              <w:rPr>
                <w:noProof/>
                <w:webHidden/>
              </w:rPr>
              <w:tab/>
            </w:r>
            <w:r>
              <w:rPr>
                <w:noProof/>
                <w:webHidden/>
              </w:rPr>
              <w:fldChar w:fldCharType="begin"/>
            </w:r>
            <w:r w:rsidR="00FA47E2">
              <w:rPr>
                <w:noProof/>
                <w:webHidden/>
              </w:rPr>
              <w:instrText xml:space="preserve"> PAGEREF _Toc435047001 \h </w:instrText>
            </w:r>
            <w:r>
              <w:rPr>
                <w:noProof/>
                <w:webHidden/>
              </w:rPr>
            </w:r>
            <w:r>
              <w:rPr>
                <w:noProof/>
                <w:webHidden/>
              </w:rPr>
              <w:fldChar w:fldCharType="separate"/>
            </w:r>
            <w:r w:rsidR="00FA47E2">
              <w:rPr>
                <w:noProof/>
                <w:webHidden/>
              </w:rPr>
              <w:t>4</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7004" w:history="1">
            <w:r w:rsidR="00FA47E2" w:rsidRPr="008256C8">
              <w:rPr>
                <w:rStyle w:val="Hyperlink"/>
                <w:noProof/>
              </w:rPr>
              <w:t>3.1.</w:t>
            </w:r>
            <w:r w:rsidR="00FA47E2">
              <w:rPr>
                <w:rFonts w:asciiTheme="minorHAnsi" w:eastAsiaTheme="minorEastAsia" w:hAnsiTheme="minorHAnsi" w:cstheme="minorBidi"/>
                <w:noProof/>
                <w:sz w:val="22"/>
                <w:szCs w:val="22"/>
              </w:rPr>
              <w:tab/>
            </w:r>
            <w:r w:rsidR="00FA47E2" w:rsidRPr="008256C8">
              <w:rPr>
                <w:rStyle w:val="Hyperlink"/>
                <w:noProof/>
              </w:rPr>
              <w:t>Functional Requirements</w:t>
            </w:r>
            <w:r w:rsidR="00FA47E2">
              <w:rPr>
                <w:noProof/>
                <w:webHidden/>
              </w:rPr>
              <w:tab/>
            </w:r>
            <w:r>
              <w:rPr>
                <w:noProof/>
                <w:webHidden/>
              </w:rPr>
              <w:fldChar w:fldCharType="begin"/>
            </w:r>
            <w:r w:rsidR="00FA47E2">
              <w:rPr>
                <w:noProof/>
                <w:webHidden/>
              </w:rPr>
              <w:instrText xml:space="preserve"> PAGEREF _Toc435047004 \h </w:instrText>
            </w:r>
            <w:r>
              <w:rPr>
                <w:noProof/>
                <w:webHidden/>
              </w:rPr>
            </w:r>
            <w:r>
              <w:rPr>
                <w:noProof/>
                <w:webHidden/>
              </w:rPr>
              <w:fldChar w:fldCharType="separate"/>
            </w:r>
            <w:r w:rsidR="00FA47E2">
              <w:rPr>
                <w:noProof/>
                <w:webHidden/>
              </w:rPr>
              <w:t>4</w:t>
            </w:r>
            <w:r>
              <w:rPr>
                <w:noProof/>
                <w:webHidden/>
              </w:rPr>
              <w:fldChar w:fldCharType="end"/>
            </w:r>
          </w:hyperlink>
        </w:p>
        <w:p w:rsidR="00FA47E2" w:rsidRDefault="00B27249">
          <w:pPr>
            <w:pStyle w:val="TOC2"/>
            <w:tabs>
              <w:tab w:val="left" w:pos="880"/>
              <w:tab w:val="right" w:leader="dot" w:pos="9350"/>
            </w:tabs>
            <w:rPr>
              <w:rFonts w:asciiTheme="minorHAnsi" w:eastAsiaTheme="minorEastAsia" w:hAnsiTheme="minorHAnsi" w:cstheme="minorBidi"/>
              <w:noProof/>
              <w:sz w:val="22"/>
              <w:szCs w:val="22"/>
            </w:rPr>
          </w:pPr>
          <w:hyperlink w:anchor="_Toc435047011" w:history="1">
            <w:r w:rsidR="00FA47E2" w:rsidRPr="008256C8">
              <w:rPr>
                <w:rStyle w:val="Hyperlink"/>
                <w:noProof/>
              </w:rPr>
              <w:t>3.2</w:t>
            </w:r>
            <w:r w:rsidR="00FA47E2">
              <w:rPr>
                <w:rFonts w:asciiTheme="minorHAnsi" w:eastAsiaTheme="minorEastAsia" w:hAnsiTheme="minorHAnsi" w:cstheme="minorBidi"/>
                <w:noProof/>
                <w:sz w:val="22"/>
                <w:szCs w:val="22"/>
              </w:rPr>
              <w:tab/>
            </w:r>
            <w:r w:rsidR="00FA47E2" w:rsidRPr="008256C8">
              <w:rPr>
                <w:rStyle w:val="Hyperlink"/>
                <w:noProof/>
              </w:rPr>
              <w:t>Non-Functional Requirements</w:t>
            </w:r>
            <w:r w:rsidR="00FA47E2">
              <w:rPr>
                <w:noProof/>
                <w:webHidden/>
              </w:rPr>
              <w:tab/>
            </w:r>
            <w:r>
              <w:rPr>
                <w:noProof/>
                <w:webHidden/>
              </w:rPr>
              <w:fldChar w:fldCharType="begin"/>
            </w:r>
            <w:r w:rsidR="00FA47E2">
              <w:rPr>
                <w:noProof/>
                <w:webHidden/>
              </w:rPr>
              <w:instrText xml:space="preserve"> PAGEREF _Toc435047011 \h </w:instrText>
            </w:r>
            <w:r>
              <w:rPr>
                <w:noProof/>
                <w:webHidden/>
              </w:rPr>
            </w:r>
            <w:r>
              <w:rPr>
                <w:noProof/>
                <w:webHidden/>
              </w:rPr>
              <w:fldChar w:fldCharType="separate"/>
            </w:r>
            <w:r w:rsidR="00FA47E2">
              <w:rPr>
                <w:noProof/>
                <w:webHidden/>
              </w:rPr>
              <w:t>8</w:t>
            </w:r>
            <w:r>
              <w:rPr>
                <w:noProof/>
                <w:webHidden/>
              </w:rPr>
              <w:fldChar w:fldCharType="end"/>
            </w:r>
          </w:hyperlink>
        </w:p>
        <w:p w:rsidR="00FA47E2" w:rsidRDefault="00B27249">
          <w:pPr>
            <w:pStyle w:val="TOC1"/>
            <w:tabs>
              <w:tab w:val="right" w:leader="dot" w:pos="9350"/>
            </w:tabs>
            <w:rPr>
              <w:rFonts w:asciiTheme="minorHAnsi" w:eastAsiaTheme="minorEastAsia" w:hAnsiTheme="minorHAnsi" w:cstheme="minorBidi"/>
              <w:noProof/>
              <w:sz w:val="22"/>
              <w:szCs w:val="22"/>
            </w:rPr>
          </w:pPr>
          <w:hyperlink w:anchor="_Toc435047019" w:history="1">
            <w:r w:rsidR="00FA47E2" w:rsidRPr="008256C8">
              <w:rPr>
                <w:rStyle w:val="Hyperlink"/>
                <w:noProof/>
              </w:rPr>
              <w:t>Appendix A: Use Case Specifications</w:t>
            </w:r>
            <w:r w:rsidR="00FA47E2">
              <w:rPr>
                <w:noProof/>
                <w:webHidden/>
              </w:rPr>
              <w:tab/>
            </w:r>
            <w:r>
              <w:rPr>
                <w:noProof/>
                <w:webHidden/>
              </w:rPr>
              <w:fldChar w:fldCharType="begin"/>
            </w:r>
            <w:r w:rsidR="00FA47E2">
              <w:rPr>
                <w:noProof/>
                <w:webHidden/>
              </w:rPr>
              <w:instrText xml:space="preserve"> PAGEREF _Toc435047019 \h </w:instrText>
            </w:r>
            <w:r>
              <w:rPr>
                <w:noProof/>
                <w:webHidden/>
              </w:rPr>
            </w:r>
            <w:r>
              <w:rPr>
                <w:noProof/>
                <w:webHidden/>
              </w:rPr>
              <w:fldChar w:fldCharType="separate"/>
            </w:r>
            <w:r w:rsidR="00FA47E2">
              <w:rPr>
                <w:noProof/>
                <w:webHidden/>
              </w:rPr>
              <w:t>10</w:t>
            </w:r>
            <w:r>
              <w:rPr>
                <w:noProof/>
                <w:webHidden/>
              </w:rPr>
              <w:fldChar w:fldCharType="end"/>
            </w:r>
          </w:hyperlink>
        </w:p>
        <w:p w:rsidR="00FA47E2" w:rsidRDefault="00B27249">
          <w:pPr>
            <w:pStyle w:val="TOC1"/>
            <w:tabs>
              <w:tab w:val="right" w:leader="dot" w:pos="9350"/>
            </w:tabs>
            <w:rPr>
              <w:rFonts w:asciiTheme="minorHAnsi" w:eastAsiaTheme="minorEastAsia" w:hAnsiTheme="minorHAnsi" w:cstheme="minorBidi"/>
              <w:noProof/>
              <w:sz w:val="22"/>
              <w:szCs w:val="22"/>
            </w:rPr>
          </w:pPr>
          <w:hyperlink w:anchor="_Toc435047020" w:history="1">
            <w:r w:rsidR="00FA47E2" w:rsidRPr="008256C8">
              <w:rPr>
                <w:rStyle w:val="Hyperlink"/>
                <w:noProof/>
              </w:rPr>
              <w:t>Appendix B: Traceability Matrix</w:t>
            </w:r>
            <w:r w:rsidR="00FA47E2">
              <w:rPr>
                <w:noProof/>
                <w:webHidden/>
              </w:rPr>
              <w:tab/>
            </w:r>
            <w:r>
              <w:rPr>
                <w:noProof/>
                <w:webHidden/>
              </w:rPr>
              <w:fldChar w:fldCharType="begin"/>
            </w:r>
            <w:r w:rsidR="00FA47E2">
              <w:rPr>
                <w:noProof/>
                <w:webHidden/>
              </w:rPr>
              <w:instrText xml:space="preserve"> PAGEREF _Toc435047020 \h </w:instrText>
            </w:r>
            <w:r>
              <w:rPr>
                <w:noProof/>
                <w:webHidden/>
              </w:rPr>
            </w:r>
            <w:r>
              <w:rPr>
                <w:noProof/>
                <w:webHidden/>
              </w:rPr>
              <w:fldChar w:fldCharType="separate"/>
            </w:r>
            <w:r w:rsidR="00FA47E2">
              <w:rPr>
                <w:noProof/>
                <w:webHidden/>
              </w:rPr>
              <w:t>24</w:t>
            </w:r>
            <w:r>
              <w:rPr>
                <w:noProof/>
                <w:webHidden/>
              </w:rPr>
              <w:fldChar w:fldCharType="end"/>
            </w:r>
          </w:hyperlink>
        </w:p>
        <w:p w:rsidR="006D454F" w:rsidRDefault="00B27249">
          <w:r>
            <w:rPr>
              <w:b/>
              <w:bCs/>
              <w:noProof/>
            </w:rPr>
            <w:fldChar w:fldCharType="end"/>
          </w:r>
        </w:p>
      </w:sdtContent>
    </w:sdt>
    <w:p w:rsidR="00456C08" w:rsidRDefault="0095396F">
      <w:pPr>
        <w:sectPr w:rsidR="00456C08" w:rsidSect="00AD439B">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br w:type="page"/>
      </w:r>
    </w:p>
    <w:p w:rsidR="009E38D1" w:rsidRDefault="009E38D1" w:rsidP="006228BD">
      <w:pPr>
        <w:pStyle w:val="Title"/>
        <w:keepNext/>
        <w:keepLines/>
      </w:pPr>
      <w:r>
        <w:t>Requirements Specification</w:t>
      </w:r>
    </w:p>
    <w:p w:rsidR="001B55DA" w:rsidRPr="001B55DA" w:rsidRDefault="00002059" w:rsidP="006228BD">
      <w:pPr>
        <w:pStyle w:val="Heading1"/>
        <w:spacing w:after="200" w:line="360" w:lineRule="auto"/>
      </w:pPr>
      <w:bookmarkStart w:id="31" w:name="_Toc435046988"/>
      <w:r>
        <w:t>Introduction</w:t>
      </w:r>
      <w:bookmarkEnd w:id="31"/>
    </w:p>
    <w:p w:rsidR="00F1310B" w:rsidRPr="00F1310B" w:rsidRDefault="00F1310B" w:rsidP="006228BD">
      <w:pPr>
        <w:pStyle w:val="Heading2"/>
        <w:keepNext/>
        <w:keepLines/>
        <w:spacing w:line="360" w:lineRule="auto"/>
      </w:pPr>
      <w:bookmarkStart w:id="32" w:name="_Toc435046989"/>
      <w:r w:rsidRPr="00F1310B">
        <w:t>Purpose</w:t>
      </w:r>
      <w:bookmarkEnd w:id="32"/>
    </w:p>
    <w:p w:rsidR="00AC73E6" w:rsidRDefault="00CD0C85" w:rsidP="006228BD">
      <w:pPr>
        <w:keepNext/>
        <w:keepLines/>
      </w:pPr>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6228BD">
      <w:pPr>
        <w:pStyle w:val="Heading2"/>
        <w:keepNext/>
        <w:keepLines/>
      </w:pPr>
      <w:bookmarkStart w:id="33" w:name="_Toc435046990"/>
      <w:r>
        <w:t>Scope</w:t>
      </w:r>
      <w:bookmarkEnd w:id="33"/>
    </w:p>
    <w:p w:rsidR="00E918A4" w:rsidRDefault="00E918A4" w:rsidP="00E918A4">
      <w:pPr>
        <w:keepNext/>
        <w:keepLines/>
        <w:rPr>
          <w:ins w:id="34" w:author="Jimmy Duggan" w:date="2015-11-11T22:28:00Z"/>
        </w:rPr>
      </w:pPr>
      <w:ins w:id="35" w:author="Jimmy Duggan" w:date="2015-11-11T22:28:00Z">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ins>
    </w:p>
    <w:p w:rsidR="00E918A4" w:rsidRDefault="00E918A4" w:rsidP="00E918A4">
      <w:pPr>
        <w:keepNext/>
        <w:keepLines/>
        <w:rPr>
          <w:ins w:id="36" w:author="Jimmy Duggan" w:date="2015-11-11T22:28:00Z"/>
        </w:rPr>
      </w:pPr>
      <w:ins w:id="37" w:author="Jimmy Duggan" w:date="2015-11-11T22:28:00Z">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ins>
    </w:p>
    <w:p w:rsidR="00E918A4" w:rsidRDefault="00E918A4" w:rsidP="00E918A4">
      <w:pPr>
        <w:pStyle w:val="ListParagraph"/>
        <w:keepNext/>
        <w:keepLines/>
        <w:numPr>
          <w:ilvl w:val="0"/>
          <w:numId w:val="6"/>
        </w:numPr>
        <w:rPr>
          <w:ins w:id="38" w:author="Jimmy Duggan" w:date="2015-11-11T22:28:00Z"/>
        </w:rPr>
      </w:pPr>
      <w:ins w:id="39" w:author="Jimmy Duggan" w:date="2015-11-11T22:28:00Z">
        <w:r>
          <w:t>Simple Moving Average</w:t>
        </w:r>
      </w:ins>
    </w:p>
    <w:p w:rsidR="00E918A4" w:rsidRDefault="00E918A4" w:rsidP="00E918A4">
      <w:pPr>
        <w:pStyle w:val="ListParagraph"/>
        <w:keepNext/>
        <w:keepLines/>
        <w:numPr>
          <w:ilvl w:val="0"/>
          <w:numId w:val="6"/>
        </w:numPr>
        <w:rPr>
          <w:ins w:id="40" w:author="Jimmy Duggan" w:date="2015-11-11T22:28:00Z"/>
        </w:rPr>
      </w:pPr>
      <w:ins w:id="41" w:author="Jimmy Duggan" w:date="2015-11-11T22:28:00Z">
        <w:r>
          <w:t>Data correlation discovery between the multiple devices.</w:t>
        </w:r>
      </w:ins>
    </w:p>
    <w:p w:rsidR="00E918A4" w:rsidRDefault="00E918A4" w:rsidP="00E918A4">
      <w:pPr>
        <w:pStyle w:val="ListParagraph"/>
        <w:keepNext/>
        <w:keepLines/>
        <w:numPr>
          <w:ilvl w:val="0"/>
          <w:numId w:val="6"/>
        </w:numPr>
        <w:rPr>
          <w:ins w:id="42" w:author="Jimmy Duggan" w:date="2015-11-11T22:28:00Z"/>
        </w:rPr>
      </w:pPr>
      <w:ins w:id="43" w:author="Jimmy Duggan" w:date="2015-11-11T22:28:00Z">
        <w:r>
          <w:t>Simply display data that was uploaded to the customer in a graphical format.</w:t>
        </w:r>
      </w:ins>
    </w:p>
    <w:p w:rsidR="00E918A4" w:rsidRDefault="00E918A4" w:rsidP="00E918A4">
      <w:pPr>
        <w:pStyle w:val="ListParagraph"/>
        <w:keepNext/>
        <w:keepLines/>
        <w:numPr>
          <w:ilvl w:val="0"/>
          <w:numId w:val="6"/>
        </w:numPr>
        <w:rPr>
          <w:ins w:id="44" w:author="Jimmy Duggan" w:date="2015-11-11T22:28:00Z"/>
        </w:rPr>
      </w:pPr>
      <w:ins w:id="45" w:author="Jimmy Duggan" w:date="2015-11-11T22:28:00Z">
        <w:r>
          <w:t xml:space="preserve">Calculate the user’s activity.  </w:t>
        </w:r>
      </w:ins>
    </w:p>
    <w:p w:rsidR="00E918A4" w:rsidRDefault="00E918A4" w:rsidP="00E918A4">
      <w:pPr>
        <w:keepNext/>
        <w:keepLines/>
        <w:rPr>
          <w:ins w:id="46" w:author="Jimmy Duggan" w:date="2015-11-11T22:28:00Z"/>
        </w:rPr>
      </w:pPr>
      <w:ins w:id="47" w:author="Jimmy Duggan" w:date="2015-11-11T22:28:00Z">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ins>
    </w:p>
    <w:p w:rsidR="00CD0C85" w:rsidDel="00E918A4" w:rsidRDefault="008C45F7" w:rsidP="006228BD">
      <w:pPr>
        <w:keepNext/>
        <w:keepLines/>
        <w:rPr>
          <w:del w:id="48" w:author="Jimmy Duggan" w:date="2015-11-11T22:28:00Z"/>
        </w:rPr>
      </w:pPr>
      <w:del w:id="49" w:author="Jimmy Duggan" w:date="2015-11-11T22:28:00Z">
        <w:r w:rsidDel="00E918A4">
          <w:delTex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delText>
        </w:r>
        <w:r w:rsidR="00E61C5E" w:rsidDel="00E918A4">
          <w:delText>T</w:delText>
        </w:r>
        <w:r w:rsidR="009B6332" w:rsidDel="00E918A4">
          <w:delText xml:space="preserve">here are </w:delText>
        </w:r>
        <w:r w:rsidR="00002059" w:rsidDel="00E918A4">
          <w:delText>t</w:delText>
        </w:r>
        <w:r w:rsidR="00E61C5E" w:rsidDel="00E918A4">
          <w:delText>hree</w:delText>
        </w:r>
        <w:r w:rsidR="00002059" w:rsidDel="00E918A4">
          <w:delText xml:space="preserve"> </w:delText>
        </w:r>
        <w:r w:rsidR="009B6332" w:rsidDel="00E918A4">
          <w:delText xml:space="preserve">different medical devices </w:delText>
        </w:r>
        <w:r w:rsidR="00E61C5E" w:rsidDel="00E918A4">
          <w:delText>supported</w:delText>
        </w:r>
        <w:r w:rsidR="0055466E" w:rsidDel="00E918A4">
          <w:delText xml:space="preserve"> for this project </w:delText>
        </w:r>
        <w:r w:rsidR="009B6332" w:rsidDel="00E918A4">
          <w:delText xml:space="preserve">that </w:delText>
        </w:r>
        <w:r w:rsidR="0055466E" w:rsidDel="00E918A4">
          <w:delText xml:space="preserve">record </w:delText>
        </w:r>
        <w:r w:rsidR="009B6332" w:rsidDel="00E918A4">
          <w:delText xml:space="preserve">various types of data.  The data provided by these devices </w:delText>
        </w:r>
        <w:r w:rsidR="001B55DA" w:rsidDel="00E918A4">
          <w:delText>consist</w:delText>
        </w:r>
        <w:r w:rsidR="00CA0E12" w:rsidDel="00E918A4">
          <w:delText>s</w:delText>
        </w:r>
        <w:r w:rsidR="001B55DA" w:rsidDel="00E918A4">
          <w:delText xml:space="preserve"> of</w:delText>
        </w:r>
        <w:r w:rsidR="009B6332" w:rsidDel="00E918A4">
          <w:delText xml:space="preserve"> different</w:delText>
        </w:r>
        <w:r w:rsidR="00080527" w:rsidDel="00E918A4">
          <w:delText xml:space="preserve"> file</w:delText>
        </w:r>
        <w:r w:rsidR="009B6332" w:rsidDel="00E918A4">
          <w:delText xml:space="preserve"> formats, and the data is different from device to device.  </w:delText>
        </w:r>
        <w:r w:rsidR="00113AAF" w:rsidDel="00E918A4">
          <w:delText xml:space="preserve">The software will have to determine the contents of </w:delText>
        </w:r>
        <w:r w:rsidR="00002059" w:rsidDel="00E918A4">
          <w:delText xml:space="preserve">each </w:delText>
        </w:r>
        <w:r w:rsidR="00113AAF" w:rsidDel="00E918A4">
          <w:delText>file and how to process the</w:delText>
        </w:r>
        <w:r w:rsidR="00002059" w:rsidDel="00E918A4">
          <w:delText>m</w:delText>
        </w:r>
        <w:r w:rsidR="00113AAF" w:rsidDel="00E918A4">
          <w:delText xml:space="preserve">.  </w:delText>
        </w:r>
        <w:r w:rsidR="001618E6" w:rsidDel="00E918A4">
          <w:delText>Due to how long data transfers take to download the data from a device, t</w:delText>
        </w:r>
        <w:r w:rsidR="001B55DA" w:rsidDel="00E918A4">
          <w:delText xml:space="preserve">here may be a need </w:delText>
        </w:r>
        <w:r w:rsidR="00E61C5E" w:rsidDel="00E918A4">
          <w:delText xml:space="preserve">in the future </w:delText>
        </w:r>
        <w:r w:rsidR="00080527" w:rsidDel="00E918A4">
          <w:delText>to</w:delText>
        </w:r>
        <w:r w:rsidR="001B55DA" w:rsidDel="00E918A4">
          <w:delText xml:space="preserve"> convert</w:delText>
        </w:r>
        <w:r w:rsidR="00080527" w:rsidDel="00E918A4">
          <w:delText xml:space="preserve"> the data</w:delText>
        </w:r>
        <w:r w:rsidR="001B55DA" w:rsidDel="00E918A4">
          <w:delText xml:space="preserve"> from </w:delText>
        </w:r>
        <w:r w:rsidR="0006295B" w:rsidDel="00E918A4">
          <w:delText xml:space="preserve">a </w:delText>
        </w:r>
        <w:r w:rsidR="001B55DA" w:rsidDel="00E918A4">
          <w:delText>binary</w:delText>
        </w:r>
        <w:r w:rsidR="0006295B" w:rsidDel="00E918A4">
          <w:delText xml:space="preserve"> format</w:delText>
        </w:r>
        <w:r w:rsidR="001618E6" w:rsidDel="00E918A4">
          <w:delText xml:space="preserve"> to another format</w:delText>
        </w:r>
        <w:r w:rsidR="001B55DA" w:rsidDel="00E918A4">
          <w:delText xml:space="preserve"> in order to speed up the process of getting data off the device.  </w:delText>
        </w:r>
        <w:r w:rsidR="009B6332" w:rsidDel="00E918A4">
          <w:delText xml:space="preserve">The software needs to able to take in files provided by the medical devices </w:delText>
        </w:r>
        <w:r w:rsidR="00E61C5E" w:rsidDel="00E918A4">
          <w:delText xml:space="preserve">process the files, </w:delText>
        </w:r>
        <w:r w:rsidR="009B6332" w:rsidDel="00E918A4">
          <w:delText>and store</w:delText>
        </w:r>
        <w:r w:rsidR="00E61C5E" w:rsidDel="00E918A4">
          <w:delText xml:space="preserve"> the data</w:delText>
        </w:r>
        <w:r w:rsidR="009B6332" w:rsidDel="00E918A4">
          <w:delText xml:space="preserve"> </w:delText>
        </w:r>
        <w:r w:rsidR="0055466E" w:rsidDel="00E918A4">
          <w:delText xml:space="preserve">in </w:delText>
        </w:r>
        <w:r w:rsidR="009B6332" w:rsidDel="00E918A4">
          <w:delText xml:space="preserve">a database.  </w:delText>
        </w:r>
        <w:r w:rsidR="00113AAF" w:rsidDel="00E918A4">
          <w:delText>The software should have the ability to process multiple files at a time</w:delText>
        </w:r>
        <w:r w:rsidR="000108BE" w:rsidDel="00E918A4">
          <w:delText xml:space="preserve"> as well as individual files</w:delText>
        </w:r>
        <w:r w:rsidR="00DF2A13" w:rsidDel="00E918A4">
          <w:delText xml:space="preserve"> and allow for an activity to be assigned to them by date and time</w:delText>
        </w:r>
        <w:r w:rsidR="00113AAF" w:rsidDel="00E918A4">
          <w:delText>.</w:delText>
        </w:r>
      </w:del>
    </w:p>
    <w:p w:rsidR="00FA0A59" w:rsidDel="00E918A4" w:rsidRDefault="00E61C5E" w:rsidP="006228BD">
      <w:pPr>
        <w:keepNext/>
        <w:keepLines/>
        <w:rPr>
          <w:del w:id="50" w:author="Jimmy Duggan" w:date="2015-11-11T22:28:00Z"/>
        </w:rPr>
      </w:pPr>
      <w:del w:id="51" w:author="Jimmy Duggan" w:date="2015-11-11T22:28:00Z">
        <w:r w:rsidDel="00E918A4">
          <w:delText>The other major component of the web application is the d</w:delText>
        </w:r>
        <w:r w:rsidR="00AA2219" w:rsidDel="00E918A4">
          <w:delText xml:space="preserve">ata analysis </w:delText>
        </w:r>
        <w:r w:rsidR="000053EF" w:rsidDel="00E918A4">
          <w:delText xml:space="preserve">tools used to </w:delText>
        </w:r>
        <w:r w:rsidR="00AA2219" w:rsidDel="00E918A4">
          <w:delText xml:space="preserve">analyze the data that is captured from the data collection tool mentioned above.  </w:delText>
        </w:r>
        <w:r w:rsidR="004E2607" w:rsidDel="00E918A4">
          <w:delText>The software needs to perform data analysis over different intervals of time such as one week, one month, etc.  Ther</w:delText>
        </w:r>
        <w:r w:rsidR="001618E6" w:rsidDel="00E918A4">
          <w:delText>e</w:delText>
        </w:r>
        <w:r w:rsidR="004E2607" w:rsidDel="00E918A4">
          <w:delText xml:space="preserve"> will need to be some way to manage user access to the various medical data that has been inserted into the database that this software will access.  </w:delText>
        </w:r>
        <w:r w:rsidR="00FA0A59" w:rsidDel="00E918A4">
          <w:delText>Below are some proposed data analysis ideas that can be incorporated into the project</w:delText>
        </w:r>
        <w:r w:rsidR="0006295B" w:rsidDel="00E918A4">
          <w:delText>.</w:delText>
        </w:r>
      </w:del>
    </w:p>
    <w:p w:rsidR="001B55DA" w:rsidDel="00E918A4" w:rsidRDefault="00FA0A59" w:rsidP="006228BD">
      <w:pPr>
        <w:pStyle w:val="ListParagraph"/>
        <w:keepNext/>
        <w:keepLines/>
        <w:numPr>
          <w:ilvl w:val="0"/>
          <w:numId w:val="6"/>
        </w:numPr>
        <w:rPr>
          <w:del w:id="52" w:author="Jimmy Duggan" w:date="2015-11-11T22:28:00Z"/>
        </w:rPr>
      </w:pPr>
      <w:del w:id="53" w:author="Jimmy Duggan" w:date="2015-11-11T22:28:00Z">
        <w:r w:rsidDel="00E918A4">
          <w:delText>Simple Moving Average</w:delText>
        </w:r>
      </w:del>
    </w:p>
    <w:p w:rsidR="00FA0A59" w:rsidDel="00E918A4" w:rsidRDefault="00FA0A59" w:rsidP="006228BD">
      <w:pPr>
        <w:pStyle w:val="ListParagraph"/>
        <w:keepNext/>
        <w:keepLines/>
        <w:numPr>
          <w:ilvl w:val="0"/>
          <w:numId w:val="6"/>
        </w:numPr>
        <w:rPr>
          <w:del w:id="54" w:author="Jimmy Duggan" w:date="2015-11-11T22:28:00Z"/>
        </w:rPr>
      </w:pPr>
      <w:del w:id="55" w:author="Jimmy Duggan" w:date="2015-11-11T22:28:00Z">
        <w:r w:rsidDel="00E918A4">
          <w:delText>Data correlation discovery between the multiple devices.</w:delText>
        </w:r>
      </w:del>
    </w:p>
    <w:p w:rsidR="00FA0A59" w:rsidDel="00E918A4" w:rsidRDefault="00FA0A59" w:rsidP="006228BD">
      <w:pPr>
        <w:pStyle w:val="ListParagraph"/>
        <w:keepNext/>
        <w:keepLines/>
        <w:numPr>
          <w:ilvl w:val="0"/>
          <w:numId w:val="6"/>
        </w:numPr>
        <w:rPr>
          <w:del w:id="56" w:author="Jimmy Duggan" w:date="2015-11-11T22:28:00Z"/>
        </w:rPr>
      </w:pPr>
      <w:del w:id="57" w:author="Jimmy Duggan" w:date="2015-11-11T22:28:00Z">
        <w:r w:rsidDel="00E918A4">
          <w:delText>Possib</w:delText>
        </w:r>
        <w:r w:rsidR="006A2E3C" w:rsidDel="00E918A4">
          <w:delText>ly determine</w:delText>
        </w:r>
        <w:r w:rsidDel="00E918A4">
          <w:delText xml:space="preserve"> when an individua</w:delText>
        </w:r>
        <w:r w:rsidR="006A2E3C" w:rsidDel="00E918A4">
          <w:delText>l moves from walking to running or simply being able to identify the activities that were being performed while the data was being captured.</w:delText>
        </w:r>
        <w:r w:rsidR="000053EF" w:rsidDel="00E918A4">
          <w:delText xml:space="preserve">  </w:delText>
        </w:r>
      </w:del>
    </w:p>
    <w:p w:rsidR="006A2E3C" w:rsidDel="00E918A4" w:rsidRDefault="006A2E3C" w:rsidP="006228BD">
      <w:pPr>
        <w:keepNext/>
        <w:keepLines/>
        <w:rPr>
          <w:del w:id="58" w:author="Jimmy Duggan" w:date="2015-11-11T22:28:00Z"/>
        </w:rPr>
      </w:pPr>
      <w:del w:id="59" w:author="Jimmy Duggan" w:date="2015-11-11T22:28:00Z">
        <w:r w:rsidDel="00E918A4">
          <w:delText>The data analysis possibilities will likely not fully be realized until the project team understand</w:delText>
        </w:r>
        <w:r w:rsidR="001618E6" w:rsidDel="00E918A4">
          <w:delText xml:space="preserve">s </w:delText>
        </w:r>
        <w:r w:rsidDel="00E918A4">
          <w:delText>the different types of data that are available.  Also</w:delText>
        </w:r>
        <w:r w:rsidR="001618E6" w:rsidDel="00E918A4">
          <w:delText>,</w:delText>
        </w:r>
        <w:r w:rsidDel="00E918A4">
          <w:delText xml:space="preserve"> there will need to be collaboration with the customer for addition</w:delText>
        </w:r>
        <w:r w:rsidR="001618E6" w:rsidDel="00E918A4">
          <w:delText>s</w:delText>
        </w:r>
        <w:r w:rsidDel="00E918A4">
          <w:delText xml:space="preserve"> or changes to the data measurements provided by this software.</w:delText>
        </w:r>
        <w:r w:rsidR="00002059" w:rsidDel="00E918A4">
          <w:delText xml:space="preserve">  The web application will have to have different levels of user access which will be defined later in this document.</w:delText>
        </w:r>
      </w:del>
    </w:p>
    <w:p w:rsidR="00CF6BE0" w:rsidRDefault="00002059" w:rsidP="006228BD">
      <w:pPr>
        <w:pStyle w:val="Heading2"/>
        <w:keepNext/>
        <w:keepLines/>
      </w:pPr>
      <w:bookmarkStart w:id="60" w:name="_Toc435046991"/>
      <w:r>
        <w:t>Definitions, Acronyms, and Abbreviations</w:t>
      </w:r>
      <w:bookmarkEnd w:id="60"/>
    </w:p>
    <w:tbl>
      <w:tblPr>
        <w:tblStyle w:val="LightShading-Accent11"/>
        <w:tblW w:w="10048" w:type="dxa"/>
        <w:tblLook w:val="0480"/>
      </w:tblPr>
      <w:tblGrid>
        <w:gridCol w:w="2898"/>
        <w:gridCol w:w="7150"/>
      </w:tblGrid>
      <w:tr w:rsidR="00E36F2C" w:rsidRPr="002469FB" w:rsidTr="00BD5ABF">
        <w:trPr>
          <w:cnfStyle w:val="000000100000"/>
          <w:ins w:id="61" w:author="rewjs" w:date="2015-11-12T10:35:00Z"/>
        </w:trPr>
        <w:tc>
          <w:tcPr>
            <w:cnfStyle w:val="001000000000"/>
            <w:tcW w:w="2898" w:type="dxa"/>
          </w:tcPr>
          <w:p w:rsidR="00E36F2C" w:rsidRDefault="00E36F2C" w:rsidP="00BD5ABF">
            <w:pPr>
              <w:widowControl w:val="0"/>
              <w:rPr>
                <w:ins w:id="62" w:author="rewjs" w:date="2015-11-12T10:35:00Z"/>
                <w:i/>
              </w:rPr>
            </w:pPr>
            <w:ins w:id="63" w:author="rewjs" w:date="2015-11-12T10:35:00Z">
              <w:r>
                <w:rPr>
                  <w:i/>
                </w:rPr>
                <w:t>Account</w:t>
              </w:r>
            </w:ins>
          </w:p>
        </w:tc>
        <w:tc>
          <w:tcPr>
            <w:tcW w:w="7150" w:type="dxa"/>
          </w:tcPr>
          <w:p w:rsidR="00E36F2C" w:rsidRDefault="00E36F2C" w:rsidP="00BD5ABF">
            <w:pPr>
              <w:widowControl w:val="0"/>
              <w:cnfStyle w:val="000000100000"/>
              <w:rPr>
                <w:ins w:id="64" w:author="rewjs" w:date="2015-11-12T10:35:00Z"/>
              </w:rPr>
            </w:pPr>
            <w:ins w:id="65" w:author="rewjs" w:date="2015-11-12T10:35:00Z">
              <w:r>
                <w:t>Roles and permissions assigned to a user</w:t>
              </w:r>
            </w:ins>
            <w:ins w:id="66" w:author="rewjs" w:date="2015-11-12T10:45:00Z">
              <w:r w:rsidR="00BB4B49">
                <w:t xml:space="preserve"> and stored electronically</w:t>
              </w:r>
            </w:ins>
          </w:p>
        </w:tc>
      </w:tr>
      <w:tr w:rsidR="00C00D6D" w:rsidRPr="002469FB" w:rsidTr="00BD5ABF">
        <w:trPr>
          <w:ins w:id="67" w:author="rewjs" w:date="2015-11-12T10:28:00Z"/>
        </w:trPr>
        <w:tc>
          <w:tcPr>
            <w:cnfStyle w:val="001000000000"/>
            <w:tcW w:w="2898" w:type="dxa"/>
          </w:tcPr>
          <w:p w:rsidR="00C00D6D" w:rsidRDefault="00C00D6D" w:rsidP="00BD5ABF">
            <w:pPr>
              <w:widowControl w:val="0"/>
              <w:rPr>
                <w:ins w:id="68" w:author="rewjs" w:date="2015-11-12T10:28:00Z"/>
                <w:i/>
              </w:rPr>
            </w:pPr>
            <w:ins w:id="69" w:author="rewjs" w:date="2015-11-12T10:28:00Z">
              <w:r>
                <w:rPr>
                  <w:i/>
                </w:rPr>
                <w:t>Activity</w:t>
              </w:r>
            </w:ins>
          </w:p>
        </w:tc>
        <w:tc>
          <w:tcPr>
            <w:tcW w:w="7150" w:type="dxa"/>
          </w:tcPr>
          <w:p w:rsidR="00C00D6D" w:rsidRDefault="00C00D6D" w:rsidP="00BD5ABF">
            <w:pPr>
              <w:widowControl w:val="0"/>
              <w:cnfStyle w:val="000000000000"/>
              <w:rPr>
                <w:ins w:id="70" w:author="rewjs" w:date="2015-11-12T10:28:00Z"/>
              </w:rPr>
            </w:pPr>
            <w:ins w:id="71" w:author="rewjs" w:date="2015-11-12T10:28:00Z">
              <w:r>
                <w:t>Action performed by patient (ex. running, walking, sleeping)</w:t>
              </w:r>
            </w:ins>
          </w:p>
        </w:tc>
      </w:tr>
      <w:tr w:rsidR="00E36F2C" w:rsidRPr="002469FB" w:rsidTr="00BD5ABF">
        <w:trPr>
          <w:cnfStyle w:val="000000100000"/>
          <w:ins w:id="72" w:author="rewjs" w:date="2015-11-12T10:38:00Z"/>
        </w:trPr>
        <w:tc>
          <w:tcPr>
            <w:cnfStyle w:val="001000000000"/>
            <w:tcW w:w="2898" w:type="dxa"/>
          </w:tcPr>
          <w:p w:rsidR="00E36F2C" w:rsidRDefault="00E36F2C" w:rsidP="00BD5ABF">
            <w:pPr>
              <w:widowControl w:val="0"/>
              <w:rPr>
                <w:ins w:id="73" w:author="rewjs" w:date="2015-11-12T10:38:00Z"/>
                <w:i/>
              </w:rPr>
            </w:pPr>
            <w:proofErr w:type="spellStart"/>
            <w:ins w:id="74" w:author="rewjs" w:date="2015-11-12T10:38:00Z">
              <w:r>
                <w:rPr>
                  <w:i/>
                </w:rPr>
                <w:t>BasisPeak</w:t>
              </w:r>
              <w:proofErr w:type="spellEnd"/>
            </w:ins>
          </w:p>
        </w:tc>
        <w:tc>
          <w:tcPr>
            <w:tcW w:w="7150" w:type="dxa"/>
          </w:tcPr>
          <w:p w:rsidR="00E36F2C" w:rsidRDefault="00E36F2C" w:rsidP="00BD5ABF">
            <w:pPr>
              <w:widowControl w:val="0"/>
              <w:cnfStyle w:val="000000100000"/>
              <w:rPr>
                <w:ins w:id="75" w:author="rewjs" w:date="2015-11-12T10:38:00Z"/>
              </w:rPr>
            </w:pPr>
            <w:ins w:id="76" w:author="rewjs" w:date="2015-11-12T10:42:00Z">
              <w:r>
                <w:t>Wearable medical device developed by the Basis company</w:t>
              </w:r>
            </w:ins>
          </w:p>
        </w:tc>
      </w:tr>
      <w:tr w:rsidR="008D536A" w:rsidRPr="002469FB" w:rsidTr="00BD5ABF">
        <w:trPr>
          <w:ins w:id="77" w:author="rewjs" w:date="2015-11-12T10:30:00Z"/>
        </w:trPr>
        <w:tc>
          <w:tcPr>
            <w:cnfStyle w:val="001000000000"/>
            <w:tcW w:w="2898" w:type="dxa"/>
          </w:tcPr>
          <w:p w:rsidR="008D536A" w:rsidRDefault="008D536A" w:rsidP="00BD5ABF">
            <w:pPr>
              <w:widowControl w:val="0"/>
              <w:rPr>
                <w:ins w:id="78" w:author="rewjs" w:date="2015-11-12T10:30:00Z"/>
                <w:i/>
              </w:rPr>
            </w:pPr>
            <w:proofErr w:type="spellStart"/>
            <w:ins w:id="79" w:author="rewjs" w:date="2015-11-12T10:30:00Z">
              <w:r>
                <w:rPr>
                  <w:i/>
                </w:rPr>
                <w:t>csv</w:t>
              </w:r>
              <w:proofErr w:type="spellEnd"/>
            </w:ins>
          </w:p>
        </w:tc>
        <w:tc>
          <w:tcPr>
            <w:tcW w:w="7150" w:type="dxa"/>
          </w:tcPr>
          <w:p w:rsidR="008D536A" w:rsidRDefault="008D536A" w:rsidP="00BD5ABF">
            <w:pPr>
              <w:widowControl w:val="0"/>
              <w:cnfStyle w:val="000000000000"/>
              <w:rPr>
                <w:ins w:id="80" w:author="rewjs" w:date="2015-11-12T10:30:00Z"/>
              </w:rPr>
            </w:pPr>
            <w:ins w:id="81" w:author="rewjs" w:date="2015-11-12T10:30:00Z">
              <w:r>
                <w:t>Comma-separated values</w:t>
              </w:r>
            </w:ins>
          </w:p>
        </w:tc>
      </w:tr>
      <w:tr w:rsidR="00BD5ABF" w:rsidRPr="002469FB" w:rsidTr="00BD5ABF">
        <w:trPr>
          <w:cnfStyle w:val="000000100000"/>
          <w:ins w:id="82" w:author="rewjs" w:date="2015-11-12T09:13:00Z"/>
        </w:trPr>
        <w:tc>
          <w:tcPr>
            <w:cnfStyle w:val="001000000000"/>
            <w:tcW w:w="2898" w:type="dxa"/>
          </w:tcPr>
          <w:p w:rsidR="00BD5ABF" w:rsidRPr="00CD56CE" w:rsidRDefault="00BD5ABF" w:rsidP="00BD5ABF">
            <w:pPr>
              <w:widowControl w:val="0"/>
              <w:rPr>
                <w:ins w:id="83" w:author="rewjs" w:date="2015-11-12T09:13:00Z"/>
                <w:i/>
              </w:rPr>
            </w:pPr>
            <w:ins w:id="84" w:author="rewjs" w:date="2015-11-12T09:27:00Z">
              <w:r>
                <w:rPr>
                  <w:i/>
                </w:rPr>
                <w:t>Customer</w:t>
              </w:r>
            </w:ins>
          </w:p>
        </w:tc>
        <w:tc>
          <w:tcPr>
            <w:tcW w:w="7150" w:type="dxa"/>
          </w:tcPr>
          <w:p w:rsidR="00BD5ABF" w:rsidRPr="002469FB" w:rsidRDefault="00BD5ABF" w:rsidP="00BD5ABF">
            <w:pPr>
              <w:widowControl w:val="0"/>
              <w:cnfStyle w:val="000000100000"/>
              <w:rPr>
                <w:ins w:id="85" w:author="rewjs" w:date="2015-11-12T09:13:00Z"/>
              </w:rPr>
            </w:pPr>
            <w:ins w:id="86" w:author="rewjs" w:date="2015-11-12T09:27:00Z">
              <w:r>
                <w:t>A person or group requesting the software to be built</w:t>
              </w:r>
            </w:ins>
          </w:p>
        </w:tc>
      </w:tr>
      <w:tr w:rsidR="008D536A" w:rsidRPr="002469FB" w:rsidTr="00BD5ABF">
        <w:trPr>
          <w:ins w:id="87" w:author="rewjs" w:date="2015-11-12T10:31:00Z"/>
        </w:trPr>
        <w:tc>
          <w:tcPr>
            <w:cnfStyle w:val="001000000000"/>
            <w:tcW w:w="2898" w:type="dxa"/>
          </w:tcPr>
          <w:p w:rsidR="008D536A" w:rsidRDefault="008D536A" w:rsidP="00BD5ABF">
            <w:pPr>
              <w:widowControl w:val="0"/>
              <w:rPr>
                <w:ins w:id="88" w:author="rewjs" w:date="2015-11-12T10:31:00Z"/>
                <w:i/>
              </w:rPr>
            </w:pPr>
            <w:proofErr w:type="spellStart"/>
            <w:ins w:id="89" w:author="rewjs" w:date="2015-11-12T10:31:00Z">
              <w:r>
                <w:rPr>
                  <w:i/>
                </w:rPr>
                <w:t>dat</w:t>
              </w:r>
              <w:proofErr w:type="spellEnd"/>
            </w:ins>
          </w:p>
        </w:tc>
        <w:tc>
          <w:tcPr>
            <w:tcW w:w="7150" w:type="dxa"/>
          </w:tcPr>
          <w:p w:rsidR="008D536A" w:rsidRDefault="008D536A" w:rsidP="009763D4">
            <w:pPr>
              <w:widowControl w:val="0"/>
              <w:cnfStyle w:val="000000000000"/>
              <w:rPr>
                <w:ins w:id="90" w:author="rewjs" w:date="2015-11-12T10:31:00Z"/>
              </w:rPr>
            </w:pPr>
            <w:ins w:id="91" w:author="rewjs" w:date="2015-11-12T10:31:00Z">
              <w:r>
                <w:t>Data file</w:t>
              </w:r>
            </w:ins>
          </w:p>
        </w:tc>
      </w:tr>
      <w:tr w:rsidR="009763D4" w:rsidRPr="002469FB" w:rsidTr="00BD5ABF">
        <w:trPr>
          <w:cnfStyle w:val="000000100000"/>
          <w:ins w:id="92" w:author="rewjs" w:date="2015-11-12T10:29:00Z"/>
        </w:trPr>
        <w:tc>
          <w:tcPr>
            <w:cnfStyle w:val="001000000000"/>
            <w:tcW w:w="2898" w:type="dxa"/>
          </w:tcPr>
          <w:p w:rsidR="009763D4" w:rsidRDefault="009763D4" w:rsidP="00BD5ABF">
            <w:pPr>
              <w:widowControl w:val="0"/>
              <w:rPr>
                <w:ins w:id="93" w:author="rewjs" w:date="2015-11-12T10:29:00Z"/>
                <w:i/>
              </w:rPr>
            </w:pPr>
            <w:ins w:id="94" w:author="rewjs" w:date="2015-11-12T10:29:00Z">
              <w:r>
                <w:rPr>
                  <w:i/>
                </w:rPr>
                <w:t>Data</w:t>
              </w:r>
            </w:ins>
          </w:p>
        </w:tc>
        <w:tc>
          <w:tcPr>
            <w:tcW w:w="7150" w:type="dxa"/>
          </w:tcPr>
          <w:p w:rsidR="009763D4" w:rsidRDefault="009763D4" w:rsidP="009763D4">
            <w:pPr>
              <w:widowControl w:val="0"/>
              <w:cnfStyle w:val="000000100000"/>
              <w:rPr>
                <w:ins w:id="95" w:author="rewjs" w:date="2015-11-12T10:29:00Z"/>
              </w:rPr>
            </w:pPr>
            <w:ins w:id="96" w:author="rewjs" w:date="2015-11-12T10:29:00Z">
              <w:r>
                <w:t>Patient informatio</w:t>
              </w:r>
            </w:ins>
            <w:ins w:id="97" w:author="rewjs" w:date="2015-11-12T10:30:00Z">
              <w:r>
                <w:t>n</w:t>
              </w:r>
            </w:ins>
          </w:p>
        </w:tc>
      </w:tr>
      <w:tr w:rsidR="00C00D6D" w:rsidRPr="002469FB" w:rsidTr="00BD5ABF">
        <w:trPr>
          <w:ins w:id="98" w:author="rewjs" w:date="2015-11-12T10:29:00Z"/>
        </w:trPr>
        <w:tc>
          <w:tcPr>
            <w:cnfStyle w:val="001000000000"/>
            <w:tcW w:w="2898" w:type="dxa"/>
          </w:tcPr>
          <w:p w:rsidR="00C00D6D" w:rsidRDefault="009763D4" w:rsidP="00BD5ABF">
            <w:pPr>
              <w:widowControl w:val="0"/>
              <w:rPr>
                <w:ins w:id="99" w:author="rewjs" w:date="2015-11-12T10:29:00Z"/>
                <w:i/>
              </w:rPr>
            </w:pPr>
            <w:ins w:id="100" w:author="rewjs" w:date="2015-11-12T10:29:00Z">
              <w:r>
                <w:rPr>
                  <w:i/>
                </w:rPr>
                <w:t>Database</w:t>
              </w:r>
            </w:ins>
          </w:p>
        </w:tc>
        <w:tc>
          <w:tcPr>
            <w:tcW w:w="7150" w:type="dxa"/>
          </w:tcPr>
          <w:p w:rsidR="00C00D6D" w:rsidRDefault="009763D4" w:rsidP="00BD5ABF">
            <w:pPr>
              <w:widowControl w:val="0"/>
              <w:cnfStyle w:val="000000000000"/>
              <w:rPr>
                <w:ins w:id="101" w:author="rewjs" w:date="2015-11-12T10:29:00Z"/>
              </w:rPr>
            </w:pPr>
            <w:ins w:id="102" w:author="rewjs" w:date="2015-11-12T10:29:00Z">
              <w:r>
                <w:t>Storage medium for patient data</w:t>
              </w:r>
            </w:ins>
          </w:p>
        </w:tc>
      </w:tr>
      <w:tr w:rsidR="00BD5ABF" w:rsidRPr="002469FB" w:rsidTr="00BD5ABF">
        <w:trPr>
          <w:cnfStyle w:val="000000100000"/>
          <w:ins w:id="103" w:author="rewjs" w:date="2015-11-12T09:29:00Z"/>
        </w:trPr>
        <w:tc>
          <w:tcPr>
            <w:cnfStyle w:val="001000000000"/>
            <w:tcW w:w="2898" w:type="dxa"/>
          </w:tcPr>
          <w:p w:rsidR="00BD5ABF" w:rsidRDefault="00BD5ABF" w:rsidP="00BD5ABF">
            <w:pPr>
              <w:widowControl w:val="0"/>
              <w:rPr>
                <w:ins w:id="104" w:author="rewjs" w:date="2015-11-12T09:29:00Z"/>
                <w:i/>
              </w:rPr>
            </w:pPr>
            <w:ins w:id="105" w:author="rewjs" w:date="2015-11-12T09:29:00Z">
              <w:r>
                <w:rPr>
                  <w:i/>
                </w:rPr>
                <w:t>Database Service</w:t>
              </w:r>
            </w:ins>
          </w:p>
        </w:tc>
        <w:tc>
          <w:tcPr>
            <w:tcW w:w="7150" w:type="dxa"/>
          </w:tcPr>
          <w:p w:rsidR="00BD5ABF" w:rsidRDefault="00BD5ABF" w:rsidP="00BD5ABF">
            <w:pPr>
              <w:widowControl w:val="0"/>
              <w:cnfStyle w:val="000000100000"/>
              <w:rPr>
                <w:ins w:id="106" w:author="rewjs" w:date="2015-11-12T09:29:00Z"/>
              </w:rPr>
            </w:pPr>
            <w:ins w:id="107" w:author="rewjs" w:date="2015-11-12T09:29:00Z">
              <w:r>
                <w:t>Data</w:t>
              </w:r>
              <w:r w:rsidR="00C217AB">
                <w:t xml:space="preserve">base functionality accessible </w:t>
              </w:r>
            </w:ins>
            <w:ins w:id="108" w:author="rewjs" w:date="2015-11-12T10:45:00Z">
              <w:r w:rsidR="00C217AB">
                <w:t>via</w:t>
              </w:r>
            </w:ins>
            <w:ins w:id="109" w:author="rewjs" w:date="2015-11-12T09:29:00Z">
              <w:r>
                <w:t xml:space="preserve"> the internet</w:t>
              </w:r>
            </w:ins>
          </w:p>
        </w:tc>
      </w:tr>
      <w:tr w:rsidR="00A04B3E" w:rsidRPr="002469FB" w:rsidTr="00BD5ABF">
        <w:trPr>
          <w:ins w:id="110" w:author="rewjs" w:date="2015-11-12T10:31:00Z"/>
        </w:trPr>
        <w:tc>
          <w:tcPr>
            <w:cnfStyle w:val="001000000000"/>
            <w:tcW w:w="2898" w:type="dxa"/>
          </w:tcPr>
          <w:p w:rsidR="00A04B3E" w:rsidRDefault="00A04B3E" w:rsidP="00BD5ABF">
            <w:pPr>
              <w:widowControl w:val="0"/>
              <w:rPr>
                <w:ins w:id="111" w:author="rewjs" w:date="2015-11-12T10:31:00Z"/>
                <w:i/>
              </w:rPr>
            </w:pPr>
            <w:ins w:id="112" w:author="rewjs" w:date="2015-11-12T10:31:00Z">
              <w:r>
                <w:rPr>
                  <w:i/>
                </w:rPr>
                <w:t>Experiment</w:t>
              </w:r>
            </w:ins>
          </w:p>
        </w:tc>
        <w:tc>
          <w:tcPr>
            <w:tcW w:w="7150" w:type="dxa"/>
          </w:tcPr>
          <w:p w:rsidR="00A04B3E" w:rsidRDefault="00A04B3E" w:rsidP="00C217AB">
            <w:pPr>
              <w:widowControl w:val="0"/>
              <w:cnfStyle w:val="000000000000"/>
              <w:rPr>
                <w:ins w:id="113" w:author="rewjs" w:date="2015-11-12T10:31:00Z"/>
              </w:rPr>
            </w:pPr>
            <w:ins w:id="114" w:author="rewjs" w:date="2015-11-12T10:31:00Z">
              <w:r>
                <w:t xml:space="preserve">Combining of data to generate a report based on </w:t>
              </w:r>
            </w:ins>
            <w:ins w:id="115" w:author="rewjs" w:date="2015-11-12T10:46:00Z">
              <w:r w:rsidR="00C217AB">
                <w:t xml:space="preserve">input </w:t>
              </w:r>
            </w:ins>
            <w:ins w:id="116" w:author="rewjs" w:date="2015-11-12T10:31:00Z">
              <w:r>
                <w:t>criteria</w:t>
              </w:r>
            </w:ins>
          </w:p>
        </w:tc>
      </w:tr>
      <w:tr w:rsidR="00F973F0" w:rsidRPr="002469FB" w:rsidTr="00BD5ABF">
        <w:trPr>
          <w:cnfStyle w:val="000000100000"/>
          <w:ins w:id="117" w:author="rewjs" w:date="2015-11-12T10:24:00Z"/>
        </w:trPr>
        <w:tc>
          <w:tcPr>
            <w:cnfStyle w:val="001000000000"/>
            <w:tcW w:w="2898" w:type="dxa"/>
          </w:tcPr>
          <w:p w:rsidR="00F973F0" w:rsidRDefault="00F973F0" w:rsidP="00BD5ABF">
            <w:pPr>
              <w:widowControl w:val="0"/>
              <w:rPr>
                <w:ins w:id="118" w:author="rewjs" w:date="2015-11-12T10:24:00Z"/>
                <w:i/>
              </w:rPr>
            </w:pPr>
            <w:ins w:id="119" w:author="rewjs" w:date="2015-11-12T10:24:00Z">
              <w:r>
                <w:rPr>
                  <w:i/>
                </w:rPr>
                <w:t>Experiment Admin</w:t>
              </w:r>
            </w:ins>
          </w:p>
        </w:tc>
        <w:tc>
          <w:tcPr>
            <w:tcW w:w="7150" w:type="dxa"/>
          </w:tcPr>
          <w:p w:rsidR="00F973F0" w:rsidRDefault="00F973F0" w:rsidP="00C217AB">
            <w:pPr>
              <w:widowControl w:val="0"/>
              <w:cnfStyle w:val="000000100000"/>
              <w:rPr>
                <w:ins w:id="120" w:author="rewjs" w:date="2015-11-12T10:24:00Z"/>
              </w:rPr>
            </w:pPr>
            <w:ins w:id="121" w:author="rewjs" w:date="2015-11-12T10:24:00Z">
              <w:r>
                <w:t xml:space="preserve">User of the system, able to run experiments </w:t>
              </w:r>
            </w:ins>
            <w:ins w:id="122" w:author="rewjs" w:date="2015-11-12T10:46:00Z">
              <w:r w:rsidR="00C217AB">
                <w:t>on</w:t>
              </w:r>
            </w:ins>
            <w:ins w:id="123" w:author="rewjs" w:date="2015-11-12T10:24:00Z">
              <w:r>
                <w:t xml:space="preserve"> patient data</w:t>
              </w:r>
            </w:ins>
          </w:p>
        </w:tc>
      </w:tr>
      <w:tr w:rsidR="00BD5ABF" w:rsidRPr="002469FB" w:rsidTr="00BD5ABF">
        <w:trPr>
          <w:ins w:id="124" w:author="rewjs" w:date="2015-11-12T09:32:00Z"/>
        </w:trPr>
        <w:tc>
          <w:tcPr>
            <w:cnfStyle w:val="001000000000"/>
            <w:tcW w:w="2898" w:type="dxa"/>
          </w:tcPr>
          <w:p w:rsidR="00BD5ABF" w:rsidRDefault="00F6354B" w:rsidP="00BD5ABF">
            <w:pPr>
              <w:widowControl w:val="0"/>
              <w:rPr>
                <w:ins w:id="125" w:author="rewjs" w:date="2015-11-12T09:32:00Z"/>
                <w:i/>
              </w:rPr>
            </w:pPr>
            <w:ins w:id="126" w:author="rewjs" w:date="2015-11-12T09:32:00Z">
              <w:r>
                <w:rPr>
                  <w:i/>
                </w:rPr>
                <w:t>HTTP(S)</w:t>
              </w:r>
            </w:ins>
          </w:p>
        </w:tc>
        <w:tc>
          <w:tcPr>
            <w:tcW w:w="7150" w:type="dxa"/>
          </w:tcPr>
          <w:p w:rsidR="00BD5ABF" w:rsidRDefault="00F6354B" w:rsidP="00BD5ABF">
            <w:pPr>
              <w:widowControl w:val="0"/>
              <w:cnfStyle w:val="000000000000"/>
              <w:rPr>
                <w:ins w:id="127" w:author="rewjs" w:date="2015-11-12T09:32:00Z"/>
              </w:rPr>
            </w:pPr>
            <w:ins w:id="128" w:author="rewjs" w:date="2015-11-12T09:32:00Z">
              <w:r>
                <w:t xml:space="preserve">Hypertext Transfer </w:t>
              </w:r>
            </w:ins>
            <w:ins w:id="129" w:author="rewjs" w:date="2015-11-12T10:24:00Z">
              <w:r w:rsidR="00F973F0">
                <w:t>Protocol</w:t>
              </w:r>
            </w:ins>
            <w:ins w:id="130" w:author="rewjs" w:date="2015-11-12T09:32:00Z">
              <w:r>
                <w:t xml:space="preserve"> (Secure)</w:t>
              </w:r>
            </w:ins>
          </w:p>
        </w:tc>
      </w:tr>
      <w:tr w:rsidR="00BD5ABF" w:rsidRPr="002469FB" w:rsidTr="00BD5ABF">
        <w:trPr>
          <w:cnfStyle w:val="000000100000"/>
          <w:ins w:id="131" w:author="rewjs" w:date="2015-11-12T09:27:00Z"/>
        </w:trPr>
        <w:tc>
          <w:tcPr>
            <w:cnfStyle w:val="001000000000"/>
            <w:tcW w:w="2898" w:type="dxa"/>
          </w:tcPr>
          <w:p w:rsidR="00BD5ABF" w:rsidRDefault="00BD5ABF" w:rsidP="00BD5ABF">
            <w:pPr>
              <w:widowControl w:val="0"/>
              <w:rPr>
                <w:ins w:id="132" w:author="rewjs" w:date="2015-11-12T09:27:00Z"/>
                <w:i/>
              </w:rPr>
            </w:pPr>
            <w:ins w:id="133" w:author="rewjs" w:date="2015-11-12T09:27:00Z">
              <w:r>
                <w:rPr>
                  <w:i/>
                </w:rPr>
                <w:t>IEEE</w:t>
              </w:r>
            </w:ins>
          </w:p>
        </w:tc>
        <w:tc>
          <w:tcPr>
            <w:tcW w:w="7150" w:type="dxa"/>
          </w:tcPr>
          <w:p w:rsidR="00BD5ABF" w:rsidRDefault="00BD5ABF" w:rsidP="00BD5ABF">
            <w:pPr>
              <w:widowControl w:val="0"/>
              <w:cnfStyle w:val="000000100000"/>
              <w:rPr>
                <w:ins w:id="134" w:author="rewjs" w:date="2015-11-12T09:27:00Z"/>
              </w:rPr>
            </w:pPr>
            <w:ins w:id="135" w:author="rewjs" w:date="2015-11-12T09:27:00Z">
              <w:r>
                <w:t>Institute of Electrical and Electronics Engineers</w:t>
              </w:r>
            </w:ins>
          </w:p>
        </w:tc>
      </w:tr>
      <w:tr w:rsidR="002A309C" w:rsidRPr="002469FB" w:rsidTr="00BD5ABF">
        <w:trPr>
          <w:ins w:id="136" w:author="rewjs" w:date="2015-11-12T10:25:00Z"/>
        </w:trPr>
        <w:tc>
          <w:tcPr>
            <w:cnfStyle w:val="001000000000"/>
            <w:tcW w:w="2898" w:type="dxa"/>
          </w:tcPr>
          <w:p w:rsidR="002A309C" w:rsidRDefault="002A309C" w:rsidP="00BD5ABF">
            <w:pPr>
              <w:widowControl w:val="0"/>
              <w:rPr>
                <w:ins w:id="137" w:author="rewjs" w:date="2015-11-12T10:25:00Z"/>
                <w:i/>
              </w:rPr>
            </w:pPr>
            <w:ins w:id="138" w:author="rewjs" w:date="2015-11-12T10:25:00Z">
              <w:r>
                <w:rPr>
                  <w:i/>
                </w:rPr>
                <w:t>Interface</w:t>
              </w:r>
            </w:ins>
          </w:p>
        </w:tc>
        <w:tc>
          <w:tcPr>
            <w:tcW w:w="7150" w:type="dxa"/>
          </w:tcPr>
          <w:p w:rsidR="002A309C" w:rsidRDefault="002A309C" w:rsidP="00C217AB">
            <w:pPr>
              <w:widowControl w:val="0"/>
              <w:cnfStyle w:val="000000000000"/>
              <w:rPr>
                <w:ins w:id="139" w:author="rewjs" w:date="2015-11-12T10:25:00Z"/>
              </w:rPr>
            </w:pPr>
            <w:ins w:id="140" w:author="rewjs" w:date="2015-11-12T10:26:00Z">
              <w:r>
                <w:t>Medium in which</w:t>
              </w:r>
            </w:ins>
            <w:ins w:id="141" w:author="rewjs" w:date="2015-11-12T10:25:00Z">
              <w:r>
                <w:t xml:space="preserve"> </w:t>
              </w:r>
            </w:ins>
            <w:ins w:id="142" w:author="rewjs" w:date="2015-11-12T10:46:00Z">
              <w:r w:rsidR="00C217AB">
                <w:t>a</w:t>
              </w:r>
            </w:ins>
            <w:ins w:id="143" w:author="rewjs" w:date="2015-11-12T10:25:00Z">
              <w:r>
                <w:t xml:space="preserve"> user interacts with the system</w:t>
              </w:r>
            </w:ins>
          </w:p>
        </w:tc>
      </w:tr>
      <w:tr w:rsidR="00E36F2C" w:rsidRPr="002469FB" w:rsidTr="00BD5ABF">
        <w:trPr>
          <w:cnfStyle w:val="000000100000"/>
          <w:ins w:id="144" w:author="rewjs" w:date="2015-11-12T10:38:00Z"/>
        </w:trPr>
        <w:tc>
          <w:tcPr>
            <w:cnfStyle w:val="001000000000"/>
            <w:tcW w:w="2898" w:type="dxa"/>
          </w:tcPr>
          <w:p w:rsidR="00E36F2C" w:rsidRDefault="00E36F2C" w:rsidP="00BD5ABF">
            <w:pPr>
              <w:widowControl w:val="0"/>
              <w:rPr>
                <w:ins w:id="145" w:author="rewjs" w:date="2015-11-12T10:38:00Z"/>
                <w:i/>
              </w:rPr>
            </w:pPr>
            <w:ins w:id="146" w:author="rewjs" w:date="2015-11-12T10:38:00Z">
              <w:r>
                <w:rPr>
                  <w:i/>
                </w:rPr>
                <w:t>Microsoft Band</w:t>
              </w:r>
            </w:ins>
          </w:p>
        </w:tc>
        <w:tc>
          <w:tcPr>
            <w:tcW w:w="7150" w:type="dxa"/>
          </w:tcPr>
          <w:p w:rsidR="00E36F2C" w:rsidRDefault="00E36F2C" w:rsidP="00E36F2C">
            <w:pPr>
              <w:widowControl w:val="0"/>
              <w:cnfStyle w:val="000000100000"/>
              <w:rPr>
                <w:ins w:id="147" w:author="rewjs" w:date="2015-11-12T10:38:00Z"/>
              </w:rPr>
            </w:pPr>
            <w:ins w:id="148" w:author="rewjs" w:date="2015-11-12T10:39:00Z">
              <w:r>
                <w:t>Wearable medical device developed by the Microsoft Corporation</w:t>
              </w:r>
            </w:ins>
          </w:p>
        </w:tc>
      </w:tr>
      <w:tr w:rsidR="00F6354B" w:rsidRPr="002469FB" w:rsidTr="00BD5ABF">
        <w:trPr>
          <w:ins w:id="149" w:author="rewjs" w:date="2015-11-12T09:33:00Z"/>
        </w:trPr>
        <w:tc>
          <w:tcPr>
            <w:cnfStyle w:val="001000000000"/>
            <w:tcW w:w="2898" w:type="dxa"/>
          </w:tcPr>
          <w:p w:rsidR="00F6354B" w:rsidRDefault="00F6354B" w:rsidP="00BD5ABF">
            <w:pPr>
              <w:widowControl w:val="0"/>
              <w:rPr>
                <w:ins w:id="150" w:author="rewjs" w:date="2015-11-12T09:33:00Z"/>
                <w:i/>
              </w:rPr>
            </w:pPr>
            <w:ins w:id="151" w:author="rewjs" w:date="2015-11-12T09:33:00Z">
              <w:r>
                <w:rPr>
                  <w:i/>
                </w:rPr>
                <w:t>Patient</w:t>
              </w:r>
            </w:ins>
          </w:p>
        </w:tc>
        <w:tc>
          <w:tcPr>
            <w:tcW w:w="7150" w:type="dxa"/>
          </w:tcPr>
          <w:p w:rsidR="00F6354B" w:rsidRDefault="00F973F0" w:rsidP="00BD5ABF">
            <w:pPr>
              <w:widowControl w:val="0"/>
              <w:cnfStyle w:val="000000000000"/>
              <w:rPr>
                <w:ins w:id="152" w:author="rewjs" w:date="2015-11-12T09:33:00Z"/>
              </w:rPr>
            </w:pPr>
            <w:ins w:id="153" w:author="rewjs" w:date="2015-11-12T10:22:00Z">
              <w:r>
                <w:t>User of the system, under the care of a physician</w:t>
              </w:r>
            </w:ins>
          </w:p>
        </w:tc>
      </w:tr>
      <w:tr w:rsidR="00F973F0" w:rsidRPr="002469FB" w:rsidTr="00BD5ABF">
        <w:trPr>
          <w:cnfStyle w:val="000000100000"/>
          <w:ins w:id="154" w:author="rewjs" w:date="2015-11-12T10:22:00Z"/>
        </w:trPr>
        <w:tc>
          <w:tcPr>
            <w:cnfStyle w:val="001000000000"/>
            <w:tcW w:w="2898" w:type="dxa"/>
          </w:tcPr>
          <w:p w:rsidR="00F973F0" w:rsidRDefault="00F973F0" w:rsidP="00BD5ABF">
            <w:pPr>
              <w:widowControl w:val="0"/>
              <w:rPr>
                <w:ins w:id="155" w:author="rewjs" w:date="2015-11-12T10:22:00Z"/>
                <w:i/>
              </w:rPr>
            </w:pPr>
            <w:ins w:id="156" w:author="rewjs" w:date="2015-11-12T10:22:00Z">
              <w:r>
                <w:rPr>
                  <w:i/>
                </w:rPr>
                <w:t>Physician</w:t>
              </w:r>
            </w:ins>
          </w:p>
        </w:tc>
        <w:tc>
          <w:tcPr>
            <w:tcW w:w="7150" w:type="dxa"/>
          </w:tcPr>
          <w:p w:rsidR="00F973F0" w:rsidRDefault="00F973F0" w:rsidP="00C217AB">
            <w:pPr>
              <w:widowControl w:val="0"/>
              <w:cnfStyle w:val="000000100000"/>
              <w:rPr>
                <w:ins w:id="157" w:author="rewjs" w:date="2015-11-12T10:22:00Z"/>
              </w:rPr>
            </w:pPr>
            <w:ins w:id="158" w:author="rewjs" w:date="2015-11-12T10:22:00Z">
              <w:r>
                <w:t xml:space="preserve">User of the system, </w:t>
              </w:r>
            </w:ins>
            <w:ins w:id="159" w:author="rewjs" w:date="2015-11-12T10:46:00Z">
              <w:r w:rsidR="00C217AB">
                <w:t>treats</w:t>
              </w:r>
            </w:ins>
            <w:ins w:id="160" w:author="rewjs" w:date="2015-11-12T10:22:00Z">
              <w:r>
                <w:t xml:space="preserve"> patients</w:t>
              </w:r>
            </w:ins>
          </w:p>
        </w:tc>
      </w:tr>
      <w:tr w:rsidR="00BD5ABF" w:rsidRPr="002469FB" w:rsidTr="00BD5ABF">
        <w:trPr>
          <w:ins w:id="161" w:author="rewjs" w:date="2015-11-12T09:13:00Z"/>
        </w:trPr>
        <w:tc>
          <w:tcPr>
            <w:cnfStyle w:val="001000000000"/>
            <w:tcW w:w="2898" w:type="dxa"/>
          </w:tcPr>
          <w:p w:rsidR="00BD5ABF" w:rsidRPr="002469FB" w:rsidRDefault="00BD5ABF" w:rsidP="00BD5ABF">
            <w:pPr>
              <w:widowControl w:val="0"/>
              <w:rPr>
                <w:ins w:id="162" w:author="rewjs" w:date="2015-11-12T09:13:00Z"/>
                <w:i/>
              </w:rPr>
            </w:pPr>
            <w:ins w:id="163" w:author="rewjs" w:date="2015-11-12T09:13:00Z">
              <w:r>
                <w:rPr>
                  <w:i/>
                </w:rPr>
                <w:t>PII</w:t>
              </w:r>
            </w:ins>
          </w:p>
        </w:tc>
        <w:tc>
          <w:tcPr>
            <w:tcW w:w="7150" w:type="dxa"/>
          </w:tcPr>
          <w:p w:rsidR="00BD5ABF" w:rsidRPr="002469FB" w:rsidRDefault="00BD5ABF" w:rsidP="00BD5ABF">
            <w:pPr>
              <w:widowControl w:val="0"/>
              <w:cnfStyle w:val="000000000000"/>
              <w:rPr>
                <w:ins w:id="164" w:author="rewjs" w:date="2015-11-12T09:13:00Z"/>
              </w:rPr>
            </w:pPr>
            <w:ins w:id="165" w:author="rewjs" w:date="2015-11-12T09:13:00Z">
              <w:r>
                <w:t>Personally Identifiable Information</w:t>
              </w:r>
            </w:ins>
          </w:p>
        </w:tc>
      </w:tr>
      <w:tr w:rsidR="00E627CA" w:rsidRPr="002469FB" w:rsidTr="00BD5ABF">
        <w:trPr>
          <w:cnfStyle w:val="000000100000"/>
          <w:ins w:id="166" w:author="rewjs" w:date="2015-11-12T10:32:00Z"/>
        </w:trPr>
        <w:tc>
          <w:tcPr>
            <w:cnfStyle w:val="001000000000"/>
            <w:tcW w:w="2898" w:type="dxa"/>
          </w:tcPr>
          <w:p w:rsidR="00E627CA" w:rsidRDefault="00E627CA" w:rsidP="00BD5ABF">
            <w:pPr>
              <w:widowControl w:val="0"/>
              <w:rPr>
                <w:ins w:id="167" w:author="rewjs" w:date="2015-11-12T10:32:00Z"/>
                <w:i/>
              </w:rPr>
            </w:pPr>
            <w:ins w:id="168" w:author="rewjs" w:date="2015-11-12T10:32:00Z">
              <w:r>
                <w:rPr>
                  <w:i/>
                </w:rPr>
                <w:t>Query</w:t>
              </w:r>
            </w:ins>
          </w:p>
        </w:tc>
        <w:tc>
          <w:tcPr>
            <w:tcW w:w="7150" w:type="dxa"/>
          </w:tcPr>
          <w:p w:rsidR="00E627CA" w:rsidRDefault="00E627CA" w:rsidP="00770637">
            <w:pPr>
              <w:widowControl w:val="0"/>
              <w:cnfStyle w:val="000000100000"/>
              <w:rPr>
                <w:ins w:id="169" w:author="rewjs" w:date="2015-11-12T10:32:00Z"/>
              </w:rPr>
            </w:pPr>
            <w:ins w:id="170" w:author="rewjs" w:date="2015-11-12T10:33:00Z">
              <w:r>
                <w:t>Request for information</w:t>
              </w:r>
            </w:ins>
            <w:ins w:id="171" w:author="rewjs" w:date="2015-11-12T10:34:00Z">
              <w:r>
                <w:t xml:space="preserve"> based on parameters</w:t>
              </w:r>
            </w:ins>
          </w:p>
        </w:tc>
      </w:tr>
      <w:tr w:rsidR="00E627CA" w:rsidRPr="002469FB" w:rsidTr="00BD5ABF">
        <w:trPr>
          <w:ins w:id="172" w:author="rewjs" w:date="2015-11-12T10:32:00Z"/>
        </w:trPr>
        <w:tc>
          <w:tcPr>
            <w:cnfStyle w:val="001000000000"/>
            <w:tcW w:w="2898" w:type="dxa"/>
          </w:tcPr>
          <w:p w:rsidR="00E627CA" w:rsidRDefault="00E627CA" w:rsidP="00BD5ABF">
            <w:pPr>
              <w:widowControl w:val="0"/>
              <w:rPr>
                <w:ins w:id="173" w:author="rewjs" w:date="2015-11-12T10:32:00Z"/>
                <w:i/>
              </w:rPr>
            </w:pPr>
            <w:ins w:id="174" w:author="rewjs" w:date="2015-11-12T10:33:00Z">
              <w:r>
                <w:rPr>
                  <w:i/>
                </w:rPr>
                <w:t>Query Builder</w:t>
              </w:r>
            </w:ins>
          </w:p>
        </w:tc>
        <w:tc>
          <w:tcPr>
            <w:tcW w:w="7150" w:type="dxa"/>
          </w:tcPr>
          <w:p w:rsidR="00E627CA" w:rsidRDefault="00E627CA" w:rsidP="00770637">
            <w:pPr>
              <w:widowControl w:val="0"/>
              <w:cnfStyle w:val="000000000000"/>
              <w:rPr>
                <w:ins w:id="175" w:author="rewjs" w:date="2015-11-12T10:32:00Z"/>
              </w:rPr>
            </w:pPr>
            <w:ins w:id="176" w:author="rewjs" w:date="2015-11-12T10:34:00Z">
              <w:r>
                <w:t>Aids in building queries</w:t>
              </w:r>
            </w:ins>
          </w:p>
        </w:tc>
      </w:tr>
      <w:tr w:rsidR="00E36F2C" w:rsidRPr="002469FB" w:rsidTr="00BD5ABF">
        <w:trPr>
          <w:cnfStyle w:val="000000100000"/>
          <w:ins w:id="177" w:author="rewjs" w:date="2015-11-12T10:35:00Z"/>
        </w:trPr>
        <w:tc>
          <w:tcPr>
            <w:cnfStyle w:val="001000000000"/>
            <w:tcW w:w="2898" w:type="dxa"/>
          </w:tcPr>
          <w:p w:rsidR="00E36F2C" w:rsidRDefault="00E36F2C" w:rsidP="00BD5ABF">
            <w:pPr>
              <w:widowControl w:val="0"/>
              <w:rPr>
                <w:ins w:id="178" w:author="rewjs" w:date="2015-11-12T10:35:00Z"/>
                <w:i/>
              </w:rPr>
            </w:pPr>
            <w:ins w:id="179" w:author="rewjs" w:date="2015-11-12T10:35:00Z">
              <w:r>
                <w:rPr>
                  <w:i/>
                </w:rPr>
                <w:t>SQL</w:t>
              </w:r>
            </w:ins>
          </w:p>
        </w:tc>
        <w:tc>
          <w:tcPr>
            <w:tcW w:w="7150" w:type="dxa"/>
          </w:tcPr>
          <w:p w:rsidR="00E36F2C" w:rsidRDefault="00E36F2C" w:rsidP="00770637">
            <w:pPr>
              <w:widowControl w:val="0"/>
              <w:cnfStyle w:val="000000100000"/>
              <w:rPr>
                <w:ins w:id="180" w:author="rewjs" w:date="2015-11-12T10:35:00Z"/>
              </w:rPr>
            </w:pPr>
            <w:ins w:id="181" w:author="rewjs" w:date="2015-11-12T10:35:00Z">
              <w:r>
                <w:t>Structured</w:t>
              </w:r>
            </w:ins>
            <w:ins w:id="182" w:author="rewjs" w:date="2015-11-12T10:36:00Z">
              <w:r>
                <w:t xml:space="preserve"> Query Language</w:t>
              </w:r>
            </w:ins>
          </w:p>
        </w:tc>
      </w:tr>
      <w:tr w:rsidR="00BD5ABF" w:rsidRPr="002469FB" w:rsidTr="00BD5ABF">
        <w:trPr>
          <w:ins w:id="183" w:author="rewjs" w:date="2015-11-12T09:19:00Z"/>
        </w:trPr>
        <w:tc>
          <w:tcPr>
            <w:cnfStyle w:val="001000000000"/>
            <w:tcW w:w="2898" w:type="dxa"/>
          </w:tcPr>
          <w:p w:rsidR="00BD5ABF" w:rsidRDefault="00BD5ABF" w:rsidP="00BD5ABF">
            <w:pPr>
              <w:widowControl w:val="0"/>
              <w:rPr>
                <w:ins w:id="184" w:author="rewjs" w:date="2015-11-12T09:19:00Z"/>
                <w:i/>
              </w:rPr>
            </w:pPr>
            <w:ins w:id="185" w:author="rewjs" w:date="2015-11-12T09:19:00Z">
              <w:r>
                <w:rPr>
                  <w:i/>
                </w:rPr>
                <w:t>Stakeholder</w:t>
              </w:r>
            </w:ins>
          </w:p>
        </w:tc>
        <w:tc>
          <w:tcPr>
            <w:tcW w:w="7150" w:type="dxa"/>
          </w:tcPr>
          <w:p w:rsidR="00BD5ABF" w:rsidRDefault="00BD5ABF" w:rsidP="00770637">
            <w:pPr>
              <w:widowControl w:val="0"/>
              <w:cnfStyle w:val="000000000000"/>
              <w:rPr>
                <w:ins w:id="186" w:author="rewjs" w:date="2015-11-12T09:19:00Z"/>
              </w:rPr>
            </w:pPr>
            <w:ins w:id="187" w:author="rewjs" w:date="2015-11-12T09:19:00Z">
              <w:r>
                <w:t>Anyone who has a stake in the outcome of the project</w:t>
              </w:r>
            </w:ins>
          </w:p>
        </w:tc>
      </w:tr>
      <w:tr w:rsidR="00F973F0" w:rsidRPr="002469FB" w:rsidTr="00BD5ABF">
        <w:trPr>
          <w:cnfStyle w:val="000000100000"/>
          <w:ins w:id="188" w:author="rewjs" w:date="2015-11-12T10:24:00Z"/>
        </w:trPr>
        <w:tc>
          <w:tcPr>
            <w:cnfStyle w:val="001000000000"/>
            <w:tcW w:w="2898" w:type="dxa"/>
          </w:tcPr>
          <w:p w:rsidR="00F973F0" w:rsidRDefault="00F973F0" w:rsidP="00BD5ABF">
            <w:pPr>
              <w:widowControl w:val="0"/>
              <w:rPr>
                <w:ins w:id="189" w:author="rewjs" w:date="2015-11-12T10:24:00Z"/>
                <w:i/>
              </w:rPr>
            </w:pPr>
            <w:ins w:id="190" w:author="rewjs" w:date="2015-11-12T10:24:00Z">
              <w:r>
                <w:rPr>
                  <w:i/>
                </w:rPr>
                <w:t>System Admin</w:t>
              </w:r>
            </w:ins>
          </w:p>
        </w:tc>
        <w:tc>
          <w:tcPr>
            <w:tcW w:w="7150" w:type="dxa"/>
          </w:tcPr>
          <w:p w:rsidR="00F973F0" w:rsidRDefault="00F973F0" w:rsidP="00770637">
            <w:pPr>
              <w:widowControl w:val="0"/>
              <w:cnfStyle w:val="000000100000"/>
              <w:rPr>
                <w:ins w:id="191" w:author="rewjs" w:date="2015-11-12T10:24:00Z"/>
              </w:rPr>
            </w:pPr>
            <w:ins w:id="192" w:author="rewjs" w:date="2015-11-12T10:24:00Z">
              <w:r>
                <w:t xml:space="preserve">User of the system, able to manage </w:t>
              </w:r>
            </w:ins>
            <w:ins w:id="193" w:author="rewjs" w:date="2015-11-12T10:25:00Z">
              <w:r>
                <w:t>other user accounts</w:t>
              </w:r>
            </w:ins>
          </w:p>
        </w:tc>
      </w:tr>
      <w:tr w:rsidR="00BD5ABF" w:rsidRPr="002469FB" w:rsidTr="00BD5ABF">
        <w:trPr>
          <w:ins w:id="194" w:author="rewjs" w:date="2015-11-12T09:27:00Z"/>
        </w:trPr>
        <w:tc>
          <w:tcPr>
            <w:cnfStyle w:val="001000000000"/>
            <w:tcW w:w="2898" w:type="dxa"/>
          </w:tcPr>
          <w:p w:rsidR="00BD5ABF" w:rsidRDefault="00BD5ABF" w:rsidP="00BD5ABF">
            <w:pPr>
              <w:widowControl w:val="0"/>
              <w:rPr>
                <w:ins w:id="195" w:author="rewjs" w:date="2015-11-12T09:27:00Z"/>
                <w:i/>
              </w:rPr>
            </w:pPr>
            <w:ins w:id="196" w:author="rewjs" w:date="2015-11-12T09:28:00Z">
              <w:r>
                <w:rPr>
                  <w:i/>
                </w:rPr>
                <w:t>System Developer</w:t>
              </w:r>
            </w:ins>
          </w:p>
        </w:tc>
        <w:tc>
          <w:tcPr>
            <w:tcW w:w="7150" w:type="dxa"/>
          </w:tcPr>
          <w:p w:rsidR="00BD5ABF" w:rsidRDefault="00BD5ABF" w:rsidP="00770637">
            <w:pPr>
              <w:widowControl w:val="0"/>
              <w:cnfStyle w:val="000000000000"/>
              <w:rPr>
                <w:ins w:id="197" w:author="rewjs" w:date="2015-11-12T09:27:00Z"/>
              </w:rPr>
            </w:pPr>
            <w:ins w:id="198" w:author="rewjs" w:date="2015-11-12T09:28:00Z">
              <w:r>
                <w:t>An individual involved in the design and construction of a system</w:t>
              </w:r>
            </w:ins>
          </w:p>
        </w:tc>
      </w:tr>
      <w:tr w:rsidR="00BD5ABF" w:rsidRPr="002469FB" w:rsidTr="00BD5ABF">
        <w:trPr>
          <w:cnfStyle w:val="000000100000"/>
          <w:ins w:id="199" w:author="rewjs" w:date="2015-11-12T09:28:00Z"/>
        </w:trPr>
        <w:tc>
          <w:tcPr>
            <w:cnfStyle w:val="001000000000"/>
            <w:tcW w:w="2898" w:type="dxa"/>
          </w:tcPr>
          <w:p w:rsidR="00BD5ABF" w:rsidRDefault="00BD5ABF" w:rsidP="00BD5ABF">
            <w:pPr>
              <w:widowControl w:val="0"/>
              <w:rPr>
                <w:ins w:id="200" w:author="rewjs" w:date="2015-11-12T09:28:00Z"/>
                <w:i/>
              </w:rPr>
            </w:pPr>
            <w:ins w:id="201" w:author="rewjs" w:date="2015-11-12T09:28:00Z">
              <w:r>
                <w:rPr>
                  <w:i/>
                </w:rPr>
                <w:t>Tester</w:t>
              </w:r>
            </w:ins>
          </w:p>
        </w:tc>
        <w:tc>
          <w:tcPr>
            <w:tcW w:w="7150" w:type="dxa"/>
          </w:tcPr>
          <w:p w:rsidR="00BD5ABF" w:rsidRDefault="00BD5ABF" w:rsidP="00770637">
            <w:pPr>
              <w:widowControl w:val="0"/>
              <w:cnfStyle w:val="000000100000"/>
              <w:rPr>
                <w:ins w:id="202" w:author="rewjs" w:date="2015-11-12T09:28:00Z"/>
              </w:rPr>
            </w:pPr>
            <w:ins w:id="203" w:author="rewjs" w:date="2015-11-12T09:28:00Z">
              <w:r>
                <w:t>An individual involved in the testing of a system</w:t>
              </w:r>
            </w:ins>
          </w:p>
        </w:tc>
      </w:tr>
      <w:tr w:rsidR="00BD5ABF" w:rsidRPr="002469FB" w:rsidTr="00BD5ABF">
        <w:trPr>
          <w:ins w:id="204" w:author="rewjs" w:date="2015-11-12T09:26:00Z"/>
        </w:trPr>
        <w:tc>
          <w:tcPr>
            <w:tcW w:w="2898" w:type="dxa"/>
          </w:tcPr>
          <w:p w:rsidR="00BD5ABF" w:rsidRDefault="00BD5ABF" w:rsidP="00BD5ABF">
            <w:pPr>
              <w:widowControl w:val="0"/>
              <w:cnfStyle w:val="001000000000"/>
              <w:rPr>
                <w:ins w:id="205" w:author="rewjs" w:date="2015-11-12T09:26:00Z"/>
                <w:i/>
              </w:rPr>
            </w:pPr>
            <w:ins w:id="206" w:author="rewjs" w:date="2015-11-12T09:26:00Z">
              <w:r>
                <w:rPr>
                  <w:i/>
                </w:rPr>
                <w:t>UAH</w:t>
              </w:r>
            </w:ins>
          </w:p>
        </w:tc>
        <w:tc>
          <w:tcPr>
            <w:tcW w:w="7150" w:type="dxa"/>
          </w:tcPr>
          <w:p w:rsidR="00BD5ABF" w:rsidRDefault="00BD5ABF" w:rsidP="00770637">
            <w:pPr>
              <w:widowControl w:val="0"/>
              <w:rPr>
                <w:ins w:id="207" w:author="rewjs" w:date="2015-11-12T09:26:00Z"/>
              </w:rPr>
            </w:pPr>
            <w:ins w:id="208" w:author="rewjs" w:date="2015-11-12T09:26:00Z">
              <w:r>
                <w:t xml:space="preserve">The </w:t>
              </w:r>
            </w:ins>
            <w:ins w:id="209" w:author="rewjs" w:date="2015-11-12T10:47:00Z">
              <w:r w:rsidR="00C217AB">
                <w:t>University</w:t>
              </w:r>
            </w:ins>
            <w:ins w:id="210" w:author="rewjs" w:date="2015-11-12T09:26:00Z">
              <w:r>
                <w:t xml:space="preserve"> of Alabama in Huntsville</w:t>
              </w:r>
            </w:ins>
          </w:p>
        </w:tc>
      </w:tr>
      <w:tr w:rsidR="00BD5ABF" w:rsidRPr="002469FB" w:rsidTr="00BD5ABF">
        <w:trPr>
          <w:cnfStyle w:val="000000100000"/>
          <w:ins w:id="211" w:author="rewjs" w:date="2015-11-12T09:20:00Z"/>
        </w:trPr>
        <w:tc>
          <w:tcPr>
            <w:cnfStyle w:val="001000000000"/>
            <w:tcW w:w="2898" w:type="dxa"/>
          </w:tcPr>
          <w:p w:rsidR="00BD5ABF" w:rsidRDefault="00BD5ABF" w:rsidP="00BD5ABF">
            <w:pPr>
              <w:widowControl w:val="0"/>
              <w:rPr>
                <w:ins w:id="212" w:author="rewjs" w:date="2015-11-12T09:20:00Z"/>
                <w:i/>
              </w:rPr>
            </w:pPr>
            <w:ins w:id="213" w:author="rewjs" w:date="2015-11-12T09:20:00Z">
              <w:r>
                <w:rPr>
                  <w:i/>
                </w:rPr>
                <w:t>User</w:t>
              </w:r>
            </w:ins>
          </w:p>
        </w:tc>
        <w:tc>
          <w:tcPr>
            <w:tcW w:w="7150" w:type="dxa"/>
          </w:tcPr>
          <w:p w:rsidR="00BD5ABF" w:rsidRDefault="00BD5ABF" w:rsidP="00770637">
            <w:pPr>
              <w:widowControl w:val="0"/>
              <w:cnfStyle w:val="000000100000"/>
              <w:rPr>
                <w:ins w:id="214" w:author="rewjs" w:date="2015-11-12T09:20:00Z"/>
              </w:rPr>
            </w:pPr>
            <w:ins w:id="215" w:author="rewjs" w:date="2015-11-12T09:20:00Z">
              <w:r>
                <w:t>Operator of the system</w:t>
              </w:r>
            </w:ins>
          </w:p>
        </w:tc>
      </w:tr>
      <w:tr w:rsidR="005908DF" w:rsidRPr="002469FB" w:rsidTr="00BD5ABF">
        <w:trPr>
          <w:ins w:id="216" w:author="rewjs" w:date="2015-11-12T10:43:00Z"/>
        </w:trPr>
        <w:tc>
          <w:tcPr>
            <w:cnfStyle w:val="001000000000"/>
            <w:tcW w:w="2898" w:type="dxa"/>
          </w:tcPr>
          <w:p w:rsidR="005908DF" w:rsidRDefault="005908DF" w:rsidP="00BD5ABF">
            <w:pPr>
              <w:widowControl w:val="0"/>
              <w:rPr>
                <w:ins w:id="217" w:author="rewjs" w:date="2015-11-12T10:43:00Z"/>
                <w:i/>
              </w:rPr>
            </w:pPr>
            <w:ins w:id="218" w:author="rewjs" w:date="2015-11-12T10:43:00Z">
              <w:r>
                <w:rPr>
                  <w:i/>
                </w:rPr>
                <w:t>Medical Device</w:t>
              </w:r>
            </w:ins>
          </w:p>
        </w:tc>
        <w:tc>
          <w:tcPr>
            <w:tcW w:w="7150" w:type="dxa"/>
          </w:tcPr>
          <w:p w:rsidR="005908DF" w:rsidRDefault="005908DF" w:rsidP="00770637">
            <w:pPr>
              <w:widowControl w:val="0"/>
              <w:cnfStyle w:val="000000000000"/>
              <w:rPr>
                <w:ins w:id="219" w:author="rewjs" w:date="2015-11-12T10:43:00Z"/>
              </w:rPr>
            </w:pPr>
            <w:ins w:id="220" w:author="rewjs" w:date="2015-11-12T10:43:00Z">
              <w:r>
                <w:t>A device worn by a patient to collect medical data</w:t>
              </w:r>
            </w:ins>
          </w:p>
        </w:tc>
      </w:tr>
      <w:tr w:rsidR="00BD5ABF" w:rsidRPr="002469FB" w:rsidTr="00BD5ABF">
        <w:trPr>
          <w:cnfStyle w:val="000000100000"/>
          <w:ins w:id="221" w:author="rewjs" w:date="2015-11-12T09:20:00Z"/>
        </w:trPr>
        <w:tc>
          <w:tcPr>
            <w:cnfStyle w:val="001000000000"/>
            <w:tcW w:w="2898" w:type="dxa"/>
          </w:tcPr>
          <w:p w:rsidR="00BD5ABF" w:rsidRDefault="00BD5ABF" w:rsidP="00BD5ABF">
            <w:pPr>
              <w:widowControl w:val="0"/>
              <w:rPr>
                <w:ins w:id="222" w:author="rewjs" w:date="2015-11-12T09:20:00Z"/>
                <w:i/>
              </w:rPr>
            </w:pPr>
            <w:ins w:id="223" w:author="rewjs" w:date="2015-11-12T09:20:00Z">
              <w:r>
                <w:rPr>
                  <w:i/>
                </w:rPr>
                <w:t>Web Application</w:t>
              </w:r>
            </w:ins>
          </w:p>
        </w:tc>
        <w:tc>
          <w:tcPr>
            <w:tcW w:w="7150" w:type="dxa"/>
          </w:tcPr>
          <w:p w:rsidR="00BD5ABF" w:rsidRDefault="00BD5ABF" w:rsidP="00770637">
            <w:pPr>
              <w:widowControl w:val="0"/>
              <w:cnfStyle w:val="000000100000"/>
              <w:rPr>
                <w:ins w:id="224" w:author="rewjs" w:date="2015-11-12T09:20:00Z"/>
              </w:rPr>
            </w:pPr>
            <w:ins w:id="225" w:author="rewjs" w:date="2015-11-12T09:20:00Z">
              <w:r>
                <w:t xml:space="preserve">An </w:t>
              </w:r>
            </w:ins>
            <w:ins w:id="226" w:author="rewjs" w:date="2015-11-12T09:31:00Z">
              <w:r>
                <w:t>application</w:t>
              </w:r>
            </w:ins>
            <w:ins w:id="227" w:author="rewjs" w:date="2015-11-12T09:20:00Z">
              <w:r>
                <w:t xml:space="preserve"> hosted on a server and accessible via the internet most commonly through a web browser</w:t>
              </w:r>
            </w:ins>
          </w:p>
        </w:tc>
      </w:tr>
      <w:tr w:rsidR="005908DF" w:rsidRPr="002469FB" w:rsidTr="00BD5ABF">
        <w:trPr>
          <w:ins w:id="228" w:author="rewjs" w:date="2015-11-12T09:31:00Z"/>
        </w:trPr>
        <w:tc>
          <w:tcPr>
            <w:cnfStyle w:val="001000000000"/>
            <w:tcW w:w="2898" w:type="dxa"/>
          </w:tcPr>
          <w:p w:rsidR="00BD5ABF" w:rsidRDefault="00BD5ABF" w:rsidP="00BD5ABF">
            <w:pPr>
              <w:widowControl w:val="0"/>
              <w:rPr>
                <w:ins w:id="229" w:author="rewjs" w:date="2015-11-12T09:31:00Z"/>
                <w:i/>
              </w:rPr>
            </w:pPr>
            <w:ins w:id="230" w:author="rewjs" w:date="2015-11-12T09:31:00Z">
              <w:r>
                <w:rPr>
                  <w:i/>
                </w:rPr>
                <w:t>Web Based</w:t>
              </w:r>
            </w:ins>
          </w:p>
        </w:tc>
        <w:tc>
          <w:tcPr>
            <w:tcW w:w="7150" w:type="dxa"/>
          </w:tcPr>
          <w:p w:rsidR="00BD5ABF" w:rsidRDefault="00BD5ABF" w:rsidP="00770637">
            <w:pPr>
              <w:widowControl w:val="0"/>
              <w:cnfStyle w:val="000000000000"/>
              <w:rPr>
                <w:ins w:id="231" w:author="rewjs" w:date="2015-11-12T09:31:00Z"/>
              </w:rPr>
            </w:pPr>
            <w:ins w:id="232" w:author="rewjs" w:date="2015-11-12T09:32:00Z">
              <w:r>
                <w:t>Accessible</w:t>
              </w:r>
            </w:ins>
            <w:ins w:id="233" w:author="rewjs" w:date="2015-11-12T09:31:00Z">
              <w:r>
                <w:t xml:space="preserve"> via the internet utilizing HTTP/HTTPS</w:t>
              </w:r>
            </w:ins>
          </w:p>
        </w:tc>
      </w:tr>
      <w:tr w:rsidR="005908DF" w:rsidRPr="002469FB" w:rsidTr="00BD5ABF">
        <w:trPr>
          <w:cnfStyle w:val="000000100000"/>
          <w:ins w:id="234" w:author="rewjs" w:date="2015-11-12T09:21:00Z"/>
        </w:trPr>
        <w:tc>
          <w:tcPr>
            <w:cnfStyle w:val="001000000000"/>
            <w:tcW w:w="2898" w:type="dxa"/>
          </w:tcPr>
          <w:p w:rsidR="00BD5ABF" w:rsidRDefault="00BD5ABF" w:rsidP="00BD5ABF">
            <w:pPr>
              <w:widowControl w:val="0"/>
              <w:rPr>
                <w:ins w:id="235" w:author="rewjs" w:date="2015-11-12T09:21:00Z"/>
                <w:i/>
              </w:rPr>
            </w:pPr>
            <w:ins w:id="236" w:author="rewjs" w:date="2015-11-12T09:21:00Z">
              <w:r>
                <w:rPr>
                  <w:i/>
                </w:rPr>
                <w:t>Web Browser</w:t>
              </w:r>
            </w:ins>
          </w:p>
        </w:tc>
        <w:tc>
          <w:tcPr>
            <w:tcW w:w="7150" w:type="dxa"/>
          </w:tcPr>
          <w:p w:rsidR="00BD5ABF" w:rsidRDefault="00BD5ABF" w:rsidP="00770637">
            <w:pPr>
              <w:widowControl w:val="0"/>
              <w:cnfStyle w:val="000000100000"/>
              <w:rPr>
                <w:ins w:id="237" w:author="rewjs" w:date="2015-11-12T09:21:00Z"/>
              </w:rPr>
            </w:pPr>
            <w:ins w:id="238" w:author="rewjs" w:date="2015-11-12T09:22:00Z">
              <w:r>
                <w:t>An interface to view web applications over the internet (example: Firefox, Internet Explorer</w:t>
              </w:r>
            </w:ins>
            <w:ins w:id="239" w:author="rewjs" w:date="2015-11-12T10:47:00Z">
              <w:r w:rsidR="00416C31">
                <w:t>)</w:t>
              </w:r>
            </w:ins>
          </w:p>
        </w:tc>
      </w:tr>
      <w:tr w:rsidR="005908DF" w:rsidRPr="002469FB" w:rsidTr="00BD5ABF">
        <w:trPr>
          <w:ins w:id="240" w:author="rewjs" w:date="2015-11-12T09:29:00Z"/>
        </w:trPr>
        <w:tc>
          <w:tcPr>
            <w:cnfStyle w:val="001000000000"/>
            <w:tcW w:w="2898" w:type="dxa"/>
          </w:tcPr>
          <w:p w:rsidR="00BD5ABF" w:rsidRDefault="00BD5ABF" w:rsidP="00BD5ABF">
            <w:pPr>
              <w:widowControl w:val="0"/>
              <w:rPr>
                <w:ins w:id="241" w:author="rewjs" w:date="2015-11-12T09:29:00Z"/>
                <w:i/>
              </w:rPr>
            </w:pPr>
            <w:ins w:id="242" w:author="rewjs" w:date="2015-11-12T09:29:00Z">
              <w:r>
                <w:rPr>
                  <w:i/>
                </w:rPr>
                <w:t>Web Service</w:t>
              </w:r>
            </w:ins>
          </w:p>
        </w:tc>
        <w:tc>
          <w:tcPr>
            <w:tcW w:w="7150" w:type="dxa"/>
          </w:tcPr>
          <w:p w:rsidR="00BD5ABF" w:rsidRDefault="00416C31" w:rsidP="00770637">
            <w:pPr>
              <w:widowControl w:val="0"/>
              <w:cnfStyle w:val="000000000000"/>
              <w:rPr>
                <w:ins w:id="243" w:author="rewjs" w:date="2015-11-12T09:29:00Z"/>
              </w:rPr>
            </w:pPr>
            <w:ins w:id="244" w:author="rewjs" w:date="2015-11-12T10:48:00Z">
              <w:r>
                <w:t>A s</w:t>
              </w:r>
            </w:ins>
            <w:ins w:id="245" w:author="rewjs" w:date="2015-11-12T09:29:00Z">
              <w:r>
                <w:t>oftware service</w:t>
              </w:r>
              <w:r w:rsidR="00BD5ABF">
                <w:t xml:space="preserve"> accessible over the internet</w:t>
              </w:r>
            </w:ins>
          </w:p>
        </w:tc>
      </w:tr>
      <w:tr w:rsidR="00E36F2C" w:rsidRPr="002469FB" w:rsidTr="00BD5ABF">
        <w:trPr>
          <w:cnfStyle w:val="000000100000"/>
          <w:ins w:id="246" w:author="rewjs" w:date="2015-11-12T10:37:00Z"/>
        </w:trPr>
        <w:tc>
          <w:tcPr>
            <w:cnfStyle w:val="001000000000"/>
            <w:tcW w:w="2898" w:type="dxa"/>
          </w:tcPr>
          <w:p w:rsidR="00E36F2C" w:rsidRDefault="00E36F2C" w:rsidP="00BD5ABF">
            <w:pPr>
              <w:widowControl w:val="0"/>
              <w:rPr>
                <w:ins w:id="247" w:author="rewjs" w:date="2015-11-12T10:37:00Z"/>
                <w:i/>
              </w:rPr>
            </w:pPr>
            <w:ins w:id="248" w:author="rewjs" w:date="2015-11-12T10:37:00Z">
              <w:r>
                <w:rPr>
                  <w:i/>
                </w:rPr>
                <w:t>Zephyr</w:t>
              </w:r>
            </w:ins>
          </w:p>
        </w:tc>
        <w:tc>
          <w:tcPr>
            <w:tcW w:w="7150" w:type="dxa"/>
          </w:tcPr>
          <w:p w:rsidR="00E36F2C" w:rsidRDefault="00E36F2C" w:rsidP="00E36F2C">
            <w:pPr>
              <w:widowControl w:val="0"/>
              <w:cnfStyle w:val="000000100000"/>
              <w:rPr>
                <w:ins w:id="249" w:author="rewjs" w:date="2015-11-12T10:37:00Z"/>
              </w:rPr>
            </w:pPr>
            <w:ins w:id="250" w:author="rewjs" w:date="2015-11-12T10:39:00Z">
              <w:r>
                <w:t>Wearable m</w:t>
              </w:r>
            </w:ins>
            <w:ins w:id="251" w:author="rewjs" w:date="2015-11-12T10:37:00Z">
              <w:r>
                <w:t>edical device</w:t>
              </w:r>
            </w:ins>
            <w:ins w:id="252" w:author="rewjs" w:date="2015-11-12T10:39:00Z">
              <w:r>
                <w:t xml:space="preserve"> developed by Zephyr Pharmaceuticals</w:t>
              </w:r>
            </w:ins>
          </w:p>
        </w:tc>
      </w:tr>
    </w:tbl>
    <w:p w:rsidR="00CF6BE0" w:rsidRPr="00CF6BE0" w:rsidRDefault="00CF6BE0" w:rsidP="006228BD">
      <w:pPr>
        <w:keepNext/>
        <w:keepLines/>
      </w:pPr>
    </w:p>
    <w:p w:rsidR="00002059" w:rsidRDefault="00002059" w:rsidP="006228BD">
      <w:pPr>
        <w:pStyle w:val="Heading2"/>
        <w:keepNext/>
        <w:keepLines/>
      </w:pPr>
      <w:bookmarkStart w:id="253" w:name="_Toc435046992"/>
      <w:r>
        <w:t>References</w:t>
      </w:r>
      <w:bookmarkEnd w:id="253"/>
    </w:p>
    <w:p w:rsidR="00CF6BE0" w:rsidRDefault="00CF6BE0" w:rsidP="006228BD">
      <w:pPr>
        <w:pStyle w:val="ListParagraph"/>
        <w:keepNext/>
        <w:keepLines/>
        <w:widowControl w:val="0"/>
        <w:numPr>
          <w:ilvl w:val="0"/>
          <w:numId w:val="7"/>
        </w:numPr>
        <w:spacing w:after="0" w:line="240" w:lineRule="auto"/>
      </w:pPr>
      <w:r>
        <w:t>IEEE Recommended Practice for Software Requirements Specifications (</w:t>
      </w:r>
      <w:r w:rsidRPr="0039591E">
        <w:t>IEEE Std 830-1998</w:t>
      </w:r>
      <w:r>
        <w:t>)</w:t>
      </w:r>
    </w:p>
    <w:p w:rsidR="001C7416" w:rsidRDefault="001C7416" w:rsidP="006228BD">
      <w:pPr>
        <w:pStyle w:val="ListParagraph"/>
        <w:keepNext/>
        <w:keepLines/>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6228BD">
      <w:pPr>
        <w:pStyle w:val="ListParagraph"/>
        <w:keepNext/>
        <w:keepLines/>
        <w:widowControl w:val="0"/>
        <w:spacing w:after="0" w:line="240" w:lineRule="auto"/>
      </w:pPr>
    </w:p>
    <w:p w:rsidR="00CF6BE0" w:rsidRDefault="00CF6BE0" w:rsidP="006228BD">
      <w:pPr>
        <w:pStyle w:val="Heading2"/>
        <w:keepNext/>
        <w:keepLines/>
      </w:pPr>
      <w:bookmarkStart w:id="254" w:name="_Toc435046993"/>
      <w:r>
        <w:t>Overview</w:t>
      </w:r>
      <w:bookmarkEnd w:id="254"/>
    </w:p>
    <w:p w:rsidR="00CF6BE0" w:rsidRDefault="00CF6BE0" w:rsidP="006228BD">
      <w:pPr>
        <w:keepNext/>
        <w:keepLines/>
      </w:pPr>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6228BD">
      <w:pPr>
        <w:pStyle w:val="Heading1"/>
      </w:pPr>
      <w:bookmarkStart w:id="255" w:name="_Toc435046994"/>
      <w:r>
        <w:t>Overall Description</w:t>
      </w:r>
      <w:bookmarkEnd w:id="255"/>
    </w:p>
    <w:p w:rsidR="00CF6BE0" w:rsidRPr="00CF6BE0" w:rsidRDefault="00CF6BE0"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56" w:name="_Toc430564285"/>
      <w:bookmarkStart w:id="257" w:name="_Toc430564338"/>
      <w:bookmarkStart w:id="258" w:name="_Toc430564615"/>
      <w:bookmarkStart w:id="259" w:name="_Toc431145053"/>
      <w:bookmarkStart w:id="260" w:name="_Toc432366808"/>
      <w:bookmarkStart w:id="261" w:name="_Toc434192814"/>
      <w:bookmarkStart w:id="262" w:name="_Toc434194379"/>
      <w:bookmarkStart w:id="263" w:name="_Toc434541818"/>
      <w:bookmarkStart w:id="264" w:name="_Toc435046995"/>
      <w:bookmarkEnd w:id="256"/>
      <w:bookmarkEnd w:id="257"/>
      <w:bookmarkEnd w:id="258"/>
      <w:bookmarkEnd w:id="259"/>
      <w:bookmarkEnd w:id="260"/>
      <w:bookmarkEnd w:id="261"/>
      <w:bookmarkEnd w:id="262"/>
      <w:bookmarkEnd w:id="263"/>
      <w:bookmarkEnd w:id="264"/>
    </w:p>
    <w:p w:rsidR="00CF6BE0" w:rsidRDefault="00CF6BE0" w:rsidP="006228BD">
      <w:pPr>
        <w:pStyle w:val="Heading2"/>
        <w:keepNext/>
        <w:keepLines/>
      </w:pPr>
      <w:bookmarkStart w:id="265" w:name="_Toc435046996"/>
      <w:r>
        <w:t>Product Perspective</w:t>
      </w:r>
      <w:bookmarkEnd w:id="265"/>
    </w:p>
    <w:p w:rsidR="002729C6" w:rsidRPr="00E33B6A" w:rsidRDefault="002729C6" w:rsidP="006228BD">
      <w:pPr>
        <w:keepNext/>
        <w:keepLines/>
      </w:pPr>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rsidR="00CF6BE0" w:rsidRDefault="00CF6BE0" w:rsidP="006228BD">
      <w:pPr>
        <w:pStyle w:val="Heading2"/>
        <w:keepNext/>
        <w:keepLines/>
      </w:pPr>
      <w:bookmarkStart w:id="266" w:name="_Toc435046997"/>
      <w:r>
        <w:t>Product Functions</w:t>
      </w:r>
      <w:bookmarkEnd w:id="266"/>
    </w:p>
    <w:p w:rsidR="00B4623B" w:rsidRDefault="00B4623B" w:rsidP="006228BD">
      <w:pPr>
        <w:pStyle w:val="ListParagraph"/>
        <w:keepNext/>
        <w:keepLines/>
        <w:numPr>
          <w:ilvl w:val="0"/>
          <w:numId w:val="22"/>
        </w:numPr>
      </w:pPr>
      <w:r>
        <w:t>Web based and internet accessible.</w:t>
      </w:r>
    </w:p>
    <w:p w:rsidR="00B4623B" w:rsidRDefault="00B4623B" w:rsidP="006228BD">
      <w:pPr>
        <w:pStyle w:val="ListParagraph"/>
        <w:keepNext/>
        <w:keepLines/>
        <w:numPr>
          <w:ilvl w:val="0"/>
          <w:numId w:val="22"/>
        </w:numPr>
      </w:pPr>
      <w:r>
        <w:t>Medical experiment creation.</w:t>
      </w:r>
    </w:p>
    <w:p w:rsidR="00B4623B" w:rsidRDefault="00B4623B" w:rsidP="006228BD">
      <w:pPr>
        <w:pStyle w:val="ListParagraph"/>
        <w:keepNext/>
        <w:keepLines/>
        <w:numPr>
          <w:ilvl w:val="1"/>
          <w:numId w:val="22"/>
        </w:numPr>
      </w:pPr>
      <w:r>
        <w:t>Store experiments for later viewing.</w:t>
      </w:r>
    </w:p>
    <w:p w:rsidR="00B4623B" w:rsidRDefault="00B4623B" w:rsidP="006228BD">
      <w:pPr>
        <w:pStyle w:val="ListParagraph"/>
        <w:keepNext/>
        <w:keepLines/>
        <w:numPr>
          <w:ilvl w:val="0"/>
          <w:numId w:val="22"/>
        </w:numPr>
      </w:pPr>
      <w:r>
        <w:t>Account Management including role-base user accounts.</w:t>
      </w:r>
    </w:p>
    <w:p w:rsidR="00B4623B" w:rsidRDefault="00B4623B" w:rsidP="006228BD">
      <w:pPr>
        <w:pStyle w:val="ListParagraph"/>
        <w:keepNext/>
        <w:keepLines/>
        <w:numPr>
          <w:ilvl w:val="1"/>
          <w:numId w:val="22"/>
        </w:numPr>
      </w:pPr>
      <w:r>
        <w:t>Patient</w:t>
      </w:r>
    </w:p>
    <w:p w:rsidR="00B4623B" w:rsidRDefault="00B4623B" w:rsidP="006228BD">
      <w:pPr>
        <w:pStyle w:val="ListParagraph"/>
        <w:keepNext/>
        <w:keepLines/>
        <w:numPr>
          <w:ilvl w:val="1"/>
          <w:numId w:val="22"/>
        </w:numPr>
      </w:pPr>
      <w:r>
        <w:t>Physician</w:t>
      </w:r>
    </w:p>
    <w:p w:rsidR="00B4623B" w:rsidRDefault="00B4623B" w:rsidP="006228BD">
      <w:pPr>
        <w:pStyle w:val="ListParagraph"/>
        <w:keepNext/>
        <w:keepLines/>
        <w:numPr>
          <w:ilvl w:val="1"/>
          <w:numId w:val="22"/>
        </w:numPr>
      </w:pPr>
      <w:r>
        <w:t>Experiment Administrator</w:t>
      </w:r>
    </w:p>
    <w:p w:rsidR="00B4623B" w:rsidRDefault="00B4623B" w:rsidP="006228BD">
      <w:pPr>
        <w:pStyle w:val="ListParagraph"/>
        <w:keepNext/>
        <w:keepLines/>
        <w:numPr>
          <w:ilvl w:val="1"/>
          <w:numId w:val="22"/>
        </w:numPr>
      </w:pPr>
      <w:r>
        <w:t>System Administrator</w:t>
      </w:r>
    </w:p>
    <w:p w:rsidR="00B4623B" w:rsidRDefault="00B4623B" w:rsidP="006228BD">
      <w:pPr>
        <w:pStyle w:val="ListParagraph"/>
        <w:keepNext/>
        <w:keepLines/>
        <w:numPr>
          <w:ilvl w:val="0"/>
          <w:numId w:val="22"/>
        </w:numPr>
      </w:pPr>
      <w:r>
        <w:t>Allows for confidential medical data storage.</w:t>
      </w:r>
    </w:p>
    <w:p w:rsidR="00B4623B" w:rsidRDefault="00B4623B" w:rsidP="006228BD">
      <w:pPr>
        <w:pStyle w:val="ListParagraph"/>
        <w:keepNext/>
        <w:keepLines/>
        <w:numPr>
          <w:ilvl w:val="0"/>
          <w:numId w:val="22"/>
        </w:numPr>
      </w:pPr>
      <w:r>
        <w:t>Allows for viewing medical data.</w:t>
      </w:r>
    </w:p>
    <w:p w:rsidR="00B4623B" w:rsidRDefault="00B4623B" w:rsidP="006228BD">
      <w:pPr>
        <w:pStyle w:val="ListParagraph"/>
        <w:keepNext/>
        <w:keepLines/>
        <w:numPr>
          <w:ilvl w:val="0"/>
          <w:numId w:val="22"/>
        </w:numPr>
      </w:pPr>
      <w:r>
        <w:t>Allows for Physician/Patient confidentiality.</w:t>
      </w:r>
    </w:p>
    <w:p w:rsidR="00B4623B" w:rsidRDefault="00B4623B" w:rsidP="006228BD">
      <w:pPr>
        <w:pStyle w:val="ListParagraph"/>
        <w:keepNext/>
        <w:keepLines/>
        <w:numPr>
          <w:ilvl w:val="0"/>
          <w:numId w:val="22"/>
        </w:numPr>
      </w:pPr>
      <w:r>
        <w:t>Provides a means to download experiment results and personal or patient medical data.</w:t>
      </w:r>
    </w:p>
    <w:p w:rsidR="00B4623B" w:rsidRPr="00E33B6A" w:rsidRDefault="00E15AF1" w:rsidP="006228BD">
      <w:pPr>
        <w:pStyle w:val="ListParagraph"/>
        <w:keepNext/>
        <w:keepLines/>
        <w:numPr>
          <w:ilvl w:val="0"/>
          <w:numId w:val="22"/>
        </w:numPr>
      </w:pPr>
      <w:r>
        <w:t>Provides a user friendly interface.</w:t>
      </w:r>
    </w:p>
    <w:p w:rsidR="00CF6BE0" w:rsidRDefault="00CF6BE0" w:rsidP="006228BD">
      <w:pPr>
        <w:pStyle w:val="Heading2"/>
        <w:keepNext/>
        <w:keepLines/>
      </w:pPr>
      <w:bookmarkStart w:id="267" w:name="_Toc435046998"/>
      <w:r>
        <w:t>User Characteristics</w:t>
      </w:r>
      <w:bookmarkEnd w:id="267"/>
    </w:p>
    <w:p w:rsidR="00E15AF1" w:rsidRDefault="00E15AF1" w:rsidP="006228BD">
      <w:pPr>
        <w:pStyle w:val="ListParagraph"/>
        <w:keepNext/>
        <w:keepLines/>
        <w:numPr>
          <w:ilvl w:val="0"/>
          <w:numId w:val="23"/>
        </w:numPr>
      </w:pPr>
      <w:r>
        <w:t>Patient</w:t>
      </w:r>
    </w:p>
    <w:p w:rsidR="007E7C9E" w:rsidRPr="00E15AF1" w:rsidRDefault="00E15AF1" w:rsidP="006228BD">
      <w:pPr>
        <w:pStyle w:val="ListParagraph"/>
        <w:keepNext/>
        <w:keepLines/>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rsidR="007E7C9E" w:rsidRPr="00E15AF1" w:rsidRDefault="00E15AF1" w:rsidP="006228BD">
      <w:pPr>
        <w:pStyle w:val="ListParagraph"/>
        <w:keepNext/>
        <w:keepLines/>
        <w:numPr>
          <w:ilvl w:val="1"/>
          <w:numId w:val="23"/>
        </w:numPr>
      </w:pPr>
      <w:r w:rsidRPr="00E15AF1">
        <w:t>Since there is no PII, password resetting will be performed with either security questions or a temporary password will be mailed to a “call-back email”</w:t>
      </w:r>
    </w:p>
    <w:p w:rsidR="007E7C9E" w:rsidRPr="00E15AF1" w:rsidRDefault="00E15AF1" w:rsidP="006228BD">
      <w:pPr>
        <w:pStyle w:val="ListParagraph"/>
        <w:keepNext/>
        <w:keepLines/>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rsidR="007E7C9E" w:rsidRDefault="00E15AF1" w:rsidP="006228BD">
      <w:pPr>
        <w:pStyle w:val="ListParagraph"/>
        <w:keepNext/>
        <w:keepLines/>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w:t>
      </w:r>
      <w:ins w:id="268" w:author="Jimmy Duggan" w:date="2015-11-11T22:32:00Z">
        <w:r w:rsidR="00E918A4">
          <w:t xml:space="preserve"> (s</w:t>
        </w:r>
      </w:ins>
      <w:ins w:id="269" w:author="Jimmy Duggan" w:date="2015-11-11T22:31:00Z">
        <w:r w:rsidR="00E918A4">
          <w:t xml:space="preserve">ee the </w:t>
        </w:r>
      </w:ins>
      <w:ins w:id="270" w:author="Jimmy Duggan" w:date="2015-11-11T22:32:00Z">
        <w:r w:rsidR="00B27249">
          <w:rPr>
            <w:i/>
          </w:rPr>
          <w:fldChar w:fldCharType="begin"/>
        </w:r>
        <w:r w:rsidR="00E918A4">
          <w:rPr>
            <w:i/>
          </w:rPr>
          <w:instrText xml:space="preserve"> HYPERLINK  \l "_The_system_shall" </w:instrText>
        </w:r>
        <w:r w:rsidR="00B27249">
          <w:rPr>
            <w:i/>
          </w:rPr>
          <w:fldChar w:fldCharType="separate"/>
        </w:r>
        <w:r w:rsidR="00B27249" w:rsidRPr="00B27249">
          <w:rPr>
            <w:rStyle w:val="Hyperlink"/>
            <w:i/>
            <w:rPrChange w:id="271" w:author="Jimmy Duggan" w:date="2015-11-11T22:32:00Z">
              <w:rPr/>
            </w:rPrChange>
          </w:rPr>
          <w:t>Non-Functional Requirements Section</w:t>
        </w:r>
        <w:r w:rsidR="00B27249">
          <w:rPr>
            <w:i/>
          </w:rPr>
          <w:fldChar w:fldCharType="end"/>
        </w:r>
        <w:r w:rsidR="00E918A4">
          <w:t>)</w:t>
        </w:r>
      </w:ins>
      <w:ins w:id="272" w:author="Jimmy Duggan" w:date="2015-11-11T22:31:00Z">
        <w:r w:rsidR="00E918A4">
          <w:t>.</w:t>
        </w:r>
      </w:ins>
      <w:del w:id="273" w:author="Jimmy Duggan" w:date="2015-11-11T22:31:00Z">
        <w:r w:rsidR="00D413F1" w:rsidDel="00E918A4">
          <w:delText xml:space="preserve"> listed later in this document. </w:delText>
        </w:r>
      </w:del>
    </w:p>
    <w:p w:rsidR="00E15AF1" w:rsidRDefault="00E15AF1" w:rsidP="006228BD">
      <w:pPr>
        <w:pStyle w:val="ListParagraph"/>
        <w:keepNext/>
        <w:keepLines/>
        <w:numPr>
          <w:ilvl w:val="0"/>
          <w:numId w:val="23"/>
        </w:numPr>
      </w:pPr>
      <w:r>
        <w:t>Physician</w:t>
      </w:r>
    </w:p>
    <w:p w:rsidR="007E7C9E" w:rsidRPr="00E15AF1" w:rsidRDefault="00E15AF1" w:rsidP="006228BD">
      <w:pPr>
        <w:pStyle w:val="ListParagraph"/>
        <w:keepNext/>
        <w:keepLines/>
        <w:numPr>
          <w:ilvl w:val="1"/>
          <w:numId w:val="23"/>
        </w:numPr>
      </w:pPr>
      <w:r w:rsidRPr="00E15AF1">
        <w:t>Will be able to add patients to the system.</w:t>
      </w:r>
    </w:p>
    <w:p w:rsidR="007E7C9E" w:rsidRPr="00E15AF1" w:rsidRDefault="00E15AF1" w:rsidP="006228BD">
      <w:pPr>
        <w:pStyle w:val="ListParagraph"/>
        <w:keepNext/>
        <w:keepLines/>
        <w:numPr>
          <w:ilvl w:val="1"/>
          <w:numId w:val="23"/>
        </w:numPr>
      </w:pPr>
      <w:r w:rsidRPr="00E15AF1">
        <w:t xml:space="preserve">Patients </w:t>
      </w:r>
      <w:r w:rsidR="0057651E" w:rsidRPr="0057651E">
        <w:t xml:space="preserve">shall </w:t>
      </w:r>
      <w:del w:id="274" w:author="Jimmy Duggan" w:date="2015-11-11T22:32:00Z">
        <w:r w:rsidRPr="00E15AF1" w:rsidDel="00E918A4">
          <w:delText xml:space="preserve">only </w:delText>
        </w:r>
      </w:del>
      <w:r w:rsidRPr="00E15AF1">
        <w:t>be associated with</w:t>
      </w:r>
      <w:ins w:id="275" w:author="Jimmy Duggan" w:date="2015-11-11T22:32:00Z">
        <w:r w:rsidR="00E918A4">
          <w:t xml:space="preserve"> only</w:t>
        </w:r>
      </w:ins>
      <w:r w:rsidRPr="00E15AF1">
        <w:t xml:space="preserve"> one physician.</w:t>
      </w:r>
    </w:p>
    <w:p w:rsidR="007E7C9E" w:rsidRPr="00E15AF1" w:rsidRDefault="00E15AF1" w:rsidP="006228BD">
      <w:pPr>
        <w:pStyle w:val="ListParagraph"/>
        <w:keepNext/>
        <w:keepLines/>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rsidR="007E7C9E" w:rsidRPr="00E15AF1" w:rsidRDefault="00E15AF1" w:rsidP="006228BD">
      <w:pPr>
        <w:pStyle w:val="ListParagraph"/>
        <w:keepNext/>
        <w:keepLines/>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rsidR="00E15AF1" w:rsidRDefault="00E15AF1" w:rsidP="006228BD">
      <w:pPr>
        <w:pStyle w:val="ListParagraph"/>
        <w:keepNext/>
        <w:keepLines/>
        <w:numPr>
          <w:ilvl w:val="0"/>
          <w:numId w:val="23"/>
        </w:numPr>
      </w:pPr>
      <w:r>
        <w:t>Experiment Administrator</w:t>
      </w:r>
    </w:p>
    <w:p w:rsidR="007E7C9E" w:rsidRPr="00E15AF1" w:rsidRDefault="00E15AF1" w:rsidP="006228BD">
      <w:pPr>
        <w:pStyle w:val="ListParagraph"/>
        <w:keepNext/>
        <w:keepLines/>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not be associated with any physician.</w:t>
      </w:r>
      <w:ins w:id="276" w:author="Jimmy Duggan" w:date="2015-11-11T22:34:00Z">
        <w:r w:rsidR="00E918A4">
          <w:t xml:space="preserve"> </w:t>
        </w:r>
      </w:ins>
    </w:p>
    <w:p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rsidR="00E15AF1" w:rsidRDefault="00E15AF1" w:rsidP="006228BD">
      <w:pPr>
        <w:pStyle w:val="ListParagraph"/>
        <w:keepNext/>
        <w:keepLines/>
        <w:numPr>
          <w:ilvl w:val="0"/>
          <w:numId w:val="23"/>
        </w:numPr>
      </w:pPr>
      <w:r>
        <w:t>System Administrator</w:t>
      </w:r>
    </w:p>
    <w:p w:rsidR="007E7C9E" w:rsidRPr="00E15AF1" w:rsidRDefault="00E15AF1" w:rsidP="006228BD">
      <w:pPr>
        <w:pStyle w:val="ListParagraph"/>
        <w:keepNext/>
        <w:keepLines/>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rsidR="007E7C9E" w:rsidRPr="00E15AF1" w:rsidRDefault="00E15AF1" w:rsidP="006228BD">
      <w:pPr>
        <w:pStyle w:val="ListParagraph"/>
        <w:keepNext/>
        <w:keepLines/>
        <w:numPr>
          <w:ilvl w:val="1"/>
          <w:numId w:val="23"/>
        </w:numPr>
      </w:pPr>
      <w:r w:rsidRPr="00E15AF1">
        <w:t xml:space="preserve">System administrators </w:t>
      </w:r>
      <w:r w:rsidR="0057651E">
        <w:t>will</w:t>
      </w:r>
      <w:r w:rsidR="0057651E" w:rsidRPr="00E15AF1">
        <w:t xml:space="preserve"> </w:t>
      </w:r>
      <w:r w:rsidRPr="00E15AF1">
        <w:t>have the ability to reset passwords.</w:t>
      </w:r>
    </w:p>
    <w:p w:rsidR="007E7C9E" w:rsidRPr="00E15AF1" w:rsidRDefault="00E15AF1" w:rsidP="006228BD">
      <w:pPr>
        <w:pStyle w:val="ListParagraph"/>
        <w:keepNext/>
        <w:keepLines/>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rsidR="00E15AF1" w:rsidRPr="00E15AF1" w:rsidRDefault="00E15AF1" w:rsidP="006228BD">
      <w:pPr>
        <w:pStyle w:val="ListParagraph"/>
        <w:keepNext/>
        <w:keepLines/>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rsidR="00E15AF1" w:rsidRPr="00E33B6A" w:rsidRDefault="00E15AF1" w:rsidP="006228BD">
      <w:pPr>
        <w:pStyle w:val="ListParagraph"/>
        <w:keepNext/>
        <w:keepLines/>
      </w:pPr>
    </w:p>
    <w:p w:rsidR="00CF6BE0" w:rsidRDefault="00CF6BE0" w:rsidP="006228BD">
      <w:pPr>
        <w:pStyle w:val="Heading2"/>
        <w:keepNext/>
        <w:keepLines/>
      </w:pPr>
      <w:bookmarkStart w:id="277" w:name="_Toc435046999"/>
      <w:r>
        <w:t>Constraints</w:t>
      </w:r>
      <w:bookmarkEnd w:id="277"/>
    </w:p>
    <w:p w:rsidR="00E15AF1" w:rsidRDefault="00E15AF1" w:rsidP="006228BD">
      <w:pPr>
        <w:keepNext/>
        <w:keepLines/>
      </w:pPr>
      <w:commentRangeStart w:id="278"/>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commentRangeEnd w:id="278"/>
      <w:r w:rsidR="00065B81">
        <w:rPr>
          <w:rStyle w:val="CommentReference"/>
        </w:rPr>
        <w:commentReference w:id="278"/>
      </w:r>
    </w:p>
    <w:tbl>
      <w:tblPr>
        <w:tblStyle w:val="GridTable4-Accent11"/>
        <w:tblW w:w="0" w:type="auto"/>
        <w:tblLook w:val="04A0"/>
      </w:tblPr>
      <w:tblGrid>
        <w:gridCol w:w="4788"/>
        <w:gridCol w:w="4788"/>
      </w:tblGrid>
      <w:tr w:rsidR="00A43712" w:rsidTr="00645AA0">
        <w:trPr>
          <w:cnfStyle w:val="100000000000"/>
        </w:trPr>
        <w:tc>
          <w:tcPr>
            <w:cnfStyle w:val="001000000000"/>
            <w:tcW w:w="4788" w:type="dxa"/>
          </w:tcPr>
          <w:p w:rsidR="00A43712" w:rsidRDefault="00A43712" w:rsidP="006228BD">
            <w:pPr>
              <w:keepNext/>
              <w:keepLines/>
              <w:jc w:val="center"/>
            </w:pPr>
            <w:r>
              <w:t>Internet Browser</w:t>
            </w:r>
          </w:p>
        </w:tc>
        <w:tc>
          <w:tcPr>
            <w:tcW w:w="4788" w:type="dxa"/>
          </w:tcPr>
          <w:p w:rsidR="00A43712" w:rsidRDefault="00A43712" w:rsidP="006228BD">
            <w:pPr>
              <w:keepNext/>
              <w:keepLines/>
              <w:jc w:val="center"/>
              <w:cnfStyle w:val="100000000000"/>
            </w:pPr>
            <w:r>
              <w:t>Minimum Recommended Version</w:t>
            </w:r>
          </w:p>
        </w:tc>
      </w:tr>
      <w:tr w:rsidR="00A43712" w:rsidTr="00645AA0">
        <w:trPr>
          <w:cnfStyle w:val="000000100000"/>
        </w:trPr>
        <w:tc>
          <w:tcPr>
            <w:cnfStyle w:val="001000000000"/>
            <w:tcW w:w="4788" w:type="dxa"/>
          </w:tcPr>
          <w:p w:rsidR="00A43712" w:rsidRPr="00645AA0" w:rsidRDefault="00A43712" w:rsidP="006228BD">
            <w:pPr>
              <w:keepNext/>
              <w:keepLines/>
              <w:jc w:val="center"/>
              <w:rPr>
                <w:b w:val="0"/>
              </w:rPr>
            </w:pPr>
            <w:r w:rsidRPr="00645AA0">
              <w:rPr>
                <w:b w:val="0"/>
              </w:rPr>
              <w:t>Google Chrome</w:t>
            </w:r>
          </w:p>
        </w:tc>
        <w:tc>
          <w:tcPr>
            <w:tcW w:w="4788" w:type="dxa"/>
          </w:tcPr>
          <w:p w:rsidR="00A43712" w:rsidRDefault="00A43712" w:rsidP="006228BD">
            <w:pPr>
              <w:keepNext/>
              <w:keepLines/>
              <w:jc w:val="center"/>
              <w:cnfStyle w:val="000000100000"/>
            </w:pPr>
            <w:r>
              <w:t>v46</w:t>
            </w:r>
          </w:p>
        </w:tc>
      </w:tr>
      <w:tr w:rsidR="00A43712" w:rsidTr="00645AA0">
        <w:tc>
          <w:tcPr>
            <w:cnfStyle w:val="001000000000"/>
            <w:tcW w:w="4788" w:type="dxa"/>
          </w:tcPr>
          <w:p w:rsidR="00A43712" w:rsidRPr="00645AA0" w:rsidRDefault="00A43712" w:rsidP="006228BD">
            <w:pPr>
              <w:keepNext/>
              <w:keepLines/>
              <w:jc w:val="center"/>
              <w:rPr>
                <w:b w:val="0"/>
              </w:rPr>
            </w:pPr>
            <w:r>
              <w:rPr>
                <w:b w:val="0"/>
              </w:rPr>
              <w:t>Mozilla Firefox</w:t>
            </w:r>
          </w:p>
        </w:tc>
        <w:tc>
          <w:tcPr>
            <w:tcW w:w="4788" w:type="dxa"/>
          </w:tcPr>
          <w:p w:rsidR="00A43712" w:rsidRDefault="00A43712" w:rsidP="006228BD">
            <w:pPr>
              <w:keepNext/>
              <w:keepLines/>
              <w:jc w:val="center"/>
              <w:cnfStyle w:val="000000000000"/>
            </w:pPr>
            <w:r>
              <w:t>v41</w:t>
            </w:r>
          </w:p>
        </w:tc>
      </w:tr>
      <w:tr w:rsidR="00A43712" w:rsidTr="00645AA0">
        <w:trPr>
          <w:cnfStyle w:val="000000100000"/>
        </w:trPr>
        <w:tc>
          <w:tcPr>
            <w:cnfStyle w:val="001000000000"/>
            <w:tcW w:w="4788" w:type="dxa"/>
          </w:tcPr>
          <w:p w:rsidR="00A43712" w:rsidRPr="00645AA0" w:rsidRDefault="00A43712" w:rsidP="006228BD">
            <w:pPr>
              <w:keepNext/>
              <w:keepLines/>
              <w:jc w:val="center"/>
              <w:rPr>
                <w:b w:val="0"/>
              </w:rPr>
            </w:pPr>
            <w:r>
              <w:rPr>
                <w:b w:val="0"/>
              </w:rPr>
              <w:t>Internet Explorer</w:t>
            </w:r>
          </w:p>
        </w:tc>
        <w:tc>
          <w:tcPr>
            <w:tcW w:w="4788" w:type="dxa"/>
          </w:tcPr>
          <w:p w:rsidR="00A43712" w:rsidRDefault="00A43712" w:rsidP="006228BD">
            <w:pPr>
              <w:keepNext/>
              <w:keepLines/>
              <w:jc w:val="center"/>
              <w:cnfStyle w:val="000000100000"/>
            </w:pPr>
            <w:r>
              <w:t>v11</w:t>
            </w:r>
          </w:p>
        </w:tc>
      </w:tr>
      <w:tr w:rsidR="00A43712" w:rsidTr="00645AA0">
        <w:tc>
          <w:tcPr>
            <w:cnfStyle w:val="001000000000"/>
            <w:tcW w:w="4788" w:type="dxa"/>
          </w:tcPr>
          <w:p w:rsidR="00A43712" w:rsidRPr="00645AA0" w:rsidRDefault="00A43712" w:rsidP="006228BD">
            <w:pPr>
              <w:keepNext/>
              <w:keepLines/>
              <w:jc w:val="center"/>
              <w:rPr>
                <w:b w:val="0"/>
              </w:rPr>
            </w:pPr>
            <w:r>
              <w:rPr>
                <w:b w:val="0"/>
              </w:rPr>
              <w:t>Apple Safari</w:t>
            </w:r>
          </w:p>
        </w:tc>
        <w:tc>
          <w:tcPr>
            <w:tcW w:w="4788" w:type="dxa"/>
          </w:tcPr>
          <w:p w:rsidR="00A43712" w:rsidRDefault="00B31A82" w:rsidP="006228BD">
            <w:pPr>
              <w:keepNext/>
              <w:keepLines/>
              <w:jc w:val="center"/>
              <w:cnfStyle w:val="000000000000"/>
            </w:pPr>
            <w:r>
              <w:t>v9.0.1</w:t>
            </w:r>
          </w:p>
        </w:tc>
      </w:tr>
    </w:tbl>
    <w:p w:rsidR="00A43712" w:rsidRPr="00E33B6A" w:rsidRDefault="00A43712" w:rsidP="006228BD">
      <w:pPr>
        <w:keepNext/>
        <w:keepLines/>
      </w:pPr>
    </w:p>
    <w:p w:rsidR="00CF6BE0" w:rsidRDefault="00CF6BE0" w:rsidP="006228BD">
      <w:pPr>
        <w:pStyle w:val="Heading2"/>
        <w:keepNext/>
        <w:keepLines/>
      </w:pPr>
      <w:bookmarkStart w:id="279" w:name="_Toc435047000"/>
      <w:r>
        <w:t>Assumptions and Dependencies</w:t>
      </w:r>
      <w:bookmarkEnd w:id="279"/>
    </w:p>
    <w:p w:rsidR="00C217AB" w:rsidRDefault="00E15AF1">
      <w:pPr>
        <w:keepNext/>
        <w:keepLines/>
        <w:tabs>
          <w:tab w:val="center" w:pos="4680"/>
        </w:tabs>
        <w:pPrChange w:id="280" w:author="Jimmy Duggan" w:date="2015-11-08T19:56:00Z">
          <w:pPr>
            <w:keepNext/>
            <w:keepLines/>
          </w:pPr>
        </w:pPrChange>
      </w:pPr>
      <w:r>
        <w:t>TBD</w:t>
      </w:r>
      <w:ins w:id="281" w:author="Jimmy Duggan" w:date="2015-11-08T19:56:00Z">
        <w:r w:rsidR="006228BD">
          <w:tab/>
        </w:r>
      </w:ins>
    </w:p>
    <w:p w:rsidR="00CF6BE0" w:rsidRDefault="00CF6BE0" w:rsidP="006228BD">
      <w:pPr>
        <w:pStyle w:val="Heading1"/>
      </w:pPr>
      <w:bookmarkStart w:id="282" w:name="_Toc435047001"/>
      <w:commentRangeStart w:id="283"/>
      <w:r>
        <w:t>Specific Requirements</w:t>
      </w:r>
      <w:commentRangeEnd w:id="283"/>
      <w:r w:rsidR="0061349F">
        <w:rPr>
          <w:rStyle w:val="CommentReference"/>
          <w:rFonts w:ascii="Times New Roman" w:eastAsiaTheme="minorHAnsi" w:hAnsi="Times New Roman" w:cs="Times New Roman"/>
          <w:b w:val="0"/>
          <w:bCs w:val="0"/>
          <w:color w:val="auto"/>
        </w:rPr>
        <w:commentReference w:id="283"/>
      </w:r>
      <w:bookmarkEnd w:id="282"/>
    </w:p>
    <w:p w:rsidR="00112187" w:rsidRPr="00112187" w:rsidRDefault="00112187"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84" w:name="_Toc430564292"/>
      <w:bookmarkStart w:id="285" w:name="_Toc430564345"/>
      <w:bookmarkStart w:id="286" w:name="_Toc430564622"/>
      <w:bookmarkStart w:id="287" w:name="_Toc431145060"/>
      <w:bookmarkStart w:id="288" w:name="_Toc432366815"/>
      <w:bookmarkStart w:id="289" w:name="_Toc434192821"/>
      <w:bookmarkStart w:id="290" w:name="_Toc434194386"/>
      <w:bookmarkStart w:id="291" w:name="_Toc434541825"/>
      <w:bookmarkStart w:id="292" w:name="_Toc435047002"/>
      <w:bookmarkEnd w:id="284"/>
      <w:bookmarkEnd w:id="285"/>
      <w:bookmarkEnd w:id="286"/>
      <w:bookmarkEnd w:id="287"/>
      <w:bookmarkEnd w:id="288"/>
      <w:bookmarkEnd w:id="289"/>
      <w:bookmarkEnd w:id="290"/>
      <w:bookmarkEnd w:id="291"/>
      <w:bookmarkEnd w:id="292"/>
    </w:p>
    <w:p w:rsidR="00112187" w:rsidRPr="00112187" w:rsidRDefault="00112187"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93" w:name="_Toc434192822"/>
      <w:bookmarkStart w:id="294" w:name="_Toc434194387"/>
      <w:bookmarkStart w:id="295" w:name="_Toc434541826"/>
      <w:bookmarkStart w:id="296" w:name="_Toc435047003"/>
      <w:bookmarkEnd w:id="293"/>
      <w:bookmarkEnd w:id="294"/>
      <w:bookmarkEnd w:id="295"/>
      <w:bookmarkEnd w:id="296"/>
    </w:p>
    <w:p w:rsidR="00317594" w:rsidRDefault="000162DE" w:rsidP="006228BD">
      <w:pPr>
        <w:pStyle w:val="Heading2"/>
        <w:keepNext/>
        <w:keepLines/>
        <w:numPr>
          <w:ilvl w:val="1"/>
          <w:numId w:val="4"/>
        </w:numPr>
      </w:pPr>
      <w:bookmarkStart w:id="297" w:name="_Toc435047004"/>
      <w:r>
        <w:t>Functional Requirements</w:t>
      </w:r>
      <w:bookmarkEnd w:id="297"/>
    </w:p>
    <w:p w:rsidR="00B803FA" w:rsidRPr="00112187" w:rsidRDefault="00DE6F9D" w:rsidP="006228BD">
      <w:pPr>
        <w:pStyle w:val="Heading3"/>
        <w:keepNext/>
        <w:keepLines/>
        <w:spacing w:before="0" w:after="0"/>
      </w:pPr>
      <w:r w:rsidRPr="008C0009">
        <w:t>The</w:t>
      </w:r>
      <w:r w:rsidRPr="00112187">
        <w:t xml:space="preserve"> system shall provide user authentication</w:t>
      </w:r>
      <w:r w:rsidR="00B803FA" w:rsidRPr="00112187">
        <w:t>.</w:t>
      </w:r>
    </w:p>
    <w:p w:rsidR="00B803FA" w:rsidRPr="006E0B9D" w:rsidRDefault="00B803FA" w:rsidP="006228BD">
      <w:pPr>
        <w:pStyle w:val="Heading4"/>
        <w:spacing w:before="0" w:line="360" w:lineRule="auto"/>
      </w:pPr>
      <w:r w:rsidRPr="006E0B9D">
        <w:t>The users shall belong to one of the following roles.</w:t>
      </w:r>
    </w:p>
    <w:p w:rsidR="006E0B9D" w:rsidRPr="006E0B9D" w:rsidRDefault="00B803FA" w:rsidP="006228BD">
      <w:pPr>
        <w:pStyle w:val="Heading5"/>
      </w:pPr>
      <w:r w:rsidRPr="00C37F56">
        <w:t>Patient</w:t>
      </w:r>
    </w:p>
    <w:p w:rsidR="00031DD8" w:rsidRDefault="00031DD8" w:rsidP="006228BD">
      <w:pPr>
        <w:pStyle w:val="Heading6"/>
      </w:pPr>
      <w:r>
        <w:t xml:space="preserve">At a minimum, the system shall store the following information about a patient accounts: unique patient id, username, password, age, weight, height, </w:t>
      </w:r>
      <w:proofErr w:type="gramStart"/>
      <w:r>
        <w:t>race</w:t>
      </w:r>
      <w:proofErr w:type="gramEnd"/>
      <w:r>
        <w:t xml:space="preserve">, gender, and account status (enabled/disabled). </w:t>
      </w:r>
    </w:p>
    <w:p w:rsidR="006E0B9D" w:rsidRDefault="006E0B9D" w:rsidP="006228BD">
      <w:pPr>
        <w:pStyle w:val="Heading6"/>
      </w:pPr>
      <w:r>
        <w:t>The system shall prevent any personal identifiable information from being available for a Patient</w:t>
      </w:r>
    </w:p>
    <w:p w:rsidR="00B803FA" w:rsidRPr="00C37F56" w:rsidRDefault="006E0B9D" w:rsidP="006228BD">
      <w:pPr>
        <w:pStyle w:val="Heading6"/>
      </w:pPr>
      <w:r>
        <w:t>The system shall only allow a Patient to view their data.</w:t>
      </w:r>
    </w:p>
    <w:p w:rsidR="006E0B9D" w:rsidRDefault="00B803FA" w:rsidP="006228BD">
      <w:pPr>
        <w:pStyle w:val="Heading5"/>
      </w:pPr>
      <w:commentRangeStart w:id="298"/>
      <w:r w:rsidRPr="00C37F56">
        <w:t>Physician</w:t>
      </w:r>
      <w:commentRangeEnd w:id="298"/>
      <w:r w:rsidR="0061349F">
        <w:rPr>
          <w:rStyle w:val="CommentReference"/>
          <w:rFonts w:eastAsiaTheme="minorHAnsi"/>
        </w:rPr>
        <w:commentReference w:id="298"/>
      </w:r>
    </w:p>
    <w:p w:rsidR="0061349F" w:rsidRDefault="0061349F" w:rsidP="006228BD">
      <w:pPr>
        <w:pStyle w:val="Heading6"/>
        <w:numPr>
          <w:ilvl w:val="5"/>
          <w:numId w:val="28"/>
        </w:numPr>
        <w:ind w:left="3420" w:hanging="1260"/>
      </w:pPr>
      <w:r>
        <w:t>At a minimum, the system shall store the following information about physician accounts:</w:t>
      </w:r>
      <w:r w:rsidR="00031DD8">
        <w:t xml:space="preserve"> unique physician id,</w:t>
      </w:r>
      <w:r>
        <w:t xml:space="preserve"> e-mail address, username, password, and account status (enabled/disabled).</w:t>
      </w:r>
    </w:p>
    <w:p w:rsidR="0061349F" w:rsidRDefault="0061349F" w:rsidP="006228BD">
      <w:pPr>
        <w:pStyle w:val="Heading6"/>
        <w:numPr>
          <w:ilvl w:val="5"/>
          <w:numId w:val="28"/>
        </w:numPr>
        <w:ind w:left="3420" w:hanging="1260"/>
      </w:pPr>
      <w:r>
        <w:t>The system shall allow a physician user to update the attributes associated with their account including e-mail address and password.</w:t>
      </w:r>
    </w:p>
    <w:p w:rsidR="0061349F" w:rsidRDefault="0061349F" w:rsidP="006228BD">
      <w:pPr>
        <w:pStyle w:val="Heading6"/>
        <w:numPr>
          <w:ilvl w:val="5"/>
          <w:numId w:val="28"/>
        </w:numPr>
        <w:ind w:left="3420" w:hanging="1260"/>
      </w:pPr>
      <w:r>
        <w:t>The system shall allow the physician user to view their patient’s data graphically.</w:t>
      </w:r>
    </w:p>
    <w:p w:rsidR="0061349F" w:rsidRDefault="0061349F" w:rsidP="006228BD">
      <w:pPr>
        <w:pStyle w:val="Heading6"/>
        <w:numPr>
          <w:ilvl w:val="5"/>
          <w:numId w:val="28"/>
        </w:numPr>
        <w:ind w:left="3420" w:hanging="1260"/>
      </w:pPr>
      <w:r>
        <w:t>The system shall allow physician users to view only the data associated with their patients.</w:t>
      </w:r>
    </w:p>
    <w:p w:rsidR="00944554" w:rsidRDefault="0061349F" w:rsidP="006228BD">
      <w:pPr>
        <w:pStyle w:val="Heading6"/>
        <w:numPr>
          <w:ilvl w:val="5"/>
          <w:numId w:val="28"/>
        </w:numPr>
        <w:ind w:left="3420" w:hanging="1260"/>
      </w:pPr>
      <w:r>
        <w:t xml:space="preserve">The system shall allow </w:t>
      </w:r>
      <w:ins w:id="299" w:author="Jimmy Duggan" w:date="2015-11-11T22:35:00Z">
        <w:r w:rsidR="00E918A4">
          <w:t xml:space="preserve">only </w:t>
        </w:r>
      </w:ins>
      <w:r>
        <w:t>a physician user to add a patient to the system.</w:t>
      </w:r>
    </w:p>
    <w:p w:rsidR="0061349F" w:rsidRDefault="00944554" w:rsidP="006228BD">
      <w:pPr>
        <w:pStyle w:val="Heading6"/>
        <w:numPr>
          <w:ilvl w:val="5"/>
          <w:numId w:val="28"/>
        </w:numPr>
        <w:ind w:left="3420" w:hanging="1260"/>
      </w:pPr>
      <w:r>
        <w:t>The system shall allow a physician user to delete their patients from the system.</w:t>
      </w:r>
    </w:p>
    <w:p w:rsidR="006E0B9D" w:rsidRDefault="00B803FA" w:rsidP="006228BD">
      <w:pPr>
        <w:pStyle w:val="Heading5"/>
      </w:pPr>
      <w:r w:rsidRPr="00C37F56">
        <w:t>Experiment Administrator</w:t>
      </w:r>
    </w:p>
    <w:p w:rsidR="00031DD8" w:rsidRPr="000748E6" w:rsidRDefault="00031DD8" w:rsidP="006228BD">
      <w:pPr>
        <w:pStyle w:val="Heading6"/>
      </w:pPr>
      <w:r>
        <w:t>At a minimum, the system shall store the following information about experiment administrator accounts: unique experiment administrator id, e-mail address, username, password, and account status (enable/disable).</w:t>
      </w:r>
    </w:p>
    <w:p w:rsidR="00A86E86" w:rsidRDefault="00B803FA" w:rsidP="006228BD">
      <w:pPr>
        <w:pStyle w:val="Heading5"/>
      </w:pPr>
      <w:r w:rsidRPr="006E0B9D">
        <w:t>System Administrator</w:t>
      </w:r>
    </w:p>
    <w:p w:rsidR="00031DD8" w:rsidRDefault="00031DD8" w:rsidP="006228BD">
      <w:pPr>
        <w:pStyle w:val="Heading6"/>
      </w:pPr>
      <w:r>
        <w:t>At a minimum, the system shall store the following information about system administrator accounts: unique system administrator id, e-mail address, username, password, and account status (enable/disable).</w:t>
      </w:r>
    </w:p>
    <w:p w:rsidR="00A86E86" w:rsidRDefault="00A86E86" w:rsidP="006228BD">
      <w:pPr>
        <w:pStyle w:val="Heading6"/>
      </w:pPr>
      <w:r>
        <w:t xml:space="preserve">System Administrators </w:t>
      </w:r>
      <w:r w:rsidR="008D3EF2">
        <w:t xml:space="preserve">shall </w:t>
      </w:r>
      <w:r>
        <w:t>have the ability to enable, disable, add, and remove all users</w:t>
      </w:r>
      <w:r w:rsidR="00B31A82">
        <w:t xml:space="preserve"> except patients</w:t>
      </w:r>
      <w:r>
        <w:t>.</w:t>
      </w:r>
    </w:p>
    <w:p w:rsidR="00B23BFA" w:rsidRPr="00A86E86" w:rsidRDefault="00895C53" w:rsidP="006228BD">
      <w:pPr>
        <w:pStyle w:val="Heading6"/>
      </w:pPr>
      <w:r w:rsidRPr="00A86E86">
        <w:t xml:space="preserve">System administrators </w:t>
      </w:r>
      <w:r w:rsidR="008D3EF2">
        <w:t>shall</w:t>
      </w:r>
      <w:r w:rsidR="008D3EF2" w:rsidRPr="00A86E86">
        <w:t xml:space="preserve"> </w:t>
      </w:r>
      <w:r w:rsidRPr="00A86E86">
        <w:t>have the ability to associate and disassociate a patient and a physician.</w:t>
      </w:r>
    </w:p>
    <w:p w:rsidR="00B23BFA" w:rsidRPr="00A86E86" w:rsidRDefault="00895C53" w:rsidP="006228BD">
      <w:pPr>
        <w:pStyle w:val="Heading6"/>
      </w:pPr>
      <w:r w:rsidRPr="00A86E86">
        <w:t xml:space="preserve">System administrators </w:t>
      </w:r>
      <w:r w:rsidR="008D3EF2">
        <w:t>shall</w:t>
      </w:r>
      <w:r w:rsidR="008D3EF2" w:rsidRPr="00A86E86">
        <w:t xml:space="preserve"> </w:t>
      </w:r>
      <w:r w:rsidRPr="00A86E86">
        <w:t>have the ability to reset passwords.</w:t>
      </w:r>
    </w:p>
    <w:p w:rsidR="00B23BFA" w:rsidRPr="00A86E86" w:rsidRDefault="00895C53" w:rsidP="006228BD">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rsidR="00B803FA" w:rsidRPr="006E0B9D" w:rsidRDefault="00A86E86" w:rsidP="006228BD">
      <w:pPr>
        <w:pStyle w:val="Heading6"/>
      </w:pPr>
      <w:r>
        <w:t>System administrators sha</w:t>
      </w:r>
      <w:r w:rsidR="00895C53" w:rsidRPr="00A86E86">
        <w:t>ll not be allowed to view patient health data.</w:t>
      </w:r>
    </w:p>
    <w:p w:rsidR="00D23C3F" w:rsidRDefault="00DE6F9D" w:rsidP="006228BD">
      <w:pPr>
        <w:pStyle w:val="Heading4"/>
      </w:pPr>
      <w:r w:rsidRPr="002618EE">
        <w:t>The system shall require unique usernames for each registered user</w:t>
      </w:r>
      <w:r w:rsidR="00D23C3F">
        <w:t>.</w:t>
      </w:r>
    </w:p>
    <w:p w:rsidR="00D23C3F" w:rsidRDefault="00D23C3F" w:rsidP="006228BD">
      <w:pPr>
        <w:pStyle w:val="Heading5"/>
      </w:pPr>
      <w:r>
        <w:t xml:space="preserve">Usernames will be </w:t>
      </w:r>
      <w:r w:rsidR="00B31A82">
        <w:t>changeable</w:t>
      </w:r>
      <w:r w:rsidR="002618EE">
        <w:t xml:space="preserve"> </w:t>
      </w:r>
      <w:r>
        <w:t>as long as the username remains unique.</w:t>
      </w:r>
    </w:p>
    <w:p w:rsidR="00813E82" w:rsidRDefault="00813E82" w:rsidP="006228BD">
      <w:pPr>
        <w:pStyle w:val="Heading4"/>
      </w:pPr>
      <w:r>
        <w:t>The system shall assign unique ids to each created patient</w:t>
      </w:r>
      <w:r w:rsidR="00D23C3F">
        <w:t>.</w:t>
      </w:r>
    </w:p>
    <w:p w:rsidR="00813E82" w:rsidRDefault="00813E82" w:rsidP="006228BD">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rsidR="00D25EBD" w:rsidRDefault="00813E82" w:rsidP="006228BD">
      <w:pPr>
        <w:pStyle w:val="Heading4"/>
      </w:pPr>
      <w:r>
        <w:t xml:space="preserve">The system shall require </w:t>
      </w:r>
      <w:r w:rsidR="00B1535A">
        <w:t xml:space="preserve">a user account to have a </w:t>
      </w:r>
      <w:r>
        <w:t>password</w:t>
      </w:r>
      <w:r w:rsidR="00B1535A">
        <w:t xml:space="preserve"> that meets minimum security criteria</w:t>
      </w:r>
      <w:r>
        <w:t>.</w:t>
      </w:r>
    </w:p>
    <w:p w:rsidR="00031DD8" w:rsidRDefault="00031DD8" w:rsidP="006228BD">
      <w:pPr>
        <w:pStyle w:val="Heading5"/>
      </w:pPr>
      <w:r w:rsidRPr="00031DD8">
        <w:t xml:space="preserve">The system shall require the passwords to be a </w:t>
      </w:r>
      <w:proofErr w:type="spellStart"/>
      <w:r w:rsidRPr="00031DD8">
        <w:t>miniumum</w:t>
      </w:r>
      <w:proofErr w:type="spellEnd"/>
      <w:r w:rsidRPr="00031DD8">
        <w:t xml:space="preserve"> of 10 characters in length.</w:t>
      </w:r>
    </w:p>
    <w:p w:rsidR="00031DD8" w:rsidRDefault="00031DD8" w:rsidP="006228BD">
      <w:pPr>
        <w:pStyle w:val="Heading5"/>
      </w:pPr>
      <w:r w:rsidRPr="00031DD8">
        <w:t>The system shall require the password to contain at least one uppercase and one lowercase letter.</w:t>
      </w:r>
    </w:p>
    <w:p w:rsidR="00031DD8" w:rsidRDefault="00031DD8" w:rsidP="006228BD">
      <w:pPr>
        <w:pStyle w:val="Heading5"/>
      </w:pPr>
      <w:r w:rsidRPr="00031DD8">
        <w:t>The system shall require the password to contain at least one number.</w:t>
      </w:r>
    </w:p>
    <w:p w:rsidR="00031DD8" w:rsidRPr="000748E6" w:rsidRDefault="00031DD8" w:rsidP="006228BD">
      <w:pPr>
        <w:pStyle w:val="Heading5"/>
      </w:pPr>
      <w:r w:rsidRPr="00031DD8">
        <w:t>The system shall require the system to contain at least one special character.</w:t>
      </w:r>
    </w:p>
    <w:p w:rsidR="00D25EBD" w:rsidRDefault="00D25EBD" w:rsidP="006228BD">
      <w:pPr>
        <w:pStyle w:val="Heading4"/>
      </w:pPr>
      <w:r>
        <w:t xml:space="preserve">The </w:t>
      </w:r>
      <w:r w:rsidR="00B31A82">
        <w:t xml:space="preserve">user </w:t>
      </w:r>
      <w:r>
        <w:t xml:space="preserve">shall have the ability to log out of </w:t>
      </w:r>
      <w:r w:rsidR="00B31A82">
        <w:t>their</w:t>
      </w:r>
      <w:r>
        <w:t xml:space="preserve"> account.</w:t>
      </w:r>
    </w:p>
    <w:p w:rsidR="00D25EBD" w:rsidRDefault="00D25EBD" w:rsidP="006228BD">
      <w:pPr>
        <w:pStyle w:val="Heading4"/>
      </w:pPr>
      <w:r>
        <w:t>The system will have a utility for retrieving a forgotten username or password.</w:t>
      </w:r>
    </w:p>
    <w:p w:rsidR="00CF47C8" w:rsidRDefault="00D25EBD" w:rsidP="006228BD">
      <w:pPr>
        <w:pStyle w:val="Heading4"/>
      </w:pPr>
      <w:r>
        <w:t>The system shall allow Physicians and Experiment Administrators to create their own accounts.</w:t>
      </w:r>
    </w:p>
    <w:p w:rsidR="00CF47C8" w:rsidRDefault="00CF47C8" w:rsidP="006228BD">
      <w:pPr>
        <w:pStyle w:val="Heading5"/>
      </w:pPr>
      <w:r>
        <w:t>The system shall require a system administrator to verify the creation of a new Physician or Experiment Administrator.</w:t>
      </w:r>
    </w:p>
    <w:p w:rsidR="00CF47C8" w:rsidRDefault="00CF47C8" w:rsidP="006228BD">
      <w:pPr>
        <w:pStyle w:val="Heading5"/>
      </w:pPr>
      <w:r>
        <w:t>Physicians</w:t>
      </w:r>
      <w:r w:rsidR="00B31A82">
        <w:t xml:space="preserve"> </w:t>
      </w:r>
      <w:r>
        <w:t>shall create the accounts of their patients</w:t>
      </w:r>
      <w:r w:rsidR="00D25EBD">
        <w:t>.</w:t>
      </w:r>
    </w:p>
    <w:p w:rsidR="00C37F56" w:rsidRDefault="00CF47C8" w:rsidP="006228BD">
      <w:pPr>
        <w:pStyle w:val="Heading3"/>
        <w:keepNext/>
        <w:keepLines/>
      </w:pPr>
      <w:r w:rsidRPr="008C0009">
        <w:t>T</w:t>
      </w:r>
      <w:r w:rsidRPr="006E0B9D">
        <w:t>he system shall provide the ability to process medical device data files</w:t>
      </w:r>
      <w:r w:rsidR="00C37F56">
        <w:t>.</w:t>
      </w:r>
    </w:p>
    <w:p w:rsidR="00C37F56" w:rsidRPr="00C37F56" w:rsidRDefault="00C37F5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00" w:name="_Toc434192824"/>
      <w:bookmarkStart w:id="301" w:name="_Toc434194389"/>
      <w:bookmarkStart w:id="302" w:name="_Toc434541828"/>
      <w:bookmarkStart w:id="303" w:name="_Toc435047005"/>
      <w:bookmarkEnd w:id="300"/>
      <w:bookmarkEnd w:id="301"/>
      <w:bookmarkEnd w:id="302"/>
      <w:bookmarkEnd w:id="303"/>
    </w:p>
    <w:p w:rsidR="00C37F56" w:rsidRDefault="00C37F56" w:rsidP="006228BD">
      <w:pPr>
        <w:pStyle w:val="Heading4"/>
      </w:pPr>
      <w:r w:rsidRPr="006E0B9D">
        <w:t>The</w:t>
      </w:r>
      <w:r w:rsidRPr="008C0009">
        <w:t xml:space="preserve"> system shall process multiple files at the same time or a single file</w:t>
      </w:r>
      <w:r>
        <w:t>.</w:t>
      </w:r>
    </w:p>
    <w:p w:rsidR="00C37F56" w:rsidRDefault="00DF2A13" w:rsidP="006228BD">
      <w:pPr>
        <w:pStyle w:val="Heading4"/>
      </w:pPr>
      <w:r>
        <w:t>The system shall provide the ability to assign an activity (ex. running, walking, sleeping) to the data by date and time</w:t>
      </w:r>
      <w:r w:rsidR="00C37F56" w:rsidRPr="002A040A">
        <w:t>.</w:t>
      </w:r>
    </w:p>
    <w:p w:rsidR="00C37F56" w:rsidRDefault="00C37F56" w:rsidP="006228BD">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rsidR="00C37F56" w:rsidRPr="006E0B9D" w:rsidRDefault="00C37F56" w:rsidP="006228BD">
      <w:pPr>
        <w:pStyle w:val="Heading4"/>
      </w:pPr>
      <w:r>
        <w:t xml:space="preserve">The system </w:t>
      </w:r>
      <w:r w:rsidR="00B31A82">
        <w:t>will</w:t>
      </w:r>
      <w:r>
        <w:t xml:space="preserve"> not process data that is not medical data.</w:t>
      </w:r>
    </w:p>
    <w:p w:rsidR="00112187" w:rsidRDefault="00112187" w:rsidP="006228BD">
      <w:pPr>
        <w:pStyle w:val="Heading4"/>
      </w:pPr>
      <w:r>
        <w:t xml:space="preserve">The system shall process </w:t>
      </w:r>
      <w:r w:rsidR="00B1535A">
        <w:t>comma-separated values (</w:t>
      </w:r>
      <w:r>
        <w:t>.csv</w:t>
      </w:r>
      <w:r w:rsidR="00B1535A">
        <w:t>)</w:t>
      </w:r>
      <w:r>
        <w:t xml:space="preserve"> files for each of the supported devices</w:t>
      </w:r>
      <w:r w:rsidR="00CF47C8">
        <w:t>.</w:t>
      </w:r>
    </w:p>
    <w:p w:rsidR="00642D26" w:rsidRDefault="00112187" w:rsidP="006228BD">
      <w:pPr>
        <w:pStyle w:val="Heading4"/>
      </w:pPr>
      <w:r>
        <w:t xml:space="preserve">The system will process </w:t>
      </w:r>
      <w:r w:rsidR="00AD27A7">
        <w:t>raw data (</w:t>
      </w:r>
      <w:r>
        <w:t>.</w:t>
      </w:r>
      <w:proofErr w:type="spellStart"/>
      <w:r>
        <w:t>dat</w:t>
      </w:r>
      <w:proofErr w:type="spellEnd"/>
      <w:r w:rsidR="00AD27A7">
        <w:t>)</w:t>
      </w:r>
      <w:r>
        <w:t xml:space="preserve"> files for each of the supported devices.</w:t>
      </w:r>
    </w:p>
    <w:p w:rsidR="00112187" w:rsidRPr="006E0B9D" w:rsidRDefault="00112187" w:rsidP="006228BD">
      <w:pPr>
        <w:pStyle w:val="Heading3"/>
        <w:keepNext/>
        <w:keepLines/>
      </w:pPr>
      <w:r w:rsidRPr="008C0009">
        <w:t>The system shall connect to a database.</w:t>
      </w:r>
    </w:p>
    <w:p w:rsidR="008C0009" w:rsidRPr="008C0009" w:rsidRDefault="008C0009"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04" w:name="_Toc434192825"/>
      <w:bookmarkStart w:id="305" w:name="_Toc434194390"/>
      <w:bookmarkStart w:id="306" w:name="_Toc434541829"/>
      <w:bookmarkStart w:id="307" w:name="_Toc435047006"/>
      <w:bookmarkEnd w:id="304"/>
      <w:bookmarkEnd w:id="305"/>
      <w:bookmarkEnd w:id="306"/>
      <w:bookmarkEnd w:id="307"/>
    </w:p>
    <w:p w:rsidR="00C60870" w:rsidRDefault="00112187" w:rsidP="006228BD">
      <w:pPr>
        <w:pStyle w:val="Heading4"/>
      </w:pPr>
      <w:r>
        <w:t>The system shall upload the processed data to the database</w:t>
      </w:r>
      <w:r w:rsidR="00C60870">
        <w:t>.</w:t>
      </w:r>
    </w:p>
    <w:p w:rsidR="00C60870" w:rsidRDefault="00C60870" w:rsidP="006228BD">
      <w:pPr>
        <w:pStyle w:val="Heading3"/>
        <w:keepNext/>
        <w:keepLines/>
      </w:pPr>
      <w:r>
        <w:t>The system shall allow experiments to be created.</w:t>
      </w:r>
    </w:p>
    <w:p w:rsidR="00D76E66" w:rsidRPr="00D76E66" w:rsidRDefault="00D76E6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08" w:name="_Toc434192826"/>
      <w:bookmarkStart w:id="309" w:name="_Toc434194391"/>
      <w:bookmarkStart w:id="310" w:name="_Toc434541830"/>
      <w:bookmarkStart w:id="311" w:name="_Toc435047007"/>
      <w:bookmarkEnd w:id="308"/>
      <w:bookmarkEnd w:id="309"/>
      <w:bookmarkEnd w:id="310"/>
      <w:bookmarkEnd w:id="311"/>
    </w:p>
    <w:p w:rsidR="00C60870" w:rsidRDefault="00C60870" w:rsidP="006228BD">
      <w:pPr>
        <w:pStyle w:val="Heading4"/>
      </w:pPr>
      <w:r>
        <w:t>Experiments shall only be created by an experiment administrator.</w:t>
      </w:r>
    </w:p>
    <w:p w:rsidR="00C60870" w:rsidRDefault="00C60870" w:rsidP="006228BD">
      <w:pPr>
        <w:pStyle w:val="Heading5"/>
      </w:pPr>
      <w:r>
        <w:t>Experiment administrators shall have the ability to save the experiments that they have created.</w:t>
      </w:r>
    </w:p>
    <w:p w:rsidR="00C60870" w:rsidRDefault="00C60870" w:rsidP="006228BD">
      <w:pPr>
        <w:pStyle w:val="Heading4"/>
      </w:pPr>
      <w:r>
        <w:t>Experiment results shall be viewable by experiment administrators and physicians.</w:t>
      </w:r>
    </w:p>
    <w:p w:rsidR="006774AB" w:rsidRDefault="00C60870" w:rsidP="006228BD">
      <w:pPr>
        <w:pStyle w:val="Heading4"/>
      </w:pPr>
      <w:r>
        <w:t>The system shall provide Experiment Administrators with a query builder used to create experiments</w:t>
      </w:r>
      <w:r w:rsidR="006774AB">
        <w:t>.</w:t>
      </w:r>
    </w:p>
    <w:p w:rsidR="00D76E66" w:rsidRDefault="006774AB" w:rsidP="006228BD">
      <w:pPr>
        <w:pStyle w:val="Heading4"/>
      </w:pPr>
      <w:r>
        <w:t>The system shall allow Experiment Administrators and System Administrators to delete experiments.</w:t>
      </w:r>
    </w:p>
    <w:p w:rsidR="00D76E66" w:rsidRDefault="00D76E66" w:rsidP="006228BD">
      <w:pPr>
        <w:pStyle w:val="Heading3"/>
        <w:keepNext/>
        <w:keepLines/>
      </w:pPr>
      <w:r>
        <w:t>The system shall allow data exporting.</w:t>
      </w:r>
    </w:p>
    <w:p w:rsidR="00D76E66" w:rsidRPr="00D76E66" w:rsidRDefault="00D76E6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12" w:name="_Toc434192827"/>
      <w:bookmarkStart w:id="313" w:name="_Toc434194392"/>
      <w:bookmarkStart w:id="314" w:name="_Toc434541831"/>
      <w:bookmarkStart w:id="315" w:name="_Toc435047008"/>
      <w:bookmarkEnd w:id="312"/>
      <w:bookmarkEnd w:id="313"/>
      <w:bookmarkEnd w:id="314"/>
      <w:bookmarkEnd w:id="315"/>
    </w:p>
    <w:p w:rsidR="00B31A82" w:rsidRDefault="00D76E66" w:rsidP="006228BD">
      <w:pPr>
        <w:pStyle w:val="Heading4"/>
      </w:pPr>
      <w:r>
        <w:t>The system shall allow experiment results to be exported.</w:t>
      </w:r>
    </w:p>
    <w:p w:rsidR="00D76E66" w:rsidRDefault="00B31A82" w:rsidP="006228BD">
      <w:pPr>
        <w:pStyle w:val="Heading5"/>
      </w:pPr>
      <w:commentRangeStart w:id="316"/>
      <w:r>
        <w:t>The system will export experiment result graphs.</w:t>
      </w:r>
      <w:commentRangeEnd w:id="316"/>
      <w:r w:rsidR="00B1535A">
        <w:rPr>
          <w:rStyle w:val="CommentReference"/>
          <w:rFonts w:eastAsiaTheme="minorHAnsi"/>
        </w:rPr>
        <w:commentReference w:id="316"/>
      </w:r>
    </w:p>
    <w:p w:rsidR="00D76E66" w:rsidRDefault="00D76E66" w:rsidP="006228BD">
      <w:pPr>
        <w:pStyle w:val="Heading4"/>
      </w:pPr>
      <w:r>
        <w:t>The system shall allow patients to export their data.</w:t>
      </w:r>
    </w:p>
    <w:p w:rsidR="00B31A82" w:rsidRDefault="00D76E66" w:rsidP="006228BD">
      <w:pPr>
        <w:pStyle w:val="Heading4"/>
      </w:pPr>
      <w:r>
        <w:t>The system shall allow physicians to export the data of their patients</w:t>
      </w:r>
      <w:r w:rsidR="00B31A82">
        <w:t>.</w:t>
      </w:r>
    </w:p>
    <w:p w:rsidR="00B31A82" w:rsidRPr="00645AA0" w:rsidRDefault="00B31A82" w:rsidP="006228BD">
      <w:pPr>
        <w:pStyle w:val="Heading4"/>
      </w:pPr>
      <w:r>
        <w:t xml:space="preserve">The system shall provide </w:t>
      </w:r>
      <w:r w:rsidR="00B1535A">
        <w:t>comma-separated values (.csv)</w:t>
      </w:r>
      <w:r>
        <w:t xml:space="preserve"> file exports.</w:t>
      </w:r>
    </w:p>
    <w:p w:rsidR="00642D26" w:rsidRDefault="00642D26" w:rsidP="006228BD">
      <w:pPr>
        <w:pStyle w:val="Heading3"/>
        <w:keepNext/>
        <w:keepLines/>
      </w:pPr>
      <w:r>
        <w:t>The system shall provide account management.</w:t>
      </w:r>
    </w:p>
    <w:p w:rsidR="00642D26" w:rsidRPr="00642D26" w:rsidRDefault="00642D2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17" w:name="_Toc434192828"/>
      <w:bookmarkStart w:id="318" w:name="_Toc434194393"/>
      <w:bookmarkStart w:id="319" w:name="_Toc434541832"/>
      <w:bookmarkStart w:id="320" w:name="_Toc435047009"/>
      <w:bookmarkEnd w:id="317"/>
      <w:bookmarkEnd w:id="318"/>
      <w:bookmarkEnd w:id="319"/>
      <w:bookmarkEnd w:id="320"/>
    </w:p>
    <w:p w:rsidR="00642D26" w:rsidRDefault="00642D26" w:rsidP="006228BD">
      <w:pPr>
        <w:pStyle w:val="Heading4"/>
      </w:pPr>
      <w:r>
        <w:t>The system shall allow account creation.</w:t>
      </w:r>
    </w:p>
    <w:p w:rsidR="00031DD8" w:rsidRDefault="00031DD8" w:rsidP="006228BD">
      <w:pPr>
        <w:pStyle w:val="Heading5"/>
      </w:pPr>
      <w:r w:rsidRPr="00031DD8">
        <w:t>The system shall force account creation approval for both physicians and experiment administrators before their accounts become active for use.</w:t>
      </w:r>
    </w:p>
    <w:p w:rsidR="00642D26" w:rsidRDefault="00031DD8" w:rsidP="006228BD">
      <w:pPr>
        <w:pStyle w:val="Heading5"/>
      </w:pPr>
      <w:r w:rsidRPr="00031DD8">
        <w:t>Patients shall not need approval at the time of account creation</w:t>
      </w:r>
      <w:r>
        <w:t>,</w:t>
      </w:r>
      <w:r w:rsidRPr="00031DD8">
        <w:t xml:space="preserve"> since they are created by an approved physician.</w:t>
      </w:r>
    </w:p>
    <w:p w:rsidR="00642D26" w:rsidRDefault="00642D26" w:rsidP="006228BD">
      <w:pPr>
        <w:pStyle w:val="Heading4"/>
      </w:pPr>
      <w:r>
        <w:t>The system shall allow users to edit account information.</w:t>
      </w:r>
    </w:p>
    <w:p w:rsidR="00B31A82" w:rsidRDefault="00642D26" w:rsidP="006228BD">
      <w:pPr>
        <w:pStyle w:val="Heading4"/>
      </w:pPr>
      <w:r>
        <w:t>The system shall allow only the system administrator to delete accounts.</w:t>
      </w:r>
    </w:p>
    <w:p w:rsidR="00B31A82" w:rsidRDefault="00E918A4" w:rsidP="006228BD">
      <w:pPr>
        <w:pStyle w:val="Heading4"/>
      </w:pPr>
      <w:ins w:id="321" w:author="Jimmy Duggan" w:date="2015-11-11T22:37:00Z">
        <w:r>
          <w:t xml:space="preserve">Only </w:t>
        </w:r>
      </w:ins>
      <w:del w:id="322" w:author="Jimmy Duggan" w:date="2015-11-11T22:37:00Z">
        <w:r w:rsidR="00B31A82" w:rsidDel="00E918A4">
          <w:delText xml:space="preserve">The </w:delText>
        </w:r>
      </w:del>
      <w:ins w:id="323" w:author="Jimmy Duggan" w:date="2015-11-11T22:37:00Z">
        <w:r>
          <w:t xml:space="preserve">a </w:t>
        </w:r>
      </w:ins>
      <w:r w:rsidR="00B31A82">
        <w:t>system administrator shall have the ability to enable accounts.</w:t>
      </w:r>
    </w:p>
    <w:p w:rsidR="00944554" w:rsidRDefault="00E918A4" w:rsidP="006228BD">
      <w:pPr>
        <w:pStyle w:val="Heading4"/>
      </w:pPr>
      <w:ins w:id="324" w:author="Jimmy Duggan" w:date="2015-11-11T22:37:00Z">
        <w:r>
          <w:t>Only a</w:t>
        </w:r>
      </w:ins>
      <w:del w:id="325" w:author="Jimmy Duggan" w:date="2015-11-11T22:37:00Z">
        <w:r w:rsidR="00B31A82" w:rsidDel="00E918A4">
          <w:delText>The</w:delText>
        </w:r>
      </w:del>
      <w:r w:rsidR="00B31A82">
        <w:t xml:space="preserve"> system administrator shall have the ability to disable accounts</w:t>
      </w:r>
      <w:r w:rsidR="00944554">
        <w:t>.</w:t>
      </w:r>
    </w:p>
    <w:p w:rsidR="00944554" w:rsidRDefault="00944554" w:rsidP="006228BD">
      <w:pPr>
        <w:pStyle w:val="Heading3"/>
        <w:keepNext/>
        <w:keepLines/>
      </w:pPr>
      <w:r>
        <w:t>The system shall provide a user interface for displaying medical data in the system</w:t>
      </w:r>
      <w:r w:rsidR="00B31A82">
        <w:t>.</w:t>
      </w:r>
    </w:p>
    <w:p w:rsidR="00944554" w:rsidRPr="00944554" w:rsidRDefault="00944554"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26" w:name="_Toc435047010"/>
      <w:bookmarkEnd w:id="326"/>
    </w:p>
    <w:p w:rsidR="00C37913" w:rsidRDefault="00C37913" w:rsidP="006228BD">
      <w:pPr>
        <w:pStyle w:val="Heading2"/>
        <w:keepNext/>
        <w:keepLines/>
        <w:spacing w:before="120" w:after="120"/>
      </w:pPr>
      <w:bookmarkStart w:id="327" w:name="_Toc435047011"/>
      <w:r>
        <w:t>Non-Functional Requirements</w:t>
      </w:r>
      <w:bookmarkEnd w:id="327"/>
    </w:p>
    <w:p w:rsidR="00642D26" w:rsidRPr="00642D26" w:rsidRDefault="00642D26" w:rsidP="006228BD">
      <w:pPr>
        <w:pStyle w:val="ListParagraph"/>
        <w:keepNext/>
        <w:keepLines/>
        <w:numPr>
          <w:ilvl w:val="1"/>
          <w:numId w:val="4"/>
        </w:numPr>
        <w:spacing w:before="120" w:after="120" w:line="360" w:lineRule="auto"/>
        <w:outlineLvl w:val="2"/>
        <w:rPr>
          <w:rFonts w:eastAsiaTheme="majorEastAsia"/>
          <w:b/>
          <w:bCs/>
          <w:vanish/>
        </w:rPr>
      </w:pPr>
    </w:p>
    <w:p w:rsidR="00C37913" w:rsidRDefault="00C37913" w:rsidP="006228BD">
      <w:pPr>
        <w:pStyle w:val="Heading3"/>
        <w:keepNext/>
        <w:keepLines/>
      </w:pPr>
      <w:r w:rsidRPr="00C37913">
        <w:t xml:space="preserve">The system shall run on Windows </w:t>
      </w:r>
      <w:r w:rsidR="008C0009">
        <w:t>Server Operating System</w:t>
      </w:r>
    </w:p>
    <w:p w:rsidR="00C37913" w:rsidRDefault="00C37913" w:rsidP="006228BD">
      <w:pPr>
        <w:pStyle w:val="Heading3"/>
        <w:keepNext/>
        <w:keepLines/>
      </w:pPr>
      <w:r w:rsidRPr="00C37913">
        <w:t>The system</w:t>
      </w:r>
      <w:r>
        <w:t xml:space="preserve"> shall </w:t>
      </w:r>
      <w:r w:rsidRPr="00C37913">
        <w:t>use a SQL database.</w:t>
      </w:r>
    </w:p>
    <w:p w:rsidR="00C37913" w:rsidRDefault="00C37913" w:rsidP="006228BD">
      <w:pPr>
        <w:pStyle w:val="Heading3"/>
        <w:keepNext/>
        <w:keepLines/>
      </w:pPr>
      <w:r w:rsidRPr="00C37913">
        <w:t xml:space="preserve">The system shall require a server to be connected to a </w:t>
      </w:r>
      <w:del w:id="328" w:author="Jimmy Duggan" w:date="2015-11-11T22:38:00Z">
        <w:r w:rsidRPr="00C37913" w:rsidDel="00E918A4">
          <w:delText xml:space="preserve">reliable </w:delText>
        </w:r>
      </w:del>
      <w:r w:rsidRPr="00C37913">
        <w:t>network with an internet connection.</w:t>
      </w:r>
    </w:p>
    <w:p w:rsidR="00642D26" w:rsidRDefault="00642D26" w:rsidP="006228BD">
      <w:pPr>
        <w:pStyle w:val="Heading3"/>
        <w:keepNext/>
        <w:keepLines/>
        <w:spacing w:before="0" w:after="0"/>
      </w:pPr>
      <w:bookmarkStart w:id="329" w:name="_The_system_shall"/>
      <w:bookmarkEnd w:id="329"/>
      <w:r w:rsidRPr="008C0009">
        <w:t xml:space="preserve">The system shall support the </w:t>
      </w:r>
      <w:r w:rsidR="00B31A82">
        <w:t>data export from the following</w:t>
      </w:r>
      <w:r w:rsidR="00B31A82" w:rsidRPr="008C0009">
        <w:t xml:space="preserve"> </w:t>
      </w:r>
      <w:r w:rsidRPr="008C0009">
        <w:t>wearable medical devices</w:t>
      </w:r>
      <w:r>
        <w:t>.</w:t>
      </w:r>
    </w:p>
    <w:p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330" w:name="_Toc434192830"/>
      <w:bookmarkStart w:id="331" w:name="_Toc434194395"/>
      <w:bookmarkStart w:id="332" w:name="_Toc434541834"/>
      <w:bookmarkStart w:id="333" w:name="_Toc435047012"/>
      <w:bookmarkEnd w:id="330"/>
      <w:bookmarkEnd w:id="331"/>
      <w:bookmarkEnd w:id="332"/>
      <w:bookmarkEnd w:id="333"/>
    </w:p>
    <w:p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334" w:name="_Toc434192831"/>
      <w:bookmarkStart w:id="335" w:name="_Toc434194396"/>
      <w:bookmarkStart w:id="336" w:name="_Toc434541835"/>
      <w:bookmarkStart w:id="337" w:name="_Toc435047013"/>
      <w:bookmarkEnd w:id="334"/>
      <w:bookmarkEnd w:id="335"/>
      <w:bookmarkEnd w:id="336"/>
      <w:bookmarkEnd w:id="337"/>
    </w:p>
    <w:p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338" w:name="_Toc434192832"/>
      <w:bookmarkStart w:id="339" w:name="_Toc434194397"/>
      <w:bookmarkStart w:id="340" w:name="_Toc434541836"/>
      <w:bookmarkStart w:id="341" w:name="_Toc435047014"/>
      <w:bookmarkEnd w:id="338"/>
      <w:bookmarkEnd w:id="339"/>
      <w:bookmarkEnd w:id="340"/>
      <w:bookmarkEnd w:id="341"/>
    </w:p>
    <w:p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342" w:name="_Toc434192833"/>
      <w:bookmarkStart w:id="343" w:name="_Toc434194398"/>
      <w:bookmarkStart w:id="344" w:name="_Toc434541837"/>
      <w:bookmarkStart w:id="345" w:name="_Toc435047015"/>
      <w:bookmarkEnd w:id="342"/>
      <w:bookmarkEnd w:id="343"/>
      <w:bookmarkEnd w:id="344"/>
      <w:bookmarkEnd w:id="345"/>
    </w:p>
    <w:p w:rsidR="00642D26" w:rsidRDefault="00642D26" w:rsidP="006228BD">
      <w:pPr>
        <w:pStyle w:val="Heading4"/>
        <w:spacing w:before="0" w:line="360" w:lineRule="auto"/>
      </w:pPr>
      <w:proofErr w:type="gramStart"/>
      <w:r>
        <w:t>Zephyr.</w:t>
      </w:r>
      <w:proofErr w:type="gramEnd"/>
    </w:p>
    <w:p w:rsidR="00642D26" w:rsidRDefault="00642D26" w:rsidP="006228BD">
      <w:pPr>
        <w:pStyle w:val="Heading4"/>
      </w:pPr>
      <w:proofErr w:type="spellStart"/>
      <w:r>
        <w:t>BasisPeak</w:t>
      </w:r>
      <w:proofErr w:type="spellEnd"/>
    </w:p>
    <w:p w:rsidR="00642D26" w:rsidRPr="006E0B9D" w:rsidRDefault="00642D26" w:rsidP="006228BD">
      <w:pPr>
        <w:pStyle w:val="Heading4"/>
      </w:pPr>
      <w:r>
        <w:t>Microsoft Band.</w:t>
      </w:r>
    </w:p>
    <w:p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46" w:name="_Toc434192834"/>
      <w:bookmarkStart w:id="347" w:name="_Toc434194399"/>
      <w:bookmarkStart w:id="348" w:name="_Toc434541838"/>
      <w:bookmarkStart w:id="349" w:name="_Toc435047016"/>
      <w:bookmarkEnd w:id="346"/>
      <w:bookmarkEnd w:id="347"/>
      <w:bookmarkEnd w:id="348"/>
      <w:bookmarkEnd w:id="349"/>
    </w:p>
    <w:p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50" w:name="_Toc434192835"/>
      <w:bookmarkStart w:id="351" w:name="_Toc434194400"/>
      <w:bookmarkStart w:id="352" w:name="_Toc434541839"/>
      <w:bookmarkStart w:id="353" w:name="_Toc435047017"/>
      <w:bookmarkEnd w:id="350"/>
      <w:bookmarkEnd w:id="351"/>
      <w:bookmarkEnd w:id="352"/>
      <w:bookmarkEnd w:id="353"/>
    </w:p>
    <w:p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54" w:name="_Toc434192836"/>
      <w:bookmarkStart w:id="355" w:name="_Toc434194401"/>
      <w:bookmarkStart w:id="356" w:name="_Toc434541840"/>
      <w:bookmarkStart w:id="357" w:name="_Toc435047018"/>
      <w:bookmarkEnd w:id="354"/>
      <w:bookmarkEnd w:id="355"/>
      <w:bookmarkEnd w:id="356"/>
      <w:bookmarkEnd w:id="357"/>
    </w:p>
    <w:p w:rsidR="00642D26" w:rsidRPr="00E33B6A" w:rsidRDefault="00642D26" w:rsidP="00E33B6A">
      <w:pPr>
        <w:pStyle w:val="Heading4"/>
        <w:numPr>
          <w:ilvl w:val="0"/>
          <w:numId w:val="0"/>
        </w:numPr>
        <w:ind w:left="2160" w:hanging="990"/>
      </w:pPr>
    </w:p>
    <w:p w:rsidR="009E38D1" w:rsidRDefault="009E38D1"/>
    <w:p w:rsidR="009E38D1" w:rsidRDefault="009E38D1"/>
    <w:p w:rsidR="00642D26" w:rsidRDefault="00642D26">
      <w:pPr>
        <w:rPr>
          <w:rFonts w:asciiTheme="majorHAnsi" w:eastAsiaTheme="majorEastAsia" w:hAnsiTheme="majorHAnsi" w:cstheme="majorBidi"/>
          <w:color w:val="17365D" w:themeColor="text2" w:themeShade="BF"/>
          <w:spacing w:val="5"/>
          <w:kern w:val="28"/>
          <w:sz w:val="52"/>
          <w:szCs w:val="52"/>
          <w:lang w:eastAsia="ja-JP"/>
        </w:rPr>
      </w:pPr>
      <w:r>
        <w:br w:type="page"/>
      </w:r>
    </w:p>
    <w:p w:rsidR="009E38D1" w:rsidRPr="009E38D1" w:rsidRDefault="009E38D1">
      <w:pPr>
        <w:pStyle w:val="Title"/>
      </w:pPr>
      <w:r>
        <w:t>Appendices</w:t>
      </w:r>
    </w:p>
    <w:p w:rsidR="00FC632D" w:rsidRDefault="009E38D1" w:rsidP="002618EE">
      <w:pPr>
        <w:pStyle w:val="Heading1"/>
        <w:numPr>
          <w:ilvl w:val="0"/>
          <w:numId w:val="0"/>
        </w:numPr>
        <w:ind w:left="432" w:hanging="432"/>
      </w:pPr>
      <w:bookmarkStart w:id="358" w:name="_Toc435047019"/>
      <w:r>
        <w:t>Appendix A: Use Case</w:t>
      </w:r>
      <w:r w:rsidR="00FC632D">
        <w:t xml:space="preserve"> Specifications</w:t>
      </w:r>
      <w:bookmarkEnd w:id="358"/>
    </w:p>
    <w:p w:rsidR="008D3651" w:rsidRDefault="00FC632D" w:rsidP="007A50E9">
      <w:pPr>
        <w:rPr>
          <w:ins w:id="359" w:author="Jimmy Duggan" w:date="2015-11-11T22:40:00Z"/>
        </w:rPr>
      </w:pPr>
      <w:r>
        <w:t>This section represents the use case specifications for the functions defined in the requirements specification for the two pieces of software needed to complete this project.</w:t>
      </w:r>
      <w:ins w:id="360" w:author="Jimmy Duggan" w:date="2015-11-11T23:06:00Z">
        <w:r w:rsidR="00913776">
          <w:t xml:space="preserve">  The table below is a summary of the various use cases found in the diagram with link to their use case specification below.</w:t>
        </w:r>
      </w:ins>
    </w:p>
    <w:tbl>
      <w:tblPr>
        <w:tblStyle w:val="GridTable4-Accent11"/>
        <w:tblW w:w="0" w:type="auto"/>
        <w:tblLook w:val="04A0"/>
        <w:tblPrChange w:id="361" w:author="Jimmy Duggan" w:date="2015-11-11T22:42:00Z">
          <w:tblPr>
            <w:tblStyle w:val="TableGrid"/>
            <w:tblW w:w="0" w:type="auto"/>
            <w:tblLook w:val="04A0"/>
          </w:tblPr>
        </w:tblPrChange>
      </w:tblPr>
      <w:tblGrid>
        <w:gridCol w:w="2628"/>
        <w:gridCol w:w="6948"/>
        <w:tblGridChange w:id="362">
          <w:tblGrid>
            <w:gridCol w:w="2628"/>
            <w:gridCol w:w="2160"/>
            <w:gridCol w:w="4788"/>
          </w:tblGrid>
        </w:tblGridChange>
      </w:tblGrid>
      <w:tr w:rsidR="00555762" w:rsidTr="00555762">
        <w:trPr>
          <w:cnfStyle w:val="100000000000"/>
          <w:ins w:id="363" w:author="Jimmy Duggan" w:date="2015-11-11T22:41:00Z"/>
        </w:trPr>
        <w:tc>
          <w:tcPr>
            <w:cnfStyle w:val="001000000000"/>
            <w:tcW w:w="2628" w:type="dxa"/>
            <w:tcPrChange w:id="364" w:author="Jimmy Duggan" w:date="2015-11-11T22:42:00Z">
              <w:tcPr>
                <w:tcW w:w="4788" w:type="dxa"/>
                <w:gridSpan w:val="2"/>
              </w:tcPr>
            </w:tcPrChange>
          </w:tcPr>
          <w:p w:rsidR="00555762" w:rsidRDefault="00555762" w:rsidP="007A50E9">
            <w:pPr>
              <w:cnfStyle w:val="101000000000"/>
              <w:rPr>
                <w:ins w:id="365" w:author="Jimmy Duggan" w:date="2015-11-11T22:41:00Z"/>
              </w:rPr>
            </w:pPr>
            <w:ins w:id="366" w:author="Jimmy Duggan" w:date="2015-11-11T22:42:00Z">
              <w:r>
                <w:t>Use Case Id</w:t>
              </w:r>
            </w:ins>
          </w:p>
        </w:tc>
        <w:tc>
          <w:tcPr>
            <w:tcW w:w="6948" w:type="dxa"/>
            <w:tcPrChange w:id="367" w:author="Jimmy Duggan" w:date="2015-11-11T22:42:00Z">
              <w:tcPr>
                <w:tcW w:w="4788" w:type="dxa"/>
              </w:tcPr>
            </w:tcPrChange>
          </w:tcPr>
          <w:p w:rsidR="00555762" w:rsidRDefault="00555762" w:rsidP="007A50E9">
            <w:pPr>
              <w:cnfStyle w:val="100000000000"/>
              <w:rPr>
                <w:ins w:id="368" w:author="Jimmy Duggan" w:date="2015-11-11T22:41:00Z"/>
              </w:rPr>
            </w:pPr>
            <w:ins w:id="369" w:author="Jimmy Duggan" w:date="2015-11-11T22:42:00Z">
              <w:r>
                <w:t>Use Case Name</w:t>
              </w:r>
            </w:ins>
          </w:p>
        </w:tc>
      </w:tr>
      <w:tr w:rsidR="00555762" w:rsidTr="00555762">
        <w:trPr>
          <w:cnfStyle w:val="000000100000"/>
          <w:ins w:id="370" w:author="Jimmy Duggan" w:date="2015-11-11T22:41:00Z"/>
        </w:trPr>
        <w:tc>
          <w:tcPr>
            <w:cnfStyle w:val="001000000000"/>
            <w:tcW w:w="2628" w:type="dxa"/>
            <w:tcPrChange w:id="371" w:author="Jimmy Duggan" w:date="2015-11-11T22:42:00Z">
              <w:tcPr>
                <w:tcW w:w="4788" w:type="dxa"/>
                <w:gridSpan w:val="2"/>
              </w:tcPr>
            </w:tcPrChange>
          </w:tcPr>
          <w:p w:rsidR="00555762" w:rsidRPr="00555762" w:rsidRDefault="00B27249" w:rsidP="007A50E9">
            <w:pPr>
              <w:spacing w:after="200" w:line="276" w:lineRule="auto"/>
              <w:cnfStyle w:val="001000100000"/>
              <w:rPr>
                <w:ins w:id="372" w:author="Jimmy Duggan" w:date="2015-11-11T22:41:00Z"/>
                <w:b w:val="0"/>
                <w:rPrChange w:id="373" w:author="Jimmy Duggan" w:date="2015-11-11T22:42:00Z">
                  <w:rPr>
                    <w:ins w:id="374" w:author="Jimmy Duggan" w:date="2015-11-11T22:41:00Z"/>
                    <w:b w:val="0"/>
                    <w:bCs w:val="0"/>
                    <w:sz w:val="24"/>
                    <w:szCs w:val="24"/>
                  </w:rPr>
                </w:rPrChange>
              </w:rPr>
            </w:pPr>
            <w:ins w:id="375" w:author="Jimmy Duggan" w:date="2015-11-11T22:53:00Z">
              <w:r>
                <w:fldChar w:fldCharType="begin"/>
              </w:r>
              <w:r w:rsidR="004F4F4D">
                <w:rPr>
                  <w:b w:val="0"/>
                </w:rPr>
                <w:instrText xml:space="preserve"> HYPERLINK  \l "uc001" </w:instrText>
              </w:r>
              <w:r>
                <w:fldChar w:fldCharType="separate"/>
              </w:r>
              <w:r w:rsidR="00555762" w:rsidRPr="004F4F4D">
                <w:rPr>
                  <w:rStyle w:val="Hyperlink"/>
                  <w:b w:val="0"/>
                  <w:bCs w:val="0"/>
                </w:rPr>
                <w:t>UC_001</w:t>
              </w:r>
              <w:r>
                <w:fldChar w:fldCharType="end"/>
              </w:r>
            </w:ins>
          </w:p>
        </w:tc>
        <w:tc>
          <w:tcPr>
            <w:tcW w:w="6948" w:type="dxa"/>
            <w:tcPrChange w:id="376" w:author="Jimmy Duggan" w:date="2015-11-11T22:42:00Z">
              <w:tcPr>
                <w:tcW w:w="4788" w:type="dxa"/>
              </w:tcPr>
            </w:tcPrChange>
          </w:tcPr>
          <w:p w:rsidR="00555762" w:rsidRDefault="004F4F4D" w:rsidP="007A50E9">
            <w:pPr>
              <w:cnfStyle w:val="000000100000"/>
              <w:rPr>
                <w:ins w:id="377" w:author="Jimmy Duggan" w:date="2015-11-11T22:41:00Z"/>
              </w:rPr>
            </w:pPr>
            <w:ins w:id="378" w:author="Jimmy Duggan" w:date="2015-11-11T22:51:00Z">
              <w:r>
                <w:rPr>
                  <w:rFonts w:asciiTheme="minorHAnsi" w:hAnsiTheme="minorHAnsi"/>
                </w:rPr>
                <w:t>Select Data Files</w:t>
              </w:r>
            </w:ins>
          </w:p>
        </w:tc>
      </w:tr>
      <w:tr w:rsidR="00555762" w:rsidTr="00555762">
        <w:trPr>
          <w:ins w:id="379" w:author="Jimmy Duggan" w:date="2015-11-11T22:41:00Z"/>
        </w:trPr>
        <w:tc>
          <w:tcPr>
            <w:cnfStyle w:val="001000000000"/>
            <w:tcW w:w="2628" w:type="dxa"/>
            <w:tcPrChange w:id="380" w:author="Jimmy Duggan" w:date="2015-11-11T22:42:00Z">
              <w:tcPr>
                <w:tcW w:w="4788" w:type="dxa"/>
                <w:gridSpan w:val="2"/>
              </w:tcPr>
            </w:tcPrChange>
          </w:tcPr>
          <w:p w:rsidR="00555762" w:rsidRDefault="00B27249" w:rsidP="007A50E9">
            <w:pPr>
              <w:rPr>
                <w:ins w:id="381" w:author="Jimmy Duggan" w:date="2015-11-11T22:41:00Z"/>
              </w:rPr>
            </w:pPr>
            <w:ins w:id="382" w:author="Jimmy Duggan" w:date="2015-11-11T22:59:00Z">
              <w:r>
                <w:fldChar w:fldCharType="begin"/>
              </w:r>
              <w:r w:rsidR="00913776">
                <w:rPr>
                  <w:b w:val="0"/>
                </w:rPr>
                <w:instrText xml:space="preserve"> HYPERLINK  \l "uc001a" </w:instrText>
              </w:r>
              <w:r>
                <w:fldChar w:fldCharType="separate"/>
              </w:r>
              <w:r w:rsidR="00555762" w:rsidRPr="00913776">
                <w:rPr>
                  <w:rStyle w:val="Hyperlink"/>
                  <w:b w:val="0"/>
                  <w:bCs w:val="0"/>
                </w:rPr>
                <w:t>UC_001a</w:t>
              </w:r>
              <w:r>
                <w:fldChar w:fldCharType="end"/>
              </w:r>
            </w:ins>
          </w:p>
        </w:tc>
        <w:tc>
          <w:tcPr>
            <w:tcW w:w="6948" w:type="dxa"/>
            <w:tcPrChange w:id="383" w:author="Jimmy Duggan" w:date="2015-11-11T22:42:00Z">
              <w:tcPr>
                <w:tcW w:w="4788" w:type="dxa"/>
              </w:tcPr>
            </w:tcPrChange>
          </w:tcPr>
          <w:p w:rsidR="00555762" w:rsidRDefault="00913776" w:rsidP="007A50E9">
            <w:pPr>
              <w:cnfStyle w:val="000000000000"/>
              <w:rPr>
                <w:ins w:id="384" w:author="Jimmy Duggan" w:date="2015-11-11T22:41:00Z"/>
              </w:rPr>
            </w:pPr>
            <w:ins w:id="385" w:author="Jimmy Duggan" w:date="2015-11-11T23:02:00Z">
              <w:r>
                <w:t>Select Activity</w:t>
              </w:r>
            </w:ins>
          </w:p>
        </w:tc>
      </w:tr>
      <w:tr w:rsidR="00555762" w:rsidTr="00555762">
        <w:trPr>
          <w:cnfStyle w:val="000000100000"/>
          <w:ins w:id="386" w:author="Jimmy Duggan" w:date="2015-11-11T22:41:00Z"/>
        </w:trPr>
        <w:tc>
          <w:tcPr>
            <w:cnfStyle w:val="001000000000"/>
            <w:tcW w:w="2628" w:type="dxa"/>
            <w:tcPrChange w:id="387" w:author="Jimmy Duggan" w:date="2015-11-11T22:42:00Z">
              <w:tcPr>
                <w:tcW w:w="4788" w:type="dxa"/>
                <w:gridSpan w:val="2"/>
              </w:tcPr>
            </w:tcPrChange>
          </w:tcPr>
          <w:p w:rsidR="00555762" w:rsidRDefault="00B27249" w:rsidP="007A50E9">
            <w:pPr>
              <w:cnfStyle w:val="001000100000"/>
              <w:rPr>
                <w:ins w:id="388" w:author="Jimmy Duggan" w:date="2015-11-11T22:41:00Z"/>
              </w:rPr>
            </w:pPr>
            <w:ins w:id="389" w:author="Jimmy Duggan" w:date="2015-11-11T22:59:00Z">
              <w:r>
                <w:fldChar w:fldCharType="begin"/>
              </w:r>
              <w:r w:rsidR="00913776">
                <w:rPr>
                  <w:b w:val="0"/>
                </w:rPr>
                <w:instrText xml:space="preserve"> HYPERLINK  \l "uc002" </w:instrText>
              </w:r>
              <w:r>
                <w:fldChar w:fldCharType="separate"/>
              </w:r>
              <w:r w:rsidR="00555762" w:rsidRPr="00913776">
                <w:rPr>
                  <w:rStyle w:val="Hyperlink"/>
                  <w:b w:val="0"/>
                  <w:bCs w:val="0"/>
                </w:rPr>
                <w:t>UC_002</w:t>
              </w:r>
              <w:r>
                <w:fldChar w:fldCharType="end"/>
              </w:r>
            </w:ins>
          </w:p>
        </w:tc>
        <w:tc>
          <w:tcPr>
            <w:tcW w:w="6948" w:type="dxa"/>
            <w:tcPrChange w:id="390" w:author="Jimmy Duggan" w:date="2015-11-11T22:42:00Z">
              <w:tcPr>
                <w:tcW w:w="4788" w:type="dxa"/>
              </w:tcPr>
            </w:tcPrChange>
          </w:tcPr>
          <w:p w:rsidR="00555762" w:rsidRDefault="00913776" w:rsidP="007A50E9">
            <w:pPr>
              <w:cnfStyle w:val="000000100000"/>
              <w:rPr>
                <w:ins w:id="391" w:author="Jimmy Duggan" w:date="2015-11-11T22:41:00Z"/>
              </w:rPr>
            </w:pPr>
            <w:ins w:id="392" w:author="Jimmy Duggan" w:date="2015-11-11T23:02:00Z">
              <w:r>
                <w:t>Process Data</w:t>
              </w:r>
            </w:ins>
          </w:p>
        </w:tc>
      </w:tr>
      <w:tr w:rsidR="00555762" w:rsidTr="00555762">
        <w:trPr>
          <w:ins w:id="393" w:author="Jimmy Duggan" w:date="2015-11-11T22:41:00Z"/>
        </w:trPr>
        <w:tc>
          <w:tcPr>
            <w:cnfStyle w:val="001000000000"/>
            <w:tcW w:w="2628" w:type="dxa"/>
            <w:tcPrChange w:id="394" w:author="Jimmy Duggan" w:date="2015-11-11T22:42:00Z">
              <w:tcPr>
                <w:tcW w:w="4788" w:type="dxa"/>
                <w:gridSpan w:val="2"/>
              </w:tcPr>
            </w:tcPrChange>
          </w:tcPr>
          <w:p w:rsidR="00555762" w:rsidRDefault="00B27249" w:rsidP="007A50E9">
            <w:pPr>
              <w:rPr>
                <w:ins w:id="395" w:author="Jimmy Duggan" w:date="2015-11-11T22:41:00Z"/>
              </w:rPr>
            </w:pPr>
            <w:ins w:id="396" w:author="Jimmy Duggan" w:date="2015-11-11T22:59:00Z">
              <w:r>
                <w:fldChar w:fldCharType="begin"/>
              </w:r>
              <w:r w:rsidR="00913776">
                <w:rPr>
                  <w:b w:val="0"/>
                </w:rPr>
                <w:instrText xml:space="preserve"> HYPERLINK  \l "uc003" </w:instrText>
              </w:r>
              <w:r>
                <w:fldChar w:fldCharType="separate"/>
              </w:r>
              <w:r w:rsidR="00555762" w:rsidRPr="00913776">
                <w:rPr>
                  <w:rStyle w:val="Hyperlink"/>
                  <w:b w:val="0"/>
                  <w:bCs w:val="0"/>
                </w:rPr>
                <w:t>UC_003</w:t>
              </w:r>
              <w:r>
                <w:fldChar w:fldCharType="end"/>
              </w:r>
            </w:ins>
          </w:p>
        </w:tc>
        <w:tc>
          <w:tcPr>
            <w:tcW w:w="6948" w:type="dxa"/>
            <w:tcPrChange w:id="397" w:author="Jimmy Duggan" w:date="2015-11-11T22:42:00Z">
              <w:tcPr>
                <w:tcW w:w="4788" w:type="dxa"/>
              </w:tcPr>
            </w:tcPrChange>
          </w:tcPr>
          <w:p w:rsidR="00555762" w:rsidRDefault="00913776" w:rsidP="007A50E9">
            <w:pPr>
              <w:cnfStyle w:val="000000000000"/>
              <w:rPr>
                <w:ins w:id="398" w:author="Jimmy Duggan" w:date="2015-11-11T22:41:00Z"/>
              </w:rPr>
            </w:pPr>
            <w:ins w:id="399" w:author="Jimmy Duggan" w:date="2015-11-11T23:03:00Z">
              <w:r>
                <w:t>Validate Data</w:t>
              </w:r>
            </w:ins>
          </w:p>
        </w:tc>
      </w:tr>
      <w:tr w:rsidR="00555762" w:rsidTr="00555762">
        <w:trPr>
          <w:cnfStyle w:val="000000100000"/>
          <w:ins w:id="400" w:author="Jimmy Duggan" w:date="2015-11-11T22:41:00Z"/>
        </w:trPr>
        <w:tc>
          <w:tcPr>
            <w:cnfStyle w:val="001000000000"/>
            <w:tcW w:w="2628" w:type="dxa"/>
            <w:tcPrChange w:id="401" w:author="Jimmy Duggan" w:date="2015-11-11T22:42:00Z">
              <w:tcPr>
                <w:tcW w:w="4788" w:type="dxa"/>
                <w:gridSpan w:val="2"/>
              </w:tcPr>
            </w:tcPrChange>
          </w:tcPr>
          <w:p w:rsidR="00555762" w:rsidRDefault="00B27249" w:rsidP="007A50E9">
            <w:pPr>
              <w:cnfStyle w:val="001000100000"/>
              <w:rPr>
                <w:ins w:id="402" w:author="Jimmy Duggan" w:date="2015-11-11T22:41:00Z"/>
              </w:rPr>
            </w:pPr>
            <w:ins w:id="403" w:author="Jimmy Duggan" w:date="2015-11-11T22:59:00Z">
              <w:r>
                <w:fldChar w:fldCharType="begin"/>
              </w:r>
              <w:r w:rsidR="00913776">
                <w:rPr>
                  <w:b w:val="0"/>
                </w:rPr>
                <w:instrText xml:space="preserve"> HYPERLINK  \l "uc004" </w:instrText>
              </w:r>
              <w:r>
                <w:fldChar w:fldCharType="separate"/>
              </w:r>
              <w:r w:rsidR="00555762" w:rsidRPr="00913776">
                <w:rPr>
                  <w:rStyle w:val="Hyperlink"/>
                  <w:b w:val="0"/>
                  <w:bCs w:val="0"/>
                </w:rPr>
                <w:t>UC_004</w:t>
              </w:r>
              <w:r>
                <w:fldChar w:fldCharType="end"/>
              </w:r>
            </w:ins>
          </w:p>
        </w:tc>
        <w:tc>
          <w:tcPr>
            <w:tcW w:w="6948" w:type="dxa"/>
            <w:tcPrChange w:id="404" w:author="Jimmy Duggan" w:date="2015-11-11T22:42:00Z">
              <w:tcPr>
                <w:tcW w:w="4788" w:type="dxa"/>
              </w:tcPr>
            </w:tcPrChange>
          </w:tcPr>
          <w:p w:rsidR="00555762" w:rsidRDefault="00913776" w:rsidP="007A50E9">
            <w:pPr>
              <w:cnfStyle w:val="000000100000"/>
              <w:rPr>
                <w:ins w:id="405" w:author="Jimmy Duggan" w:date="2015-11-11T22:41:00Z"/>
              </w:rPr>
            </w:pPr>
            <w:ins w:id="406" w:author="Jimmy Duggan" w:date="2015-11-11T23:03:00Z">
              <w:r>
                <w:t>Upload Data</w:t>
              </w:r>
            </w:ins>
          </w:p>
        </w:tc>
      </w:tr>
      <w:tr w:rsidR="00555762" w:rsidTr="00555762">
        <w:trPr>
          <w:ins w:id="407" w:author="Jimmy Duggan" w:date="2015-11-11T22:41:00Z"/>
        </w:trPr>
        <w:tc>
          <w:tcPr>
            <w:cnfStyle w:val="001000000000"/>
            <w:tcW w:w="2628" w:type="dxa"/>
            <w:tcPrChange w:id="408" w:author="Jimmy Duggan" w:date="2015-11-11T22:42:00Z">
              <w:tcPr>
                <w:tcW w:w="4788" w:type="dxa"/>
                <w:gridSpan w:val="2"/>
              </w:tcPr>
            </w:tcPrChange>
          </w:tcPr>
          <w:p w:rsidR="00555762" w:rsidRDefault="00B27249" w:rsidP="007A50E9">
            <w:pPr>
              <w:rPr>
                <w:ins w:id="409" w:author="Jimmy Duggan" w:date="2015-11-11T22:41:00Z"/>
              </w:rPr>
            </w:pPr>
            <w:ins w:id="410" w:author="Jimmy Duggan" w:date="2015-11-11T23:00:00Z">
              <w:r>
                <w:fldChar w:fldCharType="begin"/>
              </w:r>
              <w:r w:rsidR="00913776">
                <w:rPr>
                  <w:b w:val="0"/>
                </w:rPr>
                <w:instrText xml:space="preserve"> HYPERLINK  \l "uc005" </w:instrText>
              </w:r>
              <w:r>
                <w:fldChar w:fldCharType="separate"/>
              </w:r>
              <w:r w:rsidR="00555762" w:rsidRPr="00913776">
                <w:rPr>
                  <w:rStyle w:val="Hyperlink"/>
                  <w:b w:val="0"/>
                  <w:bCs w:val="0"/>
                </w:rPr>
                <w:t>UC_005</w:t>
              </w:r>
              <w:r>
                <w:fldChar w:fldCharType="end"/>
              </w:r>
            </w:ins>
          </w:p>
        </w:tc>
        <w:tc>
          <w:tcPr>
            <w:tcW w:w="6948" w:type="dxa"/>
            <w:tcPrChange w:id="411" w:author="Jimmy Duggan" w:date="2015-11-11T22:42:00Z">
              <w:tcPr>
                <w:tcW w:w="4788" w:type="dxa"/>
              </w:tcPr>
            </w:tcPrChange>
          </w:tcPr>
          <w:p w:rsidR="00555762" w:rsidRDefault="00913776" w:rsidP="007A50E9">
            <w:pPr>
              <w:cnfStyle w:val="000000000000"/>
              <w:rPr>
                <w:ins w:id="412" w:author="Jimmy Duggan" w:date="2015-11-11T22:41:00Z"/>
              </w:rPr>
            </w:pPr>
            <w:ins w:id="413" w:author="Jimmy Duggan" w:date="2015-11-11T23:03:00Z">
              <w:r>
                <w:t>Login</w:t>
              </w:r>
            </w:ins>
          </w:p>
        </w:tc>
      </w:tr>
      <w:tr w:rsidR="00555762" w:rsidTr="00555762">
        <w:trPr>
          <w:cnfStyle w:val="000000100000"/>
          <w:ins w:id="414" w:author="Jimmy Duggan" w:date="2015-11-11T22:41:00Z"/>
        </w:trPr>
        <w:tc>
          <w:tcPr>
            <w:cnfStyle w:val="001000000000"/>
            <w:tcW w:w="2628" w:type="dxa"/>
            <w:tcPrChange w:id="415" w:author="Jimmy Duggan" w:date="2015-11-11T22:42:00Z">
              <w:tcPr>
                <w:tcW w:w="4788" w:type="dxa"/>
                <w:gridSpan w:val="2"/>
              </w:tcPr>
            </w:tcPrChange>
          </w:tcPr>
          <w:p w:rsidR="00555762" w:rsidRDefault="00B27249" w:rsidP="007A50E9">
            <w:pPr>
              <w:cnfStyle w:val="001000100000"/>
              <w:rPr>
                <w:ins w:id="416" w:author="Jimmy Duggan" w:date="2015-11-11T22:41:00Z"/>
              </w:rPr>
            </w:pPr>
            <w:ins w:id="417" w:author="Jimmy Duggan" w:date="2015-11-11T23:00:00Z">
              <w:r>
                <w:fldChar w:fldCharType="begin"/>
              </w:r>
              <w:r w:rsidR="00913776">
                <w:rPr>
                  <w:b w:val="0"/>
                </w:rPr>
                <w:instrText xml:space="preserve"> HYPERLINK  \l "uc006" </w:instrText>
              </w:r>
              <w:r>
                <w:fldChar w:fldCharType="separate"/>
              </w:r>
              <w:r w:rsidR="00555762" w:rsidRPr="00913776">
                <w:rPr>
                  <w:rStyle w:val="Hyperlink"/>
                  <w:b w:val="0"/>
                  <w:bCs w:val="0"/>
                </w:rPr>
                <w:t>UC_006</w:t>
              </w:r>
              <w:r>
                <w:fldChar w:fldCharType="end"/>
              </w:r>
            </w:ins>
          </w:p>
        </w:tc>
        <w:tc>
          <w:tcPr>
            <w:tcW w:w="6948" w:type="dxa"/>
            <w:tcPrChange w:id="418" w:author="Jimmy Duggan" w:date="2015-11-11T22:42:00Z">
              <w:tcPr>
                <w:tcW w:w="4788" w:type="dxa"/>
              </w:tcPr>
            </w:tcPrChange>
          </w:tcPr>
          <w:p w:rsidR="00555762" w:rsidRDefault="00913776" w:rsidP="007A50E9">
            <w:pPr>
              <w:cnfStyle w:val="000000100000"/>
              <w:rPr>
                <w:ins w:id="419" w:author="Jimmy Duggan" w:date="2015-11-11T22:41:00Z"/>
              </w:rPr>
            </w:pPr>
            <w:ins w:id="420" w:author="Jimmy Duggan" w:date="2015-11-11T23:03:00Z">
              <w:r>
                <w:t>Logout</w:t>
              </w:r>
            </w:ins>
          </w:p>
        </w:tc>
      </w:tr>
      <w:tr w:rsidR="00555762" w:rsidTr="00555762">
        <w:trPr>
          <w:ins w:id="421" w:author="Jimmy Duggan" w:date="2015-11-11T22:43:00Z"/>
        </w:trPr>
        <w:tc>
          <w:tcPr>
            <w:cnfStyle w:val="001000000000"/>
            <w:tcW w:w="2628" w:type="dxa"/>
          </w:tcPr>
          <w:p w:rsidR="00555762" w:rsidRDefault="00B27249" w:rsidP="007A50E9">
            <w:pPr>
              <w:rPr>
                <w:ins w:id="422" w:author="Jimmy Duggan" w:date="2015-11-11T22:43:00Z"/>
                <w:b w:val="0"/>
              </w:rPr>
            </w:pPr>
            <w:ins w:id="423" w:author="Jimmy Duggan" w:date="2015-11-11T23:00:00Z">
              <w:r>
                <w:fldChar w:fldCharType="begin"/>
              </w:r>
              <w:r w:rsidR="00913776">
                <w:rPr>
                  <w:b w:val="0"/>
                </w:rPr>
                <w:instrText xml:space="preserve"> HYPERLINK  \l "uc007" </w:instrText>
              </w:r>
              <w:r>
                <w:fldChar w:fldCharType="separate"/>
              </w:r>
              <w:r w:rsidR="00555762" w:rsidRPr="00913776">
                <w:rPr>
                  <w:rStyle w:val="Hyperlink"/>
                  <w:b w:val="0"/>
                  <w:bCs w:val="0"/>
                </w:rPr>
                <w:t>UC_007</w:t>
              </w:r>
              <w:r>
                <w:fldChar w:fldCharType="end"/>
              </w:r>
            </w:ins>
          </w:p>
        </w:tc>
        <w:tc>
          <w:tcPr>
            <w:tcW w:w="6948" w:type="dxa"/>
          </w:tcPr>
          <w:p w:rsidR="00555762" w:rsidRDefault="00913776" w:rsidP="007A50E9">
            <w:pPr>
              <w:cnfStyle w:val="000000000000"/>
              <w:rPr>
                <w:ins w:id="424" w:author="Jimmy Duggan" w:date="2015-11-11T22:43:00Z"/>
              </w:rPr>
            </w:pPr>
            <w:ins w:id="425" w:author="Jimmy Duggan" w:date="2015-11-11T23:03:00Z">
              <w:r>
                <w:t>Verify Login Credentials</w:t>
              </w:r>
            </w:ins>
          </w:p>
        </w:tc>
      </w:tr>
      <w:tr w:rsidR="00555762" w:rsidTr="00555762">
        <w:trPr>
          <w:cnfStyle w:val="000000100000"/>
          <w:ins w:id="426" w:author="Jimmy Duggan" w:date="2015-11-11T22:43:00Z"/>
        </w:trPr>
        <w:tc>
          <w:tcPr>
            <w:cnfStyle w:val="001000000000"/>
            <w:tcW w:w="2628" w:type="dxa"/>
          </w:tcPr>
          <w:p w:rsidR="00555762" w:rsidRDefault="00B27249" w:rsidP="007A50E9">
            <w:pPr>
              <w:rPr>
                <w:ins w:id="427" w:author="Jimmy Duggan" w:date="2015-11-11T22:43:00Z"/>
                <w:b w:val="0"/>
              </w:rPr>
            </w:pPr>
            <w:ins w:id="428" w:author="Jimmy Duggan" w:date="2015-11-11T23:00:00Z">
              <w:r>
                <w:fldChar w:fldCharType="begin"/>
              </w:r>
              <w:r w:rsidR="00913776">
                <w:rPr>
                  <w:b w:val="0"/>
                </w:rPr>
                <w:instrText xml:space="preserve"> HYPERLINK  \l "uc008" </w:instrText>
              </w:r>
              <w:r>
                <w:fldChar w:fldCharType="separate"/>
              </w:r>
              <w:r w:rsidR="00555762" w:rsidRPr="00913776">
                <w:rPr>
                  <w:rStyle w:val="Hyperlink"/>
                  <w:b w:val="0"/>
                  <w:bCs w:val="0"/>
                </w:rPr>
                <w:t>UC_008</w:t>
              </w:r>
              <w:r>
                <w:fldChar w:fldCharType="end"/>
              </w:r>
            </w:ins>
          </w:p>
        </w:tc>
        <w:tc>
          <w:tcPr>
            <w:tcW w:w="6948" w:type="dxa"/>
          </w:tcPr>
          <w:p w:rsidR="00555762" w:rsidRDefault="00913776" w:rsidP="007A50E9">
            <w:pPr>
              <w:cnfStyle w:val="000000100000"/>
              <w:rPr>
                <w:ins w:id="429" w:author="Jimmy Duggan" w:date="2015-11-11T22:43:00Z"/>
              </w:rPr>
            </w:pPr>
            <w:ins w:id="430" w:author="Jimmy Duggan" w:date="2015-11-11T23:03:00Z">
              <w:r>
                <w:t>Create Account</w:t>
              </w:r>
            </w:ins>
          </w:p>
        </w:tc>
      </w:tr>
      <w:tr w:rsidR="00555762" w:rsidTr="00555762">
        <w:trPr>
          <w:ins w:id="431" w:author="Jimmy Duggan" w:date="2015-11-11T22:43:00Z"/>
        </w:trPr>
        <w:tc>
          <w:tcPr>
            <w:cnfStyle w:val="001000000000"/>
            <w:tcW w:w="2628" w:type="dxa"/>
          </w:tcPr>
          <w:p w:rsidR="00555762" w:rsidRDefault="00B27249" w:rsidP="007A50E9">
            <w:pPr>
              <w:rPr>
                <w:ins w:id="432" w:author="Jimmy Duggan" w:date="2015-11-11T22:43:00Z"/>
                <w:b w:val="0"/>
              </w:rPr>
            </w:pPr>
            <w:ins w:id="433" w:author="Jimmy Duggan" w:date="2015-11-11T23:00:00Z">
              <w:r>
                <w:fldChar w:fldCharType="begin"/>
              </w:r>
              <w:r w:rsidR="00913776">
                <w:rPr>
                  <w:b w:val="0"/>
                </w:rPr>
                <w:instrText xml:space="preserve"> HYPERLINK  \l "uc009" </w:instrText>
              </w:r>
              <w:r>
                <w:fldChar w:fldCharType="separate"/>
              </w:r>
              <w:r w:rsidR="00555762" w:rsidRPr="00913776">
                <w:rPr>
                  <w:rStyle w:val="Hyperlink"/>
                  <w:b w:val="0"/>
                  <w:bCs w:val="0"/>
                </w:rPr>
                <w:t>UC_009</w:t>
              </w:r>
              <w:r>
                <w:fldChar w:fldCharType="end"/>
              </w:r>
            </w:ins>
          </w:p>
        </w:tc>
        <w:tc>
          <w:tcPr>
            <w:tcW w:w="6948" w:type="dxa"/>
          </w:tcPr>
          <w:p w:rsidR="00555762" w:rsidRDefault="00913776" w:rsidP="007A50E9">
            <w:pPr>
              <w:cnfStyle w:val="000000000000"/>
              <w:rPr>
                <w:ins w:id="434" w:author="Jimmy Duggan" w:date="2015-11-11T22:43:00Z"/>
              </w:rPr>
            </w:pPr>
            <w:ins w:id="435" w:author="Jimmy Duggan" w:date="2015-11-11T23:04:00Z">
              <w:r>
                <w:t>Edit Account</w:t>
              </w:r>
            </w:ins>
          </w:p>
        </w:tc>
      </w:tr>
      <w:tr w:rsidR="00555762" w:rsidTr="00555762">
        <w:trPr>
          <w:cnfStyle w:val="000000100000"/>
          <w:ins w:id="436" w:author="Jimmy Duggan" w:date="2015-11-11T22:43:00Z"/>
        </w:trPr>
        <w:tc>
          <w:tcPr>
            <w:cnfStyle w:val="001000000000"/>
            <w:tcW w:w="2628" w:type="dxa"/>
          </w:tcPr>
          <w:p w:rsidR="00555762" w:rsidRDefault="00B27249" w:rsidP="007A50E9">
            <w:pPr>
              <w:rPr>
                <w:ins w:id="437" w:author="Jimmy Duggan" w:date="2015-11-11T22:43:00Z"/>
                <w:b w:val="0"/>
              </w:rPr>
            </w:pPr>
            <w:ins w:id="438" w:author="Jimmy Duggan" w:date="2015-11-11T23:00:00Z">
              <w:r>
                <w:fldChar w:fldCharType="begin"/>
              </w:r>
              <w:r w:rsidR="00913776">
                <w:rPr>
                  <w:b w:val="0"/>
                </w:rPr>
                <w:instrText xml:space="preserve"> HYPERLINK  \l "uc010" </w:instrText>
              </w:r>
              <w:r>
                <w:fldChar w:fldCharType="separate"/>
              </w:r>
              <w:r w:rsidR="00555762" w:rsidRPr="00913776">
                <w:rPr>
                  <w:rStyle w:val="Hyperlink"/>
                  <w:b w:val="0"/>
                  <w:bCs w:val="0"/>
                </w:rPr>
                <w:t>UC_010</w:t>
              </w:r>
              <w:r>
                <w:fldChar w:fldCharType="end"/>
              </w:r>
            </w:ins>
          </w:p>
        </w:tc>
        <w:tc>
          <w:tcPr>
            <w:tcW w:w="6948" w:type="dxa"/>
          </w:tcPr>
          <w:p w:rsidR="00555762" w:rsidRDefault="00913776" w:rsidP="007A50E9">
            <w:pPr>
              <w:cnfStyle w:val="000000100000"/>
              <w:rPr>
                <w:ins w:id="439" w:author="Jimmy Duggan" w:date="2015-11-11T22:43:00Z"/>
              </w:rPr>
            </w:pPr>
            <w:ins w:id="440" w:author="Jimmy Duggan" w:date="2015-11-11T23:04:00Z">
              <w:r>
                <w:t>Delete Account</w:t>
              </w:r>
            </w:ins>
          </w:p>
        </w:tc>
      </w:tr>
      <w:tr w:rsidR="00555762" w:rsidTr="00555762">
        <w:trPr>
          <w:ins w:id="441" w:author="Jimmy Duggan" w:date="2015-11-11T22:43:00Z"/>
        </w:trPr>
        <w:tc>
          <w:tcPr>
            <w:cnfStyle w:val="001000000000"/>
            <w:tcW w:w="2628" w:type="dxa"/>
          </w:tcPr>
          <w:p w:rsidR="00555762" w:rsidRDefault="00B27249" w:rsidP="007A50E9">
            <w:pPr>
              <w:rPr>
                <w:ins w:id="442" w:author="Jimmy Duggan" w:date="2015-11-11T22:43:00Z"/>
                <w:b w:val="0"/>
              </w:rPr>
            </w:pPr>
            <w:ins w:id="443" w:author="Jimmy Duggan" w:date="2015-11-11T23:00:00Z">
              <w:r>
                <w:fldChar w:fldCharType="begin"/>
              </w:r>
              <w:r w:rsidR="00913776">
                <w:rPr>
                  <w:b w:val="0"/>
                </w:rPr>
                <w:instrText xml:space="preserve"> HYPERLINK  \l "uc011" </w:instrText>
              </w:r>
              <w:r>
                <w:fldChar w:fldCharType="separate"/>
              </w:r>
              <w:r w:rsidR="00555762" w:rsidRPr="00913776">
                <w:rPr>
                  <w:rStyle w:val="Hyperlink"/>
                  <w:b w:val="0"/>
                  <w:bCs w:val="0"/>
                </w:rPr>
                <w:t>UC_011</w:t>
              </w:r>
              <w:r>
                <w:fldChar w:fldCharType="end"/>
              </w:r>
            </w:ins>
          </w:p>
        </w:tc>
        <w:tc>
          <w:tcPr>
            <w:tcW w:w="6948" w:type="dxa"/>
          </w:tcPr>
          <w:p w:rsidR="00555762" w:rsidRDefault="00913776" w:rsidP="007A50E9">
            <w:pPr>
              <w:cnfStyle w:val="000000000000"/>
              <w:rPr>
                <w:ins w:id="444" w:author="Jimmy Duggan" w:date="2015-11-11T22:43:00Z"/>
              </w:rPr>
            </w:pPr>
            <w:ins w:id="445" w:author="Jimmy Duggan" w:date="2015-11-11T23:04:00Z">
              <w:r>
                <w:t>Approve Account</w:t>
              </w:r>
            </w:ins>
          </w:p>
        </w:tc>
      </w:tr>
      <w:tr w:rsidR="00555762" w:rsidTr="00555762">
        <w:trPr>
          <w:cnfStyle w:val="000000100000"/>
          <w:ins w:id="446" w:author="Jimmy Duggan" w:date="2015-11-11T22:43:00Z"/>
        </w:trPr>
        <w:tc>
          <w:tcPr>
            <w:cnfStyle w:val="001000000000"/>
            <w:tcW w:w="2628" w:type="dxa"/>
          </w:tcPr>
          <w:p w:rsidR="00555762" w:rsidRDefault="00B27249" w:rsidP="007A50E9">
            <w:pPr>
              <w:rPr>
                <w:ins w:id="447" w:author="Jimmy Duggan" w:date="2015-11-11T22:43:00Z"/>
                <w:b w:val="0"/>
              </w:rPr>
            </w:pPr>
            <w:ins w:id="448" w:author="Jimmy Duggan" w:date="2015-11-11T23:00:00Z">
              <w:r>
                <w:fldChar w:fldCharType="begin"/>
              </w:r>
              <w:r w:rsidR="00913776">
                <w:rPr>
                  <w:b w:val="0"/>
                </w:rPr>
                <w:instrText xml:space="preserve"> HYPERLINK  \l "uc012" </w:instrText>
              </w:r>
              <w:r>
                <w:fldChar w:fldCharType="separate"/>
              </w:r>
              <w:r w:rsidR="00555762" w:rsidRPr="00913776">
                <w:rPr>
                  <w:rStyle w:val="Hyperlink"/>
                  <w:b w:val="0"/>
                  <w:bCs w:val="0"/>
                </w:rPr>
                <w:t>UC_012</w:t>
              </w:r>
              <w:r>
                <w:fldChar w:fldCharType="end"/>
              </w:r>
            </w:ins>
          </w:p>
        </w:tc>
        <w:tc>
          <w:tcPr>
            <w:tcW w:w="6948" w:type="dxa"/>
          </w:tcPr>
          <w:p w:rsidR="00555762" w:rsidRDefault="00913776" w:rsidP="007A50E9">
            <w:pPr>
              <w:cnfStyle w:val="000000100000"/>
              <w:rPr>
                <w:ins w:id="449" w:author="Jimmy Duggan" w:date="2015-11-11T22:43:00Z"/>
              </w:rPr>
            </w:pPr>
            <w:ins w:id="450" w:author="Jimmy Duggan" w:date="2015-11-11T23:04:00Z">
              <w:r>
                <w:t>Create Experiment</w:t>
              </w:r>
            </w:ins>
          </w:p>
        </w:tc>
      </w:tr>
      <w:tr w:rsidR="00555762" w:rsidTr="00555762">
        <w:trPr>
          <w:ins w:id="451" w:author="Jimmy Duggan" w:date="2015-11-11T22:43:00Z"/>
        </w:trPr>
        <w:tc>
          <w:tcPr>
            <w:cnfStyle w:val="001000000000"/>
            <w:tcW w:w="2628" w:type="dxa"/>
          </w:tcPr>
          <w:p w:rsidR="00555762" w:rsidRDefault="00B27249" w:rsidP="007A50E9">
            <w:pPr>
              <w:rPr>
                <w:ins w:id="452" w:author="Jimmy Duggan" w:date="2015-11-11T22:43:00Z"/>
                <w:b w:val="0"/>
              </w:rPr>
            </w:pPr>
            <w:ins w:id="453" w:author="Jimmy Duggan" w:date="2015-11-11T23:01:00Z">
              <w:r>
                <w:fldChar w:fldCharType="begin"/>
              </w:r>
              <w:r w:rsidR="00913776">
                <w:rPr>
                  <w:b w:val="0"/>
                </w:rPr>
                <w:instrText xml:space="preserve"> HYPERLINK  \l "uc013" </w:instrText>
              </w:r>
              <w:r>
                <w:fldChar w:fldCharType="separate"/>
              </w:r>
              <w:r w:rsidR="00555762" w:rsidRPr="00913776">
                <w:rPr>
                  <w:rStyle w:val="Hyperlink"/>
                  <w:b w:val="0"/>
                  <w:bCs w:val="0"/>
                </w:rPr>
                <w:t>UC_013</w:t>
              </w:r>
              <w:r>
                <w:fldChar w:fldCharType="end"/>
              </w:r>
            </w:ins>
          </w:p>
        </w:tc>
        <w:tc>
          <w:tcPr>
            <w:tcW w:w="6948" w:type="dxa"/>
          </w:tcPr>
          <w:p w:rsidR="00555762" w:rsidRDefault="00913776" w:rsidP="007A50E9">
            <w:pPr>
              <w:cnfStyle w:val="000000000000"/>
              <w:rPr>
                <w:ins w:id="454" w:author="Jimmy Duggan" w:date="2015-11-11T22:43:00Z"/>
              </w:rPr>
            </w:pPr>
            <w:ins w:id="455" w:author="Jimmy Duggan" w:date="2015-11-11T23:04:00Z">
              <w:r>
                <w:t>View Experiment</w:t>
              </w:r>
            </w:ins>
          </w:p>
        </w:tc>
      </w:tr>
      <w:tr w:rsidR="00555762" w:rsidTr="00555762">
        <w:trPr>
          <w:cnfStyle w:val="000000100000"/>
          <w:ins w:id="456" w:author="Jimmy Duggan" w:date="2015-11-11T22:43:00Z"/>
        </w:trPr>
        <w:tc>
          <w:tcPr>
            <w:cnfStyle w:val="001000000000"/>
            <w:tcW w:w="2628" w:type="dxa"/>
          </w:tcPr>
          <w:p w:rsidR="00555762" w:rsidRDefault="00B27249" w:rsidP="007A50E9">
            <w:pPr>
              <w:rPr>
                <w:ins w:id="457" w:author="Jimmy Duggan" w:date="2015-11-11T22:43:00Z"/>
                <w:b w:val="0"/>
              </w:rPr>
            </w:pPr>
            <w:ins w:id="458" w:author="Jimmy Duggan" w:date="2015-11-11T23:01:00Z">
              <w:r>
                <w:fldChar w:fldCharType="begin"/>
              </w:r>
              <w:r w:rsidR="00913776">
                <w:rPr>
                  <w:b w:val="0"/>
                </w:rPr>
                <w:instrText xml:space="preserve"> HYPERLINK  \l "uc014" </w:instrText>
              </w:r>
              <w:r>
                <w:fldChar w:fldCharType="separate"/>
              </w:r>
              <w:r w:rsidR="00555762" w:rsidRPr="00913776">
                <w:rPr>
                  <w:rStyle w:val="Hyperlink"/>
                  <w:b w:val="0"/>
                  <w:bCs w:val="0"/>
                </w:rPr>
                <w:t>UC_014</w:t>
              </w:r>
              <w:r>
                <w:fldChar w:fldCharType="end"/>
              </w:r>
            </w:ins>
          </w:p>
        </w:tc>
        <w:tc>
          <w:tcPr>
            <w:tcW w:w="6948" w:type="dxa"/>
          </w:tcPr>
          <w:p w:rsidR="00555762" w:rsidRDefault="00913776" w:rsidP="007A50E9">
            <w:pPr>
              <w:cnfStyle w:val="000000100000"/>
              <w:rPr>
                <w:ins w:id="459" w:author="Jimmy Duggan" w:date="2015-11-11T22:43:00Z"/>
              </w:rPr>
            </w:pPr>
            <w:ins w:id="460" w:author="Jimmy Duggan" w:date="2015-11-11T23:04:00Z">
              <w:r>
                <w:t>Delete Experiment</w:t>
              </w:r>
            </w:ins>
          </w:p>
        </w:tc>
      </w:tr>
      <w:tr w:rsidR="00555762" w:rsidTr="00555762">
        <w:trPr>
          <w:ins w:id="461" w:author="Jimmy Duggan" w:date="2015-11-11T22:43:00Z"/>
        </w:trPr>
        <w:tc>
          <w:tcPr>
            <w:cnfStyle w:val="001000000000"/>
            <w:tcW w:w="2628" w:type="dxa"/>
          </w:tcPr>
          <w:p w:rsidR="00555762" w:rsidRDefault="00B27249" w:rsidP="007A50E9">
            <w:pPr>
              <w:rPr>
                <w:ins w:id="462" w:author="Jimmy Duggan" w:date="2015-11-11T22:43:00Z"/>
                <w:b w:val="0"/>
              </w:rPr>
            </w:pPr>
            <w:ins w:id="463" w:author="Jimmy Duggan" w:date="2015-11-11T23:01:00Z">
              <w:r>
                <w:fldChar w:fldCharType="begin"/>
              </w:r>
              <w:r w:rsidR="00913776">
                <w:rPr>
                  <w:b w:val="0"/>
                </w:rPr>
                <w:instrText xml:space="preserve"> HYPERLINK  \l "uc015" </w:instrText>
              </w:r>
              <w:r>
                <w:fldChar w:fldCharType="separate"/>
              </w:r>
              <w:r w:rsidR="00555762" w:rsidRPr="00913776">
                <w:rPr>
                  <w:rStyle w:val="Hyperlink"/>
                  <w:b w:val="0"/>
                  <w:bCs w:val="0"/>
                </w:rPr>
                <w:t>UC_015</w:t>
              </w:r>
              <w:r>
                <w:fldChar w:fldCharType="end"/>
              </w:r>
            </w:ins>
          </w:p>
        </w:tc>
        <w:tc>
          <w:tcPr>
            <w:tcW w:w="6948" w:type="dxa"/>
          </w:tcPr>
          <w:p w:rsidR="00555762" w:rsidRDefault="00913776" w:rsidP="007A50E9">
            <w:pPr>
              <w:cnfStyle w:val="000000000000"/>
              <w:rPr>
                <w:ins w:id="464" w:author="Jimmy Duggan" w:date="2015-11-11T22:43:00Z"/>
              </w:rPr>
            </w:pPr>
            <w:ins w:id="465" w:author="Jimmy Duggan" w:date="2015-11-11T23:04:00Z">
              <w:r>
                <w:t>Enable User</w:t>
              </w:r>
            </w:ins>
          </w:p>
        </w:tc>
      </w:tr>
      <w:tr w:rsidR="00555762" w:rsidTr="00555762">
        <w:trPr>
          <w:cnfStyle w:val="000000100000"/>
          <w:ins w:id="466" w:author="Jimmy Duggan" w:date="2015-11-11T22:43:00Z"/>
        </w:trPr>
        <w:tc>
          <w:tcPr>
            <w:cnfStyle w:val="001000000000"/>
            <w:tcW w:w="2628" w:type="dxa"/>
          </w:tcPr>
          <w:p w:rsidR="00555762" w:rsidRDefault="00B27249" w:rsidP="007A50E9">
            <w:pPr>
              <w:rPr>
                <w:ins w:id="467" w:author="Jimmy Duggan" w:date="2015-11-11T22:43:00Z"/>
                <w:b w:val="0"/>
              </w:rPr>
            </w:pPr>
            <w:ins w:id="468" w:author="Jimmy Duggan" w:date="2015-11-11T23:01:00Z">
              <w:r>
                <w:fldChar w:fldCharType="begin"/>
              </w:r>
              <w:r w:rsidR="00913776">
                <w:rPr>
                  <w:b w:val="0"/>
                </w:rPr>
                <w:instrText xml:space="preserve"> HYPERLINK  \l "uc016" </w:instrText>
              </w:r>
              <w:r>
                <w:fldChar w:fldCharType="separate"/>
              </w:r>
              <w:r w:rsidR="00555762" w:rsidRPr="00913776">
                <w:rPr>
                  <w:rStyle w:val="Hyperlink"/>
                  <w:b w:val="0"/>
                  <w:bCs w:val="0"/>
                </w:rPr>
                <w:t>UC_016</w:t>
              </w:r>
              <w:r>
                <w:fldChar w:fldCharType="end"/>
              </w:r>
            </w:ins>
          </w:p>
        </w:tc>
        <w:tc>
          <w:tcPr>
            <w:tcW w:w="6948" w:type="dxa"/>
          </w:tcPr>
          <w:p w:rsidR="00555762" w:rsidRDefault="00913776" w:rsidP="007A50E9">
            <w:pPr>
              <w:cnfStyle w:val="000000100000"/>
              <w:rPr>
                <w:ins w:id="469" w:author="Jimmy Duggan" w:date="2015-11-11T22:43:00Z"/>
              </w:rPr>
            </w:pPr>
            <w:ins w:id="470" w:author="Jimmy Duggan" w:date="2015-11-11T23:04:00Z">
              <w:r>
                <w:t>Disable User</w:t>
              </w:r>
            </w:ins>
          </w:p>
        </w:tc>
      </w:tr>
      <w:tr w:rsidR="00555762" w:rsidTr="00555762">
        <w:trPr>
          <w:ins w:id="471" w:author="Jimmy Duggan" w:date="2015-11-11T22:43:00Z"/>
        </w:trPr>
        <w:tc>
          <w:tcPr>
            <w:cnfStyle w:val="001000000000"/>
            <w:tcW w:w="2628" w:type="dxa"/>
          </w:tcPr>
          <w:p w:rsidR="00555762" w:rsidRDefault="00B27249" w:rsidP="007A50E9">
            <w:pPr>
              <w:rPr>
                <w:ins w:id="472" w:author="Jimmy Duggan" w:date="2015-11-11T22:43:00Z"/>
                <w:b w:val="0"/>
              </w:rPr>
            </w:pPr>
            <w:ins w:id="473" w:author="Jimmy Duggan" w:date="2015-11-11T23:01:00Z">
              <w:r>
                <w:fldChar w:fldCharType="begin"/>
              </w:r>
              <w:r w:rsidR="00913776">
                <w:rPr>
                  <w:b w:val="0"/>
                </w:rPr>
                <w:instrText xml:space="preserve"> HYPERLINK  \l "uc017a" </w:instrText>
              </w:r>
              <w:r>
                <w:fldChar w:fldCharType="separate"/>
              </w:r>
              <w:r w:rsidR="00555762" w:rsidRPr="00913776">
                <w:rPr>
                  <w:rStyle w:val="Hyperlink"/>
                  <w:b w:val="0"/>
                  <w:bCs w:val="0"/>
                </w:rPr>
                <w:t>UC_017a</w:t>
              </w:r>
              <w:r>
                <w:fldChar w:fldCharType="end"/>
              </w:r>
            </w:ins>
          </w:p>
        </w:tc>
        <w:tc>
          <w:tcPr>
            <w:tcW w:w="6948" w:type="dxa"/>
          </w:tcPr>
          <w:p w:rsidR="00555762" w:rsidRDefault="00913776" w:rsidP="007A50E9">
            <w:pPr>
              <w:cnfStyle w:val="000000000000"/>
              <w:rPr>
                <w:ins w:id="474" w:author="Jimmy Duggan" w:date="2015-11-11T22:43:00Z"/>
              </w:rPr>
            </w:pPr>
            <w:ins w:id="475" w:author="Jimmy Duggan" w:date="2015-11-11T23:04:00Z">
              <w:r>
                <w:t>Physician: View Patient Data</w:t>
              </w:r>
            </w:ins>
          </w:p>
        </w:tc>
      </w:tr>
      <w:tr w:rsidR="00555762" w:rsidTr="00555762">
        <w:trPr>
          <w:cnfStyle w:val="000000100000"/>
          <w:ins w:id="476" w:author="Jimmy Duggan" w:date="2015-11-11T22:43:00Z"/>
        </w:trPr>
        <w:tc>
          <w:tcPr>
            <w:cnfStyle w:val="001000000000"/>
            <w:tcW w:w="2628" w:type="dxa"/>
          </w:tcPr>
          <w:p w:rsidR="00555762" w:rsidRDefault="00B27249" w:rsidP="007A50E9">
            <w:pPr>
              <w:rPr>
                <w:ins w:id="477" w:author="Jimmy Duggan" w:date="2015-11-11T22:43:00Z"/>
                <w:b w:val="0"/>
              </w:rPr>
            </w:pPr>
            <w:ins w:id="478" w:author="Jimmy Duggan" w:date="2015-11-11T23:01:00Z">
              <w:r>
                <w:fldChar w:fldCharType="begin"/>
              </w:r>
              <w:r w:rsidR="00913776">
                <w:rPr>
                  <w:b w:val="0"/>
                </w:rPr>
                <w:instrText xml:space="preserve"> HYPERLINK  \l "uc017b" </w:instrText>
              </w:r>
              <w:r>
                <w:fldChar w:fldCharType="separate"/>
              </w:r>
              <w:r w:rsidR="00555762" w:rsidRPr="00913776">
                <w:rPr>
                  <w:rStyle w:val="Hyperlink"/>
                  <w:b w:val="0"/>
                  <w:bCs w:val="0"/>
                </w:rPr>
                <w:t>UC_017b</w:t>
              </w:r>
              <w:r>
                <w:fldChar w:fldCharType="end"/>
              </w:r>
            </w:ins>
          </w:p>
        </w:tc>
        <w:tc>
          <w:tcPr>
            <w:tcW w:w="6948" w:type="dxa"/>
          </w:tcPr>
          <w:p w:rsidR="00555762" w:rsidRDefault="00913776" w:rsidP="007A50E9">
            <w:pPr>
              <w:cnfStyle w:val="000000100000"/>
              <w:rPr>
                <w:ins w:id="479" w:author="Jimmy Duggan" w:date="2015-11-11T22:43:00Z"/>
              </w:rPr>
            </w:pPr>
            <w:ins w:id="480" w:author="Jimmy Duggan" w:date="2015-11-11T23:05:00Z">
              <w:r>
                <w:t>Patient: View Patient Data</w:t>
              </w:r>
            </w:ins>
          </w:p>
        </w:tc>
      </w:tr>
      <w:tr w:rsidR="00555762" w:rsidTr="00555762">
        <w:trPr>
          <w:ins w:id="481" w:author="Jimmy Duggan" w:date="2015-11-11T22:43:00Z"/>
        </w:trPr>
        <w:tc>
          <w:tcPr>
            <w:cnfStyle w:val="001000000000"/>
            <w:tcW w:w="2628" w:type="dxa"/>
          </w:tcPr>
          <w:p w:rsidR="00555762" w:rsidRDefault="00B27249" w:rsidP="007A50E9">
            <w:pPr>
              <w:rPr>
                <w:ins w:id="482" w:author="Jimmy Duggan" w:date="2015-11-11T22:43:00Z"/>
                <w:b w:val="0"/>
              </w:rPr>
            </w:pPr>
            <w:ins w:id="483" w:author="Jimmy Duggan" w:date="2015-11-11T23:01:00Z">
              <w:r>
                <w:fldChar w:fldCharType="begin"/>
              </w:r>
              <w:r w:rsidR="00913776">
                <w:rPr>
                  <w:b w:val="0"/>
                </w:rPr>
                <w:instrText xml:space="preserve"> HYPERLINK  \l "uc018a" </w:instrText>
              </w:r>
              <w:r>
                <w:fldChar w:fldCharType="separate"/>
              </w:r>
              <w:r w:rsidR="00555762" w:rsidRPr="00913776">
                <w:rPr>
                  <w:rStyle w:val="Hyperlink"/>
                  <w:b w:val="0"/>
                  <w:bCs w:val="0"/>
                </w:rPr>
                <w:t>UC_018a</w:t>
              </w:r>
              <w:r>
                <w:fldChar w:fldCharType="end"/>
              </w:r>
            </w:ins>
          </w:p>
        </w:tc>
        <w:tc>
          <w:tcPr>
            <w:tcW w:w="6948" w:type="dxa"/>
          </w:tcPr>
          <w:p w:rsidR="00555762" w:rsidRDefault="00913776" w:rsidP="007A50E9">
            <w:pPr>
              <w:cnfStyle w:val="000000000000"/>
              <w:rPr>
                <w:ins w:id="484" w:author="Jimmy Duggan" w:date="2015-11-11T22:43:00Z"/>
              </w:rPr>
            </w:pPr>
            <w:ins w:id="485" w:author="Jimmy Duggan" w:date="2015-11-11T23:05:00Z">
              <w:r>
                <w:t>Physician: Export Patient Data</w:t>
              </w:r>
            </w:ins>
          </w:p>
        </w:tc>
      </w:tr>
      <w:tr w:rsidR="00555762" w:rsidTr="00555762">
        <w:trPr>
          <w:cnfStyle w:val="000000100000"/>
          <w:ins w:id="486" w:author="Jimmy Duggan" w:date="2015-11-11T22:43:00Z"/>
        </w:trPr>
        <w:tc>
          <w:tcPr>
            <w:cnfStyle w:val="001000000000"/>
            <w:tcW w:w="2628" w:type="dxa"/>
          </w:tcPr>
          <w:p w:rsidR="00555762" w:rsidRPr="00555762" w:rsidRDefault="00B27249" w:rsidP="007A50E9">
            <w:pPr>
              <w:spacing w:after="200" w:line="276" w:lineRule="auto"/>
              <w:rPr>
                <w:ins w:id="487" w:author="Jimmy Duggan" w:date="2015-11-11T22:43:00Z"/>
                <w:rPrChange w:id="488" w:author="Jimmy Duggan" w:date="2015-11-11T22:44:00Z">
                  <w:rPr>
                    <w:ins w:id="489" w:author="Jimmy Duggan" w:date="2015-11-11T22:43:00Z"/>
                    <w:b w:val="0"/>
                    <w:bCs w:val="0"/>
                    <w:sz w:val="24"/>
                    <w:szCs w:val="24"/>
                  </w:rPr>
                </w:rPrChange>
              </w:rPr>
            </w:pPr>
            <w:ins w:id="490" w:author="Jimmy Duggan" w:date="2015-11-11T23:01:00Z">
              <w:r>
                <w:fldChar w:fldCharType="begin"/>
              </w:r>
              <w:r w:rsidR="00913776">
                <w:rPr>
                  <w:b w:val="0"/>
                </w:rPr>
                <w:instrText xml:space="preserve"> HYPERLINK  \l "uc018b" </w:instrText>
              </w:r>
              <w:r>
                <w:fldChar w:fldCharType="separate"/>
              </w:r>
              <w:r w:rsidR="00555762" w:rsidRPr="00913776">
                <w:rPr>
                  <w:rStyle w:val="Hyperlink"/>
                  <w:b w:val="0"/>
                  <w:bCs w:val="0"/>
                </w:rPr>
                <w:t>UC_018b</w:t>
              </w:r>
              <w:r>
                <w:fldChar w:fldCharType="end"/>
              </w:r>
            </w:ins>
          </w:p>
        </w:tc>
        <w:tc>
          <w:tcPr>
            <w:tcW w:w="6948" w:type="dxa"/>
          </w:tcPr>
          <w:p w:rsidR="00555762" w:rsidRDefault="00913776" w:rsidP="007A50E9">
            <w:pPr>
              <w:cnfStyle w:val="000000100000"/>
              <w:rPr>
                <w:ins w:id="491" w:author="Jimmy Duggan" w:date="2015-11-11T22:43:00Z"/>
              </w:rPr>
            </w:pPr>
            <w:ins w:id="492" w:author="Jimmy Duggan" w:date="2015-11-11T23:05:00Z">
              <w:r>
                <w:t>Patient: Export Patient Data</w:t>
              </w:r>
            </w:ins>
          </w:p>
        </w:tc>
      </w:tr>
      <w:tr w:rsidR="00555762" w:rsidTr="00555762">
        <w:trPr>
          <w:ins w:id="493" w:author="Jimmy Duggan" w:date="2015-11-11T22:43:00Z"/>
        </w:trPr>
        <w:tc>
          <w:tcPr>
            <w:cnfStyle w:val="001000000000"/>
            <w:tcW w:w="2628" w:type="dxa"/>
          </w:tcPr>
          <w:p w:rsidR="00555762" w:rsidRDefault="00B27249" w:rsidP="007A50E9">
            <w:pPr>
              <w:rPr>
                <w:ins w:id="494" w:author="Jimmy Duggan" w:date="2015-11-11T22:43:00Z"/>
                <w:b w:val="0"/>
              </w:rPr>
            </w:pPr>
            <w:ins w:id="495" w:author="Jimmy Duggan" w:date="2015-11-11T23:02:00Z">
              <w:r>
                <w:fldChar w:fldCharType="begin"/>
              </w:r>
              <w:r w:rsidR="00913776">
                <w:rPr>
                  <w:b w:val="0"/>
                </w:rPr>
                <w:instrText xml:space="preserve"> HYPERLINK  \l "uc019" </w:instrText>
              </w:r>
              <w:r>
                <w:fldChar w:fldCharType="separate"/>
              </w:r>
              <w:r w:rsidR="00555762" w:rsidRPr="00913776">
                <w:rPr>
                  <w:rStyle w:val="Hyperlink"/>
                  <w:b w:val="0"/>
                  <w:bCs w:val="0"/>
                </w:rPr>
                <w:t>UC_019</w:t>
              </w:r>
              <w:r>
                <w:fldChar w:fldCharType="end"/>
              </w:r>
            </w:ins>
          </w:p>
        </w:tc>
        <w:tc>
          <w:tcPr>
            <w:tcW w:w="6948" w:type="dxa"/>
          </w:tcPr>
          <w:p w:rsidR="00555762" w:rsidRDefault="00913776" w:rsidP="007A50E9">
            <w:pPr>
              <w:cnfStyle w:val="000000000000"/>
              <w:rPr>
                <w:ins w:id="496" w:author="Jimmy Duggan" w:date="2015-11-11T22:43:00Z"/>
              </w:rPr>
            </w:pPr>
            <w:ins w:id="497" w:author="Jimmy Duggan" w:date="2015-11-11T23:05:00Z">
              <w:r>
                <w:t>Create Patient Account</w:t>
              </w:r>
            </w:ins>
          </w:p>
        </w:tc>
      </w:tr>
      <w:tr w:rsidR="00555762" w:rsidTr="00555762">
        <w:trPr>
          <w:cnfStyle w:val="000000100000"/>
          <w:ins w:id="498" w:author="Jimmy Duggan" w:date="2015-11-11T22:45:00Z"/>
        </w:trPr>
        <w:tc>
          <w:tcPr>
            <w:cnfStyle w:val="001000000000"/>
            <w:tcW w:w="2628" w:type="dxa"/>
          </w:tcPr>
          <w:p w:rsidR="00555762" w:rsidRDefault="00B27249" w:rsidP="007A50E9">
            <w:pPr>
              <w:rPr>
                <w:ins w:id="499" w:author="Jimmy Duggan" w:date="2015-11-11T22:45:00Z"/>
                <w:b w:val="0"/>
              </w:rPr>
            </w:pPr>
            <w:ins w:id="500" w:author="Jimmy Duggan" w:date="2015-11-11T23:02:00Z">
              <w:r>
                <w:fldChar w:fldCharType="begin"/>
              </w:r>
              <w:r w:rsidR="00913776">
                <w:rPr>
                  <w:b w:val="0"/>
                </w:rPr>
                <w:instrText xml:space="preserve"> HYPERLINK  \l "uc020" </w:instrText>
              </w:r>
              <w:r>
                <w:fldChar w:fldCharType="separate"/>
              </w:r>
              <w:r w:rsidR="00555762" w:rsidRPr="00913776">
                <w:rPr>
                  <w:rStyle w:val="Hyperlink"/>
                  <w:b w:val="0"/>
                  <w:bCs w:val="0"/>
                </w:rPr>
                <w:t>UC_020</w:t>
              </w:r>
              <w:r>
                <w:fldChar w:fldCharType="end"/>
              </w:r>
            </w:ins>
          </w:p>
        </w:tc>
        <w:tc>
          <w:tcPr>
            <w:tcW w:w="6948" w:type="dxa"/>
          </w:tcPr>
          <w:p w:rsidR="00555762" w:rsidRDefault="00913776" w:rsidP="007A50E9">
            <w:pPr>
              <w:cnfStyle w:val="000000100000"/>
              <w:rPr>
                <w:ins w:id="501" w:author="Jimmy Duggan" w:date="2015-11-11T22:45:00Z"/>
              </w:rPr>
            </w:pPr>
            <w:ins w:id="502" w:author="Jimmy Duggan" w:date="2015-11-11T23:05:00Z">
              <w:r>
                <w:t>Delete Patient Account</w:t>
              </w:r>
            </w:ins>
          </w:p>
        </w:tc>
      </w:tr>
    </w:tbl>
    <w:p w:rsidR="00555762" w:rsidRDefault="00555762" w:rsidP="007A50E9"/>
    <w:p w:rsidR="00873CCE" w:rsidRDefault="00707907" w:rsidP="006228BD">
      <w:pPr>
        <w:jc w:val="center"/>
      </w:pPr>
      <w:r>
        <w:rPr>
          <w:noProof/>
        </w:rPr>
        <w:drawing>
          <wp:inline distT="0" distB="0" distL="0" distR="0">
            <wp:extent cx="4316010" cy="7448550"/>
            <wp:effectExtent l="0" t="0" r="0" b="0"/>
            <wp:docPr id="1" name="Picture 1"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processdataappusecase.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6010" cy="7448550"/>
                    </a:xfrm>
                    <a:prstGeom prst="rect">
                      <a:avLst/>
                    </a:prstGeom>
                    <a:noFill/>
                    <a:ln>
                      <a:noFill/>
                    </a:ln>
                  </pic:spPr>
                </pic:pic>
              </a:graphicData>
            </a:graphic>
          </wp:inline>
        </w:drawing>
      </w:r>
    </w:p>
    <w:p w:rsidR="008D3651" w:rsidRDefault="008D3651" w:rsidP="007A50E9">
      <w:pPr>
        <w:jc w:val="center"/>
      </w:pPr>
      <w:r>
        <w:t>Figure A-1: Use Case Diagram</w:t>
      </w:r>
    </w:p>
    <w:tbl>
      <w:tblPr>
        <w:tblStyle w:val="GridTable4-Accent11"/>
        <w:tblW w:w="0" w:type="auto"/>
        <w:tblLook w:val="04A0"/>
      </w:tblPr>
      <w:tblGrid>
        <w:gridCol w:w="2358"/>
        <w:gridCol w:w="2430"/>
        <w:gridCol w:w="4788"/>
      </w:tblGrid>
      <w:tr w:rsidR="00FC632D" w:rsidRPr="00FB6609" w:rsidTr="007A50E9">
        <w:trPr>
          <w:cnfStyle w:val="100000000000"/>
        </w:trPr>
        <w:tc>
          <w:tcPr>
            <w:cnfStyle w:val="001000000000"/>
            <w:tcW w:w="2358" w:type="dxa"/>
          </w:tcPr>
          <w:p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rsidR="00FC632D" w:rsidRPr="007A50E9" w:rsidRDefault="00FC632D" w:rsidP="00FC632D">
            <w:pPr>
              <w:cnfStyle w:val="100000000000"/>
              <w:rPr>
                <w:rFonts w:asciiTheme="minorHAnsi" w:hAnsiTheme="minorHAnsi"/>
              </w:rPr>
            </w:pPr>
            <w:bookmarkStart w:id="503" w:name="uc001"/>
            <w:r w:rsidRPr="007A50E9">
              <w:rPr>
                <w:rFonts w:asciiTheme="minorHAnsi" w:hAnsiTheme="minorHAnsi"/>
              </w:rPr>
              <w:t>UC_001</w:t>
            </w:r>
            <w:bookmarkEnd w:id="503"/>
          </w:p>
        </w:tc>
      </w:tr>
      <w:tr w:rsidR="00FC632D" w:rsidRPr="00FB6609" w:rsidTr="007A50E9">
        <w:trPr>
          <w:cnfStyle w:val="000000100000"/>
        </w:trPr>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pPr>
              <w:cnfStyle w:val="000000100000"/>
              <w:rPr>
                <w:rFonts w:asciiTheme="minorHAnsi" w:hAnsiTheme="minorHAnsi"/>
              </w:rPr>
            </w:pPr>
            <w:r>
              <w:rPr>
                <w:rFonts w:asciiTheme="minorHAnsi" w:hAnsiTheme="minorHAnsi"/>
              </w:rPr>
              <w:t>Select Data Files</w:t>
            </w:r>
          </w:p>
        </w:tc>
      </w:tr>
      <w:tr w:rsidR="00FC632D" w:rsidRPr="00FB6609" w:rsidTr="007A50E9">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pPr>
              <w:cnfStyle w:val="000000000000"/>
              <w:rPr>
                <w:rFonts w:asciiTheme="minorHAnsi" w:hAnsiTheme="minorHAnsi"/>
              </w:rPr>
            </w:pPr>
            <w:r>
              <w:rPr>
                <w:rFonts w:asciiTheme="minorHAnsi" w:hAnsiTheme="minorHAnsi"/>
              </w:rPr>
              <w:t>Patient</w:t>
            </w:r>
          </w:p>
        </w:tc>
      </w:tr>
      <w:tr w:rsidR="00FC632D" w:rsidRPr="00FB6609" w:rsidTr="007A50E9">
        <w:trPr>
          <w:cnfStyle w:val="000000100000"/>
        </w:trPr>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pPr>
              <w:cnfStyle w:val="00000010000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023816">
            <w:pPr>
              <w:cnfStyle w:val="00000000000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tcW w:w="2358" w:type="dxa"/>
          </w:tcPr>
          <w:p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023816">
            <w:pPr>
              <w:cnfStyle w:val="00000000000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trPr>
        <w:tc>
          <w:tcPr>
            <w:cnfStyle w:val="001000000000"/>
            <w:tcW w:w="2358" w:type="dxa"/>
          </w:tcPr>
          <w:p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8C45F7">
            <w:pPr>
              <w:cnfStyle w:val="00000010000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FC632D">
            <w:pPr>
              <w:cnfStyle w:val="00000010000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tcW w:w="9576" w:type="dxa"/>
            <w:gridSpan w:val="3"/>
          </w:tcPr>
          <w:p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rsidTr="007A50E9">
        <w:trPr>
          <w:cnfStyle w:val="000000100000"/>
        </w:trPr>
        <w:tc>
          <w:tcPr>
            <w:cnfStyle w:val="001000000000"/>
            <w:tcW w:w="4788" w:type="dxa"/>
            <w:gridSpan w:val="2"/>
          </w:tcPr>
          <w:p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FC632D">
            <w:pPr>
              <w:cnfStyle w:val="00000010000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tcW w:w="4788" w:type="dxa"/>
            <w:gridSpan w:val="2"/>
          </w:tcPr>
          <w:p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FC632D">
            <w:pPr>
              <w:cnfStyle w:val="000000000000"/>
              <w:rPr>
                <w:rFonts w:asciiTheme="minorHAnsi" w:hAnsiTheme="minorHAnsi"/>
              </w:rPr>
            </w:pPr>
          </w:p>
        </w:tc>
      </w:tr>
      <w:tr w:rsidR="001C722E" w:rsidRPr="00FB6609" w:rsidTr="007A50E9">
        <w:trPr>
          <w:cnfStyle w:val="000000100000"/>
        </w:trPr>
        <w:tc>
          <w:tcPr>
            <w:cnfStyle w:val="001000000000"/>
            <w:tcW w:w="4788" w:type="dxa"/>
            <w:gridSpan w:val="2"/>
          </w:tcPr>
          <w:p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FC632D">
            <w:pPr>
              <w:cnfStyle w:val="000000100000"/>
              <w:rPr>
                <w:rFonts w:asciiTheme="minorHAnsi" w:hAnsiTheme="minorHAnsi"/>
              </w:rPr>
            </w:pPr>
          </w:p>
        </w:tc>
      </w:tr>
      <w:tr w:rsidR="00952DE8" w:rsidRPr="00FB6609" w:rsidTr="007A50E9">
        <w:tc>
          <w:tcPr>
            <w:cnfStyle w:val="001000000000"/>
            <w:tcW w:w="4788" w:type="dxa"/>
            <w:gridSpan w:val="2"/>
          </w:tcPr>
          <w:p w:rsidR="00952DE8" w:rsidRPr="007A50E9" w:rsidRDefault="00952DE8" w:rsidP="00FC632D">
            <w:pPr>
              <w:rPr>
                <w:rFonts w:asciiTheme="minorHAnsi" w:hAnsiTheme="minorHAnsi"/>
              </w:rPr>
            </w:pPr>
          </w:p>
        </w:tc>
        <w:tc>
          <w:tcPr>
            <w:tcW w:w="4788" w:type="dxa"/>
          </w:tcPr>
          <w:p w:rsidR="00952DE8" w:rsidRPr="007A50E9" w:rsidRDefault="00952DE8" w:rsidP="00FC632D">
            <w:pPr>
              <w:cnfStyle w:val="000000000000"/>
              <w:rPr>
                <w:rFonts w:asciiTheme="minorHAnsi" w:hAnsiTheme="minorHAnsi"/>
              </w:rPr>
            </w:pPr>
            <w:r w:rsidRPr="007A50E9">
              <w:rPr>
                <w:rFonts w:asciiTheme="minorHAnsi" w:hAnsiTheme="minorHAnsi"/>
              </w:rPr>
              <w:t>2. The system loads the files.</w:t>
            </w:r>
          </w:p>
        </w:tc>
      </w:tr>
    </w:tbl>
    <w:p w:rsidR="00144EFF" w:rsidRDefault="00144EFF" w:rsidP="007A50E9"/>
    <w:tbl>
      <w:tblPr>
        <w:tblStyle w:val="GridTable4-Accent11"/>
        <w:tblW w:w="0" w:type="auto"/>
        <w:tblLook w:val="04A0"/>
      </w:tblPr>
      <w:tblGrid>
        <w:gridCol w:w="2358"/>
        <w:gridCol w:w="7218"/>
      </w:tblGrid>
      <w:tr w:rsidR="00DA7793" w:rsidRPr="00FB6609" w:rsidTr="00DA7793">
        <w:trPr>
          <w:cnfStyle w:val="1000000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Use Case ID</w:t>
            </w:r>
          </w:p>
        </w:tc>
        <w:tc>
          <w:tcPr>
            <w:tcW w:w="7218" w:type="dxa"/>
          </w:tcPr>
          <w:p w:rsidR="00DA7793" w:rsidRPr="007A50E9" w:rsidRDefault="00DA7793" w:rsidP="00CB4CC6">
            <w:pPr>
              <w:cnfStyle w:val="100000000000"/>
              <w:rPr>
                <w:rFonts w:asciiTheme="minorHAnsi" w:hAnsiTheme="minorHAnsi"/>
              </w:rPr>
            </w:pPr>
            <w:bookmarkStart w:id="504" w:name="uc001a"/>
            <w:r w:rsidRPr="007A50E9">
              <w:rPr>
                <w:rFonts w:asciiTheme="minorHAnsi" w:hAnsiTheme="minorHAnsi"/>
              </w:rPr>
              <w:t>UC_001</w:t>
            </w:r>
            <w:r>
              <w:rPr>
                <w:rFonts w:asciiTheme="minorHAnsi" w:hAnsiTheme="minorHAnsi"/>
              </w:rPr>
              <w:t>a</w:t>
            </w:r>
            <w:bookmarkEnd w:id="504"/>
          </w:p>
        </w:tc>
      </w:tr>
      <w:tr w:rsidR="00DA7793" w:rsidRPr="00FB6609" w:rsidTr="00DA7793">
        <w:trPr>
          <w:cnfStyle w:val="0000001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Use Case Name</w:t>
            </w:r>
          </w:p>
        </w:tc>
        <w:tc>
          <w:tcPr>
            <w:tcW w:w="7218" w:type="dxa"/>
          </w:tcPr>
          <w:p w:rsidR="00DA7793" w:rsidRPr="007A50E9" w:rsidRDefault="00DA7793" w:rsidP="00CB4CC6">
            <w:pPr>
              <w:cnfStyle w:val="000000100000"/>
              <w:rPr>
                <w:rFonts w:asciiTheme="minorHAnsi" w:hAnsiTheme="minorHAnsi"/>
              </w:rPr>
            </w:pPr>
            <w:r>
              <w:rPr>
                <w:rFonts w:asciiTheme="minorHAnsi" w:hAnsiTheme="minorHAnsi"/>
              </w:rPr>
              <w:t>Select Activity</w:t>
            </w:r>
          </w:p>
        </w:tc>
      </w:tr>
      <w:tr w:rsidR="00DA7793" w:rsidRPr="00FB6609" w:rsidTr="00DA7793">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Actor(s)</w:t>
            </w:r>
          </w:p>
        </w:tc>
        <w:tc>
          <w:tcPr>
            <w:tcW w:w="7218" w:type="dxa"/>
          </w:tcPr>
          <w:p w:rsidR="00DA7793" w:rsidRPr="007A50E9" w:rsidRDefault="00DA7793" w:rsidP="00CB4CC6">
            <w:pPr>
              <w:cnfStyle w:val="000000000000"/>
              <w:rPr>
                <w:rFonts w:asciiTheme="minorHAnsi" w:hAnsiTheme="minorHAnsi"/>
              </w:rPr>
            </w:pPr>
            <w:r>
              <w:rPr>
                <w:rFonts w:asciiTheme="minorHAnsi" w:hAnsiTheme="minorHAnsi"/>
              </w:rPr>
              <w:t>Patient</w:t>
            </w:r>
          </w:p>
        </w:tc>
      </w:tr>
      <w:tr w:rsidR="00DA7793" w:rsidRPr="00FB6609" w:rsidTr="00DA7793">
        <w:trPr>
          <w:cnfStyle w:val="0000001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Purpose</w:t>
            </w:r>
          </w:p>
        </w:tc>
        <w:tc>
          <w:tcPr>
            <w:tcW w:w="7218" w:type="dxa"/>
          </w:tcPr>
          <w:p w:rsidR="00DA7793" w:rsidRPr="007A50E9" w:rsidRDefault="00DA7793" w:rsidP="00DA7793">
            <w:pPr>
              <w:cnfStyle w:val="000000100000"/>
              <w:rPr>
                <w:rFonts w:asciiTheme="minorHAnsi" w:hAnsiTheme="minorHAnsi"/>
              </w:rPr>
            </w:pPr>
            <w:r>
              <w:rPr>
                <w:rFonts w:asciiTheme="minorHAnsi" w:hAnsiTheme="minorHAnsi"/>
              </w:rPr>
              <w:t>Select the activity or activities for the data by date and time.</w:t>
            </w:r>
          </w:p>
        </w:tc>
      </w:tr>
      <w:tr w:rsidR="00DA7793" w:rsidRPr="00FB6609" w:rsidTr="00DA7793">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Overview</w:t>
            </w:r>
          </w:p>
        </w:tc>
        <w:tc>
          <w:tcPr>
            <w:tcW w:w="7218" w:type="dxa"/>
          </w:tcPr>
          <w:p w:rsidR="00DA7793" w:rsidRPr="007A50E9" w:rsidRDefault="00DA7793" w:rsidP="00DA7793">
            <w:pPr>
              <w:cnfStyle w:val="00000000000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rsidTr="00DA7793">
        <w:trPr>
          <w:cnfStyle w:val="0000001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Cross-References</w:t>
            </w:r>
          </w:p>
        </w:tc>
        <w:tc>
          <w:tcPr>
            <w:tcW w:w="7218" w:type="dxa"/>
          </w:tcPr>
          <w:p w:rsidR="00DA7793" w:rsidRPr="007A50E9" w:rsidRDefault="00DA7793" w:rsidP="00CB4CC6">
            <w:pPr>
              <w:cnfStyle w:val="000000100000"/>
              <w:rPr>
                <w:rFonts w:asciiTheme="minorHAnsi" w:hAnsiTheme="minorHAnsi"/>
                <w:i/>
              </w:rPr>
            </w:pPr>
            <w:r w:rsidRPr="007A50E9">
              <w:rPr>
                <w:rFonts w:asciiTheme="minorHAnsi" w:hAnsiTheme="minorHAnsi"/>
                <w:i/>
              </w:rPr>
              <w:t>&lt;requirements to be inserted here after finalized&gt;</w:t>
            </w:r>
          </w:p>
        </w:tc>
      </w:tr>
      <w:tr w:rsidR="00DA7793" w:rsidRPr="00FB6609" w:rsidTr="00DA7793">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Pre-conditions</w:t>
            </w:r>
          </w:p>
        </w:tc>
        <w:tc>
          <w:tcPr>
            <w:tcW w:w="7218" w:type="dxa"/>
          </w:tcPr>
          <w:p w:rsidR="00DA7793" w:rsidRPr="007A50E9" w:rsidRDefault="00DA7793" w:rsidP="00CB4CC6">
            <w:pPr>
              <w:cnfStyle w:val="00000000000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rsidTr="00DA7793">
        <w:trPr>
          <w:cnfStyle w:val="0000001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Post-conditions</w:t>
            </w:r>
          </w:p>
        </w:tc>
        <w:tc>
          <w:tcPr>
            <w:tcW w:w="7218" w:type="dxa"/>
          </w:tcPr>
          <w:p w:rsidR="00DA7793" w:rsidRDefault="00DA7793" w:rsidP="00CB4CC6">
            <w:pPr>
              <w:cnfStyle w:val="00000010000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rsidR="00DA7793" w:rsidRPr="007A50E9" w:rsidRDefault="00DA7793" w:rsidP="00DA7793">
            <w:pPr>
              <w:cnfStyle w:val="00000010000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rsidTr="00E33B6A">
        <w:tc>
          <w:tcPr>
            <w:cnfStyle w:val="001000000000"/>
            <w:tcW w:w="9576" w:type="dxa"/>
            <w:gridSpan w:val="2"/>
          </w:tcPr>
          <w:p w:rsidR="00DA7793" w:rsidRPr="007A50E9" w:rsidRDefault="00DA7793" w:rsidP="00CB4CC6">
            <w:pPr>
              <w:rPr>
                <w:rFonts w:asciiTheme="minorHAnsi" w:hAnsiTheme="minorHAnsi"/>
              </w:rPr>
            </w:pPr>
            <w:r w:rsidRPr="007A50E9">
              <w:rPr>
                <w:rFonts w:asciiTheme="minorHAnsi" w:hAnsiTheme="minorHAnsi"/>
              </w:rPr>
              <w:t>Course of Events</w:t>
            </w:r>
          </w:p>
        </w:tc>
      </w:tr>
      <w:tr w:rsidR="00DA7793" w:rsidRPr="00FB6609" w:rsidTr="00E33B6A">
        <w:trPr>
          <w:cnfStyle w:val="0000001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Actor Actions</w:t>
            </w:r>
          </w:p>
        </w:tc>
        <w:tc>
          <w:tcPr>
            <w:tcW w:w="7218" w:type="dxa"/>
          </w:tcPr>
          <w:p w:rsidR="00DA7793" w:rsidRPr="007A50E9" w:rsidRDefault="00DA7793" w:rsidP="00CB4CC6">
            <w:pPr>
              <w:cnfStyle w:val="000000100000"/>
              <w:rPr>
                <w:rFonts w:asciiTheme="minorHAnsi" w:hAnsiTheme="minorHAnsi"/>
                <w:b/>
              </w:rPr>
            </w:pPr>
            <w:r w:rsidRPr="007A50E9">
              <w:rPr>
                <w:rFonts w:asciiTheme="minorHAnsi" w:hAnsiTheme="minorHAnsi"/>
                <w:b/>
              </w:rPr>
              <w:t>System Response</w:t>
            </w:r>
          </w:p>
        </w:tc>
      </w:tr>
      <w:tr w:rsidR="00DA7793" w:rsidRPr="00FB6609" w:rsidTr="00E33B6A">
        <w:tc>
          <w:tcPr>
            <w:cnfStyle w:val="001000000000"/>
            <w:tcW w:w="2358" w:type="dxa"/>
          </w:tcPr>
          <w:p w:rsidR="00DA7793" w:rsidRPr="007A50E9" w:rsidRDefault="00DA7793" w:rsidP="00CB4CC6">
            <w:pPr>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rsidR="00DA7793" w:rsidRPr="007A50E9" w:rsidRDefault="00DA7793" w:rsidP="00CB4CC6">
            <w:pPr>
              <w:cnfStyle w:val="000000000000"/>
              <w:rPr>
                <w:rFonts w:asciiTheme="minorHAnsi" w:hAnsiTheme="minorHAnsi"/>
              </w:rPr>
            </w:pPr>
          </w:p>
        </w:tc>
      </w:tr>
      <w:tr w:rsidR="00DA7793" w:rsidRPr="00FB6609" w:rsidTr="00E33B6A">
        <w:trPr>
          <w:cnfStyle w:val="000000100000"/>
        </w:trPr>
        <w:tc>
          <w:tcPr>
            <w:cnfStyle w:val="001000000000"/>
            <w:tcW w:w="2358" w:type="dxa"/>
          </w:tcPr>
          <w:p w:rsidR="00DA7793" w:rsidRPr="007A50E9" w:rsidRDefault="00DA7793" w:rsidP="00CB4CC6">
            <w:pPr>
              <w:rPr>
                <w:rFonts w:asciiTheme="minorHAnsi" w:hAnsiTheme="minorHAnsi"/>
              </w:rPr>
            </w:pPr>
            <w:r>
              <w:rPr>
                <w:rFonts w:asciiTheme="minorHAnsi" w:hAnsiTheme="minorHAnsi"/>
              </w:rPr>
              <w:t>2. Patient selects all files they wish to upload.</w:t>
            </w:r>
          </w:p>
        </w:tc>
        <w:tc>
          <w:tcPr>
            <w:tcW w:w="7218" w:type="dxa"/>
          </w:tcPr>
          <w:p w:rsidR="00DA7793" w:rsidRPr="007A50E9" w:rsidRDefault="00DA7793" w:rsidP="00CB4CC6">
            <w:pPr>
              <w:cnfStyle w:val="000000100000"/>
              <w:rPr>
                <w:rFonts w:asciiTheme="minorHAnsi" w:hAnsiTheme="minorHAnsi"/>
              </w:rPr>
            </w:pPr>
          </w:p>
        </w:tc>
      </w:tr>
      <w:tr w:rsidR="00DA7793" w:rsidRPr="00FB6609" w:rsidTr="00E33B6A">
        <w:tc>
          <w:tcPr>
            <w:cnfStyle w:val="001000000000"/>
            <w:tcW w:w="2358" w:type="dxa"/>
          </w:tcPr>
          <w:p w:rsidR="00DA7793" w:rsidRPr="007A50E9" w:rsidRDefault="00DA7793" w:rsidP="00CB4CC6">
            <w:pPr>
              <w:rPr>
                <w:rFonts w:asciiTheme="minorHAnsi" w:hAnsiTheme="minorHAnsi"/>
              </w:rPr>
            </w:pPr>
          </w:p>
        </w:tc>
        <w:tc>
          <w:tcPr>
            <w:tcW w:w="7218" w:type="dxa"/>
          </w:tcPr>
          <w:p w:rsidR="00DA7793" w:rsidRPr="007A50E9" w:rsidRDefault="00DA7793" w:rsidP="00DA7793">
            <w:pPr>
              <w:cnfStyle w:val="00000000000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rsidR="00CB4CC6" w:rsidRDefault="00CB4CC6"/>
    <w:tbl>
      <w:tblPr>
        <w:tblStyle w:val="GridTable4-Accent11"/>
        <w:tblW w:w="0" w:type="auto"/>
        <w:tblLook w:val="04A0"/>
      </w:tblPr>
      <w:tblGrid>
        <w:gridCol w:w="2358"/>
        <w:gridCol w:w="2430"/>
        <w:gridCol w:w="4788"/>
      </w:tblGrid>
      <w:tr w:rsidR="00144EFF" w:rsidRPr="00FB6609" w:rsidTr="001C7416">
        <w:trPr>
          <w:cnfStyle w:val="1000000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rsidR="00144EFF" w:rsidRPr="007A50E9" w:rsidRDefault="00144EFF">
            <w:pPr>
              <w:cnfStyle w:val="100000000000"/>
              <w:rPr>
                <w:rFonts w:asciiTheme="minorHAnsi" w:hAnsiTheme="minorHAnsi"/>
              </w:rPr>
            </w:pPr>
            <w:bookmarkStart w:id="505" w:name="uc002"/>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bookmarkEnd w:id="505"/>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1C7416">
            <w:pPr>
              <w:cnfStyle w:val="000000100000"/>
              <w:rPr>
                <w:rFonts w:asciiTheme="minorHAnsi" w:hAnsiTheme="minorHAnsi"/>
              </w:rPr>
            </w:pPr>
            <w:r w:rsidRPr="00F41728">
              <w:rPr>
                <w:rFonts w:asciiTheme="minorHAnsi" w:hAnsiTheme="minorHAnsi"/>
              </w:rPr>
              <w:t>Process Data</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2"/>
          </w:tcPr>
          <w:p w:rsidR="00144EFF" w:rsidRPr="007A50E9" w:rsidRDefault="001C722E">
            <w:pPr>
              <w:cnfStyle w:val="000000000000"/>
              <w:rPr>
                <w:rFonts w:asciiTheme="minorHAnsi" w:hAnsiTheme="minorHAnsi"/>
              </w:rPr>
            </w:pPr>
            <w:r>
              <w:rPr>
                <w:rFonts w:asciiTheme="minorHAnsi" w:hAnsiTheme="minorHAnsi"/>
              </w:rPr>
              <w:t>Patient</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rsidR="00144EFF" w:rsidRPr="007A50E9" w:rsidRDefault="001C722E" w:rsidP="001C7416">
            <w:pPr>
              <w:cnfStyle w:val="00000010000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1C7416">
            <w:pPr>
              <w:cnfStyle w:val="00000000000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FB6609">
            <w:pPr>
              <w:cnfStyle w:val="00000000000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FB6609">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FB6609">
            <w:pPr>
              <w:cnfStyle w:val="00000010000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tcW w:w="9576" w:type="dxa"/>
            <w:gridSpan w:val="3"/>
          </w:tcPr>
          <w:p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rsidTr="001C7416">
        <w:trPr>
          <w:cnfStyle w:val="000000100000"/>
        </w:trPr>
        <w:tc>
          <w:tcPr>
            <w:cnfStyle w:val="001000000000"/>
            <w:tcW w:w="4788" w:type="dxa"/>
            <w:gridSpan w:val="2"/>
          </w:tcPr>
          <w:p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FB6609">
            <w:pPr>
              <w:cnfStyle w:val="000000100000"/>
              <w:rPr>
                <w:rFonts w:asciiTheme="minorHAnsi" w:hAnsiTheme="minorHAnsi"/>
                <w:b/>
              </w:rPr>
            </w:pPr>
            <w:r w:rsidRPr="007A50E9">
              <w:rPr>
                <w:rFonts w:asciiTheme="minorHAnsi" w:hAnsiTheme="minorHAnsi"/>
                <w:b/>
              </w:rPr>
              <w:t>System Response</w:t>
            </w:r>
          </w:p>
        </w:tc>
      </w:tr>
      <w:tr w:rsidR="00FB6609" w:rsidRPr="00FB6609" w:rsidTr="001C7416">
        <w:tc>
          <w:tcPr>
            <w:cnfStyle w:val="001000000000"/>
            <w:tcW w:w="4788" w:type="dxa"/>
            <w:gridSpan w:val="2"/>
          </w:tcPr>
          <w:p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rsidR="00FB6609" w:rsidRPr="007A50E9" w:rsidRDefault="00FB6609" w:rsidP="00FB6609">
            <w:pPr>
              <w:cnfStyle w:val="000000000000"/>
              <w:rPr>
                <w:rFonts w:asciiTheme="minorHAnsi" w:hAnsiTheme="minorHAnsi"/>
              </w:rPr>
            </w:pPr>
          </w:p>
        </w:tc>
      </w:tr>
      <w:tr w:rsidR="00F41728" w:rsidRPr="00FB6609" w:rsidTr="001C7416">
        <w:trPr>
          <w:cnfStyle w:val="000000100000"/>
        </w:trPr>
        <w:tc>
          <w:tcPr>
            <w:cnfStyle w:val="001000000000"/>
            <w:tcW w:w="4788" w:type="dxa"/>
            <w:gridSpan w:val="2"/>
          </w:tcPr>
          <w:p w:rsidR="00F41728" w:rsidRPr="007A50E9" w:rsidRDefault="00F41728" w:rsidP="00FB6609">
            <w:pPr>
              <w:rPr>
                <w:rStyle w:val="CommentReference"/>
                <w:rFonts w:asciiTheme="minorHAnsi" w:hAnsiTheme="minorHAnsi"/>
                <w:b w:val="0"/>
                <w:bCs w:val="0"/>
                <w:sz w:val="22"/>
                <w:szCs w:val="22"/>
              </w:rPr>
            </w:pPr>
          </w:p>
        </w:tc>
        <w:tc>
          <w:tcPr>
            <w:tcW w:w="4788" w:type="dxa"/>
          </w:tcPr>
          <w:p w:rsidR="00F41728" w:rsidRPr="00F41728" w:rsidRDefault="00F41728" w:rsidP="00FB6609">
            <w:pPr>
              <w:cnfStyle w:val="000000100000"/>
              <w:rPr>
                <w:rFonts w:asciiTheme="minorHAnsi" w:hAnsiTheme="minorHAnsi"/>
              </w:rPr>
            </w:pPr>
            <w:r w:rsidRPr="007A50E9">
              <w:rPr>
                <w:rFonts w:asciiTheme="minorHAnsi" w:hAnsiTheme="minorHAnsi"/>
              </w:rPr>
              <w:t>2. The system processes the files.</w:t>
            </w:r>
          </w:p>
        </w:tc>
      </w:tr>
    </w:tbl>
    <w:p w:rsidR="00FB6609" w:rsidRDefault="00FB6609" w:rsidP="007A50E9"/>
    <w:tbl>
      <w:tblPr>
        <w:tblStyle w:val="GridTable4-Accent11"/>
        <w:tblW w:w="0" w:type="auto"/>
        <w:tblLook w:val="04A0"/>
      </w:tblPr>
      <w:tblGrid>
        <w:gridCol w:w="2358"/>
        <w:gridCol w:w="2430"/>
        <w:gridCol w:w="4788"/>
      </w:tblGrid>
      <w:tr w:rsidR="00FB6609" w:rsidRPr="00AD2C1D" w:rsidTr="001C7416">
        <w:trPr>
          <w:cnfStyle w:val="1000000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rPr>
                <w:rFonts w:asciiTheme="minorHAnsi" w:hAnsiTheme="minorHAnsi"/>
              </w:rPr>
            </w:pPr>
            <w:bookmarkStart w:id="506" w:name="uc003"/>
            <w:r w:rsidRPr="00AD2C1D">
              <w:rPr>
                <w:rFonts w:asciiTheme="minorHAnsi" w:hAnsiTheme="minorHAnsi"/>
              </w:rPr>
              <w:t>UC_00</w:t>
            </w:r>
            <w:r w:rsidR="001C722E">
              <w:rPr>
                <w:rFonts w:asciiTheme="minorHAnsi" w:hAnsiTheme="minorHAnsi"/>
              </w:rPr>
              <w:t>3</w:t>
            </w:r>
            <w:bookmarkEnd w:id="506"/>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Validate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pPr>
              <w:cnfStyle w:val="000000000000"/>
              <w:rPr>
                <w:rFonts w:asciiTheme="minorHAnsi" w:hAnsiTheme="minorHAnsi"/>
              </w:rPr>
            </w:pPr>
            <w:r>
              <w:rPr>
                <w:rFonts w:asciiTheme="minorHAnsi" w:hAnsiTheme="minorHAnsi"/>
              </w:rPr>
              <w:t>System</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Validate processed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1C7416">
            <w:pPr>
              <w:cnfStyle w:val="00000010000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trPr>
        <w:tc>
          <w:tcPr>
            <w:cnfStyle w:val="00100000000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tcW w:w="4788" w:type="dxa"/>
            <w:gridSpan w:val="2"/>
          </w:tcPr>
          <w:p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Default="00F41728" w:rsidP="00F41728">
            <w:pPr>
              <w:rPr>
                <w:rFonts w:asciiTheme="minorHAnsi" w:hAnsiTheme="minorHAnsi"/>
              </w:rPr>
            </w:pPr>
          </w:p>
        </w:tc>
        <w:tc>
          <w:tcPr>
            <w:tcW w:w="4788" w:type="dxa"/>
          </w:tcPr>
          <w:p w:rsidR="00F41728" w:rsidRPr="00AD2C1D" w:rsidRDefault="00F41728" w:rsidP="001C7416">
            <w:pPr>
              <w:cnfStyle w:val="000000100000"/>
              <w:rPr>
                <w:rFonts w:asciiTheme="minorHAnsi" w:hAnsiTheme="minorHAnsi"/>
              </w:rPr>
            </w:pPr>
            <w:r>
              <w:rPr>
                <w:rFonts w:asciiTheme="minorHAnsi" w:hAnsiTheme="minorHAnsi"/>
              </w:rPr>
              <w:t>2. The system validates the files.</w:t>
            </w:r>
          </w:p>
        </w:tc>
      </w:tr>
    </w:tbl>
    <w:p w:rsidR="00FB6609" w:rsidRDefault="00FB6609" w:rsidP="007A50E9"/>
    <w:tbl>
      <w:tblPr>
        <w:tblStyle w:val="GridTable4-Accent11"/>
        <w:tblW w:w="0" w:type="auto"/>
        <w:tblLook w:val="04A0"/>
      </w:tblPr>
      <w:tblGrid>
        <w:gridCol w:w="2358"/>
        <w:gridCol w:w="2430"/>
        <w:gridCol w:w="4788"/>
      </w:tblGrid>
      <w:tr w:rsidR="00FB6609" w:rsidRPr="00AD2C1D" w:rsidTr="001C7416">
        <w:trPr>
          <w:cnfStyle w:val="1000000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rPr>
                <w:rFonts w:asciiTheme="minorHAnsi" w:hAnsiTheme="minorHAnsi"/>
              </w:rPr>
            </w:pPr>
            <w:bookmarkStart w:id="507" w:name="uc004"/>
            <w:r w:rsidRPr="00AD2C1D">
              <w:rPr>
                <w:rFonts w:asciiTheme="minorHAnsi" w:hAnsiTheme="minorHAnsi"/>
              </w:rPr>
              <w:t>UC_00</w:t>
            </w:r>
            <w:r w:rsidR="001C722E">
              <w:rPr>
                <w:rFonts w:asciiTheme="minorHAnsi" w:hAnsiTheme="minorHAnsi"/>
              </w:rPr>
              <w:t>4</w:t>
            </w:r>
            <w:bookmarkEnd w:id="507"/>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Upload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1C7416">
            <w:pPr>
              <w:cnfStyle w:val="000000000000"/>
              <w:rPr>
                <w:rFonts w:asciiTheme="minorHAnsi" w:hAnsiTheme="minorHAnsi"/>
              </w:rPr>
            </w:pPr>
            <w:r>
              <w:rPr>
                <w:rFonts w:asciiTheme="minorHAnsi" w:hAnsiTheme="minorHAnsi"/>
              </w:rPr>
              <w:t>System</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Upload data into the database</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1C7416">
            <w:pPr>
              <w:cnfStyle w:val="00000010000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trPr>
        <w:tc>
          <w:tcPr>
            <w:cnfStyle w:val="00100000000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tcW w:w="4788" w:type="dxa"/>
            <w:gridSpan w:val="2"/>
          </w:tcPr>
          <w:p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rsidR="00FB6609" w:rsidRPr="00AD2C1D" w:rsidRDefault="00FB6609"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Pr="00F41728" w:rsidRDefault="00F41728" w:rsidP="00F41728">
            <w:pPr>
              <w:rPr>
                <w:rFonts w:asciiTheme="minorHAnsi" w:hAnsiTheme="minorHAnsi"/>
                <w:b w:val="0"/>
                <w:bCs w:val="0"/>
              </w:rPr>
            </w:pPr>
          </w:p>
        </w:tc>
        <w:tc>
          <w:tcPr>
            <w:tcW w:w="4788" w:type="dxa"/>
          </w:tcPr>
          <w:p w:rsidR="00F41728" w:rsidRPr="00AD2C1D" w:rsidRDefault="00F41728" w:rsidP="001C7416">
            <w:pPr>
              <w:cnfStyle w:val="000000100000"/>
              <w:rPr>
                <w:rFonts w:asciiTheme="minorHAnsi" w:hAnsiTheme="minorHAnsi"/>
              </w:rPr>
            </w:pPr>
            <w:r>
              <w:rPr>
                <w:rFonts w:asciiTheme="minorHAnsi" w:hAnsiTheme="minorHAnsi"/>
              </w:rPr>
              <w:t>2. The system uploads the data into the SQL database.</w:t>
            </w:r>
          </w:p>
        </w:tc>
      </w:tr>
    </w:tbl>
    <w:p w:rsidR="00F41728" w:rsidRDefault="00F41728" w:rsidP="007A50E9"/>
    <w:tbl>
      <w:tblPr>
        <w:tblStyle w:val="GridTable4-Accent11"/>
        <w:tblW w:w="0" w:type="auto"/>
        <w:tblLook w:val="04A0"/>
      </w:tblPr>
      <w:tblGrid>
        <w:gridCol w:w="2358"/>
        <w:gridCol w:w="7218"/>
      </w:tblGrid>
      <w:tr w:rsidR="00F13E69" w:rsidRPr="00AD2C1D" w:rsidTr="00F13E69">
        <w:trPr>
          <w:cnfStyle w:val="1000000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rsidR="00F13E69" w:rsidRPr="00AD2C1D" w:rsidRDefault="00F13E69" w:rsidP="008C45F7">
            <w:pPr>
              <w:cnfStyle w:val="100000000000"/>
              <w:rPr>
                <w:rFonts w:asciiTheme="minorHAnsi" w:hAnsiTheme="minorHAnsi"/>
              </w:rPr>
            </w:pPr>
            <w:bookmarkStart w:id="508" w:name="uc005"/>
            <w:r w:rsidRPr="00AD2C1D">
              <w:rPr>
                <w:rFonts w:asciiTheme="minorHAnsi" w:hAnsiTheme="minorHAnsi"/>
              </w:rPr>
              <w:t>UC_00</w:t>
            </w:r>
            <w:r w:rsidR="001C722E">
              <w:rPr>
                <w:rFonts w:asciiTheme="minorHAnsi" w:hAnsiTheme="minorHAnsi"/>
              </w:rPr>
              <w:t>5</w:t>
            </w:r>
            <w:bookmarkEnd w:id="508"/>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rsidR="00F13E69" w:rsidRPr="00AD2C1D" w:rsidRDefault="00F13E69">
            <w:pPr>
              <w:cnfStyle w:val="000000100000"/>
              <w:rPr>
                <w:rFonts w:asciiTheme="minorHAnsi" w:hAnsiTheme="minorHAnsi"/>
              </w:rPr>
            </w:pPr>
            <w:r>
              <w:rPr>
                <w:rFonts w:asciiTheme="minorHAnsi" w:hAnsiTheme="minorHAnsi"/>
              </w:rPr>
              <w:t>Login</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rsidR="00F13E69" w:rsidRPr="00AD2C1D" w:rsidRDefault="001C722E" w:rsidP="008C45F7">
            <w:pPr>
              <w:cnfStyle w:val="00000000000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rsidR="00F13E69" w:rsidRPr="00AD2C1D" w:rsidRDefault="00F13E69">
            <w:pPr>
              <w:cnfStyle w:val="00000010000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rsidR="00F13E69" w:rsidRPr="00AD2C1D" w:rsidRDefault="00F13E69">
            <w:pPr>
              <w:cnfStyle w:val="00000000000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rsidR="00A44250" w:rsidRDefault="00A44250" w:rsidP="008C45F7">
            <w:pPr>
              <w:cnfStyle w:val="000000000000"/>
              <w:rPr>
                <w:rFonts w:asciiTheme="minorHAnsi" w:hAnsiTheme="minorHAnsi"/>
              </w:rPr>
            </w:pPr>
            <w:r>
              <w:rPr>
                <w:rFonts w:asciiTheme="minorHAnsi" w:hAnsiTheme="minorHAnsi"/>
              </w:rPr>
              <w:t xml:space="preserve">The user must have </w:t>
            </w:r>
            <w:del w:id="509" w:author="Jimmy Duggan" w:date="2015-11-11T23:07:00Z">
              <w:r w:rsidDel="00913776">
                <w:rPr>
                  <w:rFonts w:asciiTheme="minorHAnsi" w:hAnsiTheme="minorHAnsi"/>
                </w:rPr>
                <w:delText xml:space="preserve">created </w:delText>
              </w:r>
            </w:del>
            <w:r>
              <w:rPr>
                <w:rFonts w:asciiTheme="minorHAnsi" w:hAnsiTheme="minorHAnsi"/>
              </w:rPr>
              <w:t>an account on the web site.</w:t>
            </w:r>
          </w:p>
          <w:p w:rsidR="00A44250" w:rsidRPr="00AD2C1D" w:rsidRDefault="00A44250">
            <w:pPr>
              <w:cnfStyle w:val="00000000000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rsidR="00E25BEF" w:rsidRPr="00E25BEF" w:rsidRDefault="00672D8B">
            <w:pPr>
              <w:cnfStyle w:val="00000010000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rsidR="00672D8B" w:rsidRPr="00672D8B" w:rsidRDefault="00672D8B">
            <w:pPr>
              <w:cnfStyle w:val="00000010000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rsidTr="007A50E9">
        <w:tc>
          <w:tcPr>
            <w:cnfStyle w:val="001000000000"/>
            <w:tcW w:w="9576" w:type="dxa"/>
            <w:gridSpan w:val="2"/>
          </w:tcPr>
          <w:p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rsidTr="007A50E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8C45F7">
            <w:pPr>
              <w:cnfStyle w:val="00000010000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tcW w:w="2358" w:type="dxa"/>
          </w:tcPr>
          <w:p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rsidR="00F13E69" w:rsidRPr="00AD2C1D" w:rsidRDefault="00F13E69" w:rsidP="008C45F7">
            <w:pPr>
              <w:cnfStyle w:val="000000000000"/>
              <w:rPr>
                <w:rFonts w:asciiTheme="minorHAnsi" w:hAnsiTheme="minorHAnsi"/>
              </w:rPr>
            </w:pPr>
          </w:p>
        </w:tc>
      </w:tr>
      <w:tr w:rsidR="00F13E69" w:rsidRPr="00AD2C1D" w:rsidTr="007A50E9">
        <w:trPr>
          <w:cnfStyle w:val="000000100000"/>
        </w:trPr>
        <w:tc>
          <w:tcPr>
            <w:cnfStyle w:val="001000000000"/>
            <w:tcW w:w="2358" w:type="dxa"/>
          </w:tcPr>
          <w:p w:rsidR="00F13E69" w:rsidRPr="00AD2C1D" w:rsidRDefault="00F13E69" w:rsidP="008C45F7">
            <w:pPr>
              <w:rPr>
                <w:rFonts w:asciiTheme="minorHAnsi" w:hAnsiTheme="minorHAnsi"/>
                <w:b w:val="0"/>
                <w:bCs w:val="0"/>
              </w:rPr>
            </w:pPr>
          </w:p>
        </w:tc>
        <w:tc>
          <w:tcPr>
            <w:tcW w:w="7218" w:type="dxa"/>
          </w:tcPr>
          <w:p w:rsidR="00F13E69" w:rsidRPr="00AD2C1D" w:rsidRDefault="00F13E69">
            <w:pPr>
              <w:cnfStyle w:val="00000010000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rsidR="00F41728" w:rsidRDefault="00F41728" w:rsidP="007A50E9"/>
    <w:tbl>
      <w:tblPr>
        <w:tblStyle w:val="GridTable4-Accent11"/>
        <w:tblW w:w="0" w:type="auto"/>
        <w:tblLook w:val="04A0"/>
      </w:tblPr>
      <w:tblGrid>
        <w:gridCol w:w="2358"/>
        <w:gridCol w:w="7218"/>
      </w:tblGrid>
      <w:tr w:rsidR="007B173B" w:rsidRPr="00AD2C1D" w:rsidTr="008C45F7">
        <w:trPr>
          <w:cnfStyle w:val="1000000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rsidR="007B173B" w:rsidRPr="00AD2C1D" w:rsidRDefault="007B173B" w:rsidP="008C45F7">
            <w:pPr>
              <w:cnfStyle w:val="100000000000"/>
              <w:rPr>
                <w:rFonts w:asciiTheme="minorHAnsi" w:hAnsiTheme="minorHAnsi"/>
              </w:rPr>
            </w:pPr>
            <w:bookmarkStart w:id="510" w:name="uc006"/>
            <w:r w:rsidRPr="00AD2C1D">
              <w:rPr>
                <w:rFonts w:asciiTheme="minorHAnsi" w:hAnsiTheme="minorHAnsi"/>
              </w:rPr>
              <w:t>UC_00</w:t>
            </w:r>
            <w:r w:rsidR="001C722E">
              <w:rPr>
                <w:rFonts w:asciiTheme="minorHAnsi" w:hAnsiTheme="minorHAnsi"/>
              </w:rPr>
              <w:t>6</w:t>
            </w:r>
            <w:bookmarkEnd w:id="510"/>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rsidR="007B173B" w:rsidRPr="00AD2C1D" w:rsidRDefault="007B173B">
            <w:pPr>
              <w:cnfStyle w:val="000000100000"/>
              <w:rPr>
                <w:rFonts w:asciiTheme="minorHAnsi" w:hAnsiTheme="minorHAnsi"/>
              </w:rPr>
            </w:pPr>
            <w:r>
              <w:rPr>
                <w:rFonts w:asciiTheme="minorHAnsi" w:hAnsiTheme="minorHAnsi"/>
              </w:rPr>
              <w:t xml:space="preserve">Logout </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rsidR="007B173B" w:rsidRPr="00AD2C1D" w:rsidRDefault="001C722E" w:rsidP="008C45F7">
            <w:pPr>
              <w:cnfStyle w:val="00000000000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rsidR="007B173B" w:rsidRPr="00AD2C1D" w:rsidRDefault="007B173B">
            <w:pPr>
              <w:cnfStyle w:val="00000010000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rsidR="007B173B" w:rsidRPr="00AD2C1D" w:rsidRDefault="007B173B">
            <w:pPr>
              <w:cnfStyle w:val="00000000000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rsidR="007B173B" w:rsidRDefault="007B173B" w:rsidP="008C45F7">
            <w:pPr>
              <w:cnfStyle w:val="000000000000"/>
              <w:rPr>
                <w:rFonts w:asciiTheme="minorHAnsi" w:hAnsiTheme="minorHAnsi"/>
              </w:rPr>
            </w:pPr>
            <w:r>
              <w:rPr>
                <w:rFonts w:asciiTheme="minorHAnsi" w:hAnsiTheme="minorHAnsi"/>
              </w:rPr>
              <w:t xml:space="preserve">The user must have </w:t>
            </w:r>
            <w:del w:id="511" w:author="Jimmy Duggan" w:date="2015-11-11T23:07:00Z">
              <w:r w:rsidDel="00913776">
                <w:rPr>
                  <w:rFonts w:asciiTheme="minorHAnsi" w:hAnsiTheme="minorHAnsi"/>
                </w:rPr>
                <w:delText xml:space="preserve">created </w:delText>
              </w:r>
            </w:del>
            <w:r>
              <w:rPr>
                <w:rFonts w:asciiTheme="minorHAnsi" w:hAnsiTheme="minorHAnsi"/>
              </w:rPr>
              <w:t>an account on the web site.</w:t>
            </w:r>
          </w:p>
          <w:p w:rsidR="007B173B" w:rsidRDefault="00E25BEF" w:rsidP="008C45F7">
            <w:pPr>
              <w:cnfStyle w:val="000000000000"/>
              <w:rPr>
                <w:rFonts w:asciiTheme="minorHAnsi" w:hAnsiTheme="minorHAnsi"/>
              </w:rPr>
            </w:pPr>
            <w:r>
              <w:rPr>
                <w:rFonts w:asciiTheme="minorHAnsi" w:hAnsiTheme="minorHAnsi"/>
              </w:rPr>
              <w:t>The user has launched a web browser and navigated to the web application.</w:t>
            </w:r>
          </w:p>
          <w:p w:rsidR="007B173B" w:rsidRPr="00AD2C1D" w:rsidRDefault="007B173B" w:rsidP="008C45F7">
            <w:pPr>
              <w:cnfStyle w:val="00000000000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rsidR="007B173B" w:rsidRDefault="007B173B" w:rsidP="008C45F7">
            <w:pPr>
              <w:cnfStyle w:val="00000010000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rsidR="007B173B" w:rsidRPr="00BE45FC" w:rsidRDefault="007B173B">
            <w:pPr>
              <w:cnfStyle w:val="00000010000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tcW w:w="9576" w:type="dxa"/>
            <w:gridSpan w:val="2"/>
          </w:tcPr>
          <w:p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8C45F7">
            <w:pPr>
              <w:cnfStyle w:val="00000010000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tcW w:w="2358" w:type="dxa"/>
          </w:tcPr>
          <w:p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8C45F7">
            <w:pPr>
              <w:cnfStyle w:val="000000000000"/>
              <w:rPr>
                <w:rFonts w:asciiTheme="minorHAnsi" w:hAnsiTheme="minorHAnsi"/>
              </w:rPr>
            </w:pP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b w:val="0"/>
                <w:bCs w:val="0"/>
              </w:rPr>
            </w:pPr>
          </w:p>
        </w:tc>
        <w:tc>
          <w:tcPr>
            <w:tcW w:w="7218" w:type="dxa"/>
          </w:tcPr>
          <w:p w:rsidR="007B173B" w:rsidRPr="00AD2C1D" w:rsidRDefault="007B173B">
            <w:pPr>
              <w:cnfStyle w:val="00000010000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7A50E9"/>
    <w:tbl>
      <w:tblPr>
        <w:tblStyle w:val="GridTable4-Accent11"/>
        <w:tblW w:w="0" w:type="auto"/>
        <w:tblLook w:val="04A0"/>
      </w:tblPr>
      <w:tblGrid>
        <w:gridCol w:w="2358"/>
        <w:gridCol w:w="7218"/>
      </w:tblGrid>
      <w:tr w:rsidR="00B55E73" w:rsidRPr="00AD2C1D" w:rsidTr="008C45F7">
        <w:trPr>
          <w:cnfStyle w:val="1000000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rsidR="00B55E73" w:rsidRPr="00AD2C1D" w:rsidRDefault="00B55E73" w:rsidP="008C45F7">
            <w:pPr>
              <w:cnfStyle w:val="100000000000"/>
              <w:rPr>
                <w:rFonts w:asciiTheme="minorHAnsi" w:hAnsiTheme="minorHAnsi"/>
              </w:rPr>
            </w:pPr>
            <w:bookmarkStart w:id="512" w:name="uc007"/>
            <w:r>
              <w:rPr>
                <w:rFonts w:asciiTheme="minorHAnsi" w:hAnsiTheme="minorHAnsi"/>
              </w:rPr>
              <w:t>UC_0</w:t>
            </w:r>
            <w:r w:rsidR="001C722E">
              <w:rPr>
                <w:rFonts w:asciiTheme="minorHAnsi" w:hAnsiTheme="minorHAnsi"/>
              </w:rPr>
              <w:t>07</w:t>
            </w:r>
            <w:bookmarkEnd w:id="512"/>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rsidR="00B55E73" w:rsidRPr="00AD2C1D" w:rsidRDefault="00B55E73">
            <w:pPr>
              <w:cnfStyle w:val="000000100000"/>
              <w:rPr>
                <w:rFonts w:asciiTheme="minorHAnsi" w:hAnsiTheme="minorHAnsi"/>
              </w:rPr>
            </w:pPr>
            <w:r>
              <w:rPr>
                <w:rFonts w:asciiTheme="minorHAnsi" w:hAnsiTheme="minorHAnsi"/>
              </w:rPr>
              <w:t>Verify Login Credentials</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rsidR="00B55E73" w:rsidRPr="00AD2C1D" w:rsidRDefault="001C722E" w:rsidP="008C45F7">
            <w:pPr>
              <w:cnfStyle w:val="00000000000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rsidR="00B55E73" w:rsidRPr="00AD2C1D" w:rsidRDefault="00B55E73">
            <w:pPr>
              <w:cnfStyle w:val="00000010000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rsidR="00B55E73" w:rsidRPr="00AD2C1D" w:rsidRDefault="00B55E73">
            <w:pPr>
              <w:cnfStyle w:val="00000000000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rsidR="00B55E73" w:rsidRDefault="00B55E73" w:rsidP="008C45F7">
            <w:pPr>
              <w:cnfStyle w:val="000000000000"/>
              <w:rPr>
                <w:rFonts w:asciiTheme="minorHAnsi" w:hAnsiTheme="minorHAnsi"/>
              </w:rPr>
            </w:pPr>
            <w:r>
              <w:rPr>
                <w:rFonts w:asciiTheme="minorHAnsi" w:hAnsiTheme="minorHAnsi"/>
              </w:rPr>
              <w:t>The user must have created an account on the web site.</w:t>
            </w:r>
          </w:p>
          <w:p w:rsidR="00B55E73" w:rsidRPr="00AD2C1D" w:rsidRDefault="00E25BEF">
            <w:pPr>
              <w:cnfStyle w:val="000000000000"/>
              <w:rPr>
                <w:rFonts w:asciiTheme="minorHAnsi" w:hAnsiTheme="minorHAnsi"/>
              </w:rPr>
            </w:pPr>
            <w:r>
              <w:rPr>
                <w:rFonts w:asciiTheme="minorHAnsi" w:hAnsiTheme="minorHAnsi"/>
              </w:rPr>
              <w:t>The user has launched a web browser and navigated to the web application.</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rsidR="00B55E73" w:rsidRDefault="00B55E73" w:rsidP="00B55E73">
            <w:pPr>
              <w:cnfStyle w:val="00000010000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pPr>
              <w:cnfStyle w:val="00000010000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tcW w:w="9576" w:type="dxa"/>
            <w:gridSpan w:val="2"/>
          </w:tcPr>
          <w:p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8C45F7">
            <w:pPr>
              <w:cnfStyle w:val="00000010000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tcW w:w="2358" w:type="dxa"/>
          </w:tcPr>
          <w:p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8C45F7">
            <w:pPr>
              <w:cnfStyle w:val="000000000000"/>
              <w:rPr>
                <w:rFonts w:asciiTheme="minorHAnsi" w:hAnsiTheme="minorHAnsi"/>
              </w:rPr>
            </w:pP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b w:val="0"/>
                <w:bCs w:val="0"/>
              </w:rPr>
            </w:pPr>
          </w:p>
        </w:tc>
        <w:tc>
          <w:tcPr>
            <w:tcW w:w="7218" w:type="dxa"/>
          </w:tcPr>
          <w:p w:rsidR="00B55E73" w:rsidRPr="00AD2C1D" w:rsidRDefault="00B55E73">
            <w:pPr>
              <w:cnfStyle w:val="000000100000"/>
              <w:rPr>
                <w:rFonts w:asciiTheme="minorHAnsi" w:hAnsiTheme="minorHAnsi"/>
              </w:rPr>
            </w:pPr>
            <w:r>
              <w:rPr>
                <w:rFonts w:asciiTheme="minorHAnsi" w:hAnsiTheme="minorHAnsi"/>
              </w:rPr>
              <w:t>2. The software queries the account table in database to authenticate the user.</w:t>
            </w:r>
          </w:p>
        </w:tc>
      </w:tr>
    </w:tbl>
    <w:p w:rsidR="00FA0A59" w:rsidRDefault="00FA0A59" w:rsidP="007A50E9"/>
    <w:tbl>
      <w:tblPr>
        <w:tblStyle w:val="GridTable4-Accent11"/>
        <w:tblW w:w="0" w:type="auto"/>
        <w:tblLook w:val="04A0"/>
      </w:tblPr>
      <w:tblGrid>
        <w:gridCol w:w="2358"/>
        <w:gridCol w:w="7218"/>
      </w:tblGrid>
      <w:tr w:rsidR="00C75B5B" w:rsidRPr="00AD2C1D" w:rsidTr="002729C6">
        <w:trPr>
          <w:cnfStyle w:val="1000000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Use Case ID</w:t>
            </w:r>
          </w:p>
        </w:tc>
        <w:tc>
          <w:tcPr>
            <w:tcW w:w="7218" w:type="dxa"/>
          </w:tcPr>
          <w:p w:rsidR="00C75B5B" w:rsidRPr="00AD2C1D" w:rsidRDefault="00C75B5B" w:rsidP="002729C6">
            <w:pPr>
              <w:cnfStyle w:val="100000000000"/>
              <w:rPr>
                <w:rFonts w:asciiTheme="minorHAnsi" w:hAnsiTheme="minorHAnsi"/>
              </w:rPr>
            </w:pPr>
            <w:bookmarkStart w:id="513" w:name="uc008"/>
            <w:r>
              <w:rPr>
                <w:rFonts w:asciiTheme="minorHAnsi" w:hAnsiTheme="minorHAnsi"/>
              </w:rPr>
              <w:t>UC_008</w:t>
            </w:r>
            <w:bookmarkEnd w:id="513"/>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Use Case Name</w:t>
            </w:r>
          </w:p>
        </w:tc>
        <w:tc>
          <w:tcPr>
            <w:tcW w:w="7218" w:type="dxa"/>
          </w:tcPr>
          <w:p w:rsidR="00C75B5B" w:rsidRPr="00AD2C1D" w:rsidRDefault="00C75B5B" w:rsidP="002729C6">
            <w:pPr>
              <w:cnfStyle w:val="000000100000"/>
              <w:rPr>
                <w:rFonts w:asciiTheme="minorHAnsi" w:hAnsiTheme="minorHAnsi"/>
              </w:rPr>
            </w:pPr>
            <w:r>
              <w:rPr>
                <w:rFonts w:asciiTheme="minorHAnsi" w:hAnsiTheme="minorHAnsi"/>
              </w:rPr>
              <w:t>Create Account</w:t>
            </w:r>
          </w:p>
        </w:tc>
      </w:tr>
      <w:tr w:rsidR="00C75B5B" w:rsidRPr="00AD2C1D" w:rsidTr="002729C6">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Actor(s)</w:t>
            </w:r>
          </w:p>
        </w:tc>
        <w:tc>
          <w:tcPr>
            <w:tcW w:w="7218" w:type="dxa"/>
          </w:tcPr>
          <w:p w:rsidR="00C75B5B" w:rsidRPr="00AD2C1D" w:rsidRDefault="00C75B5B" w:rsidP="002729C6">
            <w:pPr>
              <w:cnfStyle w:val="000000000000"/>
              <w:rPr>
                <w:rFonts w:asciiTheme="minorHAnsi" w:hAnsiTheme="minorHAnsi"/>
              </w:rPr>
            </w:pPr>
            <w:r>
              <w:rPr>
                <w:rFonts w:asciiTheme="minorHAnsi" w:hAnsiTheme="minorHAnsi"/>
              </w:rPr>
              <w:t>Physician, Experiment Administrator, System Administrator</w:t>
            </w:r>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Purpose</w:t>
            </w:r>
          </w:p>
        </w:tc>
        <w:tc>
          <w:tcPr>
            <w:tcW w:w="7218" w:type="dxa"/>
          </w:tcPr>
          <w:p w:rsidR="00C75B5B" w:rsidRPr="00AD2C1D" w:rsidRDefault="00C75B5B">
            <w:pPr>
              <w:cnfStyle w:val="000000100000"/>
              <w:rPr>
                <w:rFonts w:asciiTheme="minorHAnsi" w:hAnsiTheme="minorHAnsi"/>
              </w:rPr>
            </w:pPr>
            <w:r>
              <w:rPr>
                <w:rFonts w:asciiTheme="minorHAnsi" w:hAnsiTheme="minorHAnsi"/>
              </w:rPr>
              <w:t>Procedure for creating a new account in the system</w:t>
            </w:r>
          </w:p>
        </w:tc>
      </w:tr>
      <w:tr w:rsidR="00C75B5B" w:rsidRPr="00AD2C1D" w:rsidTr="002729C6">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Overview</w:t>
            </w:r>
          </w:p>
        </w:tc>
        <w:tc>
          <w:tcPr>
            <w:tcW w:w="7218" w:type="dxa"/>
          </w:tcPr>
          <w:p w:rsidR="00C75B5B" w:rsidRPr="00AD2C1D" w:rsidRDefault="00C75B5B">
            <w:pPr>
              <w:cnfStyle w:val="00000000000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Cross-References</w:t>
            </w:r>
          </w:p>
        </w:tc>
        <w:tc>
          <w:tcPr>
            <w:tcW w:w="7218" w:type="dxa"/>
          </w:tcPr>
          <w:p w:rsidR="00C75B5B" w:rsidRPr="00AD2C1D" w:rsidRDefault="00C75B5B"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C75B5B" w:rsidRPr="00AD2C1D" w:rsidTr="002729C6">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Pre-conditions</w:t>
            </w:r>
          </w:p>
        </w:tc>
        <w:tc>
          <w:tcPr>
            <w:tcW w:w="7218" w:type="dxa"/>
          </w:tcPr>
          <w:p w:rsidR="00C75B5B" w:rsidRDefault="00C75B5B" w:rsidP="002729C6">
            <w:pPr>
              <w:cnfStyle w:val="000000000000"/>
              <w:rPr>
                <w:rFonts w:asciiTheme="minorHAnsi" w:hAnsiTheme="minorHAnsi"/>
              </w:rPr>
            </w:pPr>
            <w:r>
              <w:rPr>
                <w:rFonts w:asciiTheme="minorHAnsi" w:hAnsiTheme="minorHAnsi"/>
              </w:rPr>
              <w:t>User must have an active internet connection.</w:t>
            </w:r>
          </w:p>
          <w:p w:rsidR="00C75B5B" w:rsidRPr="00AD2C1D" w:rsidRDefault="00C75B5B" w:rsidP="002729C6">
            <w:pPr>
              <w:cnfStyle w:val="000000000000"/>
              <w:rPr>
                <w:rFonts w:asciiTheme="minorHAnsi" w:hAnsiTheme="minorHAnsi"/>
              </w:rPr>
            </w:pPr>
            <w:r>
              <w:rPr>
                <w:rFonts w:asciiTheme="minorHAnsi" w:hAnsiTheme="minorHAnsi"/>
              </w:rPr>
              <w:t>User must have accessed the web application through a browser on their personal computer.</w:t>
            </w:r>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Post-conditions</w:t>
            </w:r>
          </w:p>
        </w:tc>
        <w:tc>
          <w:tcPr>
            <w:tcW w:w="7218" w:type="dxa"/>
          </w:tcPr>
          <w:p w:rsidR="00C75B5B" w:rsidRDefault="00C75B5B" w:rsidP="002729C6">
            <w:pPr>
              <w:cnfStyle w:val="00000010000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rsidR="00C75B5B" w:rsidRPr="00BE45FC" w:rsidRDefault="00C75B5B">
            <w:pPr>
              <w:cnfStyle w:val="00000010000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rsidTr="002729C6">
        <w:tc>
          <w:tcPr>
            <w:cnfStyle w:val="001000000000"/>
            <w:tcW w:w="9576" w:type="dxa"/>
            <w:gridSpan w:val="2"/>
          </w:tcPr>
          <w:p w:rsidR="00C75B5B" w:rsidRPr="00AD2C1D" w:rsidRDefault="00C75B5B" w:rsidP="002729C6">
            <w:pPr>
              <w:rPr>
                <w:rFonts w:asciiTheme="minorHAnsi" w:hAnsiTheme="minorHAnsi"/>
              </w:rPr>
            </w:pPr>
            <w:r w:rsidRPr="00AD2C1D">
              <w:rPr>
                <w:rFonts w:asciiTheme="minorHAnsi" w:hAnsiTheme="minorHAnsi"/>
              </w:rPr>
              <w:t>Course of Events</w:t>
            </w:r>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Actor Actions</w:t>
            </w:r>
          </w:p>
        </w:tc>
        <w:tc>
          <w:tcPr>
            <w:tcW w:w="7218" w:type="dxa"/>
          </w:tcPr>
          <w:p w:rsidR="00C75B5B" w:rsidRPr="00AD2C1D" w:rsidRDefault="00C75B5B" w:rsidP="002729C6">
            <w:pPr>
              <w:cnfStyle w:val="000000100000"/>
              <w:rPr>
                <w:rFonts w:asciiTheme="minorHAnsi" w:hAnsiTheme="minorHAnsi"/>
                <w:b/>
              </w:rPr>
            </w:pPr>
            <w:r w:rsidRPr="00AD2C1D">
              <w:rPr>
                <w:rFonts w:asciiTheme="minorHAnsi" w:hAnsiTheme="minorHAnsi"/>
                <w:b/>
              </w:rPr>
              <w:t>System Response</w:t>
            </w:r>
          </w:p>
        </w:tc>
      </w:tr>
      <w:tr w:rsidR="00C75B5B" w:rsidRPr="00AD2C1D" w:rsidTr="002729C6">
        <w:tc>
          <w:tcPr>
            <w:cnfStyle w:val="001000000000"/>
            <w:tcW w:w="2358" w:type="dxa"/>
          </w:tcPr>
          <w:p w:rsidR="00C75B5B" w:rsidRPr="00AD2C1D" w:rsidRDefault="00C75B5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rsidR="00C75B5B" w:rsidRPr="00AD2C1D" w:rsidRDefault="00C75B5B" w:rsidP="002729C6">
            <w:pPr>
              <w:cnfStyle w:val="000000000000"/>
              <w:rPr>
                <w:rFonts w:asciiTheme="minorHAnsi" w:hAnsiTheme="minorHAnsi"/>
              </w:rPr>
            </w:pPr>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b w:val="0"/>
                <w:bCs w:val="0"/>
              </w:rPr>
            </w:pPr>
          </w:p>
        </w:tc>
        <w:tc>
          <w:tcPr>
            <w:tcW w:w="7218" w:type="dxa"/>
          </w:tcPr>
          <w:p w:rsidR="00C75B5B" w:rsidRPr="00AD2C1D" w:rsidRDefault="00C75B5B">
            <w:pPr>
              <w:cnfStyle w:val="000000100000"/>
              <w:rPr>
                <w:rFonts w:asciiTheme="minorHAnsi" w:hAnsiTheme="minorHAnsi"/>
              </w:rPr>
            </w:pPr>
            <w:r>
              <w:rPr>
                <w:rFonts w:asciiTheme="minorHAnsi" w:hAnsiTheme="minorHAnsi"/>
              </w:rPr>
              <w:t>2. The system loads the account creation page for the user.</w:t>
            </w:r>
          </w:p>
        </w:tc>
      </w:tr>
      <w:tr w:rsidR="00C75B5B" w:rsidRPr="00AD2C1D" w:rsidTr="002729C6">
        <w:tc>
          <w:tcPr>
            <w:cnfStyle w:val="001000000000"/>
            <w:tcW w:w="2358" w:type="dxa"/>
          </w:tcPr>
          <w:p w:rsidR="00C75B5B" w:rsidRPr="00AD2C1D" w:rsidRDefault="00C75B5B">
            <w:pPr>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rsidR="00C75B5B" w:rsidRDefault="00C75B5B" w:rsidP="00C75B5B">
            <w:pPr>
              <w:cnfStyle w:val="000000000000"/>
              <w:rPr>
                <w:rFonts w:asciiTheme="minorHAnsi" w:hAnsiTheme="minorHAnsi"/>
              </w:rPr>
            </w:pPr>
          </w:p>
        </w:tc>
      </w:tr>
      <w:tr w:rsidR="00C75B5B" w:rsidRPr="00AD2C1D" w:rsidTr="002729C6">
        <w:trPr>
          <w:cnfStyle w:val="000000100000"/>
        </w:trPr>
        <w:tc>
          <w:tcPr>
            <w:cnfStyle w:val="001000000000"/>
            <w:tcW w:w="2358" w:type="dxa"/>
          </w:tcPr>
          <w:p w:rsidR="00C75B5B" w:rsidRDefault="00C75B5B" w:rsidP="002729C6">
            <w:pPr>
              <w:rPr>
                <w:rFonts w:asciiTheme="minorHAnsi" w:hAnsiTheme="minorHAnsi"/>
                <w:b w:val="0"/>
                <w:bCs w:val="0"/>
              </w:rPr>
            </w:pPr>
          </w:p>
        </w:tc>
        <w:tc>
          <w:tcPr>
            <w:tcW w:w="7218" w:type="dxa"/>
          </w:tcPr>
          <w:p w:rsidR="00C75B5B" w:rsidRPr="00E33B6A" w:rsidRDefault="00C75B5B" w:rsidP="00E33B6A">
            <w:pPr>
              <w:pStyle w:val="ListParagraph"/>
              <w:numPr>
                <w:ilvl w:val="0"/>
                <w:numId w:val="4"/>
              </w:numPr>
              <w:cnfStyle w:val="00000010000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rsidR="00C75B5B" w:rsidRDefault="00C75B5B" w:rsidP="007A50E9"/>
    <w:tbl>
      <w:tblPr>
        <w:tblStyle w:val="GridTable4-Accent11"/>
        <w:tblW w:w="0" w:type="auto"/>
        <w:tblLook w:val="04A0"/>
      </w:tblPr>
      <w:tblGrid>
        <w:gridCol w:w="2358"/>
        <w:gridCol w:w="7218"/>
      </w:tblGrid>
      <w:tr w:rsidR="00F703E3" w:rsidRPr="00AD2C1D" w:rsidTr="002729C6">
        <w:trPr>
          <w:cnfStyle w:val="1000000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Use Case ID</w:t>
            </w:r>
          </w:p>
        </w:tc>
        <w:tc>
          <w:tcPr>
            <w:tcW w:w="7218" w:type="dxa"/>
          </w:tcPr>
          <w:p w:rsidR="00F703E3" w:rsidRPr="00AD2C1D" w:rsidRDefault="00F703E3" w:rsidP="002729C6">
            <w:pPr>
              <w:cnfStyle w:val="100000000000"/>
              <w:rPr>
                <w:rFonts w:asciiTheme="minorHAnsi" w:hAnsiTheme="minorHAnsi"/>
              </w:rPr>
            </w:pPr>
            <w:bookmarkStart w:id="514" w:name="uc009"/>
            <w:r>
              <w:rPr>
                <w:rFonts w:asciiTheme="minorHAnsi" w:hAnsiTheme="minorHAnsi"/>
              </w:rPr>
              <w:t>UC_00</w:t>
            </w:r>
            <w:ins w:id="515" w:author="Jimmy Duggan" w:date="2015-11-11T22:56:00Z">
              <w:r w:rsidR="004F4F4D">
                <w:rPr>
                  <w:rFonts w:asciiTheme="minorHAnsi" w:hAnsiTheme="minorHAnsi"/>
                </w:rPr>
                <w:t>9</w:t>
              </w:r>
            </w:ins>
            <w:bookmarkEnd w:id="514"/>
            <w:del w:id="516" w:author="Jimmy Duggan" w:date="2015-11-11T22:56:00Z">
              <w:r w:rsidDel="004F4F4D">
                <w:rPr>
                  <w:rFonts w:asciiTheme="minorHAnsi" w:hAnsiTheme="minorHAnsi"/>
                </w:rPr>
                <w:delText>9</w:delText>
              </w:r>
            </w:del>
          </w:p>
        </w:tc>
      </w:tr>
      <w:tr w:rsidR="00F703E3" w:rsidRPr="00AD2C1D" w:rsidTr="002729C6">
        <w:trPr>
          <w:cnfStyle w:val="0000001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Use Case Name</w:t>
            </w:r>
          </w:p>
        </w:tc>
        <w:tc>
          <w:tcPr>
            <w:tcW w:w="7218" w:type="dxa"/>
          </w:tcPr>
          <w:p w:rsidR="00F703E3" w:rsidRPr="00AD2C1D" w:rsidRDefault="00F703E3" w:rsidP="002729C6">
            <w:pPr>
              <w:cnfStyle w:val="000000100000"/>
              <w:rPr>
                <w:rFonts w:asciiTheme="minorHAnsi" w:hAnsiTheme="minorHAnsi"/>
              </w:rPr>
            </w:pPr>
            <w:r>
              <w:rPr>
                <w:rFonts w:asciiTheme="minorHAnsi" w:hAnsiTheme="minorHAnsi"/>
              </w:rPr>
              <w:t>Edit Account</w:t>
            </w:r>
          </w:p>
        </w:tc>
      </w:tr>
      <w:tr w:rsidR="00F703E3" w:rsidRPr="00AD2C1D" w:rsidTr="002729C6">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Actor(s)</w:t>
            </w:r>
          </w:p>
        </w:tc>
        <w:tc>
          <w:tcPr>
            <w:tcW w:w="7218" w:type="dxa"/>
          </w:tcPr>
          <w:p w:rsidR="00F703E3" w:rsidRPr="00AD2C1D" w:rsidRDefault="00F703E3" w:rsidP="002729C6">
            <w:pPr>
              <w:cnfStyle w:val="000000000000"/>
              <w:rPr>
                <w:rFonts w:asciiTheme="minorHAnsi" w:hAnsiTheme="minorHAnsi"/>
              </w:rPr>
            </w:pPr>
            <w:r>
              <w:rPr>
                <w:rFonts w:asciiTheme="minorHAnsi" w:hAnsiTheme="minorHAnsi"/>
              </w:rPr>
              <w:t>Physician, Experiment Administrator, System Administrator</w:t>
            </w:r>
          </w:p>
        </w:tc>
      </w:tr>
      <w:tr w:rsidR="00F703E3" w:rsidRPr="00AD2C1D" w:rsidTr="002729C6">
        <w:trPr>
          <w:cnfStyle w:val="0000001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Purpose</w:t>
            </w:r>
          </w:p>
        </w:tc>
        <w:tc>
          <w:tcPr>
            <w:tcW w:w="7218" w:type="dxa"/>
          </w:tcPr>
          <w:p w:rsidR="00F703E3" w:rsidRPr="00AD2C1D" w:rsidRDefault="00F703E3">
            <w:pPr>
              <w:cnfStyle w:val="000000100000"/>
              <w:rPr>
                <w:rFonts w:asciiTheme="minorHAnsi" w:hAnsiTheme="minorHAnsi"/>
              </w:rPr>
            </w:pPr>
            <w:r>
              <w:rPr>
                <w:rFonts w:asciiTheme="minorHAnsi" w:hAnsiTheme="minorHAnsi"/>
              </w:rPr>
              <w:t>Procedure for editing an existing account in the system</w:t>
            </w:r>
          </w:p>
        </w:tc>
      </w:tr>
      <w:tr w:rsidR="00F703E3" w:rsidRPr="00AD2C1D" w:rsidTr="002729C6">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Overview</w:t>
            </w:r>
          </w:p>
        </w:tc>
        <w:tc>
          <w:tcPr>
            <w:tcW w:w="7218" w:type="dxa"/>
          </w:tcPr>
          <w:p w:rsidR="00F703E3" w:rsidRPr="00AD2C1D" w:rsidRDefault="00064BEB">
            <w:pPr>
              <w:cnfStyle w:val="00000000000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rsidTr="002729C6">
        <w:trPr>
          <w:cnfStyle w:val="0000001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Cross-References</w:t>
            </w:r>
          </w:p>
        </w:tc>
        <w:tc>
          <w:tcPr>
            <w:tcW w:w="7218" w:type="dxa"/>
          </w:tcPr>
          <w:p w:rsidR="00F703E3" w:rsidRPr="00AD2C1D" w:rsidRDefault="00F703E3"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F703E3" w:rsidRPr="00AD2C1D" w:rsidTr="002729C6">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Pre-conditions</w:t>
            </w:r>
          </w:p>
        </w:tc>
        <w:tc>
          <w:tcPr>
            <w:tcW w:w="7218" w:type="dxa"/>
          </w:tcPr>
          <w:p w:rsidR="00F703E3" w:rsidRDefault="00F703E3" w:rsidP="002729C6">
            <w:pPr>
              <w:cnfStyle w:val="000000000000"/>
              <w:rPr>
                <w:rFonts w:asciiTheme="minorHAnsi" w:hAnsiTheme="minorHAnsi"/>
              </w:rPr>
            </w:pPr>
            <w:r>
              <w:rPr>
                <w:rFonts w:asciiTheme="minorHAnsi" w:hAnsiTheme="minorHAnsi"/>
              </w:rPr>
              <w:t>User must have an active internet connection.</w:t>
            </w:r>
          </w:p>
          <w:p w:rsidR="00F703E3" w:rsidRDefault="00F703E3" w:rsidP="002729C6">
            <w:pPr>
              <w:cnfStyle w:val="000000000000"/>
              <w:rPr>
                <w:rFonts w:asciiTheme="minorHAnsi" w:hAnsiTheme="minorHAnsi"/>
              </w:rPr>
            </w:pPr>
            <w:r>
              <w:rPr>
                <w:rFonts w:asciiTheme="minorHAnsi" w:hAnsiTheme="minorHAnsi"/>
              </w:rPr>
              <w:t>User must have accessed the web application through a browser on their personal computer.</w:t>
            </w:r>
          </w:p>
          <w:p w:rsidR="00064BEB" w:rsidRDefault="00064BEB" w:rsidP="002729C6">
            <w:pPr>
              <w:cnfStyle w:val="000000000000"/>
              <w:rPr>
                <w:rFonts w:asciiTheme="minorHAnsi" w:hAnsiTheme="minorHAnsi"/>
              </w:rPr>
            </w:pPr>
            <w:r>
              <w:rPr>
                <w:rFonts w:asciiTheme="minorHAnsi" w:hAnsiTheme="minorHAnsi"/>
              </w:rPr>
              <w:t>User must be logged into the system.</w:t>
            </w:r>
          </w:p>
          <w:p w:rsidR="00064BEB" w:rsidRPr="00AD2C1D" w:rsidRDefault="00064BEB" w:rsidP="002729C6">
            <w:pPr>
              <w:cnfStyle w:val="000000000000"/>
              <w:rPr>
                <w:rFonts w:asciiTheme="minorHAnsi" w:hAnsiTheme="minorHAnsi"/>
              </w:rPr>
            </w:pPr>
            <w:r>
              <w:rPr>
                <w:rFonts w:asciiTheme="minorHAnsi" w:hAnsiTheme="minorHAnsi"/>
              </w:rPr>
              <w:t xml:space="preserve">User must be </w:t>
            </w:r>
            <w:proofErr w:type="gramStart"/>
            <w:r>
              <w:rPr>
                <w:rFonts w:asciiTheme="minorHAnsi" w:hAnsiTheme="minorHAnsi"/>
              </w:rPr>
              <w:t>navigate</w:t>
            </w:r>
            <w:proofErr w:type="gramEnd"/>
            <w:r>
              <w:rPr>
                <w:rFonts w:asciiTheme="minorHAnsi" w:hAnsiTheme="minorHAnsi"/>
              </w:rPr>
              <w:t xml:space="preserve"> to the account management page.</w:t>
            </w:r>
          </w:p>
        </w:tc>
      </w:tr>
      <w:tr w:rsidR="00F703E3" w:rsidRPr="00AD2C1D" w:rsidTr="002729C6">
        <w:trPr>
          <w:cnfStyle w:val="0000001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Post-conditions</w:t>
            </w:r>
          </w:p>
        </w:tc>
        <w:tc>
          <w:tcPr>
            <w:tcW w:w="7218" w:type="dxa"/>
          </w:tcPr>
          <w:p w:rsidR="00F703E3" w:rsidRDefault="00F703E3" w:rsidP="002729C6">
            <w:pPr>
              <w:cnfStyle w:val="00000010000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rsidR="00F703E3" w:rsidRPr="00BE45FC" w:rsidRDefault="00F703E3">
            <w:pPr>
              <w:cnfStyle w:val="00000010000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rsidTr="002729C6">
        <w:tc>
          <w:tcPr>
            <w:cnfStyle w:val="001000000000"/>
            <w:tcW w:w="9576" w:type="dxa"/>
            <w:gridSpan w:val="2"/>
          </w:tcPr>
          <w:p w:rsidR="00F703E3" w:rsidRPr="00AD2C1D" w:rsidRDefault="00F703E3" w:rsidP="002729C6">
            <w:pPr>
              <w:rPr>
                <w:rFonts w:asciiTheme="minorHAnsi" w:hAnsiTheme="minorHAnsi"/>
              </w:rPr>
            </w:pPr>
            <w:r w:rsidRPr="00AD2C1D">
              <w:rPr>
                <w:rFonts w:asciiTheme="minorHAnsi" w:hAnsiTheme="minorHAnsi"/>
              </w:rPr>
              <w:t>Course of Events</w:t>
            </w:r>
          </w:p>
        </w:tc>
      </w:tr>
      <w:tr w:rsidR="00F703E3" w:rsidRPr="00AD2C1D" w:rsidTr="002729C6">
        <w:trPr>
          <w:cnfStyle w:val="0000001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Actor Actions</w:t>
            </w:r>
          </w:p>
        </w:tc>
        <w:tc>
          <w:tcPr>
            <w:tcW w:w="7218" w:type="dxa"/>
          </w:tcPr>
          <w:p w:rsidR="00F703E3" w:rsidRPr="00AD2C1D" w:rsidRDefault="00F703E3" w:rsidP="002729C6">
            <w:pPr>
              <w:cnfStyle w:val="000000100000"/>
              <w:rPr>
                <w:rFonts w:asciiTheme="minorHAnsi" w:hAnsiTheme="minorHAnsi"/>
                <w:b/>
              </w:rPr>
            </w:pPr>
            <w:r w:rsidRPr="00AD2C1D">
              <w:rPr>
                <w:rFonts w:asciiTheme="minorHAnsi" w:hAnsiTheme="minorHAnsi"/>
                <w:b/>
              </w:rPr>
              <w:t>System Response</w:t>
            </w:r>
          </w:p>
        </w:tc>
      </w:tr>
      <w:tr w:rsidR="00F703E3" w:rsidRPr="00AD2C1D" w:rsidTr="002729C6">
        <w:tc>
          <w:tcPr>
            <w:cnfStyle w:val="001000000000"/>
            <w:tcW w:w="2358" w:type="dxa"/>
          </w:tcPr>
          <w:p w:rsidR="00F703E3" w:rsidRPr="00AD2C1D" w:rsidRDefault="00F703E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rsidR="00F703E3" w:rsidRPr="00AD2C1D" w:rsidRDefault="00F703E3" w:rsidP="002729C6">
            <w:pPr>
              <w:cnfStyle w:val="000000000000"/>
              <w:rPr>
                <w:rFonts w:asciiTheme="minorHAnsi" w:hAnsiTheme="minorHAnsi"/>
              </w:rPr>
            </w:pPr>
          </w:p>
        </w:tc>
      </w:tr>
      <w:tr w:rsidR="00F703E3" w:rsidRPr="00AD2C1D" w:rsidTr="002729C6">
        <w:trPr>
          <w:cnfStyle w:val="000000100000"/>
        </w:trPr>
        <w:tc>
          <w:tcPr>
            <w:cnfStyle w:val="001000000000"/>
            <w:tcW w:w="2358" w:type="dxa"/>
          </w:tcPr>
          <w:p w:rsidR="00F703E3" w:rsidRPr="00AD2C1D" w:rsidRDefault="00064BEB" w:rsidP="002729C6">
            <w:pPr>
              <w:rPr>
                <w:rFonts w:asciiTheme="minorHAnsi" w:hAnsiTheme="minorHAnsi"/>
                <w:b w:val="0"/>
                <w:bCs w:val="0"/>
              </w:rPr>
            </w:pPr>
            <w:r>
              <w:rPr>
                <w:rFonts w:asciiTheme="minorHAnsi" w:hAnsiTheme="minorHAnsi"/>
                <w:b w:val="0"/>
                <w:bCs w:val="0"/>
              </w:rPr>
              <w:t>2.  User selects to save changes.</w:t>
            </w:r>
          </w:p>
        </w:tc>
        <w:tc>
          <w:tcPr>
            <w:tcW w:w="7218" w:type="dxa"/>
          </w:tcPr>
          <w:p w:rsidR="00F703E3" w:rsidRPr="00AD2C1D" w:rsidRDefault="00F703E3" w:rsidP="002729C6">
            <w:pPr>
              <w:cnfStyle w:val="000000100000"/>
              <w:rPr>
                <w:rFonts w:asciiTheme="minorHAnsi" w:hAnsiTheme="minorHAnsi"/>
              </w:rPr>
            </w:pPr>
          </w:p>
        </w:tc>
      </w:tr>
      <w:tr w:rsidR="00F703E3" w:rsidRPr="00AD2C1D" w:rsidTr="002729C6">
        <w:tc>
          <w:tcPr>
            <w:cnfStyle w:val="001000000000"/>
            <w:tcW w:w="2358" w:type="dxa"/>
          </w:tcPr>
          <w:p w:rsidR="00F703E3" w:rsidRPr="00AD2C1D" w:rsidRDefault="00F703E3" w:rsidP="002729C6">
            <w:pPr>
              <w:rPr>
                <w:rFonts w:asciiTheme="minorHAnsi" w:hAnsiTheme="minorHAnsi"/>
                <w:b w:val="0"/>
                <w:bCs w:val="0"/>
              </w:rPr>
            </w:pPr>
          </w:p>
        </w:tc>
        <w:tc>
          <w:tcPr>
            <w:tcW w:w="7218" w:type="dxa"/>
          </w:tcPr>
          <w:p w:rsidR="00F703E3" w:rsidRDefault="00064BEB" w:rsidP="002729C6">
            <w:pPr>
              <w:cnfStyle w:val="000000000000"/>
              <w:rPr>
                <w:rFonts w:asciiTheme="minorHAnsi" w:hAnsiTheme="minorHAnsi"/>
              </w:rPr>
            </w:pPr>
            <w:r>
              <w:rPr>
                <w:rFonts w:asciiTheme="minorHAnsi" w:hAnsiTheme="minorHAnsi"/>
              </w:rPr>
              <w:t>3.  The system updates the user’s account with the updated account information provided by the user.</w:t>
            </w:r>
          </w:p>
        </w:tc>
      </w:tr>
    </w:tbl>
    <w:p w:rsidR="00F703E3" w:rsidRDefault="00F703E3" w:rsidP="007A50E9"/>
    <w:tbl>
      <w:tblPr>
        <w:tblStyle w:val="GridTable4-Accent11"/>
        <w:tblW w:w="0" w:type="auto"/>
        <w:tblLook w:val="04A0"/>
      </w:tblPr>
      <w:tblGrid>
        <w:gridCol w:w="2358"/>
        <w:gridCol w:w="7218"/>
      </w:tblGrid>
      <w:tr w:rsidR="00694946" w:rsidRPr="00AD2C1D" w:rsidTr="002729C6">
        <w:trPr>
          <w:cnfStyle w:val="1000000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Use Case ID</w:t>
            </w:r>
          </w:p>
        </w:tc>
        <w:tc>
          <w:tcPr>
            <w:tcW w:w="7218" w:type="dxa"/>
          </w:tcPr>
          <w:p w:rsidR="00694946" w:rsidRPr="00AD2C1D" w:rsidRDefault="00694946" w:rsidP="002729C6">
            <w:pPr>
              <w:cnfStyle w:val="100000000000"/>
              <w:rPr>
                <w:rFonts w:asciiTheme="minorHAnsi" w:hAnsiTheme="minorHAnsi"/>
              </w:rPr>
            </w:pPr>
            <w:bookmarkStart w:id="517" w:name="uc010"/>
            <w:r>
              <w:rPr>
                <w:rFonts w:asciiTheme="minorHAnsi" w:hAnsiTheme="minorHAnsi"/>
              </w:rPr>
              <w:t>UC_010</w:t>
            </w:r>
            <w:bookmarkEnd w:id="517"/>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Use Case Name</w:t>
            </w:r>
          </w:p>
        </w:tc>
        <w:tc>
          <w:tcPr>
            <w:tcW w:w="7218" w:type="dxa"/>
          </w:tcPr>
          <w:p w:rsidR="00694946" w:rsidRPr="00AD2C1D" w:rsidRDefault="00694946" w:rsidP="002729C6">
            <w:pPr>
              <w:cnfStyle w:val="000000100000"/>
              <w:rPr>
                <w:rFonts w:asciiTheme="minorHAnsi" w:hAnsiTheme="minorHAnsi"/>
              </w:rPr>
            </w:pPr>
            <w:r>
              <w:rPr>
                <w:rFonts w:asciiTheme="minorHAnsi" w:hAnsiTheme="minorHAnsi"/>
              </w:rPr>
              <w:t>Delete Account</w:t>
            </w:r>
          </w:p>
        </w:tc>
      </w:tr>
      <w:tr w:rsidR="00694946" w:rsidRPr="00AD2C1D" w:rsidTr="002729C6">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Actor(s)</w:t>
            </w:r>
          </w:p>
        </w:tc>
        <w:tc>
          <w:tcPr>
            <w:tcW w:w="7218" w:type="dxa"/>
          </w:tcPr>
          <w:p w:rsidR="00694946" w:rsidRPr="00AD2C1D" w:rsidRDefault="00694946" w:rsidP="002729C6">
            <w:pPr>
              <w:cnfStyle w:val="000000000000"/>
              <w:rPr>
                <w:rFonts w:asciiTheme="minorHAnsi" w:hAnsiTheme="minorHAnsi"/>
              </w:rPr>
            </w:pPr>
            <w:r>
              <w:rPr>
                <w:rFonts w:asciiTheme="minorHAnsi" w:hAnsiTheme="minorHAnsi"/>
              </w:rPr>
              <w:t>System Administrator</w:t>
            </w:r>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Purpose</w:t>
            </w:r>
          </w:p>
        </w:tc>
        <w:tc>
          <w:tcPr>
            <w:tcW w:w="7218" w:type="dxa"/>
          </w:tcPr>
          <w:p w:rsidR="00694946" w:rsidRPr="00AD2C1D" w:rsidRDefault="00694946">
            <w:pPr>
              <w:cnfStyle w:val="000000100000"/>
              <w:rPr>
                <w:rFonts w:asciiTheme="minorHAnsi" w:hAnsiTheme="minorHAnsi"/>
              </w:rPr>
            </w:pPr>
            <w:r>
              <w:rPr>
                <w:rFonts w:asciiTheme="minorHAnsi" w:hAnsiTheme="minorHAnsi"/>
              </w:rPr>
              <w:t>Procedure for deleting an existing user account.</w:t>
            </w:r>
          </w:p>
        </w:tc>
      </w:tr>
      <w:tr w:rsidR="00694946" w:rsidRPr="00AD2C1D" w:rsidTr="002729C6">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Overview</w:t>
            </w:r>
          </w:p>
        </w:tc>
        <w:tc>
          <w:tcPr>
            <w:tcW w:w="7218" w:type="dxa"/>
          </w:tcPr>
          <w:p w:rsidR="00694946" w:rsidRPr="00AD2C1D" w:rsidRDefault="00694946">
            <w:pPr>
              <w:cnfStyle w:val="00000000000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Cross-References</w:t>
            </w:r>
          </w:p>
        </w:tc>
        <w:tc>
          <w:tcPr>
            <w:tcW w:w="7218" w:type="dxa"/>
          </w:tcPr>
          <w:p w:rsidR="00694946" w:rsidRPr="00AD2C1D" w:rsidRDefault="00694946"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694946" w:rsidRPr="00AD2C1D" w:rsidTr="002729C6">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Pre-conditions</w:t>
            </w:r>
          </w:p>
        </w:tc>
        <w:tc>
          <w:tcPr>
            <w:tcW w:w="7218" w:type="dxa"/>
          </w:tcPr>
          <w:p w:rsidR="00694946" w:rsidRDefault="00694946" w:rsidP="002729C6">
            <w:pPr>
              <w:cnfStyle w:val="000000000000"/>
              <w:rPr>
                <w:rFonts w:asciiTheme="minorHAnsi" w:hAnsiTheme="minorHAnsi"/>
              </w:rPr>
            </w:pPr>
            <w:r>
              <w:rPr>
                <w:rFonts w:asciiTheme="minorHAnsi" w:hAnsiTheme="minorHAnsi"/>
              </w:rPr>
              <w:t>System administrator must have an active internet connection.</w:t>
            </w:r>
          </w:p>
          <w:p w:rsidR="00694946" w:rsidRDefault="00694946" w:rsidP="002729C6">
            <w:pPr>
              <w:cnfStyle w:val="000000000000"/>
              <w:rPr>
                <w:rFonts w:asciiTheme="minorHAnsi" w:hAnsiTheme="minorHAnsi"/>
              </w:rPr>
            </w:pPr>
            <w:r>
              <w:rPr>
                <w:rFonts w:asciiTheme="minorHAnsi" w:hAnsiTheme="minorHAnsi"/>
              </w:rPr>
              <w:t>System administrator must have accessed the web application through a browser on their personal computer.</w:t>
            </w:r>
          </w:p>
          <w:p w:rsidR="00694946" w:rsidRDefault="00694946" w:rsidP="002729C6">
            <w:pPr>
              <w:cnfStyle w:val="000000000000"/>
              <w:rPr>
                <w:rFonts w:asciiTheme="minorHAnsi" w:hAnsiTheme="minorHAnsi"/>
              </w:rPr>
            </w:pPr>
            <w:r>
              <w:rPr>
                <w:rFonts w:asciiTheme="minorHAnsi" w:hAnsiTheme="minorHAnsi"/>
              </w:rPr>
              <w:t>System administrator must be logged into the system.</w:t>
            </w:r>
          </w:p>
          <w:p w:rsidR="00694946" w:rsidRPr="00AD2C1D" w:rsidRDefault="00694946" w:rsidP="002729C6">
            <w:pPr>
              <w:cnfStyle w:val="000000000000"/>
              <w:rPr>
                <w:rFonts w:asciiTheme="minorHAnsi" w:hAnsiTheme="minorHAnsi"/>
              </w:rPr>
            </w:pPr>
            <w:r>
              <w:rPr>
                <w:rFonts w:asciiTheme="minorHAnsi" w:hAnsiTheme="minorHAnsi"/>
              </w:rPr>
              <w:t>Account deletion has been requested.</w:t>
            </w:r>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Post-conditions</w:t>
            </w:r>
          </w:p>
        </w:tc>
        <w:tc>
          <w:tcPr>
            <w:tcW w:w="7218" w:type="dxa"/>
          </w:tcPr>
          <w:p w:rsidR="00694946" w:rsidRDefault="00694946" w:rsidP="002729C6">
            <w:pPr>
              <w:cnfStyle w:val="00000010000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rsidR="00694946" w:rsidRPr="00BE45FC" w:rsidRDefault="00694946">
            <w:pPr>
              <w:cnfStyle w:val="00000010000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rsidTr="002729C6">
        <w:tc>
          <w:tcPr>
            <w:cnfStyle w:val="001000000000"/>
            <w:tcW w:w="9576" w:type="dxa"/>
            <w:gridSpan w:val="2"/>
          </w:tcPr>
          <w:p w:rsidR="00694946" w:rsidRPr="00AD2C1D" w:rsidRDefault="00694946" w:rsidP="002729C6">
            <w:pPr>
              <w:rPr>
                <w:rFonts w:asciiTheme="minorHAnsi" w:hAnsiTheme="minorHAnsi"/>
              </w:rPr>
            </w:pPr>
            <w:r w:rsidRPr="00AD2C1D">
              <w:rPr>
                <w:rFonts w:asciiTheme="minorHAnsi" w:hAnsiTheme="minorHAnsi"/>
              </w:rPr>
              <w:t>Course of Events</w:t>
            </w:r>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Actor Actions</w:t>
            </w:r>
          </w:p>
        </w:tc>
        <w:tc>
          <w:tcPr>
            <w:tcW w:w="7218" w:type="dxa"/>
          </w:tcPr>
          <w:p w:rsidR="00694946" w:rsidRPr="00AD2C1D" w:rsidRDefault="00694946" w:rsidP="002729C6">
            <w:pPr>
              <w:cnfStyle w:val="000000100000"/>
              <w:rPr>
                <w:rFonts w:asciiTheme="minorHAnsi" w:hAnsiTheme="minorHAnsi"/>
                <w:b/>
              </w:rPr>
            </w:pPr>
            <w:r w:rsidRPr="00AD2C1D">
              <w:rPr>
                <w:rFonts w:asciiTheme="minorHAnsi" w:hAnsiTheme="minorHAnsi"/>
                <w:b/>
              </w:rPr>
              <w:t>System Response</w:t>
            </w:r>
          </w:p>
        </w:tc>
      </w:tr>
      <w:tr w:rsidR="00694946" w:rsidRPr="00AD2C1D" w:rsidTr="002729C6">
        <w:tc>
          <w:tcPr>
            <w:cnfStyle w:val="001000000000"/>
            <w:tcW w:w="2358" w:type="dxa"/>
          </w:tcPr>
          <w:p w:rsidR="00694946" w:rsidRPr="00AD2C1D" w:rsidRDefault="0069494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694946" w:rsidRPr="00AD2C1D" w:rsidRDefault="00694946" w:rsidP="002729C6">
            <w:pPr>
              <w:cnfStyle w:val="000000000000"/>
              <w:rPr>
                <w:rFonts w:asciiTheme="minorHAnsi" w:hAnsiTheme="minorHAnsi"/>
              </w:rPr>
            </w:pPr>
          </w:p>
        </w:tc>
      </w:tr>
      <w:tr w:rsidR="00694946" w:rsidRPr="00AD2C1D" w:rsidTr="002729C6">
        <w:trPr>
          <w:cnfStyle w:val="000000100000"/>
        </w:trPr>
        <w:tc>
          <w:tcPr>
            <w:cnfStyle w:val="001000000000"/>
            <w:tcW w:w="2358" w:type="dxa"/>
          </w:tcPr>
          <w:p w:rsidR="00694946" w:rsidRPr="00AD2C1D" w:rsidRDefault="00694946">
            <w:pPr>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rsidR="00694946" w:rsidRPr="00AD2C1D" w:rsidRDefault="00694946" w:rsidP="002729C6">
            <w:pPr>
              <w:cnfStyle w:val="000000100000"/>
              <w:rPr>
                <w:rFonts w:asciiTheme="minorHAnsi" w:hAnsiTheme="minorHAnsi"/>
              </w:rPr>
            </w:pPr>
          </w:p>
        </w:tc>
      </w:tr>
      <w:tr w:rsidR="00694946" w:rsidRPr="00AD2C1D" w:rsidTr="002729C6">
        <w:tc>
          <w:tcPr>
            <w:cnfStyle w:val="001000000000"/>
            <w:tcW w:w="2358" w:type="dxa"/>
          </w:tcPr>
          <w:p w:rsidR="00694946" w:rsidRPr="00AD2C1D" w:rsidRDefault="00694946" w:rsidP="002729C6">
            <w:pPr>
              <w:rPr>
                <w:rFonts w:asciiTheme="minorHAnsi" w:hAnsiTheme="minorHAnsi"/>
                <w:b w:val="0"/>
                <w:bCs w:val="0"/>
              </w:rPr>
            </w:pPr>
          </w:p>
        </w:tc>
        <w:tc>
          <w:tcPr>
            <w:tcW w:w="7218" w:type="dxa"/>
          </w:tcPr>
          <w:p w:rsidR="00694946" w:rsidRDefault="00694946">
            <w:pPr>
              <w:cnfStyle w:val="00000000000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b w:val="0"/>
                <w:bCs w:val="0"/>
              </w:rPr>
            </w:pPr>
            <w:r>
              <w:rPr>
                <w:rFonts w:asciiTheme="minorHAnsi" w:hAnsiTheme="minorHAnsi"/>
                <w:b w:val="0"/>
                <w:bCs w:val="0"/>
              </w:rPr>
              <w:t>4. System administrator clicks the “Yes” options.</w:t>
            </w:r>
          </w:p>
        </w:tc>
        <w:tc>
          <w:tcPr>
            <w:tcW w:w="7218" w:type="dxa"/>
          </w:tcPr>
          <w:p w:rsidR="00694946" w:rsidRDefault="00694946" w:rsidP="00694946">
            <w:pPr>
              <w:cnfStyle w:val="000000100000"/>
              <w:rPr>
                <w:rFonts w:asciiTheme="minorHAnsi" w:hAnsiTheme="minorHAnsi"/>
              </w:rPr>
            </w:pPr>
          </w:p>
        </w:tc>
      </w:tr>
      <w:tr w:rsidR="00694946" w:rsidRPr="00AD2C1D" w:rsidTr="002729C6">
        <w:tc>
          <w:tcPr>
            <w:cnfStyle w:val="001000000000"/>
            <w:tcW w:w="2358" w:type="dxa"/>
          </w:tcPr>
          <w:p w:rsidR="00694946" w:rsidRDefault="00694946" w:rsidP="002729C6">
            <w:pPr>
              <w:rPr>
                <w:rFonts w:asciiTheme="minorHAnsi" w:hAnsiTheme="minorHAnsi"/>
                <w:b w:val="0"/>
                <w:bCs w:val="0"/>
              </w:rPr>
            </w:pPr>
          </w:p>
        </w:tc>
        <w:tc>
          <w:tcPr>
            <w:tcW w:w="7218" w:type="dxa"/>
          </w:tcPr>
          <w:p w:rsidR="00694946" w:rsidRDefault="00694946" w:rsidP="00694946">
            <w:pPr>
              <w:cnfStyle w:val="000000000000"/>
              <w:rPr>
                <w:rFonts w:asciiTheme="minorHAnsi" w:hAnsiTheme="minorHAnsi"/>
              </w:rPr>
            </w:pPr>
            <w:r>
              <w:rPr>
                <w:rFonts w:asciiTheme="minorHAnsi" w:hAnsiTheme="minorHAnsi"/>
              </w:rPr>
              <w:t>5. The system deletes the user.</w:t>
            </w:r>
          </w:p>
        </w:tc>
      </w:tr>
    </w:tbl>
    <w:p w:rsidR="00694946" w:rsidRDefault="00694946" w:rsidP="007A50E9"/>
    <w:tbl>
      <w:tblPr>
        <w:tblStyle w:val="GridTable4-Accent11"/>
        <w:tblW w:w="0" w:type="auto"/>
        <w:tblLook w:val="04A0"/>
      </w:tblPr>
      <w:tblGrid>
        <w:gridCol w:w="2358"/>
        <w:gridCol w:w="7218"/>
      </w:tblGrid>
      <w:tr w:rsidR="00DA1F07" w:rsidRPr="00AD2C1D" w:rsidTr="002729C6">
        <w:trPr>
          <w:cnfStyle w:val="1000000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rsidR="00DA1F07" w:rsidRPr="00AD2C1D" w:rsidRDefault="00DA1F07" w:rsidP="002729C6">
            <w:pPr>
              <w:cnfStyle w:val="100000000000"/>
              <w:rPr>
                <w:rFonts w:asciiTheme="minorHAnsi" w:hAnsiTheme="minorHAnsi"/>
              </w:rPr>
            </w:pPr>
            <w:bookmarkStart w:id="518" w:name="uc011"/>
            <w:r>
              <w:rPr>
                <w:rFonts w:asciiTheme="minorHAnsi" w:hAnsiTheme="minorHAnsi"/>
              </w:rPr>
              <w:t>UC_011</w:t>
            </w:r>
            <w:bookmarkEnd w:id="518"/>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rsidR="00DA1F07" w:rsidRPr="00AD2C1D" w:rsidRDefault="00DA1F07">
            <w:pPr>
              <w:cnfStyle w:val="000000100000"/>
              <w:rPr>
                <w:rFonts w:asciiTheme="minorHAnsi" w:hAnsiTheme="minorHAnsi"/>
              </w:rPr>
            </w:pPr>
            <w:r>
              <w:rPr>
                <w:rFonts w:asciiTheme="minorHAnsi" w:hAnsiTheme="minorHAnsi"/>
              </w:rPr>
              <w:t>Approve Account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rsidR="00DA1F07" w:rsidRPr="00AD2C1D" w:rsidRDefault="00DA1F07" w:rsidP="002729C6">
            <w:pPr>
              <w:cnfStyle w:val="000000000000"/>
              <w:rPr>
                <w:rFonts w:asciiTheme="minorHAnsi" w:hAnsiTheme="minorHAnsi"/>
              </w:rPr>
            </w:pPr>
            <w:r>
              <w:rPr>
                <w:rFonts w:asciiTheme="minorHAnsi" w:hAnsiTheme="minorHAnsi"/>
              </w:rPr>
              <w:t>System Administrator</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rsidR="00DA1F07" w:rsidRPr="00AD2C1D" w:rsidRDefault="00DA1F07">
            <w:pPr>
              <w:cnfStyle w:val="000000100000"/>
              <w:rPr>
                <w:rFonts w:asciiTheme="minorHAnsi" w:hAnsiTheme="minorHAnsi"/>
              </w:rPr>
            </w:pPr>
            <w:r>
              <w:rPr>
                <w:rFonts w:asciiTheme="minorHAnsi" w:hAnsiTheme="minorHAnsi"/>
              </w:rPr>
              <w:t>Procedure for approving the creation of a new account.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rsidR="00DA1F07" w:rsidRPr="00AD2C1D" w:rsidRDefault="00DA1F07" w:rsidP="002729C6">
            <w:pPr>
              <w:cnfStyle w:val="00000000000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rsidR="00DA1F07" w:rsidRDefault="00DA1F07" w:rsidP="002729C6">
            <w:pPr>
              <w:cnfStyle w:val="000000000000"/>
              <w:rPr>
                <w:rFonts w:asciiTheme="minorHAnsi" w:hAnsiTheme="minorHAnsi"/>
              </w:rPr>
            </w:pPr>
            <w:r>
              <w:rPr>
                <w:rFonts w:asciiTheme="minorHAnsi" w:hAnsiTheme="minorHAnsi"/>
              </w:rPr>
              <w:t>System administrator must have an active internet connection.</w:t>
            </w:r>
          </w:p>
          <w:p w:rsidR="00DA1F07" w:rsidRDefault="00DA1F07" w:rsidP="002729C6">
            <w:pPr>
              <w:cnfStyle w:val="000000000000"/>
              <w:rPr>
                <w:rFonts w:asciiTheme="minorHAnsi" w:hAnsiTheme="minorHAnsi"/>
              </w:rPr>
            </w:pPr>
            <w:r>
              <w:rPr>
                <w:rFonts w:asciiTheme="minorHAnsi" w:hAnsiTheme="minorHAnsi"/>
              </w:rPr>
              <w:t>System administrator must have accessed the web application through a browser on their personal computer.</w:t>
            </w:r>
          </w:p>
          <w:p w:rsidR="00DA1F07" w:rsidRDefault="00DA1F07" w:rsidP="002729C6">
            <w:pPr>
              <w:cnfStyle w:val="000000000000"/>
              <w:rPr>
                <w:rFonts w:asciiTheme="minorHAnsi" w:hAnsiTheme="minorHAnsi"/>
              </w:rPr>
            </w:pPr>
            <w:r>
              <w:rPr>
                <w:rFonts w:asciiTheme="minorHAnsi" w:hAnsiTheme="minorHAnsi"/>
              </w:rPr>
              <w:t>System administrator must be logged into the system.</w:t>
            </w:r>
          </w:p>
          <w:p w:rsidR="00DA1F07" w:rsidRPr="00AD2C1D" w:rsidRDefault="00DA1F07" w:rsidP="002729C6">
            <w:pPr>
              <w:cnfStyle w:val="000000000000"/>
              <w:rPr>
                <w:rFonts w:asciiTheme="minorHAnsi" w:hAnsiTheme="minorHAnsi"/>
              </w:rPr>
            </w:pPr>
            <w:r>
              <w:rPr>
                <w:rFonts w:asciiTheme="minorHAnsi" w:hAnsiTheme="minorHAnsi"/>
              </w:rPr>
              <w:t>A new account has been created pending approval.</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rsidR="00DA1F07" w:rsidRDefault="00DA1F07" w:rsidP="002729C6">
            <w:pPr>
              <w:cnfStyle w:val="00000010000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rsidR="00DA1F07" w:rsidRPr="00BE45FC" w:rsidRDefault="00DA1F07">
            <w:pPr>
              <w:cnfStyle w:val="00000010000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rsidTr="002729C6">
        <w:tc>
          <w:tcPr>
            <w:cnfStyle w:val="001000000000"/>
            <w:tcW w:w="9576" w:type="dxa"/>
            <w:gridSpan w:val="2"/>
          </w:tcPr>
          <w:p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2729C6">
            <w:pPr>
              <w:cnfStyle w:val="00000010000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tcW w:w="2358" w:type="dxa"/>
          </w:tcPr>
          <w:p w:rsidR="00DA1F07" w:rsidRPr="00AD2C1D" w:rsidRDefault="00DA1F07" w:rsidP="002729C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DA1F07" w:rsidRPr="00AD2C1D" w:rsidRDefault="00DA1F07" w:rsidP="002729C6">
            <w:pPr>
              <w:cnfStyle w:val="000000000000"/>
              <w:rPr>
                <w:rFonts w:asciiTheme="minorHAnsi" w:hAnsiTheme="minorHAnsi"/>
              </w:rPr>
            </w:pPr>
          </w:p>
        </w:tc>
      </w:tr>
      <w:tr w:rsidR="00DA1F07" w:rsidRPr="00AD2C1D" w:rsidTr="002729C6">
        <w:trPr>
          <w:cnfStyle w:val="000000100000"/>
        </w:trPr>
        <w:tc>
          <w:tcPr>
            <w:cnfStyle w:val="001000000000"/>
            <w:tcW w:w="2358" w:type="dxa"/>
          </w:tcPr>
          <w:p w:rsidR="00DA1F07" w:rsidRPr="00AD2C1D" w:rsidRDefault="00DA1F07">
            <w:pPr>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rsidR="00DA1F07" w:rsidRPr="00AD2C1D" w:rsidRDefault="00DA1F07" w:rsidP="002729C6">
            <w:pPr>
              <w:cnfStyle w:val="000000100000"/>
              <w:rPr>
                <w:rFonts w:asciiTheme="minorHAnsi" w:hAnsiTheme="minorHAnsi"/>
              </w:rPr>
            </w:pPr>
          </w:p>
        </w:tc>
      </w:tr>
      <w:tr w:rsidR="00DA1F07" w:rsidRPr="00AD2C1D" w:rsidTr="002729C6">
        <w:tc>
          <w:tcPr>
            <w:cnfStyle w:val="001000000000"/>
            <w:tcW w:w="2358" w:type="dxa"/>
          </w:tcPr>
          <w:p w:rsidR="00DA1F07" w:rsidRPr="00AD2C1D" w:rsidRDefault="00DA1F07" w:rsidP="002729C6">
            <w:pPr>
              <w:rPr>
                <w:rFonts w:asciiTheme="minorHAnsi" w:hAnsiTheme="minorHAnsi"/>
                <w:b w:val="0"/>
                <w:bCs w:val="0"/>
              </w:rPr>
            </w:pPr>
          </w:p>
        </w:tc>
        <w:tc>
          <w:tcPr>
            <w:tcW w:w="7218" w:type="dxa"/>
          </w:tcPr>
          <w:p w:rsidR="00DA1F07" w:rsidRDefault="00DA1F07">
            <w:pPr>
              <w:cnfStyle w:val="000000000000"/>
              <w:rPr>
                <w:rFonts w:asciiTheme="minorHAnsi" w:hAnsiTheme="minorHAnsi"/>
              </w:rPr>
            </w:pPr>
            <w:r>
              <w:rPr>
                <w:rFonts w:asciiTheme="minorHAnsi" w:hAnsiTheme="minorHAnsi"/>
              </w:rPr>
              <w:t>3.  The system unlocks the account and allows the user to access the system.</w:t>
            </w:r>
          </w:p>
        </w:tc>
      </w:tr>
    </w:tbl>
    <w:p w:rsidR="00DA1F07" w:rsidRDefault="00DA1F07" w:rsidP="007A50E9"/>
    <w:tbl>
      <w:tblPr>
        <w:tblStyle w:val="GridTable4-Accent11"/>
        <w:tblW w:w="0" w:type="auto"/>
        <w:tblLook w:val="04A0"/>
      </w:tblPr>
      <w:tblGrid>
        <w:gridCol w:w="2358"/>
        <w:gridCol w:w="7218"/>
      </w:tblGrid>
      <w:tr w:rsidR="00DA1F07" w:rsidRPr="00AD2C1D" w:rsidTr="002729C6">
        <w:trPr>
          <w:cnfStyle w:val="1000000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rsidR="00DA1F07" w:rsidRPr="00AD2C1D" w:rsidRDefault="00DA1F07" w:rsidP="002729C6">
            <w:pPr>
              <w:cnfStyle w:val="100000000000"/>
              <w:rPr>
                <w:rFonts w:asciiTheme="minorHAnsi" w:hAnsiTheme="minorHAnsi"/>
              </w:rPr>
            </w:pPr>
            <w:bookmarkStart w:id="519" w:name="uc012"/>
            <w:r>
              <w:rPr>
                <w:rFonts w:asciiTheme="minorHAnsi" w:hAnsiTheme="minorHAnsi"/>
              </w:rPr>
              <w:t>UC_012</w:t>
            </w:r>
            <w:bookmarkEnd w:id="519"/>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2729C6">
            <w:pPr>
              <w:cnfStyle w:val="000000100000"/>
              <w:rPr>
                <w:rFonts w:asciiTheme="minorHAnsi" w:hAnsiTheme="minorHAnsi"/>
              </w:rPr>
            </w:pPr>
            <w:r>
              <w:rPr>
                <w:rFonts w:asciiTheme="minorHAnsi" w:hAnsiTheme="minorHAnsi"/>
              </w:rPr>
              <w:t>Create Experiment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rsidR="00DA1F07" w:rsidRPr="00AD2C1D" w:rsidRDefault="00DA1F07" w:rsidP="002729C6">
            <w:pPr>
              <w:cnfStyle w:val="000000000000"/>
              <w:rPr>
                <w:rFonts w:asciiTheme="minorHAnsi" w:hAnsiTheme="minorHAnsi"/>
              </w:rPr>
            </w:pPr>
            <w:r>
              <w:rPr>
                <w:rFonts w:asciiTheme="minorHAnsi" w:hAnsiTheme="minorHAnsi"/>
              </w:rPr>
              <w:t>Experiment Administrator</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rsidR="00DA1F07" w:rsidRPr="00AD2C1D" w:rsidRDefault="00DA1F07">
            <w:pPr>
              <w:cnfStyle w:val="000000100000"/>
              <w:rPr>
                <w:rFonts w:asciiTheme="minorHAnsi" w:hAnsiTheme="minorHAnsi"/>
              </w:rPr>
            </w:pPr>
            <w:r>
              <w:rPr>
                <w:rFonts w:asciiTheme="minorHAnsi" w:hAnsiTheme="minorHAnsi"/>
              </w:rPr>
              <w:t>Procedure for creating a new experiment.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rsidR="00DA1F07" w:rsidRPr="00AD2C1D" w:rsidRDefault="00DA1F07">
            <w:pPr>
              <w:cnfStyle w:val="00000000000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rsidR="00DA1F07" w:rsidRDefault="00DA1F07" w:rsidP="002729C6">
            <w:pPr>
              <w:cnfStyle w:val="000000000000"/>
              <w:rPr>
                <w:rFonts w:asciiTheme="minorHAnsi" w:hAnsiTheme="minorHAnsi"/>
              </w:rPr>
            </w:pPr>
            <w:r>
              <w:rPr>
                <w:rFonts w:asciiTheme="minorHAnsi" w:hAnsiTheme="minorHAnsi"/>
              </w:rPr>
              <w:t>Experiment administrator must have an active internet connection.</w:t>
            </w:r>
          </w:p>
          <w:p w:rsidR="00DA1F07" w:rsidRDefault="00DA1F07" w:rsidP="002729C6">
            <w:pPr>
              <w:cnfStyle w:val="000000000000"/>
              <w:rPr>
                <w:rFonts w:asciiTheme="minorHAnsi" w:hAnsiTheme="minorHAnsi"/>
              </w:rPr>
            </w:pPr>
            <w:r>
              <w:rPr>
                <w:rFonts w:asciiTheme="minorHAnsi" w:hAnsiTheme="minorHAnsi"/>
              </w:rPr>
              <w:t>Experiment administrator must have accessed the web application through a browser on their personal computer.</w:t>
            </w:r>
          </w:p>
          <w:p w:rsidR="00DA1F07" w:rsidRPr="00AD2C1D" w:rsidRDefault="00DA1F07">
            <w:pPr>
              <w:cnfStyle w:val="000000000000"/>
              <w:rPr>
                <w:rFonts w:asciiTheme="minorHAnsi" w:hAnsiTheme="minorHAnsi"/>
              </w:rPr>
            </w:pPr>
            <w:r>
              <w:rPr>
                <w:rFonts w:asciiTheme="minorHAnsi" w:hAnsiTheme="minorHAnsi"/>
              </w:rPr>
              <w:t>Experiment administrator must be logged into the system.</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rsidR="00DA1F07" w:rsidRDefault="00DA1F07" w:rsidP="002729C6">
            <w:pPr>
              <w:cnfStyle w:val="00000010000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rsidR="00DA1F07" w:rsidRPr="00BE45FC" w:rsidRDefault="00DA1F07">
            <w:pPr>
              <w:cnfStyle w:val="00000010000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rsidTr="002729C6">
        <w:tc>
          <w:tcPr>
            <w:cnfStyle w:val="001000000000"/>
            <w:tcW w:w="9576" w:type="dxa"/>
            <w:gridSpan w:val="2"/>
          </w:tcPr>
          <w:p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2729C6">
            <w:pPr>
              <w:cnfStyle w:val="00000010000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tcW w:w="2358" w:type="dxa"/>
          </w:tcPr>
          <w:p w:rsidR="00DA1F07" w:rsidRPr="00AD2C1D" w:rsidRDefault="00DA1F07">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rsidR="00DA1F07" w:rsidRPr="00AD2C1D" w:rsidRDefault="00DA1F07" w:rsidP="002729C6">
            <w:pPr>
              <w:cnfStyle w:val="000000000000"/>
              <w:rPr>
                <w:rFonts w:asciiTheme="minorHAnsi" w:hAnsiTheme="minorHAnsi"/>
              </w:rPr>
            </w:pPr>
          </w:p>
        </w:tc>
      </w:tr>
      <w:tr w:rsidR="00DA1F07" w:rsidRPr="00AD2C1D" w:rsidTr="002729C6">
        <w:trPr>
          <w:cnfStyle w:val="000000100000"/>
        </w:trPr>
        <w:tc>
          <w:tcPr>
            <w:cnfStyle w:val="001000000000"/>
            <w:tcW w:w="2358" w:type="dxa"/>
          </w:tcPr>
          <w:p w:rsidR="00DA1F07" w:rsidRPr="00AD2C1D" w:rsidRDefault="00DA1F07">
            <w:pPr>
              <w:rPr>
                <w:rFonts w:asciiTheme="minorHAnsi" w:hAnsiTheme="minorHAnsi"/>
                <w:b w:val="0"/>
                <w:bCs w:val="0"/>
              </w:rPr>
            </w:pPr>
          </w:p>
        </w:tc>
        <w:tc>
          <w:tcPr>
            <w:tcW w:w="7218" w:type="dxa"/>
          </w:tcPr>
          <w:p w:rsidR="00DA1F07" w:rsidRPr="00AD2C1D" w:rsidRDefault="00DA1F07">
            <w:pPr>
              <w:cnfStyle w:val="000000100000"/>
              <w:rPr>
                <w:rFonts w:asciiTheme="minorHAnsi" w:hAnsiTheme="minorHAnsi"/>
              </w:rPr>
            </w:pPr>
            <w:r>
              <w:rPr>
                <w:rFonts w:asciiTheme="minorHAnsi" w:hAnsiTheme="minorHAnsi"/>
              </w:rPr>
              <w:t xml:space="preserve">2.  The system </w:t>
            </w:r>
            <w:ins w:id="520" w:author="Jimmy Duggan" w:date="2015-11-11T23:09:00Z">
              <w:r w:rsidR="005B507C">
                <w:rPr>
                  <w:rFonts w:asciiTheme="minorHAnsi" w:hAnsiTheme="minorHAnsi"/>
                </w:rPr>
                <w:t>creates a copy</w:t>
              </w:r>
            </w:ins>
            <w:del w:id="521" w:author="Jimmy Duggan" w:date="2015-11-11T23:09:00Z">
              <w:r w:rsidDel="005B507C">
                <w:rPr>
                  <w:rFonts w:asciiTheme="minorHAnsi" w:hAnsiTheme="minorHAnsi"/>
                </w:rPr>
                <w:delText>pulls</w:delText>
              </w:r>
            </w:del>
            <w:r>
              <w:rPr>
                <w:rFonts w:asciiTheme="minorHAnsi" w:hAnsiTheme="minorHAnsi"/>
              </w:rPr>
              <w:t xml:space="preserve"> the various types of data from the database and builds a </w:t>
            </w:r>
            <w:r w:rsidR="004B359E">
              <w:rPr>
                <w:rFonts w:asciiTheme="minorHAnsi" w:hAnsiTheme="minorHAnsi"/>
              </w:rPr>
              <w:t>set of lists that can be used to build an experiment.</w:t>
            </w:r>
          </w:p>
        </w:tc>
      </w:tr>
      <w:tr w:rsidR="00DA1F07" w:rsidRPr="00AD2C1D" w:rsidTr="002729C6">
        <w:tc>
          <w:tcPr>
            <w:cnfStyle w:val="001000000000"/>
            <w:tcW w:w="2358" w:type="dxa"/>
          </w:tcPr>
          <w:p w:rsidR="00DA1F07" w:rsidRPr="00AD2C1D" w:rsidRDefault="00DA1F07" w:rsidP="002729C6">
            <w:pPr>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rsidR="00DA1F07" w:rsidRDefault="00DA1F07" w:rsidP="002729C6">
            <w:pPr>
              <w:cnfStyle w:val="000000000000"/>
              <w:rPr>
                <w:rFonts w:asciiTheme="minorHAnsi" w:hAnsiTheme="minorHAnsi"/>
              </w:rPr>
            </w:pPr>
          </w:p>
        </w:tc>
      </w:tr>
      <w:tr w:rsidR="004B359E" w:rsidRPr="00AD2C1D" w:rsidTr="002729C6">
        <w:trPr>
          <w:cnfStyle w:val="000000100000"/>
        </w:trPr>
        <w:tc>
          <w:tcPr>
            <w:cnfStyle w:val="001000000000"/>
            <w:tcW w:w="2358" w:type="dxa"/>
          </w:tcPr>
          <w:p w:rsidR="004B359E" w:rsidRDefault="004B359E" w:rsidP="002729C6">
            <w:pPr>
              <w:rPr>
                <w:rFonts w:asciiTheme="minorHAnsi" w:hAnsiTheme="minorHAnsi"/>
                <w:b w:val="0"/>
                <w:bCs w:val="0"/>
              </w:rPr>
            </w:pPr>
          </w:p>
        </w:tc>
        <w:tc>
          <w:tcPr>
            <w:tcW w:w="7218" w:type="dxa"/>
          </w:tcPr>
          <w:p w:rsidR="004B359E" w:rsidRDefault="004B359E" w:rsidP="002729C6">
            <w:pPr>
              <w:cnfStyle w:val="000000100000"/>
              <w:rPr>
                <w:rFonts w:asciiTheme="minorHAnsi" w:hAnsiTheme="minorHAnsi"/>
              </w:rPr>
            </w:pPr>
            <w:r>
              <w:rPr>
                <w:rFonts w:asciiTheme="minorHAnsi" w:hAnsiTheme="minorHAnsi"/>
              </w:rPr>
              <w:t>4. The system displays the results of the experiment.</w:t>
            </w:r>
          </w:p>
        </w:tc>
      </w:tr>
      <w:tr w:rsidR="004B359E" w:rsidRPr="00AD2C1D" w:rsidTr="002729C6">
        <w:tc>
          <w:tcPr>
            <w:cnfStyle w:val="001000000000"/>
            <w:tcW w:w="2358" w:type="dxa"/>
          </w:tcPr>
          <w:p w:rsidR="004B359E" w:rsidRDefault="004B359E" w:rsidP="002729C6">
            <w:pPr>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rsidR="004B359E" w:rsidRDefault="004B359E" w:rsidP="002729C6">
            <w:pPr>
              <w:cnfStyle w:val="000000000000"/>
              <w:rPr>
                <w:rFonts w:asciiTheme="minorHAnsi" w:hAnsiTheme="minorHAnsi"/>
              </w:rPr>
            </w:pPr>
          </w:p>
        </w:tc>
      </w:tr>
      <w:tr w:rsidR="004B359E" w:rsidRPr="00AD2C1D" w:rsidTr="002729C6">
        <w:trPr>
          <w:cnfStyle w:val="000000100000"/>
        </w:trPr>
        <w:tc>
          <w:tcPr>
            <w:cnfStyle w:val="001000000000"/>
            <w:tcW w:w="2358" w:type="dxa"/>
          </w:tcPr>
          <w:p w:rsidR="004B359E" w:rsidRDefault="004B359E" w:rsidP="002729C6">
            <w:pPr>
              <w:rPr>
                <w:rFonts w:asciiTheme="minorHAnsi" w:hAnsiTheme="minorHAnsi"/>
                <w:b w:val="0"/>
                <w:bCs w:val="0"/>
              </w:rPr>
            </w:pPr>
          </w:p>
        </w:tc>
        <w:tc>
          <w:tcPr>
            <w:tcW w:w="7218" w:type="dxa"/>
          </w:tcPr>
          <w:p w:rsidR="004B359E" w:rsidRDefault="004B359E" w:rsidP="002729C6">
            <w:pPr>
              <w:cnfStyle w:val="000000100000"/>
              <w:rPr>
                <w:rFonts w:asciiTheme="minorHAnsi" w:hAnsiTheme="minorHAnsi"/>
              </w:rPr>
            </w:pPr>
            <w:r>
              <w:rPr>
                <w:rFonts w:asciiTheme="minorHAnsi" w:hAnsiTheme="minorHAnsi"/>
              </w:rPr>
              <w:t>6.  The system saves the experiment so it can be r</w:t>
            </w:r>
            <w:ins w:id="522" w:author="Jimmy Duggan" w:date="2015-11-11T23:09:00Z">
              <w:r w:rsidR="005B507C">
                <w:rPr>
                  <w:rFonts w:asciiTheme="minorHAnsi" w:hAnsiTheme="minorHAnsi"/>
                </w:rPr>
                <w:t>u</w:t>
              </w:r>
            </w:ins>
            <w:del w:id="523" w:author="Jimmy Duggan" w:date="2015-11-11T23:09:00Z">
              <w:r w:rsidDel="005B507C">
                <w:rPr>
                  <w:rFonts w:asciiTheme="minorHAnsi" w:hAnsiTheme="minorHAnsi"/>
                </w:rPr>
                <w:delText>a</w:delText>
              </w:r>
            </w:del>
            <w:r>
              <w:rPr>
                <w:rFonts w:asciiTheme="minorHAnsi" w:hAnsiTheme="minorHAnsi"/>
              </w:rPr>
              <w:t>n again later.</w:t>
            </w:r>
          </w:p>
        </w:tc>
      </w:tr>
    </w:tbl>
    <w:p w:rsidR="00DA1F07" w:rsidRDefault="00DA1F07" w:rsidP="007A50E9"/>
    <w:tbl>
      <w:tblPr>
        <w:tblStyle w:val="GridTable4-Accent11"/>
        <w:tblW w:w="0" w:type="auto"/>
        <w:tblLook w:val="04A0"/>
      </w:tblPr>
      <w:tblGrid>
        <w:gridCol w:w="2358"/>
        <w:gridCol w:w="7218"/>
      </w:tblGrid>
      <w:tr w:rsidR="004B359E" w:rsidRPr="00AD2C1D" w:rsidTr="002729C6">
        <w:trPr>
          <w:cnfStyle w:val="1000000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Use Case ID</w:t>
            </w:r>
          </w:p>
        </w:tc>
        <w:tc>
          <w:tcPr>
            <w:tcW w:w="7218" w:type="dxa"/>
          </w:tcPr>
          <w:p w:rsidR="004B359E" w:rsidRPr="00AD2C1D" w:rsidRDefault="004B359E" w:rsidP="002729C6">
            <w:pPr>
              <w:cnfStyle w:val="100000000000"/>
              <w:rPr>
                <w:rFonts w:asciiTheme="minorHAnsi" w:hAnsiTheme="minorHAnsi"/>
              </w:rPr>
            </w:pPr>
            <w:bookmarkStart w:id="524" w:name="uc013"/>
            <w:r>
              <w:rPr>
                <w:rFonts w:asciiTheme="minorHAnsi" w:hAnsiTheme="minorHAnsi"/>
              </w:rPr>
              <w:t>UC_013</w:t>
            </w:r>
            <w:bookmarkEnd w:id="524"/>
          </w:p>
        </w:tc>
      </w:tr>
      <w:tr w:rsidR="004B359E" w:rsidRPr="00AD2C1D" w:rsidTr="002729C6">
        <w:trPr>
          <w:cnfStyle w:val="0000001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Use Case Name</w:t>
            </w:r>
          </w:p>
        </w:tc>
        <w:tc>
          <w:tcPr>
            <w:tcW w:w="7218" w:type="dxa"/>
          </w:tcPr>
          <w:p w:rsidR="004B359E" w:rsidRPr="00AD2C1D" w:rsidRDefault="004B359E">
            <w:pPr>
              <w:cnfStyle w:val="000000100000"/>
              <w:rPr>
                <w:rFonts w:asciiTheme="minorHAnsi" w:hAnsiTheme="minorHAnsi"/>
              </w:rPr>
            </w:pPr>
            <w:r>
              <w:rPr>
                <w:rFonts w:asciiTheme="minorHAnsi" w:hAnsiTheme="minorHAnsi"/>
              </w:rPr>
              <w:t>View Experiment</w:t>
            </w:r>
          </w:p>
        </w:tc>
      </w:tr>
      <w:tr w:rsidR="004B359E" w:rsidRPr="00AD2C1D" w:rsidTr="002729C6">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Actor(s)</w:t>
            </w:r>
          </w:p>
        </w:tc>
        <w:tc>
          <w:tcPr>
            <w:tcW w:w="7218" w:type="dxa"/>
          </w:tcPr>
          <w:p w:rsidR="004B359E" w:rsidRPr="00AD2C1D" w:rsidRDefault="004B359E" w:rsidP="002729C6">
            <w:pPr>
              <w:cnfStyle w:val="000000000000"/>
              <w:rPr>
                <w:rFonts w:asciiTheme="minorHAnsi" w:hAnsiTheme="minorHAnsi"/>
              </w:rPr>
            </w:pPr>
            <w:r>
              <w:rPr>
                <w:rFonts w:asciiTheme="minorHAnsi" w:hAnsiTheme="minorHAnsi"/>
              </w:rPr>
              <w:t>Physician, Experiment Administrator</w:t>
            </w:r>
          </w:p>
        </w:tc>
      </w:tr>
      <w:tr w:rsidR="004B359E" w:rsidRPr="00AD2C1D" w:rsidTr="002729C6">
        <w:trPr>
          <w:cnfStyle w:val="0000001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Purpose</w:t>
            </w:r>
          </w:p>
        </w:tc>
        <w:tc>
          <w:tcPr>
            <w:tcW w:w="7218" w:type="dxa"/>
          </w:tcPr>
          <w:p w:rsidR="004B359E" w:rsidRPr="00AD2C1D" w:rsidRDefault="004B359E">
            <w:pPr>
              <w:cnfStyle w:val="000000100000"/>
              <w:rPr>
                <w:rFonts w:asciiTheme="minorHAnsi" w:hAnsiTheme="minorHAnsi"/>
              </w:rPr>
            </w:pPr>
            <w:r>
              <w:rPr>
                <w:rFonts w:asciiTheme="minorHAnsi" w:hAnsiTheme="minorHAnsi"/>
              </w:rPr>
              <w:t>Procedure for viewing an existing experiment’s results.</w:t>
            </w:r>
          </w:p>
        </w:tc>
      </w:tr>
      <w:tr w:rsidR="004B359E" w:rsidRPr="00AD2C1D" w:rsidTr="002729C6">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Overview</w:t>
            </w:r>
          </w:p>
        </w:tc>
        <w:tc>
          <w:tcPr>
            <w:tcW w:w="7218" w:type="dxa"/>
          </w:tcPr>
          <w:p w:rsidR="004B359E" w:rsidRPr="00AD2C1D" w:rsidRDefault="004B359E" w:rsidP="002729C6">
            <w:pPr>
              <w:cnfStyle w:val="00000000000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rsidTr="002729C6">
        <w:trPr>
          <w:cnfStyle w:val="0000001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Cross-References</w:t>
            </w:r>
          </w:p>
        </w:tc>
        <w:tc>
          <w:tcPr>
            <w:tcW w:w="7218" w:type="dxa"/>
          </w:tcPr>
          <w:p w:rsidR="004B359E" w:rsidRPr="00AD2C1D" w:rsidRDefault="004B359E"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4B359E" w:rsidRPr="00AD2C1D" w:rsidTr="002729C6">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Pre-conditions</w:t>
            </w:r>
          </w:p>
        </w:tc>
        <w:tc>
          <w:tcPr>
            <w:tcW w:w="7218" w:type="dxa"/>
          </w:tcPr>
          <w:p w:rsidR="004B359E" w:rsidRDefault="007F76BA" w:rsidP="002729C6">
            <w:pPr>
              <w:cnfStyle w:val="00000000000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rsidR="004B359E" w:rsidRDefault="007F76BA" w:rsidP="002729C6">
            <w:pPr>
              <w:cnfStyle w:val="00000000000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rsidR="004B359E" w:rsidRPr="00AD2C1D" w:rsidRDefault="007F76BA">
            <w:pPr>
              <w:cnfStyle w:val="000000000000"/>
              <w:rPr>
                <w:rFonts w:asciiTheme="minorHAnsi" w:hAnsiTheme="minorHAnsi"/>
              </w:rPr>
            </w:pPr>
            <w:r>
              <w:rPr>
                <w:rFonts w:asciiTheme="minorHAnsi" w:hAnsiTheme="minorHAnsi"/>
              </w:rPr>
              <w:t xml:space="preserve">User </w:t>
            </w:r>
            <w:r w:rsidR="004B359E">
              <w:rPr>
                <w:rFonts w:asciiTheme="minorHAnsi" w:hAnsiTheme="minorHAnsi"/>
              </w:rPr>
              <w:t>must be logged into the system.</w:t>
            </w:r>
          </w:p>
        </w:tc>
      </w:tr>
      <w:tr w:rsidR="004B359E" w:rsidRPr="00AD2C1D" w:rsidTr="002729C6">
        <w:trPr>
          <w:cnfStyle w:val="0000001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Post-conditions</w:t>
            </w:r>
          </w:p>
        </w:tc>
        <w:tc>
          <w:tcPr>
            <w:tcW w:w="7218" w:type="dxa"/>
          </w:tcPr>
          <w:p w:rsidR="004B359E" w:rsidRDefault="004B359E" w:rsidP="002729C6">
            <w:pPr>
              <w:cnfStyle w:val="00000010000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rsidR="004B359E" w:rsidRPr="00BE45FC" w:rsidRDefault="004B359E">
            <w:pPr>
              <w:cnfStyle w:val="00000010000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rsidTr="002729C6">
        <w:tc>
          <w:tcPr>
            <w:cnfStyle w:val="001000000000"/>
            <w:tcW w:w="9576" w:type="dxa"/>
            <w:gridSpan w:val="2"/>
          </w:tcPr>
          <w:p w:rsidR="004B359E" w:rsidRPr="00AD2C1D" w:rsidRDefault="004B359E" w:rsidP="002729C6">
            <w:pPr>
              <w:rPr>
                <w:rFonts w:asciiTheme="minorHAnsi" w:hAnsiTheme="minorHAnsi"/>
              </w:rPr>
            </w:pPr>
            <w:r w:rsidRPr="00AD2C1D">
              <w:rPr>
                <w:rFonts w:asciiTheme="minorHAnsi" w:hAnsiTheme="minorHAnsi"/>
              </w:rPr>
              <w:t>Course of Events</w:t>
            </w:r>
          </w:p>
        </w:tc>
      </w:tr>
      <w:tr w:rsidR="004B359E" w:rsidRPr="00AD2C1D" w:rsidTr="002729C6">
        <w:trPr>
          <w:cnfStyle w:val="0000001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Actor Actions</w:t>
            </w:r>
          </w:p>
        </w:tc>
        <w:tc>
          <w:tcPr>
            <w:tcW w:w="7218" w:type="dxa"/>
          </w:tcPr>
          <w:p w:rsidR="004B359E" w:rsidRPr="00AD2C1D" w:rsidRDefault="004B359E" w:rsidP="002729C6">
            <w:pPr>
              <w:cnfStyle w:val="000000100000"/>
              <w:rPr>
                <w:rFonts w:asciiTheme="minorHAnsi" w:hAnsiTheme="minorHAnsi"/>
                <w:b/>
              </w:rPr>
            </w:pPr>
            <w:r w:rsidRPr="00AD2C1D">
              <w:rPr>
                <w:rFonts w:asciiTheme="minorHAnsi" w:hAnsiTheme="minorHAnsi"/>
                <w:b/>
              </w:rPr>
              <w:t>System Response</w:t>
            </w:r>
          </w:p>
        </w:tc>
      </w:tr>
      <w:tr w:rsidR="004B359E" w:rsidRPr="00AD2C1D" w:rsidTr="002729C6">
        <w:tc>
          <w:tcPr>
            <w:cnfStyle w:val="001000000000"/>
            <w:tcW w:w="2358" w:type="dxa"/>
          </w:tcPr>
          <w:p w:rsidR="004B359E" w:rsidRPr="00AD2C1D" w:rsidRDefault="004B359E">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rsidR="004B359E" w:rsidRPr="00AD2C1D" w:rsidRDefault="004B359E" w:rsidP="002729C6">
            <w:pPr>
              <w:cnfStyle w:val="000000000000"/>
              <w:rPr>
                <w:rFonts w:asciiTheme="minorHAnsi" w:hAnsiTheme="minorHAnsi"/>
              </w:rPr>
            </w:pPr>
          </w:p>
        </w:tc>
      </w:tr>
      <w:tr w:rsidR="004B359E" w:rsidRPr="00AD2C1D" w:rsidTr="002729C6">
        <w:trPr>
          <w:cnfStyle w:val="000000100000"/>
        </w:trPr>
        <w:tc>
          <w:tcPr>
            <w:cnfStyle w:val="001000000000"/>
            <w:tcW w:w="2358" w:type="dxa"/>
          </w:tcPr>
          <w:p w:rsidR="004B359E" w:rsidRPr="00AD2C1D" w:rsidRDefault="004B359E">
            <w:pPr>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rsidR="004B359E" w:rsidRPr="00AD2C1D" w:rsidRDefault="004B359E" w:rsidP="002729C6">
            <w:pPr>
              <w:cnfStyle w:val="000000100000"/>
              <w:rPr>
                <w:rFonts w:asciiTheme="minorHAnsi" w:hAnsiTheme="minorHAnsi"/>
              </w:rPr>
            </w:pPr>
          </w:p>
        </w:tc>
      </w:tr>
      <w:tr w:rsidR="004B359E" w:rsidRPr="00AD2C1D" w:rsidTr="002729C6">
        <w:tc>
          <w:tcPr>
            <w:cnfStyle w:val="001000000000"/>
            <w:tcW w:w="2358" w:type="dxa"/>
          </w:tcPr>
          <w:p w:rsidR="004B359E" w:rsidRPr="00AD2C1D" w:rsidRDefault="004B359E" w:rsidP="002729C6">
            <w:pPr>
              <w:rPr>
                <w:rFonts w:asciiTheme="minorHAnsi" w:hAnsiTheme="minorHAnsi"/>
                <w:b w:val="0"/>
                <w:bCs w:val="0"/>
              </w:rPr>
            </w:pPr>
          </w:p>
        </w:tc>
        <w:tc>
          <w:tcPr>
            <w:tcW w:w="7218" w:type="dxa"/>
          </w:tcPr>
          <w:p w:rsidR="004B359E" w:rsidRDefault="004B359E">
            <w:pPr>
              <w:cnfStyle w:val="00000000000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rsidR="004B359E" w:rsidRDefault="004B359E" w:rsidP="007A50E9"/>
    <w:tbl>
      <w:tblPr>
        <w:tblStyle w:val="GridTable4-Accent11"/>
        <w:tblW w:w="0" w:type="auto"/>
        <w:tblLook w:val="04A0"/>
      </w:tblPr>
      <w:tblGrid>
        <w:gridCol w:w="2358"/>
        <w:gridCol w:w="7218"/>
      </w:tblGrid>
      <w:tr w:rsidR="006774AB" w:rsidRPr="00AD2C1D" w:rsidTr="00A2677C">
        <w:trPr>
          <w:cnfStyle w:val="1000000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rsidR="006774AB" w:rsidRPr="00AD2C1D" w:rsidRDefault="006774AB" w:rsidP="00A2677C">
            <w:pPr>
              <w:cnfStyle w:val="100000000000"/>
              <w:rPr>
                <w:rFonts w:asciiTheme="minorHAnsi" w:hAnsiTheme="minorHAnsi"/>
              </w:rPr>
            </w:pPr>
            <w:bookmarkStart w:id="525" w:name="uc014"/>
            <w:r>
              <w:rPr>
                <w:rFonts w:asciiTheme="minorHAnsi" w:hAnsiTheme="minorHAnsi"/>
              </w:rPr>
              <w:t>UC_014</w:t>
            </w:r>
            <w:bookmarkEnd w:id="525"/>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A2677C">
            <w:pPr>
              <w:cnfStyle w:val="000000100000"/>
              <w:rPr>
                <w:rFonts w:asciiTheme="minorHAnsi" w:hAnsiTheme="minorHAnsi"/>
              </w:rPr>
            </w:pPr>
            <w:r>
              <w:rPr>
                <w:rFonts w:asciiTheme="minorHAnsi" w:hAnsiTheme="minorHAnsi"/>
              </w:rPr>
              <w:t>Delete Experiment</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rsidR="006774AB" w:rsidRPr="00AD2C1D" w:rsidRDefault="006774AB" w:rsidP="00A2677C">
            <w:pPr>
              <w:cnfStyle w:val="000000000000"/>
              <w:rPr>
                <w:rFonts w:asciiTheme="minorHAnsi" w:hAnsiTheme="minorHAnsi"/>
              </w:rPr>
            </w:pPr>
            <w:r>
              <w:rPr>
                <w:rFonts w:asciiTheme="minorHAnsi" w:hAnsiTheme="minorHAnsi"/>
              </w:rPr>
              <w:t>Experiment Administrator, System Administrator</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rsidR="006774AB" w:rsidRPr="00AD2C1D" w:rsidRDefault="006774AB" w:rsidP="00645AA0">
            <w:pPr>
              <w:cnfStyle w:val="000000100000"/>
              <w:rPr>
                <w:rFonts w:asciiTheme="minorHAnsi" w:hAnsiTheme="minorHAnsi"/>
              </w:rPr>
            </w:pPr>
            <w:r>
              <w:rPr>
                <w:rFonts w:asciiTheme="minorHAnsi" w:hAnsiTheme="minorHAnsi"/>
              </w:rPr>
              <w:t>Procedure for deleting an experiment.</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rsidR="006774AB" w:rsidRPr="00AD2C1D" w:rsidRDefault="006774AB" w:rsidP="00A2677C">
            <w:pPr>
              <w:cnfStyle w:val="000000000000"/>
              <w:rPr>
                <w:rFonts w:asciiTheme="minorHAnsi" w:hAnsiTheme="minorHAnsi"/>
              </w:rPr>
            </w:pPr>
            <w:r>
              <w:rPr>
                <w:rFonts w:asciiTheme="minorHAnsi" w:hAnsiTheme="minorHAnsi"/>
              </w:rPr>
              <w:t>In the event that an experiment is no longer needed it can be deleted from the system.</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A2677C">
            <w:pPr>
              <w:cnfStyle w:val="00000010000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rsidR="006774AB" w:rsidRDefault="006774AB" w:rsidP="00A2677C">
            <w:pPr>
              <w:cnfStyle w:val="000000000000"/>
              <w:rPr>
                <w:rFonts w:asciiTheme="minorHAnsi" w:hAnsiTheme="minorHAnsi"/>
              </w:rPr>
            </w:pPr>
            <w:r>
              <w:rPr>
                <w:rFonts w:asciiTheme="minorHAnsi" w:hAnsiTheme="minorHAnsi"/>
              </w:rPr>
              <w:t>User must have an active internet connection.</w:t>
            </w:r>
          </w:p>
          <w:p w:rsidR="006774AB" w:rsidRDefault="006774AB" w:rsidP="00A2677C">
            <w:pPr>
              <w:cnfStyle w:val="00000000000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A2677C">
            <w:pPr>
              <w:cnfStyle w:val="000000000000"/>
              <w:rPr>
                <w:rFonts w:asciiTheme="minorHAnsi" w:hAnsiTheme="minorHAnsi"/>
              </w:rPr>
            </w:pPr>
            <w:r>
              <w:rPr>
                <w:rFonts w:asciiTheme="minorHAnsi" w:hAnsiTheme="minorHAnsi"/>
              </w:rPr>
              <w:t>User must be logged into the system.</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rsidR="006774AB" w:rsidRDefault="006774AB" w:rsidP="00A2677C">
            <w:pPr>
              <w:cnfStyle w:val="00000010000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rsidR="006774AB" w:rsidRPr="00BE45FC" w:rsidRDefault="006774AB" w:rsidP="00A2677C">
            <w:pPr>
              <w:cnfStyle w:val="00000010000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rsidTr="00A2677C">
        <w:tc>
          <w:tcPr>
            <w:cnfStyle w:val="001000000000"/>
            <w:tcW w:w="9576" w:type="dxa"/>
            <w:gridSpan w:val="2"/>
          </w:tcPr>
          <w:p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A2677C">
            <w:pPr>
              <w:cnfStyle w:val="00000010000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tcW w:w="2358" w:type="dxa"/>
          </w:tcPr>
          <w:p w:rsidR="006774AB" w:rsidRPr="00AD2C1D" w:rsidRDefault="006774AB"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rsidR="006774AB" w:rsidRPr="00AD2C1D" w:rsidRDefault="006774AB" w:rsidP="00A2677C">
            <w:pPr>
              <w:cnfStyle w:val="000000000000"/>
              <w:rPr>
                <w:rFonts w:asciiTheme="minorHAnsi" w:hAnsiTheme="minorHAnsi"/>
              </w:rPr>
            </w:pPr>
          </w:p>
        </w:tc>
      </w:tr>
      <w:tr w:rsidR="006774AB" w:rsidRPr="00AD2C1D" w:rsidTr="00A2677C">
        <w:trPr>
          <w:cnfStyle w:val="000000100000"/>
        </w:trPr>
        <w:tc>
          <w:tcPr>
            <w:cnfStyle w:val="001000000000"/>
            <w:tcW w:w="2358" w:type="dxa"/>
          </w:tcPr>
          <w:p w:rsidR="006774AB" w:rsidRPr="00AD2C1D" w:rsidRDefault="006774AB" w:rsidP="00645AA0">
            <w:pPr>
              <w:rPr>
                <w:rFonts w:asciiTheme="minorHAnsi" w:hAnsiTheme="minorHAnsi"/>
                <w:b w:val="0"/>
                <w:bCs w:val="0"/>
              </w:rPr>
            </w:pPr>
            <w:r>
              <w:rPr>
                <w:rFonts w:asciiTheme="minorHAnsi" w:hAnsiTheme="minorHAnsi"/>
                <w:b w:val="0"/>
                <w:bCs w:val="0"/>
              </w:rPr>
              <w:t>2.  User clicks the delete button for an experiment.</w:t>
            </w:r>
          </w:p>
        </w:tc>
        <w:tc>
          <w:tcPr>
            <w:tcW w:w="7218" w:type="dxa"/>
          </w:tcPr>
          <w:p w:rsidR="006774AB" w:rsidRPr="00AD2C1D" w:rsidRDefault="006774AB" w:rsidP="00A2677C">
            <w:pPr>
              <w:cnfStyle w:val="000000100000"/>
              <w:rPr>
                <w:rFonts w:asciiTheme="minorHAnsi" w:hAnsiTheme="minorHAnsi"/>
              </w:rPr>
            </w:pPr>
          </w:p>
        </w:tc>
      </w:tr>
      <w:tr w:rsidR="006774AB" w:rsidRPr="00AD2C1D" w:rsidTr="00A2677C">
        <w:tc>
          <w:tcPr>
            <w:cnfStyle w:val="001000000000"/>
            <w:tcW w:w="2358" w:type="dxa"/>
          </w:tcPr>
          <w:p w:rsidR="006774AB" w:rsidRPr="00AD2C1D" w:rsidRDefault="006774AB" w:rsidP="00A2677C">
            <w:pPr>
              <w:rPr>
                <w:rFonts w:asciiTheme="minorHAnsi" w:hAnsiTheme="minorHAnsi"/>
                <w:b w:val="0"/>
                <w:bCs w:val="0"/>
              </w:rPr>
            </w:pPr>
          </w:p>
        </w:tc>
        <w:tc>
          <w:tcPr>
            <w:tcW w:w="7218" w:type="dxa"/>
          </w:tcPr>
          <w:p w:rsidR="006774AB" w:rsidRDefault="006774AB" w:rsidP="00A2677C">
            <w:pPr>
              <w:cnfStyle w:val="000000000000"/>
              <w:rPr>
                <w:rFonts w:asciiTheme="minorHAnsi" w:hAnsiTheme="minorHAnsi"/>
              </w:rPr>
            </w:pPr>
            <w:r>
              <w:rPr>
                <w:rFonts w:asciiTheme="minorHAnsi" w:hAnsiTheme="minorHAnsi"/>
              </w:rPr>
              <w:t>3.  The system deletes the experiment.</w:t>
            </w:r>
          </w:p>
        </w:tc>
      </w:tr>
    </w:tbl>
    <w:p w:rsidR="006774AB" w:rsidRDefault="006774AB" w:rsidP="007A50E9"/>
    <w:tbl>
      <w:tblPr>
        <w:tblStyle w:val="GridTable4-Accent11"/>
        <w:tblW w:w="0" w:type="auto"/>
        <w:tblLook w:val="04A0"/>
      </w:tblPr>
      <w:tblGrid>
        <w:gridCol w:w="2358"/>
        <w:gridCol w:w="7218"/>
      </w:tblGrid>
      <w:tr w:rsidR="006C3CA2" w:rsidRPr="00AD2C1D" w:rsidTr="00A2677C">
        <w:trPr>
          <w:cnfStyle w:val="1000000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Use Case ID</w:t>
            </w:r>
          </w:p>
        </w:tc>
        <w:tc>
          <w:tcPr>
            <w:tcW w:w="7218" w:type="dxa"/>
          </w:tcPr>
          <w:p w:rsidR="006C3CA2" w:rsidRPr="00AD2C1D" w:rsidRDefault="006C3CA2" w:rsidP="00A2677C">
            <w:pPr>
              <w:cnfStyle w:val="100000000000"/>
              <w:rPr>
                <w:rFonts w:asciiTheme="minorHAnsi" w:hAnsiTheme="minorHAnsi"/>
              </w:rPr>
            </w:pPr>
            <w:bookmarkStart w:id="526" w:name="uc015"/>
            <w:r>
              <w:rPr>
                <w:rFonts w:asciiTheme="minorHAnsi" w:hAnsiTheme="minorHAnsi"/>
              </w:rPr>
              <w:t>UC_01</w:t>
            </w:r>
            <w:r w:rsidR="006774AB">
              <w:rPr>
                <w:rFonts w:asciiTheme="minorHAnsi" w:hAnsiTheme="minorHAnsi"/>
              </w:rPr>
              <w:t>5</w:t>
            </w:r>
            <w:bookmarkEnd w:id="526"/>
          </w:p>
        </w:tc>
      </w:tr>
      <w:tr w:rsidR="006C3CA2" w:rsidRPr="00AD2C1D" w:rsidTr="00A2677C">
        <w:trPr>
          <w:cnfStyle w:val="0000001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Use Case Name</w:t>
            </w:r>
          </w:p>
        </w:tc>
        <w:tc>
          <w:tcPr>
            <w:tcW w:w="7218" w:type="dxa"/>
          </w:tcPr>
          <w:p w:rsidR="006C3CA2" w:rsidRPr="00AD2C1D" w:rsidRDefault="006C3CA2" w:rsidP="00A2677C">
            <w:pPr>
              <w:cnfStyle w:val="000000100000"/>
              <w:rPr>
                <w:rFonts w:asciiTheme="minorHAnsi" w:hAnsiTheme="minorHAnsi"/>
              </w:rPr>
            </w:pPr>
            <w:r>
              <w:rPr>
                <w:rFonts w:asciiTheme="minorHAnsi" w:hAnsiTheme="minorHAnsi"/>
              </w:rPr>
              <w:t>Enable User</w:t>
            </w:r>
          </w:p>
        </w:tc>
      </w:tr>
      <w:tr w:rsidR="006C3CA2" w:rsidRPr="00AD2C1D" w:rsidTr="00A2677C">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Actor(s)</w:t>
            </w:r>
          </w:p>
        </w:tc>
        <w:tc>
          <w:tcPr>
            <w:tcW w:w="7218" w:type="dxa"/>
          </w:tcPr>
          <w:p w:rsidR="006C3CA2" w:rsidRPr="00AD2C1D" w:rsidRDefault="006C3CA2" w:rsidP="00645AA0">
            <w:pPr>
              <w:cnfStyle w:val="000000000000"/>
              <w:rPr>
                <w:rFonts w:asciiTheme="minorHAnsi" w:hAnsiTheme="minorHAnsi"/>
              </w:rPr>
            </w:pPr>
            <w:r>
              <w:rPr>
                <w:rFonts w:asciiTheme="minorHAnsi" w:hAnsiTheme="minorHAnsi"/>
              </w:rPr>
              <w:t>System Administrator</w:t>
            </w:r>
          </w:p>
        </w:tc>
      </w:tr>
      <w:tr w:rsidR="006C3CA2" w:rsidRPr="00AD2C1D" w:rsidTr="00A2677C">
        <w:trPr>
          <w:cnfStyle w:val="0000001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Purpose</w:t>
            </w:r>
          </w:p>
        </w:tc>
        <w:tc>
          <w:tcPr>
            <w:tcW w:w="7218" w:type="dxa"/>
          </w:tcPr>
          <w:p w:rsidR="006C3CA2" w:rsidRPr="00AD2C1D" w:rsidRDefault="006C3CA2" w:rsidP="00645AA0">
            <w:pPr>
              <w:cnfStyle w:val="000000100000"/>
              <w:rPr>
                <w:rFonts w:asciiTheme="minorHAnsi" w:hAnsiTheme="minorHAnsi"/>
              </w:rPr>
            </w:pPr>
            <w:r>
              <w:rPr>
                <w:rFonts w:asciiTheme="minorHAnsi" w:hAnsiTheme="minorHAnsi"/>
              </w:rPr>
              <w:t>Procedure for enabling a disabled user.</w:t>
            </w:r>
          </w:p>
        </w:tc>
      </w:tr>
      <w:tr w:rsidR="006C3CA2" w:rsidRPr="00AD2C1D" w:rsidTr="00A2677C">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Overview</w:t>
            </w:r>
          </w:p>
        </w:tc>
        <w:tc>
          <w:tcPr>
            <w:tcW w:w="7218" w:type="dxa"/>
          </w:tcPr>
          <w:p w:rsidR="006C3CA2" w:rsidRPr="00AD2C1D" w:rsidRDefault="006C3CA2" w:rsidP="00A2677C">
            <w:pPr>
              <w:cnfStyle w:val="00000000000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rsidTr="00A2677C">
        <w:trPr>
          <w:cnfStyle w:val="0000001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Cross-References</w:t>
            </w:r>
          </w:p>
        </w:tc>
        <w:tc>
          <w:tcPr>
            <w:tcW w:w="7218" w:type="dxa"/>
          </w:tcPr>
          <w:p w:rsidR="006C3CA2" w:rsidRPr="00AD2C1D" w:rsidRDefault="006C3CA2" w:rsidP="00A2677C">
            <w:pPr>
              <w:cnfStyle w:val="000000100000"/>
              <w:rPr>
                <w:rFonts w:asciiTheme="minorHAnsi" w:hAnsiTheme="minorHAnsi"/>
                <w:i/>
              </w:rPr>
            </w:pPr>
            <w:r w:rsidRPr="00AD2C1D">
              <w:rPr>
                <w:rFonts w:asciiTheme="minorHAnsi" w:hAnsiTheme="minorHAnsi"/>
                <w:i/>
              </w:rPr>
              <w:t>&lt;requirements to be inserted here after finalized&gt;</w:t>
            </w:r>
          </w:p>
        </w:tc>
      </w:tr>
      <w:tr w:rsidR="006C3CA2" w:rsidRPr="00AD2C1D" w:rsidTr="00A2677C">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Pre-conditions</w:t>
            </w:r>
          </w:p>
        </w:tc>
        <w:tc>
          <w:tcPr>
            <w:tcW w:w="7218" w:type="dxa"/>
          </w:tcPr>
          <w:p w:rsidR="006C3CA2" w:rsidRDefault="006C3CA2" w:rsidP="00A2677C">
            <w:pPr>
              <w:cnfStyle w:val="000000000000"/>
              <w:rPr>
                <w:rFonts w:asciiTheme="minorHAnsi" w:hAnsiTheme="minorHAnsi"/>
              </w:rPr>
            </w:pPr>
            <w:r>
              <w:rPr>
                <w:rFonts w:asciiTheme="minorHAnsi" w:hAnsiTheme="minorHAnsi"/>
              </w:rPr>
              <w:t>User must have an active internet connection.</w:t>
            </w:r>
          </w:p>
          <w:p w:rsidR="006C3CA2" w:rsidRDefault="006C3CA2" w:rsidP="00A2677C">
            <w:pPr>
              <w:cnfStyle w:val="000000000000"/>
              <w:rPr>
                <w:rFonts w:asciiTheme="minorHAnsi" w:hAnsiTheme="minorHAnsi"/>
              </w:rPr>
            </w:pPr>
            <w:r>
              <w:rPr>
                <w:rFonts w:asciiTheme="minorHAnsi" w:hAnsiTheme="minorHAnsi"/>
              </w:rPr>
              <w:t>User must have accessed the web application through a browser on their personal computer.</w:t>
            </w:r>
          </w:p>
          <w:p w:rsidR="006C3CA2" w:rsidRPr="00AD2C1D" w:rsidRDefault="006C3CA2" w:rsidP="00A2677C">
            <w:pPr>
              <w:cnfStyle w:val="000000000000"/>
              <w:rPr>
                <w:rFonts w:asciiTheme="minorHAnsi" w:hAnsiTheme="minorHAnsi"/>
              </w:rPr>
            </w:pPr>
            <w:r>
              <w:rPr>
                <w:rFonts w:asciiTheme="minorHAnsi" w:hAnsiTheme="minorHAnsi"/>
              </w:rPr>
              <w:t>User must be logged into the system.</w:t>
            </w:r>
          </w:p>
        </w:tc>
      </w:tr>
      <w:tr w:rsidR="006C3CA2" w:rsidRPr="00AD2C1D" w:rsidTr="00A2677C">
        <w:trPr>
          <w:cnfStyle w:val="0000001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Post-conditions</w:t>
            </w:r>
          </w:p>
        </w:tc>
        <w:tc>
          <w:tcPr>
            <w:tcW w:w="7218" w:type="dxa"/>
          </w:tcPr>
          <w:p w:rsidR="006C3CA2" w:rsidRDefault="006C3CA2" w:rsidP="00A2677C">
            <w:pPr>
              <w:cnfStyle w:val="000000100000"/>
              <w:rPr>
                <w:rFonts w:asciiTheme="minorHAnsi" w:hAnsiTheme="minorHAnsi"/>
              </w:rPr>
            </w:pPr>
            <w:r>
              <w:rPr>
                <w:rFonts w:asciiTheme="minorHAnsi" w:hAnsiTheme="minorHAnsi"/>
                <w:b/>
              </w:rPr>
              <w:t xml:space="preserve">PASS: </w:t>
            </w:r>
            <w:r>
              <w:rPr>
                <w:rFonts w:asciiTheme="minorHAnsi" w:hAnsiTheme="minorHAnsi"/>
              </w:rPr>
              <w:t>User account is now enabled.</w:t>
            </w:r>
          </w:p>
          <w:p w:rsidR="006C3CA2" w:rsidRPr="00BE45FC" w:rsidRDefault="006C3CA2" w:rsidP="00645AA0">
            <w:pPr>
              <w:cnfStyle w:val="00000010000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rsidTr="00A2677C">
        <w:tc>
          <w:tcPr>
            <w:cnfStyle w:val="001000000000"/>
            <w:tcW w:w="9576" w:type="dxa"/>
            <w:gridSpan w:val="2"/>
          </w:tcPr>
          <w:p w:rsidR="006C3CA2" w:rsidRPr="00AD2C1D" w:rsidRDefault="006C3CA2" w:rsidP="00A2677C">
            <w:pPr>
              <w:rPr>
                <w:rFonts w:asciiTheme="minorHAnsi" w:hAnsiTheme="minorHAnsi"/>
              </w:rPr>
            </w:pPr>
            <w:r w:rsidRPr="00AD2C1D">
              <w:rPr>
                <w:rFonts w:asciiTheme="minorHAnsi" w:hAnsiTheme="minorHAnsi"/>
              </w:rPr>
              <w:t>Course of Events</w:t>
            </w:r>
          </w:p>
        </w:tc>
      </w:tr>
      <w:tr w:rsidR="006C3CA2" w:rsidRPr="00AD2C1D" w:rsidTr="00A2677C">
        <w:trPr>
          <w:cnfStyle w:val="0000001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Actor Actions</w:t>
            </w:r>
          </w:p>
        </w:tc>
        <w:tc>
          <w:tcPr>
            <w:tcW w:w="7218" w:type="dxa"/>
          </w:tcPr>
          <w:p w:rsidR="006C3CA2" w:rsidRPr="00AD2C1D" w:rsidRDefault="006C3CA2" w:rsidP="00A2677C">
            <w:pPr>
              <w:cnfStyle w:val="000000100000"/>
              <w:rPr>
                <w:rFonts w:asciiTheme="minorHAnsi" w:hAnsiTheme="minorHAnsi"/>
                <w:b/>
              </w:rPr>
            </w:pPr>
            <w:r w:rsidRPr="00AD2C1D">
              <w:rPr>
                <w:rFonts w:asciiTheme="minorHAnsi" w:hAnsiTheme="minorHAnsi"/>
                <w:b/>
              </w:rPr>
              <w:t>System Response</w:t>
            </w:r>
          </w:p>
        </w:tc>
      </w:tr>
      <w:tr w:rsidR="006C3CA2" w:rsidRPr="00AD2C1D" w:rsidTr="00A2677C">
        <w:tc>
          <w:tcPr>
            <w:cnfStyle w:val="001000000000"/>
            <w:tcW w:w="2358" w:type="dxa"/>
          </w:tcPr>
          <w:p w:rsidR="006C3CA2" w:rsidRPr="00AD2C1D" w:rsidRDefault="006C3CA2"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C3CA2" w:rsidRPr="00AD2C1D" w:rsidRDefault="006C3CA2" w:rsidP="00A2677C">
            <w:pPr>
              <w:cnfStyle w:val="000000000000"/>
              <w:rPr>
                <w:rFonts w:asciiTheme="minorHAnsi" w:hAnsiTheme="minorHAnsi"/>
              </w:rPr>
            </w:pPr>
          </w:p>
        </w:tc>
      </w:tr>
      <w:tr w:rsidR="006C3CA2" w:rsidRPr="00AD2C1D" w:rsidTr="00A2677C">
        <w:trPr>
          <w:cnfStyle w:val="000000100000"/>
        </w:trPr>
        <w:tc>
          <w:tcPr>
            <w:cnfStyle w:val="001000000000"/>
            <w:tcW w:w="2358" w:type="dxa"/>
          </w:tcPr>
          <w:p w:rsidR="006C3CA2" w:rsidRPr="00AD2C1D" w:rsidRDefault="006C3CA2" w:rsidP="00645AA0">
            <w:pPr>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rsidR="006C3CA2" w:rsidRPr="00AD2C1D" w:rsidRDefault="006C3CA2" w:rsidP="00A2677C">
            <w:pPr>
              <w:cnfStyle w:val="000000100000"/>
              <w:rPr>
                <w:rFonts w:asciiTheme="minorHAnsi" w:hAnsiTheme="minorHAnsi"/>
              </w:rPr>
            </w:pPr>
          </w:p>
        </w:tc>
      </w:tr>
      <w:tr w:rsidR="006C3CA2" w:rsidRPr="00AD2C1D" w:rsidTr="00A2677C">
        <w:tc>
          <w:tcPr>
            <w:cnfStyle w:val="001000000000"/>
            <w:tcW w:w="2358" w:type="dxa"/>
          </w:tcPr>
          <w:p w:rsidR="006C3CA2" w:rsidRPr="00AD2C1D" w:rsidRDefault="006C3CA2" w:rsidP="00A2677C">
            <w:pPr>
              <w:rPr>
                <w:rFonts w:asciiTheme="minorHAnsi" w:hAnsiTheme="minorHAnsi"/>
                <w:b w:val="0"/>
                <w:bCs w:val="0"/>
              </w:rPr>
            </w:pPr>
          </w:p>
        </w:tc>
        <w:tc>
          <w:tcPr>
            <w:tcW w:w="7218" w:type="dxa"/>
          </w:tcPr>
          <w:p w:rsidR="006C3CA2" w:rsidRDefault="006C3CA2" w:rsidP="00645AA0">
            <w:pPr>
              <w:cnfStyle w:val="00000000000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rsidR="002729C6" w:rsidRDefault="002729C6" w:rsidP="007A50E9"/>
    <w:tbl>
      <w:tblPr>
        <w:tblStyle w:val="GridTable4-Accent11"/>
        <w:tblW w:w="0" w:type="auto"/>
        <w:tblLook w:val="04A0"/>
      </w:tblPr>
      <w:tblGrid>
        <w:gridCol w:w="2358"/>
        <w:gridCol w:w="7218"/>
      </w:tblGrid>
      <w:tr w:rsidR="006774AB" w:rsidRPr="00AD2C1D" w:rsidTr="00A2677C">
        <w:trPr>
          <w:cnfStyle w:val="1000000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rsidR="006774AB" w:rsidRPr="00AD2C1D" w:rsidRDefault="006774AB" w:rsidP="00A2677C">
            <w:pPr>
              <w:cnfStyle w:val="100000000000"/>
              <w:rPr>
                <w:rFonts w:asciiTheme="minorHAnsi" w:hAnsiTheme="minorHAnsi"/>
              </w:rPr>
            </w:pPr>
            <w:bookmarkStart w:id="527" w:name="uc016"/>
            <w:r>
              <w:rPr>
                <w:rFonts w:asciiTheme="minorHAnsi" w:hAnsiTheme="minorHAnsi"/>
              </w:rPr>
              <w:t>UC_016</w:t>
            </w:r>
            <w:bookmarkEnd w:id="527"/>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A2677C">
            <w:pPr>
              <w:cnfStyle w:val="000000100000"/>
              <w:rPr>
                <w:rFonts w:asciiTheme="minorHAnsi" w:hAnsiTheme="minorHAnsi"/>
              </w:rPr>
            </w:pPr>
            <w:r>
              <w:rPr>
                <w:rFonts w:asciiTheme="minorHAnsi" w:hAnsiTheme="minorHAnsi"/>
              </w:rPr>
              <w:t>Disable User</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rsidR="006774AB" w:rsidRPr="00AD2C1D" w:rsidRDefault="006774AB" w:rsidP="00A2677C">
            <w:pPr>
              <w:cnfStyle w:val="000000000000"/>
              <w:rPr>
                <w:rFonts w:asciiTheme="minorHAnsi" w:hAnsiTheme="minorHAnsi"/>
              </w:rPr>
            </w:pPr>
            <w:r>
              <w:rPr>
                <w:rFonts w:asciiTheme="minorHAnsi" w:hAnsiTheme="minorHAnsi"/>
              </w:rPr>
              <w:t>System Administrator</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rsidR="006774AB" w:rsidRPr="00AD2C1D" w:rsidRDefault="006774AB" w:rsidP="00645AA0">
            <w:pPr>
              <w:cnfStyle w:val="000000100000"/>
              <w:rPr>
                <w:rFonts w:asciiTheme="minorHAnsi" w:hAnsiTheme="minorHAnsi"/>
              </w:rPr>
            </w:pPr>
            <w:r>
              <w:rPr>
                <w:rFonts w:asciiTheme="minorHAnsi" w:hAnsiTheme="minorHAnsi"/>
              </w:rPr>
              <w:t>Procedure for disabling an active user.</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rsidR="006774AB" w:rsidRPr="00AD2C1D" w:rsidRDefault="006774AB" w:rsidP="00A2677C">
            <w:pPr>
              <w:cnfStyle w:val="000000000000"/>
              <w:rPr>
                <w:rFonts w:asciiTheme="minorHAnsi" w:hAnsiTheme="minorHAnsi"/>
              </w:rPr>
            </w:pPr>
            <w:r>
              <w:rPr>
                <w:rFonts w:asciiTheme="minorHAnsi" w:hAnsiTheme="minorHAnsi"/>
              </w:rPr>
              <w:t>If a user can request to a system administrator that a user account be disabled.</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A2677C">
            <w:pPr>
              <w:cnfStyle w:val="00000010000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rsidR="006774AB" w:rsidRDefault="006774AB" w:rsidP="00A2677C">
            <w:pPr>
              <w:cnfStyle w:val="000000000000"/>
              <w:rPr>
                <w:rFonts w:asciiTheme="minorHAnsi" w:hAnsiTheme="minorHAnsi"/>
              </w:rPr>
            </w:pPr>
            <w:r>
              <w:rPr>
                <w:rFonts w:asciiTheme="minorHAnsi" w:hAnsiTheme="minorHAnsi"/>
              </w:rPr>
              <w:t>User must have an active internet connection.</w:t>
            </w:r>
          </w:p>
          <w:p w:rsidR="006774AB" w:rsidRDefault="006774AB" w:rsidP="00A2677C">
            <w:pPr>
              <w:cnfStyle w:val="00000000000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A2677C">
            <w:pPr>
              <w:cnfStyle w:val="000000000000"/>
              <w:rPr>
                <w:rFonts w:asciiTheme="minorHAnsi" w:hAnsiTheme="minorHAnsi"/>
              </w:rPr>
            </w:pPr>
            <w:r>
              <w:rPr>
                <w:rFonts w:asciiTheme="minorHAnsi" w:hAnsiTheme="minorHAnsi"/>
              </w:rPr>
              <w:t>User must be logged into the system.</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rsidR="006774AB" w:rsidRDefault="006774AB" w:rsidP="00A2677C">
            <w:pPr>
              <w:cnfStyle w:val="000000100000"/>
              <w:rPr>
                <w:rFonts w:asciiTheme="minorHAnsi" w:hAnsiTheme="minorHAnsi"/>
              </w:rPr>
            </w:pPr>
            <w:r>
              <w:rPr>
                <w:rFonts w:asciiTheme="minorHAnsi" w:hAnsiTheme="minorHAnsi"/>
                <w:b/>
              </w:rPr>
              <w:t xml:space="preserve">PASS: </w:t>
            </w:r>
            <w:r>
              <w:rPr>
                <w:rFonts w:asciiTheme="minorHAnsi" w:hAnsiTheme="minorHAnsi"/>
              </w:rPr>
              <w:t>User account is now disabled.</w:t>
            </w:r>
          </w:p>
          <w:p w:rsidR="006774AB" w:rsidRPr="00BE45FC" w:rsidRDefault="006774AB" w:rsidP="00A2677C">
            <w:pPr>
              <w:cnfStyle w:val="00000010000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rsidTr="00A2677C">
        <w:tc>
          <w:tcPr>
            <w:cnfStyle w:val="001000000000"/>
            <w:tcW w:w="9576" w:type="dxa"/>
            <w:gridSpan w:val="2"/>
          </w:tcPr>
          <w:p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A2677C">
            <w:pPr>
              <w:cnfStyle w:val="00000010000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tcW w:w="2358" w:type="dxa"/>
          </w:tcPr>
          <w:p w:rsidR="006774AB" w:rsidRPr="00AD2C1D" w:rsidRDefault="006774AB" w:rsidP="00A2677C">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774AB" w:rsidRPr="00AD2C1D" w:rsidRDefault="006774AB" w:rsidP="00A2677C">
            <w:pPr>
              <w:cnfStyle w:val="000000000000"/>
              <w:rPr>
                <w:rFonts w:asciiTheme="minorHAnsi" w:hAnsiTheme="minorHAnsi"/>
              </w:rPr>
            </w:pPr>
          </w:p>
        </w:tc>
      </w:tr>
      <w:tr w:rsidR="006774AB" w:rsidRPr="00AD2C1D" w:rsidTr="00A2677C">
        <w:trPr>
          <w:cnfStyle w:val="000000100000"/>
        </w:trPr>
        <w:tc>
          <w:tcPr>
            <w:cnfStyle w:val="001000000000"/>
            <w:tcW w:w="2358" w:type="dxa"/>
          </w:tcPr>
          <w:p w:rsidR="006774AB" w:rsidRPr="00AD2C1D" w:rsidRDefault="006774AB" w:rsidP="00645AA0">
            <w:pPr>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rsidR="006774AB" w:rsidRPr="00AD2C1D" w:rsidRDefault="006774AB" w:rsidP="00A2677C">
            <w:pPr>
              <w:cnfStyle w:val="000000100000"/>
              <w:rPr>
                <w:rFonts w:asciiTheme="minorHAnsi" w:hAnsiTheme="minorHAnsi"/>
              </w:rPr>
            </w:pPr>
          </w:p>
        </w:tc>
      </w:tr>
      <w:tr w:rsidR="006774AB" w:rsidRPr="00AD2C1D" w:rsidTr="00A2677C">
        <w:tc>
          <w:tcPr>
            <w:cnfStyle w:val="001000000000"/>
            <w:tcW w:w="2358" w:type="dxa"/>
          </w:tcPr>
          <w:p w:rsidR="006774AB" w:rsidRPr="00AD2C1D" w:rsidRDefault="006774AB" w:rsidP="00A2677C">
            <w:pPr>
              <w:rPr>
                <w:rFonts w:asciiTheme="minorHAnsi" w:hAnsiTheme="minorHAnsi"/>
                <w:b w:val="0"/>
                <w:bCs w:val="0"/>
              </w:rPr>
            </w:pPr>
          </w:p>
        </w:tc>
        <w:tc>
          <w:tcPr>
            <w:tcW w:w="7218" w:type="dxa"/>
          </w:tcPr>
          <w:p w:rsidR="006774AB" w:rsidRDefault="006774AB" w:rsidP="00645AA0">
            <w:pPr>
              <w:cnfStyle w:val="000000000000"/>
              <w:rPr>
                <w:rFonts w:asciiTheme="minorHAnsi" w:hAnsiTheme="minorHAnsi"/>
              </w:rPr>
            </w:pPr>
            <w:r>
              <w:rPr>
                <w:rFonts w:asciiTheme="minorHAnsi" w:hAnsiTheme="minorHAnsi"/>
              </w:rPr>
              <w:t>3.  The system disables the user account.</w:t>
            </w:r>
          </w:p>
        </w:tc>
      </w:tr>
    </w:tbl>
    <w:p w:rsidR="000748E6" w:rsidRDefault="000748E6" w:rsidP="007A50E9"/>
    <w:tbl>
      <w:tblPr>
        <w:tblStyle w:val="GridTable4-Accent11"/>
        <w:tblW w:w="0" w:type="auto"/>
        <w:tblLook w:val="04A0"/>
      </w:tblPr>
      <w:tblGrid>
        <w:gridCol w:w="2358"/>
        <w:gridCol w:w="2430"/>
        <w:gridCol w:w="4788"/>
      </w:tblGrid>
      <w:tr w:rsidR="000748E6" w:rsidRPr="00AD2C1D" w:rsidTr="00F47ADA">
        <w:trPr>
          <w:cnfStyle w:val="1000000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F47ADA">
            <w:pPr>
              <w:cnfStyle w:val="100000000000"/>
              <w:rPr>
                <w:rFonts w:asciiTheme="minorHAnsi" w:hAnsiTheme="minorHAnsi"/>
              </w:rPr>
            </w:pPr>
            <w:bookmarkStart w:id="528" w:name="uc017a"/>
            <w:r>
              <w:rPr>
                <w:rFonts w:asciiTheme="minorHAnsi" w:hAnsiTheme="minorHAnsi"/>
              </w:rPr>
              <w:t>UC_0</w:t>
            </w:r>
            <w:r w:rsidR="004A6020">
              <w:rPr>
                <w:rFonts w:asciiTheme="minorHAnsi" w:hAnsiTheme="minorHAnsi"/>
              </w:rPr>
              <w:t>17</w:t>
            </w:r>
            <w:r w:rsidR="006E0A00">
              <w:rPr>
                <w:rFonts w:asciiTheme="minorHAnsi" w:hAnsiTheme="minorHAnsi"/>
              </w:rPr>
              <w:t>a</w:t>
            </w:r>
            <w:bookmarkEnd w:id="528"/>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47ADA" w:rsidP="00F47ADA">
            <w:pPr>
              <w:cnfStyle w:val="000000100000"/>
              <w:rPr>
                <w:rFonts w:asciiTheme="minorHAnsi" w:hAnsiTheme="minorHAnsi"/>
              </w:rPr>
            </w:pPr>
            <w:r>
              <w:rPr>
                <w:rFonts w:asciiTheme="minorHAnsi" w:hAnsiTheme="minorHAnsi"/>
              </w:rPr>
              <w:t>Physician: View Patient Data</w:t>
            </w:r>
          </w:p>
        </w:tc>
      </w:tr>
      <w:tr w:rsidR="000748E6" w:rsidRPr="00AD2C1D" w:rsidTr="00F47ADA">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F47ADA">
            <w:pPr>
              <w:cnfStyle w:val="000000000000"/>
              <w:rPr>
                <w:rFonts w:asciiTheme="minorHAnsi" w:hAnsiTheme="minorHAnsi"/>
              </w:rPr>
            </w:pPr>
            <w:r>
              <w:rPr>
                <w:rFonts w:asciiTheme="minorHAnsi" w:hAnsiTheme="minorHAnsi"/>
              </w:rPr>
              <w:t>Physician</w:t>
            </w:r>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F47ADA">
            <w:pPr>
              <w:cnfStyle w:val="000000100000"/>
              <w:rPr>
                <w:rFonts w:asciiTheme="minorHAnsi" w:hAnsiTheme="minorHAnsi"/>
              </w:rPr>
            </w:pPr>
            <w:r>
              <w:rPr>
                <w:rFonts w:asciiTheme="minorHAnsi" w:hAnsiTheme="minorHAnsi"/>
              </w:rPr>
              <w:t>The physician needs to view their patient’s data.</w:t>
            </w:r>
          </w:p>
        </w:tc>
      </w:tr>
      <w:tr w:rsidR="000748E6" w:rsidRPr="00AD2C1D" w:rsidTr="00F47ADA">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F47ADA">
            <w:pPr>
              <w:cnfStyle w:val="000000000000"/>
              <w:rPr>
                <w:rFonts w:asciiTheme="minorHAnsi" w:hAnsiTheme="minorHAnsi"/>
              </w:rPr>
            </w:pPr>
            <w:r>
              <w:rPr>
                <w:rFonts w:asciiTheme="minorHAnsi" w:hAnsiTheme="minorHAnsi"/>
              </w:rPr>
              <w:t>The physician’s patients have uploaded their data to the system.  The physician needs to be able to select and view that data for review.</w:t>
            </w:r>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F47ADA">
            <w:pPr>
              <w:cnfStyle w:val="00000010000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rsidR="004A6020" w:rsidRDefault="004A6020">
            <w:pPr>
              <w:cnfStyle w:val="000000000000"/>
              <w:rPr>
                <w:rFonts w:asciiTheme="minorHAnsi" w:hAnsiTheme="minorHAnsi"/>
              </w:rPr>
            </w:pPr>
            <w:r>
              <w:rPr>
                <w:rFonts w:asciiTheme="minorHAnsi" w:hAnsiTheme="minorHAnsi"/>
              </w:rPr>
              <w:t>The patient has uploaded the data to the system.</w:t>
            </w:r>
          </w:p>
          <w:p w:rsidR="000748E6" w:rsidRPr="00AD2C1D" w:rsidRDefault="004A6020">
            <w:pPr>
              <w:cnfStyle w:val="000000000000"/>
              <w:rPr>
                <w:rFonts w:asciiTheme="minorHAnsi" w:hAnsiTheme="minorHAnsi"/>
              </w:rPr>
            </w:pPr>
            <w:r>
              <w:rPr>
                <w:rFonts w:asciiTheme="minorHAnsi" w:hAnsiTheme="minorHAnsi"/>
              </w:rPr>
              <w:t>The physician must be logged in.</w:t>
            </w:r>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rsidR="000748E6" w:rsidRDefault="000748E6" w:rsidP="00F47ADA">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4A6020">
              <w:rPr>
                <w:rFonts w:asciiTheme="minorHAnsi" w:hAnsiTheme="minorHAnsi"/>
              </w:rPr>
              <w:t>The physician is able to view the patient data.</w:t>
            </w:r>
            <w:r>
              <w:rPr>
                <w:rFonts w:asciiTheme="minorHAnsi" w:hAnsiTheme="minorHAnsi"/>
              </w:rPr>
              <w:t xml:space="preserve"> </w:t>
            </w:r>
          </w:p>
          <w:p w:rsidR="000748E6" w:rsidRPr="004A6020" w:rsidRDefault="000748E6" w:rsidP="00F47ADA">
            <w:pPr>
              <w:cnfStyle w:val="000000100000"/>
              <w:rPr>
                <w:rFonts w:asciiTheme="minorHAnsi" w:hAnsiTheme="minorHAnsi"/>
              </w:rPr>
            </w:pPr>
            <w:r w:rsidRPr="007A50E9">
              <w:rPr>
                <w:rFonts w:asciiTheme="minorHAnsi" w:hAnsiTheme="minorHAnsi"/>
                <w:b/>
              </w:rPr>
              <w:t>FAIL:</w:t>
            </w:r>
            <w:r w:rsidR="004A6020">
              <w:rPr>
                <w:rFonts w:asciiTheme="minorHAnsi" w:hAnsiTheme="minorHAnsi"/>
              </w:rPr>
              <w:t xml:space="preserve"> The patient data fails to display.</w:t>
            </w:r>
          </w:p>
        </w:tc>
      </w:tr>
      <w:tr w:rsidR="000748E6" w:rsidRPr="00AD2C1D" w:rsidTr="00F47ADA">
        <w:tc>
          <w:tcPr>
            <w:cnfStyle w:val="001000000000"/>
            <w:tcW w:w="9576" w:type="dxa"/>
            <w:gridSpan w:val="3"/>
          </w:tcPr>
          <w:p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rsidTr="00F47ADA">
        <w:trPr>
          <w:cnfStyle w:val="000000100000"/>
        </w:trPr>
        <w:tc>
          <w:tcPr>
            <w:cnfStyle w:val="001000000000"/>
            <w:tcW w:w="4788" w:type="dxa"/>
            <w:gridSpan w:val="2"/>
          </w:tcPr>
          <w:p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F47ADA">
            <w:pPr>
              <w:cnfStyle w:val="00000010000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tcW w:w="4788" w:type="dxa"/>
            <w:gridSpan w:val="2"/>
          </w:tcPr>
          <w:p w:rsidR="000748E6" w:rsidRPr="007A50E9" w:rsidRDefault="00DB090B">
            <w:pPr>
              <w:rPr>
                <w:rFonts w:asciiTheme="minorHAnsi" w:hAnsiTheme="minorHAnsi"/>
                <w:b w:val="0"/>
              </w:rPr>
            </w:pPr>
            <w:r>
              <w:rPr>
                <w:rFonts w:asciiTheme="minorHAnsi" w:hAnsiTheme="minorHAnsi"/>
                <w:b w:val="0"/>
              </w:rPr>
              <w:t>1. The physician selects the “</w:t>
            </w:r>
            <w:r w:rsidR="00974A60">
              <w:rPr>
                <w:rFonts w:asciiTheme="minorHAnsi" w:hAnsiTheme="minorHAnsi"/>
                <w:b w:val="0"/>
              </w:rPr>
              <w:t>V</w:t>
            </w:r>
            <w:r>
              <w:rPr>
                <w:rFonts w:asciiTheme="minorHAnsi" w:hAnsiTheme="minorHAnsi"/>
                <w:b w:val="0"/>
              </w:rPr>
              <w:t xml:space="preserve">iew </w:t>
            </w:r>
            <w:r w:rsidR="00974A60">
              <w:rPr>
                <w:rFonts w:asciiTheme="minorHAnsi" w:hAnsiTheme="minorHAnsi"/>
                <w:b w:val="0"/>
              </w:rPr>
              <w:t>D</w:t>
            </w:r>
            <w:r>
              <w:rPr>
                <w:rFonts w:asciiTheme="minorHAnsi" w:hAnsiTheme="minorHAnsi"/>
                <w:b w:val="0"/>
              </w:rPr>
              <w:t>ata” option from the menu.</w:t>
            </w:r>
          </w:p>
        </w:tc>
        <w:tc>
          <w:tcPr>
            <w:tcW w:w="4788" w:type="dxa"/>
          </w:tcPr>
          <w:p w:rsidR="000748E6" w:rsidRPr="00AD2C1D" w:rsidRDefault="000748E6" w:rsidP="00F47ADA">
            <w:pPr>
              <w:cnfStyle w:val="000000000000"/>
              <w:rPr>
                <w:rFonts w:asciiTheme="minorHAnsi" w:hAnsiTheme="minorHAnsi"/>
              </w:rPr>
            </w:pPr>
          </w:p>
        </w:tc>
      </w:tr>
      <w:tr w:rsidR="000748E6" w:rsidRPr="00AD2C1D" w:rsidTr="00F47ADA">
        <w:trPr>
          <w:cnfStyle w:val="000000100000"/>
        </w:trPr>
        <w:tc>
          <w:tcPr>
            <w:cnfStyle w:val="001000000000"/>
            <w:tcW w:w="4788" w:type="dxa"/>
            <w:gridSpan w:val="2"/>
          </w:tcPr>
          <w:p w:rsidR="000748E6" w:rsidRDefault="000748E6" w:rsidP="00F47ADA">
            <w:pPr>
              <w:rPr>
                <w:rFonts w:asciiTheme="minorHAnsi" w:hAnsiTheme="minorHAnsi"/>
              </w:rPr>
            </w:pPr>
          </w:p>
        </w:tc>
        <w:tc>
          <w:tcPr>
            <w:tcW w:w="4788" w:type="dxa"/>
          </w:tcPr>
          <w:p w:rsidR="000748E6" w:rsidRPr="00AD2C1D" w:rsidRDefault="00DB090B">
            <w:pPr>
              <w:cnfStyle w:val="000000100000"/>
              <w:rPr>
                <w:rFonts w:asciiTheme="minorHAnsi" w:hAnsiTheme="minorHAnsi"/>
              </w:rPr>
            </w:pPr>
            <w:r>
              <w:rPr>
                <w:rFonts w:asciiTheme="minorHAnsi" w:hAnsiTheme="minorHAnsi"/>
              </w:rPr>
              <w:t xml:space="preserve">2. </w:t>
            </w:r>
            <w:r w:rsidR="00974A60">
              <w:rPr>
                <w:rFonts w:asciiTheme="minorHAnsi" w:hAnsiTheme="minorHAnsi"/>
              </w:rPr>
              <w:t>The system displays a</w:t>
            </w:r>
            <w:r>
              <w:rPr>
                <w:rFonts w:asciiTheme="minorHAnsi" w:hAnsiTheme="minorHAnsi"/>
              </w:rPr>
              <w:t xml:space="preserve"> list of </w:t>
            </w:r>
            <w:r w:rsidR="00974A60">
              <w:rPr>
                <w:rFonts w:asciiTheme="minorHAnsi" w:hAnsiTheme="minorHAnsi"/>
              </w:rPr>
              <w:t>the physician’s patients.</w:t>
            </w:r>
          </w:p>
        </w:tc>
      </w:tr>
      <w:tr w:rsidR="00974A60" w:rsidRPr="00AD2C1D" w:rsidTr="00F47ADA">
        <w:tc>
          <w:tcPr>
            <w:cnfStyle w:val="001000000000"/>
            <w:tcW w:w="4788" w:type="dxa"/>
            <w:gridSpan w:val="2"/>
          </w:tcPr>
          <w:p w:rsidR="00974A60" w:rsidRPr="00DA18AD" w:rsidRDefault="00974A60" w:rsidP="00F47ADA">
            <w:pPr>
              <w:rPr>
                <w:rFonts w:asciiTheme="minorHAnsi" w:hAnsiTheme="minorHAnsi"/>
                <w:b w:val="0"/>
              </w:rPr>
            </w:pPr>
            <w:r>
              <w:rPr>
                <w:rFonts w:asciiTheme="minorHAnsi" w:hAnsiTheme="minorHAnsi"/>
                <w:b w:val="0"/>
              </w:rPr>
              <w:t>3. The physician selects the desired patient to display the data for.</w:t>
            </w:r>
          </w:p>
        </w:tc>
        <w:tc>
          <w:tcPr>
            <w:tcW w:w="4788" w:type="dxa"/>
          </w:tcPr>
          <w:p w:rsidR="00974A60" w:rsidRDefault="00974A60" w:rsidP="00F47ADA">
            <w:pPr>
              <w:cnfStyle w:val="000000000000"/>
              <w:rPr>
                <w:rFonts w:asciiTheme="minorHAnsi" w:hAnsiTheme="minorHAnsi"/>
              </w:rPr>
            </w:pPr>
          </w:p>
        </w:tc>
      </w:tr>
      <w:tr w:rsidR="00974A60" w:rsidRPr="00AD2C1D" w:rsidTr="00F47ADA">
        <w:trPr>
          <w:cnfStyle w:val="000000100000"/>
        </w:trPr>
        <w:tc>
          <w:tcPr>
            <w:cnfStyle w:val="001000000000"/>
            <w:tcW w:w="4788" w:type="dxa"/>
            <w:gridSpan w:val="2"/>
          </w:tcPr>
          <w:p w:rsidR="00974A60" w:rsidRDefault="00974A60" w:rsidP="00F47ADA">
            <w:pPr>
              <w:rPr>
                <w:rFonts w:asciiTheme="minorHAnsi" w:hAnsiTheme="minorHAnsi"/>
                <w:b w:val="0"/>
              </w:rPr>
            </w:pPr>
          </w:p>
        </w:tc>
        <w:tc>
          <w:tcPr>
            <w:tcW w:w="4788" w:type="dxa"/>
          </w:tcPr>
          <w:p w:rsidR="00974A60" w:rsidRPr="00DA18AD" w:rsidRDefault="00974A60">
            <w:pPr>
              <w:cnfStyle w:val="000000100000"/>
              <w:rPr>
                <w:rFonts w:asciiTheme="minorHAnsi" w:hAnsiTheme="minorHAnsi"/>
              </w:rPr>
            </w:pPr>
            <w:r>
              <w:rPr>
                <w:rFonts w:asciiTheme="minorHAnsi" w:hAnsiTheme="minorHAnsi"/>
              </w:rPr>
              <w:t>4. The system displays a list of dates and times for which to show the data.</w:t>
            </w:r>
          </w:p>
        </w:tc>
      </w:tr>
      <w:tr w:rsidR="00974A60" w:rsidRPr="00AD2C1D" w:rsidTr="00F47ADA">
        <w:tc>
          <w:tcPr>
            <w:cnfStyle w:val="001000000000"/>
            <w:tcW w:w="4788" w:type="dxa"/>
            <w:gridSpan w:val="2"/>
          </w:tcPr>
          <w:p w:rsidR="00974A60" w:rsidRDefault="00974A60" w:rsidP="00F47ADA">
            <w:pPr>
              <w:rPr>
                <w:rFonts w:asciiTheme="minorHAnsi" w:hAnsiTheme="minorHAnsi"/>
                <w:b w:val="0"/>
              </w:rPr>
            </w:pPr>
            <w:r>
              <w:rPr>
                <w:rFonts w:asciiTheme="minorHAnsi" w:hAnsiTheme="minorHAnsi"/>
                <w:b w:val="0"/>
              </w:rPr>
              <w:t>5. The physician selects a desired date and time to show the data for.</w:t>
            </w:r>
          </w:p>
        </w:tc>
        <w:tc>
          <w:tcPr>
            <w:tcW w:w="4788" w:type="dxa"/>
          </w:tcPr>
          <w:p w:rsidR="00974A60" w:rsidRDefault="00974A60" w:rsidP="00974A60">
            <w:pPr>
              <w:cnfStyle w:val="000000000000"/>
              <w:rPr>
                <w:rFonts w:asciiTheme="minorHAnsi" w:hAnsiTheme="minorHAnsi"/>
              </w:rPr>
            </w:pPr>
          </w:p>
        </w:tc>
      </w:tr>
      <w:tr w:rsidR="00974A60" w:rsidRPr="00AD2C1D" w:rsidTr="00F47ADA">
        <w:trPr>
          <w:cnfStyle w:val="000000100000"/>
        </w:trPr>
        <w:tc>
          <w:tcPr>
            <w:cnfStyle w:val="001000000000"/>
            <w:tcW w:w="4788" w:type="dxa"/>
            <w:gridSpan w:val="2"/>
          </w:tcPr>
          <w:p w:rsidR="00974A60" w:rsidRDefault="00974A60" w:rsidP="00F47ADA">
            <w:pPr>
              <w:rPr>
                <w:rFonts w:asciiTheme="minorHAnsi" w:hAnsiTheme="minorHAnsi"/>
                <w:b w:val="0"/>
              </w:rPr>
            </w:pPr>
          </w:p>
        </w:tc>
        <w:tc>
          <w:tcPr>
            <w:tcW w:w="4788" w:type="dxa"/>
          </w:tcPr>
          <w:p w:rsidR="00974A60" w:rsidRDefault="00974A60">
            <w:pPr>
              <w:cnfStyle w:val="000000100000"/>
              <w:rPr>
                <w:rFonts w:asciiTheme="minorHAnsi" w:hAnsiTheme="minorHAnsi"/>
              </w:rPr>
            </w:pPr>
            <w:r>
              <w:rPr>
                <w:rFonts w:asciiTheme="minorHAnsi" w:hAnsiTheme="minorHAnsi"/>
              </w:rPr>
              <w:t>6. The system displays a chart showing the selected data.</w:t>
            </w:r>
          </w:p>
        </w:tc>
      </w:tr>
    </w:tbl>
    <w:p w:rsidR="000748E6" w:rsidRDefault="000748E6" w:rsidP="007A50E9"/>
    <w:tbl>
      <w:tblPr>
        <w:tblStyle w:val="GridTable4-Accent11"/>
        <w:tblW w:w="0" w:type="auto"/>
        <w:tblLook w:val="04A0"/>
      </w:tblPr>
      <w:tblGrid>
        <w:gridCol w:w="2358"/>
        <w:gridCol w:w="2430"/>
        <w:gridCol w:w="4788"/>
      </w:tblGrid>
      <w:tr w:rsidR="006E0A00" w:rsidRPr="00AD2C1D" w:rsidTr="00E918A4">
        <w:trPr>
          <w:cnfStyle w:val="100000000000"/>
        </w:trPr>
        <w:tc>
          <w:tcPr>
            <w:cnfStyle w:val="001000000000"/>
            <w:tcW w:w="2358" w:type="dxa"/>
          </w:tcPr>
          <w:p w:rsidR="006E0A00" w:rsidRPr="00AD2C1D" w:rsidRDefault="006E0A00" w:rsidP="00E918A4">
            <w:pPr>
              <w:rPr>
                <w:rFonts w:asciiTheme="minorHAnsi" w:hAnsiTheme="minorHAnsi"/>
              </w:rPr>
            </w:pPr>
            <w:r w:rsidRPr="00AD2C1D">
              <w:rPr>
                <w:rFonts w:asciiTheme="minorHAnsi" w:hAnsiTheme="minorHAnsi"/>
              </w:rPr>
              <w:t>Use Case ID</w:t>
            </w:r>
          </w:p>
        </w:tc>
        <w:tc>
          <w:tcPr>
            <w:tcW w:w="7218" w:type="dxa"/>
            <w:gridSpan w:val="2"/>
          </w:tcPr>
          <w:p w:rsidR="006E0A00" w:rsidRPr="00AD2C1D" w:rsidRDefault="006E0A00" w:rsidP="00E918A4">
            <w:pPr>
              <w:cnfStyle w:val="100000000000"/>
              <w:rPr>
                <w:rFonts w:asciiTheme="minorHAnsi" w:hAnsiTheme="minorHAnsi"/>
              </w:rPr>
            </w:pPr>
            <w:bookmarkStart w:id="529" w:name="uc017b"/>
            <w:r>
              <w:rPr>
                <w:rFonts w:asciiTheme="minorHAnsi" w:hAnsiTheme="minorHAnsi"/>
              </w:rPr>
              <w:t>UC_017b</w:t>
            </w:r>
            <w:bookmarkEnd w:id="529"/>
          </w:p>
        </w:tc>
      </w:tr>
      <w:tr w:rsidR="006E0A00" w:rsidRPr="00AD2C1D" w:rsidTr="00E918A4">
        <w:trPr>
          <w:cnfStyle w:val="000000100000"/>
        </w:trPr>
        <w:tc>
          <w:tcPr>
            <w:cnfStyle w:val="001000000000"/>
            <w:tcW w:w="2358" w:type="dxa"/>
          </w:tcPr>
          <w:p w:rsidR="006E0A00" w:rsidRPr="00AD2C1D" w:rsidRDefault="006E0A00" w:rsidP="00E918A4">
            <w:pPr>
              <w:rPr>
                <w:rFonts w:asciiTheme="minorHAnsi" w:hAnsiTheme="minorHAnsi"/>
              </w:rPr>
            </w:pPr>
            <w:r w:rsidRPr="00AD2C1D">
              <w:rPr>
                <w:rFonts w:asciiTheme="minorHAnsi" w:hAnsiTheme="minorHAnsi"/>
              </w:rPr>
              <w:t>Use Case Name</w:t>
            </w:r>
          </w:p>
        </w:tc>
        <w:tc>
          <w:tcPr>
            <w:tcW w:w="7218" w:type="dxa"/>
            <w:gridSpan w:val="2"/>
          </w:tcPr>
          <w:p w:rsidR="006E0A00" w:rsidRPr="00AD2C1D" w:rsidRDefault="006E0A00" w:rsidP="00E918A4">
            <w:pPr>
              <w:cnfStyle w:val="000000100000"/>
              <w:rPr>
                <w:rFonts w:asciiTheme="minorHAnsi" w:hAnsiTheme="minorHAnsi"/>
              </w:rPr>
            </w:pPr>
            <w:r>
              <w:rPr>
                <w:rFonts w:asciiTheme="minorHAnsi" w:hAnsiTheme="minorHAnsi"/>
              </w:rPr>
              <w:t>Patient: View Patient Data</w:t>
            </w:r>
          </w:p>
        </w:tc>
      </w:tr>
      <w:tr w:rsidR="006E0A00" w:rsidRPr="00AD2C1D" w:rsidTr="00E918A4">
        <w:tc>
          <w:tcPr>
            <w:cnfStyle w:val="001000000000"/>
            <w:tcW w:w="2358" w:type="dxa"/>
          </w:tcPr>
          <w:p w:rsidR="006E0A00" w:rsidRPr="00AD2C1D" w:rsidRDefault="006E0A00" w:rsidP="00E918A4">
            <w:pPr>
              <w:rPr>
                <w:rFonts w:asciiTheme="minorHAnsi" w:hAnsiTheme="minorHAnsi"/>
              </w:rPr>
            </w:pPr>
            <w:r w:rsidRPr="00AD2C1D">
              <w:rPr>
                <w:rFonts w:asciiTheme="minorHAnsi" w:hAnsiTheme="minorHAnsi"/>
              </w:rPr>
              <w:t>Actor(s)</w:t>
            </w:r>
          </w:p>
        </w:tc>
        <w:tc>
          <w:tcPr>
            <w:tcW w:w="7218" w:type="dxa"/>
            <w:gridSpan w:val="2"/>
          </w:tcPr>
          <w:p w:rsidR="006E0A00" w:rsidRPr="00AD2C1D" w:rsidRDefault="006E0A00" w:rsidP="00E918A4">
            <w:pPr>
              <w:cnfStyle w:val="000000000000"/>
              <w:rPr>
                <w:rFonts w:asciiTheme="minorHAnsi" w:hAnsiTheme="minorHAnsi"/>
              </w:rPr>
            </w:pPr>
            <w:r>
              <w:rPr>
                <w:rFonts w:asciiTheme="minorHAnsi" w:hAnsiTheme="minorHAnsi"/>
              </w:rPr>
              <w:t>Patient</w:t>
            </w:r>
          </w:p>
        </w:tc>
      </w:tr>
      <w:tr w:rsidR="006E0A00" w:rsidRPr="00AD2C1D" w:rsidTr="00E918A4">
        <w:trPr>
          <w:cnfStyle w:val="000000100000"/>
        </w:trPr>
        <w:tc>
          <w:tcPr>
            <w:cnfStyle w:val="001000000000"/>
            <w:tcW w:w="2358" w:type="dxa"/>
          </w:tcPr>
          <w:p w:rsidR="006E0A00" w:rsidRPr="00AD2C1D" w:rsidRDefault="006E0A00" w:rsidP="00E918A4">
            <w:pPr>
              <w:rPr>
                <w:rFonts w:asciiTheme="minorHAnsi" w:hAnsiTheme="minorHAnsi"/>
              </w:rPr>
            </w:pPr>
            <w:r w:rsidRPr="00AD2C1D">
              <w:rPr>
                <w:rFonts w:asciiTheme="minorHAnsi" w:hAnsiTheme="minorHAnsi"/>
              </w:rPr>
              <w:t>Purpose</w:t>
            </w:r>
          </w:p>
        </w:tc>
        <w:tc>
          <w:tcPr>
            <w:tcW w:w="7218" w:type="dxa"/>
            <w:gridSpan w:val="2"/>
          </w:tcPr>
          <w:p w:rsidR="006E0A00" w:rsidRPr="00AD2C1D" w:rsidRDefault="006E0A00" w:rsidP="006C0EF4">
            <w:pPr>
              <w:cnfStyle w:val="000000100000"/>
              <w:rPr>
                <w:rFonts w:asciiTheme="minorHAnsi" w:hAnsiTheme="minorHAnsi"/>
              </w:rPr>
            </w:pPr>
            <w:r>
              <w:rPr>
                <w:rFonts w:asciiTheme="minorHAnsi" w:hAnsiTheme="minorHAnsi"/>
              </w:rPr>
              <w:t>The patient needs to view their data.</w:t>
            </w:r>
          </w:p>
        </w:tc>
      </w:tr>
      <w:tr w:rsidR="006E0A00" w:rsidRPr="00AD2C1D" w:rsidTr="00E918A4">
        <w:tc>
          <w:tcPr>
            <w:cnfStyle w:val="001000000000"/>
            <w:tcW w:w="2358" w:type="dxa"/>
          </w:tcPr>
          <w:p w:rsidR="006E0A00" w:rsidRPr="00AD2C1D" w:rsidRDefault="006E0A00" w:rsidP="00E918A4">
            <w:pPr>
              <w:rPr>
                <w:rFonts w:asciiTheme="minorHAnsi" w:hAnsiTheme="minorHAnsi"/>
              </w:rPr>
            </w:pPr>
            <w:r w:rsidRPr="00AD2C1D">
              <w:rPr>
                <w:rFonts w:asciiTheme="minorHAnsi" w:hAnsiTheme="minorHAnsi"/>
              </w:rPr>
              <w:t>Overview</w:t>
            </w:r>
          </w:p>
        </w:tc>
        <w:tc>
          <w:tcPr>
            <w:tcW w:w="7218" w:type="dxa"/>
            <w:gridSpan w:val="2"/>
          </w:tcPr>
          <w:p w:rsidR="006E0A00" w:rsidRPr="00AD2C1D" w:rsidRDefault="006E0A00" w:rsidP="006C0EF4">
            <w:pPr>
              <w:cnfStyle w:val="000000000000"/>
              <w:rPr>
                <w:rFonts w:asciiTheme="minorHAnsi" w:hAnsiTheme="minorHAnsi"/>
              </w:rPr>
            </w:pPr>
            <w:r>
              <w:rPr>
                <w:rFonts w:asciiTheme="minorHAnsi" w:hAnsiTheme="minorHAnsi"/>
              </w:rPr>
              <w:t>A patient wants to view the data that they have uploaded to the system to view the data they have collected about themselves.</w:t>
            </w:r>
          </w:p>
        </w:tc>
      </w:tr>
      <w:tr w:rsidR="006E0A00" w:rsidRPr="00AD2C1D" w:rsidTr="00E918A4">
        <w:trPr>
          <w:cnfStyle w:val="000000100000"/>
        </w:trPr>
        <w:tc>
          <w:tcPr>
            <w:cnfStyle w:val="001000000000"/>
            <w:tcW w:w="2358" w:type="dxa"/>
          </w:tcPr>
          <w:p w:rsidR="006E0A00" w:rsidRPr="00AD2C1D" w:rsidRDefault="006E0A00" w:rsidP="00E918A4">
            <w:pPr>
              <w:rPr>
                <w:rFonts w:asciiTheme="minorHAnsi" w:hAnsiTheme="minorHAnsi"/>
              </w:rPr>
            </w:pPr>
            <w:r w:rsidRPr="00AD2C1D">
              <w:rPr>
                <w:rFonts w:asciiTheme="minorHAnsi" w:hAnsiTheme="minorHAnsi"/>
              </w:rPr>
              <w:t>Cross-References</w:t>
            </w:r>
          </w:p>
        </w:tc>
        <w:tc>
          <w:tcPr>
            <w:tcW w:w="7218" w:type="dxa"/>
            <w:gridSpan w:val="2"/>
          </w:tcPr>
          <w:p w:rsidR="006E0A00" w:rsidRPr="00AD2C1D" w:rsidRDefault="006E0A00" w:rsidP="00E918A4">
            <w:pPr>
              <w:cnfStyle w:val="000000100000"/>
              <w:rPr>
                <w:rFonts w:asciiTheme="minorHAnsi" w:hAnsiTheme="minorHAnsi"/>
                <w:i/>
              </w:rPr>
            </w:pPr>
            <w:r w:rsidRPr="00AD2C1D">
              <w:rPr>
                <w:rFonts w:asciiTheme="minorHAnsi" w:hAnsiTheme="minorHAnsi"/>
                <w:i/>
              </w:rPr>
              <w:t>&lt;requirements to be inserted here after finalized&gt;</w:t>
            </w:r>
          </w:p>
        </w:tc>
      </w:tr>
      <w:tr w:rsidR="006E0A00" w:rsidRPr="00AD2C1D" w:rsidTr="00E918A4">
        <w:tc>
          <w:tcPr>
            <w:cnfStyle w:val="001000000000"/>
            <w:tcW w:w="2358" w:type="dxa"/>
          </w:tcPr>
          <w:p w:rsidR="006E0A00" w:rsidRPr="00AD2C1D" w:rsidRDefault="006E0A00" w:rsidP="00E918A4">
            <w:pPr>
              <w:rPr>
                <w:rFonts w:asciiTheme="minorHAnsi" w:hAnsiTheme="minorHAnsi"/>
              </w:rPr>
            </w:pPr>
            <w:r w:rsidRPr="00AD2C1D">
              <w:rPr>
                <w:rFonts w:asciiTheme="minorHAnsi" w:hAnsiTheme="minorHAnsi"/>
              </w:rPr>
              <w:t>Pre-conditions</w:t>
            </w:r>
          </w:p>
        </w:tc>
        <w:tc>
          <w:tcPr>
            <w:tcW w:w="7218" w:type="dxa"/>
            <w:gridSpan w:val="2"/>
          </w:tcPr>
          <w:p w:rsidR="006E0A00" w:rsidRDefault="006E0A00" w:rsidP="00E918A4">
            <w:pPr>
              <w:cnfStyle w:val="000000000000"/>
              <w:rPr>
                <w:rFonts w:asciiTheme="minorHAnsi" w:hAnsiTheme="minorHAnsi"/>
              </w:rPr>
            </w:pPr>
            <w:r>
              <w:rPr>
                <w:rFonts w:asciiTheme="minorHAnsi" w:hAnsiTheme="minorHAnsi"/>
              </w:rPr>
              <w:t>The patient has uploaded the data to the system.</w:t>
            </w:r>
          </w:p>
          <w:p w:rsidR="006E0A00" w:rsidRPr="00AD2C1D" w:rsidRDefault="006E0A00" w:rsidP="006C0EF4">
            <w:pPr>
              <w:cnfStyle w:val="000000000000"/>
              <w:rPr>
                <w:rFonts w:asciiTheme="minorHAnsi" w:hAnsiTheme="minorHAnsi"/>
              </w:rPr>
            </w:pPr>
            <w:r>
              <w:rPr>
                <w:rFonts w:asciiTheme="minorHAnsi" w:hAnsiTheme="minorHAnsi"/>
              </w:rPr>
              <w:t>The patient must be logged in.</w:t>
            </w:r>
          </w:p>
        </w:tc>
      </w:tr>
      <w:tr w:rsidR="006E0A00" w:rsidRPr="00AD2C1D" w:rsidTr="00E918A4">
        <w:trPr>
          <w:cnfStyle w:val="000000100000"/>
        </w:trPr>
        <w:tc>
          <w:tcPr>
            <w:cnfStyle w:val="001000000000"/>
            <w:tcW w:w="2358" w:type="dxa"/>
          </w:tcPr>
          <w:p w:rsidR="006E0A00" w:rsidRPr="00AD2C1D" w:rsidRDefault="006E0A00" w:rsidP="00E918A4">
            <w:pPr>
              <w:rPr>
                <w:rFonts w:asciiTheme="minorHAnsi" w:hAnsiTheme="minorHAnsi"/>
              </w:rPr>
            </w:pPr>
            <w:r w:rsidRPr="00AD2C1D">
              <w:rPr>
                <w:rFonts w:asciiTheme="minorHAnsi" w:hAnsiTheme="minorHAnsi"/>
              </w:rPr>
              <w:t>Post-conditions</w:t>
            </w:r>
          </w:p>
        </w:tc>
        <w:tc>
          <w:tcPr>
            <w:tcW w:w="7218" w:type="dxa"/>
            <w:gridSpan w:val="2"/>
          </w:tcPr>
          <w:p w:rsidR="006E0A00" w:rsidRDefault="006E0A00" w:rsidP="00E918A4">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The patient is able to view the patient data. </w:t>
            </w:r>
          </w:p>
          <w:p w:rsidR="006E0A00" w:rsidRPr="004A6020" w:rsidRDefault="006E0A00" w:rsidP="00E918A4">
            <w:pPr>
              <w:cnfStyle w:val="000000100000"/>
              <w:rPr>
                <w:rFonts w:asciiTheme="minorHAnsi" w:hAnsiTheme="minorHAnsi"/>
              </w:rPr>
            </w:pPr>
            <w:r w:rsidRPr="007A50E9">
              <w:rPr>
                <w:rFonts w:asciiTheme="minorHAnsi" w:hAnsiTheme="minorHAnsi"/>
                <w:b/>
              </w:rPr>
              <w:t>FAIL:</w:t>
            </w:r>
            <w:r>
              <w:rPr>
                <w:rFonts w:asciiTheme="minorHAnsi" w:hAnsiTheme="minorHAnsi"/>
              </w:rPr>
              <w:t xml:space="preserve"> The patient data fails to display.</w:t>
            </w:r>
          </w:p>
        </w:tc>
      </w:tr>
      <w:tr w:rsidR="006E0A00" w:rsidRPr="00AD2C1D" w:rsidTr="00E918A4">
        <w:tc>
          <w:tcPr>
            <w:cnfStyle w:val="001000000000"/>
            <w:tcW w:w="9576" w:type="dxa"/>
            <w:gridSpan w:val="3"/>
          </w:tcPr>
          <w:p w:rsidR="006E0A00" w:rsidRPr="00AD2C1D" w:rsidRDefault="006E0A00" w:rsidP="00E918A4">
            <w:pPr>
              <w:rPr>
                <w:rFonts w:asciiTheme="minorHAnsi" w:hAnsiTheme="minorHAnsi"/>
              </w:rPr>
            </w:pPr>
            <w:r w:rsidRPr="00AD2C1D">
              <w:rPr>
                <w:rFonts w:asciiTheme="minorHAnsi" w:hAnsiTheme="minorHAnsi"/>
              </w:rPr>
              <w:t>Course of Events</w:t>
            </w:r>
          </w:p>
        </w:tc>
      </w:tr>
      <w:tr w:rsidR="006E0A00" w:rsidRPr="00AD2C1D" w:rsidTr="00E918A4">
        <w:trPr>
          <w:cnfStyle w:val="000000100000"/>
        </w:trPr>
        <w:tc>
          <w:tcPr>
            <w:cnfStyle w:val="001000000000"/>
            <w:tcW w:w="4788" w:type="dxa"/>
            <w:gridSpan w:val="2"/>
          </w:tcPr>
          <w:p w:rsidR="006E0A00" w:rsidRPr="00AD2C1D" w:rsidRDefault="006E0A00" w:rsidP="00E918A4">
            <w:pPr>
              <w:rPr>
                <w:rFonts w:asciiTheme="minorHAnsi" w:hAnsiTheme="minorHAnsi"/>
              </w:rPr>
            </w:pPr>
            <w:r w:rsidRPr="00AD2C1D">
              <w:rPr>
                <w:rFonts w:asciiTheme="minorHAnsi" w:hAnsiTheme="minorHAnsi"/>
              </w:rPr>
              <w:t>Actor Actions</w:t>
            </w:r>
          </w:p>
        </w:tc>
        <w:tc>
          <w:tcPr>
            <w:tcW w:w="4788" w:type="dxa"/>
          </w:tcPr>
          <w:p w:rsidR="006E0A00" w:rsidRPr="00AD2C1D" w:rsidRDefault="006E0A00" w:rsidP="00E918A4">
            <w:pPr>
              <w:cnfStyle w:val="000000100000"/>
              <w:rPr>
                <w:rFonts w:asciiTheme="minorHAnsi" w:hAnsiTheme="minorHAnsi"/>
                <w:b/>
              </w:rPr>
            </w:pPr>
            <w:r w:rsidRPr="00AD2C1D">
              <w:rPr>
                <w:rFonts w:asciiTheme="minorHAnsi" w:hAnsiTheme="minorHAnsi"/>
                <w:b/>
              </w:rPr>
              <w:t>System Response</w:t>
            </w:r>
          </w:p>
        </w:tc>
      </w:tr>
      <w:tr w:rsidR="006E0A00" w:rsidRPr="00AD2C1D" w:rsidTr="00E918A4">
        <w:tc>
          <w:tcPr>
            <w:cnfStyle w:val="001000000000"/>
            <w:tcW w:w="4788" w:type="dxa"/>
            <w:gridSpan w:val="2"/>
          </w:tcPr>
          <w:p w:rsidR="006E0A00" w:rsidRPr="007A50E9" w:rsidRDefault="006E0A00" w:rsidP="006C0EF4">
            <w:pPr>
              <w:rPr>
                <w:rFonts w:asciiTheme="minorHAnsi" w:hAnsiTheme="minorHAnsi"/>
                <w:b w:val="0"/>
              </w:rPr>
            </w:pPr>
            <w:r>
              <w:rPr>
                <w:rFonts w:asciiTheme="minorHAnsi" w:hAnsiTheme="minorHAnsi"/>
                <w:b w:val="0"/>
              </w:rPr>
              <w:t>1. The patient selects the “View Data” option from the menu.</w:t>
            </w:r>
          </w:p>
        </w:tc>
        <w:tc>
          <w:tcPr>
            <w:tcW w:w="4788" w:type="dxa"/>
          </w:tcPr>
          <w:p w:rsidR="006E0A00" w:rsidRPr="00AD2C1D" w:rsidRDefault="006E0A00" w:rsidP="00E918A4">
            <w:pPr>
              <w:cnfStyle w:val="000000000000"/>
              <w:rPr>
                <w:rFonts w:asciiTheme="minorHAnsi" w:hAnsiTheme="minorHAnsi"/>
              </w:rPr>
            </w:pPr>
          </w:p>
        </w:tc>
      </w:tr>
      <w:tr w:rsidR="006E0A00" w:rsidRPr="00AD2C1D" w:rsidTr="00E918A4">
        <w:trPr>
          <w:cnfStyle w:val="000000100000"/>
        </w:trPr>
        <w:tc>
          <w:tcPr>
            <w:cnfStyle w:val="001000000000"/>
            <w:tcW w:w="4788" w:type="dxa"/>
            <w:gridSpan w:val="2"/>
          </w:tcPr>
          <w:p w:rsidR="006E0A00" w:rsidRDefault="006E0A00" w:rsidP="00E918A4">
            <w:pPr>
              <w:rPr>
                <w:rFonts w:asciiTheme="minorHAnsi" w:hAnsiTheme="minorHAnsi"/>
                <w:b w:val="0"/>
              </w:rPr>
            </w:pPr>
          </w:p>
        </w:tc>
        <w:tc>
          <w:tcPr>
            <w:tcW w:w="4788" w:type="dxa"/>
          </w:tcPr>
          <w:p w:rsidR="006E0A00" w:rsidRPr="00DA18AD" w:rsidRDefault="006E0A00" w:rsidP="00E918A4">
            <w:pPr>
              <w:cnfStyle w:val="000000100000"/>
              <w:rPr>
                <w:rFonts w:asciiTheme="minorHAnsi" w:hAnsiTheme="minorHAnsi"/>
              </w:rPr>
            </w:pPr>
            <w:r>
              <w:rPr>
                <w:rFonts w:asciiTheme="minorHAnsi" w:hAnsiTheme="minorHAnsi"/>
              </w:rPr>
              <w:t>3. The system displays a list of dates and times for which to show the data.</w:t>
            </w:r>
          </w:p>
        </w:tc>
      </w:tr>
      <w:tr w:rsidR="006E0A00" w:rsidRPr="00AD2C1D" w:rsidTr="00E918A4">
        <w:tc>
          <w:tcPr>
            <w:cnfStyle w:val="001000000000"/>
            <w:tcW w:w="4788" w:type="dxa"/>
            <w:gridSpan w:val="2"/>
          </w:tcPr>
          <w:p w:rsidR="006E0A00" w:rsidRDefault="006E0A00" w:rsidP="006C0EF4">
            <w:pPr>
              <w:rPr>
                <w:rFonts w:asciiTheme="minorHAnsi" w:hAnsiTheme="minorHAnsi"/>
                <w:b w:val="0"/>
              </w:rPr>
            </w:pPr>
            <w:r>
              <w:rPr>
                <w:rFonts w:asciiTheme="minorHAnsi" w:hAnsiTheme="minorHAnsi"/>
                <w:b w:val="0"/>
              </w:rPr>
              <w:t>3. The patient selects a desired date and time to show the data for.</w:t>
            </w:r>
          </w:p>
        </w:tc>
        <w:tc>
          <w:tcPr>
            <w:tcW w:w="4788" w:type="dxa"/>
          </w:tcPr>
          <w:p w:rsidR="006E0A00" w:rsidRDefault="006E0A00" w:rsidP="00E918A4">
            <w:pPr>
              <w:cnfStyle w:val="000000000000"/>
              <w:rPr>
                <w:rFonts w:asciiTheme="minorHAnsi" w:hAnsiTheme="minorHAnsi"/>
              </w:rPr>
            </w:pPr>
          </w:p>
        </w:tc>
      </w:tr>
      <w:tr w:rsidR="006E0A00" w:rsidRPr="00AD2C1D" w:rsidTr="00E918A4">
        <w:trPr>
          <w:cnfStyle w:val="000000100000"/>
        </w:trPr>
        <w:tc>
          <w:tcPr>
            <w:cnfStyle w:val="001000000000"/>
            <w:tcW w:w="4788" w:type="dxa"/>
            <w:gridSpan w:val="2"/>
          </w:tcPr>
          <w:p w:rsidR="006E0A00" w:rsidRDefault="006E0A00" w:rsidP="00E918A4">
            <w:pPr>
              <w:rPr>
                <w:rFonts w:asciiTheme="minorHAnsi" w:hAnsiTheme="minorHAnsi"/>
                <w:b w:val="0"/>
              </w:rPr>
            </w:pPr>
          </w:p>
        </w:tc>
        <w:tc>
          <w:tcPr>
            <w:tcW w:w="4788" w:type="dxa"/>
          </w:tcPr>
          <w:p w:rsidR="006E0A00" w:rsidRDefault="006E0A00" w:rsidP="00E918A4">
            <w:pPr>
              <w:cnfStyle w:val="000000100000"/>
              <w:rPr>
                <w:rFonts w:asciiTheme="minorHAnsi" w:hAnsiTheme="minorHAnsi"/>
              </w:rPr>
            </w:pPr>
            <w:r>
              <w:rPr>
                <w:rFonts w:asciiTheme="minorHAnsi" w:hAnsiTheme="minorHAnsi"/>
              </w:rPr>
              <w:t>4. The system displays a chart showing the selected data.</w:t>
            </w:r>
          </w:p>
        </w:tc>
      </w:tr>
    </w:tbl>
    <w:p w:rsidR="006E0A00" w:rsidRDefault="006E0A00" w:rsidP="007A50E9"/>
    <w:tbl>
      <w:tblPr>
        <w:tblStyle w:val="GridTable4-Accent11"/>
        <w:tblW w:w="0" w:type="auto"/>
        <w:tblLook w:val="04A0"/>
      </w:tblPr>
      <w:tblGrid>
        <w:gridCol w:w="2358"/>
        <w:gridCol w:w="2430"/>
        <w:gridCol w:w="4788"/>
      </w:tblGrid>
      <w:tr w:rsidR="000748E6" w:rsidRPr="00AD2C1D" w:rsidTr="00F47ADA">
        <w:trPr>
          <w:cnfStyle w:val="1000000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F47ADA">
            <w:pPr>
              <w:cnfStyle w:val="100000000000"/>
              <w:rPr>
                <w:rFonts w:asciiTheme="minorHAnsi" w:hAnsiTheme="minorHAnsi"/>
              </w:rPr>
            </w:pPr>
            <w:bookmarkStart w:id="530" w:name="uc018a"/>
            <w:r>
              <w:rPr>
                <w:rFonts w:asciiTheme="minorHAnsi" w:hAnsiTheme="minorHAnsi"/>
              </w:rPr>
              <w:t>UC_0</w:t>
            </w:r>
            <w:r w:rsidR="004A6020">
              <w:rPr>
                <w:rFonts w:asciiTheme="minorHAnsi" w:hAnsiTheme="minorHAnsi"/>
              </w:rPr>
              <w:t>18</w:t>
            </w:r>
            <w:r w:rsidR="00F565D1">
              <w:rPr>
                <w:rFonts w:asciiTheme="minorHAnsi" w:hAnsiTheme="minorHAnsi"/>
              </w:rPr>
              <w:t>a</w:t>
            </w:r>
            <w:bookmarkEnd w:id="530"/>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B325C" w:rsidP="00F47ADA">
            <w:pPr>
              <w:cnfStyle w:val="000000100000"/>
              <w:rPr>
                <w:rFonts w:asciiTheme="minorHAnsi" w:hAnsiTheme="minorHAnsi"/>
              </w:rPr>
            </w:pPr>
            <w:r>
              <w:rPr>
                <w:rFonts w:asciiTheme="minorHAnsi" w:hAnsiTheme="minorHAnsi"/>
              </w:rPr>
              <w:t>Physician: Export Patient Data</w:t>
            </w:r>
          </w:p>
        </w:tc>
      </w:tr>
      <w:tr w:rsidR="000748E6" w:rsidRPr="00AD2C1D" w:rsidTr="00F47ADA">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F47ADA">
            <w:pPr>
              <w:cnfStyle w:val="000000000000"/>
              <w:rPr>
                <w:rFonts w:asciiTheme="minorHAnsi" w:hAnsiTheme="minorHAnsi"/>
              </w:rPr>
            </w:pPr>
            <w:r>
              <w:rPr>
                <w:rFonts w:asciiTheme="minorHAnsi" w:hAnsiTheme="minorHAnsi"/>
              </w:rPr>
              <w:t>Physician</w:t>
            </w:r>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pPr>
              <w:cnfStyle w:val="000000100000"/>
              <w:rPr>
                <w:rFonts w:asciiTheme="minorHAnsi" w:hAnsiTheme="minorHAnsi"/>
              </w:rPr>
            </w:pPr>
            <w:r>
              <w:rPr>
                <w:rFonts w:asciiTheme="minorHAnsi" w:hAnsiTheme="minorHAnsi"/>
              </w:rPr>
              <w:t>The physician needs to export their patient data.</w:t>
            </w:r>
          </w:p>
        </w:tc>
      </w:tr>
      <w:tr w:rsidR="000748E6" w:rsidRPr="00AD2C1D" w:rsidTr="00F47ADA">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F47ADA">
            <w:pPr>
              <w:cnfStyle w:val="000000000000"/>
              <w:rPr>
                <w:rFonts w:asciiTheme="minorHAnsi" w:hAnsiTheme="minorHAnsi"/>
              </w:rPr>
            </w:pPr>
            <w:r>
              <w:rPr>
                <w:rFonts w:asciiTheme="minorHAnsi" w:hAnsiTheme="minorHAnsi"/>
              </w:rPr>
              <w:t>The physician may need to export a patient data for other data processing or the ability to send the data to another party.</w:t>
            </w:r>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F47ADA">
            <w:pPr>
              <w:cnfStyle w:val="00000010000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rsidR="004A6020" w:rsidRDefault="004A6020" w:rsidP="00F47ADA">
            <w:pPr>
              <w:cnfStyle w:val="000000000000"/>
              <w:rPr>
                <w:rFonts w:asciiTheme="minorHAnsi" w:hAnsiTheme="minorHAnsi"/>
              </w:rPr>
            </w:pPr>
            <w:r>
              <w:rPr>
                <w:rFonts w:asciiTheme="minorHAnsi" w:hAnsiTheme="minorHAnsi"/>
              </w:rPr>
              <w:t>The patient has uploaded the data to the system.</w:t>
            </w:r>
          </w:p>
          <w:p w:rsidR="000748E6" w:rsidRPr="00AD2C1D" w:rsidRDefault="004A6020" w:rsidP="00F47ADA">
            <w:pPr>
              <w:cnfStyle w:val="000000000000"/>
              <w:rPr>
                <w:rFonts w:asciiTheme="minorHAnsi" w:hAnsiTheme="minorHAnsi"/>
              </w:rPr>
            </w:pPr>
            <w:r>
              <w:rPr>
                <w:rFonts w:asciiTheme="minorHAnsi" w:hAnsiTheme="minorHAnsi"/>
              </w:rPr>
              <w:t>The physician must be logged in.</w:t>
            </w:r>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F47ADA">
            <w:pPr>
              <w:cnfStyle w:val="000000100000"/>
              <w:rPr>
                <w:rFonts w:asciiTheme="minorHAnsi" w:hAnsiTheme="minorHAnsi"/>
              </w:rPr>
            </w:pPr>
            <w:r w:rsidRPr="007A50E9">
              <w:rPr>
                <w:rFonts w:asciiTheme="minorHAnsi" w:hAnsiTheme="minorHAnsi"/>
                <w:b/>
              </w:rPr>
              <w:t>PASS:</w:t>
            </w:r>
            <w:r w:rsidR="004A6020">
              <w:rPr>
                <w:rFonts w:asciiTheme="minorHAnsi" w:hAnsiTheme="minorHAnsi"/>
              </w:rPr>
              <w:t xml:space="preserve"> The data is successfully exported to the physician.</w:t>
            </w:r>
          </w:p>
          <w:p w:rsidR="000748E6" w:rsidRPr="004A6020" w:rsidRDefault="000748E6" w:rsidP="00F47ADA">
            <w:pPr>
              <w:cnfStyle w:val="00000010000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An error occurred while exporting the data.</w:t>
            </w:r>
          </w:p>
        </w:tc>
      </w:tr>
      <w:tr w:rsidR="000748E6" w:rsidRPr="00AD2C1D" w:rsidTr="00F47ADA">
        <w:tc>
          <w:tcPr>
            <w:cnfStyle w:val="001000000000"/>
            <w:tcW w:w="9576" w:type="dxa"/>
            <w:gridSpan w:val="3"/>
          </w:tcPr>
          <w:p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rsidTr="00F47ADA">
        <w:trPr>
          <w:cnfStyle w:val="000000100000"/>
        </w:trPr>
        <w:tc>
          <w:tcPr>
            <w:cnfStyle w:val="001000000000"/>
            <w:tcW w:w="4788" w:type="dxa"/>
            <w:gridSpan w:val="2"/>
          </w:tcPr>
          <w:p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F47ADA">
            <w:pPr>
              <w:cnfStyle w:val="00000010000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tcW w:w="4788" w:type="dxa"/>
            <w:gridSpan w:val="2"/>
          </w:tcPr>
          <w:p w:rsidR="000748E6" w:rsidRPr="007A50E9" w:rsidRDefault="00974A60">
            <w:pPr>
              <w:rPr>
                <w:rFonts w:asciiTheme="minorHAnsi" w:hAnsiTheme="minorHAnsi"/>
                <w:b w:val="0"/>
              </w:rPr>
            </w:pPr>
            <w:r>
              <w:rPr>
                <w:rFonts w:asciiTheme="minorHAnsi" w:hAnsiTheme="minorHAnsi"/>
                <w:b w:val="0"/>
              </w:rPr>
              <w:t>1. The physician selects the “Export Data” option from the menu.</w:t>
            </w:r>
          </w:p>
        </w:tc>
        <w:tc>
          <w:tcPr>
            <w:tcW w:w="4788" w:type="dxa"/>
          </w:tcPr>
          <w:p w:rsidR="000748E6" w:rsidRPr="00AD2C1D" w:rsidRDefault="000748E6" w:rsidP="00F47ADA">
            <w:pPr>
              <w:cnfStyle w:val="000000000000"/>
              <w:rPr>
                <w:rFonts w:asciiTheme="minorHAnsi" w:hAnsiTheme="minorHAnsi"/>
              </w:rPr>
            </w:pPr>
          </w:p>
        </w:tc>
      </w:tr>
      <w:tr w:rsidR="000748E6" w:rsidRPr="00AD2C1D" w:rsidTr="00F47ADA">
        <w:trPr>
          <w:cnfStyle w:val="000000100000"/>
        </w:trPr>
        <w:tc>
          <w:tcPr>
            <w:cnfStyle w:val="001000000000"/>
            <w:tcW w:w="4788" w:type="dxa"/>
            <w:gridSpan w:val="2"/>
          </w:tcPr>
          <w:p w:rsidR="000748E6" w:rsidRDefault="000748E6" w:rsidP="00F47ADA">
            <w:pPr>
              <w:rPr>
                <w:rFonts w:asciiTheme="minorHAnsi" w:hAnsiTheme="minorHAnsi"/>
              </w:rPr>
            </w:pPr>
          </w:p>
        </w:tc>
        <w:tc>
          <w:tcPr>
            <w:tcW w:w="4788" w:type="dxa"/>
          </w:tcPr>
          <w:p w:rsidR="000748E6" w:rsidRPr="00AD2C1D" w:rsidRDefault="00974A60">
            <w:pPr>
              <w:cnfStyle w:val="000000100000"/>
              <w:rPr>
                <w:rFonts w:asciiTheme="minorHAnsi" w:hAnsiTheme="minorHAnsi"/>
              </w:rPr>
            </w:pPr>
            <w:r>
              <w:rPr>
                <w:rFonts w:asciiTheme="minorHAnsi" w:hAnsiTheme="minorHAnsi"/>
              </w:rPr>
              <w:t>2. The system displays a list of the physician’s patients.</w:t>
            </w:r>
          </w:p>
        </w:tc>
      </w:tr>
      <w:tr w:rsidR="00974A60" w:rsidRPr="00AD2C1D" w:rsidTr="00F47ADA">
        <w:tc>
          <w:tcPr>
            <w:cnfStyle w:val="001000000000"/>
            <w:tcW w:w="4788" w:type="dxa"/>
            <w:gridSpan w:val="2"/>
          </w:tcPr>
          <w:p w:rsidR="00974A60" w:rsidRPr="00DA18AD" w:rsidRDefault="00974A60">
            <w:pPr>
              <w:rPr>
                <w:rFonts w:asciiTheme="minorHAnsi" w:hAnsiTheme="minorHAnsi"/>
                <w:b w:val="0"/>
              </w:rPr>
            </w:pPr>
            <w:r>
              <w:rPr>
                <w:rFonts w:asciiTheme="minorHAnsi" w:hAnsiTheme="minorHAnsi"/>
                <w:b w:val="0"/>
              </w:rPr>
              <w:t xml:space="preserve">3. The physicians </w:t>
            </w:r>
            <w:proofErr w:type="gramStart"/>
            <w:r>
              <w:rPr>
                <w:rFonts w:asciiTheme="minorHAnsi" w:hAnsiTheme="minorHAnsi"/>
                <w:b w:val="0"/>
              </w:rPr>
              <w:t>selects</w:t>
            </w:r>
            <w:proofErr w:type="gramEnd"/>
            <w:r>
              <w:rPr>
                <w:rFonts w:asciiTheme="minorHAnsi" w:hAnsiTheme="minorHAnsi"/>
                <w:b w:val="0"/>
              </w:rPr>
              <w:t xml:space="preserve"> the desired patient to view the data for.</w:t>
            </w:r>
          </w:p>
        </w:tc>
        <w:tc>
          <w:tcPr>
            <w:tcW w:w="4788" w:type="dxa"/>
          </w:tcPr>
          <w:p w:rsidR="00974A60" w:rsidRDefault="00974A60" w:rsidP="00F47ADA">
            <w:pPr>
              <w:cnfStyle w:val="000000000000"/>
              <w:rPr>
                <w:rFonts w:asciiTheme="minorHAnsi" w:hAnsiTheme="minorHAnsi"/>
              </w:rPr>
            </w:pPr>
          </w:p>
        </w:tc>
      </w:tr>
      <w:tr w:rsidR="00974A60" w:rsidRPr="00AD2C1D" w:rsidTr="00F47ADA">
        <w:trPr>
          <w:cnfStyle w:val="000000100000"/>
        </w:trPr>
        <w:tc>
          <w:tcPr>
            <w:cnfStyle w:val="001000000000"/>
            <w:tcW w:w="4788" w:type="dxa"/>
            <w:gridSpan w:val="2"/>
          </w:tcPr>
          <w:p w:rsidR="00974A60" w:rsidRDefault="00974A60" w:rsidP="00F47ADA">
            <w:pPr>
              <w:rPr>
                <w:rFonts w:asciiTheme="minorHAnsi" w:hAnsiTheme="minorHAnsi"/>
                <w:b w:val="0"/>
              </w:rPr>
            </w:pPr>
          </w:p>
        </w:tc>
        <w:tc>
          <w:tcPr>
            <w:tcW w:w="4788" w:type="dxa"/>
          </w:tcPr>
          <w:p w:rsidR="00974A60" w:rsidRDefault="00974A60">
            <w:pPr>
              <w:cnfStyle w:val="000000100000"/>
              <w:rPr>
                <w:rFonts w:asciiTheme="minorHAnsi" w:hAnsiTheme="minorHAnsi"/>
              </w:rPr>
            </w:pPr>
            <w:r>
              <w:rPr>
                <w:rFonts w:asciiTheme="minorHAnsi" w:hAnsiTheme="minorHAnsi"/>
              </w:rPr>
              <w:t>4. The system displays a list of date and times for which to export the data for.</w:t>
            </w:r>
          </w:p>
        </w:tc>
      </w:tr>
      <w:tr w:rsidR="00974A60" w:rsidRPr="00AD2C1D" w:rsidTr="00F47ADA">
        <w:tc>
          <w:tcPr>
            <w:cnfStyle w:val="001000000000"/>
            <w:tcW w:w="4788" w:type="dxa"/>
            <w:gridSpan w:val="2"/>
          </w:tcPr>
          <w:p w:rsidR="00974A60" w:rsidRDefault="00974A60" w:rsidP="00F47ADA">
            <w:pPr>
              <w:rPr>
                <w:rFonts w:asciiTheme="minorHAnsi" w:hAnsiTheme="minorHAnsi"/>
                <w:b w:val="0"/>
              </w:rPr>
            </w:pPr>
            <w:r>
              <w:rPr>
                <w:rFonts w:asciiTheme="minorHAnsi" w:hAnsiTheme="minorHAnsi"/>
                <w:b w:val="0"/>
              </w:rPr>
              <w:t>5. The physician selects the desired data uploads to export.</w:t>
            </w:r>
          </w:p>
        </w:tc>
        <w:tc>
          <w:tcPr>
            <w:tcW w:w="4788" w:type="dxa"/>
          </w:tcPr>
          <w:p w:rsidR="00974A60" w:rsidRDefault="00974A60" w:rsidP="00F47ADA">
            <w:pPr>
              <w:cnfStyle w:val="000000000000"/>
              <w:rPr>
                <w:rFonts w:asciiTheme="minorHAnsi" w:hAnsiTheme="minorHAnsi"/>
              </w:rPr>
            </w:pPr>
          </w:p>
        </w:tc>
      </w:tr>
      <w:tr w:rsidR="00974A60" w:rsidRPr="00AD2C1D" w:rsidTr="00F47ADA">
        <w:trPr>
          <w:cnfStyle w:val="000000100000"/>
        </w:trPr>
        <w:tc>
          <w:tcPr>
            <w:cnfStyle w:val="001000000000"/>
            <w:tcW w:w="4788" w:type="dxa"/>
            <w:gridSpan w:val="2"/>
          </w:tcPr>
          <w:p w:rsidR="00974A60" w:rsidRDefault="00974A60" w:rsidP="00F47ADA">
            <w:pPr>
              <w:rPr>
                <w:rFonts w:asciiTheme="minorHAnsi" w:hAnsiTheme="minorHAnsi"/>
                <w:b w:val="0"/>
              </w:rPr>
            </w:pPr>
          </w:p>
        </w:tc>
        <w:tc>
          <w:tcPr>
            <w:tcW w:w="4788" w:type="dxa"/>
          </w:tcPr>
          <w:p w:rsidR="00974A60" w:rsidRDefault="00974A60" w:rsidP="00F47ADA">
            <w:pPr>
              <w:cnfStyle w:val="000000100000"/>
              <w:rPr>
                <w:rFonts w:asciiTheme="minorHAnsi" w:hAnsiTheme="minorHAnsi"/>
              </w:rPr>
            </w:pPr>
            <w:r>
              <w:rPr>
                <w:rFonts w:asciiTheme="minorHAnsi" w:hAnsiTheme="minorHAnsi"/>
              </w:rPr>
              <w:t>6. The system generates a comma-separated values (csv) file containing the desired data and allows the physician to download it.</w:t>
            </w:r>
          </w:p>
        </w:tc>
      </w:tr>
    </w:tbl>
    <w:p w:rsidR="000748E6" w:rsidRDefault="000748E6" w:rsidP="007A50E9"/>
    <w:tbl>
      <w:tblPr>
        <w:tblStyle w:val="GridTable4-Accent11"/>
        <w:tblW w:w="0" w:type="auto"/>
        <w:tblLook w:val="04A0"/>
      </w:tblPr>
      <w:tblGrid>
        <w:gridCol w:w="2358"/>
        <w:gridCol w:w="2430"/>
        <w:gridCol w:w="4788"/>
      </w:tblGrid>
      <w:tr w:rsidR="00F565D1" w:rsidRPr="00AD2C1D" w:rsidTr="00E918A4">
        <w:trPr>
          <w:cnfStyle w:val="100000000000"/>
        </w:trPr>
        <w:tc>
          <w:tcPr>
            <w:cnfStyle w:val="001000000000"/>
            <w:tcW w:w="2358" w:type="dxa"/>
          </w:tcPr>
          <w:p w:rsidR="00F565D1" w:rsidRPr="00AD2C1D" w:rsidRDefault="00F565D1" w:rsidP="00E918A4">
            <w:pPr>
              <w:rPr>
                <w:rFonts w:asciiTheme="minorHAnsi" w:hAnsiTheme="minorHAnsi"/>
              </w:rPr>
            </w:pPr>
            <w:r w:rsidRPr="00AD2C1D">
              <w:rPr>
                <w:rFonts w:asciiTheme="minorHAnsi" w:hAnsiTheme="minorHAnsi"/>
              </w:rPr>
              <w:t>Use Case ID</w:t>
            </w:r>
          </w:p>
        </w:tc>
        <w:tc>
          <w:tcPr>
            <w:tcW w:w="7218" w:type="dxa"/>
            <w:gridSpan w:val="2"/>
          </w:tcPr>
          <w:p w:rsidR="00F565D1" w:rsidRPr="00AD2C1D" w:rsidRDefault="00F565D1" w:rsidP="00E918A4">
            <w:pPr>
              <w:cnfStyle w:val="100000000000"/>
              <w:rPr>
                <w:rFonts w:asciiTheme="minorHAnsi" w:hAnsiTheme="minorHAnsi"/>
              </w:rPr>
            </w:pPr>
            <w:bookmarkStart w:id="531" w:name="uc018b"/>
            <w:r>
              <w:rPr>
                <w:rFonts w:asciiTheme="minorHAnsi" w:hAnsiTheme="minorHAnsi"/>
              </w:rPr>
              <w:t>UC_018b</w:t>
            </w:r>
            <w:bookmarkEnd w:id="531"/>
          </w:p>
        </w:tc>
      </w:tr>
      <w:tr w:rsidR="00F565D1" w:rsidRPr="00AD2C1D" w:rsidTr="00E918A4">
        <w:trPr>
          <w:cnfStyle w:val="000000100000"/>
        </w:trPr>
        <w:tc>
          <w:tcPr>
            <w:cnfStyle w:val="001000000000"/>
            <w:tcW w:w="2358" w:type="dxa"/>
          </w:tcPr>
          <w:p w:rsidR="00F565D1" w:rsidRPr="00AD2C1D" w:rsidRDefault="00F565D1" w:rsidP="00E918A4">
            <w:pPr>
              <w:rPr>
                <w:rFonts w:asciiTheme="minorHAnsi" w:hAnsiTheme="minorHAnsi"/>
              </w:rPr>
            </w:pPr>
            <w:r w:rsidRPr="00AD2C1D">
              <w:rPr>
                <w:rFonts w:asciiTheme="minorHAnsi" w:hAnsiTheme="minorHAnsi"/>
              </w:rPr>
              <w:t>Use Case Name</w:t>
            </w:r>
          </w:p>
        </w:tc>
        <w:tc>
          <w:tcPr>
            <w:tcW w:w="7218" w:type="dxa"/>
            <w:gridSpan w:val="2"/>
          </w:tcPr>
          <w:p w:rsidR="00F565D1" w:rsidRPr="00AD2C1D" w:rsidRDefault="00F565D1" w:rsidP="00E918A4">
            <w:pPr>
              <w:cnfStyle w:val="000000100000"/>
              <w:rPr>
                <w:rFonts w:asciiTheme="minorHAnsi" w:hAnsiTheme="minorHAnsi"/>
              </w:rPr>
            </w:pPr>
            <w:r>
              <w:rPr>
                <w:rFonts w:asciiTheme="minorHAnsi" w:hAnsiTheme="minorHAnsi"/>
              </w:rPr>
              <w:t>Patient: Export Patient Data</w:t>
            </w:r>
          </w:p>
        </w:tc>
      </w:tr>
      <w:tr w:rsidR="00F565D1" w:rsidRPr="00AD2C1D" w:rsidTr="00E918A4">
        <w:tc>
          <w:tcPr>
            <w:cnfStyle w:val="001000000000"/>
            <w:tcW w:w="2358" w:type="dxa"/>
          </w:tcPr>
          <w:p w:rsidR="00F565D1" w:rsidRPr="00AD2C1D" w:rsidRDefault="00F565D1" w:rsidP="00E918A4">
            <w:pPr>
              <w:rPr>
                <w:rFonts w:asciiTheme="minorHAnsi" w:hAnsiTheme="minorHAnsi"/>
              </w:rPr>
            </w:pPr>
            <w:r w:rsidRPr="00AD2C1D">
              <w:rPr>
                <w:rFonts w:asciiTheme="minorHAnsi" w:hAnsiTheme="minorHAnsi"/>
              </w:rPr>
              <w:t>Actor(s)</w:t>
            </w:r>
          </w:p>
        </w:tc>
        <w:tc>
          <w:tcPr>
            <w:tcW w:w="7218" w:type="dxa"/>
            <w:gridSpan w:val="2"/>
          </w:tcPr>
          <w:p w:rsidR="00F565D1" w:rsidRPr="00AD2C1D" w:rsidRDefault="00F565D1" w:rsidP="00E918A4">
            <w:pPr>
              <w:cnfStyle w:val="000000000000"/>
              <w:rPr>
                <w:rFonts w:asciiTheme="minorHAnsi" w:hAnsiTheme="minorHAnsi"/>
              </w:rPr>
            </w:pPr>
            <w:r>
              <w:rPr>
                <w:rFonts w:asciiTheme="minorHAnsi" w:hAnsiTheme="minorHAnsi"/>
              </w:rPr>
              <w:t>Patient</w:t>
            </w:r>
          </w:p>
        </w:tc>
      </w:tr>
      <w:tr w:rsidR="00F565D1" w:rsidRPr="00AD2C1D" w:rsidTr="00E918A4">
        <w:trPr>
          <w:cnfStyle w:val="000000100000"/>
        </w:trPr>
        <w:tc>
          <w:tcPr>
            <w:cnfStyle w:val="001000000000"/>
            <w:tcW w:w="2358" w:type="dxa"/>
          </w:tcPr>
          <w:p w:rsidR="00F565D1" w:rsidRPr="00AD2C1D" w:rsidRDefault="00F565D1" w:rsidP="00E918A4">
            <w:pPr>
              <w:rPr>
                <w:rFonts w:asciiTheme="minorHAnsi" w:hAnsiTheme="minorHAnsi"/>
              </w:rPr>
            </w:pPr>
            <w:r w:rsidRPr="00AD2C1D">
              <w:rPr>
                <w:rFonts w:asciiTheme="minorHAnsi" w:hAnsiTheme="minorHAnsi"/>
              </w:rPr>
              <w:t>Purpose</w:t>
            </w:r>
          </w:p>
        </w:tc>
        <w:tc>
          <w:tcPr>
            <w:tcW w:w="7218" w:type="dxa"/>
            <w:gridSpan w:val="2"/>
          </w:tcPr>
          <w:p w:rsidR="00F565D1" w:rsidRPr="00AD2C1D" w:rsidRDefault="00F565D1" w:rsidP="006C0EF4">
            <w:pPr>
              <w:cnfStyle w:val="000000100000"/>
              <w:rPr>
                <w:rFonts w:asciiTheme="minorHAnsi" w:hAnsiTheme="minorHAnsi"/>
              </w:rPr>
            </w:pPr>
            <w:r>
              <w:rPr>
                <w:rFonts w:asciiTheme="minorHAnsi" w:hAnsiTheme="minorHAnsi"/>
              </w:rPr>
              <w:t>The patient needs to export their data.</w:t>
            </w:r>
          </w:p>
        </w:tc>
      </w:tr>
      <w:tr w:rsidR="00F565D1" w:rsidRPr="00AD2C1D" w:rsidTr="00E918A4">
        <w:tc>
          <w:tcPr>
            <w:cnfStyle w:val="001000000000"/>
            <w:tcW w:w="2358" w:type="dxa"/>
          </w:tcPr>
          <w:p w:rsidR="00F565D1" w:rsidRPr="00AD2C1D" w:rsidRDefault="00F565D1" w:rsidP="00E918A4">
            <w:pPr>
              <w:rPr>
                <w:rFonts w:asciiTheme="minorHAnsi" w:hAnsiTheme="minorHAnsi"/>
              </w:rPr>
            </w:pPr>
            <w:r w:rsidRPr="00AD2C1D">
              <w:rPr>
                <w:rFonts w:asciiTheme="minorHAnsi" w:hAnsiTheme="minorHAnsi"/>
              </w:rPr>
              <w:t>Overview</w:t>
            </w:r>
          </w:p>
        </w:tc>
        <w:tc>
          <w:tcPr>
            <w:tcW w:w="7218" w:type="dxa"/>
            <w:gridSpan w:val="2"/>
          </w:tcPr>
          <w:p w:rsidR="00F565D1" w:rsidRPr="00AD2C1D" w:rsidRDefault="00F565D1" w:rsidP="006C0EF4">
            <w:pPr>
              <w:cnfStyle w:val="000000000000"/>
              <w:rPr>
                <w:rFonts w:asciiTheme="minorHAnsi" w:hAnsiTheme="minorHAnsi"/>
              </w:rPr>
            </w:pPr>
            <w:r>
              <w:rPr>
                <w:rFonts w:asciiTheme="minorHAnsi" w:hAnsiTheme="minorHAnsi"/>
              </w:rPr>
              <w:t>A patient may wish to export their medical data for their own use or for back up.</w:t>
            </w:r>
          </w:p>
        </w:tc>
      </w:tr>
      <w:tr w:rsidR="00F565D1" w:rsidRPr="00AD2C1D" w:rsidTr="00E918A4">
        <w:trPr>
          <w:cnfStyle w:val="000000100000"/>
        </w:trPr>
        <w:tc>
          <w:tcPr>
            <w:cnfStyle w:val="001000000000"/>
            <w:tcW w:w="2358" w:type="dxa"/>
          </w:tcPr>
          <w:p w:rsidR="00F565D1" w:rsidRPr="00AD2C1D" w:rsidRDefault="00F565D1" w:rsidP="00E918A4">
            <w:pPr>
              <w:rPr>
                <w:rFonts w:asciiTheme="minorHAnsi" w:hAnsiTheme="minorHAnsi"/>
              </w:rPr>
            </w:pPr>
            <w:r w:rsidRPr="00AD2C1D">
              <w:rPr>
                <w:rFonts w:asciiTheme="minorHAnsi" w:hAnsiTheme="minorHAnsi"/>
              </w:rPr>
              <w:t>Cross-References</w:t>
            </w:r>
          </w:p>
        </w:tc>
        <w:tc>
          <w:tcPr>
            <w:tcW w:w="7218" w:type="dxa"/>
            <w:gridSpan w:val="2"/>
          </w:tcPr>
          <w:p w:rsidR="00F565D1" w:rsidRPr="00AD2C1D" w:rsidRDefault="00F565D1" w:rsidP="00E918A4">
            <w:pPr>
              <w:cnfStyle w:val="000000100000"/>
              <w:rPr>
                <w:rFonts w:asciiTheme="minorHAnsi" w:hAnsiTheme="minorHAnsi"/>
                <w:i/>
              </w:rPr>
            </w:pPr>
            <w:r w:rsidRPr="00AD2C1D">
              <w:rPr>
                <w:rFonts w:asciiTheme="minorHAnsi" w:hAnsiTheme="minorHAnsi"/>
                <w:i/>
              </w:rPr>
              <w:t>&lt;requirements to be inserted here after finalized&gt;</w:t>
            </w:r>
          </w:p>
        </w:tc>
      </w:tr>
      <w:tr w:rsidR="00F565D1" w:rsidRPr="00AD2C1D" w:rsidTr="00E918A4">
        <w:tc>
          <w:tcPr>
            <w:cnfStyle w:val="001000000000"/>
            <w:tcW w:w="2358" w:type="dxa"/>
          </w:tcPr>
          <w:p w:rsidR="00F565D1" w:rsidRPr="00AD2C1D" w:rsidRDefault="00F565D1" w:rsidP="00E918A4">
            <w:pPr>
              <w:rPr>
                <w:rFonts w:asciiTheme="minorHAnsi" w:hAnsiTheme="minorHAnsi"/>
              </w:rPr>
            </w:pPr>
            <w:r w:rsidRPr="00AD2C1D">
              <w:rPr>
                <w:rFonts w:asciiTheme="minorHAnsi" w:hAnsiTheme="minorHAnsi"/>
              </w:rPr>
              <w:t>Pre-conditions</w:t>
            </w:r>
          </w:p>
        </w:tc>
        <w:tc>
          <w:tcPr>
            <w:tcW w:w="7218" w:type="dxa"/>
            <w:gridSpan w:val="2"/>
          </w:tcPr>
          <w:p w:rsidR="00F565D1" w:rsidRDefault="00F565D1" w:rsidP="00E918A4">
            <w:pPr>
              <w:cnfStyle w:val="000000000000"/>
              <w:rPr>
                <w:rFonts w:asciiTheme="minorHAnsi" w:hAnsiTheme="minorHAnsi"/>
              </w:rPr>
            </w:pPr>
            <w:r>
              <w:rPr>
                <w:rFonts w:asciiTheme="minorHAnsi" w:hAnsiTheme="minorHAnsi"/>
              </w:rPr>
              <w:t>The patient has uploaded the data to the system.</w:t>
            </w:r>
          </w:p>
          <w:p w:rsidR="00F565D1" w:rsidRDefault="00F565D1">
            <w:pPr>
              <w:cnfStyle w:val="000000000000"/>
              <w:rPr>
                <w:ins w:id="532" w:author="Jimmy Duggan" w:date="2015-11-11T23:11:00Z"/>
                <w:rFonts w:asciiTheme="minorHAnsi" w:hAnsiTheme="minorHAnsi"/>
              </w:rPr>
            </w:pPr>
            <w:r>
              <w:rPr>
                <w:rFonts w:asciiTheme="minorHAnsi" w:hAnsiTheme="minorHAnsi"/>
              </w:rPr>
              <w:t xml:space="preserve">The </w:t>
            </w:r>
            <w:del w:id="533" w:author="Jimmy Duggan" w:date="2015-11-11T23:11:00Z">
              <w:r w:rsidDel="005B507C">
                <w:rPr>
                  <w:rFonts w:asciiTheme="minorHAnsi" w:hAnsiTheme="minorHAnsi"/>
                </w:rPr>
                <w:delText xml:space="preserve">physician </w:delText>
              </w:r>
            </w:del>
            <w:ins w:id="534" w:author="Jimmy Duggan" w:date="2015-11-11T23:11:00Z">
              <w:r w:rsidR="005B507C">
                <w:rPr>
                  <w:rFonts w:asciiTheme="minorHAnsi" w:hAnsiTheme="minorHAnsi"/>
                </w:rPr>
                <w:t xml:space="preserve">patient </w:t>
              </w:r>
            </w:ins>
            <w:r>
              <w:rPr>
                <w:rFonts w:asciiTheme="minorHAnsi" w:hAnsiTheme="minorHAnsi"/>
              </w:rPr>
              <w:t>must be logged in.</w:t>
            </w:r>
          </w:p>
          <w:p w:rsidR="005B507C" w:rsidRPr="00AD2C1D" w:rsidRDefault="005B507C">
            <w:pPr>
              <w:cnfStyle w:val="000000000000"/>
              <w:rPr>
                <w:rFonts w:asciiTheme="minorHAnsi" w:hAnsiTheme="minorHAnsi"/>
              </w:rPr>
            </w:pPr>
            <w:ins w:id="535" w:author="Jimmy Duggan" w:date="2015-11-11T23:11:00Z">
              <w:r>
                <w:rPr>
                  <w:rFonts w:asciiTheme="minorHAnsi" w:hAnsiTheme="minorHAnsi"/>
                </w:rPr>
                <w:t>The patient has selected data to view.</w:t>
              </w:r>
            </w:ins>
          </w:p>
        </w:tc>
      </w:tr>
      <w:tr w:rsidR="00F565D1" w:rsidRPr="00AD2C1D" w:rsidTr="00E918A4">
        <w:trPr>
          <w:cnfStyle w:val="000000100000"/>
        </w:trPr>
        <w:tc>
          <w:tcPr>
            <w:cnfStyle w:val="001000000000"/>
            <w:tcW w:w="2358" w:type="dxa"/>
          </w:tcPr>
          <w:p w:rsidR="00F565D1" w:rsidRPr="00AD2C1D" w:rsidRDefault="00F565D1" w:rsidP="00E918A4">
            <w:pPr>
              <w:rPr>
                <w:rFonts w:asciiTheme="minorHAnsi" w:hAnsiTheme="minorHAnsi"/>
              </w:rPr>
            </w:pPr>
            <w:r w:rsidRPr="00AD2C1D">
              <w:rPr>
                <w:rFonts w:asciiTheme="minorHAnsi" w:hAnsiTheme="minorHAnsi"/>
              </w:rPr>
              <w:t>Post-conditions</w:t>
            </w:r>
          </w:p>
        </w:tc>
        <w:tc>
          <w:tcPr>
            <w:tcW w:w="7218" w:type="dxa"/>
            <w:gridSpan w:val="2"/>
          </w:tcPr>
          <w:p w:rsidR="00F565D1" w:rsidRPr="004A6020" w:rsidRDefault="00F565D1" w:rsidP="00E918A4">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The data is successfully exported to the physician.</w:t>
            </w:r>
          </w:p>
          <w:p w:rsidR="00F565D1" w:rsidRPr="004A6020" w:rsidRDefault="00F565D1" w:rsidP="00E918A4">
            <w:pPr>
              <w:cnfStyle w:val="00000010000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An error occurred while exporting the data.</w:t>
            </w:r>
          </w:p>
        </w:tc>
      </w:tr>
      <w:tr w:rsidR="00F565D1" w:rsidRPr="00AD2C1D" w:rsidTr="00E918A4">
        <w:tc>
          <w:tcPr>
            <w:cnfStyle w:val="001000000000"/>
            <w:tcW w:w="9576" w:type="dxa"/>
            <w:gridSpan w:val="3"/>
          </w:tcPr>
          <w:p w:rsidR="00F565D1" w:rsidRPr="00AD2C1D" w:rsidRDefault="00F565D1" w:rsidP="00E918A4">
            <w:pPr>
              <w:rPr>
                <w:rFonts w:asciiTheme="minorHAnsi" w:hAnsiTheme="minorHAnsi"/>
              </w:rPr>
            </w:pPr>
            <w:r w:rsidRPr="00AD2C1D">
              <w:rPr>
                <w:rFonts w:asciiTheme="minorHAnsi" w:hAnsiTheme="minorHAnsi"/>
              </w:rPr>
              <w:t>Course of Events</w:t>
            </w:r>
          </w:p>
        </w:tc>
      </w:tr>
      <w:tr w:rsidR="00F565D1" w:rsidRPr="00AD2C1D" w:rsidTr="00E918A4">
        <w:trPr>
          <w:cnfStyle w:val="000000100000"/>
        </w:trPr>
        <w:tc>
          <w:tcPr>
            <w:cnfStyle w:val="001000000000"/>
            <w:tcW w:w="4788" w:type="dxa"/>
            <w:gridSpan w:val="2"/>
          </w:tcPr>
          <w:p w:rsidR="00F565D1" w:rsidRPr="00AD2C1D" w:rsidRDefault="00F565D1" w:rsidP="00E918A4">
            <w:pPr>
              <w:rPr>
                <w:rFonts w:asciiTheme="minorHAnsi" w:hAnsiTheme="minorHAnsi"/>
              </w:rPr>
            </w:pPr>
            <w:r w:rsidRPr="00AD2C1D">
              <w:rPr>
                <w:rFonts w:asciiTheme="minorHAnsi" w:hAnsiTheme="minorHAnsi"/>
              </w:rPr>
              <w:t>Actor Actions</w:t>
            </w:r>
          </w:p>
        </w:tc>
        <w:tc>
          <w:tcPr>
            <w:tcW w:w="4788" w:type="dxa"/>
          </w:tcPr>
          <w:p w:rsidR="00F565D1" w:rsidRPr="00AD2C1D" w:rsidRDefault="00F565D1" w:rsidP="00E918A4">
            <w:pPr>
              <w:cnfStyle w:val="000000100000"/>
              <w:rPr>
                <w:rFonts w:asciiTheme="minorHAnsi" w:hAnsiTheme="minorHAnsi"/>
                <w:b/>
              </w:rPr>
            </w:pPr>
            <w:r w:rsidRPr="00AD2C1D">
              <w:rPr>
                <w:rFonts w:asciiTheme="minorHAnsi" w:hAnsiTheme="minorHAnsi"/>
                <w:b/>
              </w:rPr>
              <w:t>System Response</w:t>
            </w:r>
          </w:p>
        </w:tc>
      </w:tr>
      <w:tr w:rsidR="00F565D1" w:rsidRPr="00AD2C1D" w:rsidTr="00E918A4">
        <w:tc>
          <w:tcPr>
            <w:cnfStyle w:val="001000000000"/>
            <w:tcW w:w="4788" w:type="dxa"/>
            <w:gridSpan w:val="2"/>
          </w:tcPr>
          <w:p w:rsidR="00F565D1" w:rsidRPr="007A50E9" w:rsidRDefault="00F565D1" w:rsidP="006C0EF4">
            <w:pPr>
              <w:rPr>
                <w:rFonts w:asciiTheme="minorHAnsi" w:hAnsiTheme="minorHAnsi"/>
                <w:b w:val="0"/>
              </w:rPr>
            </w:pPr>
            <w:r>
              <w:rPr>
                <w:rFonts w:asciiTheme="minorHAnsi" w:hAnsiTheme="minorHAnsi"/>
                <w:b w:val="0"/>
              </w:rPr>
              <w:t>1. The patient selects the “Export Data” option from the menu.</w:t>
            </w:r>
          </w:p>
        </w:tc>
        <w:tc>
          <w:tcPr>
            <w:tcW w:w="4788" w:type="dxa"/>
          </w:tcPr>
          <w:p w:rsidR="00F565D1" w:rsidRPr="00AD2C1D" w:rsidRDefault="00F565D1" w:rsidP="00E918A4">
            <w:pPr>
              <w:cnfStyle w:val="000000000000"/>
              <w:rPr>
                <w:rFonts w:asciiTheme="minorHAnsi" w:hAnsiTheme="minorHAnsi"/>
              </w:rPr>
            </w:pPr>
          </w:p>
        </w:tc>
      </w:tr>
      <w:tr w:rsidR="00F565D1" w:rsidRPr="00AD2C1D" w:rsidTr="00E918A4">
        <w:trPr>
          <w:cnfStyle w:val="000000100000"/>
        </w:trPr>
        <w:tc>
          <w:tcPr>
            <w:cnfStyle w:val="001000000000"/>
            <w:tcW w:w="4788" w:type="dxa"/>
            <w:gridSpan w:val="2"/>
          </w:tcPr>
          <w:p w:rsidR="00F565D1" w:rsidRDefault="00F565D1" w:rsidP="00E918A4">
            <w:pPr>
              <w:rPr>
                <w:rFonts w:asciiTheme="minorHAnsi" w:hAnsiTheme="minorHAnsi"/>
                <w:b w:val="0"/>
              </w:rPr>
            </w:pPr>
          </w:p>
        </w:tc>
        <w:tc>
          <w:tcPr>
            <w:tcW w:w="4788" w:type="dxa"/>
          </w:tcPr>
          <w:p w:rsidR="00F565D1" w:rsidRDefault="00F565D1" w:rsidP="00E918A4">
            <w:pPr>
              <w:cnfStyle w:val="000000100000"/>
              <w:rPr>
                <w:rFonts w:asciiTheme="minorHAnsi" w:hAnsiTheme="minorHAnsi"/>
              </w:rPr>
            </w:pPr>
            <w:r>
              <w:rPr>
                <w:rFonts w:asciiTheme="minorHAnsi" w:hAnsiTheme="minorHAnsi"/>
              </w:rPr>
              <w:t>2. The system displays a list of date and times for which to export the data for.</w:t>
            </w:r>
          </w:p>
        </w:tc>
      </w:tr>
      <w:tr w:rsidR="00F565D1" w:rsidRPr="00AD2C1D" w:rsidTr="00E918A4">
        <w:tc>
          <w:tcPr>
            <w:cnfStyle w:val="001000000000"/>
            <w:tcW w:w="4788" w:type="dxa"/>
            <w:gridSpan w:val="2"/>
          </w:tcPr>
          <w:p w:rsidR="00F565D1" w:rsidRDefault="00F565D1" w:rsidP="006C0EF4">
            <w:pPr>
              <w:rPr>
                <w:rFonts w:asciiTheme="minorHAnsi" w:hAnsiTheme="minorHAnsi"/>
                <w:b w:val="0"/>
              </w:rPr>
            </w:pPr>
            <w:r>
              <w:rPr>
                <w:rFonts w:asciiTheme="minorHAnsi" w:hAnsiTheme="minorHAnsi"/>
                <w:b w:val="0"/>
              </w:rPr>
              <w:t>3. The patient selects the desired data uploads to export.</w:t>
            </w:r>
          </w:p>
        </w:tc>
        <w:tc>
          <w:tcPr>
            <w:tcW w:w="4788" w:type="dxa"/>
          </w:tcPr>
          <w:p w:rsidR="00F565D1" w:rsidRDefault="00F565D1" w:rsidP="00E918A4">
            <w:pPr>
              <w:cnfStyle w:val="000000000000"/>
              <w:rPr>
                <w:rFonts w:asciiTheme="minorHAnsi" w:hAnsiTheme="minorHAnsi"/>
              </w:rPr>
            </w:pPr>
          </w:p>
        </w:tc>
      </w:tr>
      <w:tr w:rsidR="00F565D1" w:rsidRPr="00AD2C1D" w:rsidTr="00E918A4">
        <w:trPr>
          <w:cnfStyle w:val="000000100000"/>
        </w:trPr>
        <w:tc>
          <w:tcPr>
            <w:cnfStyle w:val="001000000000"/>
            <w:tcW w:w="4788" w:type="dxa"/>
            <w:gridSpan w:val="2"/>
          </w:tcPr>
          <w:p w:rsidR="00F565D1" w:rsidRDefault="00F565D1" w:rsidP="00E918A4">
            <w:pPr>
              <w:rPr>
                <w:rFonts w:asciiTheme="minorHAnsi" w:hAnsiTheme="minorHAnsi"/>
                <w:b w:val="0"/>
              </w:rPr>
            </w:pPr>
          </w:p>
        </w:tc>
        <w:tc>
          <w:tcPr>
            <w:tcW w:w="4788" w:type="dxa"/>
          </w:tcPr>
          <w:p w:rsidR="00F565D1" w:rsidRDefault="00F565D1" w:rsidP="00E918A4">
            <w:pPr>
              <w:cnfStyle w:val="000000100000"/>
              <w:rPr>
                <w:rFonts w:asciiTheme="minorHAnsi" w:hAnsiTheme="minorHAnsi"/>
              </w:rPr>
            </w:pPr>
            <w:r>
              <w:rPr>
                <w:rFonts w:asciiTheme="minorHAnsi" w:hAnsiTheme="minorHAnsi"/>
              </w:rPr>
              <w:t>4. The system generates a comma-separated values (csv) file containing the desired data and allows the physician to download it.</w:t>
            </w:r>
          </w:p>
        </w:tc>
      </w:tr>
    </w:tbl>
    <w:p w:rsidR="00F565D1" w:rsidRDefault="00F565D1" w:rsidP="007A50E9"/>
    <w:tbl>
      <w:tblPr>
        <w:tblStyle w:val="GridTable4-Accent11"/>
        <w:tblW w:w="0" w:type="auto"/>
        <w:tblLook w:val="04A0"/>
      </w:tblPr>
      <w:tblGrid>
        <w:gridCol w:w="2358"/>
        <w:gridCol w:w="2430"/>
        <w:gridCol w:w="4788"/>
      </w:tblGrid>
      <w:tr w:rsidR="000748E6" w:rsidRPr="00AD2C1D" w:rsidTr="00F47ADA">
        <w:trPr>
          <w:cnfStyle w:val="1000000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F47ADA">
            <w:pPr>
              <w:cnfStyle w:val="100000000000"/>
              <w:rPr>
                <w:rFonts w:asciiTheme="minorHAnsi" w:hAnsiTheme="minorHAnsi"/>
              </w:rPr>
            </w:pPr>
            <w:bookmarkStart w:id="536" w:name="uc019"/>
            <w:r>
              <w:rPr>
                <w:rFonts w:asciiTheme="minorHAnsi" w:hAnsiTheme="minorHAnsi"/>
              </w:rPr>
              <w:t>UC_0</w:t>
            </w:r>
            <w:r w:rsidR="004A6020">
              <w:rPr>
                <w:rFonts w:asciiTheme="minorHAnsi" w:hAnsiTheme="minorHAnsi"/>
              </w:rPr>
              <w:t>19</w:t>
            </w:r>
            <w:bookmarkEnd w:id="536"/>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DA18AD" w:rsidP="00DA18AD">
            <w:pPr>
              <w:cnfStyle w:val="000000100000"/>
              <w:rPr>
                <w:rFonts w:asciiTheme="minorHAnsi" w:hAnsiTheme="minorHAnsi"/>
              </w:rPr>
            </w:pPr>
            <w:r>
              <w:rPr>
                <w:rFonts w:asciiTheme="minorHAnsi" w:hAnsiTheme="minorHAnsi"/>
              </w:rPr>
              <w:t>Create Patient Account</w:t>
            </w:r>
          </w:p>
        </w:tc>
      </w:tr>
      <w:tr w:rsidR="000748E6" w:rsidRPr="00AD2C1D" w:rsidTr="00F47ADA">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F47ADA">
            <w:pPr>
              <w:cnfStyle w:val="000000000000"/>
              <w:rPr>
                <w:rFonts w:asciiTheme="minorHAnsi" w:hAnsiTheme="minorHAnsi"/>
              </w:rPr>
            </w:pPr>
            <w:r>
              <w:rPr>
                <w:rFonts w:asciiTheme="minorHAnsi" w:hAnsiTheme="minorHAnsi"/>
              </w:rPr>
              <w:t>Physician</w:t>
            </w:r>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F47ADA">
            <w:pPr>
              <w:cnfStyle w:val="000000100000"/>
              <w:rPr>
                <w:rFonts w:asciiTheme="minorHAnsi" w:hAnsiTheme="minorHAnsi"/>
              </w:rPr>
            </w:pPr>
            <w:r>
              <w:rPr>
                <w:rFonts w:asciiTheme="minorHAnsi" w:hAnsiTheme="minorHAnsi"/>
              </w:rPr>
              <w:t>The physician adds a patient to the system.</w:t>
            </w:r>
          </w:p>
        </w:tc>
      </w:tr>
      <w:tr w:rsidR="000748E6" w:rsidRPr="00AD2C1D" w:rsidTr="00F47ADA">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F47ADA">
            <w:pPr>
              <w:cnfStyle w:val="000000000000"/>
              <w:rPr>
                <w:rFonts w:asciiTheme="minorHAnsi" w:hAnsiTheme="minorHAnsi"/>
              </w:rPr>
            </w:pPr>
            <w:r>
              <w:rPr>
                <w:rFonts w:asciiTheme="minorHAnsi" w:hAnsiTheme="minorHAnsi"/>
              </w:rPr>
              <w:t>The physician needs to be able to add patients to the system.</w:t>
            </w:r>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F47ADA">
            <w:pPr>
              <w:cnfStyle w:val="00000010000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rsidR="000748E6" w:rsidRPr="00AD2C1D" w:rsidRDefault="004A6020" w:rsidP="00F47ADA">
            <w:pPr>
              <w:cnfStyle w:val="000000000000"/>
              <w:rPr>
                <w:rFonts w:asciiTheme="minorHAnsi" w:hAnsiTheme="minorHAnsi"/>
              </w:rPr>
            </w:pPr>
            <w:r>
              <w:rPr>
                <w:rFonts w:asciiTheme="minorHAnsi" w:hAnsiTheme="minorHAnsi"/>
              </w:rPr>
              <w:t>The physician is logged in.</w:t>
            </w:r>
          </w:p>
        </w:tc>
      </w:tr>
      <w:tr w:rsidR="000748E6" w:rsidRPr="00AD2C1D" w:rsidTr="00F47ADA">
        <w:trPr>
          <w:cnfStyle w:val="000000100000"/>
        </w:trPr>
        <w:tc>
          <w:tcPr>
            <w:cnfStyle w:val="001000000000"/>
            <w:tcW w:w="2358" w:type="dxa"/>
          </w:tcPr>
          <w:p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F47ADA">
            <w:pPr>
              <w:cnfStyle w:val="000000100000"/>
              <w:rPr>
                <w:rFonts w:asciiTheme="minorHAnsi" w:hAnsiTheme="minorHAnsi"/>
              </w:rPr>
            </w:pPr>
            <w:r w:rsidRPr="007A50E9">
              <w:rPr>
                <w:rFonts w:asciiTheme="minorHAnsi" w:hAnsiTheme="minorHAnsi"/>
                <w:b/>
              </w:rPr>
              <w:t>PASS:</w:t>
            </w:r>
            <w:r w:rsidR="004A6020">
              <w:rPr>
                <w:rFonts w:asciiTheme="minorHAnsi" w:hAnsiTheme="minorHAnsi"/>
              </w:rPr>
              <w:t xml:space="preserve"> The patient account was created successfully.</w:t>
            </w:r>
          </w:p>
          <w:p w:rsidR="000748E6" w:rsidRPr="004A6020" w:rsidRDefault="000748E6" w:rsidP="00F47ADA">
            <w:pPr>
              <w:cnfStyle w:val="00000010000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The patient account failed to create.</w:t>
            </w:r>
          </w:p>
        </w:tc>
      </w:tr>
      <w:tr w:rsidR="000748E6" w:rsidRPr="00AD2C1D" w:rsidTr="00F47ADA">
        <w:tc>
          <w:tcPr>
            <w:cnfStyle w:val="001000000000"/>
            <w:tcW w:w="9576" w:type="dxa"/>
            <w:gridSpan w:val="3"/>
          </w:tcPr>
          <w:p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rsidTr="00F47ADA">
        <w:trPr>
          <w:cnfStyle w:val="000000100000"/>
        </w:trPr>
        <w:tc>
          <w:tcPr>
            <w:cnfStyle w:val="001000000000"/>
            <w:tcW w:w="4788" w:type="dxa"/>
            <w:gridSpan w:val="2"/>
          </w:tcPr>
          <w:p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F47ADA">
            <w:pPr>
              <w:cnfStyle w:val="00000010000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tcW w:w="4788" w:type="dxa"/>
            <w:gridSpan w:val="2"/>
          </w:tcPr>
          <w:p w:rsidR="000748E6" w:rsidRPr="007A50E9" w:rsidRDefault="00974A60" w:rsidP="00F47ADA">
            <w:pPr>
              <w:rPr>
                <w:rFonts w:asciiTheme="minorHAnsi" w:hAnsiTheme="minorHAnsi"/>
                <w:b w:val="0"/>
              </w:rPr>
            </w:pPr>
            <w:r>
              <w:rPr>
                <w:rFonts w:asciiTheme="minorHAnsi" w:hAnsiTheme="minorHAnsi"/>
                <w:b w:val="0"/>
              </w:rPr>
              <w:t>1. The physician selects the “Add Patient” option from the menu.</w:t>
            </w:r>
          </w:p>
        </w:tc>
        <w:tc>
          <w:tcPr>
            <w:tcW w:w="4788" w:type="dxa"/>
          </w:tcPr>
          <w:p w:rsidR="000748E6" w:rsidRPr="00AD2C1D" w:rsidRDefault="000748E6" w:rsidP="00F47ADA">
            <w:pPr>
              <w:cnfStyle w:val="000000000000"/>
              <w:rPr>
                <w:rFonts w:asciiTheme="minorHAnsi" w:hAnsiTheme="minorHAnsi"/>
              </w:rPr>
            </w:pPr>
          </w:p>
        </w:tc>
      </w:tr>
      <w:tr w:rsidR="000748E6" w:rsidRPr="00AD2C1D" w:rsidTr="00F47ADA">
        <w:trPr>
          <w:cnfStyle w:val="000000100000"/>
        </w:trPr>
        <w:tc>
          <w:tcPr>
            <w:cnfStyle w:val="001000000000"/>
            <w:tcW w:w="4788" w:type="dxa"/>
            <w:gridSpan w:val="2"/>
          </w:tcPr>
          <w:p w:rsidR="000748E6" w:rsidRDefault="000748E6" w:rsidP="00F47ADA">
            <w:pPr>
              <w:rPr>
                <w:rFonts w:asciiTheme="minorHAnsi" w:hAnsiTheme="minorHAnsi"/>
              </w:rPr>
            </w:pPr>
          </w:p>
        </w:tc>
        <w:tc>
          <w:tcPr>
            <w:tcW w:w="4788" w:type="dxa"/>
          </w:tcPr>
          <w:p w:rsidR="000748E6" w:rsidRPr="00AD2C1D" w:rsidRDefault="00974A60" w:rsidP="00F47ADA">
            <w:pPr>
              <w:cnfStyle w:val="000000100000"/>
              <w:rPr>
                <w:rFonts w:asciiTheme="minorHAnsi" w:hAnsiTheme="minorHAnsi"/>
              </w:rPr>
            </w:pPr>
            <w:r>
              <w:rPr>
                <w:rFonts w:asciiTheme="minorHAnsi" w:hAnsiTheme="minorHAnsi"/>
              </w:rPr>
              <w:t xml:space="preserve">2. The system displays the </w:t>
            </w:r>
            <w:r w:rsidR="00AB5E44">
              <w:rPr>
                <w:rFonts w:asciiTheme="minorHAnsi" w:hAnsiTheme="minorHAnsi"/>
              </w:rPr>
              <w:t>form to create a patient.</w:t>
            </w:r>
          </w:p>
        </w:tc>
      </w:tr>
      <w:tr w:rsidR="00AB5E44" w:rsidRPr="00AD2C1D" w:rsidTr="00F47ADA">
        <w:tc>
          <w:tcPr>
            <w:cnfStyle w:val="001000000000"/>
            <w:tcW w:w="4788" w:type="dxa"/>
            <w:gridSpan w:val="2"/>
          </w:tcPr>
          <w:p w:rsidR="00AB5E44" w:rsidRPr="00DA18AD" w:rsidRDefault="00AB5E44" w:rsidP="00F47ADA">
            <w:pPr>
              <w:rPr>
                <w:rFonts w:asciiTheme="minorHAnsi" w:hAnsiTheme="minorHAnsi"/>
                <w:b w:val="0"/>
              </w:rPr>
            </w:pPr>
            <w:r>
              <w:rPr>
                <w:rFonts w:asciiTheme="minorHAnsi" w:hAnsiTheme="minorHAnsi"/>
                <w:b w:val="0"/>
              </w:rPr>
              <w:t>3. The physician fills in the create user form and clicks on the submit button.</w:t>
            </w:r>
          </w:p>
        </w:tc>
        <w:tc>
          <w:tcPr>
            <w:tcW w:w="4788" w:type="dxa"/>
          </w:tcPr>
          <w:p w:rsidR="00AB5E44" w:rsidRDefault="00AB5E44" w:rsidP="00F47ADA">
            <w:pPr>
              <w:cnfStyle w:val="000000000000"/>
              <w:rPr>
                <w:rFonts w:asciiTheme="minorHAnsi" w:hAnsiTheme="minorHAnsi"/>
              </w:rPr>
            </w:pPr>
          </w:p>
        </w:tc>
      </w:tr>
      <w:tr w:rsidR="00AB5E44" w:rsidRPr="00AD2C1D" w:rsidTr="00F47ADA">
        <w:trPr>
          <w:cnfStyle w:val="000000100000"/>
        </w:trPr>
        <w:tc>
          <w:tcPr>
            <w:cnfStyle w:val="001000000000"/>
            <w:tcW w:w="4788" w:type="dxa"/>
            <w:gridSpan w:val="2"/>
          </w:tcPr>
          <w:p w:rsidR="00AB5E44" w:rsidRDefault="00AB5E44" w:rsidP="00F47ADA">
            <w:pPr>
              <w:rPr>
                <w:rFonts w:asciiTheme="minorHAnsi" w:hAnsiTheme="minorHAnsi"/>
                <w:b w:val="0"/>
              </w:rPr>
            </w:pPr>
          </w:p>
        </w:tc>
        <w:tc>
          <w:tcPr>
            <w:tcW w:w="4788" w:type="dxa"/>
          </w:tcPr>
          <w:p w:rsidR="00AB5E44" w:rsidRDefault="00AB5E44" w:rsidP="00F47ADA">
            <w:pPr>
              <w:cnfStyle w:val="000000100000"/>
              <w:rPr>
                <w:rFonts w:asciiTheme="minorHAnsi" w:hAnsiTheme="minorHAnsi"/>
              </w:rPr>
            </w:pPr>
            <w:r>
              <w:rPr>
                <w:rFonts w:asciiTheme="minorHAnsi" w:hAnsiTheme="minorHAnsi"/>
              </w:rPr>
              <w:t>4. The system displays if the user was created successfully or not.  The system should also display the temporary password for the user and the user ID.</w:t>
            </w:r>
          </w:p>
        </w:tc>
      </w:tr>
      <w:tr w:rsidR="00AB5E44" w:rsidRPr="00AD2C1D" w:rsidTr="00F47ADA">
        <w:tc>
          <w:tcPr>
            <w:cnfStyle w:val="001000000000"/>
            <w:tcW w:w="4788" w:type="dxa"/>
            <w:gridSpan w:val="2"/>
          </w:tcPr>
          <w:p w:rsidR="00AB5E44" w:rsidRDefault="00AB5E44">
            <w:pPr>
              <w:rPr>
                <w:rFonts w:asciiTheme="minorHAnsi" w:hAnsiTheme="minorHAnsi"/>
                <w:b w:val="0"/>
              </w:rPr>
            </w:pPr>
            <w:r>
              <w:rPr>
                <w:rFonts w:asciiTheme="minorHAnsi" w:hAnsiTheme="minorHAnsi"/>
                <w:b w:val="0"/>
              </w:rPr>
              <w:t>5. The physician records the generated user ID for the associated patient and the patient’s real identity in an external area.</w:t>
            </w:r>
          </w:p>
        </w:tc>
        <w:tc>
          <w:tcPr>
            <w:tcW w:w="4788" w:type="dxa"/>
          </w:tcPr>
          <w:p w:rsidR="00AB5E44" w:rsidRDefault="00AB5E44" w:rsidP="00F47ADA">
            <w:pPr>
              <w:cnfStyle w:val="000000000000"/>
              <w:rPr>
                <w:rFonts w:asciiTheme="minorHAnsi" w:hAnsiTheme="minorHAnsi"/>
              </w:rPr>
            </w:pPr>
          </w:p>
        </w:tc>
      </w:tr>
    </w:tbl>
    <w:p w:rsidR="00873CCE" w:rsidRDefault="00873CCE">
      <w:pPr>
        <w:rPr>
          <w:rFonts w:asciiTheme="majorHAnsi" w:eastAsiaTheme="majorEastAsia" w:hAnsiTheme="majorHAnsi" w:cstheme="majorBidi"/>
          <w:b/>
          <w:bCs/>
          <w:color w:val="365F91" w:themeColor="accent1" w:themeShade="BF"/>
          <w:sz w:val="32"/>
          <w:szCs w:val="28"/>
        </w:rPr>
      </w:pPr>
    </w:p>
    <w:tbl>
      <w:tblPr>
        <w:tblStyle w:val="GridTable4-Accent11"/>
        <w:tblW w:w="0" w:type="auto"/>
        <w:tblLook w:val="04A0"/>
      </w:tblPr>
      <w:tblGrid>
        <w:gridCol w:w="2358"/>
        <w:gridCol w:w="2430"/>
        <w:gridCol w:w="4788"/>
      </w:tblGrid>
      <w:tr w:rsidR="00873CCE" w:rsidRPr="00AD2C1D" w:rsidTr="00E918A4">
        <w:trPr>
          <w:cnfStyle w:val="100000000000"/>
        </w:trPr>
        <w:tc>
          <w:tcPr>
            <w:cnfStyle w:val="001000000000"/>
            <w:tcW w:w="2358" w:type="dxa"/>
          </w:tcPr>
          <w:p w:rsidR="00873CCE" w:rsidRPr="00AD2C1D" w:rsidRDefault="00873CCE" w:rsidP="00E918A4">
            <w:pPr>
              <w:rPr>
                <w:rFonts w:asciiTheme="minorHAnsi" w:hAnsiTheme="minorHAnsi"/>
              </w:rPr>
            </w:pPr>
            <w:r w:rsidRPr="00AD2C1D">
              <w:rPr>
                <w:rFonts w:asciiTheme="minorHAnsi" w:hAnsiTheme="minorHAnsi"/>
              </w:rPr>
              <w:t>Use Case ID</w:t>
            </w:r>
          </w:p>
        </w:tc>
        <w:tc>
          <w:tcPr>
            <w:tcW w:w="7218" w:type="dxa"/>
            <w:gridSpan w:val="2"/>
          </w:tcPr>
          <w:p w:rsidR="00873CCE" w:rsidRPr="00AD2C1D" w:rsidRDefault="00873CCE" w:rsidP="00E918A4">
            <w:pPr>
              <w:cnfStyle w:val="100000000000"/>
              <w:rPr>
                <w:rFonts w:asciiTheme="minorHAnsi" w:hAnsiTheme="minorHAnsi"/>
              </w:rPr>
            </w:pPr>
            <w:bookmarkStart w:id="537" w:name="uc020"/>
            <w:r>
              <w:rPr>
                <w:rFonts w:asciiTheme="minorHAnsi" w:hAnsiTheme="minorHAnsi"/>
              </w:rPr>
              <w:t>UC_020</w:t>
            </w:r>
            <w:bookmarkEnd w:id="537"/>
          </w:p>
        </w:tc>
      </w:tr>
      <w:tr w:rsidR="00873CCE" w:rsidRPr="00AD2C1D" w:rsidTr="00E918A4">
        <w:trPr>
          <w:cnfStyle w:val="000000100000"/>
        </w:trPr>
        <w:tc>
          <w:tcPr>
            <w:cnfStyle w:val="001000000000"/>
            <w:tcW w:w="2358" w:type="dxa"/>
          </w:tcPr>
          <w:p w:rsidR="00873CCE" w:rsidRPr="00AD2C1D" w:rsidRDefault="00873CCE" w:rsidP="00E918A4">
            <w:pPr>
              <w:rPr>
                <w:rFonts w:asciiTheme="minorHAnsi" w:hAnsiTheme="minorHAnsi"/>
              </w:rPr>
            </w:pPr>
            <w:r w:rsidRPr="00AD2C1D">
              <w:rPr>
                <w:rFonts w:asciiTheme="minorHAnsi" w:hAnsiTheme="minorHAnsi"/>
              </w:rPr>
              <w:t>Use Case Name</w:t>
            </w:r>
          </w:p>
        </w:tc>
        <w:tc>
          <w:tcPr>
            <w:tcW w:w="7218" w:type="dxa"/>
            <w:gridSpan w:val="2"/>
          </w:tcPr>
          <w:p w:rsidR="00873CCE" w:rsidRPr="00AD2C1D" w:rsidRDefault="00873CCE" w:rsidP="00E918A4">
            <w:pPr>
              <w:cnfStyle w:val="000000100000"/>
              <w:rPr>
                <w:rFonts w:asciiTheme="minorHAnsi" w:hAnsiTheme="minorHAnsi"/>
              </w:rPr>
            </w:pPr>
            <w:r>
              <w:rPr>
                <w:rFonts w:asciiTheme="minorHAnsi" w:hAnsiTheme="minorHAnsi"/>
              </w:rPr>
              <w:t>Delete Patient Account</w:t>
            </w:r>
          </w:p>
        </w:tc>
      </w:tr>
      <w:tr w:rsidR="00873CCE" w:rsidRPr="00AD2C1D" w:rsidTr="00E918A4">
        <w:tc>
          <w:tcPr>
            <w:cnfStyle w:val="001000000000"/>
            <w:tcW w:w="2358" w:type="dxa"/>
          </w:tcPr>
          <w:p w:rsidR="00873CCE" w:rsidRPr="00AD2C1D" w:rsidRDefault="00873CCE" w:rsidP="00E918A4">
            <w:pPr>
              <w:rPr>
                <w:rFonts w:asciiTheme="minorHAnsi" w:hAnsiTheme="minorHAnsi"/>
              </w:rPr>
            </w:pPr>
            <w:r w:rsidRPr="00AD2C1D">
              <w:rPr>
                <w:rFonts w:asciiTheme="minorHAnsi" w:hAnsiTheme="minorHAnsi"/>
              </w:rPr>
              <w:t>Actor(s)</w:t>
            </w:r>
          </w:p>
        </w:tc>
        <w:tc>
          <w:tcPr>
            <w:tcW w:w="7218" w:type="dxa"/>
            <w:gridSpan w:val="2"/>
          </w:tcPr>
          <w:p w:rsidR="00873CCE" w:rsidRPr="00AD2C1D" w:rsidRDefault="00873CCE" w:rsidP="00E918A4">
            <w:pPr>
              <w:cnfStyle w:val="000000000000"/>
              <w:rPr>
                <w:rFonts w:asciiTheme="minorHAnsi" w:hAnsiTheme="minorHAnsi"/>
              </w:rPr>
            </w:pPr>
            <w:r>
              <w:rPr>
                <w:rFonts w:asciiTheme="minorHAnsi" w:hAnsiTheme="minorHAnsi"/>
              </w:rPr>
              <w:t>Physician</w:t>
            </w:r>
          </w:p>
        </w:tc>
      </w:tr>
      <w:tr w:rsidR="00873CCE" w:rsidRPr="00AD2C1D" w:rsidTr="00E918A4">
        <w:trPr>
          <w:cnfStyle w:val="000000100000"/>
        </w:trPr>
        <w:tc>
          <w:tcPr>
            <w:cnfStyle w:val="001000000000"/>
            <w:tcW w:w="2358" w:type="dxa"/>
          </w:tcPr>
          <w:p w:rsidR="00873CCE" w:rsidRPr="00AD2C1D" w:rsidRDefault="00873CCE" w:rsidP="00E918A4">
            <w:pPr>
              <w:rPr>
                <w:rFonts w:asciiTheme="minorHAnsi" w:hAnsiTheme="minorHAnsi"/>
              </w:rPr>
            </w:pPr>
            <w:r w:rsidRPr="00AD2C1D">
              <w:rPr>
                <w:rFonts w:asciiTheme="minorHAnsi" w:hAnsiTheme="minorHAnsi"/>
              </w:rPr>
              <w:t>Purpose</w:t>
            </w:r>
          </w:p>
        </w:tc>
        <w:tc>
          <w:tcPr>
            <w:tcW w:w="7218" w:type="dxa"/>
            <w:gridSpan w:val="2"/>
          </w:tcPr>
          <w:p w:rsidR="00873CCE" w:rsidRPr="00AD2C1D" w:rsidRDefault="00873CCE" w:rsidP="006C0EF4">
            <w:pPr>
              <w:cnfStyle w:val="000000100000"/>
              <w:rPr>
                <w:rFonts w:asciiTheme="minorHAnsi" w:hAnsiTheme="minorHAnsi"/>
              </w:rPr>
            </w:pPr>
            <w:r>
              <w:rPr>
                <w:rFonts w:asciiTheme="minorHAnsi" w:hAnsiTheme="minorHAnsi"/>
              </w:rPr>
              <w:t>The physician deletes a patient from the system.</w:t>
            </w:r>
          </w:p>
        </w:tc>
      </w:tr>
      <w:tr w:rsidR="00873CCE" w:rsidRPr="00AD2C1D" w:rsidTr="00E918A4">
        <w:tc>
          <w:tcPr>
            <w:cnfStyle w:val="001000000000"/>
            <w:tcW w:w="2358" w:type="dxa"/>
          </w:tcPr>
          <w:p w:rsidR="00873CCE" w:rsidRPr="00AD2C1D" w:rsidRDefault="00873CCE" w:rsidP="00E918A4">
            <w:pPr>
              <w:rPr>
                <w:rFonts w:asciiTheme="minorHAnsi" w:hAnsiTheme="minorHAnsi"/>
              </w:rPr>
            </w:pPr>
            <w:r w:rsidRPr="00AD2C1D">
              <w:rPr>
                <w:rFonts w:asciiTheme="minorHAnsi" w:hAnsiTheme="minorHAnsi"/>
              </w:rPr>
              <w:t>Overview</w:t>
            </w:r>
          </w:p>
        </w:tc>
        <w:tc>
          <w:tcPr>
            <w:tcW w:w="7218" w:type="dxa"/>
            <w:gridSpan w:val="2"/>
          </w:tcPr>
          <w:p w:rsidR="00873CCE" w:rsidRPr="00AD2C1D" w:rsidRDefault="00873CCE" w:rsidP="006C0EF4">
            <w:pPr>
              <w:cnfStyle w:val="000000000000"/>
              <w:rPr>
                <w:rFonts w:asciiTheme="minorHAnsi" w:hAnsiTheme="minorHAnsi"/>
              </w:rPr>
            </w:pPr>
            <w:r>
              <w:rPr>
                <w:rFonts w:asciiTheme="minorHAnsi" w:hAnsiTheme="minorHAnsi"/>
              </w:rPr>
              <w:t>The physician needs to be able to delete former patients from the system.</w:t>
            </w:r>
          </w:p>
        </w:tc>
      </w:tr>
      <w:tr w:rsidR="00873CCE" w:rsidRPr="00AD2C1D" w:rsidTr="00E918A4">
        <w:trPr>
          <w:cnfStyle w:val="000000100000"/>
        </w:trPr>
        <w:tc>
          <w:tcPr>
            <w:cnfStyle w:val="001000000000"/>
            <w:tcW w:w="2358" w:type="dxa"/>
          </w:tcPr>
          <w:p w:rsidR="00873CCE" w:rsidRPr="00AD2C1D" w:rsidRDefault="00873CCE" w:rsidP="00E918A4">
            <w:pPr>
              <w:rPr>
                <w:rFonts w:asciiTheme="minorHAnsi" w:hAnsiTheme="minorHAnsi"/>
              </w:rPr>
            </w:pPr>
            <w:r w:rsidRPr="00AD2C1D">
              <w:rPr>
                <w:rFonts w:asciiTheme="minorHAnsi" w:hAnsiTheme="minorHAnsi"/>
              </w:rPr>
              <w:t>Cross-References</w:t>
            </w:r>
          </w:p>
        </w:tc>
        <w:tc>
          <w:tcPr>
            <w:tcW w:w="7218" w:type="dxa"/>
            <w:gridSpan w:val="2"/>
          </w:tcPr>
          <w:p w:rsidR="00873CCE" w:rsidRPr="00AD2C1D" w:rsidRDefault="00873CCE" w:rsidP="00E918A4">
            <w:pPr>
              <w:cnfStyle w:val="000000100000"/>
              <w:rPr>
                <w:rFonts w:asciiTheme="minorHAnsi" w:hAnsiTheme="minorHAnsi"/>
                <w:i/>
              </w:rPr>
            </w:pPr>
            <w:r w:rsidRPr="00AD2C1D">
              <w:rPr>
                <w:rFonts w:asciiTheme="minorHAnsi" w:hAnsiTheme="minorHAnsi"/>
                <w:i/>
              </w:rPr>
              <w:t>&lt;requirements to be inserted here after finalized&gt;</w:t>
            </w:r>
          </w:p>
        </w:tc>
      </w:tr>
      <w:tr w:rsidR="00873CCE" w:rsidRPr="00AD2C1D" w:rsidTr="00E918A4">
        <w:tc>
          <w:tcPr>
            <w:cnfStyle w:val="001000000000"/>
            <w:tcW w:w="2358" w:type="dxa"/>
          </w:tcPr>
          <w:p w:rsidR="00873CCE" w:rsidRPr="00AD2C1D" w:rsidRDefault="00873CCE" w:rsidP="00E918A4">
            <w:pPr>
              <w:rPr>
                <w:rFonts w:asciiTheme="minorHAnsi" w:hAnsiTheme="minorHAnsi"/>
              </w:rPr>
            </w:pPr>
            <w:r w:rsidRPr="00AD2C1D">
              <w:rPr>
                <w:rFonts w:asciiTheme="minorHAnsi" w:hAnsiTheme="minorHAnsi"/>
              </w:rPr>
              <w:t>Pre-conditions</w:t>
            </w:r>
          </w:p>
        </w:tc>
        <w:tc>
          <w:tcPr>
            <w:tcW w:w="7218" w:type="dxa"/>
            <w:gridSpan w:val="2"/>
          </w:tcPr>
          <w:p w:rsidR="00873CCE" w:rsidRPr="00AD2C1D" w:rsidRDefault="00873CCE" w:rsidP="00E918A4">
            <w:pPr>
              <w:cnfStyle w:val="000000000000"/>
              <w:rPr>
                <w:rFonts w:asciiTheme="minorHAnsi" w:hAnsiTheme="minorHAnsi"/>
              </w:rPr>
            </w:pPr>
            <w:r>
              <w:rPr>
                <w:rFonts w:asciiTheme="minorHAnsi" w:hAnsiTheme="minorHAnsi"/>
              </w:rPr>
              <w:t>The physician is logged in.</w:t>
            </w:r>
          </w:p>
        </w:tc>
      </w:tr>
      <w:tr w:rsidR="00873CCE" w:rsidRPr="00AD2C1D" w:rsidTr="00E918A4">
        <w:trPr>
          <w:cnfStyle w:val="000000100000"/>
        </w:trPr>
        <w:tc>
          <w:tcPr>
            <w:cnfStyle w:val="001000000000"/>
            <w:tcW w:w="2358" w:type="dxa"/>
          </w:tcPr>
          <w:p w:rsidR="00873CCE" w:rsidRPr="00AD2C1D" w:rsidRDefault="00873CCE" w:rsidP="00E918A4">
            <w:pPr>
              <w:rPr>
                <w:rFonts w:asciiTheme="minorHAnsi" w:hAnsiTheme="minorHAnsi"/>
              </w:rPr>
            </w:pPr>
            <w:r w:rsidRPr="00AD2C1D">
              <w:rPr>
                <w:rFonts w:asciiTheme="minorHAnsi" w:hAnsiTheme="minorHAnsi"/>
              </w:rPr>
              <w:t>Post-conditions</w:t>
            </w:r>
          </w:p>
        </w:tc>
        <w:tc>
          <w:tcPr>
            <w:tcW w:w="7218" w:type="dxa"/>
            <w:gridSpan w:val="2"/>
          </w:tcPr>
          <w:p w:rsidR="00873CCE" w:rsidRPr="004A6020" w:rsidRDefault="00873CCE" w:rsidP="00E918A4">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The patient account was deleted successfully.</w:t>
            </w:r>
          </w:p>
          <w:p w:rsidR="00873CCE" w:rsidRPr="004A6020" w:rsidRDefault="00873CCE" w:rsidP="006C0EF4">
            <w:pPr>
              <w:cnfStyle w:val="00000010000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The patient account failed to delete and remains in the system.</w:t>
            </w:r>
          </w:p>
        </w:tc>
      </w:tr>
      <w:tr w:rsidR="00873CCE" w:rsidRPr="00AD2C1D" w:rsidTr="00E918A4">
        <w:tc>
          <w:tcPr>
            <w:cnfStyle w:val="001000000000"/>
            <w:tcW w:w="9576" w:type="dxa"/>
            <w:gridSpan w:val="3"/>
          </w:tcPr>
          <w:p w:rsidR="00873CCE" w:rsidRPr="00AD2C1D" w:rsidRDefault="00873CCE" w:rsidP="00E918A4">
            <w:pPr>
              <w:rPr>
                <w:rFonts w:asciiTheme="minorHAnsi" w:hAnsiTheme="minorHAnsi"/>
              </w:rPr>
            </w:pPr>
            <w:r w:rsidRPr="00AD2C1D">
              <w:rPr>
                <w:rFonts w:asciiTheme="minorHAnsi" w:hAnsiTheme="minorHAnsi"/>
              </w:rPr>
              <w:t>Course of Events</w:t>
            </w:r>
          </w:p>
        </w:tc>
      </w:tr>
      <w:tr w:rsidR="00873CCE" w:rsidRPr="00AD2C1D" w:rsidTr="00E918A4">
        <w:trPr>
          <w:cnfStyle w:val="000000100000"/>
        </w:trPr>
        <w:tc>
          <w:tcPr>
            <w:cnfStyle w:val="001000000000"/>
            <w:tcW w:w="4788" w:type="dxa"/>
            <w:gridSpan w:val="2"/>
          </w:tcPr>
          <w:p w:rsidR="00873CCE" w:rsidRPr="00AD2C1D" w:rsidRDefault="00873CCE" w:rsidP="00E918A4">
            <w:pPr>
              <w:rPr>
                <w:rFonts w:asciiTheme="minorHAnsi" w:hAnsiTheme="minorHAnsi"/>
              </w:rPr>
            </w:pPr>
            <w:r w:rsidRPr="00AD2C1D">
              <w:rPr>
                <w:rFonts w:asciiTheme="minorHAnsi" w:hAnsiTheme="minorHAnsi"/>
              </w:rPr>
              <w:t>Actor Actions</w:t>
            </w:r>
          </w:p>
        </w:tc>
        <w:tc>
          <w:tcPr>
            <w:tcW w:w="4788" w:type="dxa"/>
          </w:tcPr>
          <w:p w:rsidR="00873CCE" w:rsidRPr="00AD2C1D" w:rsidRDefault="00873CCE" w:rsidP="00E918A4">
            <w:pPr>
              <w:cnfStyle w:val="000000100000"/>
              <w:rPr>
                <w:rFonts w:asciiTheme="minorHAnsi" w:hAnsiTheme="minorHAnsi"/>
                <w:b/>
              </w:rPr>
            </w:pPr>
            <w:r w:rsidRPr="00AD2C1D">
              <w:rPr>
                <w:rFonts w:asciiTheme="minorHAnsi" w:hAnsiTheme="minorHAnsi"/>
                <w:b/>
              </w:rPr>
              <w:t>System Response</w:t>
            </w:r>
          </w:p>
        </w:tc>
      </w:tr>
      <w:tr w:rsidR="00873CCE" w:rsidRPr="00AD2C1D" w:rsidTr="00E918A4">
        <w:tc>
          <w:tcPr>
            <w:cnfStyle w:val="001000000000"/>
            <w:tcW w:w="4788" w:type="dxa"/>
            <w:gridSpan w:val="2"/>
          </w:tcPr>
          <w:p w:rsidR="00873CCE" w:rsidRPr="007A50E9" w:rsidRDefault="00873CCE" w:rsidP="006C0EF4">
            <w:pPr>
              <w:rPr>
                <w:rFonts w:asciiTheme="minorHAnsi" w:hAnsiTheme="minorHAnsi"/>
                <w:b w:val="0"/>
              </w:rPr>
            </w:pPr>
            <w:r>
              <w:rPr>
                <w:rFonts w:asciiTheme="minorHAnsi" w:hAnsiTheme="minorHAnsi"/>
                <w:b w:val="0"/>
              </w:rPr>
              <w:t>1. The physician selects the “Delete Patient” option from the menu.</w:t>
            </w:r>
          </w:p>
        </w:tc>
        <w:tc>
          <w:tcPr>
            <w:tcW w:w="4788" w:type="dxa"/>
          </w:tcPr>
          <w:p w:rsidR="00873CCE" w:rsidRPr="00AD2C1D" w:rsidRDefault="00873CCE" w:rsidP="00E918A4">
            <w:pPr>
              <w:cnfStyle w:val="000000000000"/>
              <w:rPr>
                <w:rFonts w:asciiTheme="minorHAnsi" w:hAnsiTheme="minorHAnsi"/>
              </w:rPr>
            </w:pPr>
          </w:p>
        </w:tc>
      </w:tr>
      <w:tr w:rsidR="00873CCE" w:rsidRPr="00AD2C1D" w:rsidTr="00E918A4">
        <w:trPr>
          <w:cnfStyle w:val="000000100000"/>
        </w:trPr>
        <w:tc>
          <w:tcPr>
            <w:cnfStyle w:val="001000000000"/>
            <w:tcW w:w="4788" w:type="dxa"/>
            <w:gridSpan w:val="2"/>
          </w:tcPr>
          <w:p w:rsidR="00873CCE" w:rsidRDefault="00873CCE" w:rsidP="00E918A4">
            <w:pPr>
              <w:rPr>
                <w:rFonts w:asciiTheme="minorHAnsi" w:hAnsiTheme="minorHAnsi"/>
              </w:rPr>
            </w:pPr>
          </w:p>
        </w:tc>
        <w:tc>
          <w:tcPr>
            <w:tcW w:w="4788" w:type="dxa"/>
          </w:tcPr>
          <w:p w:rsidR="00873CCE" w:rsidRPr="00AD2C1D" w:rsidRDefault="00873CCE" w:rsidP="006C0EF4">
            <w:pPr>
              <w:cnfStyle w:val="000000100000"/>
              <w:rPr>
                <w:rFonts w:asciiTheme="minorHAnsi" w:hAnsiTheme="minorHAnsi"/>
              </w:rPr>
            </w:pPr>
            <w:r>
              <w:rPr>
                <w:rFonts w:asciiTheme="minorHAnsi" w:hAnsiTheme="minorHAnsi"/>
              </w:rPr>
              <w:t xml:space="preserve">2. The system displays a list of the </w:t>
            </w:r>
            <w:proofErr w:type="gramStart"/>
            <w:r>
              <w:rPr>
                <w:rFonts w:asciiTheme="minorHAnsi" w:hAnsiTheme="minorHAnsi"/>
              </w:rPr>
              <w:t>physicians</w:t>
            </w:r>
            <w:proofErr w:type="gramEnd"/>
            <w:r>
              <w:rPr>
                <w:rFonts w:asciiTheme="minorHAnsi" w:hAnsiTheme="minorHAnsi"/>
              </w:rPr>
              <w:t xml:space="preserve"> patients.</w:t>
            </w:r>
          </w:p>
        </w:tc>
      </w:tr>
      <w:tr w:rsidR="00873CCE" w:rsidRPr="00AD2C1D" w:rsidTr="00E918A4">
        <w:tc>
          <w:tcPr>
            <w:cnfStyle w:val="001000000000"/>
            <w:tcW w:w="4788" w:type="dxa"/>
            <w:gridSpan w:val="2"/>
          </w:tcPr>
          <w:p w:rsidR="00873CCE" w:rsidRPr="00DA18AD" w:rsidRDefault="00873CCE" w:rsidP="006C0EF4">
            <w:pPr>
              <w:rPr>
                <w:rFonts w:asciiTheme="minorHAnsi" w:hAnsiTheme="minorHAnsi"/>
                <w:b w:val="0"/>
              </w:rPr>
            </w:pPr>
            <w:r>
              <w:rPr>
                <w:rFonts w:asciiTheme="minorHAnsi" w:hAnsiTheme="minorHAnsi"/>
                <w:b w:val="0"/>
              </w:rPr>
              <w:t>3. The physician selects the patient(s) to delete.</w:t>
            </w:r>
          </w:p>
        </w:tc>
        <w:tc>
          <w:tcPr>
            <w:tcW w:w="4788" w:type="dxa"/>
          </w:tcPr>
          <w:p w:rsidR="00873CCE" w:rsidRDefault="00873CCE" w:rsidP="00E918A4">
            <w:pPr>
              <w:cnfStyle w:val="000000000000"/>
              <w:rPr>
                <w:rFonts w:asciiTheme="minorHAnsi" w:hAnsiTheme="minorHAnsi"/>
              </w:rPr>
            </w:pPr>
          </w:p>
        </w:tc>
      </w:tr>
      <w:tr w:rsidR="00873CCE" w:rsidRPr="00AD2C1D" w:rsidTr="00E918A4">
        <w:trPr>
          <w:cnfStyle w:val="000000100000"/>
        </w:trPr>
        <w:tc>
          <w:tcPr>
            <w:cnfStyle w:val="001000000000"/>
            <w:tcW w:w="4788" w:type="dxa"/>
            <w:gridSpan w:val="2"/>
          </w:tcPr>
          <w:p w:rsidR="00873CCE" w:rsidRDefault="00873CCE" w:rsidP="00E918A4">
            <w:pPr>
              <w:rPr>
                <w:rFonts w:asciiTheme="minorHAnsi" w:hAnsiTheme="minorHAnsi"/>
                <w:b w:val="0"/>
              </w:rPr>
            </w:pPr>
          </w:p>
        </w:tc>
        <w:tc>
          <w:tcPr>
            <w:tcW w:w="4788" w:type="dxa"/>
          </w:tcPr>
          <w:p w:rsidR="00873CCE" w:rsidRDefault="00873CCE" w:rsidP="006C0EF4">
            <w:pPr>
              <w:cnfStyle w:val="000000100000"/>
              <w:rPr>
                <w:rFonts w:asciiTheme="minorHAnsi" w:hAnsiTheme="minorHAnsi"/>
              </w:rPr>
            </w:pPr>
            <w:r>
              <w:rPr>
                <w:rFonts w:asciiTheme="minorHAnsi" w:hAnsiTheme="minorHAnsi"/>
              </w:rPr>
              <w:t>4. The system displays a model dialog asking the physician to confirm that he or she wishes to delete the patient(s).</w:t>
            </w:r>
          </w:p>
        </w:tc>
      </w:tr>
      <w:tr w:rsidR="00873CCE" w:rsidRPr="00AD2C1D" w:rsidTr="00E918A4">
        <w:tc>
          <w:tcPr>
            <w:cnfStyle w:val="001000000000"/>
            <w:tcW w:w="4788" w:type="dxa"/>
            <w:gridSpan w:val="2"/>
          </w:tcPr>
          <w:p w:rsidR="00873CCE" w:rsidRDefault="00873CCE" w:rsidP="006C0EF4">
            <w:pPr>
              <w:rPr>
                <w:rFonts w:asciiTheme="minorHAnsi" w:hAnsiTheme="minorHAnsi"/>
                <w:b w:val="0"/>
              </w:rPr>
            </w:pPr>
            <w:r>
              <w:rPr>
                <w:rFonts w:asciiTheme="minorHAnsi" w:hAnsiTheme="minorHAnsi"/>
                <w:b w:val="0"/>
              </w:rPr>
              <w:t>5. The physician confirms the deletion.</w:t>
            </w:r>
          </w:p>
        </w:tc>
        <w:tc>
          <w:tcPr>
            <w:tcW w:w="4788" w:type="dxa"/>
          </w:tcPr>
          <w:p w:rsidR="00873CCE" w:rsidRDefault="00873CCE" w:rsidP="00E918A4">
            <w:pPr>
              <w:cnfStyle w:val="000000000000"/>
              <w:rPr>
                <w:rFonts w:asciiTheme="minorHAnsi" w:hAnsiTheme="minorHAnsi"/>
              </w:rPr>
            </w:pPr>
          </w:p>
        </w:tc>
      </w:tr>
      <w:tr w:rsidR="00873CCE" w:rsidRPr="00AD2C1D" w:rsidTr="00E918A4">
        <w:trPr>
          <w:cnfStyle w:val="000000100000"/>
        </w:trPr>
        <w:tc>
          <w:tcPr>
            <w:cnfStyle w:val="001000000000"/>
            <w:tcW w:w="4788" w:type="dxa"/>
            <w:gridSpan w:val="2"/>
          </w:tcPr>
          <w:p w:rsidR="00873CCE" w:rsidRDefault="00873CCE" w:rsidP="00873CCE">
            <w:pPr>
              <w:rPr>
                <w:rFonts w:asciiTheme="minorHAnsi" w:hAnsiTheme="minorHAnsi"/>
                <w:b w:val="0"/>
              </w:rPr>
            </w:pPr>
          </w:p>
        </w:tc>
        <w:tc>
          <w:tcPr>
            <w:tcW w:w="4788" w:type="dxa"/>
          </w:tcPr>
          <w:p w:rsidR="00873CCE" w:rsidRDefault="00873CCE" w:rsidP="00E918A4">
            <w:pPr>
              <w:cnfStyle w:val="000000100000"/>
              <w:rPr>
                <w:rFonts w:asciiTheme="minorHAnsi" w:hAnsiTheme="minorHAnsi"/>
              </w:rPr>
            </w:pPr>
            <w:r>
              <w:rPr>
                <w:rFonts w:asciiTheme="minorHAnsi" w:hAnsiTheme="minorHAnsi"/>
              </w:rPr>
              <w:t>6. The system removes the patient(s) from the system.</w:t>
            </w:r>
          </w:p>
        </w:tc>
      </w:tr>
    </w:tbl>
    <w:p w:rsidR="002729C6" w:rsidRDefault="002729C6">
      <w:pPr>
        <w:rPr>
          <w:rFonts w:asciiTheme="majorHAnsi" w:eastAsiaTheme="majorEastAsia" w:hAnsiTheme="majorHAnsi" w:cstheme="majorBidi"/>
          <w:b/>
          <w:bCs/>
          <w:color w:val="365F91" w:themeColor="accent1" w:themeShade="BF"/>
          <w:sz w:val="32"/>
          <w:szCs w:val="28"/>
        </w:rPr>
      </w:pPr>
    </w:p>
    <w:p w:rsidR="002729C6" w:rsidRDefault="002729C6" w:rsidP="002729C6">
      <w:pPr>
        <w:pStyle w:val="Heading1"/>
        <w:numPr>
          <w:ilvl w:val="0"/>
          <w:numId w:val="0"/>
        </w:numPr>
        <w:ind w:left="432" w:hanging="432"/>
      </w:pPr>
      <w:bookmarkStart w:id="538" w:name="_Toc435047020"/>
      <w:r>
        <w:t>Appendix B: Traceability Matrix</w:t>
      </w:r>
      <w:bookmarkEnd w:id="538"/>
    </w:p>
    <w:p w:rsidR="002729C6" w:rsidRPr="00E33B6A" w:rsidRDefault="002729C6" w:rsidP="00E33B6A">
      <w:r>
        <w:t>TBD</w:t>
      </w:r>
    </w:p>
    <w:p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78" w:author="Glen" w:date="2015-11-06T22:26:00Z" w:initials="GR">
    <w:p w:rsidR="00C217AB" w:rsidRDefault="00C217AB">
      <w:pPr>
        <w:pStyle w:val="CommentText"/>
      </w:pPr>
      <w:r>
        <w:rPr>
          <w:rStyle w:val="CommentReference"/>
        </w:rPr>
        <w:annotationRef/>
      </w:r>
      <w:r>
        <w:t>Are we going to test against each of these browsers?</w:t>
      </w:r>
    </w:p>
  </w:comment>
  <w:comment w:id="283" w:author="Glen" w:date="2015-11-06T22:14:00Z" w:initials="GR">
    <w:p w:rsidR="00C217AB" w:rsidRDefault="00C217AB">
      <w:pPr>
        <w:pStyle w:val="CommentText"/>
      </w:pPr>
      <w:r>
        <w:rPr>
          <w:rStyle w:val="CommentReference"/>
        </w:rPr>
        <w:annotationRef/>
      </w:r>
      <w:r>
        <w:rPr>
          <w:rStyle w:val="CommentReference"/>
        </w:rPr>
        <w:t>Do we have any graphical chart requirements?</w:t>
      </w:r>
    </w:p>
  </w:comment>
  <w:comment w:id="298" w:author="Glen" w:date="2015-11-06T22:14:00Z" w:initials="GR">
    <w:p w:rsidR="00C217AB" w:rsidRDefault="00C217AB">
      <w:pPr>
        <w:pStyle w:val="CommentText"/>
      </w:pPr>
      <w:r>
        <w:rPr>
          <w:rStyle w:val="CommentReference"/>
        </w:rPr>
        <w:annotationRef/>
      </w:r>
      <w:r>
        <w:t>Glen to do: need to add use case for (1</w:t>
      </w:r>
      <w:proofErr w:type="gramStart"/>
      <w:r>
        <w:t>)updating</w:t>
      </w:r>
      <w:proofErr w:type="gramEnd"/>
      <w:r>
        <w:t xml:space="preserve"> physician account information, (2)viewing patient data, (3)exporting patient data, (4)adding a patient.</w:t>
      </w:r>
    </w:p>
  </w:comment>
  <w:comment w:id="316" w:author="Glen" w:date="2015-11-06T22:18:00Z" w:initials="GR">
    <w:p w:rsidR="00C217AB" w:rsidRDefault="00C217AB">
      <w:pPr>
        <w:pStyle w:val="CommentText"/>
      </w:pPr>
      <w:r>
        <w:rPr>
          <w:rStyle w:val="CommentReference"/>
        </w:rPr>
        <w:annotationRef/>
      </w:r>
      <w:r>
        <w:t>This may be a risk (if there is no library to do this already).  What kind of graph are we exporting?  An interactive graph or just a jpeg image?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64F43DC" w15:done="0"/>
  <w15:commentEx w15:paraId="6F9D4974"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17AB" w:rsidRDefault="00C217AB" w:rsidP="0095396F">
      <w:pPr>
        <w:spacing w:after="0" w:line="240" w:lineRule="auto"/>
      </w:pPr>
      <w:r>
        <w:separator/>
      </w:r>
    </w:p>
  </w:endnote>
  <w:endnote w:type="continuationSeparator" w:id="0">
    <w:p w:rsidR="00C217AB" w:rsidRDefault="00C217AB" w:rsidP="009539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7AB" w:rsidRDefault="00C217AB" w:rsidP="00456C08">
    <w:pPr>
      <w:tabs>
        <w:tab w:val="left" w:pos="720"/>
        <w:tab w:val="left" w:pos="1440"/>
        <w:tab w:val="left" w:pos="2160"/>
        <w:tab w:val="left" w:pos="2880"/>
        <w:tab w:val="left" w:pos="3600"/>
      </w:tabs>
      <w:jc w:val="both"/>
      <w:rPr>
        <w:snapToGrid w:val="0"/>
      </w:rPr>
    </w:pPr>
    <w:r>
      <w:rPr>
        <w:noProof/>
      </w:rPr>
      <w:pict>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C217AB" w:rsidRDefault="00C217AB"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ins w:id="15" w:author="rewjs" w:date="2015-11-12T10:22:00Z">
      <w:r>
        <w:rPr>
          <w:noProof/>
          <w:snapToGrid w:val="0"/>
          <w:sz w:val="16"/>
        </w:rPr>
        <w:t>11/12/2015</w:t>
      </w:r>
    </w:ins>
    <w:ins w:id="16" w:author="Jimmy Duggan" w:date="2015-11-11T23:14:00Z">
      <w:del w:id="17" w:author="rewjs" w:date="2015-11-12T09:13:00Z">
        <w:r w:rsidDel="00770637">
          <w:rPr>
            <w:noProof/>
            <w:snapToGrid w:val="0"/>
            <w:sz w:val="16"/>
          </w:rPr>
          <w:delText>11/11/2015</w:delText>
        </w:r>
      </w:del>
    </w:ins>
    <w:del w:id="18" w:author="rewjs" w:date="2015-11-12T09:13:00Z">
      <w:r w:rsidDel="00770637">
        <w:rPr>
          <w:noProof/>
          <w:snapToGrid w:val="0"/>
          <w:sz w:val="16"/>
        </w:rPr>
        <w:delText>11/8/2015</w:delText>
      </w:r>
    </w:del>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19" w:author="rewjs" w:date="2015-11-12T10:22:00Z">
      <w:r>
        <w:rPr>
          <w:noProof/>
          <w:snapToGrid w:val="0"/>
          <w:sz w:val="16"/>
        </w:rPr>
        <w:t>10:22:09 AM</w:t>
      </w:r>
    </w:ins>
    <w:ins w:id="20" w:author="Jimmy Duggan" w:date="2015-11-11T23:14:00Z">
      <w:del w:id="21" w:author="rewjs" w:date="2015-11-12T09:13:00Z">
        <w:r w:rsidDel="00770637">
          <w:rPr>
            <w:noProof/>
            <w:snapToGrid w:val="0"/>
            <w:sz w:val="16"/>
          </w:rPr>
          <w:delText>11:14:12 PM</w:delText>
        </w:r>
      </w:del>
    </w:ins>
    <w:del w:id="22" w:author="rewjs" w:date="2015-11-12T09:13:00Z">
      <w:r w:rsidDel="00770637">
        <w:rPr>
          <w:noProof/>
          <w:snapToGrid w:val="0"/>
          <w:sz w:val="16"/>
        </w:rPr>
        <w:delText>6:48:21 PM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416C31">
      <w:rPr>
        <w:rStyle w:val="PageNumber"/>
        <w:noProof/>
      </w:rPr>
      <w:t>2</w:t>
    </w:r>
    <w:r w:rsidRPr="0095396F">
      <w:rPr>
        <w:rStyle w:val="PageNumber"/>
        <w:noProof/>
      </w:rPr>
      <w:fldChar w:fldCharType="end"/>
    </w:r>
    <w:r>
      <w:rPr>
        <w:rStyle w:val="PageNumber"/>
      </w:rPr>
      <w:t xml:space="preserve"> </w:t>
    </w:r>
  </w:p>
  <w:p w:rsidR="00C217AB" w:rsidRDefault="00C217A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7AB" w:rsidRDefault="00C217AB" w:rsidP="00456C08">
    <w:pPr>
      <w:tabs>
        <w:tab w:val="left" w:pos="720"/>
        <w:tab w:val="left" w:pos="1440"/>
        <w:tab w:val="left" w:pos="2160"/>
        <w:tab w:val="left" w:pos="2880"/>
        <w:tab w:val="left" w:pos="3600"/>
      </w:tabs>
      <w:jc w:val="both"/>
      <w:rPr>
        <w:snapToGrid w:val="0"/>
      </w:rPr>
    </w:pPr>
    <w:r>
      <w:rPr>
        <w:noProof/>
      </w:rPr>
      <w:pict>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C217AB" w:rsidRDefault="00C217AB"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ins w:id="23" w:author="rewjs" w:date="2015-11-12T10:22:00Z">
      <w:r>
        <w:rPr>
          <w:noProof/>
          <w:snapToGrid w:val="0"/>
          <w:sz w:val="16"/>
        </w:rPr>
        <w:t>11/12/2015</w:t>
      </w:r>
    </w:ins>
    <w:ins w:id="24" w:author="Jimmy Duggan" w:date="2015-11-11T23:14:00Z">
      <w:del w:id="25" w:author="rewjs" w:date="2015-11-12T09:13:00Z">
        <w:r w:rsidDel="00770637">
          <w:rPr>
            <w:noProof/>
            <w:snapToGrid w:val="0"/>
            <w:sz w:val="16"/>
          </w:rPr>
          <w:delText>11/11/2015</w:delText>
        </w:r>
      </w:del>
    </w:ins>
    <w:del w:id="26" w:author="rewjs" w:date="2015-11-12T09:13:00Z">
      <w:r w:rsidDel="00770637">
        <w:rPr>
          <w:noProof/>
          <w:snapToGrid w:val="0"/>
          <w:sz w:val="16"/>
        </w:rPr>
        <w:delText>11/8/2015</w:delText>
      </w:r>
    </w:del>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27" w:author="rewjs" w:date="2015-11-12T10:22:00Z">
      <w:r>
        <w:rPr>
          <w:noProof/>
          <w:snapToGrid w:val="0"/>
          <w:sz w:val="16"/>
        </w:rPr>
        <w:t>10:22:09 AM</w:t>
      </w:r>
    </w:ins>
    <w:ins w:id="28" w:author="Jimmy Duggan" w:date="2015-11-11T23:14:00Z">
      <w:del w:id="29" w:author="rewjs" w:date="2015-11-12T09:13:00Z">
        <w:r w:rsidDel="00770637">
          <w:rPr>
            <w:noProof/>
            <w:snapToGrid w:val="0"/>
            <w:sz w:val="16"/>
          </w:rPr>
          <w:delText>11:14:12 PM</w:delText>
        </w:r>
      </w:del>
    </w:ins>
    <w:del w:id="30" w:author="rewjs" w:date="2015-11-12T09:13:00Z">
      <w:r w:rsidDel="00770637">
        <w:rPr>
          <w:noProof/>
          <w:snapToGrid w:val="0"/>
          <w:sz w:val="16"/>
        </w:rPr>
        <w:delText>6:48:21 PM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Pr>
        <w:rStyle w:val="PageNumber"/>
        <w:noProof/>
      </w:rPr>
      <w:t>1</w:t>
    </w:r>
    <w:r w:rsidRPr="0095396F">
      <w:rPr>
        <w:rStyle w:val="PageNumber"/>
        <w:noProof/>
      </w:rPr>
      <w:fldChar w:fldCharType="end"/>
    </w:r>
    <w:r>
      <w:rPr>
        <w:rStyle w:val="PageNumber"/>
      </w:rPr>
      <w:t xml:space="preserve"> </w:t>
    </w:r>
  </w:p>
  <w:p w:rsidR="00C217AB" w:rsidRDefault="00C217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17AB" w:rsidRDefault="00C217AB" w:rsidP="0095396F">
      <w:pPr>
        <w:spacing w:after="0" w:line="240" w:lineRule="auto"/>
      </w:pPr>
      <w:r>
        <w:separator/>
      </w:r>
    </w:p>
  </w:footnote>
  <w:footnote w:type="continuationSeparator" w:id="0">
    <w:p w:rsidR="00C217AB" w:rsidRDefault="00C217AB" w:rsidP="009539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7AB" w:rsidRDefault="00C217AB" w:rsidP="008B1AA9">
    <w:pPr>
      <w:pStyle w:val="Header"/>
    </w:pPr>
    <w:r w:rsidRPr="00B27249">
      <w:rPr>
        <w:rFonts w:ascii="Arial" w:hAnsi="Arial" w:cs="Arial"/>
        <w:b/>
        <w:noProof/>
      </w:rPr>
      <w:pict>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t>Software Requirements Specification</w:t>
    </w:r>
  </w:p>
  <w:p w:rsidR="00C217AB" w:rsidRDefault="00C217A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7AB" w:rsidRDefault="00C217AB" w:rsidP="008B1AA9">
    <w:pPr>
      <w:pStyle w:val="Header"/>
    </w:pPr>
    <w:r w:rsidRPr="00B27249">
      <w:rPr>
        <w:rFonts w:ascii="Arial" w:hAnsi="Arial" w:cs="Arial"/>
        <w:b/>
        <w:noProof/>
      </w:rPr>
      <w:pict>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t>Software Requirements Specification</w:t>
    </w:r>
  </w:p>
  <w:p w:rsidR="00C217AB" w:rsidRDefault="00C217A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7">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8">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2">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5">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2">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0"/>
  </w:num>
  <w:num w:numId="3">
    <w:abstractNumId w:val="2"/>
  </w:num>
  <w:num w:numId="4">
    <w:abstractNumId w:val="13"/>
  </w:num>
  <w:num w:numId="5">
    <w:abstractNumId w:val="20"/>
  </w:num>
  <w:num w:numId="6">
    <w:abstractNumId w:val="3"/>
  </w:num>
  <w:num w:numId="7">
    <w:abstractNumId w:val="22"/>
  </w:num>
  <w:num w:numId="8">
    <w:abstractNumId w:val="25"/>
  </w:num>
  <w:num w:numId="9">
    <w:abstractNumId w:val="1"/>
  </w:num>
  <w:num w:numId="10">
    <w:abstractNumId w:val="19"/>
  </w:num>
  <w:num w:numId="11">
    <w:abstractNumId w:val="4"/>
  </w:num>
  <w:num w:numId="12">
    <w:abstractNumId w:val="24"/>
  </w:num>
  <w:num w:numId="13">
    <w:abstractNumId w:val="12"/>
  </w:num>
  <w:num w:numId="14">
    <w:abstractNumId w:val="23"/>
  </w:num>
  <w:num w:numId="15">
    <w:abstractNumId w:val="16"/>
  </w:num>
  <w:num w:numId="16">
    <w:abstractNumId w:val="9"/>
  </w:num>
  <w:num w:numId="17">
    <w:abstractNumId w:val="18"/>
  </w:num>
  <w:num w:numId="18">
    <w:abstractNumId w:val="15"/>
  </w:num>
  <w:num w:numId="19">
    <w:abstractNumId w:val="17"/>
  </w:num>
  <w:num w:numId="20">
    <w:abstractNumId w:val="0"/>
  </w:num>
  <w:num w:numId="21">
    <w:abstractNumId w:val="14"/>
  </w:num>
  <w:num w:numId="22">
    <w:abstractNumId w:val="10"/>
  </w:num>
  <w:num w:numId="23">
    <w:abstractNumId w:val="5"/>
  </w:num>
  <w:num w:numId="24">
    <w:abstractNumId w:val="6"/>
  </w:num>
  <w:num w:numId="25">
    <w:abstractNumId w:val="11"/>
  </w:num>
  <w:num w:numId="26">
    <w:abstractNumId w:val="7"/>
  </w:num>
  <w:num w:numId="27">
    <w:abstractNumId w:val="21"/>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rsids>
    <w:rsidRoot w:val="00AC73E6"/>
    <w:rsid w:val="00002059"/>
    <w:rsid w:val="000053EF"/>
    <w:rsid w:val="000108BE"/>
    <w:rsid w:val="000162DE"/>
    <w:rsid w:val="00023816"/>
    <w:rsid w:val="00031DD8"/>
    <w:rsid w:val="00062896"/>
    <w:rsid w:val="0006295B"/>
    <w:rsid w:val="000633C0"/>
    <w:rsid w:val="00064BEB"/>
    <w:rsid w:val="00065B81"/>
    <w:rsid w:val="000748E6"/>
    <w:rsid w:val="00077799"/>
    <w:rsid w:val="00077FB0"/>
    <w:rsid w:val="00077FC7"/>
    <w:rsid w:val="00080527"/>
    <w:rsid w:val="00096C22"/>
    <w:rsid w:val="000D35EE"/>
    <w:rsid w:val="00112187"/>
    <w:rsid w:val="00113998"/>
    <w:rsid w:val="00113AAF"/>
    <w:rsid w:val="00144EFF"/>
    <w:rsid w:val="001618E6"/>
    <w:rsid w:val="00180D4C"/>
    <w:rsid w:val="00191F02"/>
    <w:rsid w:val="001A31B7"/>
    <w:rsid w:val="001B55DA"/>
    <w:rsid w:val="001C722E"/>
    <w:rsid w:val="001C7416"/>
    <w:rsid w:val="00201D54"/>
    <w:rsid w:val="002461AD"/>
    <w:rsid w:val="002618EE"/>
    <w:rsid w:val="002729C6"/>
    <w:rsid w:val="00277D16"/>
    <w:rsid w:val="002A040A"/>
    <w:rsid w:val="002A309C"/>
    <w:rsid w:val="002D334E"/>
    <w:rsid w:val="002D7CCF"/>
    <w:rsid w:val="00313CA2"/>
    <w:rsid w:val="00315FDA"/>
    <w:rsid w:val="00317594"/>
    <w:rsid w:val="0034154B"/>
    <w:rsid w:val="00341EFA"/>
    <w:rsid w:val="00380E3B"/>
    <w:rsid w:val="00382FB8"/>
    <w:rsid w:val="003A07BE"/>
    <w:rsid w:val="003A54AA"/>
    <w:rsid w:val="00416C31"/>
    <w:rsid w:val="00455A40"/>
    <w:rsid w:val="00456C08"/>
    <w:rsid w:val="004974F1"/>
    <w:rsid w:val="004A6020"/>
    <w:rsid w:val="004B359E"/>
    <w:rsid w:val="004E2607"/>
    <w:rsid w:val="004F4F4D"/>
    <w:rsid w:val="0055466E"/>
    <w:rsid w:val="00555762"/>
    <w:rsid w:val="00571873"/>
    <w:rsid w:val="0057651E"/>
    <w:rsid w:val="005908DF"/>
    <w:rsid w:val="00593900"/>
    <w:rsid w:val="0059717B"/>
    <w:rsid w:val="005B507C"/>
    <w:rsid w:val="0061349F"/>
    <w:rsid w:val="006228BD"/>
    <w:rsid w:val="00642D26"/>
    <w:rsid w:val="00645AA0"/>
    <w:rsid w:val="00672D8B"/>
    <w:rsid w:val="006774AB"/>
    <w:rsid w:val="00694946"/>
    <w:rsid w:val="006A2E3C"/>
    <w:rsid w:val="006C0EF4"/>
    <w:rsid w:val="006C3CA2"/>
    <w:rsid w:val="006D454F"/>
    <w:rsid w:val="006E0A00"/>
    <w:rsid w:val="006E0B9D"/>
    <w:rsid w:val="00707907"/>
    <w:rsid w:val="00766BF6"/>
    <w:rsid w:val="00770637"/>
    <w:rsid w:val="007A50E9"/>
    <w:rsid w:val="007B173B"/>
    <w:rsid w:val="007E7C9E"/>
    <w:rsid w:val="007F76BA"/>
    <w:rsid w:val="00811C13"/>
    <w:rsid w:val="00813E82"/>
    <w:rsid w:val="00833062"/>
    <w:rsid w:val="00852A32"/>
    <w:rsid w:val="00873CCE"/>
    <w:rsid w:val="00875BC7"/>
    <w:rsid w:val="0089337E"/>
    <w:rsid w:val="00895C53"/>
    <w:rsid w:val="008B1AA9"/>
    <w:rsid w:val="008C0009"/>
    <w:rsid w:val="008C45F7"/>
    <w:rsid w:val="008C5DD8"/>
    <w:rsid w:val="008C70CD"/>
    <w:rsid w:val="008D3651"/>
    <w:rsid w:val="008D3EF2"/>
    <w:rsid w:val="008D536A"/>
    <w:rsid w:val="00913776"/>
    <w:rsid w:val="00944554"/>
    <w:rsid w:val="00952DE8"/>
    <w:rsid w:val="0095396F"/>
    <w:rsid w:val="00974A60"/>
    <w:rsid w:val="009763D4"/>
    <w:rsid w:val="00977EF8"/>
    <w:rsid w:val="009B6332"/>
    <w:rsid w:val="009B7C7B"/>
    <w:rsid w:val="009E38D1"/>
    <w:rsid w:val="00A04B3E"/>
    <w:rsid w:val="00A11540"/>
    <w:rsid w:val="00A2677C"/>
    <w:rsid w:val="00A43712"/>
    <w:rsid w:val="00A44250"/>
    <w:rsid w:val="00A86E86"/>
    <w:rsid w:val="00A87E71"/>
    <w:rsid w:val="00AA2219"/>
    <w:rsid w:val="00AB5E44"/>
    <w:rsid w:val="00AC1D52"/>
    <w:rsid w:val="00AC55FA"/>
    <w:rsid w:val="00AC73E6"/>
    <w:rsid w:val="00AD27A7"/>
    <w:rsid w:val="00AD439B"/>
    <w:rsid w:val="00AE1157"/>
    <w:rsid w:val="00AE300B"/>
    <w:rsid w:val="00B1535A"/>
    <w:rsid w:val="00B23BFA"/>
    <w:rsid w:val="00B27249"/>
    <w:rsid w:val="00B31A82"/>
    <w:rsid w:val="00B4623B"/>
    <w:rsid w:val="00B55E73"/>
    <w:rsid w:val="00B803FA"/>
    <w:rsid w:val="00B83921"/>
    <w:rsid w:val="00BA6EA8"/>
    <w:rsid w:val="00BB4B49"/>
    <w:rsid w:val="00BC7D65"/>
    <w:rsid w:val="00BD5ABF"/>
    <w:rsid w:val="00C00D6D"/>
    <w:rsid w:val="00C217AB"/>
    <w:rsid w:val="00C37913"/>
    <w:rsid w:val="00C37F56"/>
    <w:rsid w:val="00C60870"/>
    <w:rsid w:val="00C75B5B"/>
    <w:rsid w:val="00C76EDF"/>
    <w:rsid w:val="00CA0E12"/>
    <w:rsid w:val="00CA1325"/>
    <w:rsid w:val="00CA23A7"/>
    <w:rsid w:val="00CA5B5E"/>
    <w:rsid w:val="00CB4CC6"/>
    <w:rsid w:val="00CC2444"/>
    <w:rsid w:val="00CD0C85"/>
    <w:rsid w:val="00CF1539"/>
    <w:rsid w:val="00CF2100"/>
    <w:rsid w:val="00CF47C8"/>
    <w:rsid w:val="00CF6BE0"/>
    <w:rsid w:val="00D23C3F"/>
    <w:rsid w:val="00D25EBD"/>
    <w:rsid w:val="00D413F1"/>
    <w:rsid w:val="00D41CA5"/>
    <w:rsid w:val="00D440BE"/>
    <w:rsid w:val="00D528B6"/>
    <w:rsid w:val="00D76E66"/>
    <w:rsid w:val="00D90F84"/>
    <w:rsid w:val="00DA18AD"/>
    <w:rsid w:val="00DA1F07"/>
    <w:rsid w:val="00DA274B"/>
    <w:rsid w:val="00DA7793"/>
    <w:rsid w:val="00DB090B"/>
    <w:rsid w:val="00DE6F9D"/>
    <w:rsid w:val="00DF1799"/>
    <w:rsid w:val="00DF2A13"/>
    <w:rsid w:val="00E15AF1"/>
    <w:rsid w:val="00E23FA4"/>
    <w:rsid w:val="00E25BEF"/>
    <w:rsid w:val="00E33B6A"/>
    <w:rsid w:val="00E33F27"/>
    <w:rsid w:val="00E36F2C"/>
    <w:rsid w:val="00E427D4"/>
    <w:rsid w:val="00E601FD"/>
    <w:rsid w:val="00E61C5E"/>
    <w:rsid w:val="00E627CA"/>
    <w:rsid w:val="00E759CA"/>
    <w:rsid w:val="00E918A4"/>
    <w:rsid w:val="00EB1680"/>
    <w:rsid w:val="00EE5B22"/>
    <w:rsid w:val="00F1310B"/>
    <w:rsid w:val="00F13E69"/>
    <w:rsid w:val="00F26BC9"/>
    <w:rsid w:val="00F3060E"/>
    <w:rsid w:val="00F37041"/>
    <w:rsid w:val="00F41728"/>
    <w:rsid w:val="00F469C4"/>
    <w:rsid w:val="00F47ADA"/>
    <w:rsid w:val="00F53A08"/>
    <w:rsid w:val="00F565D1"/>
    <w:rsid w:val="00F6354B"/>
    <w:rsid w:val="00F703E3"/>
    <w:rsid w:val="00F77BC8"/>
    <w:rsid w:val="00F90927"/>
    <w:rsid w:val="00F973F0"/>
    <w:rsid w:val="00FA0A59"/>
    <w:rsid w:val="00FA47E2"/>
    <w:rsid w:val="00FB325C"/>
    <w:rsid w:val="00FB6609"/>
    <w:rsid w:val="00FC632D"/>
    <w:rsid w:val="00FC6B74"/>
    <w:rsid w:val="00FE56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customStyle="1" w:styleId="LightList-Accent11">
    <w:name w:val="Light List - Accent 11"/>
    <w:basedOn w:val="TableNormal"/>
    <w:uiPriority w:val="61"/>
    <w:rsid w:val="00A4371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A4371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137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367878362">
      <w:bodyDiv w:val="1"/>
      <w:marLeft w:val="0"/>
      <w:marRight w:val="0"/>
      <w:marTop w:val="0"/>
      <w:marBottom w:val="0"/>
      <w:divBdr>
        <w:top w:val="none" w:sz="0" w:space="0" w:color="auto"/>
        <w:left w:val="none" w:sz="0" w:space="0" w:color="auto"/>
        <w:bottom w:val="none" w:sz="0" w:space="0" w:color="auto"/>
        <w:right w:val="none" w:sz="0" w:space="0" w:color="auto"/>
      </w:divBdr>
    </w:div>
    <w:div w:id="376516749">
      <w:bodyDiv w:val="1"/>
      <w:marLeft w:val="0"/>
      <w:marRight w:val="0"/>
      <w:marTop w:val="0"/>
      <w:marBottom w:val="0"/>
      <w:divBdr>
        <w:top w:val="none" w:sz="0" w:space="0" w:color="auto"/>
        <w:left w:val="none" w:sz="0" w:space="0" w:color="auto"/>
        <w:bottom w:val="none" w:sz="0" w:space="0" w:color="auto"/>
        <w:right w:val="none" w:sz="0" w:space="0" w:color="auto"/>
      </w:divBdr>
    </w:div>
    <w:div w:id="587738504">
      <w:bodyDiv w:val="1"/>
      <w:marLeft w:val="0"/>
      <w:marRight w:val="0"/>
      <w:marTop w:val="0"/>
      <w:marBottom w:val="0"/>
      <w:divBdr>
        <w:top w:val="none" w:sz="0" w:space="0" w:color="auto"/>
        <w:left w:val="none" w:sz="0" w:space="0" w:color="auto"/>
        <w:bottom w:val="none" w:sz="0" w:space="0" w:color="auto"/>
        <w:right w:val="none" w:sz="0" w:space="0" w:color="auto"/>
      </w:divBdr>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780494167">
      <w:bodyDiv w:val="1"/>
      <w:marLeft w:val="0"/>
      <w:marRight w:val="0"/>
      <w:marTop w:val="0"/>
      <w:marBottom w:val="0"/>
      <w:divBdr>
        <w:top w:val="none" w:sz="0" w:space="0" w:color="auto"/>
        <w:left w:val="none" w:sz="0" w:space="0" w:color="auto"/>
        <w:bottom w:val="none" w:sz="0" w:space="0" w:color="auto"/>
        <w:right w:val="none" w:sz="0" w:space="0" w:color="auto"/>
      </w:divBdr>
    </w:div>
    <w:div w:id="908156000">
      <w:bodyDiv w:val="1"/>
      <w:marLeft w:val="0"/>
      <w:marRight w:val="0"/>
      <w:marTop w:val="0"/>
      <w:marBottom w:val="0"/>
      <w:divBdr>
        <w:top w:val="none" w:sz="0" w:space="0" w:color="auto"/>
        <w:left w:val="none" w:sz="0" w:space="0" w:color="auto"/>
        <w:bottom w:val="none" w:sz="0" w:space="0" w:color="auto"/>
        <w:right w:val="none" w:sz="0" w:space="0" w:color="auto"/>
      </w:divBdr>
    </w:div>
    <w:div w:id="1253854097">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1971014995">
      <w:bodyDiv w:val="1"/>
      <w:marLeft w:val="0"/>
      <w:marRight w:val="0"/>
      <w:marTop w:val="0"/>
      <w:marBottom w:val="0"/>
      <w:divBdr>
        <w:top w:val="none" w:sz="0" w:space="0" w:color="auto"/>
        <w:left w:val="none" w:sz="0" w:space="0" w:color="auto"/>
        <w:bottom w:val="none" w:sz="0" w:space="0" w:color="auto"/>
        <w:right w:val="none" w:sz="0" w:space="0" w:color="auto"/>
      </w:divBdr>
    </w:div>
    <w:div w:id="1988852040">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21"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jpeg"/><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6CB5A6-A7BC-43A4-A185-D4B7E9ABA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30</Pages>
  <Words>6398</Words>
  <Characters>36470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42783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rewjs</cp:lastModifiedBy>
  <cp:revision>68</cp:revision>
  <dcterms:created xsi:type="dcterms:W3CDTF">2015-09-28T16:49:00Z</dcterms:created>
  <dcterms:modified xsi:type="dcterms:W3CDTF">2015-11-12T16:48:00Z</dcterms:modified>
</cp:coreProperties>
</file>