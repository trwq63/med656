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pacing w:val="0"/>
          <w:kern w:val="0"/>
          <w:sz w:val="140"/>
          <w:szCs w:val="140"/>
          <w:lang w:eastAsia="en-US"/>
        </w:rPr>
        <w:id w:val="-10450069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C73E6" w14:paraId="67F8EC52" w14:textId="77777777">
            <w:tc>
              <w:tcPr>
                <w:tcW w:w="10296" w:type="dxa"/>
              </w:tcPr>
              <w:p w14:paraId="4AE2558D" w14:textId="77777777" w:rsidR="00AC73E6" w:rsidRDefault="00E759CA" w:rsidP="008C45F7">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8C45F7">
                      <w:rPr>
                        <w:sz w:val="96"/>
                        <w:szCs w:val="96"/>
                      </w:rPr>
                      <w:t>UAH Fit Vault</w:t>
                    </w:r>
                    <w:r w:rsidR="008C45F7" w:rsidRPr="00875BC7">
                      <w:rPr>
                        <w:sz w:val="96"/>
                        <w:szCs w:val="96"/>
                      </w:rPr>
                      <w:t xml:space="preserve"> Software Requirements Specification</w:t>
                    </w:r>
                  </w:sdtContent>
                </w:sdt>
              </w:p>
            </w:tc>
          </w:tr>
          <w:tr w:rsidR="00AC73E6" w14:paraId="2C50E7B6" w14:textId="77777777">
            <w:tc>
              <w:tcPr>
                <w:tcW w:w="0" w:type="auto"/>
                <w:vAlign w:val="bottom"/>
              </w:tcPr>
              <w:p w14:paraId="538EE76B" w14:textId="77777777" w:rsidR="00AC73E6" w:rsidRDefault="00E759CA" w:rsidP="00CD0C85">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F1310B">
                      <w:t>CPE 656/658 Software Studio</w:t>
                    </w:r>
                  </w:sdtContent>
                </w:sdt>
              </w:p>
            </w:tc>
          </w:tr>
          <w:tr w:rsidR="00AC73E6" w14:paraId="658CBF08" w14:textId="77777777">
            <w:trPr>
              <w:trHeight w:val="1152"/>
            </w:trPr>
            <w:tc>
              <w:tcPr>
                <w:tcW w:w="0" w:type="auto"/>
                <w:vAlign w:val="bottom"/>
              </w:tcPr>
              <w:p w14:paraId="36D603EA" w14:textId="77777777" w:rsidR="00AC73E6" w:rsidRPr="00AC73E6" w:rsidRDefault="00AC73E6" w:rsidP="00CD0C85">
                <w:pPr>
                  <w:rPr>
                    <w:lang w:eastAsia="ja-JP"/>
                  </w:rPr>
                </w:pPr>
                <w:r w:rsidRPr="00AC73E6">
                  <w:rPr>
                    <w:lang w:eastAsia="ja-JP"/>
                  </w:rPr>
                  <w:t>Timothy R. Wilkins</w:t>
                </w:r>
              </w:p>
              <w:p w14:paraId="4B60F6D5" w14:textId="77777777" w:rsidR="00AC73E6" w:rsidRPr="00AC73E6" w:rsidRDefault="00AC73E6" w:rsidP="00CD0C85">
                <w:pPr>
                  <w:rPr>
                    <w:lang w:eastAsia="ja-JP"/>
                  </w:rPr>
                </w:pPr>
                <w:r w:rsidRPr="00AC73E6">
                  <w:rPr>
                    <w:lang w:eastAsia="ja-JP"/>
                  </w:rPr>
                  <w:t>Whit J. Sisulak</w:t>
                </w:r>
              </w:p>
              <w:p w14:paraId="61EA2683" w14:textId="77777777" w:rsidR="00AC73E6" w:rsidRDefault="00AC73E6" w:rsidP="00CD0C85">
                <w:pPr>
                  <w:rPr>
                    <w:lang w:eastAsia="ja-JP"/>
                  </w:rPr>
                </w:pPr>
                <w:r w:rsidRPr="00AC73E6">
                  <w:rPr>
                    <w:lang w:eastAsia="ja-JP"/>
                  </w:rPr>
                  <w:t>Glen L. Riden</w:t>
                </w:r>
              </w:p>
              <w:p w14:paraId="6ED46753" w14:textId="77777777" w:rsidR="00AA2219" w:rsidRPr="00AA2219" w:rsidRDefault="00E759CA" w:rsidP="00AA2219">
                <w:pPr>
                  <w:rPr>
                    <w:lang w:eastAsia="ja-JP"/>
                  </w:rPr>
                </w:pPr>
                <w:sdt>
                  <w:sdtPr>
                    <w:rPr>
                      <w:lang w:eastAsia="ja-JP"/>
                    </w:rPr>
                    <w:alias w:val="Abstract"/>
                    <w:id w:val="624198434"/>
                    <w:dataBinding w:prefixMappings="xmlns:ns0='http://schemas.microsoft.com/office/2006/coverPageProps'" w:xpath="/ns0:CoverPageProperties[1]/ns0:Abstract[1]" w:storeItemID="{55AF091B-3C7A-41E3-B477-F2FDAA23CFDA}"/>
                    <w:text/>
                  </w:sdtPr>
                  <w:sdtEndPr/>
                  <w:sdtContent>
                    <w:r w:rsidR="00AA2219" w:rsidRPr="00AC73E6">
                      <w:rPr>
                        <w:lang w:eastAsia="ja-JP"/>
                      </w:rPr>
                      <w:t xml:space="preserve">James J. Duggan IV </w:t>
                    </w:r>
                  </w:sdtContent>
                </w:sdt>
              </w:p>
            </w:tc>
          </w:tr>
        </w:tbl>
        <w:p w14:paraId="638974B0" w14:textId="77777777" w:rsidR="00AC73E6" w:rsidRDefault="00E759CA" w:rsidP="00CD0C85">
          <w:r>
            <w:rPr>
              <w:noProof/>
            </w:rPr>
            <w:pict w14:anchorId="27022302">
              <v:rect id="Rectangle 52" o:spid="_x0000_s1026" style="position:absolute;margin-left:0;margin-top:0;width:612pt;height:11in;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9" o:title="" recolor="t" rotate="t" type="frame"/>
                <v:imagedata recolortarget="#333 [641]"/>
                <w10:wrap anchorx="page" anchory="page"/>
              </v:rect>
            </w:pict>
          </w:r>
          <w:r>
            <w:rPr>
              <w:noProof/>
            </w:rPr>
            <w:pict w14:anchorId="1805D600">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14:paraId="0388D856" w14:textId="77777777" w:rsidR="00A2677C" w:rsidRDefault="00A2677C" w:rsidP="00CD0C85">
                      <w:pPr>
                        <w:pStyle w:val="Subtitle"/>
                      </w:pPr>
                      <w:r>
                        <w:t>11/2/2015</w:t>
                      </w:r>
                    </w:p>
                  </w:txbxContent>
                </v:textbox>
                <w10:wrap anchorx="margin" anchory="margin"/>
              </v:shape>
            </w:pict>
          </w:r>
          <w:r>
            <w:rPr>
              <w:noProof/>
            </w:rPr>
            <w:pict w14:anchorId="32EF8269">
              <v:rect id="Rectangle 54" o:spid="_x0000_s1028"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w14:anchorId="296AC9C4">
              <v:rect id="Rectangle 55" o:spid="_x0000_s1027"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C73E6">
            <w:br w:type="page"/>
          </w:r>
        </w:p>
      </w:sdtContent>
    </w:sdt>
    <w:p w14:paraId="2B4E7B86" w14:textId="77777777" w:rsidR="00CA5B5E" w:rsidRPr="00CA5B5E" w:rsidRDefault="00CA5B5E" w:rsidP="007A50E9">
      <w:pPr>
        <w:pStyle w:val="Heading1"/>
        <w:numPr>
          <w:ilvl w:val="0"/>
          <w:numId w:val="0"/>
        </w:numPr>
        <w:ind w:left="432" w:hanging="432"/>
      </w:pPr>
      <w:bookmarkStart w:id="0" w:name="_Toc431750915"/>
      <w:bookmarkStart w:id="1" w:name="_Toc431762509"/>
      <w:bookmarkStart w:id="2" w:name="_Toc432365515"/>
      <w:bookmarkStart w:id="3" w:name="_Toc434541809"/>
      <w:r w:rsidRPr="00CA5B5E">
        <w:lastRenderedPageBreak/>
        <w:t>Revision History</w:t>
      </w:r>
      <w:bookmarkEnd w:id="0"/>
      <w:bookmarkEnd w:id="1"/>
      <w:bookmarkEnd w:id="2"/>
      <w:bookmarkEnd w:id="3"/>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CA5B5E" w14:paraId="692B7FDF" w14:textId="77777777" w:rsidTr="00380E3B">
        <w:tc>
          <w:tcPr>
            <w:tcW w:w="1440" w:type="dxa"/>
            <w:tcBorders>
              <w:top w:val="single" w:sz="4" w:space="0" w:color="auto"/>
              <w:left w:val="single" w:sz="4" w:space="0" w:color="auto"/>
              <w:bottom w:val="single" w:sz="4" w:space="0" w:color="auto"/>
              <w:right w:val="single" w:sz="4" w:space="0" w:color="auto"/>
            </w:tcBorders>
          </w:tcPr>
          <w:p w14:paraId="7CE5999E" w14:textId="77777777" w:rsidR="00CA5B5E" w:rsidRDefault="00CA5B5E" w:rsidP="00380E3B">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14:paraId="0F434FB7" w14:textId="77777777" w:rsidR="00CA5B5E" w:rsidRDefault="00CA5B5E" w:rsidP="00380E3B">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14:paraId="2455E923" w14:textId="77777777" w:rsidR="00CA5B5E" w:rsidRDefault="00CA5B5E" w:rsidP="00380E3B">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14:paraId="0EDDAC66" w14:textId="77777777" w:rsidR="00CA5B5E" w:rsidRDefault="00CA5B5E" w:rsidP="00380E3B">
            <w:pPr>
              <w:pStyle w:val="BodyText1"/>
            </w:pPr>
            <w:r>
              <w:t>Author</w:t>
            </w:r>
          </w:p>
        </w:tc>
      </w:tr>
      <w:tr w:rsidR="00CA5B5E" w14:paraId="52B407BE" w14:textId="77777777" w:rsidTr="00380E3B">
        <w:tc>
          <w:tcPr>
            <w:tcW w:w="1440" w:type="dxa"/>
            <w:tcBorders>
              <w:top w:val="single" w:sz="4" w:space="0" w:color="auto"/>
              <w:left w:val="single" w:sz="4" w:space="0" w:color="auto"/>
              <w:bottom w:val="single" w:sz="4" w:space="0" w:color="auto"/>
              <w:right w:val="single" w:sz="4" w:space="0" w:color="auto"/>
            </w:tcBorders>
          </w:tcPr>
          <w:p w14:paraId="44D57E67" w14:textId="77777777" w:rsidR="00CA5B5E" w:rsidRDefault="00CA5B5E" w:rsidP="00380E3B">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14:paraId="4D5F20F1" w14:textId="77777777" w:rsidR="00CA5B5E" w:rsidRDefault="00CA5B5E" w:rsidP="00380E3B">
            <w:pPr>
              <w:pStyle w:val="BodyText1"/>
            </w:pPr>
            <w:r>
              <w:t>9/14/15</w:t>
            </w:r>
          </w:p>
        </w:tc>
        <w:tc>
          <w:tcPr>
            <w:tcW w:w="3790" w:type="dxa"/>
            <w:tcBorders>
              <w:top w:val="single" w:sz="4" w:space="0" w:color="auto"/>
              <w:left w:val="single" w:sz="4" w:space="0" w:color="auto"/>
              <w:bottom w:val="single" w:sz="4" w:space="0" w:color="auto"/>
              <w:right w:val="single" w:sz="4" w:space="0" w:color="auto"/>
            </w:tcBorders>
          </w:tcPr>
          <w:p w14:paraId="557F8A20" w14:textId="77777777" w:rsidR="00CA5B5E" w:rsidRDefault="00CA5B5E" w:rsidP="00380E3B">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14:paraId="18E2DFE5" w14:textId="77777777" w:rsidR="00CA5B5E" w:rsidRDefault="00CA5B5E" w:rsidP="00380E3B">
            <w:pPr>
              <w:pStyle w:val="BodyText1"/>
            </w:pPr>
            <w:r>
              <w:t>J. Duggan</w:t>
            </w:r>
          </w:p>
        </w:tc>
      </w:tr>
      <w:tr w:rsidR="00CA5B5E" w14:paraId="0D48E539" w14:textId="77777777" w:rsidTr="00380E3B">
        <w:tc>
          <w:tcPr>
            <w:tcW w:w="1440" w:type="dxa"/>
            <w:tcBorders>
              <w:top w:val="single" w:sz="4" w:space="0" w:color="auto"/>
              <w:left w:val="single" w:sz="4" w:space="0" w:color="auto"/>
              <w:bottom w:val="single" w:sz="4" w:space="0" w:color="auto"/>
              <w:right w:val="single" w:sz="4" w:space="0" w:color="auto"/>
            </w:tcBorders>
          </w:tcPr>
          <w:p w14:paraId="5F99DCA9" w14:textId="77777777" w:rsidR="00CA5B5E" w:rsidRDefault="00CA5B5E" w:rsidP="00380E3B">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14:paraId="2CB33B07" w14:textId="77777777" w:rsidR="00CA5B5E" w:rsidRDefault="00CA5B5E" w:rsidP="00380E3B">
            <w:pPr>
              <w:pStyle w:val="BodyText1"/>
            </w:pPr>
            <w:r>
              <w:t>9/15/15</w:t>
            </w:r>
          </w:p>
        </w:tc>
        <w:tc>
          <w:tcPr>
            <w:tcW w:w="3790" w:type="dxa"/>
            <w:tcBorders>
              <w:top w:val="single" w:sz="4" w:space="0" w:color="auto"/>
              <w:left w:val="single" w:sz="4" w:space="0" w:color="auto"/>
              <w:bottom w:val="single" w:sz="4" w:space="0" w:color="auto"/>
              <w:right w:val="single" w:sz="4" w:space="0" w:color="auto"/>
            </w:tcBorders>
          </w:tcPr>
          <w:p w14:paraId="72EC4A24" w14:textId="77777777" w:rsidR="00CA5B5E" w:rsidRDefault="00CA5B5E" w:rsidP="00380E3B">
            <w:pPr>
              <w:pStyle w:val="BodyText1"/>
            </w:pPr>
            <w:r>
              <w:t>Scope modifications</w:t>
            </w:r>
          </w:p>
        </w:tc>
        <w:tc>
          <w:tcPr>
            <w:tcW w:w="1790" w:type="dxa"/>
            <w:tcBorders>
              <w:top w:val="single" w:sz="4" w:space="0" w:color="auto"/>
              <w:left w:val="single" w:sz="4" w:space="0" w:color="auto"/>
              <w:bottom w:val="single" w:sz="4" w:space="0" w:color="auto"/>
              <w:right w:val="single" w:sz="4" w:space="0" w:color="auto"/>
            </w:tcBorders>
          </w:tcPr>
          <w:p w14:paraId="6DE535AB" w14:textId="77777777" w:rsidR="00CA5B5E" w:rsidRDefault="00CA5B5E" w:rsidP="00380E3B">
            <w:pPr>
              <w:pStyle w:val="BodyText1"/>
            </w:pPr>
            <w:r>
              <w:t>G. Riden</w:t>
            </w:r>
          </w:p>
        </w:tc>
      </w:tr>
      <w:tr w:rsidR="00CA5B5E" w14:paraId="1D37265F" w14:textId="77777777" w:rsidTr="00380E3B">
        <w:tc>
          <w:tcPr>
            <w:tcW w:w="1440" w:type="dxa"/>
            <w:tcBorders>
              <w:top w:val="single" w:sz="4" w:space="0" w:color="auto"/>
              <w:left w:val="single" w:sz="4" w:space="0" w:color="auto"/>
              <w:bottom w:val="single" w:sz="4" w:space="0" w:color="auto"/>
              <w:right w:val="single" w:sz="4" w:space="0" w:color="auto"/>
            </w:tcBorders>
          </w:tcPr>
          <w:p w14:paraId="408E782D" w14:textId="77777777" w:rsidR="00CA5B5E" w:rsidRDefault="00CA5B5E" w:rsidP="00380E3B">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14:paraId="34A5203A" w14:textId="77777777" w:rsidR="00CA5B5E" w:rsidRDefault="00CA5B5E" w:rsidP="00380E3B">
            <w:pPr>
              <w:pStyle w:val="BodyText1"/>
            </w:pPr>
            <w:r>
              <w:t>9/20/15</w:t>
            </w:r>
          </w:p>
        </w:tc>
        <w:tc>
          <w:tcPr>
            <w:tcW w:w="3790" w:type="dxa"/>
            <w:tcBorders>
              <w:top w:val="single" w:sz="4" w:space="0" w:color="auto"/>
              <w:left w:val="single" w:sz="4" w:space="0" w:color="auto"/>
              <w:bottom w:val="single" w:sz="4" w:space="0" w:color="auto"/>
              <w:right w:val="single" w:sz="4" w:space="0" w:color="auto"/>
            </w:tcBorders>
          </w:tcPr>
          <w:p w14:paraId="3DD22EA8" w14:textId="77777777" w:rsidR="00CA5B5E" w:rsidRDefault="00CA5B5E" w:rsidP="00380E3B">
            <w:pPr>
              <w:pStyle w:val="BodyText1"/>
            </w:pPr>
            <w:r>
              <w:t>Scope update base on requirements review.  Added preliminary requirements for data collection.</w:t>
            </w:r>
          </w:p>
          <w:p w14:paraId="4354B7DA" w14:textId="77777777" w:rsidR="00CA5B5E" w:rsidRDefault="00CA5B5E" w:rsidP="00380E3B">
            <w:pPr>
              <w:pStyle w:val="BodyText1"/>
            </w:pPr>
            <w:r>
              <w:t>Added Use case diagrams</w:t>
            </w:r>
          </w:p>
        </w:tc>
        <w:tc>
          <w:tcPr>
            <w:tcW w:w="1790" w:type="dxa"/>
            <w:tcBorders>
              <w:top w:val="single" w:sz="4" w:space="0" w:color="auto"/>
              <w:left w:val="single" w:sz="4" w:space="0" w:color="auto"/>
              <w:bottom w:val="single" w:sz="4" w:space="0" w:color="auto"/>
              <w:right w:val="single" w:sz="4" w:space="0" w:color="auto"/>
            </w:tcBorders>
          </w:tcPr>
          <w:p w14:paraId="241DF15A" w14:textId="77777777" w:rsidR="00CA5B5E" w:rsidRDefault="00CA5B5E" w:rsidP="00380E3B">
            <w:pPr>
              <w:pStyle w:val="BodyText1"/>
            </w:pPr>
            <w:r>
              <w:t>J. Duggan</w:t>
            </w:r>
          </w:p>
          <w:p w14:paraId="2BC0C44A" w14:textId="77777777" w:rsidR="00CA5B5E" w:rsidRDefault="00CA5B5E" w:rsidP="00380E3B">
            <w:pPr>
              <w:pStyle w:val="BodyText1"/>
            </w:pPr>
            <w:r>
              <w:t>W. Sisulak</w:t>
            </w:r>
          </w:p>
        </w:tc>
      </w:tr>
      <w:tr w:rsidR="00CA5B5E" w14:paraId="3B3CC44C" w14:textId="77777777" w:rsidTr="00380E3B">
        <w:tc>
          <w:tcPr>
            <w:tcW w:w="1440" w:type="dxa"/>
            <w:tcBorders>
              <w:top w:val="single" w:sz="4" w:space="0" w:color="auto"/>
              <w:left w:val="single" w:sz="4" w:space="0" w:color="auto"/>
              <w:bottom w:val="single" w:sz="4" w:space="0" w:color="auto"/>
              <w:right w:val="single" w:sz="4" w:space="0" w:color="auto"/>
            </w:tcBorders>
          </w:tcPr>
          <w:p w14:paraId="67C7DC08" w14:textId="77777777" w:rsidR="00CA5B5E" w:rsidRDefault="00CA5B5E" w:rsidP="00380E3B">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14:paraId="795110B8" w14:textId="77777777" w:rsidR="00CA5B5E" w:rsidRDefault="00CA5B5E" w:rsidP="00380E3B">
            <w:pPr>
              <w:pStyle w:val="BodyText1"/>
            </w:pPr>
            <w:r>
              <w:t>9/27/15</w:t>
            </w:r>
          </w:p>
        </w:tc>
        <w:tc>
          <w:tcPr>
            <w:tcW w:w="3790" w:type="dxa"/>
            <w:tcBorders>
              <w:top w:val="single" w:sz="4" w:space="0" w:color="auto"/>
              <w:left w:val="single" w:sz="4" w:space="0" w:color="auto"/>
              <w:bottom w:val="single" w:sz="4" w:space="0" w:color="auto"/>
              <w:right w:val="single" w:sz="4" w:space="0" w:color="auto"/>
            </w:tcBorders>
          </w:tcPr>
          <w:p w14:paraId="35FB5FAD" w14:textId="77777777" w:rsidR="00CA5B5E" w:rsidRDefault="00CA5B5E" w:rsidP="00380E3B">
            <w:pPr>
              <w:pStyle w:val="BodyText1"/>
            </w:pPr>
            <w:r>
              <w:t>Combined use case diagrams into one diagram.  Added use case specifications.  Updated requirements</w:t>
            </w:r>
          </w:p>
        </w:tc>
        <w:tc>
          <w:tcPr>
            <w:tcW w:w="1790" w:type="dxa"/>
            <w:tcBorders>
              <w:top w:val="single" w:sz="4" w:space="0" w:color="auto"/>
              <w:left w:val="single" w:sz="4" w:space="0" w:color="auto"/>
              <w:bottom w:val="single" w:sz="4" w:space="0" w:color="auto"/>
              <w:right w:val="single" w:sz="4" w:space="0" w:color="auto"/>
            </w:tcBorders>
          </w:tcPr>
          <w:p w14:paraId="07923B01" w14:textId="77777777" w:rsidR="00CA5B5E" w:rsidRDefault="00CA5B5E" w:rsidP="00380E3B">
            <w:pPr>
              <w:pStyle w:val="BodyText1"/>
            </w:pPr>
            <w:r>
              <w:t>J. Duggan</w:t>
            </w:r>
          </w:p>
          <w:p w14:paraId="0FEE4FF6" w14:textId="77777777" w:rsidR="00CA5B5E" w:rsidRDefault="00CA5B5E" w:rsidP="00380E3B">
            <w:pPr>
              <w:pStyle w:val="BodyText1"/>
            </w:pPr>
            <w:r>
              <w:t>W. Sisulak</w:t>
            </w:r>
          </w:p>
          <w:p w14:paraId="447E457E" w14:textId="77777777" w:rsidR="00CA5B5E" w:rsidRDefault="00CA5B5E" w:rsidP="00380E3B">
            <w:pPr>
              <w:pStyle w:val="BodyText1"/>
            </w:pPr>
            <w:r>
              <w:t>G. Riden</w:t>
            </w:r>
          </w:p>
        </w:tc>
      </w:tr>
      <w:tr w:rsidR="00CA5B5E" w14:paraId="6647ABBC" w14:textId="77777777" w:rsidTr="00380E3B">
        <w:tc>
          <w:tcPr>
            <w:tcW w:w="1440" w:type="dxa"/>
            <w:tcBorders>
              <w:top w:val="single" w:sz="4" w:space="0" w:color="auto"/>
              <w:left w:val="single" w:sz="4" w:space="0" w:color="auto"/>
              <w:bottom w:val="single" w:sz="4" w:space="0" w:color="auto"/>
              <w:right w:val="single" w:sz="4" w:space="0" w:color="auto"/>
            </w:tcBorders>
          </w:tcPr>
          <w:p w14:paraId="25436310" w14:textId="77777777" w:rsidR="00CA5B5E" w:rsidRDefault="00CA5B5E" w:rsidP="00380E3B">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14:paraId="253C3348" w14:textId="77777777" w:rsidR="00CA5B5E" w:rsidRDefault="00CA5B5E" w:rsidP="00380E3B">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14:paraId="11881C2A" w14:textId="77777777" w:rsidR="00CA5B5E" w:rsidRDefault="00CA5B5E" w:rsidP="00380E3B">
            <w:pPr>
              <w:pStyle w:val="BodyText1"/>
            </w:pPr>
            <w:r>
              <w:t>Changed title.  Added revision history table.</w:t>
            </w:r>
            <w:r w:rsidR="00F53A08">
              <w:t xml:space="preserve"> Added pass/fail conditions to all use case spec post conditions.  Added new use case specs.</w:t>
            </w:r>
          </w:p>
        </w:tc>
        <w:tc>
          <w:tcPr>
            <w:tcW w:w="1790" w:type="dxa"/>
            <w:tcBorders>
              <w:top w:val="single" w:sz="4" w:space="0" w:color="auto"/>
              <w:left w:val="single" w:sz="4" w:space="0" w:color="auto"/>
              <w:bottom w:val="single" w:sz="4" w:space="0" w:color="auto"/>
              <w:right w:val="single" w:sz="4" w:space="0" w:color="auto"/>
            </w:tcBorders>
          </w:tcPr>
          <w:p w14:paraId="2DAD23EB" w14:textId="77777777" w:rsidR="00CA5B5E" w:rsidRDefault="00CA5B5E" w:rsidP="00380E3B">
            <w:pPr>
              <w:pStyle w:val="BodyText1"/>
            </w:pPr>
            <w:r>
              <w:t>J. Duggan</w:t>
            </w:r>
          </w:p>
        </w:tc>
      </w:tr>
      <w:tr w:rsidR="00A86E86" w14:paraId="17C0A68D" w14:textId="77777777" w:rsidTr="00380E3B">
        <w:tc>
          <w:tcPr>
            <w:tcW w:w="1440" w:type="dxa"/>
            <w:tcBorders>
              <w:top w:val="single" w:sz="4" w:space="0" w:color="auto"/>
              <w:left w:val="single" w:sz="4" w:space="0" w:color="auto"/>
              <w:bottom w:val="single" w:sz="4" w:space="0" w:color="auto"/>
              <w:right w:val="single" w:sz="4" w:space="0" w:color="auto"/>
            </w:tcBorders>
          </w:tcPr>
          <w:p w14:paraId="6694426E" w14:textId="77777777" w:rsidR="00A86E86" w:rsidRDefault="00A86E86" w:rsidP="00380E3B">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14:paraId="60C56ED2" w14:textId="77777777" w:rsidR="00A86E86" w:rsidRDefault="00A86E86"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14:paraId="1139479B" w14:textId="77777777" w:rsidR="00A86E86" w:rsidRDefault="00A86E86" w:rsidP="00380E3B">
            <w:pPr>
              <w:pStyle w:val="BodyText1"/>
            </w:pPr>
            <w:r>
              <w:t>Changed project scope.  Updated system requirements.</w:t>
            </w:r>
          </w:p>
        </w:tc>
        <w:tc>
          <w:tcPr>
            <w:tcW w:w="1790" w:type="dxa"/>
            <w:tcBorders>
              <w:top w:val="single" w:sz="4" w:space="0" w:color="auto"/>
              <w:left w:val="single" w:sz="4" w:space="0" w:color="auto"/>
              <w:bottom w:val="single" w:sz="4" w:space="0" w:color="auto"/>
              <w:right w:val="single" w:sz="4" w:space="0" w:color="auto"/>
            </w:tcBorders>
          </w:tcPr>
          <w:p w14:paraId="5D7CCC90" w14:textId="77777777" w:rsidR="00A86E86" w:rsidRDefault="00A86E86" w:rsidP="00380E3B">
            <w:pPr>
              <w:pStyle w:val="BodyText1"/>
            </w:pPr>
            <w:r>
              <w:t>J. Duggan</w:t>
            </w:r>
          </w:p>
        </w:tc>
      </w:tr>
      <w:tr w:rsidR="000108BE" w14:paraId="3CF78CA7" w14:textId="77777777" w:rsidTr="00380E3B">
        <w:tc>
          <w:tcPr>
            <w:tcW w:w="1440" w:type="dxa"/>
            <w:tcBorders>
              <w:top w:val="single" w:sz="4" w:space="0" w:color="auto"/>
              <w:left w:val="single" w:sz="4" w:space="0" w:color="auto"/>
              <w:bottom w:val="single" w:sz="4" w:space="0" w:color="auto"/>
              <w:right w:val="single" w:sz="4" w:space="0" w:color="auto"/>
            </w:tcBorders>
          </w:tcPr>
          <w:p w14:paraId="54C23AD3" w14:textId="77777777" w:rsidR="000108BE" w:rsidRDefault="000108BE" w:rsidP="00380E3B">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14:paraId="3A57950F" w14:textId="77777777" w:rsidR="000108BE" w:rsidRDefault="000108BE"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14:paraId="4CFE2336" w14:textId="77777777" w:rsidR="000108BE" w:rsidRDefault="000108BE" w:rsidP="00380E3B">
            <w:pPr>
              <w:pStyle w:val="BodyText1"/>
            </w:pPr>
            <w:r>
              <w:t>Update project scope.</w:t>
            </w:r>
          </w:p>
        </w:tc>
        <w:tc>
          <w:tcPr>
            <w:tcW w:w="1790" w:type="dxa"/>
            <w:tcBorders>
              <w:top w:val="single" w:sz="4" w:space="0" w:color="auto"/>
              <w:left w:val="single" w:sz="4" w:space="0" w:color="auto"/>
              <w:bottom w:val="single" w:sz="4" w:space="0" w:color="auto"/>
              <w:right w:val="single" w:sz="4" w:space="0" w:color="auto"/>
            </w:tcBorders>
          </w:tcPr>
          <w:p w14:paraId="4C99A263" w14:textId="77777777" w:rsidR="000108BE" w:rsidRDefault="000108BE" w:rsidP="00380E3B">
            <w:pPr>
              <w:pStyle w:val="BodyText1"/>
            </w:pPr>
            <w:r>
              <w:t>T. Wilkens</w:t>
            </w:r>
          </w:p>
        </w:tc>
      </w:tr>
      <w:tr w:rsidR="00023816" w14:paraId="3D32290D" w14:textId="77777777" w:rsidTr="00380E3B">
        <w:tc>
          <w:tcPr>
            <w:tcW w:w="1440" w:type="dxa"/>
            <w:tcBorders>
              <w:top w:val="single" w:sz="4" w:space="0" w:color="auto"/>
              <w:left w:val="single" w:sz="4" w:space="0" w:color="auto"/>
              <w:bottom w:val="single" w:sz="4" w:space="0" w:color="auto"/>
              <w:right w:val="single" w:sz="4" w:space="0" w:color="auto"/>
            </w:tcBorders>
          </w:tcPr>
          <w:p w14:paraId="7FDBB097" w14:textId="77777777" w:rsidR="00023816" w:rsidRDefault="00023816" w:rsidP="00380E3B">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14:paraId="2A128D76" w14:textId="77777777" w:rsidR="00023816" w:rsidRDefault="00023816" w:rsidP="00380E3B">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14:paraId="24C9C468" w14:textId="77777777" w:rsidR="00023816" w:rsidRDefault="00023816" w:rsidP="00380E3B">
            <w:pPr>
              <w:pStyle w:val="BodyText1"/>
            </w:pPr>
            <w:r>
              <w:t>Updated use case diagram.  Removed use cases that are no longer necessary.</w:t>
            </w:r>
          </w:p>
        </w:tc>
        <w:tc>
          <w:tcPr>
            <w:tcW w:w="1790" w:type="dxa"/>
            <w:tcBorders>
              <w:top w:val="single" w:sz="4" w:space="0" w:color="auto"/>
              <w:left w:val="single" w:sz="4" w:space="0" w:color="auto"/>
              <w:bottom w:val="single" w:sz="4" w:space="0" w:color="auto"/>
              <w:right w:val="single" w:sz="4" w:space="0" w:color="auto"/>
            </w:tcBorders>
          </w:tcPr>
          <w:p w14:paraId="6B8089C5" w14:textId="77777777" w:rsidR="00023816" w:rsidRDefault="00023816" w:rsidP="00380E3B">
            <w:pPr>
              <w:pStyle w:val="BodyText1"/>
            </w:pPr>
            <w:r>
              <w:t>W. Sisulak</w:t>
            </w:r>
          </w:p>
        </w:tc>
      </w:tr>
      <w:tr w:rsidR="00023816" w14:paraId="0D9914DC" w14:textId="77777777" w:rsidTr="00380E3B">
        <w:tc>
          <w:tcPr>
            <w:tcW w:w="1440" w:type="dxa"/>
            <w:tcBorders>
              <w:top w:val="single" w:sz="4" w:space="0" w:color="auto"/>
              <w:left w:val="single" w:sz="4" w:space="0" w:color="auto"/>
              <w:bottom w:val="single" w:sz="4" w:space="0" w:color="auto"/>
              <w:right w:val="single" w:sz="4" w:space="0" w:color="auto"/>
            </w:tcBorders>
          </w:tcPr>
          <w:p w14:paraId="485DB382" w14:textId="77777777" w:rsidR="00023816" w:rsidRDefault="00023816" w:rsidP="00380E3B">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14:paraId="4DBC6F9F" w14:textId="77777777" w:rsidR="00023816" w:rsidRDefault="00023816" w:rsidP="00380E3B">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14:paraId="51130818" w14:textId="77777777" w:rsidR="00023816" w:rsidRDefault="00023816" w:rsidP="00380E3B">
            <w:pPr>
              <w:pStyle w:val="BodyText1"/>
            </w:pPr>
            <w:r>
              <w:t>Added correct actor names to use cases.  Removed and edited use cases.</w:t>
            </w:r>
          </w:p>
        </w:tc>
        <w:tc>
          <w:tcPr>
            <w:tcW w:w="1790" w:type="dxa"/>
            <w:tcBorders>
              <w:top w:val="single" w:sz="4" w:space="0" w:color="auto"/>
              <w:left w:val="single" w:sz="4" w:space="0" w:color="auto"/>
              <w:bottom w:val="single" w:sz="4" w:space="0" w:color="auto"/>
              <w:right w:val="single" w:sz="4" w:space="0" w:color="auto"/>
            </w:tcBorders>
          </w:tcPr>
          <w:p w14:paraId="622A58AF" w14:textId="77777777" w:rsidR="00023816" w:rsidRDefault="00023816" w:rsidP="00380E3B">
            <w:pPr>
              <w:pStyle w:val="BodyText1"/>
            </w:pPr>
            <w:r>
              <w:t>J. Duggan</w:t>
            </w:r>
          </w:p>
        </w:tc>
      </w:tr>
      <w:tr w:rsidR="00BC7D65" w14:paraId="26CE4C5A" w14:textId="77777777" w:rsidTr="00380E3B">
        <w:tc>
          <w:tcPr>
            <w:tcW w:w="1440" w:type="dxa"/>
            <w:tcBorders>
              <w:top w:val="single" w:sz="4" w:space="0" w:color="auto"/>
              <w:left w:val="single" w:sz="4" w:space="0" w:color="auto"/>
              <w:bottom w:val="single" w:sz="4" w:space="0" w:color="auto"/>
              <w:right w:val="single" w:sz="4" w:space="0" w:color="auto"/>
            </w:tcBorders>
          </w:tcPr>
          <w:p w14:paraId="44C1E2E2" w14:textId="77777777" w:rsidR="00BC7D65" w:rsidRDefault="00BC7D65" w:rsidP="00380E3B">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14:paraId="5D29E353" w14:textId="77777777" w:rsidR="00BC7D65" w:rsidRDefault="00BC7D65" w:rsidP="00380E3B">
            <w:pPr>
              <w:pStyle w:val="BodyText1"/>
            </w:pPr>
            <w:r>
              <w:t>10/28/15</w:t>
            </w:r>
          </w:p>
        </w:tc>
        <w:tc>
          <w:tcPr>
            <w:tcW w:w="3790" w:type="dxa"/>
            <w:tcBorders>
              <w:top w:val="single" w:sz="4" w:space="0" w:color="auto"/>
              <w:left w:val="single" w:sz="4" w:space="0" w:color="auto"/>
              <w:bottom w:val="single" w:sz="4" w:space="0" w:color="auto"/>
              <w:right w:val="single" w:sz="4" w:space="0" w:color="auto"/>
            </w:tcBorders>
          </w:tcPr>
          <w:p w14:paraId="2B02BE38" w14:textId="77777777" w:rsidR="00BC7D65" w:rsidRDefault="00BC7D65" w:rsidP="00380E3B">
            <w:pPr>
              <w:pStyle w:val="BodyText1"/>
            </w:pPr>
            <w:r>
              <w:t>Added new requirements for activity entry during data collection.  Use case diagram updated an new use case added.</w:t>
            </w:r>
            <w:r w:rsidR="00C60870">
              <w:t xml:space="preserve">  Scope updated to reflect new functionality.</w:t>
            </w:r>
          </w:p>
        </w:tc>
        <w:tc>
          <w:tcPr>
            <w:tcW w:w="1790" w:type="dxa"/>
            <w:tcBorders>
              <w:top w:val="single" w:sz="4" w:space="0" w:color="auto"/>
              <w:left w:val="single" w:sz="4" w:space="0" w:color="auto"/>
              <w:bottom w:val="single" w:sz="4" w:space="0" w:color="auto"/>
              <w:right w:val="single" w:sz="4" w:space="0" w:color="auto"/>
            </w:tcBorders>
          </w:tcPr>
          <w:p w14:paraId="234846BB" w14:textId="77777777" w:rsidR="00BC7D65" w:rsidRDefault="00BC7D65" w:rsidP="00380E3B">
            <w:pPr>
              <w:pStyle w:val="BodyText1"/>
            </w:pPr>
            <w:r>
              <w:t>W. Sisulak</w:t>
            </w:r>
          </w:p>
        </w:tc>
      </w:tr>
      <w:tr w:rsidR="002729C6" w14:paraId="0E746617" w14:textId="77777777" w:rsidTr="00380E3B">
        <w:tc>
          <w:tcPr>
            <w:tcW w:w="1440" w:type="dxa"/>
            <w:tcBorders>
              <w:top w:val="single" w:sz="4" w:space="0" w:color="auto"/>
              <w:left w:val="single" w:sz="4" w:space="0" w:color="auto"/>
              <w:bottom w:val="single" w:sz="4" w:space="0" w:color="auto"/>
              <w:right w:val="single" w:sz="4" w:space="0" w:color="auto"/>
            </w:tcBorders>
          </w:tcPr>
          <w:p w14:paraId="5353D90F" w14:textId="77777777" w:rsidR="002729C6" w:rsidRDefault="002729C6" w:rsidP="00380E3B">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14:paraId="52BAEF69" w14:textId="77777777" w:rsidR="002729C6" w:rsidRDefault="002729C6" w:rsidP="00380E3B">
            <w:pPr>
              <w:pStyle w:val="BodyText1"/>
            </w:pPr>
            <w:r>
              <w:t>11/1/15</w:t>
            </w:r>
          </w:p>
        </w:tc>
        <w:tc>
          <w:tcPr>
            <w:tcW w:w="3790" w:type="dxa"/>
            <w:tcBorders>
              <w:top w:val="single" w:sz="4" w:space="0" w:color="auto"/>
              <w:left w:val="single" w:sz="4" w:space="0" w:color="auto"/>
              <w:bottom w:val="single" w:sz="4" w:space="0" w:color="auto"/>
              <w:right w:val="single" w:sz="4" w:space="0" w:color="auto"/>
            </w:tcBorders>
          </w:tcPr>
          <w:p w14:paraId="687F7C9D" w14:textId="77777777" w:rsidR="002729C6" w:rsidRDefault="002729C6" w:rsidP="00380E3B">
            <w:pPr>
              <w:pStyle w:val="BodyText1"/>
            </w:pPr>
            <w:r>
              <w:t>Added new requirements for experiments and account management.  Created uses specifications for the new use cases.</w:t>
            </w:r>
            <w:r w:rsidR="00E15AF1">
              <w:t xml:space="preserve"> Began work on section 2.</w:t>
            </w:r>
          </w:p>
        </w:tc>
        <w:tc>
          <w:tcPr>
            <w:tcW w:w="1790" w:type="dxa"/>
            <w:tcBorders>
              <w:top w:val="single" w:sz="4" w:space="0" w:color="auto"/>
              <w:left w:val="single" w:sz="4" w:space="0" w:color="auto"/>
              <w:bottom w:val="single" w:sz="4" w:space="0" w:color="auto"/>
              <w:right w:val="single" w:sz="4" w:space="0" w:color="auto"/>
            </w:tcBorders>
          </w:tcPr>
          <w:p w14:paraId="7DDC7B55" w14:textId="77777777" w:rsidR="002729C6" w:rsidRDefault="002729C6" w:rsidP="00380E3B">
            <w:pPr>
              <w:pStyle w:val="BodyText1"/>
            </w:pPr>
            <w:r>
              <w:t>J. Duggan</w:t>
            </w:r>
          </w:p>
        </w:tc>
      </w:tr>
      <w:tr w:rsidR="00AC55FA" w14:paraId="61D5DCD8" w14:textId="77777777" w:rsidTr="00380E3B">
        <w:tc>
          <w:tcPr>
            <w:tcW w:w="1440" w:type="dxa"/>
            <w:tcBorders>
              <w:top w:val="single" w:sz="4" w:space="0" w:color="auto"/>
              <w:left w:val="single" w:sz="4" w:space="0" w:color="auto"/>
              <w:bottom w:val="single" w:sz="4" w:space="0" w:color="auto"/>
              <w:right w:val="single" w:sz="4" w:space="0" w:color="auto"/>
            </w:tcBorders>
          </w:tcPr>
          <w:p w14:paraId="227D3DB9" w14:textId="77777777" w:rsidR="00AC55FA" w:rsidRDefault="00AC55FA" w:rsidP="00380E3B">
            <w:pPr>
              <w:pStyle w:val="BodyText1"/>
            </w:pPr>
            <w:r>
              <w:t>0.12</w:t>
            </w:r>
          </w:p>
        </w:tc>
        <w:tc>
          <w:tcPr>
            <w:tcW w:w="1620" w:type="dxa"/>
            <w:tcBorders>
              <w:top w:val="single" w:sz="4" w:space="0" w:color="auto"/>
              <w:left w:val="single" w:sz="4" w:space="0" w:color="auto"/>
              <w:bottom w:val="single" w:sz="4" w:space="0" w:color="auto"/>
              <w:right w:val="single" w:sz="4" w:space="0" w:color="auto"/>
            </w:tcBorders>
          </w:tcPr>
          <w:p w14:paraId="39B5B2FB" w14:textId="77777777" w:rsidR="00AC55FA" w:rsidRDefault="00AC55FA" w:rsidP="00380E3B">
            <w:pPr>
              <w:pStyle w:val="BodyText1"/>
            </w:pPr>
            <w:r>
              <w:t>11/5/15</w:t>
            </w:r>
          </w:p>
        </w:tc>
        <w:tc>
          <w:tcPr>
            <w:tcW w:w="3790" w:type="dxa"/>
            <w:tcBorders>
              <w:top w:val="single" w:sz="4" w:space="0" w:color="auto"/>
              <w:left w:val="single" w:sz="4" w:space="0" w:color="auto"/>
              <w:bottom w:val="single" w:sz="4" w:space="0" w:color="auto"/>
              <w:right w:val="single" w:sz="4" w:space="0" w:color="auto"/>
            </w:tcBorders>
          </w:tcPr>
          <w:p w14:paraId="0AA019AF" w14:textId="77777777" w:rsidR="00AC55FA" w:rsidRDefault="00AC55FA" w:rsidP="00380E3B">
            <w:pPr>
              <w:pStyle w:val="BodyText1"/>
            </w:pPr>
            <w:r>
              <w:t>Changes made to document per review.</w:t>
            </w:r>
            <w:r w:rsidR="00077FC7">
              <w:t xml:space="preserve"> Added new use cases for </w:t>
            </w:r>
            <w:r w:rsidR="00077FC7">
              <w:lastRenderedPageBreak/>
              <w:t>delete experiment, enable user, and disable user.</w:t>
            </w:r>
          </w:p>
        </w:tc>
        <w:tc>
          <w:tcPr>
            <w:tcW w:w="1790" w:type="dxa"/>
            <w:tcBorders>
              <w:top w:val="single" w:sz="4" w:space="0" w:color="auto"/>
              <w:left w:val="single" w:sz="4" w:space="0" w:color="auto"/>
              <w:bottom w:val="single" w:sz="4" w:space="0" w:color="auto"/>
              <w:right w:val="single" w:sz="4" w:space="0" w:color="auto"/>
            </w:tcBorders>
          </w:tcPr>
          <w:p w14:paraId="3B060187" w14:textId="77777777" w:rsidR="00AC55FA" w:rsidRDefault="00AC55FA" w:rsidP="00380E3B">
            <w:pPr>
              <w:pStyle w:val="BodyText1"/>
            </w:pPr>
            <w:r>
              <w:lastRenderedPageBreak/>
              <w:t>G. Riden</w:t>
            </w:r>
          </w:p>
          <w:p w14:paraId="70755F4C" w14:textId="77777777" w:rsidR="00AC55FA" w:rsidRDefault="00AC55FA" w:rsidP="00380E3B">
            <w:pPr>
              <w:pStyle w:val="BodyText1"/>
            </w:pPr>
            <w:r>
              <w:lastRenderedPageBreak/>
              <w:t>J. Duggan</w:t>
            </w:r>
          </w:p>
        </w:tc>
      </w:tr>
      <w:tr w:rsidR="0061349F" w14:paraId="27644FC0" w14:textId="77777777" w:rsidTr="00380E3B">
        <w:trPr>
          <w:ins w:id="4" w:author="Glen" w:date="2015-11-06T22:08:00Z"/>
        </w:trPr>
        <w:tc>
          <w:tcPr>
            <w:tcW w:w="1440" w:type="dxa"/>
            <w:tcBorders>
              <w:top w:val="single" w:sz="4" w:space="0" w:color="auto"/>
              <w:left w:val="single" w:sz="4" w:space="0" w:color="auto"/>
              <w:bottom w:val="single" w:sz="4" w:space="0" w:color="auto"/>
              <w:right w:val="single" w:sz="4" w:space="0" w:color="auto"/>
            </w:tcBorders>
          </w:tcPr>
          <w:p w14:paraId="64863C95" w14:textId="77777777" w:rsidR="0061349F" w:rsidRDefault="0061349F" w:rsidP="00380E3B">
            <w:pPr>
              <w:pStyle w:val="BodyText1"/>
              <w:rPr>
                <w:ins w:id="5" w:author="Glen" w:date="2015-11-06T22:08:00Z"/>
              </w:rPr>
            </w:pPr>
            <w:ins w:id="6" w:author="Glen" w:date="2015-11-06T22:08:00Z">
              <w:r>
                <w:lastRenderedPageBreak/>
                <w:t>0.13</w:t>
              </w:r>
            </w:ins>
          </w:p>
        </w:tc>
        <w:tc>
          <w:tcPr>
            <w:tcW w:w="1620" w:type="dxa"/>
            <w:tcBorders>
              <w:top w:val="single" w:sz="4" w:space="0" w:color="auto"/>
              <w:left w:val="single" w:sz="4" w:space="0" w:color="auto"/>
              <w:bottom w:val="single" w:sz="4" w:space="0" w:color="auto"/>
              <w:right w:val="single" w:sz="4" w:space="0" w:color="auto"/>
            </w:tcBorders>
          </w:tcPr>
          <w:p w14:paraId="0CCF1279" w14:textId="77777777" w:rsidR="0061349F" w:rsidRDefault="0061349F" w:rsidP="00380E3B">
            <w:pPr>
              <w:pStyle w:val="BodyText1"/>
              <w:rPr>
                <w:ins w:id="7" w:author="Glen" w:date="2015-11-06T22:08:00Z"/>
              </w:rPr>
            </w:pPr>
            <w:ins w:id="8" w:author="Glen" w:date="2015-11-06T22:08:00Z">
              <w:r>
                <w:t>11/6/15</w:t>
              </w:r>
              <w:bookmarkStart w:id="9" w:name="_GoBack"/>
              <w:bookmarkEnd w:id="9"/>
            </w:ins>
          </w:p>
        </w:tc>
        <w:tc>
          <w:tcPr>
            <w:tcW w:w="3790" w:type="dxa"/>
            <w:tcBorders>
              <w:top w:val="single" w:sz="4" w:space="0" w:color="auto"/>
              <w:left w:val="single" w:sz="4" w:space="0" w:color="auto"/>
              <w:bottom w:val="single" w:sz="4" w:space="0" w:color="auto"/>
              <w:right w:val="single" w:sz="4" w:space="0" w:color="auto"/>
            </w:tcBorders>
          </w:tcPr>
          <w:p w14:paraId="7F046679" w14:textId="77777777" w:rsidR="0061349F" w:rsidRDefault="0061349F" w:rsidP="00380E3B">
            <w:pPr>
              <w:pStyle w:val="BodyText1"/>
              <w:rPr>
                <w:ins w:id="10" w:author="Glen" w:date="2015-11-06T22:08:00Z"/>
              </w:rPr>
            </w:pPr>
            <w:ins w:id="11" w:author="Glen" w:date="2015-11-06T22:08:00Z">
              <w:r>
                <w:t>Adding physician role descriptions</w:t>
              </w:r>
            </w:ins>
            <w:ins w:id="12" w:author="Glen" w:date="2015-11-06T22:09:00Z">
              <w:r>
                <w:t>.</w:t>
              </w:r>
            </w:ins>
          </w:p>
        </w:tc>
        <w:tc>
          <w:tcPr>
            <w:tcW w:w="1790" w:type="dxa"/>
            <w:tcBorders>
              <w:top w:val="single" w:sz="4" w:space="0" w:color="auto"/>
              <w:left w:val="single" w:sz="4" w:space="0" w:color="auto"/>
              <w:bottom w:val="single" w:sz="4" w:space="0" w:color="auto"/>
              <w:right w:val="single" w:sz="4" w:space="0" w:color="auto"/>
            </w:tcBorders>
          </w:tcPr>
          <w:p w14:paraId="66DC2AD6" w14:textId="77777777" w:rsidR="0061349F" w:rsidRDefault="0061349F" w:rsidP="00380E3B">
            <w:pPr>
              <w:pStyle w:val="BodyText1"/>
              <w:rPr>
                <w:ins w:id="13" w:author="Glen" w:date="2015-11-06T22:08:00Z"/>
              </w:rPr>
            </w:pPr>
            <w:ins w:id="14" w:author="Glen" w:date="2015-11-06T22:09:00Z">
              <w:r>
                <w:t>G. Riden</w:t>
              </w:r>
            </w:ins>
          </w:p>
        </w:tc>
      </w:tr>
    </w:tbl>
    <w:p w14:paraId="4E5443D4" w14:textId="77777777" w:rsidR="00CA5B5E" w:rsidRDefault="00CA5B5E">
      <w:pPr>
        <w:pStyle w:val="TOCHeading"/>
        <w:rPr>
          <w:rFonts w:ascii="Times New Roman" w:eastAsiaTheme="minorHAnsi" w:hAnsi="Times New Roman" w:cs="Times New Roman"/>
          <w:b w:val="0"/>
          <w:bCs w:val="0"/>
          <w:color w:val="auto"/>
          <w:sz w:val="24"/>
          <w:szCs w:val="24"/>
          <w:lang w:eastAsia="en-US"/>
        </w:rPr>
      </w:pPr>
    </w:p>
    <w:sdt>
      <w:sdtPr>
        <w:rPr>
          <w:b/>
          <w:bCs/>
        </w:rPr>
        <w:id w:val="1258330153"/>
        <w:docPartObj>
          <w:docPartGallery w:val="Table of Contents"/>
          <w:docPartUnique/>
        </w:docPartObj>
      </w:sdtPr>
      <w:sdtEndPr>
        <w:rPr>
          <w:b w:val="0"/>
          <w:bCs w:val="0"/>
          <w:noProof/>
        </w:rPr>
      </w:sdtEndPr>
      <w:sdtContent>
        <w:p w14:paraId="11BAF602" w14:textId="77777777" w:rsidR="00CA5B5E" w:rsidRPr="00CA5B5E" w:rsidRDefault="00CA5B5E" w:rsidP="007A50E9">
          <w:pPr>
            <w:rPr>
              <w:b/>
              <w:bCs/>
            </w:rPr>
          </w:pPr>
        </w:p>
        <w:p w14:paraId="4C7C63F9" w14:textId="77777777" w:rsidR="00CA5B5E" w:rsidRDefault="00CA5B5E">
          <w:r>
            <w:rPr>
              <w:b/>
              <w:bCs/>
            </w:rPr>
            <w:br w:type="page"/>
          </w:r>
        </w:p>
        <w:p w14:paraId="5B14189A" w14:textId="77777777" w:rsidR="006D454F" w:rsidRPr="007A50E9" w:rsidRDefault="00CA5B5E">
          <w:pPr>
            <w:pStyle w:val="TOCHeading"/>
            <w:rPr>
              <w:rStyle w:val="Heading1Char"/>
            </w:rPr>
          </w:pPr>
          <w:bookmarkStart w:id="15" w:name="_Toc434541810"/>
          <w:r w:rsidRPr="007A50E9">
            <w:rPr>
              <w:rStyle w:val="Heading1Char"/>
            </w:rPr>
            <w:lastRenderedPageBreak/>
            <w:t xml:space="preserve">Table Of </w:t>
          </w:r>
          <w:r w:rsidR="006D454F" w:rsidRPr="007A50E9">
            <w:rPr>
              <w:rStyle w:val="Heading1Char"/>
            </w:rPr>
            <w:t>Contents</w:t>
          </w:r>
          <w:bookmarkEnd w:id="15"/>
        </w:p>
        <w:p w14:paraId="2D00C149" w14:textId="77777777" w:rsidR="00645AA0" w:rsidRDefault="00C76EDF">
          <w:pPr>
            <w:pStyle w:val="TOC1"/>
            <w:tabs>
              <w:tab w:val="right" w:leader="dot" w:pos="9350"/>
            </w:tabs>
            <w:rPr>
              <w:rFonts w:asciiTheme="minorHAnsi" w:eastAsiaTheme="minorEastAsia" w:hAnsiTheme="minorHAnsi" w:cstheme="minorBidi"/>
              <w:noProof/>
              <w:sz w:val="22"/>
              <w:szCs w:val="22"/>
            </w:rPr>
          </w:pPr>
          <w:r>
            <w:fldChar w:fldCharType="begin"/>
          </w:r>
          <w:r w:rsidR="00E601FD">
            <w:instrText xml:space="preserve"> TOC \o "1-2</w:instrText>
          </w:r>
          <w:r w:rsidR="006D454F">
            <w:instrText xml:space="preserve">" \h \z \u </w:instrText>
          </w:r>
          <w:r>
            <w:fldChar w:fldCharType="separate"/>
          </w:r>
          <w:hyperlink w:anchor="_Toc434541809" w:history="1">
            <w:r w:rsidR="00645AA0" w:rsidRPr="00387019">
              <w:rPr>
                <w:rStyle w:val="Hyperlink"/>
                <w:noProof/>
              </w:rPr>
              <w:t>Revision History</w:t>
            </w:r>
            <w:r w:rsidR="00645AA0">
              <w:rPr>
                <w:noProof/>
                <w:webHidden/>
              </w:rPr>
              <w:tab/>
            </w:r>
            <w:r w:rsidR="00645AA0">
              <w:rPr>
                <w:noProof/>
                <w:webHidden/>
              </w:rPr>
              <w:fldChar w:fldCharType="begin"/>
            </w:r>
            <w:r w:rsidR="00645AA0">
              <w:rPr>
                <w:noProof/>
                <w:webHidden/>
              </w:rPr>
              <w:instrText xml:space="preserve"> PAGEREF _Toc434541809 \h </w:instrText>
            </w:r>
            <w:r w:rsidR="00645AA0">
              <w:rPr>
                <w:noProof/>
                <w:webHidden/>
              </w:rPr>
            </w:r>
            <w:r w:rsidR="00645AA0">
              <w:rPr>
                <w:noProof/>
                <w:webHidden/>
              </w:rPr>
              <w:fldChar w:fldCharType="separate"/>
            </w:r>
            <w:r w:rsidR="00645AA0">
              <w:rPr>
                <w:noProof/>
                <w:webHidden/>
              </w:rPr>
              <w:t>i</w:t>
            </w:r>
            <w:r w:rsidR="00645AA0">
              <w:rPr>
                <w:noProof/>
                <w:webHidden/>
              </w:rPr>
              <w:fldChar w:fldCharType="end"/>
            </w:r>
          </w:hyperlink>
        </w:p>
        <w:p w14:paraId="1103D23B" w14:textId="77777777" w:rsidR="00645AA0" w:rsidRDefault="00E759CA">
          <w:pPr>
            <w:pStyle w:val="TOC1"/>
            <w:tabs>
              <w:tab w:val="right" w:leader="dot" w:pos="9350"/>
            </w:tabs>
            <w:rPr>
              <w:rFonts w:asciiTheme="minorHAnsi" w:eastAsiaTheme="minorEastAsia" w:hAnsiTheme="minorHAnsi" w:cstheme="minorBidi"/>
              <w:noProof/>
              <w:sz w:val="22"/>
              <w:szCs w:val="22"/>
            </w:rPr>
          </w:pPr>
          <w:hyperlink w:anchor="_Toc434541810" w:history="1">
            <w:r w:rsidR="00645AA0" w:rsidRPr="00387019">
              <w:rPr>
                <w:rStyle w:val="Hyperlink"/>
                <w:noProof/>
                <w:lang w:eastAsia="ja-JP"/>
              </w:rPr>
              <w:t>Table Of Contents</w:t>
            </w:r>
            <w:r w:rsidR="00645AA0">
              <w:rPr>
                <w:noProof/>
                <w:webHidden/>
              </w:rPr>
              <w:tab/>
            </w:r>
            <w:r w:rsidR="00645AA0">
              <w:rPr>
                <w:noProof/>
                <w:webHidden/>
              </w:rPr>
              <w:fldChar w:fldCharType="begin"/>
            </w:r>
            <w:r w:rsidR="00645AA0">
              <w:rPr>
                <w:noProof/>
                <w:webHidden/>
              </w:rPr>
              <w:instrText xml:space="preserve"> PAGEREF _Toc434541810 \h </w:instrText>
            </w:r>
            <w:r w:rsidR="00645AA0">
              <w:rPr>
                <w:noProof/>
                <w:webHidden/>
              </w:rPr>
            </w:r>
            <w:r w:rsidR="00645AA0">
              <w:rPr>
                <w:noProof/>
                <w:webHidden/>
              </w:rPr>
              <w:fldChar w:fldCharType="separate"/>
            </w:r>
            <w:r w:rsidR="00645AA0">
              <w:rPr>
                <w:noProof/>
                <w:webHidden/>
              </w:rPr>
              <w:t>iii</w:t>
            </w:r>
            <w:r w:rsidR="00645AA0">
              <w:rPr>
                <w:noProof/>
                <w:webHidden/>
              </w:rPr>
              <w:fldChar w:fldCharType="end"/>
            </w:r>
          </w:hyperlink>
        </w:p>
        <w:p w14:paraId="5AA4EA90" w14:textId="77777777" w:rsidR="00645AA0" w:rsidRDefault="00E759CA">
          <w:pPr>
            <w:pStyle w:val="TOC1"/>
            <w:tabs>
              <w:tab w:val="left" w:pos="480"/>
              <w:tab w:val="right" w:leader="dot" w:pos="9350"/>
            </w:tabs>
            <w:rPr>
              <w:rFonts w:asciiTheme="minorHAnsi" w:eastAsiaTheme="minorEastAsia" w:hAnsiTheme="minorHAnsi" w:cstheme="minorBidi"/>
              <w:noProof/>
              <w:sz w:val="22"/>
              <w:szCs w:val="22"/>
            </w:rPr>
          </w:pPr>
          <w:hyperlink w:anchor="_Toc434541811" w:history="1">
            <w:r w:rsidR="00645AA0" w:rsidRPr="00387019">
              <w:rPr>
                <w:rStyle w:val="Hyperlink"/>
                <w:noProof/>
              </w:rPr>
              <w:t>1</w:t>
            </w:r>
            <w:r w:rsidR="00645AA0">
              <w:rPr>
                <w:rFonts w:asciiTheme="minorHAnsi" w:eastAsiaTheme="minorEastAsia" w:hAnsiTheme="minorHAnsi" w:cstheme="minorBidi"/>
                <w:noProof/>
                <w:sz w:val="22"/>
                <w:szCs w:val="22"/>
              </w:rPr>
              <w:tab/>
            </w:r>
            <w:r w:rsidR="00645AA0" w:rsidRPr="00387019">
              <w:rPr>
                <w:rStyle w:val="Hyperlink"/>
                <w:noProof/>
              </w:rPr>
              <w:t>Introduction</w:t>
            </w:r>
            <w:r w:rsidR="00645AA0">
              <w:rPr>
                <w:noProof/>
                <w:webHidden/>
              </w:rPr>
              <w:tab/>
            </w:r>
            <w:r w:rsidR="00645AA0">
              <w:rPr>
                <w:noProof/>
                <w:webHidden/>
              </w:rPr>
              <w:fldChar w:fldCharType="begin"/>
            </w:r>
            <w:r w:rsidR="00645AA0">
              <w:rPr>
                <w:noProof/>
                <w:webHidden/>
              </w:rPr>
              <w:instrText xml:space="preserve"> PAGEREF _Toc434541811 \h </w:instrText>
            </w:r>
            <w:r w:rsidR="00645AA0">
              <w:rPr>
                <w:noProof/>
                <w:webHidden/>
              </w:rPr>
            </w:r>
            <w:r w:rsidR="00645AA0">
              <w:rPr>
                <w:noProof/>
                <w:webHidden/>
              </w:rPr>
              <w:fldChar w:fldCharType="separate"/>
            </w:r>
            <w:r w:rsidR="00645AA0">
              <w:rPr>
                <w:noProof/>
                <w:webHidden/>
              </w:rPr>
              <w:t>1</w:t>
            </w:r>
            <w:r w:rsidR="00645AA0">
              <w:rPr>
                <w:noProof/>
                <w:webHidden/>
              </w:rPr>
              <w:fldChar w:fldCharType="end"/>
            </w:r>
          </w:hyperlink>
        </w:p>
        <w:p w14:paraId="03C77AF2" w14:textId="77777777" w:rsidR="00645AA0" w:rsidRDefault="00E759CA">
          <w:pPr>
            <w:pStyle w:val="TOC2"/>
            <w:tabs>
              <w:tab w:val="left" w:pos="880"/>
              <w:tab w:val="right" w:leader="dot" w:pos="9350"/>
            </w:tabs>
            <w:rPr>
              <w:rFonts w:asciiTheme="minorHAnsi" w:eastAsiaTheme="minorEastAsia" w:hAnsiTheme="minorHAnsi" w:cstheme="minorBidi"/>
              <w:noProof/>
              <w:sz w:val="22"/>
              <w:szCs w:val="22"/>
            </w:rPr>
          </w:pPr>
          <w:hyperlink w:anchor="_Toc434541812" w:history="1">
            <w:r w:rsidR="00645AA0" w:rsidRPr="00387019">
              <w:rPr>
                <w:rStyle w:val="Hyperlink"/>
                <w:noProof/>
              </w:rPr>
              <w:t>1.1</w:t>
            </w:r>
            <w:r w:rsidR="00645AA0">
              <w:rPr>
                <w:rFonts w:asciiTheme="minorHAnsi" w:eastAsiaTheme="minorEastAsia" w:hAnsiTheme="minorHAnsi" w:cstheme="minorBidi"/>
                <w:noProof/>
                <w:sz w:val="22"/>
                <w:szCs w:val="22"/>
              </w:rPr>
              <w:tab/>
            </w:r>
            <w:r w:rsidR="00645AA0" w:rsidRPr="00387019">
              <w:rPr>
                <w:rStyle w:val="Hyperlink"/>
                <w:noProof/>
              </w:rPr>
              <w:t>Purpose</w:t>
            </w:r>
            <w:r w:rsidR="00645AA0">
              <w:rPr>
                <w:noProof/>
                <w:webHidden/>
              </w:rPr>
              <w:tab/>
            </w:r>
            <w:r w:rsidR="00645AA0">
              <w:rPr>
                <w:noProof/>
                <w:webHidden/>
              </w:rPr>
              <w:fldChar w:fldCharType="begin"/>
            </w:r>
            <w:r w:rsidR="00645AA0">
              <w:rPr>
                <w:noProof/>
                <w:webHidden/>
              </w:rPr>
              <w:instrText xml:space="preserve"> PAGEREF _Toc434541812 \h </w:instrText>
            </w:r>
            <w:r w:rsidR="00645AA0">
              <w:rPr>
                <w:noProof/>
                <w:webHidden/>
              </w:rPr>
            </w:r>
            <w:r w:rsidR="00645AA0">
              <w:rPr>
                <w:noProof/>
                <w:webHidden/>
              </w:rPr>
              <w:fldChar w:fldCharType="separate"/>
            </w:r>
            <w:r w:rsidR="00645AA0">
              <w:rPr>
                <w:noProof/>
                <w:webHidden/>
              </w:rPr>
              <w:t>1</w:t>
            </w:r>
            <w:r w:rsidR="00645AA0">
              <w:rPr>
                <w:noProof/>
                <w:webHidden/>
              </w:rPr>
              <w:fldChar w:fldCharType="end"/>
            </w:r>
          </w:hyperlink>
        </w:p>
        <w:p w14:paraId="16C44738" w14:textId="77777777" w:rsidR="00645AA0" w:rsidRDefault="00E759CA">
          <w:pPr>
            <w:pStyle w:val="TOC2"/>
            <w:tabs>
              <w:tab w:val="left" w:pos="880"/>
              <w:tab w:val="right" w:leader="dot" w:pos="9350"/>
            </w:tabs>
            <w:rPr>
              <w:rFonts w:asciiTheme="minorHAnsi" w:eastAsiaTheme="minorEastAsia" w:hAnsiTheme="minorHAnsi" w:cstheme="minorBidi"/>
              <w:noProof/>
              <w:sz w:val="22"/>
              <w:szCs w:val="22"/>
            </w:rPr>
          </w:pPr>
          <w:hyperlink w:anchor="_Toc434541813" w:history="1">
            <w:r w:rsidR="00645AA0" w:rsidRPr="00387019">
              <w:rPr>
                <w:rStyle w:val="Hyperlink"/>
                <w:noProof/>
              </w:rPr>
              <w:t>1.2</w:t>
            </w:r>
            <w:r w:rsidR="00645AA0">
              <w:rPr>
                <w:rFonts w:asciiTheme="minorHAnsi" w:eastAsiaTheme="minorEastAsia" w:hAnsiTheme="minorHAnsi" w:cstheme="minorBidi"/>
                <w:noProof/>
                <w:sz w:val="22"/>
                <w:szCs w:val="22"/>
              </w:rPr>
              <w:tab/>
            </w:r>
            <w:r w:rsidR="00645AA0" w:rsidRPr="00387019">
              <w:rPr>
                <w:rStyle w:val="Hyperlink"/>
                <w:noProof/>
              </w:rPr>
              <w:t>Scope</w:t>
            </w:r>
            <w:r w:rsidR="00645AA0">
              <w:rPr>
                <w:noProof/>
                <w:webHidden/>
              </w:rPr>
              <w:tab/>
            </w:r>
            <w:r w:rsidR="00645AA0">
              <w:rPr>
                <w:noProof/>
                <w:webHidden/>
              </w:rPr>
              <w:fldChar w:fldCharType="begin"/>
            </w:r>
            <w:r w:rsidR="00645AA0">
              <w:rPr>
                <w:noProof/>
                <w:webHidden/>
              </w:rPr>
              <w:instrText xml:space="preserve"> PAGEREF _Toc434541813 \h </w:instrText>
            </w:r>
            <w:r w:rsidR="00645AA0">
              <w:rPr>
                <w:noProof/>
                <w:webHidden/>
              </w:rPr>
            </w:r>
            <w:r w:rsidR="00645AA0">
              <w:rPr>
                <w:noProof/>
                <w:webHidden/>
              </w:rPr>
              <w:fldChar w:fldCharType="separate"/>
            </w:r>
            <w:r w:rsidR="00645AA0">
              <w:rPr>
                <w:noProof/>
                <w:webHidden/>
              </w:rPr>
              <w:t>1</w:t>
            </w:r>
            <w:r w:rsidR="00645AA0">
              <w:rPr>
                <w:noProof/>
                <w:webHidden/>
              </w:rPr>
              <w:fldChar w:fldCharType="end"/>
            </w:r>
          </w:hyperlink>
        </w:p>
        <w:p w14:paraId="02ECF6C1" w14:textId="77777777" w:rsidR="00645AA0" w:rsidRDefault="00E759CA">
          <w:pPr>
            <w:pStyle w:val="TOC2"/>
            <w:tabs>
              <w:tab w:val="left" w:pos="880"/>
              <w:tab w:val="right" w:leader="dot" w:pos="9350"/>
            </w:tabs>
            <w:rPr>
              <w:rFonts w:asciiTheme="minorHAnsi" w:eastAsiaTheme="minorEastAsia" w:hAnsiTheme="minorHAnsi" w:cstheme="minorBidi"/>
              <w:noProof/>
              <w:sz w:val="22"/>
              <w:szCs w:val="22"/>
            </w:rPr>
          </w:pPr>
          <w:hyperlink w:anchor="_Toc434541814" w:history="1">
            <w:r w:rsidR="00645AA0" w:rsidRPr="00387019">
              <w:rPr>
                <w:rStyle w:val="Hyperlink"/>
                <w:noProof/>
              </w:rPr>
              <w:t>1.3</w:t>
            </w:r>
            <w:r w:rsidR="00645AA0">
              <w:rPr>
                <w:rFonts w:asciiTheme="minorHAnsi" w:eastAsiaTheme="minorEastAsia" w:hAnsiTheme="minorHAnsi" w:cstheme="minorBidi"/>
                <w:noProof/>
                <w:sz w:val="22"/>
                <w:szCs w:val="22"/>
              </w:rPr>
              <w:tab/>
            </w:r>
            <w:r w:rsidR="00645AA0" w:rsidRPr="00387019">
              <w:rPr>
                <w:rStyle w:val="Hyperlink"/>
                <w:noProof/>
              </w:rPr>
              <w:t>Definitions, Acronyms, and Abbreviations</w:t>
            </w:r>
            <w:r w:rsidR="00645AA0">
              <w:rPr>
                <w:noProof/>
                <w:webHidden/>
              </w:rPr>
              <w:tab/>
            </w:r>
            <w:r w:rsidR="00645AA0">
              <w:rPr>
                <w:noProof/>
                <w:webHidden/>
              </w:rPr>
              <w:fldChar w:fldCharType="begin"/>
            </w:r>
            <w:r w:rsidR="00645AA0">
              <w:rPr>
                <w:noProof/>
                <w:webHidden/>
              </w:rPr>
              <w:instrText xml:space="preserve"> PAGEREF _Toc434541814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57C3018F" w14:textId="77777777" w:rsidR="00645AA0" w:rsidRDefault="00E759CA">
          <w:pPr>
            <w:pStyle w:val="TOC2"/>
            <w:tabs>
              <w:tab w:val="left" w:pos="880"/>
              <w:tab w:val="right" w:leader="dot" w:pos="9350"/>
            </w:tabs>
            <w:rPr>
              <w:rFonts w:asciiTheme="minorHAnsi" w:eastAsiaTheme="minorEastAsia" w:hAnsiTheme="minorHAnsi" w:cstheme="minorBidi"/>
              <w:noProof/>
              <w:sz w:val="22"/>
              <w:szCs w:val="22"/>
            </w:rPr>
          </w:pPr>
          <w:hyperlink w:anchor="_Toc434541815" w:history="1">
            <w:r w:rsidR="00645AA0" w:rsidRPr="00387019">
              <w:rPr>
                <w:rStyle w:val="Hyperlink"/>
                <w:noProof/>
              </w:rPr>
              <w:t>1.4</w:t>
            </w:r>
            <w:r w:rsidR="00645AA0">
              <w:rPr>
                <w:rFonts w:asciiTheme="minorHAnsi" w:eastAsiaTheme="minorEastAsia" w:hAnsiTheme="minorHAnsi" w:cstheme="minorBidi"/>
                <w:noProof/>
                <w:sz w:val="22"/>
                <w:szCs w:val="22"/>
              </w:rPr>
              <w:tab/>
            </w:r>
            <w:r w:rsidR="00645AA0" w:rsidRPr="00387019">
              <w:rPr>
                <w:rStyle w:val="Hyperlink"/>
                <w:noProof/>
              </w:rPr>
              <w:t>References</w:t>
            </w:r>
            <w:r w:rsidR="00645AA0">
              <w:rPr>
                <w:noProof/>
                <w:webHidden/>
              </w:rPr>
              <w:tab/>
            </w:r>
            <w:r w:rsidR="00645AA0">
              <w:rPr>
                <w:noProof/>
                <w:webHidden/>
              </w:rPr>
              <w:fldChar w:fldCharType="begin"/>
            </w:r>
            <w:r w:rsidR="00645AA0">
              <w:rPr>
                <w:noProof/>
                <w:webHidden/>
              </w:rPr>
              <w:instrText xml:space="preserve"> PAGEREF _Toc434541815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6F1FB4AC" w14:textId="77777777" w:rsidR="00645AA0" w:rsidRDefault="00E759CA">
          <w:pPr>
            <w:pStyle w:val="TOC2"/>
            <w:tabs>
              <w:tab w:val="left" w:pos="880"/>
              <w:tab w:val="right" w:leader="dot" w:pos="9350"/>
            </w:tabs>
            <w:rPr>
              <w:rFonts w:asciiTheme="minorHAnsi" w:eastAsiaTheme="minorEastAsia" w:hAnsiTheme="minorHAnsi" w:cstheme="minorBidi"/>
              <w:noProof/>
              <w:sz w:val="22"/>
              <w:szCs w:val="22"/>
            </w:rPr>
          </w:pPr>
          <w:hyperlink w:anchor="_Toc434541816" w:history="1">
            <w:r w:rsidR="00645AA0" w:rsidRPr="00387019">
              <w:rPr>
                <w:rStyle w:val="Hyperlink"/>
                <w:noProof/>
              </w:rPr>
              <w:t>1.5</w:t>
            </w:r>
            <w:r w:rsidR="00645AA0">
              <w:rPr>
                <w:rFonts w:asciiTheme="minorHAnsi" w:eastAsiaTheme="minorEastAsia" w:hAnsiTheme="minorHAnsi" w:cstheme="minorBidi"/>
                <w:noProof/>
                <w:sz w:val="22"/>
                <w:szCs w:val="22"/>
              </w:rPr>
              <w:tab/>
            </w:r>
            <w:r w:rsidR="00645AA0" w:rsidRPr="00387019">
              <w:rPr>
                <w:rStyle w:val="Hyperlink"/>
                <w:noProof/>
              </w:rPr>
              <w:t>Overview</w:t>
            </w:r>
            <w:r w:rsidR="00645AA0">
              <w:rPr>
                <w:noProof/>
                <w:webHidden/>
              </w:rPr>
              <w:tab/>
            </w:r>
            <w:r w:rsidR="00645AA0">
              <w:rPr>
                <w:noProof/>
                <w:webHidden/>
              </w:rPr>
              <w:fldChar w:fldCharType="begin"/>
            </w:r>
            <w:r w:rsidR="00645AA0">
              <w:rPr>
                <w:noProof/>
                <w:webHidden/>
              </w:rPr>
              <w:instrText xml:space="preserve"> PAGEREF _Toc434541816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2E6326A4" w14:textId="77777777" w:rsidR="00645AA0" w:rsidRDefault="00E759CA">
          <w:pPr>
            <w:pStyle w:val="TOC1"/>
            <w:tabs>
              <w:tab w:val="left" w:pos="480"/>
              <w:tab w:val="right" w:leader="dot" w:pos="9350"/>
            </w:tabs>
            <w:rPr>
              <w:rFonts w:asciiTheme="minorHAnsi" w:eastAsiaTheme="minorEastAsia" w:hAnsiTheme="minorHAnsi" w:cstheme="minorBidi"/>
              <w:noProof/>
              <w:sz w:val="22"/>
              <w:szCs w:val="22"/>
            </w:rPr>
          </w:pPr>
          <w:hyperlink w:anchor="_Toc434541817" w:history="1">
            <w:r w:rsidR="00645AA0" w:rsidRPr="00387019">
              <w:rPr>
                <w:rStyle w:val="Hyperlink"/>
                <w:noProof/>
              </w:rPr>
              <w:t>2</w:t>
            </w:r>
            <w:r w:rsidR="00645AA0">
              <w:rPr>
                <w:rFonts w:asciiTheme="minorHAnsi" w:eastAsiaTheme="minorEastAsia" w:hAnsiTheme="minorHAnsi" w:cstheme="minorBidi"/>
                <w:noProof/>
                <w:sz w:val="22"/>
                <w:szCs w:val="22"/>
              </w:rPr>
              <w:tab/>
            </w:r>
            <w:r w:rsidR="00645AA0" w:rsidRPr="00387019">
              <w:rPr>
                <w:rStyle w:val="Hyperlink"/>
                <w:noProof/>
              </w:rPr>
              <w:t>Overall Description</w:t>
            </w:r>
            <w:r w:rsidR="00645AA0">
              <w:rPr>
                <w:noProof/>
                <w:webHidden/>
              </w:rPr>
              <w:tab/>
            </w:r>
            <w:r w:rsidR="00645AA0">
              <w:rPr>
                <w:noProof/>
                <w:webHidden/>
              </w:rPr>
              <w:fldChar w:fldCharType="begin"/>
            </w:r>
            <w:r w:rsidR="00645AA0">
              <w:rPr>
                <w:noProof/>
                <w:webHidden/>
              </w:rPr>
              <w:instrText xml:space="preserve"> PAGEREF _Toc434541817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2CCE3AAB" w14:textId="77777777" w:rsidR="00645AA0" w:rsidRDefault="00E759CA">
          <w:pPr>
            <w:pStyle w:val="TOC2"/>
            <w:tabs>
              <w:tab w:val="left" w:pos="880"/>
              <w:tab w:val="right" w:leader="dot" w:pos="9350"/>
            </w:tabs>
            <w:rPr>
              <w:rFonts w:asciiTheme="minorHAnsi" w:eastAsiaTheme="minorEastAsia" w:hAnsiTheme="minorHAnsi" w:cstheme="minorBidi"/>
              <w:noProof/>
              <w:sz w:val="22"/>
              <w:szCs w:val="22"/>
            </w:rPr>
          </w:pPr>
          <w:hyperlink w:anchor="_Toc434541819" w:history="1">
            <w:r w:rsidR="00645AA0" w:rsidRPr="00387019">
              <w:rPr>
                <w:rStyle w:val="Hyperlink"/>
                <w:noProof/>
              </w:rPr>
              <w:t>2.1</w:t>
            </w:r>
            <w:r w:rsidR="00645AA0">
              <w:rPr>
                <w:rFonts w:asciiTheme="minorHAnsi" w:eastAsiaTheme="minorEastAsia" w:hAnsiTheme="minorHAnsi" w:cstheme="minorBidi"/>
                <w:noProof/>
                <w:sz w:val="22"/>
                <w:szCs w:val="22"/>
              </w:rPr>
              <w:tab/>
            </w:r>
            <w:r w:rsidR="00645AA0" w:rsidRPr="00387019">
              <w:rPr>
                <w:rStyle w:val="Hyperlink"/>
                <w:noProof/>
              </w:rPr>
              <w:t>Product Perspective</w:t>
            </w:r>
            <w:r w:rsidR="00645AA0">
              <w:rPr>
                <w:noProof/>
                <w:webHidden/>
              </w:rPr>
              <w:tab/>
            </w:r>
            <w:r w:rsidR="00645AA0">
              <w:rPr>
                <w:noProof/>
                <w:webHidden/>
              </w:rPr>
              <w:fldChar w:fldCharType="begin"/>
            </w:r>
            <w:r w:rsidR="00645AA0">
              <w:rPr>
                <w:noProof/>
                <w:webHidden/>
              </w:rPr>
              <w:instrText xml:space="preserve"> PAGEREF _Toc434541819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7EAD8AD5" w14:textId="77777777" w:rsidR="00645AA0" w:rsidRDefault="00E759CA">
          <w:pPr>
            <w:pStyle w:val="TOC2"/>
            <w:tabs>
              <w:tab w:val="left" w:pos="880"/>
              <w:tab w:val="right" w:leader="dot" w:pos="9350"/>
            </w:tabs>
            <w:rPr>
              <w:rFonts w:asciiTheme="minorHAnsi" w:eastAsiaTheme="minorEastAsia" w:hAnsiTheme="minorHAnsi" w:cstheme="minorBidi"/>
              <w:noProof/>
              <w:sz w:val="22"/>
              <w:szCs w:val="22"/>
            </w:rPr>
          </w:pPr>
          <w:hyperlink w:anchor="_Toc434541820" w:history="1">
            <w:r w:rsidR="00645AA0" w:rsidRPr="00387019">
              <w:rPr>
                <w:rStyle w:val="Hyperlink"/>
                <w:noProof/>
              </w:rPr>
              <w:t>2.2</w:t>
            </w:r>
            <w:r w:rsidR="00645AA0">
              <w:rPr>
                <w:rFonts w:asciiTheme="minorHAnsi" w:eastAsiaTheme="minorEastAsia" w:hAnsiTheme="minorHAnsi" w:cstheme="minorBidi"/>
                <w:noProof/>
                <w:sz w:val="22"/>
                <w:szCs w:val="22"/>
              </w:rPr>
              <w:tab/>
            </w:r>
            <w:r w:rsidR="00645AA0" w:rsidRPr="00387019">
              <w:rPr>
                <w:rStyle w:val="Hyperlink"/>
                <w:noProof/>
              </w:rPr>
              <w:t>Product Functions</w:t>
            </w:r>
            <w:r w:rsidR="00645AA0">
              <w:rPr>
                <w:noProof/>
                <w:webHidden/>
              </w:rPr>
              <w:tab/>
            </w:r>
            <w:r w:rsidR="00645AA0">
              <w:rPr>
                <w:noProof/>
                <w:webHidden/>
              </w:rPr>
              <w:fldChar w:fldCharType="begin"/>
            </w:r>
            <w:r w:rsidR="00645AA0">
              <w:rPr>
                <w:noProof/>
                <w:webHidden/>
              </w:rPr>
              <w:instrText xml:space="preserve"> PAGEREF _Toc434541820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62B40FFA" w14:textId="77777777" w:rsidR="00645AA0" w:rsidRDefault="00E759CA">
          <w:pPr>
            <w:pStyle w:val="TOC2"/>
            <w:tabs>
              <w:tab w:val="left" w:pos="880"/>
              <w:tab w:val="right" w:leader="dot" w:pos="9350"/>
            </w:tabs>
            <w:rPr>
              <w:rFonts w:asciiTheme="minorHAnsi" w:eastAsiaTheme="minorEastAsia" w:hAnsiTheme="minorHAnsi" w:cstheme="minorBidi"/>
              <w:noProof/>
              <w:sz w:val="22"/>
              <w:szCs w:val="22"/>
            </w:rPr>
          </w:pPr>
          <w:hyperlink w:anchor="_Toc434541821" w:history="1">
            <w:r w:rsidR="00645AA0" w:rsidRPr="00387019">
              <w:rPr>
                <w:rStyle w:val="Hyperlink"/>
                <w:noProof/>
              </w:rPr>
              <w:t>2.3</w:t>
            </w:r>
            <w:r w:rsidR="00645AA0">
              <w:rPr>
                <w:rFonts w:asciiTheme="minorHAnsi" w:eastAsiaTheme="minorEastAsia" w:hAnsiTheme="minorHAnsi" w:cstheme="minorBidi"/>
                <w:noProof/>
                <w:sz w:val="22"/>
                <w:szCs w:val="22"/>
              </w:rPr>
              <w:tab/>
            </w:r>
            <w:r w:rsidR="00645AA0" w:rsidRPr="00387019">
              <w:rPr>
                <w:rStyle w:val="Hyperlink"/>
                <w:noProof/>
              </w:rPr>
              <w:t>User Characteristics</w:t>
            </w:r>
            <w:r w:rsidR="00645AA0">
              <w:rPr>
                <w:noProof/>
                <w:webHidden/>
              </w:rPr>
              <w:tab/>
            </w:r>
            <w:r w:rsidR="00645AA0">
              <w:rPr>
                <w:noProof/>
                <w:webHidden/>
              </w:rPr>
              <w:fldChar w:fldCharType="begin"/>
            </w:r>
            <w:r w:rsidR="00645AA0">
              <w:rPr>
                <w:noProof/>
                <w:webHidden/>
              </w:rPr>
              <w:instrText xml:space="preserve"> PAGEREF _Toc434541821 \h </w:instrText>
            </w:r>
            <w:r w:rsidR="00645AA0">
              <w:rPr>
                <w:noProof/>
                <w:webHidden/>
              </w:rPr>
            </w:r>
            <w:r w:rsidR="00645AA0">
              <w:rPr>
                <w:noProof/>
                <w:webHidden/>
              </w:rPr>
              <w:fldChar w:fldCharType="separate"/>
            </w:r>
            <w:r w:rsidR="00645AA0">
              <w:rPr>
                <w:noProof/>
                <w:webHidden/>
              </w:rPr>
              <w:t>3</w:t>
            </w:r>
            <w:r w:rsidR="00645AA0">
              <w:rPr>
                <w:noProof/>
                <w:webHidden/>
              </w:rPr>
              <w:fldChar w:fldCharType="end"/>
            </w:r>
          </w:hyperlink>
        </w:p>
        <w:p w14:paraId="30D5DABD" w14:textId="77777777" w:rsidR="00645AA0" w:rsidRDefault="00E759CA">
          <w:pPr>
            <w:pStyle w:val="TOC2"/>
            <w:tabs>
              <w:tab w:val="left" w:pos="880"/>
              <w:tab w:val="right" w:leader="dot" w:pos="9350"/>
            </w:tabs>
            <w:rPr>
              <w:rFonts w:asciiTheme="minorHAnsi" w:eastAsiaTheme="minorEastAsia" w:hAnsiTheme="minorHAnsi" w:cstheme="minorBidi"/>
              <w:noProof/>
              <w:sz w:val="22"/>
              <w:szCs w:val="22"/>
            </w:rPr>
          </w:pPr>
          <w:hyperlink w:anchor="_Toc434541822" w:history="1">
            <w:r w:rsidR="00645AA0" w:rsidRPr="00387019">
              <w:rPr>
                <w:rStyle w:val="Hyperlink"/>
                <w:noProof/>
              </w:rPr>
              <w:t>2.4</w:t>
            </w:r>
            <w:r w:rsidR="00645AA0">
              <w:rPr>
                <w:rFonts w:asciiTheme="minorHAnsi" w:eastAsiaTheme="minorEastAsia" w:hAnsiTheme="minorHAnsi" w:cstheme="minorBidi"/>
                <w:noProof/>
                <w:sz w:val="22"/>
                <w:szCs w:val="22"/>
              </w:rPr>
              <w:tab/>
            </w:r>
            <w:r w:rsidR="00645AA0" w:rsidRPr="00387019">
              <w:rPr>
                <w:rStyle w:val="Hyperlink"/>
                <w:noProof/>
              </w:rPr>
              <w:t>Constraints</w:t>
            </w:r>
            <w:r w:rsidR="00645AA0">
              <w:rPr>
                <w:noProof/>
                <w:webHidden/>
              </w:rPr>
              <w:tab/>
            </w:r>
            <w:r w:rsidR="00645AA0">
              <w:rPr>
                <w:noProof/>
                <w:webHidden/>
              </w:rPr>
              <w:fldChar w:fldCharType="begin"/>
            </w:r>
            <w:r w:rsidR="00645AA0">
              <w:rPr>
                <w:noProof/>
                <w:webHidden/>
              </w:rPr>
              <w:instrText xml:space="preserve"> PAGEREF _Toc434541822 \h </w:instrText>
            </w:r>
            <w:r w:rsidR="00645AA0">
              <w:rPr>
                <w:noProof/>
                <w:webHidden/>
              </w:rPr>
            </w:r>
            <w:r w:rsidR="00645AA0">
              <w:rPr>
                <w:noProof/>
                <w:webHidden/>
              </w:rPr>
              <w:fldChar w:fldCharType="separate"/>
            </w:r>
            <w:r w:rsidR="00645AA0">
              <w:rPr>
                <w:noProof/>
                <w:webHidden/>
              </w:rPr>
              <w:t>4</w:t>
            </w:r>
            <w:r w:rsidR="00645AA0">
              <w:rPr>
                <w:noProof/>
                <w:webHidden/>
              </w:rPr>
              <w:fldChar w:fldCharType="end"/>
            </w:r>
          </w:hyperlink>
        </w:p>
        <w:p w14:paraId="1735543D" w14:textId="77777777" w:rsidR="00645AA0" w:rsidRDefault="00E759CA">
          <w:pPr>
            <w:pStyle w:val="TOC2"/>
            <w:tabs>
              <w:tab w:val="left" w:pos="880"/>
              <w:tab w:val="right" w:leader="dot" w:pos="9350"/>
            </w:tabs>
            <w:rPr>
              <w:rFonts w:asciiTheme="minorHAnsi" w:eastAsiaTheme="minorEastAsia" w:hAnsiTheme="minorHAnsi" w:cstheme="minorBidi"/>
              <w:noProof/>
              <w:sz w:val="22"/>
              <w:szCs w:val="22"/>
            </w:rPr>
          </w:pPr>
          <w:hyperlink w:anchor="_Toc434541823" w:history="1">
            <w:r w:rsidR="00645AA0" w:rsidRPr="00387019">
              <w:rPr>
                <w:rStyle w:val="Hyperlink"/>
                <w:noProof/>
              </w:rPr>
              <w:t>2.5</w:t>
            </w:r>
            <w:r w:rsidR="00645AA0">
              <w:rPr>
                <w:rFonts w:asciiTheme="minorHAnsi" w:eastAsiaTheme="minorEastAsia" w:hAnsiTheme="minorHAnsi" w:cstheme="minorBidi"/>
                <w:noProof/>
                <w:sz w:val="22"/>
                <w:szCs w:val="22"/>
              </w:rPr>
              <w:tab/>
            </w:r>
            <w:r w:rsidR="00645AA0" w:rsidRPr="00387019">
              <w:rPr>
                <w:rStyle w:val="Hyperlink"/>
                <w:noProof/>
              </w:rPr>
              <w:t>Assumptions and Dependencies</w:t>
            </w:r>
            <w:r w:rsidR="00645AA0">
              <w:rPr>
                <w:noProof/>
                <w:webHidden/>
              </w:rPr>
              <w:tab/>
            </w:r>
            <w:r w:rsidR="00645AA0">
              <w:rPr>
                <w:noProof/>
                <w:webHidden/>
              </w:rPr>
              <w:fldChar w:fldCharType="begin"/>
            </w:r>
            <w:r w:rsidR="00645AA0">
              <w:rPr>
                <w:noProof/>
                <w:webHidden/>
              </w:rPr>
              <w:instrText xml:space="preserve"> PAGEREF _Toc434541823 \h </w:instrText>
            </w:r>
            <w:r w:rsidR="00645AA0">
              <w:rPr>
                <w:noProof/>
                <w:webHidden/>
              </w:rPr>
            </w:r>
            <w:r w:rsidR="00645AA0">
              <w:rPr>
                <w:noProof/>
                <w:webHidden/>
              </w:rPr>
              <w:fldChar w:fldCharType="separate"/>
            </w:r>
            <w:r w:rsidR="00645AA0">
              <w:rPr>
                <w:noProof/>
                <w:webHidden/>
              </w:rPr>
              <w:t>4</w:t>
            </w:r>
            <w:r w:rsidR="00645AA0">
              <w:rPr>
                <w:noProof/>
                <w:webHidden/>
              </w:rPr>
              <w:fldChar w:fldCharType="end"/>
            </w:r>
          </w:hyperlink>
        </w:p>
        <w:p w14:paraId="73ED57E3" w14:textId="77777777" w:rsidR="00645AA0" w:rsidRDefault="00E759CA">
          <w:pPr>
            <w:pStyle w:val="TOC1"/>
            <w:tabs>
              <w:tab w:val="left" w:pos="480"/>
              <w:tab w:val="right" w:leader="dot" w:pos="9350"/>
            </w:tabs>
            <w:rPr>
              <w:rFonts w:asciiTheme="minorHAnsi" w:eastAsiaTheme="minorEastAsia" w:hAnsiTheme="minorHAnsi" w:cstheme="minorBidi"/>
              <w:noProof/>
              <w:sz w:val="22"/>
              <w:szCs w:val="22"/>
            </w:rPr>
          </w:pPr>
          <w:hyperlink w:anchor="_Toc434541824" w:history="1">
            <w:r w:rsidR="00645AA0" w:rsidRPr="00387019">
              <w:rPr>
                <w:rStyle w:val="Hyperlink"/>
                <w:noProof/>
              </w:rPr>
              <w:t>3</w:t>
            </w:r>
            <w:r w:rsidR="00645AA0">
              <w:rPr>
                <w:rFonts w:asciiTheme="minorHAnsi" w:eastAsiaTheme="minorEastAsia" w:hAnsiTheme="minorHAnsi" w:cstheme="minorBidi"/>
                <w:noProof/>
                <w:sz w:val="22"/>
                <w:szCs w:val="22"/>
              </w:rPr>
              <w:tab/>
            </w:r>
            <w:r w:rsidR="00645AA0" w:rsidRPr="00387019">
              <w:rPr>
                <w:rStyle w:val="Hyperlink"/>
                <w:noProof/>
              </w:rPr>
              <w:t>Specific Requirements</w:t>
            </w:r>
            <w:r w:rsidR="00645AA0">
              <w:rPr>
                <w:noProof/>
                <w:webHidden/>
              </w:rPr>
              <w:tab/>
            </w:r>
            <w:r w:rsidR="00645AA0">
              <w:rPr>
                <w:noProof/>
                <w:webHidden/>
              </w:rPr>
              <w:fldChar w:fldCharType="begin"/>
            </w:r>
            <w:r w:rsidR="00645AA0">
              <w:rPr>
                <w:noProof/>
                <w:webHidden/>
              </w:rPr>
              <w:instrText xml:space="preserve"> PAGEREF _Toc434541824 \h </w:instrText>
            </w:r>
            <w:r w:rsidR="00645AA0">
              <w:rPr>
                <w:noProof/>
                <w:webHidden/>
              </w:rPr>
            </w:r>
            <w:r w:rsidR="00645AA0">
              <w:rPr>
                <w:noProof/>
                <w:webHidden/>
              </w:rPr>
              <w:fldChar w:fldCharType="separate"/>
            </w:r>
            <w:r w:rsidR="00645AA0">
              <w:rPr>
                <w:noProof/>
                <w:webHidden/>
              </w:rPr>
              <w:t>4</w:t>
            </w:r>
            <w:r w:rsidR="00645AA0">
              <w:rPr>
                <w:noProof/>
                <w:webHidden/>
              </w:rPr>
              <w:fldChar w:fldCharType="end"/>
            </w:r>
          </w:hyperlink>
        </w:p>
        <w:p w14:paraId="7351945A" w14:textId="77777777" w:rsidR="00645AA0" w:rsidRDefault="00E759CA">
          <w:pPr>
            <w:pStyle w:val="TOC2"/>
            <w:tabs>
              <w:tab w:val="left" w:pos="880"/>
              <w:tab w:val="right" w:leader="dot" w:pos="9350"/>
            </w:tabs>
            <w:rPr>
              <w:rFonts w:asciiTheme="minorHAnsi" w:eastAsiaTheme="minorEastAsia" w:hAnsiTheme="minorHAnsi" w:cstheme="minorBidi"/>
              <w:noProof/>
              <w:sz w:val="22"/>
              <w:szCs w:val="22"/>
            </w:rPr>
          </w:pPr>
          <w:hyperlink w:anchor="_Toc434541827" w:history="1">
            <w:r w:rsidR="00645AA0" w:rsidRPr="00387019">
              <w:rPr>
                <w:rStyle w:val="Hyperlink"/>
                <w:noProof/>
              </w:rPr>
              <w:t>3.1.</w:t>
            </w:r>
            <w:r w:rsidR="00645AA0">
              <w:rPr>
                <w:rFonts w:asciiTheme="minorHAnsi" w:eastAsiaTheme="minorEastAsia" w:hAnsiTheme="minorHAnsi" w:cstheme="minorBidi"/>
                <w:noProof/>
                <w:sz w:val="22"/>
                <w:szCs w:val="22"/>
              </w:rPr>
              <w:tab/>
            </w:r>
            <w:r w:rsidR="00645AA0" w:rsidRPr="00387019">
              <w:rPr>
                <w:rStyle w:val="Hyperlink"/>
                <w:noProof/>
              </w:rPr>
              <w:t>Functional Requirements</w:t>
            </w:r>
            <w:r w:rsidR="00645AA0">
              <w:rPr>
                <w:noProof/>
                <w:webHidden/>
              </w:rPr>
              <w:tab/>
            </w:r>
            <w:r w:rsidR="00645AA0">
              <w:rPr>
                <w:noProof/>
                <w:webHidden/>
              </w:rPr>
              <w:fldChar w:fldCharType="begin"/>
            </w:r>
            <w:r w:rsidR="00645AA0">
              <w:rPr>
                <w:noProof/>
                <w:webHidden/>
              </w:rPr>
              <w:instrText xml:space="preserve"> PAGEREF _Toc434541827 \h </w:instrText>
            </w:r>
            <w:r w:rsidR="00645AA0">
              <w:rPr>
                <w:noProof/>
                <w:webHidden/>
              </w:rPr>
            </w:r>
            <w:r w:rsidR="00645AA0">
              <w:rPr>
                <w:noProof/>
                <w:webHidden/>
              </w:rPr>
              <w:fldChar w:fldCharType="separate"/>
            </w:r>
            <w:r w:rsidR="00645AA0">
              <w:rPr>
                <w:noProof/>
                <w:webHidden/>
              </w:rPr>
              <w:t>4</w:t>
            </w:r>
            <w:r w:rsidR="00645AA0">
              <w:rPr>
                <w:noProof/>
                <w:webHidden/>
              </w:rPr>
              <w:fldChar w:fldCharType="end"/>
            </w:r>
          </w:hyperlink>
        </w:p>
        <w:p w14:paraId="1BB52853" w14:textId="77777777" w:rsidR="00645AA0" w:rsidRDefault="00E759CA">
          <w:pPr>
            <w:pStyle w:val="TOC2"/>
            <w:tabs>
              <w:tab w:val="left" w:pos="880"/>
              <w:tab w:val="right" w:leader="dot" w:pos="9350"/>
            </w:tabs>
            <w:rPr>
              <w:rFonts w:asciiTheme="minorHAnsi" w:eastAsiaTheme="minorEastAsia" w:hAnsiTheme="minorHAnsi" w:cstheme="minorBidi"/>
              <w:noProof/>
              <w:sz w:val="22"/>
              <w:szCs w:val="22"/>
            </w:rPr>
          </w:pPr>
          <w:hyperlink w:anchor="_Toc434541833" w:history="1">
            <w:r w:rsidR="00645AA0" w:rsidRPr="00387019">
              <w:rPr>
                <w:rStyle w:val="Hyperlink"/>
                <w:noProof/>
              </w:rPr>
              <w:t>3.2</w:t>
            </w:r>
            <w:r w:rsidR="00645AA0">
              <w:rPr>
                <w:rFonts w:asciiTheme="minorHAnsi" w:eastAsiaTheme="minorEastAsia" w:hAnsiTheme="minorHAnsi" w:cstheme="minorBidi"/>
                <w:noProof/>
                <w:sz w:val="22"/>
                <w:szCs w:val="22"/>
              </w:rPr>
              <w:tab/>
            </w:r>
            <w:r w:rsidR="00645AA0" w:rsidRPr="00387019">
              <w:rPr>
                <w:rStyle w:val="Hyperlink"/>
                <w:noProof/>
              </w:rPr>
              <w:t>Non-Functional Requirements</w:t>
            </w:r>
            <w:r w:rsidR="00645AA0">
              <w:rPr>
                <w:noProof/>
                <w:webHidden/>
              </w:rPr>
              <w:tab/>
            </w:r>
            <w:r w:rsidR="00645AA0">
              <w:rPr>
                <w:noProof/>
                <w:webHidden/>
              </w:rPr>
              <w:fldChar w:fldCharType="begin"/>
            </w:r>
            <w:r w:rsidR="00645AA0">
              <w:rPr>
                <w:noProof/>
                <w:webHidden/>
              </w:rPr>
              <w:instrText xml:space="preserve"> PAGEREF _Toc434541833 \h </w:instrText>
            </w:r>
            <w:r w:rsidR="00645AA0">
              <w:rPr>
                <w:noProof/>
                <w:webHidden/>
              </w:rPr>
            </w:r>
            <w:r w:rsidR="00645AA0">
              <w:rPr>
                <w:noProof/>
                <w:webHidden/>
              </w:rPr>
              <w:fldChar w:fldCharType="separate"/>
            </w:r>
            <w:r w:rsidR="00645AA0">
              <w:rPr>
                <w:noProof/>
                <w:webHidden/>
              </w:rPr>
              <w:t>7</w:t>
            </w:r>
            <w:r w:rsidR="00645AA0">
              <w:rPr>
                <w:noProof/>
                <w:webHidden/>
              </w:rPr>
              <w:fldChar w:fldCharType="end"/>
            </w:r>
          </w:hyperlink>
        </w:p>
        <w:p w14:paraId="0FD8B3B9" w14:textId="77777777" w:rsidR="00645AA0" w:rsidRDefault="00E759CA">
          <w:pPr>
            <w:pStyle w:val="TOC1"/>
            <w:tabs>
              <w:tab w:val="right" w:leader="dot" w:pos="9350"/>
            </w:tabs>
            <w:rPr>
              <w:rFonts w:asciiTheme="minorHAnsi" w:eastAsiaTheme="minorEastAsia" w:hAnsiTheme="minorHAnsi" w:cstheme="minorBidi"/>
              <w:noProof/>
              <w:sz w:val="22"/>
              <w:szCs w:val="22"/>
            </w:rPr>
          </w:pPr>
          <w:hyperlink w:anchor="_Toc434541841" w:history="1">
            <w:r w:rsidR="00645AA0" w:rsidRPr="00387019">
              <w:rPr>
                <w:rStyle w:val="Hyperlink"/>
                <w:noProof/>
              </w:rPr>
              <w:t>Appendix A: Use Case Specifications</w:t>
            </w:r>
            <w:r w:rsidR="00645AA0">
              <w:rPr>
                <w:noProof/>
                <w:webHidden/>
              </w:rPr>
              <w:tab/>
            </w:r>
            <w:r w:rsidR="00645AA0">
              <w:rPr>
                <w:noProof/>
                <w:webHidden/>
              </w:rPr>
              <w:fldChar w:fldCharType="begin"/>
            </w:r>
            <w:r w:rsidR="00645AA0">
              <w:rPr>
                <w:noProof/>
                <w:webHidden/>
              </w:rPr>
              <w:instrText xml:space="preserve"> PAGEREF _Toc434541841 \h </w:instrText>
            </w:r>
            <w:r w:rsidR="00645AA0">
              <w:rPr>
                <w:noProof/>
                <w:webHidden/>
              </w:rPr>
            </w:r>
            <w:r w:rsidR="00645AA0">
              <w:rPr>
                <w:noProof/>
                <w:webHidden/>
              </w:rPr>
              <w:fldChar w:fldCharType="separate"/>
            </w:r>
            <w:r w:rsidR="00645AA0">
              <w:rPr>
                <w:noProof/>
                <w:webHidden/>
              </w:rPr>
              <w:t>9</w:t>
            </w:r>
            <w:r w:rsidR="00645AA0">
              <w:rPr>
                <w:noProof/>
                <w:webHidden/>
              </w:rPr>
              <w:fldChar w:fldCharType="end"/>
            </w:r>
          </w:hyperlink>
        </w:p>
        <w:p w14:paraId="07738332" w14:textId="77777777" w:rsidR="00645AA0" w:rsidRDefault="00E759CA">
          <w:pPr>
            <w:pStyle w:val="TOC1"/>
            <w:tabs>
              <w:tab w:val="right" w:leader="dot" w:pos="9350"/>
            </w:tabs>
            <w:rPr>
              <w:rFonts w:asciiTheme="minorHAnsi" w:eastAsiaTheme="minorEastAsia" w:hAnsiTheme="minorHAnsi" w:cstheme="minorBidi"/>
              <w:noProof/>
              <w:sz w:val="22"/>
              <w:szCs w:val="22"/>
            </w:rPr>
          </w:pPr>
          <w:hyperlink w:anchor="_Toc434541842" w:history="1">
            <w:r w:rsidR="00645AA0" w:rsidRPr="00387019">
              <w:rPr>
                <w:rStyle w:val="Hyperlink"/>
                <w:noProof/>
              </w:rPr>
              <w:t>Appendix B: Traceability Matrix</w:t>
            </w:r>
            <w:r w:rsidR="00645AA0">
              <w:rPr>
                <w:noProof/>
                <w:webHidden/>
              </w:rPr>
              <w:tab/>
            </w:r>
            <w:r w:rsidR="00645AA0">
              <w:rPr>
                <w:noProof/>
                <w:webHidden/>
              </w:rPr>
              <w:fldChar w:fldCharType="begin"/>
            </w:r>
            <w:r w:rsidR="00645AA0">
              <w:rPr>
                <w:noProof/>
                <w:webHidden/>
              </w:rPr>
              <w:instrText xml:space="preserve"> PAGEREF _Toc434541842 \h </w:instrText>
            </w:r>
            <w:r w:rsidR="00645AA0">
              <w:rPr>
                <w:noProof/>
                <w:webHidden/>
              </w:rPr>
            </w:r>
            <w:r w:rsidR="00645AA0">
              <w:rPr>
                <w:noProof/>
                <w:webHidden/>
              </w:rPr>
              <w:fldChar w:fldCharType="separate"/>
            </w:r>
            <w:r w:rsidR="00645AA0">
              <w:rPr>
                <w:noProof/>
                <w:webHidden/>
              </w:rPr>
              <w:t>20</w:t>
            </w:r>
            <w:r w:rsidR="00645AA0">
              <w:rPr>
                <w:noProof/>
                <w:webHidden/>
              </w:rPr>
              <w:fldChar w:fldCharType="end"/>
            </w:r>
          </w:hyperlink>
        </w:p>
        <w:p w14:paraId="757CD779" w14:textId="77777777" w:rsidR="006D454F" w:rsidRDefault="00C76EDF">
          <w:r>
            <w:rPr>
              <w:b/>
              <w:bCs/>
              <w:noProof/>
            </w:rPr>
            <w:fldChar w:fldCharType="end"/>
          </w:r>
        </w:p>
      </w:sdtContent>
    </w:sdt>
    <w:p w14:paraId="516333A5" w14:textId="77777777" w:rsidR="00456C08" w:rsidRDefault="0095396F">
      <w:pPr>
        <w:sectPr w:rsidR="00456C08" w:rsidSect="00AD439B">
          <w:headerReference w:type="default" r:id="rId10"/>
          <w:footerReference w:type="default" r:id="rId11"/>
          <w:headerReference w:type="first" r:id="rId12"/>
          <w:footerReference w:type="first" r:id="rId13"/>
          <w:pgSz w:w="12240" w:h="15840"/>
          <w:pgMar w:top="1440" w:right="1440" w:bottom="1440" w:left="1440" w:header="720" w:footer="720" w:gutter="0"/>
          <w:pgNumType w:fmt="lowerRoman" w:start="0"/>
          <w:cols w:space="720"/>
          <w:titlePg/>
          <w:docGrid w:linePitch="360"/>
        </w:sectPr>
      </w:pPr>
      <w:r>
        <w:br w:type="page"/>
      </w:r>
    </w:p>
    <w:p w14:paraId="65C10FFD" w14:textId="77777777" w:rsidR="009E38D1" w:rsidRDefault="009E38D1" w:rsidP="002618EE">
      <w:pPr>
        <w:pStyle w:val="Title"/>
      </w:pPr>
      <w:r>
        <w:lastRenderedPageBreak/>
        <w:t>Requirements Specification</w:t>
      </w:r>
    </w:p>
    <w:p w14:paraId="3A8F4EF4" w14:textId="77777777" w:rsidR="001B55DA" w:rsidRPr="001B55DA" w:rsidRDefault="00002059" w:rsidP="001B55DA">
      <w:pPr>
        <w:pStyle w:val="Heading1"/>
        <w:spacing w:after="200" w:line="360" w:lineRule="auto"/>
      </w:pPr>
      <w:bookmarkStart w:id="20" w:name="_Toc434541811"/>
      <w:r>
        <w:t>Introduction</w:t>
      </w:r>
      <w:bookmarkEnd w:id="20"/>
    </w:p>
    <w:p w14:paraId="26D4ABA7" w14:textId="77777777" w:rsidR="00F1310B" w:rsidRPr="00F1310B" w:rsidRDefault="00F1310B" w:rsidP="002618EE">
      <w:pPr>
        <w:pStyle w:val="Heading2"/>
        <w:spacing w:line="360" w:lineRule="auto"/>
      </w:pPr>
      <w:bookmarkStart w:id="21" w:name="_Toc434541812"/>
      <w:r w:rsidRPr="00F1310B">
        <w:t>Purpose</w:t>
      </w:r>
      <w:bookmarkEnd w:id="21"/>
    </w:p>
    <w:p w14:paraId="47C9E44F" w14:textId="77777777" w:rsidR="00AC73E6" w:rsidRDefault="00CD0C85" w:rsidP="00CD0C85">
      <w:r w:rsidRPr="00CD0C85">
        <w:t xml:space="preserve">The purpose of this document is to define the </w:t>
      </w:r>
      <w:r>
        <w:t xml:space="preserve">software </w:t>
      </w:r>
      <w:r w:rsidRPr="00CD0C85">
        <w:t xml:space="preserve">requirements specification for </w:t>
      </w:r>
      <w:r w:rsidR="00380E3B">
        <w:t>UA</w:t>
      </w:r>
      <w:r w:rsidR="008C45F7">
        <w:t>H</w:t>
      </w:r>
      <w:r w:rsidR="00380E3B">
        <w:t xml:space="preserve"> </w:t>
      </w:r>
      <w:r w:rsidR="008C45F7">
        <w:t>F</w:t>
      </w:r>
      <w:r w:rsidR="00380E3B">
        <w:t>it Vault</w:t>
      </w:r>
      <w:r>
        <w:t xml:space="preserve"> software projects. </w:t>
      </w:r>
      <w:r w:rsidRPr="00CD0C85">
        <w:t xml:space="preserve"> In addition, this document describes the scope, design constraints, and interfaces of the system. The intended audience for this document includes </w:t>
      </w:r>
      <w:r>
        <w:t>system developers, testers, customers, and any other stakeholders</w:t>
      </w:r>
      <w:r w:rsidRPr="00CD0C85">
        <w:t>.</w:t>
      </w:r>
    </w:p>
    <w:p w14:paraId="27487ED8" w14:textId="77777777" w:rsidR="00CD0C85" w:rsidRPr="00CD0C85" w:rsidRDefault="00002059" w:rsidP="002618EE">
      <w:pPr>
        <w:pStyle w:val="Heading2"/>
      </w:pPr>
      <w:bookmarkStart w:id="22" w:name="_Toc434541813"/>
      <w:r>
        <w:t>Scope</w:t>
      </w:r>
      <w:bookmarkEnd w:id="22"/>
    </w:p>
    <w:p w14:paraId="2336FDA3" w14:textId="77777777" w:rsidR="00CD0C85" w:rsidRDefault="008C45F7" w:rsidP="00B803FA">
      <w:r>
        <w:t xml:space="preserve">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w:t>
      </w:r>
      <w:r w:rsidR="00E61C5E">
        <w:t>T</w:t>
      </w:r>
      <w:r w:rsidR="009B6332">
        <w:t xml:space="preserve">here are </w:t>
      </w:r>
      <w:r w:rsidR="00002059">
        <w:t>t</w:t>
      </w:r>
      <w:r w:rsidR="00E61C5E">
        <w:t>hree</w:t>
      </w:r>
      <w:r w:rsidR="00002059">
        <w:t xml:space="preserve"> </w:t>
      </w:r>
      <w:r w:rsidR="009B6332">
        <w:t xml:space="preserve">different medical devices </w:t>
      </w:r>
      <w:r w:rsidR="00E61C5E">
        <w:t>supported</w:t>
      </w:r>
      <w:r w:rsidR="0055466E">
        <w:t xml:space="preserve"> for this project </w:t>
      </w:r>
      <w:r w:rsidR="009B6332">
        <w:t xml:space="preserve">that </w:t>
      </w:r>
      <w:r w:rsidR="0055466E">
        <w:t xml:space="preserve">record </w:t>
      </w:r>
      <w:r w:rsidR="009B6332">
        <w:t xml:space="preserve">various types of data.  The data provided by these devices </w:t>
      </w:r>
      <w:r w:rsidR="001B55DA">
        <w:t>consist</w:t>
      </w:r>
      <w:r w:rsidR="00CA0E12">
        <w:t>s</w:t>
      </w:r>
      <w:r w:rsidR="001B55DA">
        <w:t xml:space="preserve"> of</w:t>
      </w:r>
      <w:r w:rsidR="009B6332">
        <w:t xml:space="preserve"> different</w:t>
      </w:r>
      <w:r w:rsidR="00080527">
        <w:t xml:space="preserve"> file</w:t>
      </w:r>
      <w:r w:rsidR="009B6332">
        <w:t xml:space="preserve"> formats, and the data is different from device to device.  </w:t>
      </w:r>
      <w:r w:rsidR="00113AAF">
        <w:t xml:space="preserve">The software will have to determine the contents of </w:t>
      </w:r>
      <w:r w:rsidR="00002059">
        <w:t xml:space="preserve">each </w:t>
      </w:r>
      <w:r w:rsidR="00113AAF">
        <w:t>file and how to process the</w:t>
      </w:r>
      <w:r w:rsidR="00002059">
        <w:t>m</w:t>
      </w:r>
      <w:r w:rsidR="00113AAF">
        <w:t xml:space="preserve">.  </w:t>
      </w:r>
      <w:r w:rsidR="001618E6">
        <w:t>Due to how long data transfers take to download the data from a device, t</w:t>
      </w:r>
      <w:r w:rsidR="001B55DA">
        <w:t xml:space="preserve">here may be a need </w:t>
      </w:r>
      <w:r w:rsidR="00E61C5E">
        <w:t xml:space="preserve">in the future </w:t>
      </w:r>
      <w:r w:rsidR="00080527">
        <w:t>to</w:t>
      </w:r>
      <w:r w:rsidR="001B55DA">
        <w:t xml:space="preserve"> convert</w:t>
      </w:r>
      <w:r w:rsidR="00080527">
        <w:t xml:space="preserve"> the data</w:t>
      </w:r>
      <w:r w:rsidR="001B55DA">
        <w:t xml:space="preserve"> from </w:t>
      </w:r>
      <w:r w:rsidR="0006295B">
        <w:t xml:space="preserve">a </w:t>
      </w:r>
      <w:r w:rsidR="001B55DA">
        <w:t>binary</w:t>
      </w:r>
      <w:r w:rsidR="0006295B">
        <w:t xml:space="preserve"> format</w:t>
      </w:r>
      <w:r w:rsidR="001618E6">
        <w:t xml:space="preserve"> to another format</w:t>
      </w:r>
      <w:r w:rsidR="001B55DA">
        <w:t xml:space="preserve"> in order to speed up the process of getting data off the device.  </w:t>
      </w:r>
      <w:r w:rsidR="009B6332">
        <w:t xml:space="preserve">The software needs to able to take in files provided by the medical devices </w:t>
      </w:r>
      <w:r w:rsidR="00E61C5E">
        <w:t xml:space="preserve">process the files, </w:t>
      </w:r>
      <w:r w:rsidR="009B6332">
        <w:t>and store</w:t>
      </w:r>
      <w:r w:rsidR="00E61C5E">
        <w:t xml:space="preserve"> the data</w:t>
      </w:r>
      <w:r w:rsidR="009B6332">
        <w:t xml:space="preserve"> </w:t>
      </w:r>
      <w:r w:rsidR="0055466E">
        <w:t xml:space="preserve">in </w:t>
      </w:r>
      <w:r w:rsidR="009B6332">
        <w:t xml:space="preserve">a database.  </w:t>
      </w:r>
      <w:r w:rsidR="00113AAF">
        <w:t>The software should have the ability to process multiple files at a time</w:t>
      </w:r>
      <w:r w:rsidR="000108BE">
        <w:t xml:space="preserve"> as well as individual files</w:t>
      </w:r>
      <w:r w:rsidR="00DF2A13">
        <w:t xml:space="preserve"> and allow for an activity to be assigned to them by date and time</w:t>
      </w:r>
      <w:r w:rsidR="00113AAF">
        <w:t>.</w:t>
      </w:r>
    </w:p>
    <w:p w14:paraId="0FAD0F8A" w14:textId="77777777" w:rsidR="00FA0A59" w:rsidRDefault="00E61C5E" w:rsidP="001B55DA">
      <w:r>
        <w:t>The other major component of the web application is the d</w:t>
      </w:r>
      <w:r w:rsidR="00AA2219">
        <w:t xml:space="preserve">ata analysis </w:t>
      </w:r>
      <w:r w:rsidR="000053EF">
        <w:t xml:space="preserve">tools used to </w:t>
      </w:r>
      <w:r w:rsidR="00AA2219">
        <w:t xml:space="preserve">analyze the data that is captured from the data collection tool mentioned above.  </w:t>
      </w:r>
      <w:r w:rsidR="004E2607">
        <w:t>The software needs to perform data analysis over different intervals of time such as one week, one month, etc.  Ther</w:t>
      </w:r>
      <w:r w:rsidR="001618E6">
        <w:t>e</w:t>
      </w:r>
      <w:r w:rsidR="004E2607">
        <w:t xml:space="preserve"> will need to be some way to manage user access to the various medical data that has been inserted into the database that this software will access.  </w:t>
      </w:r>
      <w:r w:rsidR="00FA0A59">
        <w:t>Below are some proposed data analysis ideas that can be incorporated into the project</w:t>
      </w:r>
      <w:r w:rsidR="0006295B">
        <w:t>.</w:t>
      </w:r>
    </w:p>
    <w:p w14:paraId="7D39D2E2" w14:textId="77777777" w:rsidR="001B55DA" w:rsidRDefault="00FA0A59" w:rsidP="00FA0A59">
      <w:pPr>
        <w:pStyle w:val="ListParagraph"/>
        <w:numPr>
          <w:ilvl w:val="0"/>
          <w:numId w:val="6"/>
        </w:numPr>
      </w:pPr>
      <w:r>
        <w:t>Simple Moving Average</w:t>
      </w:r>
    </w:p>
    <w:p w14:paraId="2E5C1952" w14:textId="77777777" w:rsidR="00FA0A59" w:rsidRDefault="00FA0A59" w:rsidP="00FA0A59">
      <w:pPr>
        <w:pStyle w:val="ListParagraph"/>
        <w:numPr>
          <w:ilvl w:val="0"/>
          <w:numId w:val="6"/>
        </w:numPr>
      </w:pPr>
      <w:r>
        <w:t>Data correlation discovery between the multiple devices.</w:t>
      </w:r>
    </w:p>
    <w:p w14:paraId="1E4423F3" w14:textId="77777777" w:rsidR="00FA0A59" w:rsidRDefault="00FA0A59" w:rsidP="00FA0A59">
      <w:pPr>
        <w:pStyle w:val="ListParagraph"/>
        <w:numPr>
          <w:ilvl w:val="0"/>
          <w:numId w:val="6"/>
        </w:numPr>
      </w:pPr>
      <w:r>
        <w:lastRenderedPageBreak/>
        <w:t>Possib</w:t>
      </w:r>
      <w:r w:rsidR="006A2E3C">
        <w:t>ly determine</w:t>
      </w:r>
      <w:r>
        <w:t xml:space="preserve"> when an individua</w:t>
      </w:r>
      <w:r w:rsidR="006A2E3C">
        <w:t>l moves from walking to running or simply being able to identify the activities that were being performed while the data was being captured.</w:t>
      </w:r>
      <w:r w:rsidR="000053EF">
        <w:t xml:space="preserve">  </w:t>
      </w:r>
    </w:p>
    <w:p w14:paraId="3723EDDB" w14:textId="77777777" w:rsidR="006A2E3C" w:rsidRDefault="006A2E3C" w:rsidP="006A2E3C">
      <w:r>
        <w:t>The data analysis possibilities will likely not fully be realized until the project team understand</w:t>
      </w:r>
      <w:r w:rsidR="001618E6">
        <w:t xml:space="preserve">s </w:t>
      </w:r>
      <w:r>
        <w:t>the different types of data that are available.  Also</w:t>
      </w:r>
      <w:r w:rsidR="001618E6">
        <w:t>,</w:t>
      </w:r>
      <w:r>
        <w:t xml:space="preserve"> there will need to be collaboration with the customer for addition</w:t>
      </w:r>
      <w:r w:rsidR="001618E6">
        <w:t>s</w:t>
      </w:r>
      <w:r>
        <w:t xml:space="preserve"> or changes to the data measurements provided by this software.</w:t>
      </w:r>
      <w:r w:rsidR="00002059">
        <w:t xml:space="preserve">  The web application will have to have different levels of user access which will be defined later in this document.</w:t>
      </w:r>
    </w:p>
    <w:p w14:paraId="7868B675" w14:textId="77777777" w:rsidR="00CF6BE0" w:rsidRDefault="00002059" w:rsidP="002618EE">
      <w:pPr>
        <w:pStyle w:val="Heading2"/>
      </w:pPr>
      <w:bookmarkStart w:id="23" w:name="_Toc434541814"/>
      <w:r>
        <w:t>Definitions, Acronyms, and Abbreviations</w:t>
      </w:r>
      <w:bookmarkEnd w:id="23"/>
    </w:p>
    <w:p w14:paraId="642CA6C7" w14:textId="77777777" w:rsidR="00CF6BE0" w:rsidRPr="00CF6BE0" w:rsidRDefault="00CF6BE0"/>
    <w:p w14:paraId="20071F4C" w14:textId="77777777" w:rsidR="00002059" w:rsidRDefault="00002059" w:rsidP="002618EE">
      <w:pPr>
        <w:pStyle w:val="Heading2"/>
      </w:pPr>
      <w:bookmarkStart w:id="24" w:name="_Toc434541815"/>
      <w:r>
        <w:t>References</w:t>
      </w:r>
      <w:bookmarkEnd w:id="24"/>
    </w:p>
    <w:p w14:paraId="4C487BE1" w14:textId="77777777" w:rsidR="00CF6BE0" w:rsidRDefault="00CF6BE0" w:rsidP="00CF6BE0">
      <w:pPr>
        <w:pStyle w:val="ListParagraph"/>
        <w:widowControl w:val="0"/>
        <w:numPr>
          <w:ilvl w:val="0"/>
          <w:numId w:val="7"/>
        </w:numPr>
        <w:spacing w:after="0" w:line="240" w:lineRule="auto"/>
      </w:pPr>
      <w:r>
        <w:t>IEEE Recommended Practice for Software Requirements Specifications (</w:t>
      </w:r>
      <w:r w:rsidRPr="0039591E">
        <w:t>IEEE Std 830-1998</w:t>
      </w:r>
      <w:r>
        <w:t>)</w:t>
      </w:r>
    </w:p>
    <w:p w14:paraId="13C53557" w14:textId="77777777" w:rsidR="001C7416" w:rsidRDefault="001C7416" w:rsidP="001C7416">
      <w:pPr>
        <w:pStyle w:val="ListParagraph"/>
        <w:widowControl w:val="0"/>
        <w:numPr>
          <w:ilvl w:val="0"/>
          <w:numId w:val="7"/>
        </w:numPr>
        <w:spacing w:after="0" w:line="240" w:lineRule="auto"/>
      </w:pPr>
      <w:r>
        <w:t>Microsoft Secure Passwords (</w:t>
      </w:r>
      <w:r w:rsidRPr="001C7416">
        <w:t>https://www.microsoft.com/security/pc-security/password-checker.aspx</w:t>
      </w:r>
      <w:r>
        <w:t>)</w:t>
      </w:r>
    </w:p>
    <w:p w14:paraId="0F9C12D7" w14:textId="77777777" w:rsidR="00CF6BE0" w:rsidRDefault="00CF6BE0" w:rsidP="002618EE">
      <w:pPr>
        <w:pStyle w:val="ListParagraph"/>
        <w:widowControl w:val="0"/>
        <w:spacing w:after="0" w:line="240" w:lineRule="auto"/>
      </w:pPr>
    </w:p>
    <w:p w14:paraId="718B797A" w14:textId="77777777" w:rsidR="00CF6BE0" w:rsidRDefault="00CF6BE0" w:rsidP="002618EE">
      <w:pPr>
        <w:pStyle w:val="Heading2"/>
      </w:pPr>
      <w:bookmarkStart w:id="25" w:name="_Toc434541816"/>
      <w:r>
        <w:t>Overview</w:t>
      </w:r>
      <w:bookmarkEnd w:id="25"/>
    </w:p>
    <w:p w14:paraId="0EC02014" w14:textId="77777777" w:rsidR="00CF6BE0" w:rsidRDefault="00CF6BE0">
      <w:r w:rsidRPr="00CF6BE0">
        <w:t>The remainder of this requirements specification document addresses specific system requirements, constraints, and design specifications, as well as process plans and methods for the requirements specifications team.</w:t>
      </w:r>
    </w:p>
    <w:p w14:paraId="7B9B6253" w14:textId="77777777" w:rsidR="00CF6BE0" w:rsidRDefault="00CF6BE0" w:rsidP="002618EE">
      <w:pPr>
        <w:pStyle w:val="Heading1"/>
      </w:pPr>
      <w:bookmarkStart w:id="26" w:name="_Toc434541817"/>
      <w:r>
        <w:t>Overall Description</w:t>
      </w:r>
      <w:bookmarkEnd w:id="26"/>
    </w:p>
    <w:p w14:paraId="1317F9CC" w14:textId="77777777" w:rsidR="00CF6BE0" w:rsidRPr="00CF6BE0" w:rsidRDefault="00CF6BE0" w:rsidP="00CF6BE0">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27" w:name="_Toc430564285"/>
      <w:bookmarkStart w:id="28" w:name="_Toc430564338"/>
      <w:bookmarkStart w:id="29" w:name="_Toc430564615"/>
      <w:bookmarkStart w:id="30" w:name="_Toc431145053"/>
      <w:bookmarkStart w:id="31" w:name="_Toc432366808"/>
      <w:bookmarkStart w:id="32" w:name="_Toc434192814"/>
      <w:bookmarkStart w:id="33" w:name="_Toc434194379"/>
      <w:bookmarkStart w:id="34" w:name="_Toc434541818"/>
      <w:bookmarkEnd w:id="27"/>
      <w:bookmarkEnd w:id="28"/>
      <w:bookmarkEnd w:id="29"/>
      <w:bookmarkEnd w:id="30"/>
      <w:bookmarkEnd w:id="31"/>
      <w:bookmarkEnd w:id="32"/>
      <w:bookmarkEnd w:id="33"/>
      <w:bookmarkEnd w:id="34"/>
    </w:p>
    <w:p w14:paraId="19D6D377" w14:textId="77777777" w:rsidR="00CF6BE0" w:rsidRDefault="00CF6BE0" w:rsidP="002618EE">
      <w:pPr>
        <w:pStyle w:val="Heading2"/>
      </w:pPr>
      <w:bookmarkStart w:id="35" w:name="_Toc434541819"/>
      <w:r>
        <w:t>Product Perspective</w:t>
      </w:r>
      <w:bookmarkEnd w:id="35"/>
    </w:p>
    <w:p w14:paraId="617B333A" w14:textId="77777777" w:rsidR="002729C6" w:rsidRPr="00E33B6A" w:rsidRDefault="002729C6" w:rsidP="00E33B6A">
      <w:r>
        <w:t>UAH Fit Vault</w:t>
      </w:r>
      <w:r w:rsidRPr="002729C6">
        <w:t xml:space="preserve"> is a web hosted system that provides the functionality described in the product functions section of this document. It includes subsystems to address all of the defined requirements. In addition, </w:t>
      </w:r>
      <w:r>
        <w:t>UAH Fit Vault</w:t>
      </w:r>
      <w:r w:rsidRPr="002729C6">
        <w:t xml:space="preserve"> includes interfaces to its web services platform and database services. These interfaces will be implemented according to industry standards.</w:t>
      </w:r>
    </w:p>
    <w:p w14:paraId="4E691E59" w14:textId="77777777" w:rsidR="00CF6BE0" w:rsidRDefault="00CF6BE0" w:rsidP="002618EE">
      <w:pPr>
        <w:pStyle w:val="Heading2"/>
      </w:pPr>
      <w:bookmarkStart w:id="36" w:name="_Toc434541820"/>
      <w:r>
        <w:t>Product Functions</w:t>
      </w:r>
      <w:bookmarkEnd w:id="36"/>
    </w:p>
    <w:p w14:paraId="31BE13D9" w14:textId="77777777" w:rsidR="00B4623B" w:rsidRDefault="00B4623B" w:rsidP="00E33B6A">
      <w:pPr>
        <w:pStyle w:val="ListParagraph"/>
        <w:numPr>
          <w:ilvl w:val="0"/>
          <w:numId w:val="22"/>
        </w:numPr>
      </w:pPr>
      <w:r>
        <w:t>Web based and internet accessible.</w:t>
      </w:r>
    </w:p>
    <w:p w14:paraId="640C4BAA" w14:textId="77777777" w:rsidR="00B4623B" w:rsidRDefault="00B4623B" w:rsidP="00E33B6A">
      <w:pPr>
        <w:pStyle w:val="ListParagraph"/>
        <w:numPr>
          <w:ilvl w:val="0"/>
          <w:numId w:val="22"/>
        </w:numPr>
      </w:pPr>
      <w:r>
        <w:t>Medical experiment creation.</w:t>
      </w:r>
    </w:p>
    <w:p w14:paraId="46BF9ECF" w14:textId="77777777" w:rsidR="00B4623B" w:rsidRDefault="00B4623B" w:rsidP="00E33B6A">
      <w:pPr>
        <w:pStyle w:val="ListParagraph"/>
        <w:numPr>
          <w:ilvl w:val="1"/>
          <w:numId w:val="22"/>
        </w:numPr>
      </w:pPr>
      <w:r>
        <w:t>Store experiments for later viewing.</w:t>
      </w:r>
    </w:p>
    <w:p w14:paraId="403C542D" w14:textId="77777777" w:rsidR="00B4623B" w:rsidRDefault="00B4623B" w:rsidP="00E33B6A">
      <w:pPr>
        <w:pStyle w:val="ListParagraph"/>
        <w:numPr>
          <w:ilvl w:val="0"/>
          <w:numId w:val="22"/>
        </w:numPr>
      </w:pPr>
      <w:r>
        <w:lastRenderedPageBreak/>
        <w:t>Account Management including role-base user accounts.</w:t>
      </w:r>
    </w:p>
    <w:p w14:paraId="6576082E" w14:textId="77777777" w:rsidR="00B4623B" w:rsidRDefault="00B4623B" w:rsidP="00E33B6A">
      <w:pPr>
        <w:pStyle w:val="ListParagraph"/>
        <w:numPr>
          <w:ilvl w:val="1"/>
          <w:numId w:val="22"/>
        </w:numPr>
      </w:pPr>
      <w:r>
        <w:t>Patient</w:t>
      </w:r>
    </w:p>
    <w:p w14:paraId="7C24B1A3" w14:textId="77777777" w:rsidR="00B4623B" w:rsidRDefault="00B4623B" w:rsidP="00E33B6A">
      <w:pPr>
        <w:pStyle w:val="ListParagraph"/>
        <w:numPr>
          <w:ilvl w:val="1"/>
          <w:numId w:val="22"/>
        </w:numPr>
      </w:pPr>
      <w:r>
        <w:t>Physician</w:t>
      </w:r>
    </w:p>
    <w:p w14:paraId="26BFADC2" w14:textId="77777777" w:rsidR="00B4623B" w:rsidRDefault="00B4623B" w:rsidP="00E33B6A">
      <w:pPr>
        <w:pStyle w:val="ListParagraph"/>
        <w:numPr>
          <w:ilvl w:val="1"/>
          <w:numId w:val="22"/>
        </w:numPr>
      </w:pPr>
      <w:r>
        <w:t>Experiment Administrator</w:t>
      </w:r>
    </w:p>
    <w:p w14:paraId="2279A28D" w14:textId="77777777" w:rsidR="00B4623B" w:rsidRDefault="00B4623B" w:rsidP="00E33B6A">
      <w:pPr>
        <w:pStyle w:val="ListParagraph"/>
        <w:numPr>
          <w:ilvl w:val="1"/>
          <w:numId w:val="22"/>
        </w:numPr>
      </w:pPr>
      <w:r>
        <w:t>System Administrator</w:t>
      </w:r>
    </w:p>
    <w:p w14:paraId="2F5DC21B" w14:textId="77777777" w:rsidR="00B4623B" w:rsidRDefault="00B4623B" w:rsidP="00E33B6A">
      <w:pPr>
        <w:pStyle w:val="ListParagraph"/>
        <w:numPr>
          <w:ilvl w:val="0"/>
          <w:numId w:val="22"/>
        </w:numPr>
      </w:pPr>
      <w:r>
        <w:t>Allows for confidential medical data storage.</w:t>
      </w:r>
    </w:p>
    <w:p w14:paraId="3AEC5934" w14:textId="77777777" w:rsidR="00B4623B" w:rsidRDefault="00B4623B" w:rsidP="00E33B6A">
      <w:pPr>
        <w:pStyle w:val="ListParagraph"/>
        <w:numPr>
          <w:ilvl w:val="0"/>
          <w:numId w:val="22"/>
        </w:numPr>
      </w:pPr>
      <w:r>
        <w:t>Allows for viewing medical data.</w:t>
      </w:r>
    </w:p>
    <w:p w14:paraId="1827001A" w14:textId="77777777" w:rsidR="00B4623B" w:rsidRDefault="00B4623B" w:rsidP="00E33B6A">
      <w:pPr>
        <w:pStyle w:val="ListParagraph"/>
        <w:numPr>
          <w:ilvl w:val="0"/>
          <w:numId w:val="22"/>
        </w:numPr>
      </w:pPr>
      <w:r>
        <w:t>Allows for Physician/Patient confidentiality.</w:t>
      </w:r>
    </w:p>
    <w:p w14:paraId="2B3BA19D" w14:textId="77777777" w:rsidR="00B4623B" w:rsidRDefault="00B4623B" w:rsidP="00E33B6A">
      <w:pPr>
        <w:pStyle w:val="ListParagraph"/>
        <w:numPr>
          <w:ilvl w:val="0"/>
          <w:numId w:val="22"/>
        </w:numPr>
      </w:pPr>
      <w:r>
        <w:t>Provides a means to download experiment results and personal or patient medical data.</w:t>
      </w:r>
    </w:p>
    <w:p w14:paraId="29B3D868" w14:textId="77777777" w:rsidR="00B4623B" w:rsidRPr="00E33B6A" w:rsidRDefault="00E15AF1" w:rsidP="00E33B6A">
      <w:pPr>
        <w:pStyle w:val="ListParagraph"/>
        <w:numPr>
          <w:ilvl w:val="0"/>
          <w:numId w:val="22"/>
        </w:numPr>
      </w:pPr>
      <w:r>
        <w:t>Provides a user friendly interface.</w:t>
      </w:r>
    </w:p>
    <w:p w14:paraId="7381D57C" w14:textId="77777777" w:rsidR="00CF6BE0" w:rsidRDefault="00CF6BE0" w:rsidP="002618EE">
      <w:pPr>
        <w:pStyle w:val="Heading2"/>
      </w:pPr>
      <w:bookmarkStart w:id="37" w:name="_Toc434541821"/>
      <w:r>
        <w:t>User Characteristics</w:t>
      </w:r>
      <w:bookmarkEnd w:id="37"/>
    </w:p>
    <w:p w14:paraId="56E7EFBB" w14:textId="77777777" w:rsidR="00E15AF1" w:rsidRDefault="00E15AF1" w:rsidP="00E33B6A">
      <w:pPr>
        <w:pStyle w:val="ListParagraph"/>
        <w:numPr>
          <w:ilvl w:val="0"/>
          <w:numId w:val="23"/>
        </w:numPr>
      </w:pPr>
      <w:r>
        <w:t>Patient</w:t>
      </w:r>
    </w:p>
    <w:p w14:paraId="1AE4B22D" w14:textId="77777777" w:rsidR="007E7C9E" w:rsidRPr="00E15AF1" w:rsidRDefault="00E15AF1" w:rsidP="00E33B6A">
      <w:pPr>
        <w:pStyle w:val="ListParagraph"/>
        <w:numPr>
          <w:ilvl w:val="1"/>
          <w:numId w:val="23"/>
        </w:numPr>
      </w:pPr>
      <w:r w:rsidRPr="00E15AF1">
        <w:t xml:space="preserve">Patient accounts </w:t>
      </w:r>
      <w:r w:rsidR="0057651E">
        <w:t>shall</w:t>
      </w:r>
      <w:r w:rsidR="0057651E" w:rsidRPr="00E15AF1">
        <w:t xml:space="preserve"> </w:t>
      </w:r>
      <w:r w:rsidRPr="00E15AF1">
        <w:t>not have any personal identifiable information</w:t>
      </w:r>
    </w:p>
    <w:p w14:paraId="529428A3" w14:textId="77777777" w:rsidR="007E7C9E" w:rsidRPr="00E15AF1" w:rsidRDefault="00E15AF1" w:rsidP="00E33B6A">
      <w:pPr>
        <w:pStyle w:val="ListParagraph"/>
        <w:numPr>
          <w:ilvl w:val="1"/>
          <w:numId w:val="23"/>
        </w:numPr>
      </w:pPr>
      <w:r w:rsidRPr="00E15AF1">
        <w:t>Since there is no PII, password resetting will be performed with either security questions or a temporary password will be mailed to a “call-back email”</w:t>
      </w:r>
    </w:p>
    <w:p w14:paraId="18E7C936" w14:textId="77777777" w:rsidR="007E7C9E" w:rsidRPr="00E15AF1" w:rsidRDefault="00E15AF1" w:rsidP="00E33B6A">
      <w:pPr>
        <w:pStyle w:val="ListParagraph"/>
        <w:numPr>
          <w:ilvl w:val="1"/>
          <w:numId w:val="23"/>
        </w:numPr>
      </w:pPr>
      <w:r w:rsidRPr="00E15AF1">
        <w:t xml:space="preserve">Patient accounts </w:t>
      </w:r>
      <w:r w:rsidR="0057651E">
        <w:t>shall</w:t>
      </w:r>
      <w:r w:rsidR="0057651E" w:rsidRPr="00E15AF1">
        <w:t xml:space="preserve"> </w:t>
      </w:r>
      <w:r w:rsidRPr="00E15AF1">
        <w:t xml:space="preserve">contain information such as userid, username, password, age, gender, weight, height, race, nationality and location (at a high-level to not be identifiable, i.e. state) </w:t>
      </w:r>
    </w:p>
    <w:p w14:paraId="0F1EE7D9" w14:textId="77777777" w:rsidR="007E7C9E" w:rsidRDefault="00E15AF1" w:rsidP="00E33B6A">
      <w:pPr>
        <w:pStyle w:val="ListParagraph"/>
        <w:numPr>
          <w:ilvl w:val="1"/>
          <w:numId w:val="23"/>
        </w:numPr>
      </w:pPr>
      <w:r w:rsidRPr="00E15AF1">
        <w:t xml:space="preserve">Patients </w:t>
      </w:r>
      <w:r w:rsidR="0057651E">
        <w:t>shall</w:t>
      </w:r>
      <w:r w:rsidR="0057651E" w:rsidRPr="00E15AF1">
        <w:t xml:space="preserve"> </w:t>
      </w:r>
      <w:r w:rsidRPr="00E15AF1">
        <w:t>only be allowed to upload data and view their own data</w:t>
      </w:r>
      <w:r w:rsidR="00D413F1">
        <w:t xml:space="preserve"> from one of the three wearable medical devices listed later in this document. </w:t>
      </w:r>
    </w:p>
    <w:p w14:paraId="2FB13165" w14:textId="77777777" w:rsidR="00E15AF1" w:rsidRDefault="00E15AF1">
      <w:pPr>
        <w:pStyle w:val="ListParagraph"/>
        <w:numPr>
          <w:ilvl w:val="0"/>
          <w:numId w:val="23"/>
        </w:numPr>
      </w:pPr>
      <w:r>
        <w:t>Physician</w:t>
      </w:r>
    </w:p>
    <w:p w14:paraId="3BC0C70F" w14:textId="77777777" w:rsidR="007E7C9E" w:rsidRPr="00E15AF1" w:rsidRDefault="00E15AF1" w:rsidP="00E15AF1">
      <w:pPr>
        <w:pStyle w:val="ListParagraph"/>
        <w:numPr>
          <w:ilvl w:val="1"/>
          <w:numId w:val="23"/>
        </w:numPr>
      </w:pPr>
      <w:r w:rsidRPr="00E15AF1">
        <w:t>Will be able to add patients to the system.</w:t>
      </w:r>
    </w:p>
    <w:p w14:paraId="6DA15C58" w14:textId="77777777" w:rsidR="007E7C9E" w:rsidRPr="00E15AF1" w:rsidRDefault="00E15AF1" w:rsidP="0057651E">
      <w:pPr>
        <w:pStyle w:val="ListParagraph"/>
        <w:numPr>
          <w:ilvl w:val="1"/>
          <w:numId w:val="23"/>
        </w:numPr>
      </w:pPr>
      <w:r w:rsidRPr="00E15AF1">
        <w:t xml:space="preserve">Patients </w:t>
      </w:r>
      <w:r w:rsidR="0057651E" w:rsidRPr="0057651E">
        <w:t xml:space="preserve">shall </w:t>
      </w:r>
      <w:r w:rsidRPr="00E15AF1">
        <w:t>only be associated with one physician.</w:t>
      </w:r>
    </w:p>
    <w:p w14:paraId="62608A43" w14:textId="77777777" w:rsidR="007E7C9E" w:rsidRPr="00E15AF1" w:rsidRDefault="00E15AF1" w:rsidP="00E15AF1">
      <w:pPr>
        <w:pStyle w:val="ListParagraph"/>
        <w:numPr>
          <w:ilvl w:val="1"/>
          <w:numId w:val="23"/>
        </w:numPr>
      </w:pPr>
      <w:r w:rsidRPr="00E15AF1">
        <w:t xml:space="preserve">Physician accounts </w:t>
      </w:r>
      <w:r w:rsidR="0057651E">
        <w:t>shall</w:t>
      </w:r>
      <w:r w:rsidR="0057651E" w:rsidRPr="00E15AF1">
        <w:t xml:space="preserve"> </w:t>
      </w:r>
      <w:r w:rsidRPr="00E15AF1">
        <w:t>have information like username, password, active status and email.</w:t>
      </w:r>
    </w:p>
    <w:p w14:paraId="2CA51491" w14:textId="77777777" w:rsidR="007E7C9E" w:rsidRPr="00E15AF1" w:rsidRDefault="00E15AF1" w:rsidP="00E15AF1">
      <w:pPr>
        <w:pStyle w:val="ListParagraph"/>
        <w:numPr>
          <w:ilvl w:val="1"/>
          <w:numId w:val="23"/>
        </w:numPr>
      </w:pPr>
      <w:r w:rsidRPr="00E15AF1">
        <w:t xml:space="preserve">Physicians </w:t>
      </w:r>
      <w:r w:rsidR="0057651E">
        <w:t>shall</w:t>
      </w:r>
      <w:r w:rsidR="0057651E" w:rsidRPr="00E15AF1">
        <w:t xml:space="preserve"> </w:t>
      </w:r>
      <w:r w:rsidRPr="00E15AF1">
        <w:t>be allowed to view the data for their associated patients.</w:t>
      </w:r>
    </w:p>
    <w:p w14:paraId="5412CB8D" w14:textId="77777777" w:rsidR="00E15AF1" w:rsidRDefault="00E15AF1">
      <w:pPr>
        <w:pStyle w:val="ListParagraph"/>
        <w:numPr>
          <w:ilvl w:val="0"/>
          <w:numId w:val="23"/>
        </w:numPr>
      </w:pPr>
      <w:r>
        <w:t>Experiment Administrator</w:t>
      </w:r>
    </w:p>
    <w:p w14:paraId="7017C7FF" w14:textId="77777777" w:rsidR="007E7C9E" w:rsidRPr="00E15AF1" w:rsidRDefault="00E15AF1" w:rsidP="00E15AF1">
      <w:pPr>
        <w:pStyle w:val="ListParagraph"/>
        <w:numPr>
          <w:ilvl w:val="1"/>
          <w:numId w:val="23"/>
        </w:numPr>
      </w:pPr>
      <w:r w:rsidRPr="00E15AF1">
        <w:t xml:space="preserve">People looking to gather health/fitness data on </w:t>
      </w:r>
      <w:r w:rsidRPr="00E15AF1">
        <w:rPr>
          <w:b/>
          <w:bCs/>
          <w:u w:val="single"/>
        </w:rPr>
        <w:t>anonymous</w:t>
      </w:r>
      <w:r w:rsidRPr="00E15AF1">
        <w:t xml:space="preserve"> individuals that meet certain criteria (specific age, weight, race, etc.).</w:t>
      </w:r>
    </w:p>
    <w:p w14:paraId="5B60716E" w14:textId="77777777" w:rsidR="007E7C9E" w:rsidRPr="00E15AF1" w:rsidRDefault="00E15AF1" w:rsidP="00E15AF1">
      <w:pPr>
        <w:pStyle w:val="ListParagraph"/>
        <w:numPr>
          <w:ilvl w:val="1"/>
          <w:numId w:val="23"/>
        </w:numPr>
      </w:pPr>
      <w:r w:rsidRPr="00E15AF1">
        <w:t xml:space="preserve">Experiment Administrators </w:t>
      </w:r>
      <w:r w:rsidR="0057651E">
        <w:t>shall</w:t>
      </w:r>
      <w:r w:rsidR="0057651E" w:rsidRPr="00E15AF1">
        <w:t xml:space="preserve"> </w:t>
      </w:r>
      <w:r w:rsidRPr="00E15AF1">
        <w:t>be able to specify criteria that they want to research and be provided data accordingly.</w:t>
      </w:r>
    </w:p>
    <w:p w14:paraId="1DEC631A" w14:textId="77777777" w:rsidR="007E7C9E" w:rsidRPr="00E15AF1" w:rsidRDefault="00E15AF1" w:rsidP="00E15AF1">
      <w:pPr>
        <w:pStyle w:val="ListParagraph"/>
        <w:numPr>
          <w:ilvl w:val="1"/>
          <w:numId w:val="23"/>
        </w:numPr>
      </w:pPr>
      <w:r w:rsidRPr="00E15AF1">
        <w:t xml:space="preserve">Experiment Administrators </w:t>
      </w:r>
      <w:r w:rsidR="0057651E">
        <w:t>shall</w:t>
      </w:r>
      <w:r w:rsidR="0057651E" w:rsidRPr="00E15AF1">
        <w:t xml:space="preserve"> </w:t>
      </w:r>
      <w:r w:rsidRPr="00E15AF1">
        <w:t>not be associated with any physician.</w:t>
      </w:r>
    </w:p>
    <w:p w14:paraId="10A2A3A1" w14:textId="77777777" w:rsidR="007E7C9E" w:rsidRPr="00E15AF1" w:rsidRDefault="00E15AF1" w:rsidP="00E15AF1">
      <w:pPr>
        <w:pStyle w:val="ListParagraph"/>
        <w:numPr>
          <w:ilvl w:val="1"/>
          <w:numId w:val="23"/>
        </w:numPr>
      </w:pPr>
      <w:r w:rsidRPr="00E15AF1">
        <w:t xml:space="preserve">Experiment Administrators </w:t>
      </w:r>
      <w:r w:rsidR="0057651E">
        <w:t>shall</w:t>
      </w:r>
      <w:r w:rsidR="0057651E" w:rsidRPr="00E15AF1">
        <w:t xml:space="preserve"> </w:t>
      </w:r>
      <w:r w:rsidRPr="00E15AF1">
        <w:t>contain information such as a username, password, active status, etc.</w:t>
      </w:r>
    </w:p>
    <w:p w14:paraId="4A6C2065" w14:textId="77777777" w:rsidR="00E15AF1" w:rsidRDefault="00E15AF1">
      <w:pPr>
        <w:pStyle w:val="ListParagraph"/>
        <w:numPr>
          <w:ilvl w:val="0"/>
          <w:numId w:val="23"/>
        </w:numPr>
      </w:pPr>
      <w:r>
        <w:t>System Administrator</w:t>
      </w:r>
    </w:p>
    <w:p w14:paraId="3123926B" w14:textId="77777777" w:rsidR="007E7C9E" w:rsidRPr="00E15AF1" w:rsidRDefault="00E15AF1" w:rsidP="00645AA0">
      <w:pPr>
        <w:pStyle w:val="ListParagraph"/>
        <w:numPr>
          <w:ilvl w:val="1"/>
          <w:numId w:val="23"/>
        </w:numPr>
      </w:pPr>
      <w:r w:rsidRPr="00E15AF1">
        <w:t xml:space="preserve">System administrators </w:t>
      </w:r>
      <w:r w:rsidR="0057651E">
        <w:t>shall</w:t>
      </w:r>
      <w:r w:rsidR="0057651E" w:rsidRPr="00E15AF1">
        <w:t xml:space="preserve"> </w:t>
      </w:r>
      <w:r w:rsidRPr="00E15AF1">
        <w:t>have the ability to enable, disable, add and remove all users</w:t>
      </w:r>
      <w:r w:rsidR="00A43712">
        <w:t xml:space="preserve"> except patients</w:t>
      </w:r>
      <w:r w:rsidRPr="00E15AF1">
        <w:t>.</w:t>
      </w:r>
    </w:p>
    <w:p w14:paraId="3CB4D08A" w14:textId="77777777" w:rsidR="007E7C9E" w:rsidRPr="00E15AF1" w:rsidRDefault="00E15AF1" w:rsidP="00E15AF1">
      <w:pPr>
        <w:pStyle w:val="ListParagraph"/>
        <w:numPr>
          <w:ilvl w:val="1"/>
          <w:numId w:val="23"/>
        </w:numPr>
      </w:pPr>
      <w:r w:rsidRPr="00E15AF1">
        <w:lastRenderedPageBreak/>
        <w:t xml:space="preserve">System administrators </w:t>
      </w:r>
      <w:r w:rsidR="0057651E">
        <w:t>will</w:t>
      </w:r>
      <w:r w:rsidR="0057651E" w:rsidRPr="00E15AF1">
        <w:t xml:space="preserve"> </w:t>
      </w:r>
      <w:r w:rsidRPr="00E15AF1">
        <w:t>have the ability to reset passwords.</w:t>
      </w:r>
    </w:p>
    <w:p w14:paraId="7FB10469" w14:textId="77777777" w:rsidR="007E7C9E" w:rsidRPr="00E15AF1" w:rsidRDefault="00E15AF1" w:rsidP="00E15AF1">
      <w:pPr>
        <w:pStyle w:val="ListParagraph"/>
        <w:numPr>
          <w:ilvl w:val="1"/>
          <w:numId w:val="23"/>
        </w:numPr>
      </w:pPr>
      <w:r w:rsidRPr="00E15AF1">
        <w:t xml:space="preserve">System administrators </w:t>
      </w:r>
      <w:r w:rsidR="0057651E">
        <w:t>shall</w:t>
      </w:r>
      <w:r w:rsidR="0057651E" w:rsidRPr="00E15AF1">
        <w:t xml:space="preserve"> </w:t>
      </w:r>
      <w:r w:rsidRPr="00E15AF1">
        <w:t>be able to update physician, patient and experiment administrator account information.</w:t>
      </w:r>
    </w:p>
    <w:p w14:paraId="45033EE2" w14:textId="77777777" w:rsidR="00E15AF1" w:rsidRPr="00E15AF1" w:rsidRDefault="00E15AF1" w:rsidP="00E33B6A">
      <w:pPr>
        <w:pStyle w:val="ListParagraph"/>
        <w:numPr>
          <w:ilvl w:val="1"/>
          <w:numId w:val="23"/>
        </w:numPr>
      </w:pPr>
      <w:r w:rsidRPr="00E15AF1">
        <w:t xml:space="preserve">System administrators </w:t>
      </w:r>
      <w:r w:rsidR="0057651E">
        <w:t>shall</w:t>
      </w:r>
      <w:r w:rsidR="0057651E" w:rsidRPr="00E15AF1">
        <w:t xml:space="preserve"> </w:t>
      </w:r>
      <w:r w:rsidRPr="00E15AF1">
        <w:t>not be allowed to view patient health data.</w:t>
      </w:r>
    </w:p>
    <w:p w14:paraId="28903EFE" w14:textId="77777777" w:rsidR="00E15AF1" w:rsidRPr="00E33B6A" w:rsidRDefault="00E15AF1" w:rsidP="00E33B6A">
      <w:pPr>
        <w:pStyle w:val="ListParagraph"/>
      </w:pPr>
    </w:p>
    <w:p w14:paraId="40CD566A" w14:textId="77777777" w:rsidR="00CF6BE0" w:rsidRDefault="00CF6BE0" w:rsidP="002618EE">
      <w:pPr>
        <w:pStyle w:val="Heading2"/>
      </w:pPr>
      <w:bookmarkStart w:id="38" w:name="_Toc434541822"/>
      <w:r>
        <w:t>Constraints</w:t>
      </w:r>
      <w:bookmarkEnd w:id="38"/>
    </w:p>
    <w:p w14:paraId="2078E691" w14:textId="77777777" w:rsidR="00E15AF1" w:rsidRDefault="00E15AF1" w:rsidP="00E33B6A">
      <w:commentRangeStart w:id="39"/>
      <w:r w:rsidRPr="00E15AF1">
        <w:t xml:space="preserve">The software must be accessible </w:t>
      </w:r>
      <w:r w:rsidR="00A43712">
        <w:t>on</w:t>
      </w:r>
      <w:r w:rsidRPr="00E15AF1">
        <w:t xml:space="preserve"> Microsoft Internet Explorer, Mozilla Firefox, Google Chrome, and Apple Safari.</w:t>
      </w:r>
      <w:r w:rsidR="00A43712">
        <w:t xml:space="preserve">  The follow table illustrates the minimum recommended version for each browser.</w:t>
      </w:r>
      <w:commentRangeEnd w:id="39"/>
      <w:r w:rsidR="00065B81">
        <w:rPr>
          <w:rStyle w:val="CommentReference"/>
        </w:rPr>
        <w:commentReference w:id="39"/>
      </w:r>
    </w:p>
    <w:tbl>
      <w:tblPr>
        <w:tblStyle w:val="GridTable4-Accent11"/>
        <w:tblW w:w="0" w:type="auto"/>
        <w:tblLook w:val="04A0" w:firstRow="1" w:lastRow="0" w:firstColumn="1" w:lastColumn="0" w:noHBand="0" w:noVBand="1"/>
      </w:tblPr>
      <w:tblGrid>
        <w:gridCol w:w="4788"/>
        <w:gridCol w:w="4788"/>
      </w:tblGrid>
      <w:tr w:rsidR="00A43712" w14:paraId="18C7F1D0" w14:textId="77777777" w:rsidTr="00645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9321C25" w14:textId="77777777" w:rsidR="00A43712" w:rsidRDefault="00A43712" w:rsidP="00645AA0">
            <w:pPr>
              <w:jc w:val="center"/>
            </w:pPr>
            <w:r>
              <w:t>Internet Browser</w:t>
            </w:r>
          </w:p>
        </w:tc>
        <w:tc>
          <w:tcPr>
            <w:tcW w:w="4788" w:type="dxa"/>
          </w:tcPr>
          <w:p w14:paraId="726E9E9D" w14:textId="77777777" w:rsidR="00A43712" w:rsidRDefault="00A43712" w:rsidP="00645AA0">
            <w:pPr>
              <w:jc w:val="center"/>
              <w:cnfStyle w:val="100000000000" w:firstRow="1" w:lastRow="0" w:firstColumn="0" w:lastColumn="0" w:oddVBand="0" w:evenVBand="0" w:oddHBand="0" w:evenHBand="0" w:firstRowFirstColumn="0" w:firstRowLastColumn="0" w:lastRowFirstColumn="0" w:lastRowLastColumn="0"/>
            </w:pPr>
            <w:r>
              <w:t>Minimum Recommended Version</w:t>
            </w:r>
          </w:p>
        </w:tc>
      </w:tr>
      <w:tr w:rsidR="00A43712" w14:paraId="31E2A229" w14:textId="77777777"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99466F1" w14:textId="77777777" w:rsidR="00A43712" w:rsidRPr="00645AA0" w:rsidRDefault="00A43712" w:rsidP="00645AA0">
            <w:pPr>
              <w:jc w:val="center"/>
              <w:rPr>
                <w:b w:val="0"/>
              </w:rPr>
            </w:pPr>
            <w:r w:rsidRPr="00645AA0">
              <w:rPr>
                <w:b w:val="0"/>
              </w:rPr>
              <w:t>Google Chrome</w:t>
            </w:r>
          </w:p>
        </w:tc>
        <w:tc>
          <w:tcPr>
            <w:tcW w:w="4788" w:type="dxa"/>
          </w:tcPr>
          <w:p w14:paraId="5D3E1619" w14:textId="77777777" w:rsidR="00A43712" w:rsidRDefault="00A43712" w:rsidP="00645AA0">
            <w:pPr>
              <w:jc w:val="center"/>
              <w:cnfStyle w:val="000000100000" w:firstRow="0" w:lastRow="0" w:firstColumn="0" w:lastColumn="0" w:oddVBand="0" w:evenVBand="0" w:oddHBand="1" w:evenHBand="0" w:firstRowFirstColumn="0" w:firstRowLastColumn="0" w:lastRowFirstColumn="0" w:lastRowLastColumn="0"/>
            </w:pPr>
            <w:r>
              <w:t>v46</w:t>
            </w:r>
          </w:p>
        </w:tc>
      </w:tr>
      <w:tr w:rsidR="00A43712" w14:paraId="38BD8CA0" w14:textId="77777777" w:rsidTr="00645AA0">
        <w:tc>
          <w:tcPr>
            <w:cnfStyle w:val="001000000000" w:firstRow="0" w:lastRow="0" w:firstColumn="1" w:lastColumn="0" w:oddVBand="0" w:evenVBand="0" w:oddHBand="0" w:evenHBand="0" w:firstRowFirstColumn="0" w:firstRowLastColumn="0" w:lastRowFirstColumn="0" w:lastRowLastColumn="0"/>
            <w:tcW w:w="4788" w:type="dxa"/>
          </w:tcPr>
          <w:p w14:paraId="5E73DA01" w14:textId="77777777" w:rsidR="00A43712" w:rsidRPr="00645AA0" w:rsidRDefault="00A43712" w:rsidP="00645AA0">
            <w:pPr>
              <w:jc w:val="center"/>
              <w:rPr>
                <w:b w:val="0"/>
              </w:rPr>
            </w:pPr>
            <w:r>
              <w:rPr>
                <w:b w:val="0"/>
              </w:rPr>
              <w:t>Mozilla Firefox</w:t>
            </w:r>
          </w:p>
        </w:tc>
        <w:tc>
          <w:tcPr>
            <w:tcW w:w="4788" w:type="dxa"/>
          </w:tcPr>
          <w:p w14:paraId="1D7F53C6" w14:textId="77777777" w:rsidR="00A43712" w:rsidRDefault="00A43712" w:rsidP="00645AA0">
            <w:pPr>
              <w:jc w:val="center"/>
              <w:cnfStyle w:val="000000000000" w:firstRow="0" w:lastRow="0" w:firstColumn="0" w:lastColumn="0" w:oddVBand="0" w:evenVBand="0" w:oddHBand="0" w:evenHBand="0" w:firstRowFirstColumn="0" w:firstRowLastColumn="0" w:lastRowFirstColumn="0" w:lastRowLastColumn="0"/>
            </w:pPr>
            <w:r>
              <w:t>v41</w:t>
            </w:r>
          </w:p>
        </w:tc>
      </w:tr>
      <w:tr w:rsidR="00A43712" w14:paraId="3C581C76" w14:textId="77777777"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AC8AAB8" w14:textId="77777777" w:rsidR="00A43712" w:rsidRPr="00645AA0" w:rsidRDefault="00A43712" w:rsidP="00645AA0">
            <w:pPr>
              <w:jc w:val="center"/>
              <w:rPr>
                <w:b w:val="0"/>
              </w:rPr>
            </w:pPr>
            <w:r>
              <w:rPr>
                <w:b w:val="0"/>
              </w:rPr>
              <w:t>Internet Explorer</w:t>
            </w:r>
          </w:p>
        </w:tc>
        <w:tc>
          <w:tcPr>
            <w:tcW w:w="4788" w:type="dxa"/>
          </w:tcPr>
          <w:p w14:paraId="5F4A3174" w14:textId="77777777" w:rsidR="00A43712" w:rsidRDefault="00A43712" w:rsidP="00645AA0">
            <w:pPr>
              <w:jc w:val="center"/>
              <w:cnfStyle w:val="000000100000" w:firstRow="0" w:lastRow="0" w:firstColumn="0" w:lastColumn="0" w:oddVBand="0" w:evenVBand="0" w:oddHBand="1" w:evenHBand="0" w:firstRowFirstColumn="0" w:firstRowLastColumn="0" w:lastRowFirstColumn="0" w:lastRowLastColumn="0"/>
            </w:pPr>
            <w:r>
              <w:t>v11</w:t>
            </w:r>
          </w:p>
        </w:tc>
      </w:tr>
      <w:tr w:rsidR="00A43712" w14:paraId="4F4BF539" w14:textId="77777777" w:rsidTr="00645AA0">
        <w:tc>
          <w:tcPr>
            <w:cnfStyle w:val="001000000000" w:firstRow="0" w:lastRow="0" w:firstColumn="1" w:lastColumn="0" w:oddVBand="0" w:evenVBand="0" w:oddHBand="0" w:evenHBand="0" w:firstRowFirstColumn="0" w:firstRowLastColumn="0" w:lastRowFirstColumn="0" w:lastRowLastColumn="0"/>
            <w:tcW w:w="4788" w:type="dxa"/>
          </w:tcPr>
          <w:p w14:paraId="1B48B53C" w14:textId="77777777" w:rsidR="00A43712" w:rsidRPr="00645AA0" w:rsidRDefault="00A43712" w:rsidP="00645AA0">
            <w:pPr>
              <w:jc w:val="center"/>
              <w:rPr>
                <w:b w:val="0"/>
              </w:rPr>
            </w:pPr>
            <w:r>
              <w:rPr>
                <w:b w:val="0"/>
              </w:rPr>
              <w:t>Apple Safari</w:t>
            </w:r>
          </w:p>
        </w:tc>
        <w:tc>
          <w:tcPr>
            <w:tcW w:w="4788" w:type="dxa"/>
          </w:tcPr>
          <w:p w14:paraId="4F5D7485" w14:textId="77777777" w:rsidR="00A43712" w:rsidRDefault="00B31A82" w:rsidP="00645AA0">
            <w:pPr>
              <w:jc w:val="center"/>
              <w:cnfStyle w:val="000000000000" w:firstRow="0" w:lastRow="0" w:firstColumn="0" w:lastColumn="0" w:oddVBand="0" w:evenVBand="0" w:oddHBand="0" w:evenHBand="0" w:firstRowFirstColumn="0" w:firstRowLastColumn="0" w:lastRowFirstColumn="0" w:lastRowLastColumn="0"/>
            </w:pPr>
            <w:r>
              <w:t>v9.0.1</w:t>
            </w:r>
          </w:p>
        </w:tc>
      </w:tr>
    </w:tbl>
    <w:p w14:paraId="300B5C8E" w14:textId="77777777" w:rsidR="00A43712" w:rsidRPr="00E33B6A" w:rsidRDefault="00A43712" w:rsidP="00E33B6A"/>
    <w:p w14:paraId="3EEA8D0D" w14:textId="77777777" w:rsidR="00CF6BE0" w:rsidRDefault="00CF6BE0" w:rsidP="002618EE">
      <w:pPr>
        <w:pStyle w:val="Heading2"/>
      </w:pPr>
      <w:bookmarkStart w:id="40" w:name="_Toc434541823"/>
      <w:r>
        <w:t>Assumptions and Dependencies</w:t>
      </w:r>
      <w:bookmarkEnd w:id="40"/>
    </w:p>
    <w:p w14:paraId="473200EA" w14:textId="77777777" w:rsidR="00E15AF1" w:rsidRPr="00E33B6A" w:rsidRDefault="00E15AF1" w:rsidP="00E33B6A">
      <w:r>
        <w:t>TBD</w:t>
      </w:r>
    </w:p>
    <w:p w14:paraId="6459FF00" w14:textId="77777777" w:rsidR="00CF6BE0" w:rsidRDefault="00CF6BE0" w:rsidP="002618EE">
      <w:pPr>
        <w:pStyle w:val="Heading1"/>
      </w:pPr>
      <w:bookmarkStart w:id="41" w:name="_Toc434541824"/>
      <w:commentRangeStart w:id="42"/>
      <w:r>
        <w:t>Specific Requirements</w:t>
      </w:r>
      <w:bookmarkEnd w:id="41"/>
      <w:commentRangeEnd w:id="42"/>
      <w:r w:rsidR="0061349F">
        <w:rPr>
          <w:rStyle w:val="CommentReference"/>
          <w:rFonts w:ascii="Times New Roman" w:eastAsiaTheme="minorHAnsi" w:hAnsi="Times New Roman" w:cs="Times New Roman"/>
          <w:b w:val="0"/>
          <w:bCs w:val="0"/>
          <w:color w:val="auto"/>
        </w:rPr>
        <w:commentReference w:id="42"/>
      </w:r>
    </w:p>
    <w:p w14:paraId="6B9895B6" w14:textId="77777777"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43" w:name="_Toc430564292"/>
      <w:bookmarkStart w:id="44" w:name="_Toc430564345"/>
      <w:bookmarkStart w:id="45" w:name="_Toc430564622"/>
      <w:bookmarkStart w:id="46" w:name="_Toc431145060"/>
      <w:bookmarkStart w:id="47" w:name="_Toc432366815"/>
      <w:bookmarkStart w:id="48" w:name="_Toc434192821"/>
      <w:bookmarkStart w:id="49" w:name="_Toc434194386"/>
      <w:bookmarkStart w:id="50" w:name="_Toc434541825"/>
      <w:bookmarkEnd w:id="43"/>
      <w:bookmarkEnd w:id="44"/>
      <w:bookmarkEnd w:id="45"/>
      <w:bookmarkEnd w:id="46"/>
      <w:bookmarkEnd w:id="47"/>
      <w:bookmarkEnd w:id="48"/>
      <w:bookmarkEnd w:id="49"/>
      <w:bookmarkEnd w:id="50"/>
    </w:p>
    <w:p w14:paraId="57B46AD7" w14:textId="77777777"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51" w:name="_Toc434192822"/>
      <w:bookmarkStart w:id="52" w:name="_Toc434194387"/>
      <w:bookmarkStart w:id="53" w:name="_Toc434541826"/>
      <w:bookmarkEnd w:id="51"/>
      <w:bookmarkEnd w:id="52"/>
      <w:bookmarkEnd w:id="53"/>
    </w:p>
    <w:p w14:paraId="3F73A088" w14:textId="77777777" w:rsidR="00317594" w:rsidRDefault="000162DE" w:rsidP="006E0B9D">
      <w:pPr>
        <w:pStyle w:val="Heading2"/>
        <w:numPr>
          <w:ilvl w:val="1"/>
          <w:numId w:val="4"/>
        </w:numPr>
      </w:pPr>
      <w:bookmarkStart w:id="54" w:name="_Toc434541827"/>
      <w:r>
        <w:t>Functional Requirements</w:t>
      </w:r>
      <w:bookmarkEnd w:id="54"/>
    </w:p>
    <w:p w14:paraId="51E266DC" w14:textId="77777777" w:rsidR="00B803FA" w:rsidRPr="00112187" w:rsidRDefault="00DE6F9D" w:rsidP="008C0009">
      <w:pPr>
        <w:pStyle w:val="Heading3"/>
      </w:pPr>
      <w:r w:rsidRPr="008C0009">
        <w:t>The</w:t>
      </w:r>
      <w:r w:rsidRPr="00112187">
        <w:t xml:space="preserve"> system shall provide user authentication</w:t>
      </w:r>
      <w:r w:rsidR="00B803FA" w:rsidRPr="00112187">
        <w:t>.</w:t>
      </w:r>
    </w:p>
    <w:p w14:paraId="7590DD83" w14:textId="77777777" w:rsidR="00B803FA" w:rsidRPr="006E0B9D" w:rsidRDefault="00B803FA" w:rsidP="006E0B9D">
      <w:pPr>
        <w:pStyle w:val="Heading4"/>
      </w:pPr>
      <w:r w:rsidRPr="006E0B9D">
        <w:lastRenderedPageBreak/>
        <w:t>The users shall belong to one of the following roles.</w:t>
      </w:r>
    </w:p>
    <w:p w14:paraId="518ED164" w14:textId="77777777" w:rsidR="006E0B9D" w:rsidRPr="006E0B9D" w:rsidRDefault="00B803FA" w:rsidP="006E0B9D">
      <w:pPr>
        <w:pStyle w:val="Heading5"/>
      </w:pPr>
      <w:commentRangeStart w:id="55"/>
      <w:r w:rsidRPr="00C37F56">
        <w:t>Patient</w:t>
      </w:r>
      <w:commentRangeEnd w:id="55"/>
      <w:r w:rsidR="0061349F">
        <w:rPr>
          <w:rStyle w:val="CommentReference"/>
          <w:rFonts w:eastAsiaTheme="minorHAnsi"/>
        </w:rPr>
        <w:commentReference w:id="55"/>
      </w:r>
    </w:p>
    <w:p w14:paraId="6F03CB42" w14:textId="77777777" w:rsidR="006E0B9D" w:rsidRDefault="006E0B9D" w:rsidP="000108BE">
      <w:pPr>
        <w:pStyle w:val="Heading6"/>
      </w:pPr>
      <w:r>
        <w:t>The system shall prevent any personal identifiable information from being available for a Patient</w:t>
      </w:r>
    </w:p>
    <w:p w14:paraId="7F998C52" w14:textId="77777777" w:rsidR="00B803FA" w:rsidRPr="00C37F56" w:rsidRDefault="006E0B9D" w:rsidP="000108BE">
      <w:pPr>
        <w:pStyle w:val="Heading6"/>
      </w:pPr>
      <w:r>
        <w:t>The system shall only allow a Patient to view their data.</w:t>
      </w:r>
    </w:p>
    <w:p w14:paraId="40A934FA" w14:textId="77777777" w:rsidR="006E0B9D" w:rsidRDefault="00B803FA">
      <w:pPr>
        <w:pStyle w:val="Heading5"/>
      </w:pPr>
      <w:commentRangeStart w:id="56"/>
      <w:r w:rsidRPr="00C37F56">
        <w:t>Physician</w:t>
      </w:r>
      <w:commentRangeEnd w:id="56"/>
      <w:r w:rsidR="0061349F">
        <w:rPr>
          <w:rStyle w:val="CommentReference"/>
          <w:rFonts w:eastAsiaTheme="minorHAnsi"/>
        </w:rPr>
        <w:commentReference w:id="56"/>
      </w:r>
    </w:p>
    <w:p w14:paraId="36623928" w14:textId="77777777" w:rsidR="0061349F" w:rsidRDefault="0061349F" w:rsidP="0061349F">
      <w:pPr>
        <w:pStyle w:val="Heading6"/>
        <w:numPr>
          <w:ilvl w:val="5"/>
          <w:numId w:val="28"/>
        </w:numPr>
        <w:ind w:left="3420" w:hanging="1260"/>
        <w:rPr>
          <w:ins w:id="57" w:author="Glen" w:date="2015-11-06T22:15:00Z"/>
        </w:rPr>
      </w:pPr>
      <w:ins w:id="58" w:author="Glen" w:date="2015-11-06T22:15:00Z">
        <w:r>
          <w:t>At a minimum, the system shall store the following information about physician accounts: e-mail address, username, password, and account status (enabled/disabled).</w:t>
        </w:r>
      </w:ins>
    </w:p>
    <w:p w14:paraId="7137814E" w14:textId="77777777" w:rsidR="0061349F" w:rsidRDefault="0061349F" w:rsidP="0061349F">
      <w:pPr>
        <w:pStyle w:val="Heading6"/>
        <w:numPr>
          <w:ilvl w:val="5"/>
          <w:numId w:val="28"/>
        </w:numPr>
        <w:ind w:left="3420" w:hanging="1260"/>
        <w:rPr>
          <w:ins w:id="59" w:author="Glen" w:date="2015-11-06T22:15:00Z"/>
        </w:rPr>
      </w:pPr>
      <w:ins w:id="60" w:author="Glen" w:date="2015-11-06T22:15:00Z">
        <w:r>
          <w:t>The system shall allow a physician user to update the attributes associated with their account including e-mail address and password.</w:t>
        </w:r>
      </w:ins>
    </w:p>
    <w:p w14:paraId="79687C00" w14:textId="77777777" w:rsidR="0061349F" w:rsidRDefault="0061349F" w:rsidP="0061349F">
      <w:pPr>
        <w:pStyle w:val="Heading6"/>
        <w:numPr>
          <w:ilvl w:val="5"/>
          <w:numId w:val="28"/>
        </w:numPr>
        <w:ind w:left="3420" w:hanging="1260"/>
        <w:rPr>
          <w:ins w:id="61" w:author="Glen" w:date="2015-11-06T22:15:00Z"/>
        </w:rPr>
      </w:pPr>
      <w:ins w:id="62" w:author="Glen" w:date="2015-11-06T22:15:00Z">
        <w:r>
          <w:t>The system shall allow the physician user to view their patient’s data graphically.</w:t>
        </w:r>
      </w:ins>
    </w:p>
    <w:p w14:paraId="386A1725" w14:textId="77777777" w:rsidR="0061349F" w:rsidRDefault="0061349F" w:rsidP="0061349F">
      <w:pPr>
        <w:pStyle w:val="Heading6"/>
        <w:numPr>
          <w:ilvl w:val="5"/>
          <w:numId w:val="28"/>
        </w:numPr>
        <w:ind w:left="3420" w:hanging="1260"/>
        <w:rPr>
          <w:ins w:id="63" w:author="Glen" w:date="2015-11-06T22:15:00Z"/>
        </w:rPr>
      </w:pPr>
      <w:ins w:id="64" w:author="Glen" w:date="2015-11-06T22:15:00Z">
        <w:r>
          <w:t>The system shall allow physician users to view only the data associated with their patients.</w:t>
        </w:r>
      </w:ins>
    </w:p>
    <w:p w14:paraId="5906A5C1" w14:textId="77777777" w:rsidR="0061349F" w:rsidRDefault="0061349F" w:rsidP="0061349F">
      <w:pPr>
        <w:pStyle w:val="Heading6"/>
        <w:numPr>
          <w:ilvl w:val="5"/>
          <w:numId w:val="28"/>
        </w:numPr>
        <w:ind w:left="3420" w:hanging="1260"/>
        <w:rPr>
          <w:ins w:id="65" w:author="Glen" w:date="2015-11-06T22:15:00Z"/>
        </w:rPr>
      </w:pPr>
      <w:ins w:id="66" w:author="Glen" w:date="2015-11-06T22:15:00Z">
        <w:r>
          <w:t>The system shall allow a physician user to add a patient to the system.</w:t>
        </w:r>
      </w:ins>
    </w:p>
    <w:p w14:paraId="6F11C99B" w14:textId="77777777" w:rsidR="00B803FA" w:rsidRPr="00C37F56" w:rsidDel="0061349F" w:rsidRDefault="006E0B9D" w:rsidP="000108BE">
      <w:pPr>
        <w:pStyle w:val="Heading6"/>
        <w:rPr>
          <w:del w:id="67" w:author="Glen" w:date="2015-11-06T22:15:00Z"/>
        </w:rPr>
      </w:pPr>
      <w:del w:id="68" w:author="Glen" w:date="2015-11-06T22:15:00Z">
        <w:r w:rsidDel="0061349F">
          <w:delText>The system shall only allow Physicians to view the data associated with their patients.</w:delText>
        </w:r>
      </w:del>
    </w:p>
    <w:p w14:paraId="1870401D" w14:textId="77777777" w:rsidR="006E0B9D" w:rsidRDefault="00B803FA">
      <w:pPr>
        <w:pStyle w:val="Heading5"/>
      </w:pPr>
      <w:commentRangeStart w:id="69"/>
      <w:r w:rsidRPr="00C37F56">
        <w:t>Experiment Administrator</w:t>
      </w:r>
      <w:commentRangeEnd w:id="69"/>
      <w:r w:rsidR="0061349F">
        <w:rPr>
          <w:rStyle w:val="CommentReference"/>
          <w:rFonts w:eastAsiaTheme="minorHAnsi"/>
        </w:rPr>
        <w:commentReference w:id="69"/>
      </w:r>
    </w:p>
    <w:p w14:paraId="2558554E" w14:textId="77777777" w:rsidR="00A86E86" w:rsidRDefault="00B803FA" w:rsidP="006E0B9D">
      <w:pPr>
        <w:pStyle w:val="Heading5"/>
      </w:pPr>
      <w:commentRangeStart w:id="70"/>
      <w:r w:rsidRPr="006E0B9D">
        <w:t>System Administrator</w:t>
      </w:r>
      <w:commentRangeEnd w:id="70"/>
      <w:r w:rsidR="0061349F">
        <w:rPr>
          <w:rStyle w:val="CommentReference"/>
          <w:rFonts w:eastAsiaTheme="minorHAnsi"/>
        </w:rPr>
        <w:commentReference w:id="70"/>
      </w:r>
    </w:p>
    <w:p w14:paraId="48CD50BA" w14:textId="77777777" w:rsidR="00A86E86" w:rsidRDefault="00A86E86" w:rsidP="000108BE">
      <w:pPr>
        <w:pStyle w:val="Heading6"/>
      </w:pPr>
      <w:r>
        <w:t xml:space="preserve">System Administrators </w:t>
      </w:r>
      <w:r w:rsidR="008D3EF2">
        <w:t xml:space="preserve">shall </w:t>
      </w:r>
      <w:r>
        <w:t>have the ability to enable, disable, add, and remove all users</w:t>
      </w:r>
      <w:r w:rsidR="00B31A82">
        <w:t xml:space="preserve"> except patients</w:t>
      </w:r>
      <w:r>
        <w:t>.</w:t>
      </w:r>
    </w:p>
    <w:p w14:paraId="079EBCAD" w14:textId="77777777" w:rsidR="00B23BFA" w:rsidRPr="00A86E86" w:rsidRDefault="00895C53" w:rsidP="00A86E86">
      <w:pPr>
        <w:pStyle w:val="Heading6"/>
      </w:pPr>
      <w:r w:rsidRPr="00A86E86">
        <w:t xml:space="preserve">System administrators </w:t>
      </w:r>
      <w:r w:rsidR="008D3EF2">
        <w:t>shall</w:t>
      </w:r>
      <w:r w:rsidR="008D3EF2" w:rsidRPr="00A86E86">
        <w:t xml:space="preserve"> </w:t>
      </w:r>
      <w:r w:rsidRPr="00A86E86">
        <w:t>have the ability to associate and disassociate a patient and a physician.</w:t>
      </w:r>
    </w:p>
    <w:p w14:paraId="6FB8E8CD" w14:textId="77777777" w:rsidR="00B23BFA" w:rsidRPr="00A86E86" w:rsidRDefault="00895C53" w:rsidP="00A86E86">
      <w:pPr>
        <w:pStyle w:val="Heading6"/>
      </w:pPr>
      <w:r w:rsidRPr="00A86E86">
        <w:t xml:space="preserve">System administrators </w:t>
      </w:r>
      <w:r w:rsidR="008D3EF2">
        <w:t>shall</w:t>
      </w:r>
      <w:r w:rsidR="008D3EF2" w:rsidRPr="00A86E86">
        <w:t xml:space="preserve"> </w:t>
      </w:r>
      <w:r w:rsidRPr="00A86E86">
        <w:t>have the ability to reset passwords.</w:t>
      </w:r>
    </w:p>
    <w:p w14:paraId="23C7E3E8" w14:textId="77777777" w:rsidR="00B23BFA" w:rsidRPr="00A86E86" w:rsidRDefault="00895C53" w:rsidP="00A86E86">
      <w:pPr>
        <w:pStyle w:val="Heading6"/>
      </w:pPr>
      <w:r w:rsidRPr="00A86E86">
        <w:t xml:space="preserve">System administrators </w:t>
      </w:r>
      <w:r w:rsidR="008D3EF2">
        <w:t>shall</w:t>
      </w:r>
      <w:r w:rsidR="008D3EF2" w:rsidRPr="00A86E86">
        <w:t xml:space="preserve"> </w:t>
      </w:r>
      <w:r w:rsidRPr="00A86E86">
        <w:t>be able to update physician, patient and experiment administrator account information.</w:t>
      </w:r>
    </w:p>
    <w:p w14:paraId="467EF041" w14:textId="77777777" w:rsidR="00B803FA" w:rsidRPr="006E0B9D" w:rsidRDefault="00A86E86" w:rsidP="000108BE">
      <w:pPr>
        <w:pStyle w:val="Heading6"/>
      </w:pPr>
      <w:r>
        <w:lastRenderedPageBreak/>
        <w:t>System administrators sha</w:t>
      </w:r>
      <w:r w:rsidR="00895C53" w:rsidRPr="00A86E86">
        <w:t>ll not be allowed to view patient health data.</w:t>
      </w:r>
    </w:p>
    <w:p w14:paraId="0ED3D791" w14:textId="77777777" w:rsidR="00D23C3F" w:rsidRDefault="00DE6F9D">
      <w:pPr>
        <w:pStyle w:val="Heading4"/>
      </w:pPr>
      <w:r w:rsidRPr="002618EE">
        <w:t>The system shall require unique usernames for each registered user</w:t>
      </w:r>
      <w:r w:rsidR="00D23C3F">
        <w:t>.</w:t>
      </w:r>
    </w:p>
    <w:p w14:paraId="70018301" w14:textId="77777777" w:rsidR="00D23C3F" w:rsidRDefault="00D23C3F" w:rsidP="006E0B9D">
      <w:pPr>
        <w:pStyle w:val="Heading5"/>
      </w:pPr>
      <w:r>
        <w:t xml:space="preserve">Usernames will be </w:t>
      </w:r>
      <w:r w:rsidR="00B31A82">
        <w:t>changeable</w:t>
      </w:r>
      <w:r w:rsidR="002618EE">
        <w:t xml:space="preserve"> </w:t>
      </w:r>
      <w:r>
        <w:t>as long as the username remains unique.</w:t>
      </w:r>
    </w:p>
    <w:p w14:paraId="050BB973" w14:textId="77777777" w:rsidR="00813E82" w:rsidRDefault="00813E82">
      <w:pPr>
        <w:pStyle w:val="Heading4"/>
      </w:pPr>
      <w:r>
        <w:t>The system shall assign unique ids to each created patient</w:t>
      </w:r>
      <w:r w:rsidR="00D23C3F">
        <w:t>.</w:t>
      </w:r>
    </w:p>
    <w:p w14:paraId="2DD61C76" w14:textId="77777777" w:rsidR="00813E82" w:rsidRDefault="00813E82" w:rsidP="006E0B9D">
      <w:pPr>
        <w:pStyle w:val="Heading5"/>
      </w:pPr>
      <w:r>
        <w:t xml:space="preserve">The </w:t>
      </w:r>
      <w:r w:rsidRPr="006E0B9D">
        <w:rPr>
          <w:rStyle w:val="Heading5Char"/>
        </w:rPr>
        <w:t>system shall display the patient id to the user that created the patients so that the user can keep a record of which patient corresponds to which id</w:t>
      </w:r>
      <w:r w:rsidR="00B31A82">
        <w:rPr>
          <w:rStyle w:val="Heading5Char"/>
        </w:rPr>
        <w:t xml:space="preserve"> after account creation</w:t>
      </w:r>
      <w:r w:rsidRPr="006E0B9D">
        <w:rPr>
          <w:rStyle w:val="Heading5Char"/>
        </w:rPr>
        <w:t>.</w:t>
      </w:r>
    </w:p>
    <w:p w14:paraId="0A0EB0BD" w14:textId="1F326497" w:rsidR="00D25EBD" w:rsidRDefault="00813E82">
      <w:pPr>
        <w:pStyle w:val="Heading4"/>
      </w:pPr>
      <w:r>
        <w:t xml:space="preserve">The system shall require </w:t>
      </w:r>
      <w:ins w:id="71" w:author="Glen" w:date="2015-11-06T22:21:00Z">
        <w:r w:rsidR="00B1535A">
          <w:t xml:space="preserve">a user account to have </w:t>
        </w:r>
      </w:ins>
      <w:del w:id="72" w:author="Glen" w:date="2015-11-06T22:21:00Z">
        <w:r w:rsidDel="00B1535A">
          <w:delText xml:space="preserve">a secure </w:delText>
        </w:r>
      </w:del>
      <w:ins w:id="73" w:author="Glen" w:date="2015-11-06T22:21:00Z">
        <w:r w:rsidR="00B1535A">
          <w:t xml:space="preserve">a </w:t>
        </w:r>
      </w:ins>
      <w:r>
        <w:t>password</w:t>
      </w:r>
      <w:ins w:id="74" w:author="Glen" w:date="2015-11-06T22:21:00Z">
        <w:r w:rsidR="00B1535A">
          <w:t xml:space="preserve"> that meets </w:t>
        </w:r>
        <w:commentRangeStart w:id="75"/>
        <w:r w:rsidR="00B1535A">
          <w:t>minimum security criteria</w:t>
        </w:r>
      </w:ins>
      <w:commentRangeEnd w:id="75"/>
      <w:ins w:id="76" w:author="Glen" w:date="2015-11-06T22:23:00Z">
        <w:r w:rsidR="00B1535A">
          <w:rPr>
            <w:rStyle w:val="CommentReference"/>
            <w:rFonts w:eastAsiaTheme="minorHAnsi"/>
            <w:bCs w:val="0"/>
            <w:iCs w:val="0"/>
          </w:rPr>
          <w:commentReference w:id="75"/>
        </w:r>
      </w:ins>
      <w:r>
        <w:t>.</w:t>
      </w:r>
    </w:p>
    <w:p w14:paraId="709EFC47" w14:textId="644B06E5" w:rsidR="00D25EBD" w:rsidRDefault="00D25EBD">
      <w:pPr>
        <w:pStyle w:val="Heading4"/>
      </w:pPr>
      <w:r>
        <w:t xml:space="preserve">The </w:t>
      </w:r>
      <w:r w:rsidR="00B31A82">
        <w:t xml:space="preserve">user </w:t>
      </w:r>
      <w:r>
        <w:t xml:space="preserve">shall have the ability to log out of </w:t>
      </w:r>
      <w:del w:id="77" w:author="Glen" w:date="2015-11-06T22:20:00Z">
        <w:r w:rsidDel="00B1535A">
          <w:delText xml:space="preserve">a </w:delText>
        </w:r>
      </w:del>
      <w:r w:rsidR="00B31A82">
        <w:t>their</w:t>
      </w:r>
      <w:r>
        <w:t xml:space="preserve"> account.</w:t>
      </w:r>
    </w:p>
    <w:p w14:paraId="1E4123C9" w14:textId="77777777" w:rsidR="00D25EBD" w:rsidRDefault="00D25EBD">
      <w:pPr>
        <w:pStyle w:val="Heading4"/>
      </w:pPr>
      <w:r>
        <w:t>The system will have a utility for retrieving a forgotten username or password.</w:t>
      </w:r>
    </w:p>
    <w:p w14:paraId="44069064" w14:textId="77777777" w:rsidR="00CF47C8" w:rsidRDefault="00D25EBD">
      <w:pPr>
        <w:pStyle w:val="Heading4"/>
      </w:pPr>
      <w:r>
        <w:t>The system shall allow Physicians and Experiment Administrators to create their own accounts.</w:t>
      </w:r>
    </w:p>
    <w:p w14:paraId="4ADE12E9" w14:textId="77777777" w:rsidR="00CF47C8" w:rsidRDefault="00CF47C8" w:rsidP="006E0B9D">
      <w:pPr>
        <w:pStyle w:val="Heading5"/>
      </w:pPr>
      <w:r>
        <w:t>The system shall require a system administrator to verify the creation of a new Physician or Experiment Administrator.</w:t>
      </w:r>
    </w:p>
    <w:p w14:paraId="44885288" w14:textId="77777777" w:rsidR="00CF47C8" w:rsidRDefault="00CF47C8" w:rsidP="006E0B9D">
      <w:pPr>
        <w:pStyle w:val="Heading5"/>
      </w:pPr>
      <w:r>
        <w:t>Physicians</w:t>
      </w:r>
      <w:r w:rsidR="00B31A82">
        <w:t xml:space="preserve"> </w:t>
      </w:r>
      <w:r>
        <w:t>shall create the accounts of their patients</w:t>
      </w:r>
      <w:r w:rsidR="00D25EBD">
        <w:t>.</w:t>
      </w:r>
    </w:p>
    <w:p w14:paraId="3CD2F5BC" w14:textId="77777777" w:rsidR="00C37F56" w:rsidRDefault="00CF47C8" w:rsidP="006E0B9D">
      <w:pPr>
        <w:pStyle w:val="Heading3"/>
      </w:pPr>
      <w:r w:rsidRPr="008C0009">
        <w:t>T</w:t>
      </w:r>
      <w:r w:rsidRPr="006E0B9D">
        <w:t>he system shall provide the ability to process medical device data files</w:t>
      </w:r>
      <w:r w:rsidR="00C37F56">
        <w:t>.</w:t>
      </w:r>
    </w:p>
    <w:p w14:paraId="042A0E55" w14:textId="77777777" w:rsidR="00C37F56" w:rsidRPr="00C37F56" w:rsidRDefault="00C37F56" w:rsidP="00C37F5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78" w:name="_Toc434192824"/>
      <w:bookmarkStart w:id="79" w:name="_Toc434194389"/>
      <w:bookmarkStart w:id="80" w:name="_Toc434541828"/>
      <w:bookmarkEnd w:id="78"/>
      <w:bookmarkEnd w:id="79"/>
      <w:bookmarkEnd w:id="80"/>
    </w:p>
    <w:p w14:paraId="5C748EF8" w14:textId="77777777" w:rsidR="00C37F56" w:rsidRDefault="00C37F56" w:rsidP="006E0B9D">
      <w:pPr>
        <w:pStyle w:val="Heading4"/>
      </w:pPr>
      <w:r w:rsidRPr="006E0B9D">
        <w:t>The</w:t>
      </w:r>
      <w:r w:rsidRPr="008C0009">
        <w:t xml:space="preserve"> system shall process multiple files at the same time or a single file</w:t>
      </w:r>
      <w:r>
        <w:t>.</w:t>
      </w:r>
    </w:p>
    <w:p w14:paraId="7E9DB3DB" w14:textId="77777777" w:rsidR="00C37F56" w:rsidRDefault="00DF2A13" w:rsidP="006E0B9D">
      <w:pPr>
        <w:pStyle w:val="Heading4"/>
      </w:pPr>
      <w:r>
        <w:t>The system shall provide the ability to assign an activity (ex. running, walking, sleeping) to the data by date and time</w:t>
      </w:r>
      <w:r w:rsidR="00C37F56" w:rsidRPr="002A040A">
        <w:t>.</w:t>
      </w:r>
    </w:p>
    <w:p w14:paraId="0309CAC1" w14:textId="77777777" w:rsidR="00C37F56" w:rsidRDefault="00C37F56" w:rsidP="006E0B9D">
      <w:pPr>
        <w:pStyle w:val="Heading4"/>
      </w:pPr>
      <w:r w:rsidRPr="008C0009">
        <w:t xml:space="preserve">The system </w:t>
      </w:r>
      <w:r w:rsidRPr="006E0B9D">
        <w:t>shall give the user an interface to select which files to process</w:t>
      </w:r>
      <w:r w:rsidR="00DF2A13">
        <w:t xml:space="preserve"> and assign an activity to</w:t>
      </w:r>
      <w:r w:rsidRPr="006E0B9D">
        <w:t>.</w:t>
      </w:r>
    </w:p>
    <w:p w14:paraId="29B3FAB3" w14:textId="77777777" w:rsidR="00C37F56" w:rsidRPr="006E0B9D" w:rsidRDefault="00C37F56" w:rsidP="00E33B6A">
      <w:pPr>
        <w:pStyle w:val="Heading4"/>
      </w:pPr>
      <w:r>
        <w:t xml:space="preserve">The system </w:t>
      </w:r>
      <w:r w:rsidR="00B31A82">
        <w:t>will</w:t>
      </w:r>
      <w:r>
        <w:t xml:space="preserve"> not process data that is not medical data.</w:t>
      </w:r>
    </w:p>
    <w:p w14:paraId="78A55B6D" w14:textId="486EF8C9" w:rsidR="00112187" w:rsidRDefault="00112187">
      <w:pPr>
        <w:pStyle w:val="Heading4"/>
      </w:pPr>
      <w:r>
        <w:t xml:space="preserve">The system shall process </w:t>
      </w:r>
      <w:ins w:id="81" w:author="Glen" w:date="2015-11-06T22:20:00Z">
        <w:r w:rsidR="00B1535A">
          <w:t>comma-separated values (</w:t>
        </w:r>
      </w:ins>
      <w:r>
        <w:t>.csv</w:t>
      </w:r>
      <w:ins w:id="82" w:author="Glen" w:date="2015-11-06T22:20:00Z">
        <w:r w:rsidR="00B1535A">
          <w:t>)</w:t>
        </w:r>
      </w:ins>
      <w:r>
        <w:t xml:space="preserve"> files for each of the supported devices</w:t>
      </w:r>
      <w:r w:rsidR="00CF47C8">
        <w:t>.</w:t>
      </w:r>
    </w:p>
    <w:p w14:paraId="7AB1507E" w14:textId="17CEA893" w:rsidR="00F37041" w:rsidRDefault="00112187">
      <w:pPr>
        <w:pStyle w:val="Heading4"/>
      </w:pPr>
      <w:r>
        <w:t xml:space="preserve">The system will process </w:t>
      </w:r>
      <w:ins w:id="83" w:author="Glen" w:date="2015-11-06T22:25:00Z">
        <w:r w:rsidR="00AD27A7">
          <w:t>raw data (</w:t>
        </w:r>
      </w:ins>
      <w:r>
        <w:t>.dat</w:t>
      </w:r>
      <w:ins w:id="84" w:author="Glen" w:date="2015-11-06T22:25:00Z">
        <w:r w:rsidR="00AD27A7">
          <w:t>)</w:t>
        </w:r>
      </w:ins>
      <w:r>
        <w:t xml:space="preserve"> files for each of the supported devices.</w:t>
      </w:r>
    </w:p>
    <w:p w14:paraId="7F69E130" w14:textId="77777777" w:rsidR="00642D26" w:rsidRDefault="00642D26" w:rsidP="00E33B6A">
      <w:pPr>
        <w:pStyle w:val="Heading3"/>
        <w:numPr>
          <w:ilvl w:val="0"/>
          <w:numId w:val="0"/>
        </w:numPr>
        <w:ind w:left="1440"/>
      </w:pPr>
    </w:p>
    <w:p w14:paraId="1BF0F28A" w14:textId="77777777" w:rsidR="00112187" w:rsidRPr="006E0B9D" w:rsidRDefault="00112187" w:rsidP="006E0B9D">
      <w:pPr>
        <w:pStyle w:val="Heading3"/>
      </w:pPr>
      <w:r w:rsidRPr="008C0009">
        <w:t>The system shall connect to a database.</w:t>
      </w:r>
    </w:p>
    <w:p w14:paraId="0595549B" w14:textId="77777777" w:rsidR="008C0009" w:rsidRPr="008C0009" w:rsidRDefault="008C0009" w:rsidP="008C0009">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85" w:name="_Toc434192825"/>
      <w:bookmarkStart w:id="86" w:name="_Toc434194390"/>
      <w:bookmarkStart w:id="87" w:name="_Toc434541829"/>
      <w:bookmarkEnd w:id="85"/>
      <w:bookmarkEnd w:id="86"/>
      <w:bookmarkEnd w:id="87"/>
    </w:p>
    <w:p w14:paraId="4CDB61D3" w14:textId="77777777" w:rsidR="00C60870" w:rsidRDefault="00112187" w:rsidP="000108BE">
      <w:pPr>
        <w:pStyle w:val="Heading4"/>
      </w:pPr>
      <w:r>
        <w:t>The system shall upload the processed data to the database</w:t>
      </w:r>
      <w:r w:rsidR="00C60870">
        <w:t>.</w:t>
      </w:r>
    </w:p>
    <w:p w14:paraId="1744B93E" w14:textId="77777777" w:rsidR="00C60870" w:rsidRDefault="00C60870" w:rsidP="00E33B6A">
      <w:pPr>
        <w:pStyle w:val="Heading3"/>
      </w:pPr>
      <w:r>
        <w:t>The system shall allow experiments to be created.</w:t>
      </w:r>
    </w:p>
    <w:p w14:paraId="42832DFB" w14:textId="77777777" w:rsidR="00D76E66" w:rsidRPr="00D76E66" w:rsidRDefault="00D76E66" w:rsidP="00D76E6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88" w:name="_Toc434192826"/>
      <w:bookmarkStart w:id="89" w:name="_Toc434194391"/>
      <w:bookmarkStart w:id="90" w:name="_Toc434541830"/>
      <w:bookmarkEnd w:id="88"/>
      <w:bookmarkEnd w:id="89"/>
      <w:bookmarkEnd w:id="90"/>
    </w:p>
    <w:p w14:paraId="3D87C156" w14:textId="77777777" w:rsidR="00C60870" w:rsidRDefault="00C60870">
      <w:pPr>
        <w:pStyle w:val="Heading4"/>
      </w:pPr>
      <w:r>
        <w:t>Experiments shall only be created by an experiment administrator.</w:t>
      </w:r>
    </w:p>
    <w:p w14:paraId="1C10E134" w14:textId="77777777" w:rsidR="00C60870" w:rsidRDefault="00C60870" w:rsidP="00E33B6A">
      <w:pPr>
        <w:pStyle w:val="Heading5"/>
      </w:pPr>
      <w:r>
        <w:t>Experiment administrators shall have the ability to save the experiments that they have created.</w:t>
      </w:r>
    </w:p>
    <w:p w14:paraId="4E9C3D04" w14:textId="77777777" w:rsidR="00C60870" w:rsidRDefault="00C60870">
      <w:pPr>
        <w:pStyle w:val="Heading4"/>
      </w:pPr>
      <w:r>
        <w:t>Experiment results shall be viewable by experiment administrators and physicians.</w:t>
      </w:r>
    </w:p>
    <w:p w14:paraId="5ADD93F9" w14:textId="77777777" w:rsidR="006774AB" w:rsidRDefault="00C60870">
      <w:pPr>
        <w:pStyle w:val="Heading4"/>
      </w:pPr>
      <w:r>
        <w:t>The system shall provide Experiment Administrators with a query builder used to create experiments</w:t>
      </w:r>
      <w:r w:rsidR="006774AB">
        <w:t>.</w:t>
      </w:r>
    </w:p>
    <w:p w14:paraId="0182A947" w14:textId="77777777" w:rsidR="00D76E66" w:rsidRDefault="006774AB">
      <w:pPr>
        <w:pStyle w:val="Heading4"/>
      </w:pPr>
      <w:r>
        <w:t>The system shall allow Experiment Administrators and System Administrators to delete experiments.</w:t>
      </w:r>
      <w:del w:id="91" w:author="Glen" w:date="2015-11-06T22:18:00Z">
        <w:r w:rsidR="00C60870" w:rsidDel="00A2677C">
          <w:delText>.</w:delText>
        </w:r>
      </w:del>
    </w:p>
    <w:p w14:paraId="0CA4B8E7" w14:textId="77777777" w:rsidR="00D76E66" w:rsidRDefault="00D76E66" w:rsidP="00E33B6A">
      <w:pPr>
        <w:pStyle w:val="Heading3"/>
      </w:pPr>
      <w:r>
        <w:t>The system shall allow data exporting.</w:t>
      </w:r>
    </w:p>
    <w:p w14:paraId="26561A90" w14:textId="77777777" w:rsidR="00D76E66" w:rsidRPr="00D76E66" w:rsidRDefault="00D76E66" w:rsidP="00D76E6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92" w:name="_Toc434192827"/>
      <w:bookmarkStart w:id="93" w:name="_Toc434194392"/>
      <w:bookmarkStart w:id="94" w:name="_Toc434541831"/>
      <w:bookmarkEnd w:id="92"/>
      <w:bookmarkEnd w:id="93"/>
      <w:bookmarkEnd w:id="94"/>
    </w:p>
    <w:p w14:paraId="5045BE78" w14:textId="77777777" w:rsidR="00B31A82" w:rsidRDefault="00D76E66">
      <w:pPr>
        <w:pStyle w:val="Heading4"/>
      </w:pPr>
      <w:r>
        <w:t>The system shall allow experiment results to be exported.</w:t>
      </w:r>
    </w:p>
    <w:p w14:paraId="1EA8F3F9" w14:textId="77777777" w:rsidR="00D76E66" w:rsidRDefault="00B31A82" w:rsidP="00645AA0">
      <w:pPr>
        <w:pStyle w:val="Heading5"/>
      </w:pPr>
      <w:commentRangeStart w:id="95"/>
      <w:r>
        <w:t>The system will export experiment result graphs.</w:t>
      </w:r>
      <w:commentRangeEnd w:id="95"/>
      <w:r w:rsidR="00B1535A">
        <w:rPr>
          <w:rStyle w:val="CommentReference"/>
          <w:rFonts w:eastAsiaTheme="minorHAnsi"/>
        </w:rPr>
        <w:commentReference w:id="95"/>
      </w:r>
    </w:p>
    <w:p w14:paraId="52A468AE" w14:textId="77777777" w:rsidR="00D76E66" w:rsidRDefault="00D76E66">
      <w:pPr>
        <w:pStyle w:val="Heading4"/>
      </w:pPr>
      <w:r>
        <w:t>The system shall allow patients to export their data.</w:t>
      </w:r>
    </w:p>
    <w:p w14:paraId="0850B128" w14:textId="77777777" w:rsidR="00B31A82" w:rsidRDefault="00D76E66">
      <w:pPr>
        <w:pStyle w:val="Heading4"/>
      </w:pPr>
      <w:r>
        <w:t>The system shall allow physicians to export the data of their patients</w:t>
      </w:r>
      <w:r w:rsidR="00B31A82">
        <w:t>.</w:t>
      </w:r>
    </w:p>
    <w:p w14:paraId="1AA90C1F" w14:textId="33AFF54A" w:rsidR="00B31A82" w:rsidRPr="00645AA0" w:rsidRDefault="00B31A82" w:rsidP="00645AA0">
      <w:pPr>
        <w:pStyle w:val="Heading4"/>
      </w:pPr>
      <w:r>
        <w:t xml:space="preserve">The system shall provide </w:t>
      </w:r>
      <w:ins w:id="96" w:author="Glen" w:date="2015-11-06T22:20:00Z">
        <w:r w:rsidR="00B1535A">
          <w:t>comma-separated values (.csv)</w:t>
        </w:r>
      </w:ins>
      <w:del w:id="97" w:author="Glen" w:date="2015-11-06T22:20:00Z">
        <w:r w:rsidDel="00B1535A">
          <w:delText>.csv</w:delText>
        </w:r>
      </w:del>
      <w:r>
        <w:t xml:space="preserve"> file exports.</w:t>
      </w:r>
    </w:p>
    <w:p w14:paraId="6242CAC4" w14:textId="77777777" w:rsidR="00642D26" w:rsidRDefault="00642D26" w:rsidP="00E33B6A">
      <w:pPr>
        <w:pStyle w:val="Heading3"/>
      </w:pPr>
      <w:r>
        <w:t>The system shall provide account management.</w:t>
      </w:r>
    </w:p>
    <w:p w14:paraId="3769A250" w14:textId="77777777"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98" w:name="_Toc434192828"/>
      <w:bookmarkStart w:id="99" w:name="_Toc434194393"/>
      <w:bookmarkStart w:id="100" w:name="_Toc434541832"/>
      <w:bookmarkEnd w:id="98"/>
      <w:bookmarkEnd w:id="99"/>
      <w:bookmarkEnd w:id="100"/>
    </w:p>
    <w:p w14:paraId="6A849A1F" w14:textId="77777777" w:rsidR="00642D26" w:rsidRDefault="00642D26">
      <w:pPr>
        <w:pStyle w:val="Heading4"/>
      </w:pPr>
      <w:r>
        <w:t>The system shall allow account creation.</w:t>
      </w:r>
    </w:p>
    <w:p w14:paraId="7C1986E7" w14:textId="77777777" w:rsidR="00642D26" w:rsidRDefault="00642D26" w:rsidP="00E33B6A">
      <w:pPr>
        <w:pStyle w:val="Heading5"/>
      </w:pPr>
      <w:commentRangeStart w:id="101"/>
      <w:r>
        <w:t>The system shall force account creation approval before the account becomes active for use.</w:t>
      </w:r>
      <w:commentRangeEnd w:id="101"/>
      <w:r w:rsidR="00A2677C">
        <w:rPr>
          <w:rStyle w:val="CommentReference"/>
          <w:rFonts w:eastAsiaTheme="minorHAnsi"/>
        </w:rPr>
        <w:commentReference w:id="101"/>
      </w:r>
    </w:p>
    <w:p w14:paraId="7A593E7B" w14:textId="77777777" w:rsidR="00642D26" w:rsidRDefault="00642D26">
      <w:pPr>
        <w:pStyle w:val="Heading4"/>
      </w:pPr>
      <w:r>
        <w:t>The system shall allow users to edit account information.</w:t>
      </w:r>
    </w:p>
    <w:p w14:paraId="4CBEEA8C" w14:textId="77777777" w:rsidR="00B31A82" w:rsidRDefault="00642D26">
      <w:pPr>
        <w:pStyle w:val="Heading4"/>
      </w:pPr>
      <w:r>
        <w:t>The</w:t>
      </w:r>
      <w:del w:id="102" w:author="Glen" w:date="2015-11-06T22:16:00Z">
        <w:r w:rsidDel="00A2677C">
          <w:delText>y</w:delText>
        </w:r>
      </w:del>
      <w:r>
        <w:t xml:space="preserve"> system shall allow only the system administrator to delete accounts.</w:t>
      </w:r>
    </w:p>
    <w:p w14:paraId="5338CC0F" w14:textId="77777777" w:rsidR="00B31A82" w:rsidRDefault="00B31A82">
      <w:pPr>
        <w:pStyle w:val="Heading4"/>
      </w:pPr>
      <w:r>
        <w:t>The system administrator shall have the ability to enable accounts.</w:t>
      </w:r>
    </w:p>
    <w:p w14:paraId="44F93510" w14:textId="77777777" w:rsidR="00C37913" w:rsidRDefault="00B31A82">
      <w:pPr>
        <w:pStyle w:val="Heading4"/>
      </w:pPr>
      <w:r>
        <w:t>The system administrator shall have the ability to disable accounts.</w:t>
      </w:r>
    </w:p>
    <w:p w14:paraId="277589F2" w14:textId="77777777" w:rsidR="00C37913" w:rsidRDefault="00C37913" w:rsidP="00C37913">
      <w:pPr>
        <w:pStyle w:val="Heading2"/>
        <w:spacing w:before="120" w:after="120"/>
      </w:pPr>
      <w:bookmarkStart w:id="103" w:name="_Toc434541833"/>
      <w:r>
        <w:t>Non-Functional Requirements</w:t>
      </w:r>
      <w:bookmarkEnd w:id="103"/>
    </w:p>
    <w:p w14:paraId="6339C84D" w14:textId="77777777" w:rsidR="00642D26" w:rsidRPr="00642D26" w:rsidRDefault="00642D26" w:rsidP="00642D26">
      <w:pPr>
        <w:pStyle w:val="ListParagraph"/>
        <w:numPr>
          <w:ilvl w:val="1"/>
          <w:numId w:val="4"/>
        </w:numPr>
        <w:spacing w:before="120" w:after="120" w:line="360" w:lineRule="auto"/>
        <w:outlineLvl w:val="2"/>
        <w:rPr>
          <w:rFonts w:eastAsiaTheme="majorEastAsia"/>
          <w:b/>
          <w:bCs/>
          <w:vanish/>
        </w:rPr>
      </w:pPr>
    </w:p>
    <w:p w14:paraId="3AC62570" w14:textId="77777777" w:rsidR="00C37913" w:rsidRDefault="00C37913">
      <w:pPr>
        <w:pStyle w:val="Heading3"/>
      </w:pPr>
      <w:r w:rsidRPr="00C37913">
        <w:t xml:space="preserve">The system shall run on Windows </w:t>
      </w:r>
      <w:r w:rsidR="008C0009">
        <w:t>Server Operating System</w:t>
      </w:r>
    </w:p>
    <w:p w14:paraId="5E971001" w14:textId="77777777" w:rsidR="00C37913" w:rsidRDefault="00C37913" w:rsidP="008C0009">
      <w:pPr>
        <w:pStyle w:val="Heading3"/>
      </w:pPr>
      <w:r w:rsidRPr="00C37913">
        <w:t>The system</w:t>
      </w:r>
      <w:r>
        <w:t xml:space="preserve"> shall </w:t>
      </w:r>
      <w:r w:rsidRPr="00C37913">
        <w:t>use a SQL database.</w:t>
      </w:r>
    </w:p>
    <w:p w14:paraId="644DD9CB" w14:textId="77777777" w:rsidR="00C37913" w:rsidRDefault="00C37913">
      <w:pPr>
        <w:pStyle w:val="Heading3"/>
      </w:pPr>
      <w:r w:rsidRPr="00C37913">
        <w:t>The system shall require a server to be connected to a reliable network with an internet connection.</w:t>
      </w:r>
    </w:p>
    <w:p w14:paraId="19A91C03" w14:textId="77777777" w:rsidR="00642D26" w:rsidRDefault="00642D26" w:rsidP="00E33B6A">
      <w:pPr>
        <w:pStyle w:val="Heading3"/>
        <w:spacing w:before="0" w:after="0"/>
      </w:pPr>
      <w:r w:rsidRPr="008C0009">
        <w:t xml:space="preserve">The system shall support the </w:t>
      </w:r>
      <w:r w:rsidR="00B31A82">
        <w:t>data export from the following</w:t>
      </w:r>
      <w:r w:rsidR="00B31A82" w:rsidRPr="008C0009">
        <w:t xml:space="preserve"> </w:t>
      </w:r>
      <w:r w:rsidRPr="008C0009">
        <w:t>wearable medical devices</w:t>
      </w:r>
      <w:r>
        <w:t>.</w:t>
      </w:r>
    </w:p>
    <w:p w14:paraId="07A45BB6" w14:textId="77777777" w:rsidR="00642D26" w:rsidRPr="00642D26" w:rsidRDefault="00642D26" w:rsidP="00E33B6A">
      <w:pPr>
        <w:pStyle w:val="ListParagraph"/>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04" w:name="_Toc434192830"/>
      <w:bookmarkStart w:id="105" w:name="_Toc434194395"/>
      <w:bookmarkStart w:id="106" w:name="_Toc434541834"/>
      <w:bookmarkEnd w:id="104"/>
      <w:bookmarkEnd w:id="105"/>
      <w:bookmarkEnd w:id="106"/>
    </w:p>
    <w:p w14:paraId="475F0692" w14:textId="77777777" w:rsidR="00642D26" w:rsidRPr="00642D26" w:rsidRDefault="00642D26" w:rsidP="00E33B6A">
      <w:pPr>
        <w:pStyle w:val="ListParagraph"/>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07" w:name="_Toc434192831"/>
      <w:bookmarkStart w:id="108" w:name="_Toc434194396"/>
      <w:bookmarkStart w:id="109" w:name="_Toc434541835"/>
      <w:bookmarkEnd w:id="107"/>
      <w:bookmarkEnd w:id="108"/>
      <w:bookmarkEnd w:id="109"/>
    </w:p>
    <w:p w14:paraId="238BE462" w14:textId="77777777" w:rsidR="00642D26" w:rsidRPr="00642D26" w:rsidRDefault="00642D26" w:rsidP="00E33B6A">
      <w:pPr>
        <w:pStyle w:val="ListParagraph"/>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10" w:name="_Toc434192832"/>
      <w:bookmarkStart w:id="111" w:name="_Toc434194397"/>
      <w:bookmarkStart w:id="112" w:name="_Toc434541836"/>
      <w:bookmarkEnd w:id="110"/>
      <w:bookmarkEnd w:id="111"/>
      <w:bookmarkEnd w:id="112"/>
    </w:p>
    <w:p w14:paraId="48C5592B" w14:textId="77777777" w:rsidR="00642D26" w:rsidRPr="00642D26" w:rsidRDefault="00642D26" w:rsidP="00E33B6A">
      <w:pPr>
        <w:pStyle w:val="ListParagraph"/>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13" w:name="_Toc434192833"/>
      <w:bookmarkStart w:id="114" w:name="_Toc434194398"/>
      <w:bookmarkStart w:id="115" w:name="_Toc434541837"/>
      <w:bookmarkEnd w:id="113"/>
      <w:bookmarkEnd w:id="114"/>
      <w:bookmarkEnd w:id="115"/>
    </w:p>
    <w:p w14:paraId="55FAB118" w14:textId="77777777" w:rsidR="00642D26" w:rsidRDefault="00642D26" w:rsidP="00E33B6A">
      <w:pPr>
        <w:pStyle w:val="Heading4"/>
        <w:spacing w:before="0" w:line="360" w:lineRule="auto"/>
      </w:pPr>
      <w:r>
        <w:t>Zephyr.</w:t>
      </w:r>
    </w:p>
    <w:p w14:paraId="0D68C3D5" w14:textId="77777777" w:rsidR="00642D26" w:rsidRDefault="00642D26" w:rsidP="00E33B6A">
      <w:pPr>
        <w:pStyle w:val="Heading4"/>
      </w:pPr>
      <w:r>
        <w:t>BasisPeak</w:t>
      </w:r>
    </w:p>
    <w:p w14:paraId="072D7B41" w14:textId="77777777" w:rsidR="00642D26" w:rsidRPr="006E0B9D" w:rsidRDefault="00642D26" w:rsidP="00E33B6A">
      <w:pPr>
        <w:pStyle w:val="Heading4"/>
      </w:pPr>
      <w:r>
        <w:t>Microsoft Band.</w:t>
      </w:r>
    </w:p>
    <w:p w14:paraId="76DE1AEA" w14:textId="77777777"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16" w:name="_Toc434192834"/>
      <w:bookmarkStart w:id="117" w:name="_Toc434194399"/>
      <w:bookmarkStart w:id="118" w:name="_Toc434541838"/>
      <w:bookmarkEnd w:id="116"/>
      <w:bookmarkEnd w:id="117"/>
      <w:bookmarkEnd w:id="118"/>
    </w:p>
    <w:p w14:paraId="41BB8CF3" w14:textId="77777777"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19" w:name="_Toc434192835"/>
      <w:bookmarkStart w:id="120" w:name="_Toc434194400"/>
      <w:bookmarkStart w:id="121" w:name="_Toc434541839"/>
      <w:bookmarkEnd w:id="119"/>
      <w:bookmarkEnd w:id="120"/>
      <w:bookmarkEnd w:id="121"/>
    </w:p>
    <w:p w14:paraId="531B2F8D" w14:textId="77777777"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22" w:name="_Toc434192836"/>
      <w:bookmarkStart w:id="123" w:name="_Toc434194401"/>
      <w:bookmarkStart w:id="124" w:name="_Toc434541840"/>
      <w:bookmarkEnd w:id="122"/>
      <w:bookmarkEnd w:id="123"/>
      <w:bookmarkEnd w:id="124"/>
    </w:p>
    <w:p w14:paraId="54FC15EE" w14:textId="77777777" w:rsidR="00642D26" w:rsidRPr="00E33B6A" w:rsidRDefault="00642D26" w:rsidP="00E33B6A">
      <w:pPr>
        <w:pStyle w:val="Heading4"/>
        <w:numPr>
          <w:ilvl w:val="0"/>
          <w:numId w:val="0"/>
        </w:numPr>
        <w:ind w:left="2160" w:hanging="990"/>
      </w:pPr>
    </w:p>
    <w:p w14:paraId="65E21FE7" w14:textId="77777777" w:rsidR="009E38D1" w:rsidRDefault="009E38D1"/>
    <w:p w14:paraId="2EEED5F5" w14:textId="77777777" w:rsidR="009E38D1" w:rsidRDefault="009E38D1"/>
    <w:p w14:paraId="1B92E735" w14:textId="77777777" w:rsidR="00642D26" w:rsidRDefault="00642D26">
      <w:pPr>
        <w:rPr>
          <w:rFonts w:asciiTheme="majorHAnsi" w:eastAsiaTheme="majorEastAsia" w:hAnsiTheme="majorHAnsi" w:cstheme="majorBidi"/>
          <w:color w:val="17365D" w:themeColor="text2" w:themeShade="BF"/>
          <w:spacing w:val="5"/>
          <w:kern w:val="28"/>
          <w:sz w:val="52"/>
          <w:szCs w:val="52"/>
          <w:lang w:eastAsia="ja-JP"/>
        </w:rPr>
      </w:pPr>
      <w:r>
        <w:lastRenderedPageBreak/>
        <w:br w:type="page"/>
      </w:r>
    </w:p>
    <w:p w14:paraId="6DBC8F81" w14:textId="77777777" w:rsidR="009E38D1" w:rsidRPr="009E38D1" w:rsidRDefault="009E38D1">
      <w:pPr>
        <w:pStyle w:val="Title"/>
      </w:pPr>
      <w:r>
        <w:lastRenderedPageBreak/>
        <w:t>Appendices</w:t>
      </w:r>
    </w:p>
    <w:p w14:paraId="75DA2AFE" w14:textId="77777777" w:rsidR="00FC632D" w:rsidRDefault="009E38D1" w:rsidP="002618EE">
      <w:pPr>
        <w:pStyle w:val="Heading1"/>
        <w:numPr>
          <w:ilvl w:val="0"/>
          <w:numId w:val="0"/>
        </w:numPr>
        <w:ind w:left="432" w:hanging="432"/>
      </w:pPr>
      <w:bookmarkStart w:id="125" w:name="_Toc434541841"/>
      <w:r>
        <w:t>Appendix A: Use Case</w:t>
      </w:r>
      <w:r w:rsidR="00FC632D">
        <w:t xml:space="preserve"> Specifications</w:t>
      </w:r>
      <w:bookmarkEnd w:id="125"/>
    </w:p>
    <w:p w14:paraId="4DB0381A" w14:textId="77777777" w:rsidR="008D3651" w:rsidRDefault="00FC632D" w:rsidP="007A50E9">
      <w:r>
        <w:t>This section represents the use case specifications for the functions defined in the requirements specification for the two pieces of software needed to complete this project.</w:t>
      </w:r>
    </w:p>
    <w:p w14:paraId="7C651196" w14:textId="77777777" w:rsidR="00191F02" w:rsidRDefault="00833062" w:rsidP="007A50E9">
      <w:r>
        <w:rPr>
          <w:noProof/>
        </w:rPr>
        <w:lastRenderedPageBreak/>
        <w:drawing>
          <wp:inline distT="0" distB="0" distL="0" distR="0" wp14:anchorId="00CB32F5" wp14:editId="0E6E90D0">
            <wp:extent cx="4601039" cy="7800975"/>
            <wp:effectExtent l="0" t="0" r="0" b="0"/>
            <wp:docPr id="6" name="Picture 6" descr="C:\Users\jimmy.duggan\Documents\GitHub\med656\Diagrams\Use Cases\processdataap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Use Cases\processdataappuseca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1039" cy="7800975"/>
                    </a:xfrm>
                    <a:prstGeom prst="rect">
                      <a:avLst/>
                    </a:prstGeom>
                    <a:noFill/>
                    <a:ln>
                      <a:noFill/>
                    </a:ln>
                  </pic:spPr>
                </pic:pic>
              </a:graphicData>
            </a:graphic>
          </wp:inline>
        </w:drawing>
      </w:r>
    </w:p>
    <w:p w14:paraId="4C60A705" w14:textId="77777777" w:rsidR="008D3651" w:rsidRDefault="008D3651" w:rsidP="007A50E9"/>
    <w:p w14:paraId="32F44AA7" w14:textId="77777777" w:rsidR="008D3651" w:rsidRDefault="008D3651" w:rsidP="007A50E9">
      <w:pPr>
        <w:jc w:val="center"/>
      </w:pPr>
      <w:r>
        <w:t>Figure A-1: Use Case Diagram</w:t>
      </w:r>
    </w:p>
    <w:tbl>
      <w:tblPr>
        <w:tblStyle w:val="GridTable4-Accent11"/>
        <w:tblW w:w="0" w:type="auto"/>
        <w:tblLook w:val="04A0" w:firstRow="1" w:lastRow="0" w:firstColumn="1" w:lastColumn="0" w:noHBand="0" w:noVBand="1"/>
      </w:tblPr>
      <w:tblGrid>
        <w:gridCol w:w="2358"/>
        <w:gridCol w:w="2430"/>
        <w:gridCol w:w="4788"/>
      </w:tblGrid>
      <w:tr w:rsidR="00FC632D" w:rsidRPr="00FB6609" w14:paraId="28E6E31B" w14:textId="77777777" w:rsidTr="007A5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0E0A85B" w14:textId="77777777" w:rsidR="00FC632D" w:rsidRPr="007A50E9" w:rsidRDefault="00FC632D">
            <w:pPr>
              <w:rPr>
                <w:rFonts w:asciiTheme="minorHAnsi" w:hAnsiTheme="minorHAnsi"/>
              </w:rPr>
            </w:pPr>
            <w:r w:rsidRPr="007A50E9">
              <w:rPr>
                <w:rFonts w:asciiTheme="minorHAnsi" w:hAnsiTheme="minorHAnsi"/>
              </w:rPr>
              <w:t>Use Case ID</w:t>
            </w:r>
          </w:p>
        </w:tc>
        <w:tc>
          <w:tcPr>
            <w:tcW w:w="7218" w:type="dxa"/>
            <w:gridSpan w:val="2"/>
          </w:tcPr>
          <w:p w14:paraId="25A79409" w14:textId="77777777" w:rsidR="00FC632D" w:rsidRPr="007A50E9" w:rsidRDefault="00FC632D" w:rsidP="00FC632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UC_001</w:t>
            </w:r>
          </w:p>
        </w:tc>
      </w:tr>
      <w:tr w:rsidR="00FC632D" w:rsidRPr="00FB6609" w14:paraId="1F3A4903"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CA34160" w14:textId="77777777" w:rsidR="00FC632D" w:rsidRPr="007A50E9" w:rsidRDefault="00FC632D" w:rsidP="00FC632D">
            <w:pPr>
              <w:rPr>
                <w:rFonts w:asciiTheme="minorHAnsi" w:hAnsiTheme="minorHAnsi"/>
              </w:rPr>
            </w:pPr>
            <w:r w:rsidRPr="007A50E9">
              <w:rPr>
                <w:rFonts w:asciiTheme="minorHAnsi" w:hAnsiTheme="minorHAnsi"/>
              </w:rPr>
              <w:t>Use Case Name</w:t>
            </w:r>
          </w:p>
        </w:tc>
        <w:tc>
          <w:tcPr>
            <w:tcW w:w="7218" w:type="dxa"/>
            <w:gridSpan w:val="2"/>
          </w:tcPr>
          <w:p w14:paraId="5E0FCD0D" w14:textId="77777777" w:rsidR="00FC632D" w:rsidRPr="007A50E9" w:rsidRDefault="001C722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Data Files</w:t>
            </w:r>
          </w:p>
        </w:tc>
      </w:tr>
      <w:tr w:rsidR="00FC632D" w:rsidRPr="00FB6609" w14:paraId="260F80BE"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1A0FB10A" w14:textId="77777777" w:rsidR="00FC632D" w:rsidRPr="007A50E9" w:rsidRDefault="00FC632D" w:rsidP="00FC632D">
            <w:pPr>
              <w:rPr>
                <w:rFonts w:asciiTheme="minorHAnsi" w:hAnsiTheme="minorHAnsi"/>
              </w:rPr>
            </w:pPr>
            <w:r w:rsidRPr="007A50E9">
              <w:rPr>
                <w:rFonts w:asciiTheme="minorHAnsi" w:hAnsiTheme="minorHAnsi"/>
              </w:rPr>
              <w:t>Actor(s)</w:t>
            </w:r>
          </w:p>
        </w:tc>
        <w:tc>
          <w:tcPr>
            <w:tcW w:w="7218" w:type="dxa"/>
            <w:gridSpan w:val="2"/>
          </w:tcPr>
          <w:p w14:paraId="670781E8" w14:textId="77777777" w:rsidR="00FC632D" w:rsidRPr="007A50E9"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C632D" w:rsidRPr="00FB6609" w14:paraId="12935A6B"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BCABC3C" w14:textId="77777777" w:rsidR="00FC632D" w:rsidRPr="007A50E9" w:rsidRDefault="00FC632D" w:rsidP="00FC632D">
            <w:pPr>
              <w:rPr>
                <w:rFonts w:asciiTheme="minorHAnsi" w:hAnsiTheme="minorHAnsi"/>
              </w:rPr>
            </w:pPr>
            <w:r w:rsidRPr="007A50E9">
              <w:rPr>
                <w:rFonts w:asciiTheme="minorHAnsi" w:hAnsiTheme="minorHAnsi"/>
              </w:rPr>
              <w:t>Purpose</w:t>
            </w:r>
          </w:p>
        </w:tc>
        <w:tc>
          <w:tcPr>
            <w:tcW w:w="7218" w:type="dxa"/>
            <w:gridSpan w:val="2"/>
          </w:tcPr>
          <w:p w14:paraId="6BA42103" w14:textId="77777777" w:rsidR="00FC632D" w:rsidRPr="007A50E9" w:rsidRDefault="001C722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data file or files to be processed and uploaded to the database.</w:t>
            </w:r>
          </w:p>
        </w:tc>
      </w:tr>
      <w:tr w:rsidR="00FC632D" w:rsidRPr="00FB6609" w14:paraId="1FD4F3C0"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3A0064C2" w14:textId="77777777" w:rsidR="00FC632D" w:rsidRPr="007A50E9" w:rsidRDefault="00FC632D" w:rsidP="00FC632D">
            <w:pPr>
              <w:rPr>
                <w:rFonts w:asciiTheme="minorHAnsi" w:hAnsiTheme="minorHAnsi"/>
              </w:rPr>
            </w:pPr>
            <w:r w:rsidRPr="007A50E9">
              <w:rPr>
                <w:rFonts w:asciiTheme="minorHAnsi" w:hAnsiTheme="minorHAnsi"/>
              </w:rPr>
              <w:t>Overview</w:t>
            </w:r>
          </w:p>
        </w:tc>
        <w:tc>
          <w:tcPr>
            <w:tcW w:w="7218" w:type="dxa"/>
            <w:gridSpan w:val="2"/>
          </w:tcPr>
          <w:p w14:paraId="3C262E8F" w14:textId="77777777" w:rsidR="00FC632D" w:rsidRPr="007A50E9" w:rsidRDefault="00AD439B" w:rsidP="000238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sidR="001C722E">
              <w:rPr>
                <w:rFonts w:asciiTheme="minorHAnsi" w:hAnsiTheme="minorHAnsi"/>
              </w:rPr>
              <w:t xml:space="preserve"> patient</w:t>
            </w:r>
            <w:r w:rsidRPr="007A50E9">
              <w:rPr>
                <w:rFonts w:asciiTheme="minorHAnsi" w:hAnsiTheme="minorHAnsi"/>
              </w:rPr>
              <w:t xml:space="preserve"> </w:t>
            </w:r>
            <w:r w:rsidR="001C722E">
              <w:rPr>
                <w:rFonts w:asciiTheme="minorHAnsi" w:hAnsiTheme="minorHAnsi"/>
              </w:rPr>
              <w:t xml:space="preserve">needs a way to select files to be </w:t>
            </w:r>
            <w:r w:rsidRPr="007A50E9">
              <w:rPr>
                <w:rFonts w:asciiTheme="minorHAnsi" w:hAnsiTheme="minorHAnsi"/>
              </w:rPr>
              <w:t>uploaded</w:t>
            </w:r>
          </w:p>
        </w:tc>
      </w:tr>
      <w:tr w:rsidR="00FB6609" w:rsidRPr="00FB6609" w14:paraId="47280560"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797D162" w14:textId="77777777"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14:paraId="26488521" w14:textId="77777777"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41728" w:rsidRPr="00FB6609" w14:paraId="3AE95C47"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65630B2A" w14:textId="77777777" w:rsidR="00F41728" w:rsidRPr="007A50E9" w:rsidRDefault="00F41728" w:rsidP="00F41728">
            <w:pPr>
              <w:rPr>
                <w:rFonts w:asciiTheme="minorHAnsi" w:hAnsiTheme="minorHAnsi"/>
              </w:rPr>
            </w:pPr>
            <w:r w:rsidRPr="007A50E9">
              <w:rPr>
                <w:rFonts w:asciiTheme="minorHAnsi" w:hAnsiTheme="minorHAnsi"/>
              </w:rPr>
              <w:t>Pre-conditions</w:t>
            </w:r>
          </w:p>
        </w:tc>
        <w:tc>
          <w:tcPr>
            <w:tcW w:w="7218" w:type="dxa"/>
            <w:gridSpan w:val="2"/>
          </w:tcPr>
          <w:p w14:paraId="23B03B8D" w14:textId="77777777" w:rsidR="00F41728" w:rsidRPr="007A50E9" w:rsidRDefault="00F41728" w:rsidP="000238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sidR="001C722E">
              <w:rPr>
                <w:rFonts w:asciiTheme="minorHAnsi" w:hAnsiTheme="minorHAnsi"/>
              </w:rPr>
              <w:t>patient</w:t>
            </w:r>
            <w:r w:rsidR="001C722E" w:rsidRPr="00AD2C1D">
              <w:rPr>
                <w:rFonts w:asciiTheme="minorHAnsi" w:hAnsiTheme="minorHAnsi"/>
              </w:rPr>
              <w:t xml:space="preserve"> </w:t>
            </w:r>
            <w:r w:rsidRPr="00AD2C1D">
              <w:rPr>
                <w:rFonts w:asciiTheme="minorHAnsi" w:hAnsiTheme="minorHAnsi"/>
              </w:rPr>
              <w:t>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w:t>
            </w:r>
          </w:p>
        </w:tc>
      </w:tr>
      <w:tr w:rsidR="00952DE8" w:rsidRPr="00FB6609" w14:paraId="28F589DE"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585D148" w14:textId="77777777" w:rsidR="00952DE8" w:rsidRPr="007A50E9" w:rsidRDefault="00952DE8" w:rsidP="00FC632D">
            <w:pPr>
              <w:rPr>
                <w:rFonts w:asciiTheme="minorHAnsi" w:hAnsiTheme="minorHAnsi"/>
              </w:rPr>
            </w:pPr>
            <w:r w:rsidRPr="007A50E9">
              <w:rPr>
                <w:rFonts w:asciiTheme="minorHAnsi" w:hAnsiTheme="minorHAnsi"/>
              </w:rPr>
              <w:t>Post-conditions</w:t>
            </w:r>
          </w:p>
        </w:tc>
        <w:tc>
          <w:tcPr>
            <w:tcW w:w="7218" w:type="dxa"/>
            <w:gridSpan w:val="2"/>
          </w:tcPr>
          <w:p w14:paraId="19BA878F" w14:textId="77777777" w:rsidR="00952DE8" w:rsidRDefault="00952DE8"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The files have been selected for processing.</w:t>
            </w:r>
          </w:p>
          <w:p w14:paraId="23EF289B" w14:textId="77777777"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files are available for processing.</w:t>
            </w:r>
          </w:p>
        </w:tc>
      </w:tr>
      <w:tr w:rsidR="00952DE8" w:rsidRPr="00FB6609" w14:paraId="76314763" w14:textId="77777777" w:rsidTr="007A50E9">
        <w:tc>
          <w:tcPr>
            <w:cnfStyle w:val="001000000000" w:firstRow="0" w:lastRow="0" w:firstColumn="1" w:lastColumn="0" w:oddVBand="0" w:evenVBand="0" w:oddHBand="0" w:evenHBand="0" w:firstRowFirstColumn="0" w:firstRowLastColumn="0" w:lastRowFirstColumn="0" w:lastRowLastColumn="0"/>
            <w:tcW w:w="9576" w:type="dxa"/>
            <w:gridSpan w:val="3"/>
          </w:tcPr>
          <w:p w14:paraId="6EB6CF08" w14:textId="77777777" w:rsidR="00952DE8" w:rsidRPr="007A50E9" w:rsidRDefault="00952DE8" w:rsidP="00FC632D">
            <w:pPr>
              <w:rPr>
                <w:rFonts w:asciiTheme="minorHAnsi" w:hAnsiTheme="minorHAnsi"/>
              </w:rPr>
            </w:pPr>
            <w:r w:rsidRPr="007A50E9">
              <w:rPr>
                <w:rFonts w:asciiTheme="minorHAnsi" w:hAnsiTheme="minorHAnsi"/>
              </w:rPr>
              <w:t>Course of Events</w:t>
            </w:r>
          </w:p>
        </w:tc>
      </w:tr>
      <w:tr w:rsidR="00952DE8" w:rsidRPr="00FB6609" w14:paraId="5C0EF0C6"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5B8C86F1" w14:textId="77777777" w:rsidR="00952DE8" w:rsidRPr="007A50E9" w:rsidRDefault="00952DE8" w:rsidP="00FC632D">
            <w:pPr>
              <w:rPr>
                <w:rFonts w:asciiTheme="minorHAnsi" w:hAnsiTheme="minorHAnsi"/>
              </w:rPr>
            </w:pPr>
            <w:r w:rsidRPr="007A50E9">
              <w:rPr>
                <w:rFonts w:asciiTheme="minorHAnsi" w:hAnsiTheme="minorHAnsi"/>
              </w:rPr>
              <w:t>Actor Actions</w:t>
            </w:r>
          </w:p>
        </w:tc>
        <w:tc>
          <w:tcPr>
            <w:tcW w:w="4788" w:type="dxa"/>
          </w:tcPr>
          <w:p w14:paraId="3921ADA2" w14:textId="77777777"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952DE8" w:rsidRPr="00FB6609" w14:paraId="65F41BED" w14:textId="77777777" w:rsidTr="007A50E9">
        <w:tc>
          <w:tcPr>
            <w:cnfStyle w:val="001000000000" w:firstRow="0" w:lastRow="0" w:firstColumn="1" w:lastColumn="0" w:oddVBand="0" w:evenVBand="0" w:oddHBand="0" w:evenHBand="0" w:firstRowFirstColumn="0" w:firstRowLastColumn="0" w:lastRowFirstColumn="0" w:lastRowLastColumn="0"/>
            <w:tcW w:w="4788" w:type="dxa"/>
            <w:gridSpan w:val="2"/>
          </w:tcPr>
          <w:p w14:paraId="4437BC5D" w14:textId="77777777" w:rsidR="00952DE8" w:rsidRPr="007A50E9" w:rsidRDefault="00952DE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navigates to the directory of files they wish to process</w:t>
            </w:r>
          </w:p>
        </w:tc>
        <w:tc>
          <w:tcPr>
            <w:tcW w:w="4788" w:type="dxa"/>
          </w:tcPr>
          <w:p w14:paraId="29420CDC" w14:textId="77777777" w:rsidR="00952DE8" w:rsidRPr="007A50E9" w:rsidRDefault="00952DE8"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1C722E" w:rsidRPr="00FB6609" w14:paraId="6278E826"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60E0424A" w14:textId="77777777" w:rsidR="001C722E" w:rsidRPr="007A50E9" w:rsidRDefault="001C722E" w:rsidP="00FC632D">
            <w:pPr>
              <w:rPr>
                <w:rFonts w:asciiTheme="minorHAnsi" w:hAnsiTheme="minorHAnsi"/>
              </w:rPr>
            </w:pPr>
            <w:r>
              <w:rPr>
                <w:rFonts w:asciiTheme="minorHAnsi" w:hAnsiTheme="minorHAnsi"/>
              </w:rPr>
              <w:t>2. Patient selects all files they wish to upload.</w:t>
            </w:r>
          </w:p>
        </w:tc>
        <w:tc>
          <w:tcPr>
            <w:tcW w:w="4788" w:type="dxa"/>
          </w:tcPr>
          <w:p w14:paraId="165C0001" w14:textId="77777777" w:rsidR="001C722E" w:rsidRPr="007A50E9" w:rsidRDefault="001C722E"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952DE8" w:rsidRPr="00FB6609" w14:paraId="42DE4B87" w14:textId="77777777" w:rsidTr="007A50E9">
        <w:tc>
          <w:tcPr>
            <w:cnfStyle w:val="001000000000" w:firstRow="0" w:lastRow="0" w:firstColumn="1" w:lastColumn="0" w:oddVBand="0" w:evenVBand="0" w:oddHBand="0" w:evenHBand="0" w:firstRowFirstColumn="0" w:firstRowLastColumn="0" w:lastRowFirstColumn="0" w:lastRowLastColumn="0"/>
            <w:tcW w:w="4788" w:type="dxa"/>
            <w:gridSpan w:val="2"/>
          </w:tcPr>
          <w:p w14:paraId="536EE613" w14:textId="77777777" w:rsidR="00952DE8" w:rsidRPr="007A50E9" w:rsidRDefault="00952DE8" w:rsidP="00FC632D">
            <w:pPr>
              <w:rPr>
                <w:rFonts w:asciiTheme="minorHAnsi" w:hAnsiTheme="minorHAnsi"/>
              </w:rPr>
            </w:pPr>
          </w:p>
        </w:tc>
        <w:tc>
          <w:tcPr>
            <w:tcW w:w="4788" w:type="dxa"/>
          </w:tcPr>
          <w:p w14:paraId="607D52CC" w14:textId="77777777" w:rsidR="00952DE8" w:rsidRPr="007A50E9" w:rsidRDefault="00952DE8"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2. The system loads the files.</w:t>
            </w:r>
          </w:p>
        </w:tc>
      </w:tr>
    </w:tbl>
    <w:p w14:paraId="650457B4" w14:textId="77777777" w:rsidR="00144EFF" w:rsidRDefault="00144EFF" w:rsidP="007A50E9"/>
    <w:tbl>
      <w:tblPr>
        <w:tblStyle w:val="GridTable4-Accent11"/>
        <w:tblW w:w="0" w:type="auto"/>
        <w:tblLook w:val="04A0" w:firstRow="1" w:lastRow="0" w:firstColumn="1" w:lastColumn="0" w:noHBand="0" w:noVBand="1"/>
      </w:tblPr>
      <w:tblGrid>
        <w:gridCol w:w="2358"/>
        <w:gridCol w:w="7218"/>
      </w:tblGrid>
      <w:tr w:rsidR="00DA7793" w:rsidRPr="00FB6609" w14:paraId="1445695C" w14:textId="77777777" w:rsidTr="00DA7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2A5702D" w14:textId="77777777" w:rsidR="00DA7793" w:rsidRPr="007A50E9" w:rsidRDefault="00DA7793" w:rsidP="00CB4CC6">
            <w:pPr>
              <w:rPr>
                <w:rFonts w:asciiTheme="minorHAnsi" w:hAnsiTheme="minorHAnsi"/>
              </w:rPr>
            </w:pPr>
            <w:r w:rsidRPr="007A50E9">
              <w:rPr>
                <w:rFonts w:asciiTheme="minorHAnsi" w:hAnsiTheme="minorHAnsi"/>
              </w:rPr>
              <w:t>Use Case ID</w:t>
            </w:r>
          </w:p>
        </w:tc>
        <w:tc>
          <w:tcPr>
            <w:tcW w:w="7218" w:type="dxa"/>
          </w:tcPr>
          <w:p w14:paraId="4FCD5BBE" w14:textId="77777777" w:rsidR="00DA7793" w:rsidRPr="007A50E9" w:rsidRDefault="00DA7793" w:rsidP="00CB4C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UC_001</w:t>
            </w:r>
            <w:r>
              <w:rPr>
                <w:rFonts w:asciiTheme="minorHAnsi" w:hAnsiTheme="minorHAnsi"/>
              </w:rPr>
              <w:t>a</w:t>
            </w:r>
          </w:p>
        </w:tc>
      </w:tr>
      <w:tr w:rsidR="00DA7793" w:rsidRPr="00FB6609" w14:paraId="3EF32132"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5E7A006" w14:textId="77777777" w:rsidR="00DA7793" w:rsidRPr="007A50E9" w:rsidRDefault="00DA7793" w:rsidP="00CB4CC6">
            <w:pPr>
              <w:rPr>
                <w:rFonts w:asciiTheme="minorHAnsi" w:hAnsiTheme="minorHAnsi"/>
              </w:rPr>
            </w:pPr>
            <w:r w:rsidRPr="007A50E9">
              <w:rPr>
                <w:rFonts w:asciiTheme="minorHAnsi" w:hAnsiTheme="minorHAnsi"/>
              </w:rPr>
              <w:t>Use Case Name</w:t>
            </w:r>
          </w:p>
        </w:tc>
        <w:tc>
          <w:tcPr>
            <w:tcW w:w="7218" w:type="dxa"/>
          </w:tcPr>
          <w:p w14:paraId="61F2E975"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Activity</w:t>
            </w:r>
          </w:p>
        </w:tc>
      </w:tr>
      <w:tr w:rsidR="00DA7793" w:rsidRPr="00FB6609" w14:paraId="0E093647" w14:textId="77777777" w:rsidTr="00DA7793">
        <w:tc>
          <w:tcPr>
            <w:cnfStyle w:val="001000000000" w:firstRow="0" w:lastRow="0" w:firstColumn="1" w:lastColumn="0" w:oddVBand="0" w:evenVBand="0" w:oddHBand="0" w:evenHBand="0" w:firstRowFirstColumn="0" w:firstRowLastColumn="0" w:lastRowFirstColumn="0" w:lastRowLastColumn="0"/>
            <w:tcW w:w="2358" w:type="dxa"/>
          </w:tcPr>
          <w:p w14:paraId="104D4007" w14:textId="77777777" w:rsidR="00DA7793" w:rsidRPr="007A50E9" w:rsidRDefault="00DA7793" w:rsidP="00CB4CC6">
            <w:pPr>
              <w:rPr>
                <w:rFonts w:asciiTheme="minorHAnsi" w:hAnsiTheme="minorHAnsi"/>
              </w:rPr>
            </w:pPr>
            <w:r w:rsidRPr="007A50E9">
              <w:rPr>
                <w:rFonts w:asciiTheme="minorHAnsi" w:hAnsiTheme="minorHAnsi"/>
              </w:rPr>
              <w:t>Actor(s)</w:t>
            </w:r>
          </w:p>
        </w:tc>
        <w:tc>
          <w:tcPr>
            <w:tcW w:w="7218" w:type="dxa"/>
          </w:tcPr>
          <w:p w14:paraId="7E9DFD3E" w14:textId="77777777"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DA7793" w:rsidRPr="00FB6609" w14:paraId="057B9F06"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273F3EC" w14:textId="77777777" w:rsidR="00DA7793" w:rsidRPr="007A50E9" w:rsidRDefault="00DA7793" w:rsidP="00CB4CC6">
            <w:pPr>
              <w:rPr>
                <w:rFonts w:asciiTheme="minorHAnsi" w:hAnsiTheme="minorHAnsi"/>
              </w:rPr>
            </w:pPr>
            <w:r w:rsidRPr="007A50E9">
              <w:rPr>
                <w:rFonts w:asciiTheme="minorHAnsi" w:hAnsiTheme="minorHAnsi"/>
              </w:rPr>
              <w:t>Purpose</w:t>
            </w:r>
          </w:p>
        </w:tc>
        <w:tc>
          <w:tcPr>
            <w:tcW w:w="7218" w:type="dxa"/>
          </w:tcPr>
          <w:p w14:paraId="05616C12" w14:textId="77777777" w:rsidR="00DA7793" w:rsidRPr="007A50E9" w:rsidRDefault="00DA7793" w:rsidP="00DA779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activity or activities for the data by date and time.</w:t>
            </w:r>
          </w:p>
        </w:tc>
      </w:tr>
      <w:tr w:rsidR="00DA7793" w:rsidRPr="00FB6609" w14:paraId="3D89FDA5" w14:textId="77777777" w:rsidTr="00DA7793">
        <w:tc>
          <w:tcPr>
            <w:cnfStyle w:val="001000000000" w:firstRow="0" w:lastRow="0" w:firstColumn="1" w:lastColumn="0" w:oddVBand="0" w:evenVBand="0" w:oddHBand="0" w:evenHBand="0" w:firstRowFirstColumn="0" w:firstRowLastColumn="0" w:lastRowFirstColumn="0" w:lastRowLastColumn="0"/>
            <w:tcW w:w="2358" w:type="dxa"/>
          </w:tcPr>
          <w:p w14:paraId="72904A4C" w14:textId="77777777" w:rsidR="00DA7793" w:rsidRPr="007A50E9" w:rsidRDefault="00DA7793" w:rsidP="00CB4CC6">
            <w:pPr>
              <w:rPr>
                <w:rFonts w:asciiTheme="minorHAnsi" w:hAnsiTheme="minorHAnsi"/>
              </w:rPr>
            </w:pPr>
            <w:r w:rsidRPr="007A50E9">
              <w:rPr>
                <w:rFonts w:asciiTheme="minorHAnsi" w:hAnsiTheme="minorHAnsi"/>
              </w:rPr>
              <w:t>Overview</w:t>
            </w:r>
          </w:p>
        </w:tc>
        <w:tc>
          <w:tcPr>
            <w:tcW w:w="7218" w:type="dxa"/>
          </w:tcPr>
          <w:p w14:paraId="247F2A64" w14:textId="77777777" w:rsidR="00DA7793" w:rsidRPr="007A50E9" w:rsidRDefault="00DA7793" w:rsidP="00DA779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Pr>
                <w:rFonts w:asciiTheme="minorHAnsi" w:hAnsiTheme="minorHAnsi"/>
              </w:rPr>
              <w:t xml:space="preserve"> patient</w:t>
            </w:r>
            <w:r w:rsidRPr="007A50E9">
              <w:rPr>
                <w:rFonts w:asciiTheme="minorHAnsi" w:hAnsiTheme="minorHAnsi"/>
              </w:rPr>
              <w:t xml:space="preserve"> </w:t>
            </w:r>
            <w:r>
              <w:rPr>
                <w:rFonts w:asciiTheme="minorHAnsi" w:hAnsiTheme="minorHAnsi"/>
              </w:rPr>
              <w:t>needs a way to select an activity or activities to assign to the data.</w:t>
            </w:r>
          </w:p>
        </w:tc>
      </w:tr>
      <w:tr w:rsidR="00DA7793" w:rsidRPr="00FB6609" w14:paraId="4CAB64BC"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1D46912" w14:textId="77777777" w:rsidR="00DA7793" w:rsidRPr="007A50E9" w:rsidRDefault="00DA7793" w:rsidP="00CB4CC6">
            <w:pPr>
              <w:rPr>
                <w:rFonts w:asciiTheme="minorHAnsi" w:hAnsiTheme="minorHAnsi"/>
              </w:rPr>
            </w:pPr>
            <w:r w:rsidRPr="007A50E9">
              <w:rPr>
                <w:rFonts w:asciiTheme="minorHAnsi" w:hAnsiTheme="minorHAnsi"/>
              </w:rPr>
              <w:t>Cross-References</w:t>
            </w:r>
          </w:p>
        </w:tc>
        <w:tc>
          <w:tcPr>
            <w:tcW w:w="7218" w:type="dxa"/>
          </w:tcPr>
          <w:p w14:paraId="7CCFD856"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DA7793" w:rsidRPr="00FB6609" w14:paraId="732A57DC" w14:textId="77777777" w:rsidTr="00DA7793">
        <w:tc>
          <w:tcPr>
            <w:cnfStyle w:val="001000000000" w:firstRow="0" w:lastRow="0" w:firstColumn="1" w:lastColumn="0" w:oddVBand="0" w:evenVBand="0" w:oddHBand="0" w:evenHBand="0" w:firstRowFirstColumn="0" w:firstRowLastColumn="0" w:lastRowFirstColumn="0" w:lastRowLastColumn="0"/>
            <w:tcW w:w="2358" w:type="dxa"/>
          </w:tcPr>
          <w:p w14:paraId="6644661F" w14:textId="77777777" w:rsidR="00DA7793" w:rsidRPr="007A50E9" w:rsidRDefault="00DA7793" w:rsidP="00CB4CC6">
            <w:pPr>
              <w:rPr>
                <w:rFonts w:asciiTheme="minorHAnsi" w:hAnsiTheme="minorHAnsi"/>
              </w:rPr>
            </w:pPr>
            <w:r w:rsidRPr="007A50E9">
              <w:rPr>
                <w:rFonts w:asciiTheme="minorHAnsi" w:hAnsiTheme="minorHAnsi"/>
              </w:rPr>
              <w:t>Pre-conditions</w:t>
            </w:r>
          </w:p>
        </w:tc>
        <w:tc>
          <w:tcPr>
            <w:tcW w:w="7218" w:type="dxa"/>
          </w:tcPr>
          <w:p w14:paraId="690EADB1" w14:textId="77777777"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Pr>
                <w:rFonts w:asciiTheme="minorHAnsi" w:hAnsiTheme="minorHAnsi"/>
              </w:rPr>
              <w:t>patient</w:t>
            </w:r>
            <w:r w:rsidRPr="00AD2C1D">
              <w:rPr>
                <w:rFonts w:asciiTheme="minorHAnsi" w:hAnsiTheme="minorHAnsi"/>
              </w:rPr>
              <w:t xml:space="preserve"> 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  A file or files have been selected.</w:t>
            </w:r>
          </w:p>
        </w:tc>
      </w:tr>
      <w:tr w:rsidR="00DA7793" w:rsidRPr="00FB6609" w14:paraId="56E35E60"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A7976BA" w14:textId="77777777" w:rsidR="00DA7793" w:rsidRPr="007A50E9" w:rsidRDefault="00DA7793" w:rsidP="00CB4CC6">
            <w:pPr>
              <w:rPr>
                <w:rFonts w:asciiTheme="minorHAnsi" w:hAnsiTheme="minorHAnsi"/>
              </w:rPr>
            </w:pPr>
            <w:r w:rsidRPr="007A50E9">
              <w:rPr>
                <w:rFonts w:asciiTheme="minorHAnsi" w:hAnsiTheme="minorHAnsi"/>
              </w:rPr>
              <w:t>Post-conditions</w:t>
            </w:r>
          </w:p>
        </w:tc>
        <w:tc>
          <w:tcPr>
            <w:tcW w:w="7218" w:type="dxa"/>
          </w:tcPr>
          <w:p w14:paraId="60CC954F" w14:textId="77777777" w:rsidR="00DA7793"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 xml:space="preserve">The files have been </w:t>
            </w:r>
            <w:r>
              <w:rPr>
                <w:rFonts w:asciiTheme="minorHAnsi" w:hAnsiTheme="minorHAnsi"/>
              </w:rPr>
              <w:t>assigned and activity or activities</w:t>
            </w:r>
            <w:r w:rsidRPr="00BE45FC">
              <w:rPr>
                <w:rFonts w:asciiTheme="minorHAnsi" w:hAnsiTheme="minorHAnsi"/>
              </w:rPr>
              <w:t>.</w:t>
            </w:r>
          </w:p>
          <w:p w14:paraId="2388EC71" w14:textId="77777777" w:rsidR="00DA7793" w:rsidRPr="007A50E9" w:rsidRDefault="00DA7793" w:rsidP="00DA779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activity or activities were assigned.</w:t>
            </w:r>
          </w:p>
        </w:tc>
      </w:tr>
      <w:tr w:rsidR="00DA7793" w:rsidRPr="00FB6609" w14:paraId="384F9C17" w14:textId="77777777" w:rsidTr="00E33B6A">
        <w:tc>
          <w:tcPr>
            <w:cnfStyle w:val="001000000000" w:firstRow="0" w:lastRow="0" w:firstColumn="1" w:lastColumn="0" w:oddVBand="0" w:evenVBand="0" w:oddHBand="0" w:evenHBand="0" w:firstRowFirstColumn="0" w:firstRowLastColumn="0" w:lastRowFirstColumn="0" w:lastRowLastColumn="0"/>
            <w:tcW w:w="9576" w:type="dxa"/>
            <w:gridSpan w:val="2"/>
          </w:tcPr>
          <w:p w14:paraId="6BA872F9" w14:textId="77777777" w:rsidR="00DA7793" w:rsidRPr="007A50E9" w:rsidRDefault="00DA7793" w:rsidP="00CB4CC6">
            <w:pPr>
              <w:rPr>
                <w:rFonts w:asciiTheme="minorHAnsi" w:hAnsiTheme="minorHAnsi"/>
              </w:rPr>
            </w:pPr>
            <w:r w:rsidRPr="007A50E9">
              <w:rPr>
                <w:rFonts w:asciiTheme="minorHAnsi" w:hAnsiTheme="minorHAnsi"/>
              </w:rPr>
              <w:t>Course of Events</w:t>
            </w:r>
          </w:p>
        </w:tc>
      </w:tr>
      <w:tr w:rsidR="00DA7793" w:rsidRPr="00FB6609" w14:paraId="2B818011" w14:textId="77777777"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23EBE8" w14:textId="77777777" w:rsidR="00DA7793" w:rsidRPr="007A50E9" w:rsidRDefault="00DA7793" w:rsidP="00CB4CC6">
            <w:pPr>
              <w:rPr>
                <w:rFonts w:asciiTheme="minorHAnsi" w:hAnsiTheme="minorHAnsi"/>
              </w:rPr>
            </w:pPr>
            <w:r w:rsidRPr="007A50E9">
              <w:rPr>
                <w:rFonts w:asciiTheme="minorHAnsi" w:hAnsiTheme="minorHAnsi"/>
              </w:rPr>
              <w:t>Actor Actions</w:t>
            </w:r>
          </w:p>
        </w:tc>
        <w:tc>
          <w:tcPr>
            <w:tcW w:w="7218" w:type="dxa"/>
          </w:tcPr>
          <w:p w14:paraId="3A1DFD0C"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DA7793" w:rsidRPr="00FB6609" w14:paraId="386696A3" w14:textId="77777777" w:rsidTr="00E33B6A">
        <w:tc>
          <w:tcPr>
            <w:cnfStyle w:val="001000000000" w:firstRow="0" w:lastRow="0" w:firstColumn="1" w:lastColumn="0" w:oddVBand="0" w:evenVBand="0" w:oddHBand="0" w:evenHBand="0" w:firstRowFirstColumn="0" w:firstRowLastColumn="0" w:lastRowFirstColumn="0" w:lastRowLastColumn="0"/>
            <w:tcW w:w="2358" w:type="dxa"/>
          </w:tcPr>
          <w:p w14:paraId="221AC353" w14:textId="77777777" w:rsidR="00DA7793" w:rsidRPr="007A50E9" w:rsidRDefault="00DA7793" w:rsidP="00CB4CC6">
            <w:pPr>
              <w:rPr>
                <w:rFonts w:asciiTheme="minorHAnsi" w:hAnsiTheme="minorHAnsi"/>
                <w:b w:val="0"/>
              </w:rPr>
            </w:pPr>
            <w:r w:rsidRPr="007A50E9">
              <w:rPr>
                <w:rFonts w:asciiTheme="minorHAnsi" w:hAnsiTheme="minorHAnsi"/>
              </w:rPr>
              <w:t xml:space="preserve">1. </w:t>
            </w:r>
            <w:r>
              <w:rPr>
                <w:rFonts w:asciiTheme="minorHAnsi" w:hAnsiTheme="minorHAnsi"/>
              </w:rPr>
              <w:t>Patient</w:t>
            </w:r>
            <w:r w:rsidRPr="007A50E9">
              <w:rPr>
                <w:rFonts w:asciiTheme="minorHAnsi" w:hAnsiTheme="minorHAnsi"/>
              </w:rPr>
              <w:t xml:space="preserve"> navigates to the directory of files they wish to process</w:t>
            </w:r>
          </w:p>
        </w:tc>
        <w:tc>
          <w:tcPr>
            <w:tcW w:w="7218" w:type="dxa"/>
          </w:tcPr>
          <w:p w14:paraId="77C41500" w14:textId="77777777"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7793" w:rsidRPr="00FB6609" w14:paraId="777FA8CE" w14:textId="77777777"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2ADCBF2" w14:textId="77777777" w:rsidR="00DA7793" w:rsidRPr="007A50E9" w:rsidRDefault="00DA7793" w:rsidP="00CB4CC6">
            <w:pPr>
              <w:rPr>
                <w:rFonts w:asciiTheme="minorHAnsi" w:hAnsiTheme="minorHAnsi"/>
              </w:rPr>
            </w:pPr>
            <w:r>
              <w:rPr>
                <w:rFonts w:asciiTheme="minorHAnsi" w:hAnsiTheme="minorHAnsi"/>
              </w:rPr>
              <w:t>2. Patient selects all files they wish to upload.</w:t>
            </w:r>
          </w:p>
        </w:tc>
        <w:tc>
          <w:tcPr>
            <w:tcW w:w="7218" w:type="dxa"/>
          </w:tcPr>
          <w:p w14:paraId="7075EFDB"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7793" w:rsidRPr="00FB6609" w14:paraId="757F0031" w14:textId="77777777" w:rsidTr="00E33B6A">
        <w:tc>
          <w:tcPr>
            <w:cnfStyle w:val="001000000000" w:firstRow="0" w:lastRow="0" w:firstColumn="1" w:lastColumn="0" w:oddVBand="0" w:evenVBand="0" w:oddHBand="0" w:evenHBand="0" w:firstRowFirstColumn="0" w:firstRowLastColumn="0" w:lastRowFirstColumn="0" w:lastRowLastColumn="0"/>
            <w:tcW w:w="2358" w:type="dxa"/>
          </w:tcPr>
          <w:p w14:paraId="777BD79A" w14:textId="77777777" w:rsidR="00DA7793" w:rsidRPr="007A50E9" w:rsidRDefault="00DA7793" w:rsidP="00CB4CC6">
            <w:pPr>
              <w:rPr>
                <w:rFonts w:asciiTheme="minorHAnsi" w:hAnsiTheme="minorHAnsi"/>
              </w:rPr>
            </w:pPr>
          </w:p>
        </w:tc>
        <w:tc>
          <w:tcPr>
            <w:tcW w:w="7218" w:type="dxa"/>
          </w:tcPr>
          <w:p w14:paraId="650B1705" w14:textId="77777777" w:rsidR="00DA7793" w:rsidRPr="007A50E9" w:rsidRDefault="00DA7793" w:rsidP="00DA779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 xml:space="preserve">2. The system </w:t>
            </w:r>
            <w:r>
              <w:rPr>
                <w:rFonts w:asciiTheme="minorHAnsi" w:hAnsiTheme="minorHAnsi"/>
              </w:rPr>
              <w:t>assigns the activity or activities to the data by date and time</w:t>
            </w:r>
            <w:r w:rsidRPr="007A50E9">
              <w:rPr>
                <w:rFonts w:asciiTheme="minorHAnsi" w:hAnsiTheme="minorHAnsi"/>
              </w:rPr>
              <w:t>.</w:t>
            </w:r>
          </w:p>
        </w:tc>
      </w:tr>
    </w:tbl>
    <w:p w14:paraId="24374ECA" w14:textId="77777777" w:rsidR="00CB4CC6" w:rsidRDefault="00CB4CC6"/>
    <w:tbl>
      <w:tblPr>
        <w:tblStyle w:val="GridTable4-Accent11"/>
        <w:tblW w:w="0" w:type="auto"/>
        <w:tblLook w:val="04A0" w:firstRow="1" w:lastRow="0" w:firstColumn="1" w:lastColumn="0" w:noHBand="0" w:noVBand="1"/>
      </w:tblPr>
      <w:tblGrid>
        <w:gridCol w:w="2358"/>
        <w:gridCol w:w="2430"/>
        <w:gridCol w:w="4788"/>
      </w:tblGrid>
      <w:tr w:rsidR="00144EFF" w:rsidRPr="00FB6609" w14:paraId="472B32D4"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8D65FF0" w14:textId="77777777" w:rsidR="00144EFF" w:rsidRPr="007A50E9" w:rsidRDefault="00144EFF" w:rsidP="001C7416">
            <w:pPr>
              <w:rPr>
                <w:rFonts w:asciiTheme="minorHAnsi" w:hAnsiTheme="minorHAnsi"/>
              </w:rPr>
            </w:pPr>
            <w:r w:rsidRPr="007A50E9">
              <w:rPr>
                <w:rFonts w:asciiTheme="minorHAnsi" w:hAnsiTheme="minorHAnsi"/>
              </w:rPr>
              <w:t>Use Case ID</w:t>
            </w:r>
          </w:p>
        </w:tc>
        <w:tc>
          <w:tcPr>
            <w:tcW w:w="7218" w:type="dxa"/>
            <w:gridSpan w:val="2"/>
          </w:tcPr>
          <w:p w14:paraId="532B821B" w14:textId="77777777" w:rsidR="00144EFF" w:rsidRPr="007A50E9" w:rsidRDefault="00144EF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w:t>
            </w:r>
            <w:r w:rsidR="00FB6609" w:rsidRPr="007A50E9">
              <w:rPr>
                <w:rFonts w:asciiTheme="minorHAnsi" w:hAnsiTheme="minorHAnsi"/>
              </w:rPr>
              <w:t>00</w:t>
            </w:r>
            <w:r w:rsidR="001C722E">
              <w:rPr>
                <w:rFonts w:asciiTheme="minorHAnsi" w:hAnsiTheme="minorHAnsi"/>
              </w:rPr>
              <w:t>2</w:t>
            </w:r>
          </w:p>
        </w:tc>
      </w:tr>
      <w:tr w:rsidR="00144EFF" w:rsidRPr="00FB6609" w14:paraId="14E0BDC1"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F49D3DE" w14:textId="77777777" w:rsidR="00144EFF" w:rsidRPr="007A50E9" w:rsidRDefault="00144EFF" w:rsidP="001C7416">
            <w:pPr>
              <w:rPr>
                <w:rFonts w:asciiTheme="minorHAnsi" w:hAnsiTheme="minorHAnsi"/>
              </w:rPr>
            </w:pPr>
            <w:r w:rsidRPr="007A50E9">
              <w:rPr>
                <w:rFonts w:asciiTheme="minorHAnsi" w:hAnsiTheme="minorHAnsi"/>
              </w:rPr>
              <w:t>Use Case Name</w:t>
            </w:r>
          </w:p>
        </w:tc>
        <w:tc>
          <w:tcPr>
            <w:tcW w:w="7218" w:type="dxa"/>
            <w:gridSpan w:val="2"/>
          </w:tcPr>
          <w:p w14:paraId="2E51D839" w14:textId="77777777" w:rsidR="00144EFF" w:rsidRPr="007A50E9"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41728">
              <w:rPr>
                <w:rFonts w:asciiTheme="minorHAnsi" w:hAnsiTheme="minorHAnsi"/>
              </w:rPr>
              <w:t>Process Data</w:t>
            </w:r>
          </w:p>
        </w:tc>
      </w:tr>
      <w:tr w:rsidR="00144EFF" w:rsidRPr="00FB6609" w14:paraId="76BE26FF"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0CDC4DB0" w14:textId="77777777" w:rsidR="00144EFF" w:rsidRPr="007A50E9" w:rsidRDefault="00144EFF" w:rsidP="001C7416">
            <w:pPr>
              <w:rPr>
                <w:rFonts w:asciiTheme="minorHAnsi" w:hAnsiTheme="minorHAnsi"/>
              </w:rPr>
            </w:pPr>
            <w:r w:rsidRPr="007A50E9">
              <w:rPr>
                <w:rFonts w:asciiTheme="minorHAnsi" w:hAnsiTheme="minorHAnsi"/>
              </w:rPr>
              <w:lastRenderedPageBreak/>
              <w:t>Actor(s)</w:t>
            </w:r>
          </w:p>
        </w:tc>
        <w:tc>
          <w:tcPr>
            <w:tcW w:w="7218" w:type="dxa"/>
            <w:gridSpan w:val="2"/>
          </w:tcPr>
          <w:p w14:paraId="7A9D11BB" w14:textId="77777777" w:rsidR="00144EFF" w:rsidRPr="007A50E9"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144EFF" w:rsidRPr="00FB6609" w14:paraId="61AF1C45"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7EAEC69" w14:textId="77777777" w:rsidR="00144EFF" w:rsidRPr="007A50E9" w:rsidRDefault="00144EFF" w:rsidP="001C7416">
            <w:pPr>
              <w:rPr>
                <w:rFonts w:asciiTheme="minorHAnsi" w:hAnsiTheme="minorHAnsi"/>
              </w:rPr>
            </w:pPr>
            <w:r w:rsidRPr="007A50E9">
              <w:rPr>
                <w:rFonts w:asciiTheme="minorHAnsi" w:hAnsiTheme="minorHAnsi"/>
              </w:rPr>
              <w:t>Purpose</w:t>
            </w:r>
          </w:p>
        </w:tc>
        <w:tc>
          <w:tcPr>
            <w:tcW w:w="7218" w:type="dxa"/>
            <w:gridSpan w:val="2"/>
          </w:tcPr>
          <w:p w14:paraId="0A7C6804" w14:textId="77777777" w:rsidR="00144EFF" w:rsidRPr="007A50E9" w:rsidRDefault="001C722E"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w:t>
            </w:r>
            <w:r w:rsidRPr="00F41728">
              <w:rPr>
                <w:rFonts w:asciiTheme="minorHAnsi" w:hAnsiTheme="minorHAnsi"/>
              </w:rPr>
              <w:t xml:space="preserve"> </w:t>
            </w:r>
            <w:r w:rsidR="00FB6609" w:rsidRPr="00F41728">
              <w:rPr>
                <w:rFonts w:asciiTheme="minorHAnsi" w:hAnsiTheme="minorHAnsi"/>
              </w:rPr>
              <w:t>initiates file processing</w:t>
            </w:r>
          </w:p>
        </w:tc>
      </w:tr>
      <w:tr w:rsidR="00144EFF" w:rsidRPr="00FB6609" w14:paraId="3253481F"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15DC7376" w14:textId="77777777" w:rsidR="00144EFF" w:rsidRPr="007A50E9" w:rsidRDefault="00144EFF" w:rsidP="001C7416">
            <w:pPr>
              <w:rPr>
                <w:rFonts w:asciiTheme="minorHAnsi" w:hAnsiTheme="minorHAnsi"/>
              </w:rPr>
            </w:pPr>
            <w:r w:rsidRPr="007A50E9">
              <w:rPr>
                <w:rFonts w:asciiTheme="minorHAnsi" w:hAnsiTheme="minorHAnsi"/>
              </w:rPr>
              <w:t>Overview</w:t>
            </w:r>
          </w:p>
        </w:tc>
        <w:tc>
          <w:tcPr>
            <w:tcW w:w="7218" w:type="dxa"/>
            <w:gridSpan w:val="2"/>
          </w:tcPr>
          <w:p w14:paraId="45463B07" w14:textId="77777777" w:rsidR="00144EFF" w:rsidRPr="007A50E9"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 xml:space="preserve">The </w:t>
            </w:r>
            <w:r w:rsidR="001C722E">
              <w:rPr>
                <w:rFonts w:asciiTheme="minorHAnsi" w:hAnsiTheme="minorHAnsi"/>
              </w:rPr>
              <w:t>patient</w:t>
            </w:r>
            <w:r w:rsidRPr="00F41728">
              <w:rPr>
                <w:rFonts w:asciiTheme="minorHAnsi" w:hAnsiTheme="minorHAnsi"/>
              </w:rPr>
              <w:t xml:space="preserve"> initiates the action to process the loaded files</w:t>
            </w:r>
          </w:p>
        </w:tc>
      </w:tr>
      <w:tr w:rsidR="00FB6609" w:rsidRPr="00FB6609" w14:paraId="1C8502A1"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002992A" w14:textId="77777777"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14:paraId="3EBABA2C" w14:textId="77777777"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B6609" w:rsidRPr="00FB6609" w14:paraId="25E7237B"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35C28965" w14:textId="77777777" w:rsidR="00FB6609" w:rsidRPr="007A50E9" w:rsidRDefault="00FB6609" w:rsidP="00FB6609">
            <w:pPr>
              <w:rPr>
                <w:rFonts w:asciiTheme="minorHAnsi" w:hAnsiTheme="minorHAnsi"/>
              </w:rPr>
            </w:pPr>
            <w:r w:rsidRPr="007A50E9">
              <w:rPr>
                <w:rFonts w:asciiTheme="minorHAnsi" w:hAnsiTheme="minorHAnsi"/>
              </w:rPr>
              <w:t>Pre-conditions</w:t>
            </w:r>
          </w:p>
        </w:tc>
        <w:tc>
          <w:tcPr>
            <w:tcW w:w="7218" w:type="dxa"/>
            <w:gridSpan w:val="2"/>
          </w:tcPr>
          <w:p w14:paraId="031DB64C" w14:textId="77777777"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The files have been selected via UC_001 or UC_002.</w:t>
            </w:r>
            <w:r w:rsidR="00F41728">
              <w:rPr>
                <w:rFonts w:asciiTheme="minorHAnsi" w:hAnsiTheme="minorHAnsi"/>
              </w:rPr>
              <w:t xml:space="preserve">  The user has been authenticated and has the appropriate permissions.</w:t>
            </w:r>
          </w:p>
        </w:tc>
      </w:tr>
      <w:tr w:rsidR="00FB6609" w:rsidRPr="00FB6609" w14:paraId="7EFDC860"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F48DD0F" w14:textId="77777777" w:rsidR="00FB6609" w:rsidRPr="007A50E9" w:rsidRDefault="00FB6609" w:rsidP="00FB6609">
            <w:pPr>
              <w:rPr>
                <w:rFonts w:asciiTheme="minorHAnsi" w:hAnsiTheme="minorHAnsi"/>
              </w:rPr>
            </w:pPr>
            <w:r w:rsidRPr="007A50E9">
              <w:rPr>
                <w:rFonts w:asciiTheme="minorHAnsi" w:hAnsiTheme="minorHAnsi"/>
              </w:rPr>
              <w:t>Post-conditions</w:t>
            </w:r>
          </w:p>
        </w:tc>
        <w:tc>
          <w:tcPr>
            <w:tcW w:w="7218" w:type="dxa"/>
            <w:gridSpan w:val="2"/>
          </w:tcPr>
          <w:p w14:paraId="19555BD9" w14:textId="77777777" w:rsidR="00FB660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B6609" w:rsidRPr="00F41728">
              <w:rPr>
                <w:rFonts w:asciiTheme="minorHAnsi" w:hAnsiTheme="minorHAnsi"/>
              </w:rPr>
              <w:t>The files are ready to be uploaded in to the database.</w:t>
            </w:r>
          </w:p>
          <w:p w14:paraId="7AB14DAC" w14:textId="77777777" w:rsidR="007B173B" w:rsidRPr="007A50E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FAIL:</w:t>
            </w:r>
            <w:r>
              <w:rPr>
                <w:rFonts w:asciiTheme="minorHAnsi" w:hAnsiTheme="minorHAnsi"/>
              </w:rPr>
              <w:t xml:space="preserve">  The files will not be uploaded to the database.</w:t>
            </w:r>
          </w:p>
        </w:tc>
      </w:tr>
      <w:tr w:rsidR="00FB6609" w:rsidRPr="00FB6609" w14:paraId="4DCFD953"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68FD05AE" w14:textId="77777777" w:rsidR="00FB6609" w:rsidRPr="007A50E9" w:rsidRDefault="00FB6609" w:rsidP="00FB6609">
            <w:pPr>
              <w:rPr>
                <w:rFonts w:asciiTheme="minorHAnsi" w:hAnsiTheme="minorHAnsi"/>
              </w:rPr>
            </w:pPr>
            <w:r w:rsidRPr="007A50E9">
              <w:rPr>
                <w:rFonts w:asciiTheme="minorHAnsi" w:hAnsiTheme="minorHAnsi"/>
              </w:rPr>
              <w:t>Course of Events</w:t>
            </w:r>
          </w:p>
        </w:tc>
      </w:tr>
      <w:tr w:rsidR="00FB6609" w:rsidRPr="00FB6609" w14:paraId="18EF23AA"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9D11B52" w14:textId="77777777" w:rsidR="00FB6609" w:rsidRPr="007A50E9" w:rsidRDefault="00FB6609" w:rsidP="00FB6609">
            <w:pPr>
              <w:rPr>
                <w:rFonts w:asciiTheme="minorHAnsi" w:hAnsiTheme="minorHAnsi"/>
              </w:rPr>
            </w:pPr>
            <w:r w:rsidRPr="007A50E9">
              <w:rPr>
                <w:rFonts w:asciiTheme="minorHAnsi" w:hAnsiTheme="minorHAnsi"/>
              </w:rPr>
              <w:t>Actor Actions</w:t>
            </w:r>
          </w:p>
        </w:tc>
        <w:tc>
          <w:tcPr>
            <w:tcW w:w="4788" w:type="dxa"/>
          </w:tcPr>
          <w:p w14:paraId="2611EE49" w14:textId="77777777"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FB6609" w:rsidRPr="00FB6609" w14:paraId="29C95FBD"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2937ECA1" w14:textId="77777777" w:rsidR="00FB6609" w:rsidRPr="007A50E9" w:rsidRDefault="00F4172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initiates the file processing action.</w:t>
            </w:r>
          </w:p>
        </w:tc>
        <w:tc>
          <w:tcPr>
            <w:tcW w:w="4788" w:type="dxa"/>
          </w:tcPr>
          <w:p w14:paraId="617D94FC" w14:textId="77777777"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FB6609" w14:paraId="1B3B9613"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2D6AA77C" w14:textId="77777777" w:rsidR="00F41728" w:rsidRPr="007A50E9" w:rsidRDefault="00F41728" w:rsidP="00FB6609">
            <w:pPr>
              <w:rPr>
                <w:rStyle w:val="CommentReference"/>
                <w:rFonts w:asciiTheme="minorHAnsi" w:hAnsiTheme="minorHAnsi"/>
                <w:b w:val="0"/>
                <w:bCs w:val="0"/>
                <w:sz w:val="22"/>
                <w:szCs w:val="22"/>
              </w:rPr>
            </w:pPr>
          </w:p>
        </w:tc>
        <w:tc>
          <w:tcPr>
            <w:tcW w:w="4788" w:type="dxa"/>
          </w:tcPr>
          <w:p w14:paraId="6FA80102" w14:textId="77777777" w:rsidR="00F41728" w:rsidRPr="00F41728" w:rsidRDefault="00F41728"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rPr>
              <w:t>2. The system processes the files.</w:t>
            </w:r>
          </w:p>
        </w:tc>
      </w:tr>
    </w:tbl>
    <w:p w14:paraId="57F9238E" w14:textId="77777777" w:rsidR="00FB6609" w:rsidRDefault="00FB6609" w:rsidP="007A50E9"/>
    <w:tbl>
      <w:tblPr>
        <w:tblStyle w:val="GridTable4-Accent11"/>
        <w:tblW w:w="0" w:type="auto"/>
        <w:tblLook w:val="04A0" w:firstRow="1" w:lastRow="0" w:firstColumn="1" w:lastColumn="0" w:noHBand="0" w:noVBand="1"/>
      </w:tblPr>
      <w:tblGrid>
        <w:gridCol w:w="2358"/>
        <w:gridCol w:w="2430"/>
        <w:gridCol w:w="4788"/>
      </w:tblGrid>
      <w:tr w:rsidR="00FB6609" w:rsidRPr="00AD2C1D" w14:paraId="0C427BA1"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D5D176" w14:textId="77777777"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14:paraId="24D14B4C" w14:textId="77777777"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3</w:t>
            </w:r>
          </w:p>
        </w:tc>
      </w:tr>
      <w:tr w:rsidR="00FB6609" w:rsidRPr="00AD2C1D" w14:paraId="57350FC4"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D8D7ADF" w14:textId="77777777"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14:paraId="67AF9D5E"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Data</w:t>
            </w:r>
          </w:p>
        </w:tc>
      </w:tr>
      <w:tr w:rsidR="00FB6609" w:rsidRPr="00AD2C1D" w14:paraId="6BE1FE2E"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29AAAC45" w14:textId="77777777"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14:paraId="139F9348" w14:textId="77777777" w:rsidR="00FB6609" w:rsidRPr="00AD2C1D"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14:paraId="5A64F7C7"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7E1206C" w14:textId="77777777"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14:paraId="72A5B6DC"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processed data</w:t>
            </w:r>
          </w:p>
        </w:tc>
      </w:tr>
      <w:tr w:rsidR="00FB6609" w:rsidRPr="00AD2C1D" w14:paraId="74A19C08"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6E826FD2" w14:textId="77777777"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14:paraId="1D08C606"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system validates the data being processed based on the device and medical data type.</w:t>
            </w:r>
          </w:p>
        </w:tc>
      </w:tr>
      <w:tr w:rsidR="00FB6609" w:rsidRPr="00AD2C1D" w14:paraId="7FE318D9"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6EBE686" w14:textId="77777777"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14:paraId="52F79A31"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14:paraId="7EB9B058"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463D2EDF" w14:textId="77777777"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14:paraId="343C0C89"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files have been loaded via use case #1 or #2 and the processing step has been initiated.  The user has been authenticated and has the appropriate permissions.</w:t>
            </w:r>
          </w:p>
        </w:tc>
      </w:tr>
      <w:tr w:rsidR="00FB6609" w:rsidRPr="00AD2C1D" w14:paraId="4BD360A3"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4AF123C" w14:textId="77777777"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14:paraId="3B5B61C9" w14:textId="77777777"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files are determined to be valid or invalid.</w:t>
            </w:r>
          </w:p>
          <w:p w14:paraId="3BC33BA1" w14:textId="77777777"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System error message displayed to the user informing that the files could not be processed.</w:t>
            </w:r>
          </w:p>
        </w:tc>
      </w:tr>
      <w:tr w:rsidR="00FB6609" w:rsidRPr="00AD2C1D" w14:paraId="35594883"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072F1C31" w14:textId="77777777"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14:paraId="6E2FD69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D3F92B8" w14:textId="77777777"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14:paraId="4AEC8179"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14:paraId="3EFDA193"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3C497F88" w14:textId="77777777" w:rsidR="00FB6609" w:rsidRPr="007A50E9" w:rsidRDefault="00F41728">
            <w:pPr>
              <w:rPr>
                <w:rFonts w:asciiTheme="minorHAnsi" w:hAnsiTheme="minorHAnsi"/>
                <w:b w:val="0"/>
              </w:rPr>
            </w:pPr>
            <w:r w:rsidRPr="00F41728">
              <w:rPr>
                <w:rFonts w:asciiTheme="minorHAnsi" w:hAnsiTheme="minorHAnsi"/>
              </w:rPr>
              <w:t>1. The process data use case initiates the validation of the files.</w:t>
            </w:r>
          </w:p>
        </w:tc>
        <w:tc>
          <w:tcPr>
            <w:tcW w:w="4788" w:type="dxa"/>
          </w:tcPr>
          <w:p w14:paraId="6AAE624A" w14:textId="77777777"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14:paraId="15E8070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232C6570" w14:textId="77777777" w:rsidR="00F41728" w:rsidRDefault="00F41728" w:rsidP="00F41728">
            <w:pPr>
              <w:rPr>
                <w:rFonts w:asciiTheme="minorHAnsi" w:hAnsiTheme="minorHAnsi"/>
              </w:rPr>
            </w:pPr>
          </w:p>
        </w:tc>
        <w:tc>
          <w:tcPr>
            <w:tcW w:w="4788" w:type="dxa"/>
          </w:tcPr>
          <w:p w14:paraId="793C35C7" w14:textId="77777777"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validates the files.</w:t>
            </w:r>
          </w:p>
        </w:tc>
      </w:tr>
    </w:tbl>
    <w:p w14:paraId="0163965B" w14:textId="77777777" w:rsidR="00FB6609" w:rsidRDefault="00FB6609" w:rsidP="007A50E9"/>
    <w:tbl>
      <w:tblPr>
        <w:tblStyle w:val="GridTable4-Accent11"/>
        <w:tblW w:w="0" w:type="auto"/>
        <w:tblLook w:val="04A0" w:firstRow="1" w:lastRow="0" w:firstColumn="1" w:lastColumn="0" w:noHBand="0" w:noVBand="1"/>
      </w:tblPr>
      <w:tblGrid>
        <w:gridCol w:w="2358"/>
        <w:gridCol w:w="2430"/>
        <w:gridCol w:w="4788"/>
      </w:tblGrid>
      <w:tr w:rsidR="00FB6609" w:rsidRPr="00AD2C1D" w14:paraId="310506CC"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48BD49B" w14:textId="77777777"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14:paraId="63683D50" w14:textId="77777777"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4</w:t>
            </w:r>
          </w:p>
        </w:tc>
      </w:tr>
      <w:tr w:rsidR="00FB6609" w:rsidRPr="00AD2C1D" w14:paraId="220485C5"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8E286B2" w14:textId="77777777"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14:paraId="15561230"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w:t>
            </w:r>
          </w:p>
        </w:tc>
      </w:tr>
      <w:tr w:rsidR="00FB6609" w:rsidRPr="00AD2C1D" w14:paraId="47B3C404"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228C913D" w14:textId="77777777"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14:paraId="05AC8D42" w14:textId="77777777" w:rsidR="00FB6609" w:rsidRPr="00AD2C1D" w:rsidRDefault="001C722E"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14:paraId="53AAEC35"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6739948" w14:textId="77777777"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14:paraId="2BCC321A"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 into the database</w:t>
            </w:r>
          </w:p>
        </w:tc>
      </w:tr>
      <w:tr w:rsidR="00FB6609" w:rsidRPr="00AD2C1D" w14:paraId="329009EF"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5F348225" w14:textId="77777777"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14:paraId="7C71BDEC"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software uploads the validated data into the SQL database.</w:t>
            </w:r>
          </w:p>
        </w:tc>
      </w:tr>
      <w:tr w:rsidR="00FB6609" w:rsidRPr="00AD2C1D" w14:paraId="426BD04A"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AD9F1C3" w14:textId="77777777"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14:paraId="761C9ACE"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14:paraId="6E2168A8"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3D227FAC" w14:textId="77777777"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14:paraId="6F88CCB0"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data has been validated and is ready for the upload and the database is online.  The user has been authenticated and has the appropriate permissions.</w:t>
            </w:r>
          </w:p>
        </w:tc>
      </w:tr>
      <w:tr w:rsidR="00FB6609" w:rsidRPr="00AD2C1D" w14:paraId="2F55223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2B8E474" w14:textId="77777777"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14:paraId="5A20ED83" w14:textId="77777777"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data is uploaded into the database.</w:t>
            </w:r>
          </w:p>
          <w:p w14:paraId="3C449D59" w14:textId="77777777"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lastRenderedPageBreak/>
              <w:t xml:space="preserve">FAIL: </w:t>
            </w:r>
            <w:r>
              <w:rPr>
                <w:rFonts w:asciiTheme="minorHAnsi" w:hAnsiTheme="minorHAnsi"/>
              </w:rPr>
              <w:t xml:space="preserve"> An error message is displayed informing the user the upload failed.</w:t>
            </w:r>
          </w:p>
        </w:tc>
      </w:tr>
      <w:tr w:rsidR="00FB6609" w:rsidRPr="00AD2C1D" w14:paraId="1E9D59E1"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700F863A" w14:textId="77777777" w:rsidR="00FB6609" w:rsidRPr="00AD2C1D" w:rsidRDefault="00FB6609" w:rsidP="001C7416">
            <w:pPr>
              <w:rPr>
                <w:rFonts w:asciiTheme="minorHAnsi" w:hAnsiTheme="minorHAnsi"/>
              </w:rPr>
            </w:pPr>
            <w:r w:rsidRPr="00AD2C1D">
              <w:rPr>
                <w:rFonts w:asciiTheme="minorHAnsi" w:hAnsiTheme="minorHAnsi"/>
              </w:rPr>
              <w:lastRenderedPageBreak/>
              <w:t>Course of Events</w:t>
            </w:r>
          </w:p>
        </w:tc>
      </w:tr>
      <w:tr w:rsidR="00FB6609" w:rsidRPr="00AD2C1D" w14:paraId="3130A343"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158DDB7E" w14:textId="77777777"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14:paraId="7E2A2093"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14:paraId="66CED7C1"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31F3FE8F" w14:textId="77777777" w:rsidR="00FB6609" w:rsidRPr="007A50E9" w:rsidRDefault="00F41728">
            <w:pPr>
              <w:rPr>
                <w:rFonts w:asciiTheme="minorHAnsi" w:hAnsiTheme="minorHAnsi"/>
                <w:b w:val="0"/>
              </w:rPr>
            </w:pPr>
            <w:r w:rsidRPr="00F41728">
              <w:rPr>
                <w:rFonts w:asciiTheme="minorHAnsi" w:hAnsiTheme="minorHAnsi"/>
              </w:rPr>
              <w:t>1.</w:t>
            </w:r>
            <w:r>
              <w:rPr>
                <w:rFonts w:asciiTheme="minorHAnsi" w:hAnsiTheme="minorHAnsi"/>
                <w:b w:val="0"/>
              </w:rPr>
              <w:t xml:space="preserve"> The process data use case initiates the upload of the data</w:t>
            </w:r>
          </w:p>
        </w:tc>
        <w:tc>
          <w:tcPr>
            <w:tcW w:w="4788" w:type="dxa"/>
          </w:tcPr>
          <w:p w14:paraId="787976C8" w14:textId="77777777"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14:paraId="6D417A38"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2838061E" w14:textId="77777777" w:rsidR="00F41728" w:rsidRPr="00F41728" w:rsidRDefault="00F41728" w:rsidP="00F41728">
            <w:pPr>
              <w:rPr>
                <w:rFonts w:asciiTheme="minorHAnsi" w:hAnsiTheme="minorHAnsi"/>
                <w:b w:val="0"/>
                <w:bCs w:val="0"/>
              </w:rPr>
            </w:pPr>
          </w:p>
        </w:tc>
        <w:tc>
          <w:tcPr>
            <w:tcW w:w="4788" w:type="dxa"/>
          </w:tcPr>
          <w:p w14:paraId="084F822C" w14:textId="77777777"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uploads the data into the SQL database.</w:t>
            </w:r>
          </w:p>
        </w:tc>
      </w:tr>
    </w:tbl>
    <w:p w14:paraId="03FAA4F1" w14:textId="77777777" w:rsidR="00F41728" w:rsidRDefault="00F41728" w:rsidP="007A50E9"/>
    <w:tbl>
      <w:tblPr>
        <w:tblStyle w:val="GridTable4-Accent11"/>
        <w:tblW w:w="0" w:type="auto"/>
        <w:tblLook w:val="04A0" w:firstRow="1" w:lastRow="0" w:firstColumn="1" w:lastColumn="0" w:noHBand="0" w:noVBand="1"/>
      </w:tblPr>
      <w:tblGrid>
        <w:gridCol w:w="2358"/>
        <w:gridCol w:w="7218"/>
      </w:tblGrid>
      <w:tr w:rsidR="00F13E69" w:rsidRPr="00AD2C1D" w14:paraId="47068CAF" w14:textId="77777777" w:rsidTr="00F13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19668EC" w14:textId="77777777" w:rsidR="00F13E69" w:rsidRPr="00AD2C1D" w:rsidRDefault="00F13E69" w:rsidP="008C45F7">
            <w:pPr>
              <w:rPr>
                <w:rFonts w:asciiTheme="minorHAnsi" w:hAnsiTheme="minorHAnsi"/>
              </w:rPr>
            </w:pPr>
            <w:r w:rsidRPr="00AD2C1D">
              <w:rPr>
                <w:rFonts w:asciiTheme="minorHAnsi" w:hAnsiTheme="minorHAnsi"/>
              </w:rPr>
              <w:t>Use Case ID</w:t>
            </w:r>
          </w:p>
        </w:tc>
        <w:tc>
          <w:tcPr>
            <w:tcW w:w="7218" w:type="dxa"/>
          </w:tcPr>
          <w:p w14:paraId="4244087D" w14:textId="77777777" w:rsidR="00F13E69" w:rsidRPr="00AD2C1D" w:rsidRDefault="00F13E69"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5</w:t>
            </w:r>
          </w:p>
        </w:tc>
      </w:tr>
      <w:tr w:rsidR="00F13E69" w:rsidRPr="00AD2C1D" w14:paraId="2E50379F"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4FF747" w14:textId="77777777" w:rsidR="00F13E69" w:rsidRPr="00AD2C1D" w:rsidRDefault="00F13E69" w:rsidP="008C45F7">
            <w:pPr>
              <w:rPr>
                <w:rFonts w:asciiTheme="minorHAnsi" w:hAnsiTheme="minorHAnsi"/>
              </w:rPr>
            </w:pPr>
            <w:r w:rsidRPr="00AD2C1D">
              <w:rPr>
                <w:rFonts w:asciiTheme="minorHAnsi" w:hAnsiTheme="minorHAnsi"/>
              </w:rPr>
              <w:t>Use Case Name</w:t>
            </w:r>
          </w:p>
        </w:tc>
        <w:tc>
          <w:tcPr>
            <w:tcW w:w="7218" w:type="dxa"/>
          </w:tcPr>
          <w:p w14:paraId="53CE5999" w14:textId="77777777"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Login</w:t>
            </w:r>
          </w:p>
        </w:tc>
      </w:tr>
      <w:tr w:rsidR="00F13E69" w:rsidRPr="00AD2C1D" w14:paraId="7E2BE34F"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56729DF6" w14:textId="77777777" w:rsidR="00F13E69" w:rsidRPr="00AD2C1D" w:rsidRDefault="00F13E69" w:rsidP="008C45F7">
            <w:pPr>
              <w:rPr>
                <w:rFonts w:asciiTheme="minorHAnsi" w:hAnsiTheme="minorHAnsi"/>
              </w:rPr>
            </w:pPr>
            <w:r w:rsidRPr="00AD2C1D">
              <w:rPr>
                <w:rFonts w:asciiTheme="minorHAnsi" w:hAnsiTheme="minorHAnsi"/>
              </w:rPr>
              <w:t>Actor(s)</w:t>
            </w:r>
          </w:p>
        </w:tc>
        <w:tc>
          <w:tcPr>
            <w:tcW w:w="7218" w:type="dxa"/>
          </w:tcPr>
          <w:p w14:paraId="0622BFFC" w14:textId="77777777" w:rsidR="00F13E69"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F13E69" w:rsidRPr="00AD2C1D" w14:paraId="234BC6AE"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4BC59D0" w14:textId="77777777" w:rsidR="00F13E69" w:rsidRPr="00AD2C1D" w:rsidRDefault="00F13E69" w:rsidP="008C45F7">
            <w:pPr>
              <w:rPr>
                <w:rFonts w:asciiTheme="minorHAnsi" w:hAnsiTheme="minorHAnsi"/>
              </w:rPr>
            </w:pPr>
            <w:r w:rsidRPr="00AD2C1D">
              <w:rPr>
                <w:rFonts w:asciiTheme="minorHAnsi" w:hAnsiTheme="minorHAnsi"/>
              </w:rPr>
              <w:t>Purpose</w:t>
            </w:r>
          </w:p>
        </w:tc>
        <w:tc>
          <w:tcPr>
            <w:tcW w:w="7218" w:type="dxa"/>
          </w:tcPr>
          <w:p w14:paraId="78CE742C" w14:textId="77777777"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into the </w:t>
            </w:r>
            <w:r w:rsidR="00E25BEF">
              <w:rPr>
                <w:rFonts w:asciiTheme="minorHAnsi" w:hAnsiTheme="minorHAnsi"/>
              </w:rPr>
              <w:t>system</w:t>
            </w:r>
          </w:p>
        </w:tc>
      </w:tr>
      <w:tr w:rsidR="00F13E69" w:rsidRPr="00AD2C1D" w14:paraId="493FAED1"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2D11BD15" w14:textId="77777777" w:rsidR="00F13E69" w:rsidRPr="00AD2C1D" w:rsidRDefault="00F13E69" w:rsidP="008C45F7">
            <w:pPr>
              <w:rPr>
                <w:rFonts w:asciiTheme="minorHAnsi" w:hAnsiTheme="minorHAnsi"/>
              </w:rPr>
            </w:pPr>
            <w:r w:rsidRPr="00AD2C1D">
              <w:rPr>
                <w:rFonts w:asciiTheme="minorHAnsi" w:hAnsiTheme="minorHAnsi"/>
              </w:rPr>
              <w:t>Overview</w:t>
            </w:r>
          </w:p>
        </w:tc>
        <w:tc>
          <w:tcPr>
            <w:tcW w:w="7218" w:type="dxa"/>
          </w:tcPr>
          <w:p w14:paraId="1C8F8721" w14:textId="77777777" w:rsidR="00F13E69" w:rsidRPr="00AD2C1D" w:rsidRDefault="00F13E6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needs to</w:t>
            </w:r>
            <w:r w:rsidR="00A44250">
              <w:rPr>
                <w:rFonts w:asciiTheme="minorHAnsi" w:hAnsiTheme="minorHAnsi"/>
              </w:rPr>
              <w:t xml:space="preserve"> be able to login to the </w:t>
            </w:r>
            <w:r w:rsidR="00E25BEF">
              <w:rPr>
                <w:rFonts w:asciiTheme="minorHAnsi" w:hAnsiTheme="minorHAnsi"/>
              </w:rPr>
              <w:t xml:space="preserve">web application </w:t>
            </w:r>
            <w:r w:rsidR="00A44250">
              <w:rPr>
                <w:rFonts w:asciiTheme="minorHAnsi" w:hAnsiTheme="minorHAnsi"/>
              </w:rPr>
              <w:t xml:space="preserve">software </w:t>
            </w:r>
            <w:r w:rsidR="00E25BEF">
              <w:rPr>
                <w:rFonts w:asciiTheme="minorHAnsi" w:hAnsiTheme="minorHAnsi"/>
              </w:rPr>
              <w:t>in order to access the system.</w:t>
            </w:r>
            <w:r w:rsidR="00A44250">
              <w:rPr>
                <w:rFonts w:asciiTheme="minorHAnsi" w:hAnsiTheme="minorHAnsi"/>
              </w:rPr>
              <w:t xml:space="preserve">  </w:t>
            </w:r>
          </w:p>
        </w:tc>
      </w:tr>
      <w:tr w:rsidR="00F13E69" w:rsidRPr="00AD2C1D" w14:paraId="43CEC177"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B2259C0" w14:textId="77777777" w:rsidR="00F13E69" w:rsidRPr="00AD2C1D" w:rsidRDefault="00F13E69" w:rsidP="008C45F7">
            <w:pPr>
              <w:rPr>
                <w:rFonts w:asciiTheme="minorHAnsi" w:hAnsiTheme="minorHAnsi"/>
              </w:rPr>
            </w:pPr>
            <w:r w:rsidRPr="00AD2C1D">
              <w:rPr>
                <w:rFonts w:asciiTheme="minorHAnsi" w:hAnsiTheme="minorHAnsi"/>
              </w:rPr>
              <w:t>Cross-References</w:t>
            </w:r>
          </w:p>
        </w:tc>
        <w:tc>
          <w:tcPr>
            <w:tcW w:w="7218" w:type="dxa"/>
          </w:tcPr>
          <w:p w14:paraId="5FD9DBB6" w14:textId="77777777"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13E69" w:rsidRPr="00AD2C1D" w14:paraId="5AC583DC"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6DE0BEBB" w14:textId="77777777" w:rsidR="00F13E69" w:rsidRPr="00AD2C1D" w:rsidRDefault="00F13E69" w:rsidP="008C45F7">
            <w:pPr>
              <w:rPr>
                <w:rFonts w:asciiTheme="minorHAnsi" w:hAnsiTheme="minorHAnsi"/>
              </w:rPr>
            </w:pPr>
            <w:r w:rsidRPr="00AD2C1D">
              <w:rPr>
                <w:rFonts w:asciiTheme="minorHAnsi" w:hAnsiTheme="minorHAnsi"/>
              </w:rPr>
              <w:t>Pre-conditions</w:t>
            </w:r>
          </w:p>
        </w:tc>
        <w:tc>
          <w:tcPr>
            <w:tcW w:w="7218" w:type="dxa"/>
          </w:tcPr>
          <w:p w14:paraId="6201F73B" w14:textId="77777777" w:rsidR="00A44250" w:rsidRDefault="00A44250"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14:paraId="00767079" w14:textId="77777777" w:rsidR="00A44250" w:rsidRPr="00AD2C1D" w:rsidRDefault="00A4425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user has </w:t>
            </w:r>
            <w:r w:rsidR="00E25BEF">
              <w:rPr>
                <w:rFonts w:asciiTheme="minorHAnsi" w:hAnsiTheme="minorHAnsi"/>
              </w:rPr>
              <w:t>launched a web browser and navigated to the web application.</w:t>
            </w:r>
          </w:p>
        </w:tc>
      </w:tr>
      <w:tr w:rsidR="00F13E69" w:rsidRPr="00AD2C1D" w14:paraId="5E8985D7"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66067B6" w14:textId="77777777" w:rsidR="00F13E69" w:rsidRPr="00AD2C1D" w:rsidRDefault="00F13E69" w:rsidP="008C45F7">
            <w:pPr>
              <w:rPr>
                <w:rFonts w:asciiTheme="minorHAnsi" w:hAnsiTheme="minorHAnsi"/>
              </w:rPr>
            </w:pPr>
            <w:r w:rsidRPr="00AD2C1D">
              <w:rPr>
                <w:rFonts w:asciiTheme="minorHAnsi" w:hAnsiTheme="minorHAnsi"/>
              </w:rPr>
              <w:t>Post-conditions</w:t>
            </w:r>
          </w:p>
        </w:tc>
        <w:tc>
          <w:tcPr>
            <w:tcW w:w="7218" w:type="dxa"/>
          </w:tcPr>
          <w:p w14:paraId="1B779FCA" w14:textId="77777777" w:rsidR="00E25BEF" w:rsidRPr="00E25BEF" w:rsidRDefault="00672D8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E25BEF">
              <w:rPr>
                <w:rFonts w:asciiTheme="minorHAnsi" w:hAnsiTheme="minorHAnsi"/>
              </w:rPr>
              <w:t>The user has successfully logged into the system and can access various tools provided.</w:t>
            </w:r>
          </w:p>
          <w:p w14:paraId="5739C6B9" w14:textId="77777777" w:rsidR="00672D8B" w:rsidRPr="00672D8B" w:rsidRDefault="00672D8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The user </w:t>
            </w:r>
            <w:r w:rsidR="00E25BEF">
              <w:rPr>
                <w:rFonts w:asciiTheme="minorHAnsi" w:hAnsiTheme="minorHAnsi"/>
              </w:rPr>
              <w:t>remains logged out of the system and cannot use the system.</w:t>
            </w:r>
          </w:p>
        </w:tc>
      </w:tr>
      <w:tr w:rsidR="00F13E69" w:rsidRPr="00AD2C1D" w14:paraId="299F344D" w14:textId="77777777" w:rsidTr="007A50E9">
        <w:tc>
          <w:tcPr>
            <w:cnfStyle w:val="001000000000" w:firstRow="0" w:lastRow="0" w:firstColumn="1" w:lastColumn="0" w:oddVBand="0" w:evenVBand="0" w:oddHBand="0" w:evenHBand="0" w:firstRowFirstColumn="0" w:firstRowLastColumn="0" w:lastRowFirstColumn="0" w:lastRowLastColumn="0"/>
            <w:tcW w:w="9576" w:type="dxa"/>
            <w:gridSpan w:val="2"/>
          </w:tcPr>
          <w:p w14:paraId="5CE072C1" w14:textId="77777777" w:rsidR="00F13E69" w:rsidRPr="00AD2C1D" w:rsidRDefault="00F13E69" w:rsidP="008C45F7">
            <w:pPr>
              <w:rPr>
                <w:rFonts w:asciiTheme="minorHAnsi" w:hAnsiTheme="minorHAnsi"/>
              </w:rPr>
            </w:pPr>
            <w:r w:rsidRPr="00AD2C1D">
              <w:rPr>
                <w:rFonts w:asciiTheme="minorHAnsi" w:hAnsiTheme="minorHAnsi"/>
              </w:rPr>
              <w:t>Course of Events</w:t>
            </w:r>
          </w:p>
        </w:tc>
      </w:tr>
      <w:tr w:rsidR="00F13E69" w:rsidRPr="00AD2C1D" w14:paraId="3925F721"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BA62DCF" w14:textId="77777777" w:rsidR="00F13E69" w:rsidRPr="00AD2C1D" w:rsidRDefault="00F13E69" w:rsidP="008C45F7">
            <w:pPr>
              <w:rPr>
                <w:rFonts w:asciiTheme="minorHAnsi" w:hAnsiTheme="minorHAnsi"/>
              </w:rPr>
            </w:pPr>
            <w:r w:rsidRPr="00AD2C1D">
              <w:rPr>
                <w:rFonts w:asciiTheme="minorHAnsi" w:hAnsiTheme="minorHAnsi"/>
              </w:rPr>
              <w:t>Actor Actions</w:t>
            </w:r>
          </w:p>
        </w:tc>
        <w:tc>
          <w:tcPr>
            <w:tcW w:w="7218" w:type="dxa"/>
          </w:tcPr>
          <w:p w14:paraId="1138551D" w14:textId="77777777"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13E69" w:rsidRPr="00AD2C1D" w14:paraId="4FCC8008"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00866C4F" w14:textId="77777777" w:rsidR="00F13E69" w:rsidRPr="00AD2C1D" w:rsidRDefault="00F13E69">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A44250">
              <w:rPr>
                <w:rFonts w:asciiTheme="minorHAnsi" w:hAnsiTheme="minorHAnsi"/>
                <w:b w:val="0"/>
              </w:rPr>
              <w:t xml:space="preserve">User </w:t>
            </w:r>
            <w:r w:rsidR="00E25BEF">
              <w:rPr>
                <w:rFonts w:asciiTheme="minorHAnsi" w:hAnsiTheme="minorHAnsi"/>
                <w:b w:val="0"/>
              </w:rPr>
              <w:t>enters their user name and password on the login page.</w:t>
            </w:r>
          </w:p>
        </w:tc>
        <w:tc>
          <w:tcPr>
            <w:tcW w:w="7218" w:type="dxa"/>
          </w:tcPr>
          <w:p w14:paraId="3FF5B278" w14:textId="77777777" w:rsidR="00F13E69" w:rsidRPr="00AD2C1D" w:rsidRDefault="00F13E69"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13E69" w:rsidRPr="00AD2C1D" w14:paraId="67AF3BCF"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358A16C" w14:textId="77777777" w:rsidR="00F13E69" w:rsidRPr="00AD2C1D" w:rsidRDefault="00F13E69" w:rsidP="008C45F7">
            <w:pPr>
              <w:rPr>
                <w:rFonts w:asciiTheme="minorHAnsi" w:hAnsiTheme="minorHAnsi"/>
                <w:b w:val="0"/>
                <w:bCs w:val="0"/>
              </w:rPr>
            </w:pPr>
          </w:p>
        </w:tc>
        <w:tc>
          <w:tcPr>
            <w:tcW w:w="7218" w:type="dxa"/>
          </w:tcPr>
          <w:p w14:paraId="2A35A95E" w14:textId="77777777"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w:t>
            </w:r>
            <w:r w:rsidR="00E25BEF">
              <w:rPr>
                <w:rFonts w:asciiTheme="minorHAnsi" w:hAnsiTheme="minorHAnsi"/>
              </w:rPr>
              <w:t>system validates their user credentials and logs the user into the system.</w:t>
            </w:r>
          </w:p>
        </w:tc>
      </w:tr>
    </w:tbl>
    <w:p w14:paraId="48966B09" w14:textId="77777777" w:rsidR="00F41728" w:rsidRDefault="00F41728" w:rsidP="007A50E9"/>
    <w:tbl>
      <w:tblPr>
        <w:tblStyle w:val="GridTable4-Accent11"/>
        <w:tblW w:w="0" w:type="auto"/>
        <w:tblLook w:val="04A0" w:firstRow="1" w:lastRow="0" w:firstColumn="1" w:lastColumn="0" w:noHBand="0" w:noVBand="1"/>
      </w:tblPr>
      <w:tblGrid>
        <w:gridCol w:w="2358"/>
        <w:gridCol w:w="7218"/>
      </w:tblGrid>
      <w:tr w:rsidR="007B173B" w:rsidRPr="00AD2C1D" w14:paraId="74AFD043" w14:textId="77777777"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D951541" w14:textId="77777777" w:rsidR="007B173B" w:rsidRPr="00AD2C1D" w:rsidRDefault="007B173B" w:rsidP="008C45F7">
            <w:pPr>
              <w:rPr>
                <w:rFonts w:asciiTheme="minorHAnsi" w:hAnsiTheme="minorHAnsi"/>
              </w:rPr>
            </w:pPr>
            <w:r w:rsidRPr="00AD2C1D">
              <w:rPr>
                <w:rFonts w:asciiTheme="minorHAnsi" w:hAnsiTheme="minorHAnsi"/>
              </w:rPr>
              <w:t>Use Case ID</w:t>
            </w:r>
          </w:p>
        </w:tc>
        <w:tc>
          <w:tcPr>
            <w:tcW w:w="7218" w:type="dxa"/>
          </w:tcPr>
          <w:p w14:paraId="6B5D4869" w14:textId="77777777" w:rsidR="007B173B" w:rsidRPr="00AD2C1D" w:rsidRDefault="007B173B"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6</w:t>
            </w:r>
          </w:p>
        </w:tc>
      </w:tr>
      <w:tr w:rsidR="007B173B" w:rsidRPr="00AD2C1D" w14:paraId="63C28CC2"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7D59EBE" w14:textId="77777777" w:rsidR="007B173B" w:rsidRPr="00AD2C1D" w:rsidRDefault="007B173B" w:rsidP="008C45F7">
            <w:pPr>
              <w:rPr>
                <w:rFonts w:asciiTheme="minorHAnsi" w:hAnsiTheme="minorHAnsi"/>
              </w:rPr>
            </w:pPr>
            <w:r w:rsidRPr="00AD2C1D">
              <w:rPr>
                <w:rFonts w:asciiTheme="minorHAnsi" w:hAnsiTheme="minorHAnsi"/>
              </w:rPr>
              <w:t>Use Case Name</w:t>
            </w:r>
          </w:p>
        </w:tc>
        <w:tc>
          <w:tcPr>
            <w:tcW w:w="7218" w:type="dxa"/>
          </w:tcPr>
          <w:p w14:paraId="793790FF" w14:textId="77777777"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Logout </w:t>
            </w:r>
          </w:p>
        </w:tc>
      </w:tr>
      <w:tr w:rsidR="007B173B" w:rsidRPr="00AD2C1D" w14:paraId="5AA06999"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399ECDB6" w14:textId="77777777" w:rsidR="007B173B" w:rsidRPr="00AD2C1D" w:rsidRDefault="007B173B" w:rsidP="008C45F7">
            <w:pPr>
              <w:rPr>
                <w:rFonts w:asciiTheme="minorHAnsi" w:hAnsiTheme="minorHAnsi"/>
              </w:rPr>
            </w:pPr>
            <w:r w:rsidRPr="00AD2C1D">
              <w:rPr>
                <w:rFonts w:asciiTheme="minorHAnsi" w:hAnsiTheme="minorHAnsi"/>
              </w:rPr>
              <w:t>Actor(s)</w:t>
            </w:r>
          </w:p>
        </w:tc>
        <w:tc>
          <w:tcPr>
            <w:tcW w:w="7218" w:type="dxa"/>
          </w:tcPr>
          <w:p w14:paraId="1C4693CA" w14:textId="77777777" w:rsidR="007B173B"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7B173B" w:rsidRPr="00AD2C1D" w14:paraId="6547B541"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6FFFBC8" w14:textId="77777777" w:rsidR="007B173B" w:rsidRPr="00AD2C1D" w:rsidRDefault="007B173B" w:rsidP="008C45F7">
            <w:pPr>
              <w:rPr>
                <w:rFonts w:asciiTheme="minorHAnsi" w:hAnsiTheme="minorHAnsi"/>
              </w:rPr>
            </w:pPr>
            <w:r w:rsidRPr="00AD2C1D">
              <w:rPr>
                <w:rFonts w:asciiTheme="minorHAnsi" w:hAnsiTheme="minorHAnsi"/>
              </w:rPr>
              <w:t>Purpose</w:t>
            </w:r>
          </w:p>
        </w:tc>
        <w:tc>
          <w:tcPr>
            <w:tcW w:w="7218" w:type="dxa"/>
          </w:tcPr>
          <w:p w14:paraId="356B0265" w14:textId="77777777"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out of the </w:t>
            </w:r>
            <w:r w:rsidR="00E25BEF">
              <w:rPr>
                <w:rFonts w:asciiTheme="minorHAnsi" w:hAnsiTheme="minorHAnsi"/>
              </w:rPr>
              <w:t>system.</w:t>
            </w:r>
          </w:p>
        </w:tc>
      </w:tr>
      <w:tr w:rsidR="007B173B" w:rsidRPr="00AD2C1D" w14:paraId="7134B8CF"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0B017348" w14:textId="77777777" w:rsidR="007B173B" w:rsidRPr="00AD2C1D" w:rsidRDefault="007B173B" w:rsidP="008C45F7">
            <w:pPr>
              <w:rPr>
                <w:rFonts w:asciiTheme="minorHAnsi" w:hAnsiTheme="minorHAnsi"/>
              </w:rPr>
            </w:pPr>
            <w:r w:rsidRPr="00AD2C1D">
              <w:rPr>
                <w:rFonts w:asciiTheme="minorHAnsi" w:hAnsiTheme="minorHAnsi"/>
              </w:rPr>
              <w:t>Overview</w:t>
            </w:r>
          </w:p>
        </w:tc>
        <w:tc>
          <w:tcPr>
            <w:tcW w:w="7218" w:type="dxa"/>
          </w:tcPr>
          <w:p w14:paraId="51B03D83" w14:textId="77777777" w:rsidR="007B173B" w:rsidRPr="00AD2C1D" w:rsidRDefault="007B173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From a security stand point the user shall have the ability to log them out of the </w:t>
            </w:r>
            <w:r w:rsidR="00E25BEF">
              <w:rPr>
                <w:rFonts w:asciiTheme="minorHAnsi" w:hAnsiTheme="minorHAnsi"/>
              </w:rPr>
              <w:t xml:space="preserve">web application </w:t>
            </w:r>
            <w:r>
              <w:rPr>
                <w:rFonts w:asciiTheme="minorHAnsi" w:hAnsiTheme="minorHAnsi"/>
              </w:rPr>
              <w:t>to prevent unauthorized data entry if a computer is shared with another user.</w:t>
            </w:r>
          </w:p>
        </w:tc>
      </w:tr>
      <w:tr w:rsidR="007B173B" w:rsidRPr="00AD2C1D" w14:paraId="5C6F58A4"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EA2BE76" w14:textId="77777777" w:rsidR="007B173B" w:rsidRPr="00AD2C1D" w:rsidRDefault="007B173B" w:rsidP="008C45F7">
            <w:pPr>
              <w:rPr>
                <w:rFonts w:asciiTheme="minorHAnsi" w:hAnsiTheme="minorHAnsi"/>
              </w:rPr>
            </w:pPr>
            <w:r w:rsidRPr="00AD2C1D">
              <w:rPr>
                <w:rFonts w:asciiTheme="minorHAnsi" w:hAnsiTheme="minorHAnsi"/>
              </w:rPr>
              <w:t>Cross-References</w:t>
            </w:r>
          </w:p>
        </w:tc>
        <w:tc>
          <w:tcPr>
            <w:tcW w:w="7218" w:type="dxa"/>
          </w:tcPr>
          <w:p w14:paraId="14715FA7" w14:textId="77777777"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7B173B" w:rsidRPr="00AD2C1D" w14:paraId="600186CB"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36A876A7" w14:textId="77777777" w:rsidR="007B173B" w:rsidRPr="00AD2C1D" w:rsidRDefault="007B173B" w:rsidP="008C45F7">
            <w:pPr>
              <w:rPr>
                <w:rFonts w:asciiTheme="minorHAnsi" w:hAnsiTheme="minorHAnsi"/>
              </w:rPr>
            </w:pPr>
            <w:r w:rsidRPr="00AD2C1D">
              <w:rPr>
                <w:rFonts w:asciiTheme="minorHAnsi" w:hAnsiTheme="minorHAnsi"/>
              </w:rPr>
              <w:t>Pre-conditions</w:t>
            </w:r>
          </w:p>
        </w:tc>
        <w:tc>
          <w:tcPr>
            <w:tcW w:w="7218" w:type="dxa"/>
          </w:tcPr>
          <w:p w14:paraId="77DCADCB" w14:textId="77777777" w:rsidR="007B173B"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14:paraId="68044FBC" w14:textId="77777777" w:rsidR="007B173B" w:rsidRDefault="00E25BEF"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p w14:paraId="0873DD68" w14:textId="77777777"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is currently logged into the system.</w:t>
            </w:r>
          </w:p>
        </w:tc>
      </w:tr>
      <w:tr w:rsidR="007B173B" w:rsidRPr="00AD2C1D" w14:paraId="46948D20"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59CF370" w14:textId="77777777" w:rsidR="007B173B" w:rsidRPr="00AD2C1D" w:rsidRDefault="007B173B" w:rsidP="008C45F7">
            <w:pPr>
              <w:rPr>
                <w:rFonts w:asciiTheme="minorHAnsi" w:hAnsiTheme="minorHAnsi"/>
              </w:rPr>
            </w:pPr>
            <w:r w:rsidRPr="00AD2C1D">
              <w:rPr>
                <w:rFonts w:asciiTheme="minorHAnsi" w:hAnsiTheme="minorHAnsi"/>
              </w:rPr>
              <w:t>Post-conditions</w:t>
            </w:r>
          </w:p>
        </w:tc>
        <w:tc>
          <w:tcPr>
            <w:tcW w:w="7218" w:type="dxa"/>
          </w:tcPr>
          <w:p w14:paraId="6133D36C" w14:textId="77777777" w:rsidR="007B173B"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 xml:space="preserve">The user can no </w:t>
            </w:r>
            <w:r w:rsidR="00E25BEF">
              <w:rPr>
                <w:rFonts w:asciiTheme="minorHAnsi" w:hAnsiTheme="minorHAnsi"/>
              </w:rPr>
              <w:t>longer access the system.</w:t>
            </w:r>
          </w:p>
          <w:p w14:paraId="1C42B7DE" w14:textId="77777777" w:rsidR="007B173B" w:rsidRPr="00BE45FC"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into the system.</w:t>
            </w:r>
          </w:p>
        </w:tc>
      </w:tr>
      <w:tr w:rsidR="007B173B" w:rsidRPr="00AD2C1D" w14:paraId="57B3190F" w14:textId="77777777" w:rsidTr="008C45F7">
        <w:tc>
          <w:tcPr>
            <w:cnfStyle w:val="001000000000" w:firstRow="0" w:lastRow="0" w:firstColumn="1" w:lastColumn="0" w:oddVBand="0" w:evenVBand="0" w:oddHBand="0" w:evenHBand="0" w:firstRowFirstColumn="0" w:firstRowLastColumn="0" w:lastRowFirstColumn="0" w:lastRowLastColumn="0"/>
            <w:tcW w:w="9576" w:type="dxa"/>
            <w:gridSpan w:val="2"/>
          </w:tcPr>
          <w:p w14:paraId="4BF6D76C" w14:textId="77777777" w:rsidR="007B173B" w:rsidRPr="00AD2C1D" w:rsidRDefault="007B173B" w:rsidP="008C45F7">
            <w:pPr>
              <w:rPr>
                <w:rFonts w:asciiTheme="minorHAnsi" w:hAnsiTheme="minorHAnsi"/>
              </w:rPr>
            </w:pPr>
            <w:r w:rsidRPr="00AD2C1D">
              <w:rPr>
                <w:rFonts w:asciiTheme="minorHAnsi" w:hAnsiTheme="minorHAnsi"/>
              </w:rPr>
              <w:t>Course of Events</w:t>
            </w:r>
          </w:p>
        </w:tc>
      </w:tr>
      <w:tr w:rsidR="007B173B" w:rsidRPr="00AD2C1D" w14:paraId="3BB2BA2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CD53197" w14:textId="77777777" w:rsidR="007B173B" w:rsidRPr="00AD2C1D" w:rsidRDefault="007B173B" w:rsidP="008C45F7">
            <w:pPr>
              <w:rPr>
                <w:rFonts w:asciiTheme="minorHAnsi" w:hAnsiTheme="minorHAnsi"/>
              </w:rPr>
            </w:pPr>
            <w:r w:rsidRPr="00AD2C1D">
              <w:rPr>
                <w:rFonts w:asciiTheme="minorHAnsi" w:hAnsiTheme="minorHAnsi"/>
              </w:rPr>
              <w:lastRenderedPageBreak/>
              <w:t>Actor Actions</w:t>
            </w:r>
          </w:p>
        </w:tc>
        <w:tc>
          <w:tcPr>
            <w:tcW w:w="7218" w:type="dxa"/>
          </w:tcPr>
          <w:p w14:paraId="69DC18DD" w14:textId="77777777"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7B173B" w:rsidRPr="00AD2C1D" w14:paraId="7E95A764"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529CBBF7" w14:textId="77777777" w:rsidR="007B173B" w:rsidRPr="00AD2C1D" w:rsidRDefault="007B173B">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the logout action.</w:t>
            </w:r>
          </w:p>
        </w:tc>
        <w:tc>
          <w:tcPr>
            <w:tcW w:w="7218" w:type="dxa"/>
          </w:tcPr>
          <w:p w14:paraId="61E3E359" w14:textId="77777777"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7B173B" w:rsidRPr="00AD2C1D" w14:paraId="1CDFAFF1"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E43B445" w14:textId="77777777" w:rsidR="007B173B" w:rsidRPr="00AD2C1D" w:rsidRDefault="007B173B" w:rsidP="008C45F7">
            <w:pPr>
              <w:rPr>
                <w:rFonts w:asciiTheme="minorHAnsi" w:hAnsiTheme="minorHAnsi"/>
                <w:b w:val="0"/>
                <w:bCs w:val="0"/>
              </w:rPr>
            </w:pPr>
          </w:p>
        </w:tc>
        <w:tc>
          <w:tcPr>
            <w:tcW w:w="7218" w:type="dxa"/>
          </w:tcPr>
          <w:p w14:paraId="1667882C" w14:textId="77777777"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deletes the user’s login credentials from the application session.</w:t>
            </w:r>
          </w:p>
        </w:tc>
      </w:tr>
    </w:tbl>
    <w:p w14:paraId="4C6D6D9E" w14:textId="77777777" w:rsidR="00B55E73" w:rsidRDefault="00B55E73" w:rsidP="007A50E9"/>
    <w:tbl>
      <w:tblPr>
        <w:tblStyle w:val="GridTable4-Accent11"/>
        <w:tblW w:w="0" w:type="auto"/>
        <w:tblLook w:val="04A0" w:firstRow="1" w:lastRow="0" w:firstColumn="1" w:lastColumn="0" w:noHBand="0" w:noVBand="1"/>
      </w:tblPr>
      <w:tblGrid>
        <w:gridCol w:w="2358"/>
        <w:gridCol w:w="7218"/>
      </w:tblGrid>
      <w:tr w:rsidR="00B55E73" w:rsidRPr="00AD2C1D" w14:paraId="3662C1B1" w14:textId="77777777"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D1321AA" w14:textId="77777777" w:rsidR="00B55E73" w:rsidRPr="00AD2C1D" w:rsidRDefault="00B55E73" w:rsidP="008C45F7">
            <w:pPr>
              <w:rPr>
                <w:rFonts w:asciiTheme="minorHAnsi" w:hAnsiTheme="minorHAnsi"/>
              </w:rPr>
            </w:pPr>
            <w:r w:rsidRPr="00AD2C1D">
              <w:rPr>
                <w:rFonts w:asciiTheme="minorHAnsi" w:hAnsiTheme="minorHAnsi"/>
              </w:rPr>
              <w:t>Use Case ID</w:t>
            </w:r>
          </w:p>
        </w:tc>
        <w:tc>
          <w:tcPr>
            <w:tcW w:w="7218" w:type="dxa"/>
          </w:tcPr>
          <w:p w14:paraId="01FF3361" w14:textId="77777777" w:rsidR="00B55E73" w:rsidRPr="00AD2C1D" w:rsidRDefault="00B55E73"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w:t>
            </w:r>
            <w:r w:rsidR="001C722E">
              <w:rPr>
                <w:rFonts w:asciiTheme="minorHAnsi" w:hAnsiTheme="minorHAnsi"/>
              </w:rPr>
              <w:t>07</w:t>
            </w:r>
          </w:p>
        </w:tc>
      </w:tr>
      <w:tr w:rsidR="00B55E73" w:rsidRPr="00AD2C1D" w14:paraId="1D3D0900"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AD78A6" w14:textId="77777777" w:rsidR="00B55E73" w:rsidRPr="00AD2C1D" w:rsidRDefault="00B55E73" w:rsidP="008C45F7">
            <w:pPr>
              <w:rPr>
                <w:rFonts w:asciiTheme="minorHAnsi" w:hAnsiTheme="minorHAnsi"/>
              </w:rPr>
            </w:pPr>
            <w:r w:rsidRPr="00AD2C1D">
              <w:rPr>
                <w:rFonts w:asciiTheme="minorHAnsi" w:hAnsiTheme="minorHAnsi"/>
              </w:rPr>
              <w:t>Use Case Name</w:t>
            </w:r>
          </w:p>
        </w:tc>
        <w:tc>
          <w:tcPr>
            <w:tcW w:w="7218" w:type="dxa"/>
          </w:tcPr>
          <w:p w14:paraId="6AFA3E83" w14:textId="77777777"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Verify Login Credentials</w:t>
            </w:r>
          </w:p>
        </w:tc>
      </w:tr>
      <w:tr w:rsidR="00B55E73" w:rsidRPr="00AD2C1D" w14:paraId="3441D73B"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498EFD92" w14:textId="77777777" w:rsidR="00B55E73" w:rsidRPr="00AD2C1D" w:rsidRDefault="00B55E73" w:rsidP="008C45F7">
            <w:pPr>
              <w:rPr>
                <w:rFonts w:asciiTheme="minorHAnsi" w:hAnsiTheme="minorHAnsi"/>
              </w:rPr>
            </w:pPr>
            <w:r w:rsidRPr="00AD2C1D">
              <w:rPr>
                <w:rFonts w:asciiTheme="minorHAnsi" w:hAnsiTheme="minorHAnsi"/>
              </w:rPr>
              <w:t>Actor(s)</w:t>
            </w:r>
          </w:p>
        </w:tc>
        <w:tc>
          <w:tcPr>
            <w:tcW w:w="7218" w:type="dxa"/>
          </w:tcPr>
          <w:p w14:paraId="0DA2A934" w14:textId="77777777" w:rsidR="00B55E73"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B55E73" w:rsidRPr="00AD2C1D" w14:paraId="0D475B97"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CEAB3C5" w14:textId="77777777" w:rsidR="00B55E73" w:rsidRPr="00AD2C1D" w:rsidRDefault="00B55E73" w:rsidP="008C45F7">
            <w:pPr>
              <w:rPr>
                <w:rFonts w:asciiTheme="minorHAnsi" w:hAnsiTheme="minorHAnsi"/>
              </w:rPr>
            </w:pPr>
            <w:r w:rsidRPr="00AD2C1D">
              <w:rPr>
                <w:rFonts w:asciiTheme="minorHAnsi" w:hAnsiTheme="minorHAnsi"/>
              </w:rPr>
              <w:t>Purpose</w:t>
            </w:r>
          </w:p>
        </w:tc>
        <w:tc>
          <w:tcPr>
            <w:tcW w:w="7218" w:type="dxa"/>
          </w:tcPr>
          <w:p w14:paraId="32FF7564" w14:textId="77777777"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verifying the login credentials of a user.</w:t>
            </w:r>
          </w:p>
        </w:tc>
      </w:tr>
      <w:tr w:rsidR="00B55E73" w:rsidRPr="00AD2C1D" w14:paraId="73B30366"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059176AB" w14:textId="77777777" w:rsidR="00B55E73" w:rsidRPr="00AD2C1D" w:rsidRDefault="00B55E73" w:rsidP="008C45F7">
            <w:pPr>
              <w:rPr>
                <w:rFonts w:asciiTheme="minorHAnsi" w:hAnsiTheme="minorHAnsi"/>
              </w:rPr>
            </w:pPr>
            <w:r w:rsidRPr="00AD2C1D">
              <w:rPr>
                <w:rFonts w:asciiTheme="minorHAnsi" w:hAnsiTheme="minorHAnsi"/>
              </w:rPr>
              <w:t>Overview</w:t>
            </w:r>
          </w:p>
        </w:tc>
        <w:tc>
          <w:tcPr>
            <w:tcW w:w="7218" w:type="dxa"/>
          </w:tcPr>
          <w:p w14:paraId="3882242F" w14:textId="77777777" w:rsidR="00B55E73" w:rsidRPr="00AD2C1D" w:rsidRDefault="00B55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username and password entered by the user must be validated prior to granting the user a successful login into the system</w:t>
            </w:r>
            <w:r w:rsidR="00E25BEF">
              <w:rPr>
                <w:rFonts w:asciiTheme="minorHAnsi" w:hAnsiTheme="minorHAnsi"/>
              </w:rPr>
              <w:t>.</w:t>
            </w:r>
          </w:p>
        </w:tc>
      </w:tr>
      <w:tr w:rsidR="00B55E73" w:rsidRPr="00AD2C1D" w14:paraId="59C2844C"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5966893" w14:textId="77777777" w:rsidR="00B55E73" w:rsidRPr="00AD2C1D" w:rsidRDefault="00B55E73" w:rsidP="008C45F7">
            <w:pPr>
              <w:rPr>
                <w:rFonts w:asciiTheme="minorHAnsi" w:hAnsiTheme="minorHAnsi"/>
              </w:rPr>
            </w:pPr>
            <w:r w:rsidRPr="00AD2C1D">
              <w:rPr>
                <w:rFonts w:asciiTheme="minorHAnsi" w:hAnsiTheme="minorHAnsi"/>
              </w:rPr>
              <w:t>Cross-References</w:t>
            </w:r>
          </w:p>
        </w:tc>
        <w:tc>
          <w:tcPr>
            <w:tcW w:w="7218" w:type="dxa"/>
          </w:tcPr>
          <w:p w14:paraId="6636A771" w14:textId="77777777"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B55E73" w:rsidRPr="00AD2C1D" w14:paraId="1ECDE5A7"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165A472E" w14:textId="77777777" w:rsidR="00B55E73" w:rsidRPr="00AD2C1D" w:rsidRDefault="00B55E73" w:rsidP="008C45F7">
            <w:pPr>
              <w:rPr>
                <w:rFonts w:asciiTheme="minorHAnsi" w:hAnsiTheme="minorHAnsi"/>
              </w:rPr>
            </w:pPr>
            <w:r w:rsidRPr="00AD2C1D">
              <w:rPr>
                <w:rFonts w:asciiTheme="minorHAnsi" w:hAnsiTheme="minorHAnsi"/>
              </w:rPr>
              <w:t>Pre-conditions</w:t>
            </w:r>
          </w:p>
        </w:tc>
        <w:tc>
          <w:tcPr>
            <w:tcW w:w="7218" w:type="dxa"/>
          </w:tcPr>
          <w:p w14:paraId="206974F2" w14:textId="77777777" w:rsidR="00B55E73"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14:paraId="08B83B76" w14:textId="77777777" w:rsidR="00B55E73" w:rsidRPr="00AD2C1D" w:rsidRDefault="00E25BEF">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tc>
      </w:tr>
      <w:tr w:rsidR="00B55E73" w:rsidRPr="00AD2C1D" w14:paraId="30DA9C8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BEFEB98" w14:textId="77777777" w:rsidR="00B55E73" w:rsidRPr="00AD2C1D" w:rsidRDefault="00B55E73" w:rsidP="008C45F7">
            <w:pPr>
              <w:rPr>
                <w:rFonts w:asciiTheme="minorHAnsi" w:hAnsiTheme="minorHAnsi"/>
              </w:rPr>
            </w:pPr>
            <w:r w:rsidRPr="00AD2C1D">
              <w:rPr>
                <w:rFonts w:asciiTheme="minorHAnsi" w:hAnsiTheme="minorHAnsi"/>
              </w:rPr>
              <w:t>Post-conditions</w:t>
            </w:r>
          </w:p>
        </w:tc>
        <w:tc>
          <w:tcPr>
            <w:tcW w:w="7218" w:type="dxa"/>
          </w:tcPr>
          <w:p w14:paraId="1E2DFB57" w14:textId="77777777" w:rsidR="00B55E73" w:rsidRDefault="00B55E73" w:rsidP="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The user has been logged into the system.</w:t>
            </w:r>
          </w:p>
          <w:p w14:paraId="650FF944" w14:textId="77777777" w:rsidR="00B55E73" w:rsidRPr="00BE45FC"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out of the system and an error message is present to the user informing that there was an invalid username or password entered.</w:t>
            </w:r>
          </w:p>
        </w:tc>
      </w:tr>
      <w:tr w:rsidR="00B55E73" w:rsidRPr="00AD2C1D" w14:paraId="15B363B3" w14:textId="77777777" w:rsidTr="008C45F7">
        <w:tc>
          <w:tcPr>
            <w:cnfStyle w:val="001000000000" w:firstRow="0" w:lastRow="0" w:firstColumn="1" w:lastColumn="0" w:oddVBand="0" w:evenVBand="0" w:oddHBand="0" w:evenHBand="0" w:firstRowFirstColumn="0" w:firstRowLastColumn="0" w:lastRowFirstColumn="0" w:lastRowLastColumn="0"/>
            <w:tcW w:w="9576" w:type="dxa"/>
            <w:gridSpan w:val="2"/>
          </w:tcPr>
          <w:p w14:paraId="4DB4371E" w14:textId="77777777" w:rsidR="00B55E73" w:rsidRPr="00AD2C1D" w:rsidRDefault="00B55E73" w:rsidP="008C45F7">
            <w:pPr>
              <w:rPr>
                <w:rFonts w:asciiTheme="minorHAnsi" w:hAnsiTheme="minorHAnsi"/>
              </w:rPr>
            </w:pPr>
            <w:r w:rsidRPr="00AD2C1D">
              <w:rPr>
                <w:rFonts w:asciiTheme="minorHAnsi" w:hAnsiTheme="minorHAnsi"/>
              </w:rPr>
              <w:t>Course of Events</w:t>
            </w:r>
          </w:p>
        </w:tc>
      </w:tr>
      <w:tr w:rsidR="00B55E73" w:rsidRPr="00AD2C1D" w14:paraId="7B5F417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E048FCA" w14:textId="77777777" w:rsidR="00B55E73" w:rsidRPr="00AD2C1D" w:rsidRDefault="00B55E73" w:rsidP="008C45F7">
            <w:pPr>
              <w:rPr>
                <w:rFonts w:asciiTheme="minorHAnsi" w:hAnsiTheme="minorHAnsi"/>
              </w:rPr>
            </w:pPr>
            <w:r w:rsidRPr="00AD2C1D">
              <w:rPr>
                <w:rFonts w:asciiTheme="minorHAnsi" w:hAnsiTheme="minorHAnsi"/>
              </w:rPr>
              <w:t>Actor Actions</w:t>
            </w:r>
          </w:p>
        </w:tc>
        <w:tc>
          <w:tcPr>
            <w:tcW w:w="7218" w:type="dxa"/>
          </w:tcPr>
          <w:p w14:paraId="300CEFFB" w14:textId="77777777"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B55E73" w:rsidRPr="00AD2C1D" w14:paraId="03D4A69B"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105FE899" w14:textId="77777777" w:rsidR="00B55E73" w:rsidRPr="00AD2C1D" w:rsidRDefault="00B55E7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enters username and password into the login modal dialog.</w:t>
            </w:r>
          </w:p>
        </w:tc>
        <w:tc>
          <w:tcPr>
            <w:tcW w:w="7218" w:type="dxa"/>
          </w:tcPr>
          <w:p w14:paraId="4A6AF20D" w14:textId="77777777" w:rsidR="00B55E73" w:rsidRPr="00AD2C1D"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55E73" w:rsidRPr="00AD2C1D" w14:paraId="1226913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0083F89" w14:textId="77777777" w:rsidR="00B55E73" w:rsidRPr="00AD2C1D" w:rsidRDefault="00B55E73" w:rsidP="008C45F7">
            <w:pPr>
              <w:rPr>
                <w:rFonts w:asciiTheme="minorHAnsi" w:hAnsiTheme="minorHAnsi"/>
                <w:b w:val="0"/>
                <w:bCs w:val="0"/>
              </w:rPr>
            </w:pPr>
          </w:p>
        </w:tc>
        <w:tc>
          <w:tcPr>
            <w:tcW w:w="7218" w:type="dxa"/>
          </w:tcPr>
          <w:p w14:paraId="277A193A" w14:textId="77777777"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queries the account table in database to authenticate the user.</w:t>
            </w:r>
          </w:p>
        </w:tc>
      </w:tr>
    </w:tbl>
    <w:p w14:paraId="6C9E18A9" w14:textId="77777777" w:rsidR="00FA0A59" w:rsidRDefault="00FA0A59" w:rsidP="007A50E9"/>
    <w:tbl>
      <w:tblPr>
        <w:tblStyle w:val="GridTable4-Accent11"/>
        <w:tblW w:w="0" w:type="auto"/>
        <w:tblLook w:val="04A0" w:firstRow="1" w:lastRow="0" w:firstColumn="1" w:lastColumn="0" w:noHBand="0" w:noVBand="1"/>
      </w:tblPr>
      <w:tblGrid>
        <w:gridCol w:w="2358"/>
        <w:gridCol w:w="7218"/>
      </w:tblGrid>
      <w:tr w:rsidR="00C75B5B" w:rsidRPr="00AD2C1D" w14:paraId="32B19678"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8250D40" w14:textId="77777777" w:rsidR="00C75B5B" w:rsidRPr="00AD2C1D" w:rsidRDefault="00C75B5B" w:rsidP="002729C6">
            <w:pPr>
              <w:rPr>
                <w:rFonts w:asciiTheme="minorHAnsi" w:hAnsiTheme="minorHAnsi"/>
              </w:rPr>
            </w:pPr>
            <w:r w:rsidRPr="00AD2C1D">
              <w:rPr>
                <w:rFonts w:asciiTheme="minorHAnsi" w:hAnsiTheme="minorHAnsi"/>
              </w:rPr>
              <w:t>Use Case ID</w:t>
            </w:r>
          </w:p>
        </w:tc>
        <w:tc>
          <w:tcPr>
            <w:tcW w:w="7218" w:type="dxa"/>
          </w:tcPr>
          <w:p w14:paraId="1079FB7D" w14:textId="77777777" w:rsidR="00C75B5B" w:rsidRPr="00AD2C1D" w:rsidRDefault="00C75B5B"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UC_008</w:t>
            </w:r>
          </w:p>
        </w:tc>
      </w:tr>
      <w:tr w:rsidR="00C75B5B" w:rsidRPr="00AD2C1D" w14:paraId="1694A4F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E64BF0" w14:textId="77777777" w:rsidR="00C75B5B" w:rsidRPr="00AD2C1D" w:rsidRDefault="00C75B5B" w:rsidP="002729C6">
            <w:pPr>
              <w:rPr>
                <w:rFonts w:asciiTheme="minorHAnsi" w:hAnsiTheme="minorHAnsi"/>
              </w:rPr>
            </w:pPr>
            <w:r w:rsidRPr="00AD2C1D">
              <w:rPr>
                <w:rFonts w:asciiTheme="minorHAnsi" w:hAnsiTheme="minorHAnsi"/>
              </w:rPr>
              <w:t>Use Case Name</w:t>
            </w:r>
          </w:p>
        </w:tc>
        <w:tc>
          <w:tcPr>
            <w:tcW w:w="7218" w:type="dxa"/>
          </w:tcPr>
          <w:p w14:paraId="5AFC27ED" w14:textId="77777777"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Account</w:t>
            </w:r>
          </w:p>
        </w:tc>
      </w:tr>
      <w:tr w:rsidR="00C75B5B" w:rsidRPr="00AD2C1D" w14:paraId="415C941F"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F89407D" w14:textId="77777777" w:rsidR="00C75B5B" w:rsidRPr="00AD2C1D" w:rsidRDefault="00C75B5B" w:rsidP="002729C6">
            <w:pPr>
              <w:rPr>
                <w:rFonts w:asciiTheme="minorHAnsi" w:hAnsiTheme="minorHAnsi"/>
              </w:rPr>
            </w:pPr>
            <w:r w:rsidRPr="00AD2C1D">
              <w:rPr>
                <w:rFonts w:asciiTheme="minorHAnsi" w:hAnsiTheme="minorHAnsi"/>
              </w:rPr>
              <w:t>Actor(s)</w:t>
            </w:r>
          </w:p>
        </w:tc>
        <w:tc>
          <w:tcPr>
            <w:tcW w:w="7218" w:type="dxa"/>
          </w:tcPr>
          <w:p w14:paraId="2F7BF46C" w14:textId="77777777"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C75B5B" w:rsidRPr="00AD2C1D" w14:paraId="4498217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7AB4EA4" w14:textId="77777777" w:rsidR="00C75B5B" w:rsidRPr="00AD2C1D" w:rsidRDefault="00C75B5B" w:rsidP="002729C6">
            <w:pPr>
              <w:rPr>
                <w:rFonts w:asciiTheme="minorHAnsi" w:hAnsiTheme="minorHAnsi"/>
              </w:rPr>
            </w:pPr>
            <w:r w:rsidRPr="00AD2C1D">
              <w:rPr>
                <w:rFonts w:asciiTheme="minorHAnsi" w:hAnsiTheme="minorHAnsi"/>
              </w:rPr>
              <w:t>Purpose</w:t>
            </w:r>
          </w:p>
        </w:tc>
        <w:tc>
          <w:tcPr>
            <w:tcW w:w="7218" w:type="dxa"/>
          </w:tcPr>
          <w:p w14:paraId="21F4BA34" w14:textId="77777777" w:rsidR="00C75B5B" w:rsidRPr="00AD2C1D"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account in the system</w:t>
            </w:r>
          </w:p>
        </w:tc>
      </w:tr>
      <w:tr w:rsidR="00C75B5B" w:rsidRPr="00AD2C1D" w14:paraId="4F606BAB"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1B481A56" w14:textId="77777777" w:rsidR="00C75B5B" w:rsidRPr="00AD2C1D" w:rsidRDefault="00C75B5B" w:rsidP="002729C6">
            <w:pPr>
              <w:rPr>
                <w:rFonts w:asciiTheme="minorHAnsi" w:hAnsiTheme="minorHAnsi"/>
              </w:rPr>
            </w:pPr>
            <w:r w:rsidRPr="00AD2C1D">
              <w:rPr>
                <w:rFonts w:asciiTheme="minorHAnsi" w:hAnsiTheme="minorHAnsi"/>
              </w:rPr>
              <w:t>Overview</w:t>
            </w:r>
          </w:p>
        </w:tc>
        <w:tc>
          <w:tcPr>
            <w:tcW w:w="7218" w:type="dxa"/>
          </w:tcPr>
          <w:p w14:paraId="38271BC0" w14:textId="77777777" w:rsidR="00C75B5B" w:rsidRPr="00AD2C1D" w:rsidRDefault="00C75B5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user wishing to use the system must register a new account using the web application account creation tools.</w:t>
            </w:r>
          </w:p>
        </w:tc>
      </w:tr>
      <w:tr w:rsidR="00C75B5B" w:rsidRPr="00AD2C1D" w14:paraId="734A24A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10F4D92" w14:textId="77777777" w:rsidR="00C75B5B" w:rsidRPr="00AD2C1D" w:rsidRDefault="00C75B5B" w:rsidP="002729C6">
            <w:pPr>
              <w:rPr>
                <w:rFonts w:asciiTheme="minorHAnsi" w:hAnsiTheme="minorHAnsi"/>
              </w:rPr>
            </w:pPr>
            <w:r w:rsidRPr="00AD2C1D">
              <w:rPr>
                <w:rFonts w:asciiTheme="minorHAnsi" w:hAnsiTheme="minorHAnsi"/>
              </w:rPr>
              <w:t>Cross-References</w:t>
            </w:r>
          </w:p>
        </w:tc>
        <w:tc>
          <w:tcPr>
            <w:tcW w:w="7218" w:type="dxa"/>
          </w:tcPr>
          <w:p w14:paraId="031FBAB3" w14:textId="77777777"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C75B5B" w:rsidRPr="00AD2C1D" w14:paraId="56D0C6FC"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7E6C8995" w14:textId="77777777" w:rsidR="00C75B5B" w:rsidRPr="00AD2C1D" w:rsidRDefault="00C75B5B" w:rsidP="002729C6">
            <w:pPr>
              <w:rPr>
                <w:rFonts w:asciiTheme="minorHAnsi" w:hAnsiTheme="minorHAnsi"/>
              </w:rPr>
            </w:pPr>
            <w:r w:rsidRPr="00AD2C1D">
              <w:rPr>
                <w:rFonts w:asciiTheme="minorHAnsi" w:hAnsiTheme="minorHAnsi"/>
              </w:rPr>
              <w:t>Pre-conditions</w:t>
            </w:r>
          </w:p>
        </w:tc>
        <w:tc>
          <w:tcPr>
            <w:tcW w:w="7218" w:type="dxa"/>
          </w:tcPr>
          <w:p w14:paraId="24E72087" w14:textId="77777777" w:rsidR="00C75B5B"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51D79736" w14:textId="77777777"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tc>
      </w:tr>
      <w:tr w:rsidR="00C75B5B" w:rsidRPr="00AD2C1D" w14:paraId="6050E34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26E9F9E" w14:textId="77777777" w:rsidR="00C75B5B" w:rsidRPr="00AD2C1D" w:rsidRDefault="00C75B5B" w:rsidP="002729C6">
            <w:pPr>
              <w:rPr>
                <w:rFonts w:asciiTheme="minorHAnsi" w:hAnsiTheme="minorHAnsi"/>
              </w:rPr>
            </w:pPr>
            <w:r w:rsidRPr="00AD2C1D">
              <w:rPr>
                <w:rFonts w:asciiTheme="minorHAnsi" w:hAnsiTheme="minorHAnsi"/>
              </w:rPr>
              <w:t>Post-conditions</w:t>
            </w:r>
          </w:p>
        </w:tc>
        <w:tc>
          <w:tcPr>
            <w:tcW w:w="7218" w:type="dxa"/>
          </w:tcPr>
          <w:p w14:paraId="08EE43B9" w14:textId="77777777" w:rsidR="00C75B5B"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New user account has been created</w:t>
            </w:r>
            <w:r w:rsidR="00F703E3">
              <w:rPr>
                <w:rFonts w:asciiTheme="minorHAnsi" w:hAnsiTheme="minorHAnsi"/>
              </w:rPr>
              <w:t xml:space="preserve"> and is pending approval</w:t>
            </w:r>
            <w:r>
              <w:rPr>
                <w:rFonts w:asciiTheme="minorHAnsi" w:hAnsiTheme="minorHAnsi"/>
              </w:rPr>
              <w:t>.</w:t>
            </w:r>
          </w:p>
          <w:p w14:paraId="37A8C316" w14:textId="77777777" w:rsidR="00C75B5B" w:rsidRPr="00BE45FC"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new account is created and an error message is displayed to the user.</w:t>
            </w:r>
          </w:p>
        </w:tc>
      </w:tr>
      <w:tr w:rsidR="00C75B5B" w:rsidRPr="00AD2C1D" w14:paraId="28344466"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1A2C1527" w14:textId="77777777" w:rsidR="00C75B5B" w:rsidRPr="00AD2C1D" w:rsidRDefault="00C75B5B" w:rsidP="002729C6">
            <w:pPr>
              <w:rPr>
                <w:rFonts w:asciiTheme="minorHAnsi" w:hAnsiTheme="minorHAnsi"/>
              </w:rPr>
            </w:pPr>
            <w:r w:rsidRPr="00AD2C1D">
              <w:rPr>
                <w:rFonts w:asciiTheme="minorHAnsi" w:hAnsiTheme="minorHAnsi"/>
              </w:rPr>
              <w:t>Course of Events</w:t>
            </w:r>
          </w:p>
        </w:tc>
      </w:tr>
      <w:tr w:rsidR="00C75B5B" w:rsidRPr="00AD2C1D" w14:paraId="7F91533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830BE9D" w14:textId="77777777" w:rsidR="00C75B5B" w:rsidRPr="00AD2C1D" w:rsidRDefault="00C75B5B" w:rsidP="002729C6">
            <w:pPr>
              <w:rPr>
                <w:rFonts w:asciiTheme="minorHAnsi" w:hAnsiTheme="minorHAnsi"/>
              </w:rPr>
            </w:pPr>
            <w:r w:rsidRPr="00AD2C1D">
              <w:rPr>
                <w:rFonts w:asciiTheme="minorHAnsi" w:hAnsiTheme="minorHAnsi"/>
              </w:rPr>
              <w:t>Actor Actions</w:t>
            </w:r>
          </w:p>
        </w:tc>
        <w:tc>
          <w:tcPr>
            <w:tcW w:w="7218" w:type="dxa"/>
          </w:tcPr>
          <w:p w14:paraId="010D8AC5" w14:textId="77777777"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C75B5B" w:rsidRPr="00AD2C1D" w14:paraId="1BEFB1D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533941F" w14:textId="77777777" w:rsidR="00C75B5B" w:rsidRPr="00AD2C1D" w:rsidRDefault="00C75B5B">
            <w:pPr>
              <w:rPr>
                <w:rFonts w:asciiTheme="minorHAnsi" w:hAnsiTheme="minorHAnsi"/>
                <w:b w:val="0"/>
              </w:rPr>
            </w:pPr>
            <w:r w:rsidRPr="00AD2C1D">
              <w:rPr>
                <w:rFonts w:asciiTheme="minorHAnsi" w:hAnsiTheme="minorHAnsi"/>
                <w:b w:val="0"/>
                <w:bCs w:val="0"/>
              </w:rPr>
              <w:lastRenderedPageBreak/>
              <w:t>1.</w:t>
            </w:r>
            <w:r w:rsidRPr="00AD2C1D">
              <w:rPr>
                <w:rFonts w:asciiTheme="minorHAnsi" w:hAnsiTheme="minorHAnsi"/>
                <w:b w:val="0"/>
              </w:rPr>
              <w:t xml:space="preserve"> </w:t>
            </w:r>
            <w:r>
              <w:rPr>
                <w:rFonts w:asciiTheme="minorHAnsi" w:hAnsiTheme="minorHAnsi"/>
                <w:b w:val="0"/>
              </w:rPr>
              <w:t>User selects link from login screen to register a new user.</w:t>
            </w:r>
          </w:p>
        </w:tc>
        <w:tc>
          <w:tcPr>
            <w:tcW w:w="7218" w:type="dxa"/>
          </w:tcPr>
          <w:p w14:paraId="26C62E6C" w14:textId="77777777"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14:paraId="48085B15"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854477" w14:textId="77777777" w:rsidR="00C75B5B" w:rsidRPr="00AD2C1D" w:rsidRDefault="00C75B5B" w:rsidP="002729C6">
            <w:pPr>
              <w:rPr>
                <w:rFonts w:asciiTheme="minorHAnsi" w:hAnsiTheme="minorHAnsi"/>
                <w:b w:val="0"/>
                <w:bCs w:val="0"/>
              </w:rPr>
            </w:pPr>
          </w:p>
        </w:tc>
        <w:tc>
          <w:tcPr>
            <w:tcW w:w="7218" w:type="dxa"/>
          </w:tcPr>
          <w:p w14:paraId="74A06324" w14:textId="77777777" w:rsidR="00C75B5B" w:rsidRPr="00AD2C1D"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loads the account creation page for the user.</w:t>
            </w:r>
          </w:p>
        </w:tc>
      </w:tr>
      <w:tr w:rsidR="00C75B5B" w:rsidRPr="00AD2C1D" w14:paraId="6F48AFA6"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39B09FA" w14:textId="77777777" w:rsidR="00C75B5B" w:rsidRPr="00AD2C1D" w:rsidRDefault="00C75B5B">
            <w:pPr>
              <w:rPr>
                <w:rFonts w:asciiTheme="minorHAnsi" w:hAnsiTheme="minorHAnsi"/>
                <w:b w:val="0"/>
                <w:bCs w:val="0"/>
              </w:rPr>
            </w:pPr>
            <w:r w:rsidRPr="00C75B5B">
              <w:rPr>
                <w:rFonts w:asciiTheme="minorHAnsi" w:hAnsiTheme="minorHAnsi"/>
              </w:rPr>
              <w:t>3.</w:t>
            </w:r>
            <w:r>
              <w:rPr>
                <w:rFonts w:asciiTheme="minorHAnsi" w:hAnsiTheme="minorHAnsi"/>
                <w:b w:val="0"/>
                <w:bCs w:val="0"/>
              </w:rPr>
              <w:t xml:space="preserve">  User enters all information required.</w:t>
            </w:r>
          </w:p>
        </w:tc>
        <w:tc>
          <w:tcPr>
            <w:tcW w:w="7218" w:type="dxa"/>
          </w:tcPr>
          <w:p w14:paraId="6DDA6B06" w14:textId="77777777" w:rsidR="00C75B5B" w:rsidRDefault="00C75B5B" w:rsidP="00C75B5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14:paraId="566A1579"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28777DA" w14:textId="77777777" w:rsidR="00C75B5B" w:rsidRDefault="00C75B5B" w:rsidP="002729C6">
            <w:pPr>
              <w:rPr>
                <w:rFonts w:asciiTheme="minorHAnsi" w:hAnsiTheme="minorHAnsi"/>
                <w:b w:val="0"/>
                <w:bCs w:val="0"/>
              </w:rPr>
            </w:pPr>
          </w:p>
        </w:tc>
        <w:tc>
          <w:tcPr>
            <w:tcW w:w="7218" w:type="dxa"/>
          </w:tcPr>
          <w:p w14:paraId="320DCC79" w14:textId="77777777" w:rsidR="00C75B5B" w:rsidRPr="00E33B6A" w:rsidRDefault="00C75B5B" w:rsidP="00E33B6A">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The system creates and account and sends an approval notification to the system administrators to approve the new account. </w:t>
            </w:r>
          </w:p>
        </w:tc>
      </w:tr>
    </w:tbl>
    <w:p w14:paraId="3EC6A2CA" w14:textId="77777777" w:rsidR="00C75B5B" w:rsidRDefault="00C75B5B" w:rsidP="007A50E9"/>
    <w:tbl>
      <w:tblPr>
        <w:tblStyle w:val="GridTable4-Accent11"/>
        <w:tblW w:w="0" w:type="auto"/>
        <w:tblLook w:val="04A0" w:firstRow="1" w:lastRow="0" w:firstColumn="1" w:lastColumn="0" w:noHBand="0" w:noVBand="1"/>
      </w:tblPr>
      <w:tblGrid>
        <w:gridCol w:w="2358"/>
        <w:gridCol w:w="7218"/>
      </w:tblGrid>
      <w:tr w:rsidR="00F703E3" w:rsidRPr="00AD2C1D" w14:paraId="0E8ABBCF"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560056F" w14:textId="77777777" w:rsidR="00F703E3" w:rsidRPr="00AD2C1D" w:rsidRDefault="00F703E3" w:rsidP="002729C6">
            <w:pPr>
              <w:rPr>
                <w:rFonts w:asciiTheme="minorHAnsi" w:hAnsiTheme="minorHAnsi"/>
              </w:rPr>
            </w:pPr>
            <w:r w:rsidRPr="00AD2C1D">
              <w:rPr>
                <w:rFonts w:asciiTheme="minorHAnsi" w:hAnsiTheme="minorHAnsi"/>
              </w:rPr>
              <w:t>Use Case ID</w:t>
            </w:r>
          </w:p>
        </w:tc>
        <w:tc>
          <w:tcPr>
            <w:tcW w:w="7218" w:type="dxa"/>
          </w:tcPr>
          <w:p w14:paraId="2FBD5C4D" w14:textId="77777777" w:rsidR="00F703E3" w:rsidRPr="00AD2C1D" w:rsidRDefault="00F703E3"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UC_009</w:t>
            </w:r>
          </w:p>
        </w:tc>
      </w:tr>
      <w:tr w:rsidR="00F703E3" w:rsidRPr="00AD2C1D" w14:paraId="291624AD"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53B2C3" w14:textId="77777777" w:rsidR="00F703E3" w:rsidRPr="00AD2C1D" w:rsidRDefault="00F703E3" w:rsidP="002729C6">
            <w:pPr>
              <w:rPr>
                <w:rFonts w:asciiTheme="minorHAnsi" w:hAnsiTheme="minorHAnsi"/>
              </w:rPr>
            </w:pPr>
            <w:r w:rsidRPr="00AD2C1D">
              <w:rPr>
                <w:rFonts w:asciiTheme="minorHAnsi" w:hAnsiTheme="minorHAnsi"/>
              </w:rPr>
              <w:t>Use Case Name</w:t>
            </w:r>
          </w:p>
        </w:tc>
        <w:tc>
          <w:tcPr>
            <w:tcW w:w="7218" w:type="dxa"/>
          </w:tcPr>
          <w:p w14:paraId="54FDD661"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Edit Account</w:t>
            </w:r>
          </w:p>
        </w:tc>
      </w:tr>
      <w:tr w:rsidR="00F703E3" w:rsidRPr="00AD2C1D" w14:paraId="3F3E8AB9"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189C7BB" w14:textId="77777777" w:rsidR="00F703E3" w:rsidRPr="00AD2C1D" w:rsidRDefault="00F703E3" w:rsidP="002729C6">
            <w:pPr>
              <w:rPr>
                <w:rFonts w:asciiTheme="minorHAnsi" w:hAnsiTheme="minorHAnsi"/>
              </w:rPr>
            </w:pPr>
            <w:r w:rsidRPr="00AD2C1D">
              <w:rPr>
                <w:rFonts w:asciiTheme="minorHAnsi" w:hAnsiTheme="minorHAnsi"/>
              </w:rPr>
              <w:t>Actor(s)</w:t>
            </w:r>
          </w:p>
        </w:tc>
        <w:tc>
          <w:tcPr>
            <w:tcW w:w="7218" w:type="dxa"/>
          </w:tcPr>
          <w:p w14:paraId="2DC02455" w14:textId="77777777" w:rsidR="00F703E3" w:rsidRPr="00AD2C1D"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F703E3" w:rsidRPr="00AD2C1D" w14:paraId="5D248A9C"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D5CBDBC" w14:textId="77777777" w:rsidR="00F703E3" w:rsidRPr="00AD2C1D" w:rsidRDefault="00F703E3" w:rsidP="002729C6">
            <w:pPr>
              <w:rPr>
                <w:rFonts w:asciiTheme="minorHAnsi" w:hAnsiTheme="minorHAnsi"/>
              </w:rPr>
            </w:pPr>
            <w:r w:rsidRPr="00AD2C1D">
              <w:rPr>
                <w:rFonts w:asciiTheme="minorHAnsi" w:hAnsiTheme="minorHAnsi"/>
              </w:rPr>
              <w:t>Purpose</w:t>
            </w:r>
          </w:p>
        </w:tc>
        <w:tc>
          <w:tcPr>
            <w:tcW w:w="7218" w:type="dxa"/>
          </w:tcPr>
          <w:p w14:paraId="49E7D007" w14:textId="77777777" w:rsidR="00F703E3" w:rsidRPr="00AD2C1D" w:rsidRDefault="00F703E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editing an existing account in the system</w:t>
            </w:r>
          </w:p>
        </w:tc>
      </w:tr>
      <w:tr w:rsidR="00F703E3" w:rsidRPr="00AD2C1D" w14:paraId="49A2B243"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DE67C5B" w14:textId="77777777" w:rsidR="00F703E3" w:rsidRPr="00AD2C1D" w:rsidRDefault="00F703E3" w:rsidP="002729C6">
            <w:pPr>
              <w:rPr>
                <w:rFonts w:asciiTheme="minorHAnsi" w:hAnsiTheme="minorHAnsi"/>
              </w:rPr>
            </w:pPr>
            <w:r w:rsidRPr="00AD2C1D">
              <w:rPr>
                <w:rFonts w:asciiTheme="minorHAnsi" w:hAnsiTheme="minorHAnsi"/>
              </w:rPr>
              <w:t>Overview</w:t>
            </w:r>
          </w:p>
        </w:tc>
        <w:tc>
          <w:tcPr>
            <w:tcW w:w="7218" w:type="dxa"/>
          </w:tcPr>
          <w:p w14:paraId="6E3D884C" w14:textId="77777777" w:rsidR="00F703E3" w:rsidRPr="00AD2C1D" w:rsidRDefault="00064BE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the user needs to edit any of their account information the system will allow the user to do so from the account management view.</w:t>
            </w:r>
          </w:p>
        </w:tc>
      </w:tr>
      <w:tr w:rsidR="00F703E3" w:rsidRPr="00AD2C1D" w14:paraId="29EBB54E"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19D887D" w14:textId="77777777" w:rsidR="00F703E3" w:rsidRPr="00AD2C1D" w:rsidRDefault="00F703E3" w:rsidP="002729C6">
            <w:pPr>
              <w:rPr>
                <w:rFonts w:asciiTheme="minorHAnsi" w:hAnsiTheme="minorHAnsi"/>
              </w:rPr>
            </w:pPr>
            <w:r w:rsidRPr="00AD2C1D">
              <w:rPr>
                <w:rFonts w:asciiTheme="minorHAnsi" w:hAnsiTheme="minorHAnsi"/>
              </w:rPr>
              <w:t>Cross-References</w:t>
            </w:r>
          </w:p>
        </w:tc>
        <w:tc>
          <w:tcPr>
            <w:tcW w:w="7218" w:type="dxa"/>
          </w:tcPr>
          <w:p w14:paraId="1389D637"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703E3" w:rsidRPr="00AD2C1D" w14:paraId="517923F6"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2972E97" w14:textId="77777777" w:rsidR="00F703E3" w:rsidRPr="00AD2C1D" w:rsidRDefault="00F703E3" w:rsidP="002729C6">
            <w:pPr>
              <w:rPr>
                <w:rFonts w:asciiTheme="minorHAnsi" w:hAnsiTheme="minorHAnsi"/>
              </w:rPr>
            </w:pPr>
            <w:r w:rsidRPr="00AD2C1D">
              <w:rPr>
                <w:rFonts w:asciiTheme="minorHAnsi" w:hAnsiTheme="minorHAnsi"/>
              </w:rPr>
              <w:t>Pre-conditions</w:t>
            </w:r>
          </w:p>
        </w:tc>
        <w:tc>
          <w:tcPr>
            <w:tcW w:w="7218" w:type="dxa"/>
          </w:tcPr>
          <w:p w14:paraId="0CE3305C" w14:textId="77777777" w:rsidR="00F703E3"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02C2FEF6" w14:textId="77777777" w:rsidR="00F703E3"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0DBBC610" w14:textId="77777777" w:rsidR="00064BEB"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p w14:paraId="77AA0B1C" w14:textId="77777777" w:rsidR="00064BEB" w:rsidRPr="00AD2C1D"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navigate to the account management page.</w:t>
            </w:r>
          </w:p>
        </w:tc>
      </w:tr>
      <w:tr w:rsidR="00F703E3" w:rsidRPr="00AD2C1D" w14:paraId="20ACA70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F6578B3" w14:textId="77777777" w:rsidR="00F703E3" w:rsidRPr="00AD2C1D" w:rsidRDefault="00F703E3" w:rsidP="002729C6">
            <w:pPr>
              <w:rPr>
                <w:rFonts w:asciiTheme="minorHAnsi" w:hAnsiTheme="minorHAnsi"/>
              </w:rPr>
            </w:pPr>
            <w:r w:rsidRPr="00AD2C1D">
              <w:rPr>
                <w:rFonts w:asciiTheme="minorHAnsi" w:hAnsiTheme="minorHAnsi"/>
              </w:rPr>
              <w:t>Post-conditions</w:t>
            </w:r>
          </w:p>
        </w:tc>
        <w:tc>
          <w:tcPr>
            <w:tcW w:w="7218" w:type="dxa"/>
          </w:tcPr>
          <w:p w14:paraId="62D426D1" w14:textId="77777777" w:rsidR="00F703E3"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064BEB">
              <w:rPr>
                <w:rFonts w:asciiTheme="minorHAnsi" w:hAnsiTheme="minorHAnsi"/>
              </w:rPr>
              <w:t>User account information has been updated.</w:t>
            </w:r>
          </w:p>
          <w:p w14:paraId="7FE21E2D" w14:textId="77777777" w:rsidR="00F703E3" w:rsidRPr="00BE45FC" w:rsidRDefault="00F703E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064BEB">
              <w:rPr>
                <w:rFonts w:asciiTheme="minorHAnsi" w:hAnsiTheme="minorHAnsi"/>
              </w:rPr>
              <w:t>User account remains the same.</w:t>
            </w:r>
          </w:p>
        </w:tc>
      </w:tr>
      <w:tr w:rsidR="00F703E3" w:rsidRPr="00AD2C1D" w14:paraId="30247EF9"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1A9062A1" w14:textId="77777777" w:rsidR="00F703E3" w:rsidRPr="00AD2C1D" w:rsidRDefault="00F703E3" w:rsidP="002729C6">
            <w:pPr>
              <w:rPr>
                <w:rFonts w:asciiTheme="minorHAnsi" w:hAnsiTheme="minorHAnsi"/>
              </w:rPr>
            </w:pPr>
            <w:r w:rsidRPr="00AD2C1D">
              <w:rPr>
                <w:rFonts w:asciiTheme="minorHAnsi" w:hAnsiTheme="minorHAnsi"/>
              </w:rPr>
              <w:t>Course of Events</w:t>
            </w:r>
          </w:p>
        </w:tc>
      </w:tr>
      <w:tr w:rsidR="00F703E3" w:rsidRPr="00AD2C1D" w14:paraId="600C7774"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327F10D" w14:textId="77777777" w:rsidR="00F703E3" w:rsidRPr="00AD2C1D" w:rsidRDefault="00F703E3" w:rsidP="002729C6">
            <w:pPr>
              <w:rPr>
                <w:rFonts w:asciiTheme="minorHAnsi" w:hAnsiTheme="minorHAnsi"/>
              </w:rPr>
            </w:pPr>
            <w:r w:rsidRPr="00AD2C1D">
              <w:rPr>
                <w:rFonts w:asciiTheme="minorHAnsi" w:hAnsiTheme="minorHAnsi"/>
              </w:rPr>
              <w:t>Actor Actions</w:t>
            </w:r>
          </w:p>
        </w:tc>
        <w:tc>
          <w:tcPr>
            <w:tcW w:w="7218" w:type="dxa"/>
          </w:tcPr>
          <w:p w14:paraId="2E5723FD"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703E3" w:rsidRPr="00AD2C1D" w14:paraId="4FE4D4D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94F861D" w14:textId="77777777" w:rsidR="00F703E3" w:rsidRPr="00AD2C1D" w:rsidRDefault="00F703E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064BEB">
              <w:rPr>
                <w:rFonts w:asciiTheme="minorHAnsi" w:hAnsiTheme="minorHAnsi"/>
                <w:b w:val="0"/>
              </w:rPr>
              <w:t>User enters any changes into the account management view.</w:t>
            </w:r>
          </w:p>
        </w:tc>
        <w:tc>
          <w:tcPr>
            <w:tcW w:w="7218" w:type="dxa"/>
          </w:tcPr>
          <w:p w14:paraId="5AD8F2BB" w14:textId="77777777" w:rsidR="00F703E3" w:rsidRPr="00AD2C1D"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703E3" w:rsidRPr="00AD2C1D" w14:paraId="21983A7B"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8C6EF77" w14:textId="77777777" w:rsidR="00F703E3" w:rsidRPr="00AD2C1D" w:rsidRDefault="00064BEB" w:rsidP="002729C6">
            <w:pPr>
              <w:rPr>
                <w:rFonts w:asciiTheme="minorHAnsi" w:hAnsiTheme="minorHAnsi"/>
                <w:b w:val="0"/>
                <w:bCs w:val="0"/>
              </w:rPr>
            </w:pPr>
            <w:r>
              <w:rPr>
                <w:rFonts w:asciiTheme="minorHAnsi" w:hAnsiTheme="minorHAnsi"/>
                <w:b w:val="0"/>
                <w:bCs w:val="0"/>
              </w:rPr>
              <w:t>2.  User selects to save changes.</w:t>
            </w:r>
          </w:p>
        </w:tc>
        <w:tc>
          <w:tcPr>
            <w:tcW w:w="7218" w:type="dxa"/>
          </w:tcPr>
          <w:p w14:paraId="22DD5F28"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703E3" w:rsidRPr="00AD2C1D" w14:paraId="20F8B372"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80835F5" w14:textId="77777777" w:rsidR="00F703E3" w:rsidRPr="00AD2C1D" w:rsidRDefault="00F703E3" w:rsidP="002729C6">
            <w:pPr>
              <w:rPr>
                <w:rFonts w:asciiTheme="minorHAnsi" w:hAnsiTheme="minorHAnsi"/>
                <w:b w:val="0"/>
                <w:bCs w:val="0"/>
              </w:rPr>
            </w:pPr>
          </w:p>
        </w:tc>
        <w:tc>
          <w:tcPr>
            <w:tcW w:w="7218" w:type="dxa"/>
          </w:tcPr>
          <w:p w14:paraId="1E0AD777" w14:textId="77777777" w:rsidR="00F703E3"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updates the user’s account with the updated account information provided by the user.</w:t>
            </w:r>
          </w:p>
        </w:tc>
      </w:tr>
    </w:tbl>
    <w:p w14:paraId="0008CD46" w14:textId="77777777" w:rsidR="00F703E3" w:rsidRDefault="00F703E3" w:rsidP="007A50E9"/>
    <w:tbl>
      <w:tblPr>
        <w:tblStyle w:val="GridTable4-Accent11"/>
        <w:tblW w:w="0" w:type="auto"/>
        <w:tblLook w:val="04A0" w:firstRow="1" w:lastRow="0" w:firstColumn="1" w:lastColumn="0" w:noHBand="0" w:noVBand="1"/>
      </w:tblPr>
      <w:tblGrid>
        <w:gridCol w:w="2358"/>
        <w:gridCol w:w="7218"/>
      </w:tblGrid>
      <w:tr w:rsidR="00694946" w:rsidRPr="00AD2C1D" w14:paraId="4E4081BE"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CB79406" w14:textId="77777777" w:rsidR="00694946" w:rsidRPr="00AD2C1D" w:rsidRDefault="00694946" w:rsidP="002729C6">
            <w:pPr>
              <w:rPr>
                <w:rFonts w:asciiTheme="minorHAnsi" w:hAnsiTheme="minorHAnsi"/>
              </w:rPr>
            </w:pPr>
            <w:r w:rsidRPr="00AD2C1D">
              <w:rPr>
                <w:rFonts w:asciiTheme="minorHAnsi" w:hAnsiTheme="minorHAnsi"/>
              </w:rPr>
              <w:t>Use Case ID</w:t>
            </w:r>
          </w:p>
        </w:tc>
        <w:tc>
          <w:tcPr>
            <w:tcW w:w="7218" w:type="dxa"/>
          </w:tcPr>
          <w:p w14:paraId="59B6A0B7" w14:textId="77777777" w:rsidR="00694946" w:rsidRPr="00AD2C1D" w:rsidRDefault="00694946"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UC_010</w:t>
            </w:r>
          </w:p>
        </w:tc>
      </w:tr>
      <w:tr w:rsidR="00694946" w:rsidRPr="00AD2C1D" w14:paraId="120FF56B"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BBE3A21" w14:textId="77777777" w:rsidR="00694946" w:rsidRPr="00AD2C1D" w:rsidRDefault="00694946" w:rsidP="002729C6">
            <w:pPr>
              <w:rPr>
                <w:rFonts w:asciiTheme="minorHAnsi" w:hAnsiTheme="minorHAnsi"/>
              </w:rPr>
            </w:pPr>
            <w:r w:rsidRPr="00AD2C1D">
              <w:rPr>
                <w:rFonts w:asciiTheme="minorHAnsi" w:hAnsiTheme="minorHAnsi"/>
              </w:rPr>
              <w:t>Use Case Name</w:t>
            </w:r>
          </w:p>
        </w:tc>
        <w:tc>
          <w:tcPr>
            <w:tcW w:w="7218" w:type="dxa"/>
          </w:tcPr>
          <w:p w14:paraId="6BC8D13D"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Account</w:t>
            </w:r>
          </w:p>
        </w:tc>
      </w:tr>
      <w:tr w:rsidR="00694946" w:rsidRPr="00AD2C1D" w14:paraId="7811329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946BED9" w14:textId="77777777" w:rsidR="00694946" w:rsidRPr="00AD2C1D" w:rsidRDefault="00694946" w:rsidP="002729C6">
            <w:pPr>
              <w:rPr>
                <w:rFonts w:asciiTheme="minorHAnsi" w:hAnsiTheme="minorHAnsi"/>
              </w:rPr>
            </w:pPr>
            <w:r w:rsidRPr="00AD2C1D">
              <w:rPr>
                <w:rFonts w:asciiTheme="minorHAnsi" w:hAnsiTheme="minorHAnsi"/>
              </w:rPr>
              <w:t>Actor(s)</w:t>
            </w:r>
          </w:p>
        </w:tc>
        <w:tc>
          <w:tcPr>
            <w:tcW w:w="7218" w:type="dxa"/>
          </w:tcPr>
          <w:p w14:paraId="7A144E6A" w14:textId="77777777"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94946" w:rsidRPr="00AD2C1D" w14:paraId="48AB204A"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6CDBA78" w14:textId="77777777" w:rsidR="00694946" w:rsidRPr="00AD2C1D" w:rsidRDefault="00694946" w:rsidP="002729C6">
            <w:pPr>
              <w:rPr>
                <w:rFonts w:asciiTheme="minorHAnsi" w:hAnsiTheme="minorHAnsi"/>
              </w:rPr>
            </w:pPr>
            <w:r w:rsidRPr="00AD2C1D">
              <w:rPr>
                <w:rFonts w:asciiTheme="minorHAnsi" w:hAnsiTheme="minorHAnsi"/>
              </w:rPr>
              <w:t>Purpose</w:t>
            </w:r>
          </w:p>
        </w:tc>
        <w:tc>
          <w:tcPr>
            <w:tcW w:w="7218" w:type="dxa"/>
          </w:tcPr>
          <w:p w14:paraId="5D7766AF" w14:textId="77777777" w:rsidR="00694946" w:rsidRPr="00AD2C1D" w:rsidRDefault="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existing user account.</w:t>
            </w:r>
          </w:p>
        </w:tc>
      </w:tr>
      <w:tr w:rsidR="00694946" w:rsidRPr="00AD2C1D" w14:paraId="4484FFA1"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802931E" w14:textId="77777777" w:rsidR="00694946" w:rsidRPr="00AD2C1D" w:rsidRDefault="00694946" w:rsidP="002729C6">
            <w:pPr>
              <w:rPr>
                <w:rFonts w:asciiTheme="minorHAnsi" w:hAnsiTheme="minorHAnsi"/>
              </w:rPr>
            </w:pPr>
            <w:r w:rsidRPr="00AD2C1D">
              <w:rPr>
                <w:rFonts w:asciiTheme="minorHAnsi" w:hAnsiTheme="minorHAnsi"/>
              </w:rPr>
              <w:t>Overview</w:t>
            </w:r>
          </w:p>
        </w:tc>
        <w:tc>
          <w:tcPr>
            <w:tcW w:w="7218" w:type="dxa"/>
          </w:tcPr>
          <w:p w14:paraId="45D2D6BE" w14:textId="77777777" w:rsidR="00694946" w:rsidRPr="00AD2C1D" w:rsidRDefault="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When a user account is no longer active or needed a request can be made to the system administrators to delete user accounts.</w:t>
            </w:r>
          </w:p>
        </w:tc>
      </w:tr>
      <w:tr w:rsidR="00694946" w:rsidRPr="00AD2C1D" w14:paraId="6D8A294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D4F9DB4" w14:textId="77777777" w:rsidR="00694946" w:rsidRPr="00AD2C1D" w:rsidRDefault="00694946" w:rsidP="002729C6">
            <w:pPr>
              <w:rPr>
                <w:rFonts w:asciiTheme="minorHAnsi" w:hAnsiTheme="minorHAnsi"/>
              </w:rPr>
            </w:pPr>
            <w:r w:rsidRPr="00AD2C1D">
              <w:rPr>
                <w:rFonts w:asciiTheme="minorHAnsi" w:hAnsiTheme="minorHAnsi"/>
              </w:rPr>
              <w:t>Cross-References</w:t>
            </w:r>
          </w:p>
        </w:tc>
        <w:tc>
          <w:tcPr>
            <w:tcW w:w="7218" w:type="dxa"/>
          </w:tcPr>
          <w:p w14:paraId="3261D08B"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94946" w:rsidRPr="00AD2C1D" w14:paraId="0880EA9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85E7F41" w14:textId="77777777" w:rsidR="00694946" w:rsidRPr="00AD2C1D" w:rsidRDefault="00694946" w:rsidP="002729C6">
            <w:pPr>
              <w:rPr>
                <w:rFonts w:asciiTheme="minorHAnsi" w:hAnsiTheme="minorHAnsi"/>
              </w:rPr>
            </w:pPr>
            <w:r w:rsidRPr="00AD2C1D">
              <w:rPr>
                <w:rFonts w:asciiTheme="minorHAnsi" w:hAnsiTheme="minorHAnsi"/>
              </w:rPr>
              <w:t>Pre-conditions</w:t>
            </w:r>
          </w:p>
        </w:tc>
        <w:tc>
          <w:tcPr>
            <w:tcW w:w="7218" w:type="dxa"/>
          </w:tcPr>
          <w:p w14:paraId="0C44C133" w14:textId="77777777"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14:paraId="44B47A2C" w14:textId="77777777"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System administrator must have accessed the web application through a </w:t>
            </w:r>
            <w:r>
              <w:rPr>
                <w:rFonts w:asciiTheme="minorHAnsi" w:hAnsiTheme="minorHAnsi"/>
              </w:rPr>
              <w:lastRenderedPageBreak/>
              <w:t>browser on their personal computer.</w:t>
            </w:r>
          </w:p>
          <w:p w14:paraId="5ABFD01C" w14:textId="77777777"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14:paraId="0B9FB21E" w14:textId="77777777"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 deletion has been requested.</w:t>
            </w:r>
          </w:p>
        </w:tc>
      </w:tr>
      <w:tr w:rsidR="00694946" w:rsidRPr="00AD2C1D" w14:paraId="1192B12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4B547F9" w14:textId="77777777" w:rsidR="00694946" w:rsidRPr="00AD2C1D" w:rsidRDefault="00694946" w:rsidP="002729C6">
            <w:pPr>
              <w:rPr>
                <w:rFonts w:asciiTheme="minorHAnsi" w:hAnsiTheme="minorHAnsi"/>
              </w:rPr>
            </w:pPr>
            <w:r w:rsidRPr="00AD2C1D">
              <w:rPr>
                <w:rFonts w:asciiTheme="minorHAnsi" w:hAnsiTheme="minorHAnsi"/>
              </w:rPr>
              <w:lastRenderedPageBreak/>
              <w:t>Post-conditions</w:t>
            </w:r>
          </w:p>
        </w:tc>
        <w:tc>
          <w:tcPr>
            <w:tcW w:w="7218" w:type="dxa"/>
          </w:tcPr>
          <w:p w14:paraId="49970B79" w14:textId="77777777" w:rsidR="00694946"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has been removed from the system.</w:t>
            </w:r>
          </w:p>
          <w:p w14:paraId="42A01000" w14:textId="77777777" w:rsidR="00694946" w:rsidRPr="00BE45FC" w:rsidRDefault="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the in the system.</w:t>
            </w:r>
          </w:p>
        </w:tc>
      </w:tr>
      <w:tr w:rsidR="00694946" w:rsidRPr="00AD2C1D" w14:paraId="0ABD2AF9"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43A4221A" w14:textId="77777777" w:rsidR="00694946" w:rsidRPr="00AD2C1D" w:rsidRDefault="00694946" w:rsidP="002729C6">
            <w:pPr>
              <w:rPr>
                <w:rFonts w:asciiTheme="minorHAnsi" w:hAnsiTheme="minorHAnsi"/>
              </w:rPr>
            </w:pPr>
            <w:r w:rsidRPr="00AD2C1D">
              <w:rPr>
                <w:rFonts w:asciiTheme="minorHAnsi" w:hAnsiTheme="minorHAnsi"/>
              </w:rPr>
              <w:t>Course of Events</w:t>
            </w:r>
          </w:p>
        </w:tc>
      </w:tr>
      <w:tr w:rsidR="00694946" w:rsidRPr="00AD2C1D" w14:paraId="1524B1E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62638AC" w14:textId="77777777" w:rsidR="00694946" w:rsidRPr="00AD2C1D" w:rsidRDefault="00694946" w:rsidP="002729C6">
            <w:pPr>
              <w:rPr>
                <w:rFonts w:asciiTheme="minorHAnsi" w:hAnsiTheme="minorHAnsi"/>
              </w:rPr>
            </w:pPr>
            <w:r w:rsidRPr="00AD2C1D">
              <w:rPr>
                <w:rFonts w:asciiTheme="minorHAnsi" w:hAnsiTheme="minorHAnsi"/>
              </w:rPr>
              <w:t>Actor Actions</w:t>
            </w:r>
          </w:p>
        </w:tc>
        <w:tc>
          <w:tcPr>
            <w:tcW w:w="7218" w:type="dxa"/>
          </w:tcPr>
          <w:p w14:paraId="5358EA63"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94946" w:rsidRPr="00AD2C1D" w14:paraId="22E3F4D4"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3BC8DD61" w14:textId="77777777" w:rsidR="00694946" w:rsidRPr="00AD2C1D" w:rsidRDefault="00694946">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14:paraId="23E1A782" w14:textId="77777777"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94946" w:rsidRPr="00AD2C1D" w14:paraId="0FFA8585"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E343140" w14:textId="77777777" w:rsidR="00694946" w:rsidRPr="00AD2C1D" w:rsidRDefault="00694946">
            <w:pPr>
              <w:rPr>
                <w:rFonts w:asciiTheme="minorHAnsi" w:hAnsiTheme="minorHAnsi"/>
                <w:b w:val="0"/>
                <w:bCs w:val="0"/>
              </w:rPr>
            </w:pPr>
            <w:r>
              <w:rPr>
                <w:rFonts w:asciiTheme="minorHAnsi" w:hAnsiTheme="minorHAnsi"/>
                <w:b w:val="0"/>
                <w:bCs w:val="0"/>
              </w:rPr>
              <w:t>2.  System administrator clicks the delete button for the account.</w:t>
            </w:r>
          </w:p>
        </w:tc>
        <w:tc>
          <w:tcPr>
            <w:tcW w:w="7218" w:type="dxa"/>
          </w:tcPr>
          <w:p w14:paraId="53521B9F"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14:paraId="4AD142B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18E1023B" w14:textId="77777777" w:rsidR="00694946" w:rsidRPr="00AD2C1D" w:rsidRDefault="00694946" w:rsidP="002729C6">
            <w:pPr>
              <w:rPr>
                <w:rFonts w:asciiTheme="minorHAnsi" w:hAnsiTheme="minorHAnsi"/>
                <w:b w:val="0"/>
                <w:bCs w:val="0"/>
              </w:rPr>
            </w:pPr>
          </w:p>
        </w:tc>
        <w:tc>
          <w:tcPr>
            <w:tcW w:w="7218" w:type="dxa"/>
          </w:tcPr>
          <w:p w14:paraId="0B1F4CC8" w14:textId="77777777" w:rsidR="00694946" w:rsidRDefault="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provides a verification dialog asking the system administrator if they are sure they wish to delete the account.</w:t>
            </w:r>
          </w:p>
        </w:tc>
      </w:tr>
      <w:tr w:rsidR="00694946" w:rsidRPr="00AD2C1D" w14:paraId="6B2DA5AA"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8FA1B55" w14:textId="77777777" w:rsidR="00694946" w:rsidRPr="00AD2C1D" w:rsidRDefault="00694946" w:rsidP="002729C6">
            <w:pPr>
              <w:rPr>
                <w:rFonts w:asciiTheme="minorHAnsi" w:hAnsiTheme="minorHAnsi"/>
                <w:b w:val="0"/>
                <w:bCs w:val="0"/>
              </w:rPr>
            </w:pPr>
            <w:r>
              <w:rPr>
                <w:rFonts w:asciiTheme="minorHAnsi" w:hAnsiTheme="minorHAnsi"/>
                <w:b w:val="0"/>
                <w:bCs w:val="0"/>
              </w:rPr>
              <w:t>4. System administrator clicks the “Yes” options.</w:t>
            </w:r>
          </w:p>
        </w:tc>
        <w:tc>
          <w:tcPr>
            <w:tcW w:w="7218" w:type="dxa"/>
          </w:tcPr>
          <w:p w14:paraId="0DF78172" w14:textId="77777777" w:rsidR="00694946" w:rsidRDefault="00694946" w:rsidP="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14:paraId="78B5885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1394DE3" w14:textId="77777777" w:rsidR="00694946" w:rsidRDefault="00694946" w:rsidP="002729C6">
            <w:pPr>
              <w:rPr>
                <w:rFonts w:asciiTheme="minorHAnsi" w:hAnsiTheme="minorHAnsi"/>
                <w:b w:val="0"/>
                <w:bCs w:val="0"/>
              </w:rPr>
            </w:pPr>
          </w:p>
        </w:tc>
        <w:tc>
          <w:tcPr>
            <w:tcW w:w="7218" w:type="dxa"/>
          </w:tcPr>
          <w:p w14:paraId="1E6DE34B" w14:textId="77777777" w:rsidR="00694946" w:rsidRDefault="00694946" w:rsidP="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5. The system deletes the user.</w:t>
            </w:r>
          </w:p>
        </w:tc>
      </w:tr>
    </w:tbl>
    <w:p w14:paraId="673B5D9F" w14:textId="77777777" w:rsidR="00694946" w:rsidRDefault="00694946" w:rsidP="007A50E9"/>
    <w:tbl>
      <w:tblPr>
        <w:tblStyle w:val="GridTable4-Accent11"/>
        <w:tblW w:w="0" w:type="auto"/>
        <w:tblLook w:val="04A0" w:firstRow="1" w:lastRow="0" w:firstColumn="1" w:lastColumn="0" w:noHBand="0" w:noVBand="1"/>
      </w:tblPr>
      <w:tblGrid>
        <w:gridCol w:w="2358"/>
        <w:gridCol w:w="7218"/>
      </w:tblGrid>
      <w:tr w:rsidR="00DA1F07" w:rsidRPr="00AD2C1D" w14:paraId="065DCB24"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B8380A4" w14:textId="77777777" w:rsidR="00DA1F07" w:rsidRPr="00AD2C1D" w:rsidRDefault="00DA1F07" w:rsidP="002729C6">
            <w:pPr>
              <w:rPr>
                <w:rFonts w:asciiTheme="minorHAnsi" w:hAnsiTheme="minorHAnsi"/>
              </w:rPr>
            </w:pPr>
            <w:r w:rsidRPr="00AD2C1D">
              <w:rPr>
                <w:rFonts w:asciiTheme="minorHAnsi" w:hAnsiTheme="minorHAnsi"/>
              </w:rPr>
              <w:t>Use Case ID</w:t>
            </w:r>
          </w:p>
        </w:tc>
        <w:tc>
          <w:tcPr>
            <w:tcW w:w="7218" w:type="dxa"/>
          </w:tcPr>
          <w:p w14:paraId="2EEAF24A" w14:textId="77777777" w:rsidR="00DA1F07" w:rsidRPr="00AD2C1D" w:rsidRDefault="00DA1F07"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UC_011</w:t>
            </w:r>
          </w:p>
        </w:tc>
      </w:tr>
      <w:tr w:rsidR="00DA1F07" w:rsidRPr="00AD2C1D" w14:paraId="0D5CDF0B"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746D7C7" w14:textId="77777777" w:rsidR="00DA1F07" w:rsidRPr="00AD2C1D" w:rsidRDefault="00DA1F07" w:rsidP="002729C6">
            <w:pPr>
              <w:rPr>
                <w:rFonts w:asciiTheme="minorHAnsi" w:hAnsiTheme="minorHAnsi"/>
              </w:rPr>
            </w:pPr>
            <w:r w:rsidRPr="00AD2C1D">
              <w:rPr>
                <w:rFonts w:asciiTheme="minorHAnsi" w:hAnsiTheme="minorHAnsi"/>
              </w:rPr>
              <w:t>Use Case Name</w:t>
            </w:r>
          </w:p>
        </w:tc>
        <w:tc>
          <w:tcPr>
            <w:tcW w:w="7218" w:type="dxa"/>
          </w:tcPr>
          <w:p w14:paraId="53D0D3DE"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Approve Account</w:t>
            </w:r>
          </w:p>
        </w:tc>
      </w:tr>
      <w:tr w:rsidR="00DA1F07" w:rsidRPr="00AD2C1D" w14:paraId="19F4943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3EE551FB" w14:textId="77777777" w:rsidR="00DA1F07" w:rsidRPr="00AD2C1D" w:rsidRDefault="00DA1F07" w:rsidP="002729C6">
            <w:pPr>
              <w:rPr>
                <w:rFonts w:asciiTheme="minorHAnsi" w:hAnsiTheme="minorHAnsi"/>
              </w:rPr>
            </w:pPr>
            <w:r w:rsidRPr="00AD2C1D">
              <w:rPr>
                <w:rFonts w:asciiTheme="minorHAnsi" w:hAnsiTheme="minorHAnsi"/>
              </w:rPr>
              <w:t>Actor(s)</w:t>
            </w:r>
          </w:p>
        </w:tc>
        <w:tc>
          <w:tcPr>
            <w:tcW w:w="7218" w:type="dxa"/>
          </w:tcPr>
          <w:p w14:paraId="7E86F1BB"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DA1F07" w:rsidRPr="00AD2C1D" w14:paraId="7133400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6E5B5A6" w14:textId="77777777" w:rsidR="00DA1F07" w:rsidRPr="00AD2C1D" w:rsidRDefault="00DA1F07" w:rsidP="002729C6">
            <w:pPr>
              <w:rPr>
                <w:rFonts w:asciiTheme="minorHAnsi" w:hAnsiTheme="minorHAnsi"/>
              </w:rPr>
            </w:pPr>
            <w:r w:rsidRPr="00AD2C1D">
              <w:rPr>
                <w:rFonts w:asciiTheme="minorHAnsi" w:hAnsiTheme="minorHAnsi"/>
              </w:rPr>
              <w:t>Purpose</w:t>
            </w:r>
          </w:p>
        </w:tc>
        <w:tc>
          <w:tcPr>
            <w:tcW w:w="7218" w:type="dxa"/>
          </w:tcPr>
          <w:p w14:paraId="457694B2"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approving the creation of a new account.</w:t>
            </w:r>
          </w:p>
        </w:tc>
      </w:tr>
      <w:tr w:rsidR="00DA1F07" w:rsidRPr="00AD2C1D" w14:paraId="44FF5B79"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62B9AA4" w14:textId="77777777" w:rsidR="00DA1F07" w:rsidRPr="00AD2C1D" w:rsidRDefault="00DA1F07" w:rsidP="002729C6">
            <w:pPr>
              <w:rPr>
                <w:rFonts w:asciiTheme="minorHAnsi" w:hAnsiTheme="minorHAnsi"/>
              </w:rPr>
            </w:pPr>
            <w:r w:rsidRPr="00AD2C1D">
              <w:rPr>
                <w:rFonts w:asciiTheme="minorHAnsi" w:hAnsiTheme="minorHAnsi"/>
              </w:rPr>
              <w:t>Overview</w:t>
            </w:r>
          </w:p>
        </w:tc>
        <w:tc>
          <w:tcPr>
            <w:tcW w:w="7218" w:type="dxa"/>
          </w:tcPr>
          <w:p w14:paraId="61D8609D"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After a user creates a new account a system administrator must approve the new account prior to it becoming active for use.</w:t>
            </w:r>
          </w:p>
        </w:tc>
      </w:tr>
      <w:tr w:rsidR="00DA1F07" w:rsidRPr="00AD2C1D" w14:paraId="254BB7F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3651524" w14:textId="77777777" w:rsidR="00DA1F07" w:rsidRPr="00AD2C1D" w:rsidRDefault="00DA1F07" w:rsidP="002729C6">
            <w:pPr>
              <w:rPr>
                <w:rFonts w:asciiTheme="minorHAnsi" w:hAnsiTheme="minorHAnsi"/>
              </w:rPr>
            </w:pPr>
            <w:r w:rsidRPr="00AD2C1D">
              <w:rPr>
                <w:rFonts w:asciiTheme="minorHAnsi" w:hAnsiTheme="minorHAnsi"/>
              </w:rPr>
              <w:t>Cross-References</w:t>
            </w:r>
          </w:p>
        </w:tc>
        <w:tc>
          <w:tcPr>
            <w:tcW w:w="7218" w:type="dxa"/>
          </w:tcPr>
          <w:p w14:paraId="27E8B3F0"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14:paraId="78B28ED2"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4DD0D90" w14:textId="77777777" w:rsidR="00DA1F07" w:rsidRPr="00AD2C1D" w:rsidRDefault="00DA1F07" w:rsidP="002729C6">
            <w:pPr>
              <w:rPr>
                <w:rFonts w:asciiTheme="minorHAnsi" w:hAnsiTheme="minorHAnsi"/>
              </w:rPr>
            </w:pPr>
            <w:r w:rsidRPr="00AD2C1D">
              <w:rPr>
                <w:rFonts w:asciiTheme="minorHAnsi" w:hAnsiTheme="minorHAnsi"/>
              </w:rPr>
              <w:t>Pre-conditions</w:t>
            </w:r>
          </w:p>
        </w:tc>
        <w:tc>
          <w:tcPr>
            <w:tcW w:w="7218" w:type="dxa"/>
          </w:tcPr>
          <w:p w14:paraId="0F5E4C2B"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14:paraId="2F9CD4F4"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accessed the web application through a browser on their personal computer.</w:t>
            </w:r>
          </w:p>
          <w:p w14:paraId="2EA26B7C"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14:paraId="28023B88"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account has been created pending approval.</w:t>
            </w:r>
          </w:p>
        </w:tc>
      </w:tr>
      <w:tr w:rsidR="00DA1F07" w:rsidRPr="00AD2C1D" w14:paraId="621F9BF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51DF3E4" w14:textId="77777777" w:rsidR="00DA1F07" w:rsidRPr="00AD2C1D" w:rsidRDefault="00DA1F07" w:rsidP="002729C6">
            <w:pPr>
              <w:rPr>
                <w:rFonts w:asciiTheme="minorHAnsi" w:hAnsiTheme="minorHAnsi"/>
              </w:rPr>
            </w:pPr>
            <w:r w:rsidRPr="00AD2C1D">
              <w:rPr>
                <w:rFonts w:asciiTheme="minorHAnsi" w:hAnsiTheme="minorHAnsi"/>
              </w:rPr>
              <w:t>Post-conditions</w:t>
            </w:r>
          </w:p>
        </w:tc>
        <w:tc>
          <w:tcPr>
            <w:tcW w:w="7218" w:type="dxa"/>
          </w:tcPr>
          <w:p w14:paraId="1922575C" w14:textId="77777777" w:rsidR="00DA1F07"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active and the user can now access the various tools in the system.</w:t>
            </w:r>
          </w:p>
          <w:p w14:paraId="557E1CB1" w14:textId="77777777" w:rsidR="00DA1F07" w:rsidRPr="00BE45FC"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does not have access to any system tools.</w:t>
            </w:r>
          </w:p>
        </w:tc>
      </w:tr>
      <w:tr w:rsidR="00DA1F07" w:rsidRPr="00AD2C1D" w14:paraId="51F57012"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71AE9776" w14:textId="77777777" w:rsidR="00DA1F07" w:rsidRPr="00AD2C1D" w:rsidRDefault="00DA1F07" w:rsidP="002729C6">
            <w:pPr>
              <w:rPr>
                <w:rFonts w:asciiTheme="minorHAnsi" w:hAnsiTheme="minorHAnsi"/>
              </w:rPr>
            </w:pPr>
            <w:r w:rsidRPr="00AD2C1D">
              <w:rPr>
                <w:rFonts w:asciiTheme="minorHAnsi" w:hAnsiTheme="minorHAnsi"/>
              </w:rPr>
              <w:t>Course of Events</w:t>
            </w:r>
          </w:p>
        </w:tc>
      </w:tr>
      <w:tr w:rsidR="00DA1F07" w:rsidRPr="00AD2C1D" w14:paraId="703C479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FD93316" w14:textId="77777777" w:rsidR="00DA1F07" w:rsidRPr="00AD2C1D" w:rsidRDefault="00DA1F07" w:rsidP="002729C6">
            <w:pPr>
              <w:rPr>
                <w:rFonts w:asciiTheme="minorHAnsi" w:hAnsiTheme="minorHAnsi"/>
              </w:rPr>
            </w:pPr>
            <w:r w:rsidRPr="00AD2C1D">
              <w:rPr>
                <w:rFonts w:asciiTheme="minorHAnsi" w:hAnsiTheme="minorHAnsi"/>
              </w:rPr>
              <w:t>Actor Actions</w:t>
            </w:r>
          </w:p>
        </w:tc>
        <w:tc>
          <w:tcPr>
            <w:tcW w:w="7218" w:type="dxa"/>
          </w:tcPr>
          <w:p w14:paraId="5A89B6F2"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14:paraId="6B35AE68"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393585A" w14:textId="77777777" w:rsidR="00DA1F07" w:rsidRPr="00AD2C1D" w:rsidRDefault="00DA1F07" w:rsidP="002729C6">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14:paraId="56B14F22"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14:paraId="6058265E"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70AA92" w14:textId="77777777" w:rsidR="00DA1F07" w:rsidRPr="00AD2C1D" w:rsidRDefault="00DA1F07">
            <w:pPr>
              <w:rPr>
                <w:rFonts w:asciiTheme="minorHAnsi" w:hAnsiTheme="minorHAnsi"/>
                <w:b w:val="0"/>
                <w:bCs w:val="0"/>
              </w:rPr>
            </w:pPr>
            <w:r>
              <w:rPr>
                <w:rFonts w:asciiTheme="minorHAnsi" w:hAnsiTheme="minorHAnsi"/>
                <w:b w:val="0"/>
                <w:bCs w:val="0"/>
              </w:rPr>
              <w:t>2.  System administrator clicks the approve button for any pending accounts.</w:t>
            </w:r>
          </w:p>
        </w:tc>
        <w:tc>
          <w:tcPr>
            <w:tcW w:w="7218" w:type="dxa"/>
          </w:tcPr>
          <w:p w14:paraId="4E4C4DF9"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1F07" w:rsidRPr="00AD2C1D" w14:paraId="42562466"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30C4C6FB" w14:textId="77777777" w:rsidR="00DA1F07" w:rsidRPr="00AD2C1D" w:rsidRDefault="00DA1F07" w:rsidP="002729C6">
            <w:pPr>
              <w:rPr>
                <w:rFonts w:asciiTheme="minorHAnsi" w:hAnsiTheme="minorHAnsi"/>
                <w:b w:val="0"/>
                <w:bCs w:val="0"/>
              </w:rPr>
            </w:pPr>
          </w:p>
        </w:tc>
        <w:tc>
          <w:tcPr>
            <w:tcW w:w="7218" w:type="dxa"/>
          </w:tcPr>
          <w:p w14:paraId="08125511" w14:textId="77777777" w:rsidR="00DA1F07"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unlocks the account and allows the user to access the system.</w:t>
            </w:r>
          </w:p>
        </w:tc>
      </w:tr>
    </w:tbl>
    <w:p w14:paraId="7DBF31DF" w14:textId="77777777" w:rsidR="00DA1F07" w:rsidRDefault="00DA1F07" w:rsidP="007A50E9"/>
    <w:tbl>
      <w:tblPr>
        <w:tblStyle w:val="GridTable4-Accent11"/>
        <w:tblW w:w="0" w:type="auto"/>
        <w:tblLook w:val="04A0" w:firstRow="1" w:lastRow="0" w:firstColumn="1" w:lastColumn="0" w:noHBand="0" w:noVBand="1"/>
      </w:tblPr>
      <w:tblGrid>
        <w:gridCol w:w="2358"/>
        <w:gridCol w:w="7218"/>
      </w:tblGrid>
      <w:tr w:rsidR="00DA1F07" w:rsidRPr="00AD2C1D" w14:paraId="4B95185C"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AE92988" w14:textId="77777777" w:rsidR="00DA1F07" w:rsidRPr="00AD2C1D" w:rsidRDefault="00DA1F07" w:rsidP="002729C6">
            <w:pPr>
              <w:rPr>
                <w:rFonts w:asciiTheme="minorHAnsi" w:hAnsiTheme="minorHAnsi"/>
              </w:rPr>
            </w:pPr>
            <w:r w:rsidRPr="00AD2C1D">
              <w:rPr>
                <w:rFonts w:asciiTheme="minorHAnsi" w:hAnsiTheme="minorHAnsi"/>
              </w:rPr>
              <w:t>Use Case ID</w:t>
            </w:r>
          </w:p>
        </w:tc>
        <w:tc>
          <w:tcPr>
            <w:tcW w:w="7218" w:type="dxa"/>
          </w:tcPr>
          <w:p w14:paraId="4DEB0113" w14:textId="77777777" w:rsidR="00DA1F07" w:rsidRPr="00AD2C1D" w:rsidRDefault="00DA1F07"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UC_012</w:t>
            </w:r>
          </w:p>
        </w:tc>
      </w:tr>
      <w:tr w:rsidR="00DA1F07" w:rsidRPr="00AD2C1D" w14:paraId="214501A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1D44ED3" w14:textId="77777777" w:rsidR="00DA1F07" w:rsidRPr="00AD2C1D" w:rsidRDefault="00DA1F07" w:rsidP="002729C6">
            <w:pPr>
              <w:rPr>
                <w:rFonts w:asciiTheme="minorHAnsi" w:hAnsiTheme="minorHAnsi"/>
              </w:rPr>
            </w:pPr>
            <w:r w:rsidRPr="00AD2C1D">
              <w:rPr>
                <w:rFonts w:asciiTheme="minorHAnsi" w:hAnsiTheme="minorHAnsi"/>
              </w:rPr>
              <w:t>Use Case Name</w:t>
            </w:r>
          </w:p>
        </w:tc>
        <w:tc>
          <w:tcPr>
            <w:tcW w:w="7218" w:type="dxa"/>
          </w:tcPr>
          <w:p w14:paraId="38E0C07B"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Experiment</w:t>
            </w:r>
          </w:p>
        </w:tc>
      </w:tr>
      <w:tr w:rsidR="00DA1F07" w:rsidRPr="00AD2C1D" w14:paraId="0A3443A4"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F5C5A3F" w14:textId="77777777" w:rsidR="00DA1F07" w:rsidRPr="00AD2C1D" w:rsidRDefault="00DA1F07" w:rsidP="002729C6">
            <w:pPr>
              <w:rPr>
                <w:rFonts w:asciiTheme="minorHAnsi" w:hAnsiTheme="minorHAnsi"/>
              </w:rPr>
            </w:pPr>
            <w:r w:rsidRPr="00AD2C1D">
              <w:rPr>
                <w:rFonts w:asciiTheme="minorHAnsi" w:hAnsiTheme="minorHAnsi"/>
              </w:rPr>
              <w:t>Actor(s)</w:t>
            </w:r>
          </w:p>
        </w:tc>
        <w:tc>
          <w:tcPr>
            <w:tcW w:w="7218" w:type="dxa"/>
          </w:tcPr>
          <w:p w14:paraId="44FF1E25"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w:t>
            </w:r>
          </w:p>
        </w:tc>
      </w:tr>
      <w:tr w:rsidR="00DA1F07" w:rsidRPr="00AD2C1D" w14:paraId="7FF2FF5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213A806" w14:textId="77777777" w:rsidR="00DA1F07" w:rsidRPr="00AD2C1D" w:rsidRDefault="00DA1F07" w:rsidP="002729C6">
            <w:pPr>
              <w:rPr>
                <w:rFonts w:asciiTheme="minorHAnsi" w:hAnsiTheme="minorHAnsi"/>
              </w:rPr>
            </w:pPr>
            <w:r w:rsidRPr="00AD2C1D">
              <w:rPr>
                <w:rFonts w:asciiTheme="minorHAnsi" w:hAnsiTheme="minorHAnsi"/>
              </w:rPr>
              <w:t>Purpose</w:t>
            </w:r>
          </w:p>
        </w:tc>
        <w:tc>
          <w:tcPr>
            <w:tcW w:w="7218" w:type="dxa"/>
          </w:tcPr>
          <w:p w14:paraId="17219F8F"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experiment.</w:t>
            </w:r>
          </w:p>
        </w:tc>
      </w:tr>
      <w:tr w:rsidR="00DA1F07" w:rsidRPr="00AD2C1D" w14:paraId="1A3F3265"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2839ECD8" w14:textId="77777777" w:rsidR="00DA1F07" w:rsidRPr="00AD2C1D" w:rsidRDefault="00DA1F07" w:rsidP="002729C6">
            <w:pPr>
              <w:rPr>
                <w:rFonts w:asciiTheme="minorHAnsi" w:hAnsiTheme="minorHAnsi"/>
              </w:rPr>
            </w:pPr>
            <w:r w:rsidRPr="00AD2C1D">
              <w:rPr>
                <w:rFonts w:asciiTheme="minorHAnsi" w:hAnsiTheme="minorHAnsi"/>
              </w:rPr>
              <w:t>Overview</w:t>
            </w:r>
          </w:p>
        </w:tc>
        <w:tc>
          <w:tcPr>
            <w:tcW w:w="7218" w:type="dxa"/>
          </w:tcPr>
          <w:p w14:paraId="513FDE47" w14:textId="77777777" w:rsidR="00DA1F07" w:rsidRPr="00AD2C1D"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An experiment administrator may build experiments based on the data that is available in the system.</w:t>
            </w:r>
          </w:p>
        </w:tc>
      </w:tr>
      <w:tr w:rsidR="00DA1F07" w:rsidRPr="00AD2C1D" w14:paraId="2D7F35B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7D160D" w14:textId="77777777" w:rsidR="00DA1F07" w:rsidRPr="00AD2C1D" w:rsidRDefault="00DA1F07" w:rsidP="002729C6">
            <w:pPr>
              <w:rPr>
                <w:rFonts w:asciiTheme="minorHAnsi" w:hAnsiTheme="minorHAnsi"/>
              </w:rPr>
            </w:pPr>
            <w:r w:rsidRPr="00AD2C1D">
              <w:rPr>
                <w:rFonts w:asciiTheme="minorHAnsi" w:hAnsiTheme="minorHAnsi"/>
              </w:rPr>
              <w:t>Cross-References</w:t>
            </w:r>
          </w:p>
        </w:tc>
        <w:tc>
          <w:tcPr>
            <w:tcW w:w="7218" w:type="dxa"/>
          </w:tcPr>
          <w:p w14:paraId="2AC39D88"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14:paraId="769FB37A"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43C4FA7" w14:textId="77777777" w:rsidR="00DA1F07" w:rsidRPr="00AD2C1D" w:rsidRDefault="00DA1F07" w:rsidP="002729C6">
            <w:pPr>
              <w:rPr>
                <w:rFonts w:asciiTheme="minorHAnsi" w:hAnsiTheme="minorHAnsi"/>
              </w:rPr>
            </w:pPr>
            <w:r w:rsidRPr="00AD2C1D">
              <w:rPr>
                <w:rFonts w:asciiTheme="minorHAnsi" w:hAnsiTheme="minorHAnsi"/>
              </w:rPr>
              <w:t>Pre-conditions</w:t>
            </w:r>
          </w:p>
        </w:tc>
        <w:tc>
          <w:tcPr>
            <w:tcW w:w="7218" w:type="dxa"/>
          </w:tcPr>
          <w:p w14:paraId="18C8668E"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an active internet connection.</w:t>
            </w:r>
          </w:p>
          <w:p w14:paraId="5B13017E"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accessed the web application through a browser on their personal computer.</w:t>
            </w:r>
          </w:p>
          <w:p w14:paraId="032D298D" w14:textId="77777777" w:rsidR="00DA1F07" w:rsidRPr="00AD2C1D"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be logged into the system.</w:t>
            </w:r>
          </w:p>
        </w:tc>
      </w:tr>
      <w:tr w:rsidR="00DA1F07" w:rsidRPr="00AD2C1D" w14:paraId="2C9D17A5"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7B5446F" w14:textId="77777777" w:rsidR="00DA1F07" w:rsidRPr="00AD2C1D" w:rsidRDefault="00DA1F07" w:rsidP="002729C6">
            <w:pPr>
              <w:rPr>
                <w:rFonts w:asciiTheme="minorHAnsi" w:hAnsiTheme="minorHAnsi"/>
              </w:rPr>
            </w:pPr>
            <w:r w:rsidRPr="00AD2C1D">
              <w:rPr>
                <w:rFonts w:asciiTheme="minorHAnsi" w:hAnsiTheme="minorHAnsi"/>
              </w:rPr>
              <w:t>Post-conditions</w:t>
            </w:r>
          </w:p>
        </w:tc>
        <w:tc>
          <w:tcPr>
            <w:tcW w:w="7218" w:type="dxa"/>
          </w:tcPr>
          <w:p w14:paraId="300F437F" w14:textId="77777777" w:rsidR="00DA1F07"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A new experiment has been created.</w:t>
            </w:r>
          </w:p>
          <w:p w14:paraId="549D2B90" w14:textId="77777777" w:rsidR="00DA1F07" w:rsidRPr="00BE45FC"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No experiment has been created.</w:t>
            </w:r>
          </w:p>
        </w:tc>
      </w:tr>
      <w:tr w:rsidR="00DA1F07" w:rsidRPr="00AD2C1D" w14:paraId="31749430"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21A0D0BD" w14:textId="77777777" w:rsidR="00DA1F07" w:rsidRPr="00AD2C1D" w:rsidRDefault="00DA1F07" w:rsidP="002729C6">
            <w:pPr>
              <w:rPr>
                <w:rFonts w:asciiTheme="minorHAnsi" w:hAnsiTheme="minorHAnsi"/>
              </w:rPr>
            </w:pPr>
            <w:r w:rsidRPr="00AD2C1D">
              <w:rPr>
                <w:rFonts w:asciiTheme="minorHAnsi" w:hAnsiTheme="minorHAnsi"/>
              </w:rPr>
              <w:t>Course of Events</w:t>
            </w:r>
          </w:p>
        </w:tc>
      </w:tr>
      <w:tr w:rsidR="00DA1F07" w:rsidRPr="00AD2C1D" w14:paraId="6FD85D0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065D1BF" w14:textId="77777777" w:rsidR="00DA1F07" w:rsidRPr="00AD2C1D" w:rsidRDefault="00DA1F07" w:rsidP="002729C6">
            <w:pPr>
              <w:rPr>
                <w:rFonts w:asciiTheme="minorHAnsi" w:hAnsiTheme="minorHAnsi"/>
              </w:rPr>
            </w:pPr>
            <w:r w:rsidRPr="00AD2C1D">
              <w:rPr>
                <w:rFonts w:asciiTheme="minorHAnsi" w:hAnsiTheme="minorHAnsi"/>
              </w:rPr>
              <w:t>Actor Actions</w:t>
            </w:r>
          </w:p>
        </w:tc>
        <w:tc>
          <w:tcPr>
            <w:tcW w:w="7218" w:type="dxa"/>
          </w:tcPr>
          <w:p w14:paraId="3D2C8433"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14:paraId="1E487D85"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A7516AD" w14:textId="77777777" w:rsidR="00DA1F07" w:rsidRPr="00AD2C1D" w:rsidRDefault="00DA1F07">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Experiment administrator navigates to the experiment module.</w:t>
            </w:r>
          </w:p>
        </w:tc>
        <w:tc>
          <w:tcPr>
            <w:tcW w:w="7218" w:type="dxa"/>
          </w:tcPr>
          <w:p w14:paraId="58F3DBEA"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14:paraId="483F7EC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E04252A" w14:textId="77777777" w:rsidR="00DA1F07" w:rsidRPr="00AD2C1D" w:rsidRDefault="00DA1F07">
            <w:pPr>
              <w:rPr>
                <w:rFonts w:asciiTheme="minorHAnsi" w:hAnsiTheme="minorHAnsi"/>
                <w:b w:val="0"/>
                <w:bCs w:val="0"/>
              </w:rPr>
            </w:pPr>
          </w:p>
        </w:tc>
        <w:tc>
          <w:tcPr>
            <w:tcW w:w="7218" w:type="dxa"/>
          </w:tcPr>
          <w:p w14:paraId="6012B1E5"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pulls the various types of data from the database and builds a </w:t>
            </w:r>
            <w:r w:rsidR="004B359E">
              <w:rPr>
                <w:rFonts w:asciiTheme="minorHAnsi" w:hAnsiTheme="minorHAnsi"/>
              </w:rPr>
              <w:t>set of lists that can be used to build an experiment.</w:t>
            </w:r>
          </w:p>
        </w:tc>
      </w:tr>
      <w:tr w:rsidR="00DA1F07" w:rsidRPr="00AD2C1D" w14:paraId="4C9D0601"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46EF50F0" w14:textId="77777777" w:rsidR="00DA1F07" w:rsidRPr="00AD2C1D" w:rsidRDefault="00DA1F07" w:rsidP="002729C6">
            <w:pPr>
              <w:rPr>
                <w:rFonts w:asciiTheme="minorHAnsi" w:hAnsiTheme="minorHAnsi"/>
                <w:b w:val="0"/>
                <w:bCs w:val="0"/>
              </w:rPr>
            </w:pPr>
            <w:r>
              <w:rPr>
                <w:rFonts w:asciiTheme="minorHAnsi" w:hAnsiTheme="minorHAnsi"/>
                <w:b w:val="0"/>
                <w:bCs w:val="0"/>
              </w:rPr>
              <w:t>3.  Experiment administrator uses the tools provided to build an experiment.</w:t>
            </w:r>
          </w:p>
        </w:tc>
        <w:tc>
          <w:tcPr>
            <w:tcW w:w="7218" w:type="dxa"/>
          </w:tcPr>
          <w:p w14:paraId="6600ED50"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14:paraId="4CFFCEED"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EFC3C70" w14:textId="77777777" w:rsidR="004B359E" w:rsidRDefault="004B359E" w:rsidP="002729C6">
            <w:pPr>
              <w:rPr>
                <w:rFonts w:asciiTheme="minorHAnsi" w:hAnsiTheme="minorHAnsi"/>
                <w:b w:val="0"/>
                <w:bCs w:val="0"/>
              </w:rPr>
            </w:pPr>
          </w:p>
        </w:tc>
        <w:tc>
          <w:tcPr>
            <w:tcW w:w="7218" w:type="dxa"/>
          </w:tcPr>
          <w:p w14:paraId="6DA779FD" w14:textId="77777777"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the results of the experiment.</w:t>
            </w:r>
          </w:p>
        </w:tc>
      </w:tr>
      <w:tr w:rsidR="004B359E" w:rsidRPr="00AD2C1D" w14:paraId="2444FD43"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CB24938" w14:textId="77777777" w:rsidR="004B359E" w:rsidRDefault="004B359E" w:rsidP="002729C6">
            <w:pPr>
              <w:rPr>
                <w:rFonts w:asciiTheme="minorHAnsi" w:hAnsiTheme="minorHAnsi"/>
                <w:b w:val="0"/>
                <w:bCs w:val="0"/>
              </w:rPr>
            </w:pPr>
            <w:r>
              <w:rPr>
                <w:rFonts w:asciiTheme="minorHAnsi" w:hAnsiTheme="minorHAnsi"/>
                <w:b w:val="0"/>
                <w:bCs w:val="0"/>
              </w:rPr>
              <w:t>5. Experiment administrator selects to save the experiment.</w:t>
            </w:r>
          </w:p>
        </w:tc>
        <w:tc>
          <w:tcPr>
            <w:tcW w:w="7218" w:type="dxa"/>
          </w:tcPr>
          <w:p w14:paraId="2EAFAB22" w14:textId="77777777" w:rsidR="004B359E"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14:paraId="0B0C83A0"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B4B8E1" w14:textId="77777777" w:rsidR="004B359E" w:rsidRDefault="004B359E" w:rsidP="002729C6">
            <w:pPr>
              <w:rPr>
                <w:rFonts w:asciiTheme="minorHAnsi" w:hAnsiTheme="minorHAnsi"/>
                <w:b w:val="0"/>
                <w:bCs w:val="0"/>
              </w:rPr>
            </w:pPr>
          </w:p>
        </w:tc>
        <w:tc>
          <w:tcPr>
            <w:tcW w:w="7218" w:type="dxa"/>
          </w:tcPr>
          <w:p w14:paraId="0125326F" w14:textId="77777777"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saves the experiment so it can be ran again later.</w:t>
            </w:r>
          </w:p>
        </w:tc>
      </w:tr>
    </w:tbl>
    <w:p w14:paraId="7A22468C" w14:textId="77777777" w:rsidR="00DA1F07" w:rsidRDefault="00DA1F07" w:rsidP="007A50E9"/>
    <w:tbl>
      <w:tblPr>
        <w:tblStyle w:val="GridTable4-Accent11"/>
        <w:tblW w:w="0" w:type="auto"/>
        <w:tblLook w:val="04A0" w:firstRow="1" w:lastRow="0" w:firstColumn="1" w:lastColumn="0" w:noHBand="0" w:noVBand="1"/>
      </w:tblPr>
      <w:tblGrid>
        <w:gridCol w:w="2358"/>
        <w:gridCol w:w="7218"/>
      </w:tblGrid>
      <w:tr w:rsidR="004B359E" w:rsidRPr="00AD2C1D" w14:paraId="3658F608"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FF961C2" w14:textId="77777777" w:rsidR="004B359E" w:rsidRPr="00AD2C1D" w:rsidRDefault="004B359E" w:rsidP="002729C6">
            <w:pPr>
              <w:rPr>
                <w:rFonts w:asciiTheme="minorHAnsi" w:hAnsiTheme="minorHAnsi"/>
              </w:rPr>
            </w:pPr>
            <w:r w:rsidRPr="00AD2C1D">
              <w:rPr>
                <w:rFonts w:asciiTheme="minorHAnsi" w:hAnsiTheme="minorHAnsi"/>
              </w:rPr>
              <w:t>Use Case ID</w:t>
            </w:r>
          </w:p>
        </w:tc>
        <w:tc>
          <w:tcPr>
            <w:tcW w:w="7218" w:type="dxa"/>
          </w:tcPr>
          <w:p w14:paraId="6D281921" w14:textId="77777777" w:rsidR="004B359E" w:rsidRPr="00AD2C1D" w:rsidRDefault="004B359E"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UC_013</w:t>
            </w:r>
          </w:p>
        </w:tc>
      </w:tr>
      <w:tr w:rsidR="004B359E" w:rsidRPr="00AD2C1D" w14:paraId="1634BCE8"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DE3723E" w14:textId="77777777" w:rsidR="004B359E" w:rsidRPr="00AD2C1D" w:rsidRDefault="004B359E" w:rsidP="002729C6">
            <w:pPr>
              <w:rPr>
                <w:rFonts w:asciiTheme="minorHAnsi" w:hAnsiTheme="minorHAnsi"/>
              </w:rPr>
            </w:pPr>
            <w:r w:rsidRPr="00AD2C1D">
              <w:rPr>
                <w:rFonts w:asciiTheme="minorHAnsi" w:hAnsiTheme="minorHAnsi"/>
              </w:rPr>
              <w:t>Use Case Name</w:t>
            </w:r>
          </w:p>
        </w:tc>
        <w:tc>
          <w:tcPr>
            <w:tcW w:w="7218" w:type="dxa"/>
          </w:tcPr>
          <w:p w14:paraId="69A26620" w14:textId="77777777" w:rsidR="004B359E" w:rsidRPr="00AD2C1D"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View Experiment</w:t>
            </w:r>
          </w:p>
        </w:tc>
      </w:tr>
      <w:tr w:rsidR="004B359E" w:rsidRPr="00AD2C1D" w14:paraId="100E2E7A"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03FDD9D" w14:textId="77777777" w:rsidR="004B359E" w:rsidRPr="00AD2C1D" w:rsidRDefault="004B359E" w:rsidP="002729C6">
            <w:pPr>
              <w:rPr>
                <w:rFonts w:asciiTheme="minorHAnsi" w:hAnsiTheme="minorHAnsi"/>
              </w:rPr>
            </w:pPr>
            <w:r w:rsidRPr="00AD2C1D">
              <w:rPr>
                <w:rFonts w:asciiTheme="minorHAnsi" w:hAnsiTheme="minorHAnsi"/>
              </w:rPr>
              <w:t>Actor(s)</w:t>
            </w:r>
          </w:p>
        </w:tc>
        <w:tc>
          <w:tcPr>
            <w:tcW w:w="7218" w:type="dxa"/>
          </w:tcPr>
          <w:p w14:paraId="2D256E88" w14:textId="77777777"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w:t>
            </w:r>
          </w:p>
        </w:tc>
      </w:tr>
      <w:tr w:rsidR="004B359E" w:rsidRPr="00AD2C1D" w14:paraId="02A23D5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19C2BC" w14:textId="77777777" w:rsidR="004B359E" w:rsidRPr="00AD2C1D" w:rsidRDefault="004B359E" w:rsidP="002729C6">
            <w:pPr>
              <w:rPr>
                <w:rFonts w:asciiTheme="minorHAnsi" w:hAnsiTheme="minorHAnsi"/>
              </w:rPr>
            </w:pPr>
            <w:r w:rsidRPr="00AD2C1D">
              <w:rPr>
                <w:rFonts w:asciiTheme="minorHAnsi" w:hAnsiTheme="minorHAnsi"/>
              </w:rPr>
              <w:t>Purpose</w:t>
            </w:r>
          </w:p>
        </w:tc>
        <w:tc>
          <w:tcPr>
            <w:tcW w:w="7218" w:type="dxa"/>
          </w:tcPr>
          <w:p w14:paraId="7650538D" w14:textId="77777777" w:rsidR="004B359E" w:rsidRPr="00AD2C1D"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viewing an existing experiment’s results.</w:t>
            </w:r>
          </w:p>
        </w:tc>
      </w:tr>
      <w:tr w:rsidR="004B359E" w:rsidRPr="00AD2C1D" w14:paraId="7FECF09C"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2517E27D" w14:textId="77777777" w:rsidR="004B359E" w:rsidRPr="00AD2C1D" w:rsidRDefault="004B359E" w:rsidP="002729C6">
            <w:pPr>
              <w:rPr>
                <w:rFonts w:asciiTheme="minorHAnsi" w:hAnsiTheme="minorHAnsi"/>
              </w:rPr>
            </w:pPr>
            <w:r w:rsidRPr="00AD2C1D">
              <w:rPr>
                <w:rFonts w:asciiTheme="minorHAnsi" w:hAnsiTheme="minorHAnsi"/>
              </w:rPr>
              <w:t>Overview</w:t>
            </w:r>
          </w:p>
        </w:tc>
        <w:tc>
          <w:tcPr>
            <w:tcW w:w="7218" w:type="dxa"/>
          </w:tcPr>
          <w:p w14:paraId="20588B83" w14:textId="77777777"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Once an experiment has been created, it will be viewable again from an existing experiments list.</w:t>
            </w:r>
          </w:p>
        </w:tc>
      </w:tr>
      <w:tr w:rsidR="004B359E" w:rsidRPr="00AD2C1D" w14:paraId="5A13E50E"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FD79093" w14:textId="77777777" w:rsidR="004B359E" w:rsidRPr="00AD2C1D" w:rsidRDefault="004B359E" w:rsidP="002729C6">
            <w:pPr>
              <w:rPr>
                <w:rFonts w:asciiTheme="minorHAnsi" w:hAnsiTheme="minorHAnsi"/>
              </w:rPr>
            </w:pPr>
            <w:r w:rsidRPr="00AD2C1D">
              <w:rPr>
                <w:rFonts w:asciiTheme="minorHAnsi" w:hAnsiTheme="minorHAnsi"/>
              </w:rPr>
              <w:t>Cross-References</w:t>
            </w:r>
          </w:p>
        </w:tc>
        <w:tc>
          <w:tcPr>
            <w:tcW w:w="7218" w:type="dxa"/>
          </w:tcPr>
          <w:p w14:paraId="4BD233A4" w14:textId="77777777"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4B359E" w:rsidRPr="00AD2C1D" w14:paraId="3B2D1C1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4847390E" w14:textId="77777777" w:rsidR="004B359E" w:rsidRPr="00AD2C1D" w:rsidRDefault="004B359E" w:rsidP="002729C6">
            <w:pPr>
              <w:rPr>
                <w:rFonts w:asciiTheme="minorHAnsi" w:hAnsiTheme="minorHAnsi"/>
              </w:rPr>
            </w:pPr>
            <w:r w:rsidRPr="00AD2C1D">
              <w:rPr>
                <w:rFonts w:asciiTheme="minorHAnsi" w:hAnsiTheme="minorHAnsi"/>
              </w:rPr>
              <w:t>Pre-conditions</w:t>
            </w:r>
          </w:p>
        </w:tc>
        <w:tc>
          <w:tcPr>
            <w:tcW w:w="7218" w:type="dxa"/>
          </w:tcPr>
          <w:p w14:paraId="6F64A84C" w14:textId="77777777" w:rsidR="004B359E" w:rsidRDefault="007F76BA"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an active internet connection.</w:t>
            </w:r>
          </w:p>
          <w:p w14:paraId="03996020" w14:textId="77777777" w:rsidR="004B359E" w:rsidRDefault="007F76BA"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accessed the web application through a browser on their personal computer.</w:t>
            </w:r>
          </w:p>
          <w:p w14:paraId="2E09707C" w14:textId="77777777" w:rsidR="004B359E" w:rsidRPr="00AD2C1D" w:rsidRDefault="007F76B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lastRenderedPageBreak/>
              <w:t xml:space="preserve">User </w:t>
            </w:r>
            <w:r w:rsidR="004B359E">
              <w:rPr>
                <w:rFonts w:asciiTheme="minorHAnsi" w:hAnsiTheme="minorHAnsi"/>
              </w:rPr>
              <w:t>must be logged into the system.</w:t>
            </w:r>
          </w:p>
        </w:tc>
      </w:tr>
      <w:tr w:rsidR="004B359E" w:rsidRPr="00AD2C1D" w14:paraId="3838BA5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C9C60EC" w14:textId="77777777" w:rsidR="004B359E" w:rsidRPr="00AD2C1D" w:rsidRDefault="004B359E" w:rsidP="002729C6">
            <w:pPr>
              <w:rPr>
                <w:rFonts w:asciiTheme="minorHAnsi" w:hAnsiTheme="minorHAnsi"/>
              </w:rPr>
            </w:pPr>
            <w:r w:rsidRPr="00AD2C1D">
              <w:rPr>
                <w:rFonts w:asciiTheme="minorHAnsi" w:hAnsiTheme="minorHAnsi"/>
              </w:rPr>
              <w:lastRenderedPageBreak/>
              <w:t>Post-conditions</w:t>
            </w:r>
          </w:p>
        </w:tc>
        <w:tc>
          <w:tcPr>
            <w:tcW w:w="7218" w:type="dxa"/>
          </w:tcPr>
          <w:p w14:paraId="263F1627" w14:textId="77777777"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7F76BA">
              <w:rPr>
                <w:rFonts w:asciiTheme="minorHAnsi" w:hAnsiTheme="minorHAnsi"/>
              </w:rPr>
              <w:t>Experiment results are displayed to the user.</w:t>
            </w:r>
          </w:p>
          <w:p w14:paraId="5D419688" w14:textId="77777777" w:rsidR="004B359E" w:rsidRPr="00BE45FC"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7F76BA">
              <w:rPr>
                <w:rFonts w:asciiTheme="minorHAnsi" w:hAnsiTheme="minorHAnsi"/>
              </w:rPr>
              <w:t>Error message is displayed instead of experiment results.</w:t>
            </w:r>
          </w:p>
        </w:tc>
      </w:tr>
      <w:tr w:rsidR="004B359E" w:rsidRPr="00AD2C1D" w14:paraId="4242B6B3"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7352959E" w14:textId="77777777" w:rsidR="004B359E" w:rsidRPr="00AD2C1D" w:rsidRDefault="004B359E" w:rsidP="002729C6">
            <w:pPr>
              <w:rPr>
                <w:rFonts w:asciiTheme="minorHAnsi" w:hAnsiTheme="minorHAnsi"/>
              </w:rPr>
            </w:pPr>
            <w:r w:rsidRPr="00AD2C1D">
              <w:rPr>
                <w:rFonts w:asciiTheme="minorHAnsi" w:hAnsiTheme="minorHAnsi"/>
              </w:rPr>
              <w:t>Course of Events</w:t>
            </w:r>
          </w:p>
        </w:tc>
      </w:tr>
      <w:tr w:rsidR="004B359E" w:rsidRPr="00AD2C1D" w14:paraId="37B9A3ED"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467C4E0" w14:textId="77777777" w:rsidR="004B359E" w:rsidRPr="00AD2C1D" w:rsidRDefault="004B359E" w:rsidP="002729C6">
            <w:pPr>
              <w:rPr>
                <w:rFonts w:asciiTheme="minorHAnsi" w:hAnsiTheme="minorHAnsi"/>
              </w:rPr>
            </w:pPr>
            <w:r w:rsidRPr="00AD2C1D">
              <w:rPr>
                <w:rFonts w:asciiTheme="minorHAnsi" w:hAnsiTheme="minorHAnsi"/>
              </w:rPr>
              <w:t>Actor Actions</w:t>
            </w:r>
          </w:p>
        </w:tc>
        <w:tc>
          <w:tcPr>
            <w:tcW w:w="7218" w:type="dxa"/>
          </w:tcPr>
          <w:p w14:paraId="6BF882AA" w14:textId="77777777"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4B359E" w:rsidRPr="00AD2C1D" w14:paraId="09A34DE8"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7D291CA" w14:textId="77777777" w:rsidR="004B359E" w:rsidRPr="00AD2C1D" w:rsidRDefault="004B359E">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7F76BA">
              <w:rPr>
                <w:rFonts w:asciiTheme="minorHAnsi" w:hAnsiTheme="minorHAnsi"/>
                <w:b w:val="0"/>
              </w:rPr>
              <w:t>User navigates to experiment module.</w:t>
            </w:r>
          </w:p>
        </w:tc>
        <w:tc>
          <w:tcPr>
            <w:tcW w:w="7218" w:type="dxa"/>
          </w:tcPr>
          <w:p w14:paraId="142FD24B" w14:textId="77777777"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14:paraId="6B091D1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8F07BC5" w14:textId="77777777" w:rsidR="004B359E" w:rsidRPr="00AD2C1D" w:rsidRDefault="004B359E">
            <w:pPr>
              <w:rPr>
                <w:rFonts w:asciiTheme="minorHAnsi" w:hAnsiTheme="minorHAnsi"/>
                <w:b w:val="0"/>
                <w:bCs w:val="0"/>
              </w:rPr>
            </w:pPr>
            <w:r>
              <w:rPr>
                <w:rFonts w:asciiTheme="minorHAnsi" w:hAnsiTheme="minorHAnsi"/>
                <w:b w:val="0"/>
                <w:bCs w:val="0"/>
              </w:rPr>
              <w:t xml:space="preserve">2.  </w:t>
            </w:r>
            <w:r w:rsidR="007F76BA">
              <w:rPr>
                <w:rFonts w:asciiTheme="minorHAnsi" w:hAnsiTheme="minorHAnsi"/>
                <w:b w:val="0"/>
                <w:bCs w:val="0"/>
              </w:rPr>
              <w:t>User selects experiment to view from a list of existing experiments.</w:t>
            </w:r>
          </w:p>
        </w:tc>
        <w:tc>
          <w:tcPr>
            <w:tcW w:w="7218" w:type="dxa"/>
          </w:tcPr>
          <w:p w14:paraId="1CC92124" w14:textId="77777777"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4B359E" w:rsidRPr="00AD2C1D" w14:paraId="3F5A1BB9"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7AF0D32" w14:textId="77777777" w:rsidR="004B359E" w:rsidRPr="00AD2C1D" w:rsidRDefault="004B359E" w:rsidP="002729C6">
            <w:pPr>
              <w:rPr>
                <w:rFonts w:asciiTheme="minorHAnsi" w:hAnsiTheme="minorHAnsi"/>
                <w:b w:val="0"/>
                <w:bCs w:val="0"/>
              </w:rPr>
            </w:pPr>
          </w:p>
        </w:tc>
        <w:tc>
          <w:tcPr>
            <w:tcW w:w="7218" w:type="dxa"/>
          </w:tcPr>
          <w:p w14:paraId="719A1665" w14:textId="77777777" w:rsidR="004B359E" w:rsidRDefault="004B359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w:t>
            </w:r>
            <w:r w:rsidR="007F76BA">
              <w:rPr>
                <w:rFonts w:asciiTheme="minorHAnsi" w:hAnsiTheme="minorHAnsi"/>
              </w:rPr>
              <w:t>system displays the experiment results to the user.</w:t>
            </w:r>
          </w:p>
        </w:tc>
      </w:tr>
    </w:tbl>
    <w:p w14:paraId="7EE66BEF" w14:textId="77777777" w:rsidR="004B359E" w:rsidRDefault="004B359E" w:rsidP="007A50E9"/>
    <w:tbl>
      <w:tblPr>
        <w:tblStyle w:val="GridTable4-Accent11"/>
        <w:tblW w:w="0" w:type="auto"/>
        <w:tblLook w:val="04A0" w:firstRow="1" w:lastRow="0" w:firstColumn="1" w:lastColumn="0" w:noHBand="0" w:noVBand="1"/>
      </w:tblPr>
      <w:tblGrid>
        <w:gridCol w:w="2358"/>
        <w:gridCol w:w="7218"/>
      </w:tblGrid>
      <w:tr w:rsidR="006774AB" w:rsidRPr="00AD2C1D" w14:paraId="6089A057" w14:textId="77777777"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8C7A6F5" w14:textId="77777777" w:rsidR="006774AB" w:rsidRPr="00AD2C1D" w:rsidRDefault="006774AB" w:rsidP="00A2677C">
            <w:pPr>
              <w:rPr>
                <w:rFonts w:asciiTheme="minorHAnsi" w:hAnsiTheme="minorHAnsi"/>
              </w:rPr>
            </w:pPr>
            <w:r w:rsidRPr="00AD2C1D">
              <w:rPr>
                <w:rFonts w:asciiTheme="minorHAnsi" w:hAnsiTheme="minorHAnsi"/>
              </w:rPr>
              <w:t>Use Case ID</w:t>
            </w:r>
          </w:p>
        </w:tc>
        <w:tc>
          <w:tcPr>
            <w:tcW w:w="7218" w:type="dxa"/>
          </w:tcPr>
          <w:p w14:paraId="4E5CFE03" w14:textId="77777777" w:rsidR="006774AB" w:rsidRPr="00AD2C1D" w:rsidRDefault="006774AB" w:rsidP="00A2677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UC_014</w:t>
            </w:r>
          </w:p>
        </w:tc>
      </w:tr>
      <w:tr w:rsidR="006774AB" w:rsidRPr="00AD2C1D" w14:paraId="442D1E8B"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AD90EFC" w14:textId="77777777" w:rsidR="006774AB" w:rsidRPr="00AD2C1D" w:rsidRDefault="006774AB" w:rsidP="00A2677C">
            <w:pPr>
              <w:rPr>
                <w:rFonts w:asciiTheme="minorHAnsi" w:hAnsiTheme="minorHAnsi"/>
              </w:rPr>
            </w:pPr>
            <w:r w:rsidRPr="00AD2C1D">
              <w:rPr>
                <w:rFonts w:asciiTheme="minorHAnsi" w:hAnsiTheme="minorHAnsi"/>
              </w:rPr>
              <w:t>Use Case Name</w:t>
            </w:r>
          </w:p>
        </w:tc>
        <w:tc>
          <w:tcPr>
            <w:tcW w:w="7218" w:type="dxa"/>
          </w:tcPr>
          <w:p w14:paraId="1420AA2C"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Experiment</w:t>
            </w:r>
          </w:p>
        </w:tc>
      </w:tr>
      <w:tr w:rsidR="006774AB" w:rsidRPr="00AD2C1D" w14:paraId="6DCC1D22"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1F99C0E" w14:textId="77777777" w:rsidR="006774AB" w:rsidRPr="00AD2C1D" w:rsidRDefault="006774AB" w:rsidP="00A2677C">
            <w:pPr>
              <w:rPr>
                <w:rFonts w:asciiTheme="minorHAnsi" w:hAnsiTheme="minorHAnsi"/>
              </w:rPr>
            </w:pPr>
            <w:r w:rsidRPr="00AD2C1D">
              <w:rPr>
                <w:rFonts w:asciiTheme="minorHAnsi" w:hAnsiTheme="minorHAnsi"/>
              </w:rPr>
              <w:t>Actor(s)</w:t>
            </w:r>
          </w:p>
        </w:tc>
        <w:tc>
          <w:tcPr>
            <w:tcW w:w="7218" w:type="dxa"/>
          </w:tcPr>
          <w:p w14:paraId="2FE48B98"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System Administrator</w:t>
            </w:r>
          </w:p>
        </w:tc>
      </w:tr>
      <w:tr w:rsidR="006774AB" w:rsidRPr="00AD2C1D" w14:paraId="13F53BDC"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A86962A" w14:textId="77777777" w:rsidR="006774AB" w:rsidRPr="00AD2C1D" w:rsidRDefault="006774AB" w:rsidP="00A2677C">
            <w:pPr>
              <w:rPr>
                <w:rFonts w:asciiTheme="minorHAnsi" w:hAnsiTheme="minorHAnsi"/>
              </w:rPr>
            </w:pPr>
            <w:r w:rsidRPr="00AD2C1D">
              <w:rPr>
                <w:rFonts w:asciiTheme="minorHAnsi" w:hAnsiTheme="minorHAnsi"/>
              </w:rPr>
              <w:t>Purpose</w:t>
            </w:r>
          </w:p>
        </w:tc>
        <w:tc>
          <w:tcPr>
            <w:tcW w:w="7218" w:type="dxa"/>
          </w:tcPr>
          <w:p w14:paraId="283BA9FE" w14:textId="77777777" w:rsidR="006774AB" w:rsidRPr="00AD2C1D" w:rsidRDefault="006774AB"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experiment.</w:t>
            </w:r>
          </w:p>
        </w:tc>
      </w:tr>
      <w:tr w:rsidR="006774AB" w:rsidRPr="00AD2C1D" w14:paraId="2110EB0F"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42061E72" w14:textId="77777777" w:rsidR="006774AB" w:rsidRPr="00AD2C1D" w:rsidRDefault="006774AB" w:rsidP="00A2677C">
            <w:pPr>
              <w:rPr>
                <w:rFonts w:asciiTheme="minorHAnsi" w:hAnsiTheme="minorHAnsi"/>
              </w:rPr>
            </w:pPr>
            <w:r w:rsidRPr="00AD2C1D">
              <w:rPr>
                <w:rFonts w:asciiTheme="minorHAnsi" w:hAnsiTheme="minorHAnsi"/>
              </w:rPr>
              <w:t>Overview</w:t>
            </w:r>
          </w:p>
        </w:tc>
        <w:tc>
          <w:tcPr>
            <w:tcW w:w="7218" w:type="dxa"/>
          </w:tcPr>
          <w:p w14:paraId="7FCAC5BD"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that an experiment is no longer needed it can be deleted from the system.</w:t>
            </w:r>
          </w:p>
        </w:tc>
      </w:tr>
      <w:tr w:rsidR="006774AB" w:rsidRPr="00AD2C1D" w14:paraId="0391D447"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1165A9E" w14:textId="77777777" w:rsidR="006774AB" w:rsidRPr="00AD2C1D" w:rsidRDefault="006774AB" w:rsidP="00A2677C">
            <w:pPr>
              <w:rPr>
                <w:rFonts w:asciiTheme="minorHAnsi" w:hAnsiTheme="minorHAnsi"/>
              </w:rPr>
            </w:pPr>
            <w:r w:rsidRPr="00AD2C1D">
              <w:rPr>
                <w:rFonts w:asciiTheme="minorHAnsi" w:hAnsiTheme="minorHAnsi"/>
              </w:rPr>
              <w:t>Cross-References</w:t>
            </w:r>
          </w:p>
        </w:tc>
        <w:tc>
          <w:tcPr>
            <w:tcW w:w="7218" w:type="dxa"/>
          </w:tcPr>
          <w:p w14:paraId="719F33C4"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14:paraId="69483B72"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0C8954D4" w14:textId="77777777" w:rsidR="006774AB" w:rsidRPr="00AD2C1D" w:rsidRDefault="006774AB" w:rsidP="00A2677C">
            <w:pPr>
              <w:rPr>
                <w:rFonts w:asciiTheme="minorHAnsi" w:hAnsiTheme="minorHAnsi"/>
              </w:rPr>
            </w:pPr>
            <w:r w:rsidRPr="00AD2C1D">
              <w:rPr>
                <w:rFonts w:asciiTheme="minorHAnsi" w:hAnsiTheme="minorHAnsi"/>
              </w:rPr>
              <w:t>Pre-conditions</w:t>
            </w:r>
          </w:p>
        </w:tc>
        <w:tc>
          <w:tcPr>
            <w:tcW w:w="7218" w:type="dxa"/>
          </w:tcPr>
          <w:p w14:paraId="0B8802DD"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7BE29473"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3E65FA83"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14:paraId="2978DEF2"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31D65AD" w14:textId="77777777" w:rsidR="006774AB" w:rsidRPr="00AD2C1D" w:rsidRDefault="006774AB" w:rsidP="00A2677C">
            <w:pPr>
              <w:rPr>
                <w:rFonts w:asciiTheme="minorHAnsi" w:hAnsiTheme="minorHAnsi"/>
              </w:rPr>
            </w:pPr>
            <w:r w:rsidRPr="00AD2C1D">
              <w:rPr>
                <w:rFonts w:asciiTheme="minorHAnsi" w:hAnsiTheme="minorHAnsi"/>
              </w:rPr>
              <w:t>Post-conditions</w:t>
            </w:r>
          </w:p>
        </w:tc>
        <w:tc>
          <w:tcPr>
            <w:tcW w:w="7218" w:type="dxa"/>
          </w:tcPr>
          <w:p w14:paraId="69D2487B" w14:textId="77777777" w:rsidR="006774AB"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Experiment has been removed from the system.</w:t>
            </w:r>
          </w:p>
          <w:p w14:paraId="43337E16" w14:textId="77777777" w:rsidR="006774AB" w:rsidRPr="00BE45FC"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Experiment remains in the system.</w:t>
            </w:r>
          </w:p>
        </w:tc>
      </w:tr>
      <w:tr w:rsidR="006774AB" w:rsidRPr="00AD2C1D" w14:paraId="317DD2EB" w14:textId="77777777" w:rsidTr="00A2677C">
        <w:tc>
          <w:tcPr>
            <w:cnfStyle w:val="001000000000" w:firstRow="0" w:lastRow="0" w:firstColumn="1" w:lastColumn="0" w:oddVBand="0" w:evenVBand="0" w:oddHBand="0" w:evenHBand="0" w:firstRowFirstColumn="0" w:firstRowLastColumn="0" w:lastRowFirstColumn="0" w:lastRowLastColumn="0"/>
            <w:tcW w:w="9576" w:type="dxa"/>
            <w:gridSpan w:val="2"/>
          </w:tcPr>
          <w:p w14:paraId="1D0DB24C" w14:textId="77777777" w:rsidR="006774AB" w:rsidRPr="00AD2C1D" w:rsidRDefault="006774AB" w:rsidP="00A2677C">
            <w:pPr>
              <w:rPr>
                <w:rFonts w:asciiTheme="minorHAnsi" w:hAnsiTheme="minorHAnsi"/>
              </w:rPr>
            </w:pPr>
            <w:r w:rsidRPr="00AD2C1D">
              <w:rPr>
                <w:rFonts w:asciiTheme="minorHAnsi" w:hAnsiTheme="minorHAnsi"/>
              </w:rPr>
              <w:t>Course of Events</w:t>
            </w:r>
          </w:p>
        </w:tc>
      </w:tr>
      <w:tr w:rsidR="006774AB" w:rsidRPr="00AD2C1D" w14:paraId="4A8FC14A"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3115BE2" w14:textId="77777777" w:rsidR="006774AB" w:rsidRPr="00AD2C1D" w:rsidRDefault="006774AB" w:rsidP="00A2677C">
            <w:pPr>
              <w:rPr>
                <w:rFonts w:asciiTheme="minorHAnsi" w:hAnsiTheme="minorHAnsi"/>
              </w:rPr>
            </w:pPr>
            <w:r w:rsidRPr="00AD2C1D">
              <w:rPr>
                <w:rFonts w:asciiTheme="minorHAnsi" w:hAnsiTheme="minorHAnsi"/>
              </w:rPr>
              <w:t>Actor Actions</w:t>
            </w:r>
          </w:p>
        </w:tc>
        <w:tc>
          <w:tcPr>
            <w:tcW w:w="7218" w:type="dxa"/>
          </w:tcPr>
          <w:p w14:paraId="0BFED721"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14:paraId="73B56827"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07F7057C" w14:textId="77777777" w:rsidR="006774AB" w:rsidRPr="00AD2C1D" w:rsidRDefault="006774AB" w:rsidP="00645AA0">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User navigates to experiment admin module.</w:t>
            </w:r>
          </w:p>
        </w:tc>
        <w:tc>
          <w:tcPr>
            <w:tcW w:w="7218" w:type="dxa"/>
          </w:tcPr>
          <w:p w14:paraId="2A9A121B"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14:paraId="5BFA854E"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16991EA" w14:textId="77777777" w:rsidR="006774AB" w:rsidRPr="00AD2C1D" w:rsidRDefault="006774AB" w:rsidP="00645AA0">
            <w:pPr>
              <w:rPr>
                <w:rFonts w:asciiTheme="minorHAnsi" w:hAnsiTheme="minorHAnsi"/>
                <w:b w:val="0"/>
                <w:bCs w:val="0"/>
              </w:rPr>
            </w:pPr>
            <w:r>
              <w:rPr>
                <w:rFonts w:asciiTheme="minorHAnsi" w:hAnsiTheme="minorHAnsi"/>
                <w:b w:val="0"/>
                <w:bCs w:val="0"/>
              </w:rPr>
              <w:t>2.  User clicks the delete button for an experiment.</w:t>
            </w:r>
          </w:p>
        </w:tc>
        <w:tc>
          <w:tcPr>
            <w:tcW w:w="7218" w:type="dxa"/>
          </w:tcPr>
          <w:p w14:paraId="1A0F674C"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14:paraId="25A66EC0"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34D8F21B" w14:textId="77777777" w:rsidR="006774AB" w:rsidRPr="00AD2C1D" w:rsidRDefault="006774AB" w:rsidP="00A2677C">
            <w:pPr>
              <w:rPr>
                <w:rFonts w:asciiTheme="minorHAnsi" w:hAnsiTheme="minorHAnsi"/>
                <w:b w:val="0"/>
                <w:bCs w:val="0"/>
              </w:rPr>
            </w:pPr>
          </w:p>
        </w:tc>
        <w:tc>
          <w:tcPr>
            <w:tcW w:w="7218" w:type="dxa"/>
          </w:tcPr>
          <w:p w14:paraId="01CCB773"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deletes the experiment.</w:t>
            </w:r>
          </w:p>
        </w:tc>
      </w:tr>
    </w:tbl>
    <w:p w14:paraId="7CF38986" w14:textId="77777777" w:rsidR="006774AB" w:rsidRDefault="006774AB" w:rsidP="007A50E9"/>
    <w:tbl>
      <w:tblPr>
        <w:tblStyle w:val="GridTable4-Accent11"/>
        <w:tblW w:w="0" w:type="auto"/>
        <w:tblLook w:val="04A0" w:firstRow="1" w:lastRow="0" w:firstColumn="1" w:lastColumn="0" w:noHBand="0" w:noVBand="1"/>
      </w:tblPr>
      <w:tblGrid>
        <w:gridCol w:w="2358"/>
        <w:gridCol w:w="7218"/>
      </w:tblGrid>
      <w:tr w:rsidR="006C3CA2" w:rsidRPr="00AD2C1D" w14:paraId="1EB4AB57" w14:textId="77777777"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5EFDF5B" w14:textId="77777777" w:rsidR="006C3CA2" w:rsidRPr="00AD2C1D" w:rsidRDefault="006C3CA2" w:rsidP="00A2677C">
            <w:pPr>
              <w:rPr>
                <w:rFonts w:asciiTheme="minorHAnsi" w:hAnsiTheme="minorHAnsi"/>
              </w:rPr>
            </w:pPr>
            <w:r w:rsidRPr="00AD2C1D">
              <w:rPr>
                <w:rFonts w:asciiTheme="minorHAnsi" w:hAnsiTheme="minorHAnsi"/>
              </w:rPr>
              <w:t>Use Case ID</w:t>
            </w:r>
          </w:p>
        </w:tc>
        <w:tc>
          <w:tcPr>
            <w:tcW w:w="7218" w:type="dxa"/>
          </w:tcPr>
          <w:p w14:paraId="7E585B54" w14:textId="77777777" w:rsidR="006C3CA2" w:rsidRPr="00AD2C1D" w:rsidRDefault="006C3CA2" w:rsidP="00A2677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w:t>
            </w:r>
            <w:r w:rsidR="006774AB">
              <w:rPr>
                <w:rFonts w:asciiTheme="minorHAnsi" w:hAnsiTheme="minorHAnsi"/>
              </w:rPr>
              <w:t>5</w:t>
            </w:r>
          </w:p>
        </w:tc>
      </w:tr>
      <w:tr w:rsidR="006C3CA2" w:rsidRPr="00AD2C1D" w14:paraId="1BBC8B2F"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41DEBF8" w14:textId="77777777" w:rsidR="006C3CA2" w:rsidRPr="00AD2C1D" w:rsidRDefault="006C3CA2" w:rsidP="00A2677C">
            <w:pPr>
              <w:rPr>
                <w:rFonts w:asciiTheme="minorHAnsi" w:hAnsiTheme="minorHAnsi"/>
              </w:rPr>
            </w:pPr>
            <w:r w:rsidRPr="00AD2C1D">
              <w:rPr>
                <w:rFonts w:asciiTheme="minorHAnsi" w:hAnsiTheme="minorHAnsi"/>
              </w:rPr>
              <w:t>Use Case Name</w:t>
            </w:r>
          </w:p>
        </w:tc>
        <w:tc>
          <w:tcPr>
            <w:tcW w:w="7218" w:type="dxa"/>
          </w:tcPr>
          <w:p w14:paraId="5AF247E2"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Enable User</w:t>
            </w:r>
          </w:p>
        </w:tc>
      </w:tr>
      <w:tr w:rsidR="006C3CA2" w:rsidRPr="00AD2C1D" w14:paraId="4A95889C"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2B345B00" w14:textId="77777777" w:rsidR="006C3CA2" w:rsidRPr="00AD2C1D" w:rsidRDefault="006C3CA2" w:rsidP="00A2677C">
            <w:pPr>
              <w:rPr>
                <w:rFonts w:asciiTheme="minorHAnsi" w:hAnsiTheme="minorHAnsi"/>
              </w:rPr>
            </w:pPr>
            <w:r w:rsidRPr="00AD2C1D">
              <w:rPr>
                <w:rFonts w:asciiTheme="minorHAnsi" w:hAnsiTheme="minorHAnsi"/>
              </w:rPr>
              <w:t>Actor(s)</w:t>
            </w:r>
          </w:p>
        </w:tc>
        <w:tc>
          <w:tcPr>
            <w:tcW w:w="7218" w:type="dxa"/>
          </w:tcPr>
          <w:p w14:paraId="1293C913" w14:textId="77777777" w:rsidR="006C3CA2" w:rsidRPr="00AD2C1D" w:rsidRDefault="006C3CA2"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C3CA2" w:rsidRPr="00AD2C1D" w14:paraId="01BF32C6"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5A6B70A" w14:textId="77777777" w:rsidR="006C3CA2" w:rsidRPr="00AD2C1D" w:rsidRDefault="006C3CA2" w:rsidP="00A2677C">
            <w:pPr>
              <w:rPr>
                <w:rFonts w:asciiTheme="minorHAnsi" w:hAnsiTheme="minorHAnsi"/>
              </w:rPr>
            </w:pPr>
            <w:r w:rsidRPr="00AD2C1D">
              <w:rPr>
                <w:rFonts w:asciiTheme="minorHAnsi" w:hAnsiTheme="minorHAnsi"/>
              </w:rPr>
              <w:t>Purpose</w:t>
            </w:r>
          </w:p>
        </w:tc>
        <w:tc>
          <w:tcPr>
            <w:tcW w:w="7218" w:type="dxa"/>
          </w:tcPr>
          <w:p w14:paraId="47C8E9D4" w14:textId="77777777" w:rsidR="006C3CA2" w:rsidRPr="00AD2C1D" w:rsidRDefault="006C3CA2"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enabling a disabled user.</w:t>
            </w:r>
          </w:p>
        </w:tc>
      </w:tr>
      <w:tr w:rsidR="006C3CA2" w:rsidRPr="00AD2C1D" w14:paraId="0D764FA7"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F0B97B8" w14:textId="77777777" w:rsidR="006C3CA2" w:rsidRPr="00AD2C1D" w:rsidRDefault="006C3CA2" w:rsidP="00A2677C">
            <w:pPr>
              <w:rPr>
                <w:rFonts w:asciiTheme="minorHAnsi" w:hAnsiTheme="minorHAnsi"/>
              </w:rPr>
            </w:pPr>
            <w:r w:rsidRPr="00AD2C1D">
              <w:rPr>
                <w:rFonts w:asciiTheme="minorHAnsi" w:hAnsiTheme="minorHAnsi"/>
              </w:rPr>
              <w:t>Overview</w:t>
            </w:r>
          </w:p>
        </w:tc>
        <w:tc>
          <w:tcPr>
            <w:tcW w:w="7218" w:type="dxa"/>
          </w:tcPr>
          <w:p w14:paraId="1AC833C2" w14:textId="77777777" w:rsidR="006C3CA2" w:rsidRPr="00AD2C1D"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has been disabled, a system administrator can enable the user from the system administrator tool.</w:t>
            </w:r>
          </w:p>
        </w:tc>
      </w:tr>
      <w:tr w:rsidR="006C3CA2" w:rsidRPr="00AD2C1D" w14:paraId="5972A3AA"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EDA79A9" w14:textId="77777777" w:rsidR="006C3CA2" w:rsidRPr="00AD2C1D" w:rsidRDefault="006C3CA2" w:rsidP="00A2677C">
            <w:pPr>
              <w:rPr>
                <w:rFonts w:asciiTheme="minorHAnsi" w:hAnsiTheme="minorHAnsi"/>
              </w:rPr>
            </w:pPr>
            <w:r w:rsidRPr="00AD2C1D">
              <w:rPr>
                <w:rFonts w:asciiTheme="minorHAnsi" w:hAnsiTheme="minorHAnsi"/>
              </w:rPr>
              <w:t>Cross-References</w:t>
            </w:r>
          </w:p>
        </w:tc>
        <w:tc>
          <w:tcPr>
            <w:tcW w:w="7218" w:type="dxa"/>
          </w:tcPr>
          <w:p w14:paraId="6E7A0083"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C3CA2" w:rsidRPr="00AD2C1D" w14:paraId="70435A99"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DFD9730" w14:textId="77777777" w:rsidR="006C3CA2" w:rsidRPr="00AD2C1D" w:rsidRDefault="006C3CA2" w:rsidP="00A2677C">
            <w:pPr>
              <w:rPr>
                <w:rFonts w:asciiTheme="minorHAnsi" w:hAnsiTheme="minorHAnsi"/>
              </w:rPr>
            </w:pPr>
            <w:r w:rsidRPr="00AD2C1D">
              <w:rPr>
                <w:rFonts w:asciiTheme="minorHAnsi" w:hAnsiTheme="minorHAnsi"/>
              </w:rPr>
              <w:lastRenderedPageBreak/>
              <w:t>Pre-conditions</w:t>
            </w:r>
          </w:p>
        </w:tc>
        <w:tc>
          <w:tcPr>
            <w:tcW w:w="7218" w:type="dxa"/>
          </w:tcPr>
          <w:p w14:paraId="249DCB87" w14:textId="77777777" w:rsidR="006C3CA2"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5495D1A2" w14:textId="77777777" w:rsidR="006C3CA2"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12981AA8" w14:textId="77777777" w:rsidR="006C3CA2" w:rsidRPr="00AD2C1D"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C3CA2" w:rsidRPr="00AD2C1D" w14:paraId="4724A877"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2F788EE" w14:textId="77777777" w:rsidR="006C3CA2" w:rsidRPr="00AD2C1D" w:rsidRDefault="006C3CA2" w:rsidP="00A2677C">
            <w:pPr>
              <w:rPr>
                <w:rFonts w:asciiTheme="minorHAnsi" w:hAnsiTheme="minorHAnsi"/>
              </w:rPr>
            </w:pPr>
            <w:r w:rsidRPr="00AD2C1D">
              <w:rPr>
                <w:rFonts w:asciiTheme="minorHAnsi" w:hAnsiTheme="minorHAnsi"/>
              </w:rPr>
              <w:t>Post-conditions</w:t>
            </w:r>
          </w:p>
        </w:tc>
        <w:tc>
          <w:tcPr>
            <w:tcW w:w="7218" w:type="dxa"/>
          </w:tcPr>
          <w:p w14:paraId="4D4CFB49" w14:textId="77777777" w:rsidR="006C3CA2"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enabled.</w:t>
            </w:r>
          </w:p>
          <w:p w14:paraId="1D50FDC8" w14:textId="77777777" w:rsidR="006C3CA2" w:rsidRPr="00BE45FC" w:rsidRDefault="006C3CA2"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disabled.</w:t>
            </w:r>
          </w:p>
        </w:tc>
      </w:tr>
      <w:tr w:rsidR="006C3CA2" w:rsidRPr="00AD2C1D" w14:paraId="44FC765C" w14:textId="77777777" w:rsidTr="00A2677C">
        <w:tc>
          <w:tcPr>
            <w:cnfStyle w:val="001000000000" w:firstRow="0" w:lastRow="0" w:firstColumn="1" w:lastColumn="0" w:oddVBand="0" w:evenVBand="0" w:oddHBand="0" w:evenHBand="0" w:firstRowFirstColumn="0" w:firstRowLastColumn="0" w:lastRowFirstColumn="0" w:lastRowLastColumn="0"/>
            <w:tcW w:w="9576" w:type="dxa"/>
            <w:gridSpan w:val="2"/>
          </w:tcPr>
          <w:p w14:paraId="645FA9A8" w14:textId="77777777" w:rsidR="006C3CA2" w:rsidRPr="00AD2C1D" w:rsidRDefault="006C3CA2" w:rsidP="00A2677C">
            <w:pPr>
              <w:rPr>
                <w:rFonts w:asciiTheme="minorHAnsi" w:hAnsiTheme="minorHAnsi"/>
              </w:rPr>
            </w:pPr>
            <w:r w:rsidRPr="00AD2C1D">
              <w:rPr>
                <w:rFonts w:asciiTheme="minorHAnsi" w:hAnsiTheme="minorHAnsi"/>
              </w:rPr>
              <w:t>Course of Events</w:t>
            </w:r>
          </w:p>
        </w:tc>
      </w:tr>
      <w:tr w:rsidR="006C3CA2" w:rsidRPr="00AD2C1D" w14:paraId="0DEA6B59"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4558994" w14:textId="77777777" w:rsidR="006C3CA2" w:rsidRPr="00AD2C1D" w:rsidRDefault="006C3CA2" w:rsidP="00A2677C">
            <w:pPr>
              <w:rPr>
                <w:rFonts w:asciiTheme="minorHAnsi" w:hAnsiTheme="minorHAnsi"/>
              </w:rPr>
            </w:pPr>
            <w:r w:rsidRPr="00AD2C1D">
              <w:rPr>
                <w:rFonts w:asciiTheme="minorHAnsi" w:hAnsiTheme="minorHAnsi"/>
              </w:rPr>
              <w:t>Actor Actions</w:t>
            </w:r>
          </w:p>
        </w:tc>
        <w:tc>
          <w:tcPr>
            <w:tcW w:w="7218" w:type="dxa"/>
          </w:tcPr>
          <w:p w14:paraId="008BCAA9"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C3CA2" w:rsidRPr="00AD2C1D" w14:paraId="100C12D6"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7524E06A" w14:textId="77777777" w:rsidR="006C3CA2" w:rsidRPr="00AD2C1D" w:rsidRDefault="006C3CA2" w:rsidP="00645AA0">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14:paraId="22C238DC" w14:textId="77777777" w:rsidR="006C3CA2" w:rsidRPr="00AD2C1D"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C3CA2" w:rsidRPr="00AD2C1D" w14:paraId="458B865D"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A3B5716" w14:textId="77777777" w:rsidR="006C3CA2" w:rsidRPr="00AD2C1D" w:rsidRDefault="006C3CA2" w:rsidP="00645AA0">
            <w:pPr>
              <w:rPr>
                <w:rFonts w:asciiTheme="minorHAnsi" w:hAnsiTheme="minorHAnsi"/>
                <w:b w:val="0"/>
                <w:bCs w:val="0"/>
              </w:rPr>
            </w:pPr>
            <w:r>
              <w:rPr>
                <w:rFonts w:asciiTheme="minorHAnsi" w:hAnsiTheme="minorHAnsi"/>
                <w:b w:val="0"/>
                <w:bCs w:val="0"/>
              </w:rPr>
              <w:t xml:space="preserve">2.  </w:t>
            </w:r>
            <w:r w:rsidR="006774AB">
              <w:rPr>
                <w:rFonts w:asciiTheme="minorHAnsi" w:hAnsiTheme="minorHAnsi"/>
                <w:b w:val="0"/>
                <w:bCs w:val="0"/>
              </w:rPr>
              <w:t>System administrator clicks the enable button for the disabled user.</w:t>
            </w:r>
          </w:p>
        </w:tc>
        <w:tc>
          <w:tcPr>
            <w:tcW w:w="7218" w:type="dxa"/>
          </w:tcPr>
          <w:p w14:paraId="1188BB71"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C3CA2" w:rsidRPr="00AD2C1D" w14:paraId="1672DD07"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4AE6CFD" w14:textId="77777777" w:rsidR="006C3CA2" w:rsidRPr="00AD2C1D" w:rsidRDefault="006C3CA2" w:rsidP="00A2677C">
            <w:pPr>
              <w:rPr>
                <w:rFonts w:asciiTheme="minorHAnsi" w:hAnsiTheme="minorHAnsi"/>
                <w:b w:val="0"/>
                <w:bCs w:val="0"/>
              </w:rPr>
            </w:pPr>
          </w:p>
        </w:tc>
        <w:tc>
          <w:tcPr>
            <w:tcW w:w="7218" w:type="dxa"/>
          </w:tcPr>
          <w:p w14:paraId="0297D92A" w14:textId="77777777" w:rsidR="006C3CA2" w:rsidRDefault="006C3CA2"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system </w:t>
            </w:r>
            <w:r w:rsidR="006774AB">
              <w:rPr>
                <w:rFonts w:asciiTheme="minorHAnsi" w:hAnsiTheme="minorHAnsi"/>
              </w:rPr>
              <w:t>enables the user account.</w:t>
            </w:r>
          </w:p>
        </w:tc>
      </w:tr>
    </w:tbl>
    <w:p w14:paraId="4F9614EF" w14:textId="77777777" w:rsidR="002729C6" w:rsidRDefault="002729C6" w:rsidP="007A50E9"/>
    <w:tbl>
      <w:tblPr>
        <w:tblStyle w:val="GridTable4-Accent11"/>
        <w:tblW w:w="0" w:type="auto"/>
        <w:tblLook w:val="04A0" w:firstRow="1" w:lastRow="0" w:firstColumn="1" w:lastColumn="0" w:noHBand="0" w:noVBand="1"/>
      </w:tblPr>
      <w:tblGrid>
        <w:gridCol w:w="2358"/>
        <w:gridCol w:w="7218"/>
      </w:tblGrid>
      <w:tr w:rsidR="006774AB" w:rsidRPr="00AD2C1D" w14:paraId="111D1D60" w14:textId="77777777"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BADF8EE" w14:textId="77777777" w:rsidR="006774AB" w:rsidRPr="00AD2C1D" w:rsidRDefault="006774AB" w:rsidP="00A2677C">
            <w:pPr>
              <w:rPr>
                <w:rFonts w:asciiTheme="minorHAnsi" w:hAnsiTheme="minorHAnsi"/>
              </w:rPr>
            </w:pPr>
            <w:r w:rsidRPr="00AD2C1D">
              <w:rPr>
                <w:rFonts w:asciiTheme="minorHAnsi" w:hAnsiTheme="minorHAnsi"/>
              </w:rPr>
              <w:t>Use Case ID</w:t>
            </w:r>
          </w:p>
        </w:tc>
        <w:tc>
          <w:tcPr>
            <w:tcW w:w="7218" w:type="dxa"/>
          </w:tcPr>
          <w:p w14:paraId="6C338FB6" w14:textId="77777777" w:rsidR="006774AB" w:rsidRPr="00AD2C1D" w:rsidRDefault="006774AB" w:rsidP="00A2677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UC_016</w:t>
            </w:r>
          </w:p>
        </w:tc>
      </w:tr>
      <w:tr w:rsidR="006774AB" w:rsidRPr="00AD2C1D" w14:paraId="2579625A"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4FCA0DA" w14:textId="77777777" w:rsidR="006774AB" w:rsidRPr="00AD2C1D" w:rsidRDefault="006774AB" w:rsidP="00A2677C">
            <w:pPr>
              <w:rPr>
                <w:rFonts w:asciiTheme="minorHAnsi" w:hAnsiTheme="minorHAnsi"/>
              </w:rPr>
            </w:pPr>
            <w:r w:rsidRPr="00AD2C1D">
              <w:rPr>
                <w:rFonts w:asciiTheme="minorHAnsi" w:hAnsiTheme="minorHAnsi"/>
              </w:rPr>
              <w:t>Use Case Name</w:t>
            </w:r>
          </w:p>
        </w:tc>
        <w:tc>
          <w:tcPr>
            <w:tcW w:w="7218" w:type="dxa"/>
          </w:tcPr>
          <w:p w14:paraId="0AB38EC9"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Disable User</w:t>
            </w:r>
          </w:p>
        </w:tc>
      </w:tr>
      <w:tr w:rsidR="006774AB" w:rsidRPr="00AD2C1D" w14:paraId="716ACD73"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3CBEEC6A" w14:textId="77777777" w:rsidR="006774AB" w:rsidRPr="00AD2C1D" w:rsidRDefault="006774AB" w:rsidP="00A2677C">
            <w:pPr>
              <w:rPr>
                <w:rFonts w:asciiTheme="minorHAnsi" w:hAnsiTheme="minorHAnsi"/>
              </w:rPr>
            </w:pPr>
            <w:r w:rsidRPr="00AD2C1D">
              <w:rPr>
                <w:rFonts w:asciiTheme="minorHAnsi" w:hAnsiTheme="minorHAnsi"/>
              </w:rPr>
              <w:t>Actor(s)</w:t>
            </w:r>
          </w:p>
        </w:tc>
        <w:tc>
          <w:tcPr>
            <w:tcW w:w="7218" w:type="dxa"/>
          </w:tcPr>
          <w:p w14:paraId="0380708F"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774AB" w:rsidRPr="00AD2C1D" w14:paraId="0AEDBFDB"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958BB20" w14:textId="77777777" w:rsidR="006774AB" w:rsidRPr="00AD2C1D" w:rsidRDefault="006774AB" w:rsidP="00A2677C">
            <w:pPr>
              <w:rPr>
                <w:rFonts w:asciiTheme="minorHAnsi" w:hAnsiTheme="minorHAnsi"/>
              </w:rPr>
            </w:pPr>
            <w:r w:rsidRPr="00AD2C1D">
              <w:rPr>
                <w:rFonts w:asciiTheme="minorHAnsi" w:hAnsiTheme="minorHAnsi"/>
              </w:rPr>
              <w:t>Purpose</w:t>
            </w:r>
          </w:p>
        </w:tc>
        <w:tc>
          <w:tcPr>
            <w:tcW w:w="7218" w:type="dxa"/>
          </w:tcPr>
          <w:p w14:paraId="4C0F8853" w14:textId="77777777" w:rsidR="006774AB" w:rsidRPr="00AD2C1D" w:rsidRDefault="006774AB"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disabling an active user.</w:t>
            </w:r>
          </w:p>
        </w:tc>
      </w:tr>
      <w:tr w:rsidR="006774AB" w:rsidRPr="00AD2C1D" w14:paraId="3E601B13"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5DE5F705" w14:textId="77777777" w:rsidR="006774AB" w:rsidRPr="00AD2C1D" w:rsidRDefault="006774AB" w:rsidP="00A2677C">
            <w:pPr>
              <w:rPr>
                <w:rFonts w:asciiTheme="minorHAnsi" w:hAnsiTheme="minorHAnsi"/>
              </w:rPr>
            </w:pPr>
            <w:r w:rsidRPr="00AD2C1D">
              <w:rPr>
                <w:rFonts w:asciiTheme="minorHAnsi" w:hAnsiTheme="minorHAnsi"/>
              </w:rPr>
              <w:t>Overview</w:t>
            </w:r>
          </w:p>
        </w:tc>
        <w:tc>
          <w:tcPr>
            <w:tcW w:w="7218" w:type="dxa"/>
          </w:tcPr>
          <w:p w14:paraId="5A425913"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can request to a system administrator that a user account be disabled.</w:t>
            </w:r>
          </w:p>
        </w:tc>
      </w:tr>
      <w:tr w:rsidR="006774AB" w:rsidRPr="00AD2C1D" w14:paraId="309CA6A0"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7FB7455" w14:textId="77777777" w:rsidR="006774AB" w:rsidRPr="00AD2C1D" w:rsidRDefault="006774AB" w:rsidP="00A2677C">
            <w:pPr>
              <w:rPr>
                <w:rFonts w:asciiTheme="minorHAnsi" w:hAnsiTheme="minorHAnsi"/>
              </w:rPr>
            </w:pPr>
            <w:r w:rsidRPr="00AD2C1D">
              <w:rPr>
                <w:rFonts w:asciiTheme="minorHAnsi" w:hAnsiTheme="minorHAnsi"/>
              </w:rPr>
              <w:t>Cross-References</w:t>
            </w:r>
          </w:p>
        </w:tc>
        <w:tc>
          <w:tcPr>
            <w:tcW w:w="7218" w:type="dxa"/>
          </w:tcPr>
          <w:p w14:paraId="54AA9ED8"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14:paraId="6FA58AC1"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04B12005" w14:textId="77777777" w:rsidR="006774AB" w:rsidRPr="00AD2C1D" w:rsidRDefault="006774AB" w:rsidP="00A2677C">
            <w:pPr>
              <w:rPr>
                <w:rFonts w:asciiTheme="minorHAnsi" w:hAnsiTheme="minorHAnsi"/>
              </w:rPr>
            </w:pPr>
            <w:r w:rsidRPr="00AD2C1D">
              <w:rPr>
                <w:rFonts w:asciiTheme="minorHAnsi" w:hAnsiTheme="minorHAnsi"/>
              </w:rPr>
              <w:t>Pre-conditions</w:t>
            </w:r>
          </w:p>
        </w:tc>
        <w:tc>
          <w:tcPr>
            <w:tcW w:w="7218" w:type="dxa"/>
          </w:tcPr>
          <w:p w14:paraId="1A2615C4"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421DD1A6"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0D00B828"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14:paraId="14893206"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CC8FF1B" w14:textId="77777777" w:rsidR="006774AB" w:rsidRPr="00AD2C1D" w:rsidRDefault="006774AB" w:rsidP="00A2677C">
            <w:pPr>
              <w:rPr>
                <w:rFonts w:asciiTheme="minorHAnsi" w:hAnsiTheme="minorHAnsi"/>
              </w:rPr>
            </w:pPr>
            <w:r w:rsidRPr="00AD2C1D">
              <w:rPr>
                <w:rFonts w:asciiTheme="minorHAnsi" w:hAnsiTheme="minorHAnsi"/>
              </w:rPr>
              <w:t>Post-conditions</w:t>
            </w:r>
          </w:p>
        </w:tc>
        <w:tc>
          <w:tcPr>
            <w:tcW w:w="7218" w:type="dxa"/>
          </w:tcPr>
          <w:p w14:paraId="05EF855B" w14:textId="77777777" w:rsidR="006774AB"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disabled.</w:t>
            </w:r>
          </w:p>
          <w:p w14:paraId="50DB9FAB" w14:textId="77777777" w:rsidR="006774AB" w:rsidRPr="00BE45FC"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enabled.</w:t>
            </w:r>
          </w:p>
        </w:tc>
      </w:tr>
      <w:tr w:rsidR="006774AB" w:rsidRPr="00AD2C1D" w14:paraId="2CF8A3FD" w14:textId="77777777" w:rsidTr="00A2677C">
        <w:tc>
          <w:tcPr>
            <w:cnfStyle w:val="001000000000" w:firstRow="0" w:lastRow="0" w:firstColumn="1" w:lastColumn="0" w:oddVBand="0" w:evenVBand="0" w:oddHBand="0" w:evenHBand="0" w:firstRowFirstColumn="0" w:firstRowLastColumn="0" w:lastRowFirstColumn="0" w:lastRowLastColumn="0"/>
            <w:tcW w:w="9576" w:type="dxa"/>
            <w:gridSpan w:val="2"/>
          </w:tcPr>
          <w:p w14:paraId="6E50CDEB" w14:textId="77777777" w:rsidR="006774AB" w:rsidRPr="00AD2C1D" w:rsidRDefault="006774AB" w:rsidP="00A2677C">
            <w:pPr>
              <w:rPr>
                <w:rFonts w:asciiTheme="minorHAnsi" w:hAnsiTheme="minorHAnsi"/>
              </w:rPr>
            </w:pPr>
            <w:r w:rsidRPr="00AD2C1D">
              <w:rPr>
                <w:rFonts w:asciiTheme="minorHAnsi" w:hAnsiTheme="minorHAnsi"/>
              </w:rPr>
              <w:t>Course of Events</w:t>
            </w:r>
          </w:p>
        </w:tc>
      </w:tr>
      <w:tr w:rsidR="006774AB" w:rsidRPr="00AD2C1D" w14:paraId="32564E4C"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9B7DEE0" w14:textId="77777777" w:rsidR="006774AB" w:rsidRPr="00AD2C1D" w:rsidRDefault="006774AB" w:rsidP="00A2677C">
            <w:pPr>
              <w:rPr>
                <w:rFonts w:asciiTheme="minorHAnsi" w:hAnsiTheme="minorHAnsi"/>
              </w:rPr>
            </w:pPr>
            <w:r w:rsidRPr="00AD2C1D">
              <w:rPr>
                <w:rFonts w:asciiTheme="minorHAnsi" w:hAnsiTheme="minorHAnsi"/>
              </w:rPr>
              <w:t>Actor Actions</w:t>
            </w:r>
          </w:p>
        </w:tc>
        <w:tc>
          <w:tcPr>
            <w:tcW w:w="7218" w:type="dxa"/>
          </w:tcPr>
          <w:p w14:paraId="7DEE1987"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14:paraId="71014972"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340695FF" w14:textId="77777777" w:rsidR="006774AB" w:rsidRPr="00AD2C1D" w:rsidRDefault="006774AB" w:rsidP="00A2677C">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14:paraId="7BB5300C"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14:paraId="52C3170D"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96B9BD0" w14:textId="77777777" w:rsidR="006774AB" w:rsidRPr="00AD2C1D" w:rsidRDefault="006774AB" w:rsidP="00645AA0">
            <w:pPr>
              <w:rPr>
                <w:rFonts w:asciiTheme="minorHAnsi" w:hAnsiTheme="minorHAnsi"/>
                <w:b w:val="0"/>
                <w:bCs w:val="0"/>
              </w:rPr>
            </w:pPr>
            <w:r>
              <w:rPr>
                <w:rFonts w:asciiTheme="minorHAnsi" w:hAnsiTheme="minorHAnsi"/>
                <w:b w:val="0"/>
                <w:bCs w:val="0"/>
              </w:rPr>
              <w:t>2.  System administrator clicks the disable button for the active user.</w:t>
            </w:r>
          </w:p>
        </w:tc>
        <w:tc>
          <w:tcPr>
            <w:tcW w:w="7218" w:type="dxa"/>
          </w:tcPr>
          <w:p w14:paraId="10456F14"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14:paraId="6DEF2726"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21581DD3" w14:textId="77777777" w:rsidR="006774AB" w:rsidRPr="00AD2C1D" w:rsidRDefault="006774AB" w:rsidP="00A2677C">
            <w:pPr>
              <w:rPr>
                <w:rFonts w:asciiTheme="minorHAnsi" w:hAnsiTheme="minorHAnsi"/>
                <w:b w:val="0"/>
                <w:bCs w:val="0"/>
              </w:rPr>
            </w:pPr>
          </w:p>
        </w:tc>
        <w:tc>
          <w:tcPr>
            <w:tcW w:w="7218" w:type="dxa"/>
          </w:tcPr>
          <w:p w14:paraId="4C7CE1CC" w14:textId="77777777" w:rsidR="006774AB" w:rsidRDefault="006774AB"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disables the user account.</w:t>
            </w:r>
          </w:p>
        </w:tc>
      </w:tr>
    </w:tbl>
    <w:p w14:paraId="0ABDC70E" w14:textId="77777777" w:rsidR="002729C6" w:rsidRDefault="002729C6" w:rsidP="007A50E9"/>
    <w:p w14:paraId="2D8A2D71" w14:textId="77777777" w:rsidR="002729C6" w:rsidRDefault="002729C6">
      <w:pPr>
        <w:rPr>
          <w:rFonts w:asciiTheme="majorHAnsi" w:eastAsiaTheme="majorEastAsia" w:hAnsiTheme="majorHAnsi" w:cstheme="majorBidi"/>
          <w:b/>
          <w:bCs/>
          <w:color w:val="365F91" w:themeColor="accent1" w:themeShade="BF"/>
          <w:sz w:val="32"/>
          <w:szCs w:val="28"/>
        </w:rPr>
      </w:pPr>
      <w:r>
        <w:br w:type="page"/>
      </w:r>
    </w:p>
    <w:p w14:paraId="28FE1B39" w14:textId="77777777" w:rsidR="002729C6" w:rsidRDefault="002729C6" w:rsidP="002729C6">
      <w:pPr>
        <w:pStyle w:val="Heading1"/>
        <w:numPr>
          <w:ilvl w:val="0"/>
          <w:numId w:val="0"/>
        </w:numPr>
        <w:ind w:left="432" w:hanging="432"/>
      </w:pPr>
      <w:bookmarkStart w:id="126" w:name="_Toc434541842"/>
      <w:r>
        <w:lastRenderedPageBreak/>
        <w:t>Appendix B: Traceability Matrix</w:t>
      </w:r>
      <w:bookmarkEnd w:id="126"/>
    </w:p>
    <w:p w14:paraId="37672503" w14:textId="77777777" w:rsidR="002729C6" w:rsidRPr="00E33B6A" w:rsidRDefault="002729C6" w:rsidP="00E33B6A">
      <w:r>
        <w:t>TBD</w:t>
      </w:r>
    </w:p>
    <w:p w14:paraId="0B03ACA0" w14:textId="77777777" w:rsidR="002729C6" w:rsidRPr="001B55DA" w:rsidRDefault="002729C6" w:rsidP="007A50E9"/>
    <w:sectPr w:rsidR="002729C6" w:rsidRPr="001B55DA" w:rsidSect="001C7416">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 w:author="Glen" w:date="2015-11-06T22:26:00Z" w:initials="GR">
    <w:p w14:paraId="2760F57E" w14:textId="711F01E0" w:rsidR="00065B81" w:rsidRDefault="00065B81">
      <w:pPr>
        <w:pStyle w:val="CommentText"/>
      </w:pPr>
      <w:r>
        <w:rPr>
          <w:rStyle w:val="CommentReference"/>
        </w:rPr>
        <w:annotationRef/>
      </w:r>
      <w:r>
        <w:t>Are we going to test against each of these browsers?</w:t>
      </w:r>
    </w:p>
  </w:comment>
  <w:comment w:id="42" w:author="Glen" w:date="2015-11-06T22:14:00Z" w:initials="GR">
    <w:p w14:paraId="2D0F7A8B" w14:textId="77777777" w:rsidR="00A2677C" w:rsidRDefault="00A2677C">
      <w:pPr>
        <w:pStyle w:val="CommentText"/>
      </w:pPr>
      <w:r>
        <w:rPr>
          <w:rStyle w:val="CommentReference"/>
        </w:rPr>
        <w:annotationRef/>
      </w:r>
      <w:r>
        <w:t>We may want to add a section for requirements for the charts if any are applicable.</w:t>
      </w:r>
    </w:p>
  </w:comment>
  <w:comment w:id="55" w:author="Glen" w:date="2015-11-06T22:14:00Z" w:initials="GR">
    <w:p w14:paraId="45DCE523" w14:textId="77777777" w:rsidR="00A2677C" w:rsidRDefault="00A2677C">
      <w:pPr>
        <w:pStyle w:val="CommentText"/>
      </w:pPr>
      <w:r>
        <w:rPr>
          <w:rStyle w:val="CommentReference"/>
        </w:rPr>
        <w:annotationRef/>
      </w:r>
      <w:r>
        <w:t>Add minimum criteria requirements for a patient account to store, i.e. userID, password, etc.</w:t>
      </w:r>
    </w:p>
  </w:comment>
  <w:comment w:id="56" w:author="Glen" w:date="2015-11-06T22:14:00Z" w:initials="GR">
    <w:p w14:paraId="464F43DC" w14:textId="47630762" w:rsidR="00A2677C" w:rsidRDefault="00A2677C">
      <w:pPr>
        <w:pStyle w:val="CommentText"/>
      </w:pPr>
      <w:r>
        <w:rPr>
          <w:rStyle w:val="CommentReference"/>
        </w:rPr>
        <w:annotationRef/>
      </w:r>
      <w:r w:rsidR="00B1535A">
        <w:t>Glen to do: n</w:t>
      </w:r>
      <w:r>
        <w:t>eed to add use case for (1)updating physician account information, (2)viewing patient data, (3)exporting patient data, (4)adding a patient.</w:t>
      </w:r>
    </w:p>
  </w:comment>
  <w:comment w:id="69" w:author="Glen" w:date="2015-11-06T22:15:00Z" w:initials="GR">
    <w:p w14:paraId="69EB2816" w14:textId="77777777" w:rsidR="00A2677C" w:rsidRDefault="00A2677C">
      <w:pPr>
        <w:pStyle w:val="CommentText"/>
      </w:pPr>
      <w:r>
        <w:rPr>
          <w:rStyle w:val="CommentReference"/>
        </w:rPr>
        <w:annotationRef/>
      </w:r>
      <w:r>
        <w:t>Add minimum criteria requirements for an experiment administrator account to store.</w:t>
      </w:r>
    </w:p>
  </w:comment>
  <w:comment w:id="70" w:author="Glen" w:date="2015-11-06T22:15:00Z" w:initials="GR">
    <w:p w14:paraId="7D6DB3AC" w14:textId="77777777" w:rsidR="00A2677C" w:rsidRDefault="00A2677C">
      <w:pPr>
        <w:pStyle w:val="CommentText"/>
      </w:pPr>
      <w:r>
        <w:rPr>
          <w:rStyle w:val="CommentReference"/>
        </w:rPr>
        <w:annotationRef/>
      </w:r>
      <w:r>
        <w:t>Add minimum criteria requirements for a system administrator account to store.</w:t>
      </w:r>
    </w:p>
  </w:comment>
  <w:comment w:id="75" w:author="Glen" w:date="2015-11-06T22:23:00Z" w:initials="GR">
    <w:p w14:paraId="6B49B212" w14:textId="60EFA79E" w:rsidR="00B1535A" w:rsidRDefault="00B1535A">
      <w:pPr>
        <w:pStyle w:val="CommentText"/>
      </w:pPr>
      <w:r>
        <w:rPr>
          <w:rStyle w:val="CommentReference"/>
        </w:rPr>
        <w:annotationRef/>
      </w:r>
      <w:r>
        <w:t>How are we going to define this security criteria? Like 10+ characters, one number, one lowercase and one uppercase?</w:t>
      </w:r>
    </w:p>
  </w:comment>
  <w:comment w:id="95" w:author="Glen" w:date="2015-11-06T22:18:00Z" w:initials="GR">
    <w:p w14:paraId="6F9D4974" w14:textId="66E6B202" w:rsidR="00B1535A" w:rsidRDefault="00B1535A">
      <w:pPr>
        <w:pStyle w:val="CommentText"/>
      </w:pPr>
      <w:r>
        <w:rPr>
          <w:rStyle w:val="CommentReference"/>
        </w:rPr>
        <w:annotationRef/>
      </w:r>
      <w:r>
        <w:t>This may be a risk (if there is no library to do this already).  What kind of graph are we exporting?  An interactive graph or just a jpeg image?</w:t>
      </w:r>
    </w:p>
  </w:comment>
  <w:comment w:id="101" w:author="Glen" w:date="2015-11-06T22:17:00Z" w:initials="GR">
    <w:p w14:paraId="5CB9EFAF" w14:textId="6B6DE332" w:rsidR="00A2677C" w:rsidRDefault="00A2677C">
      <w:pPr>
        <w:pStyle w:val="CommentText"/>
      </w:pPr>
      <w:r>
        <w:rPr>
          <w:rStyle w:val="CommentReference"/>
        </w:rPr>
        <w:annotationRef/>
      </w:r>
      <w:r>
        <w:t>This is a little vague.  Patient accounts shouldn’t need approval since physicians are creating them.  So should only physician accounts and experiment admin accounts require approval?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60F57E" w15:done="0"/>
  <w15:commentEx w15:paraId="2D0F7A8B" w15:done="0"/>
  <w15:commentEx w15:paraId="45DCE523" w15:done="0"/>
  <w15:commentEx w15:paraId="464F43DC" w15:done="0"/>
  <w15:commentEx w15:paraId="69EB2816" w15:done="0"/>
  <w15:commentEx w15:paraId="7D6DB3AC" w15:done="0"/>
  <w15:commentEx w15:paraId="6B49B212" w15:done="0"/>
  <w15:commentEx w15:paraId="6F9D4974" w15:done="0"/>
  <w15:commentEx w15:paraId="5CB9EFA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828FF1" w14:textId="77777777" w:rsidR="00E759CA" w:rsidRDefault="00E759CA" w:rsidP="0095396F">
      <w:pPr>
        <w:spacing w:after="0" w:line="240" w:lineRule="auto"/>
      </w:pPr>
      <w:r>
        <w:separator/>
      </w:r>
    </w:p>
  </w:endnote>
  <w:endnote w:type="continuationSeparator" w:id="0">
    <w:p w14:paraId="0DC82800" w14:textId="77777777" w:rsidR="00E759CA" w:rsidRDefault="00E759CA" w:rsidP="00953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7FC02" w14:textId="77777777" w:rsidR="00A2677C" w:rsidRDefault="00E759CA" w:rsidP="00456C08">
    <w:pPr>
      <w:tabs>
        <w:tab w:val="left" w:pos="720"/>
        <w:tab w:val="left" w:pos="1440"/>
        <w:tab w:val="left" w:pos="2160"/>
        <w:tab w:val="left" w:pos="2880"/>
        <w:tab w:val="left" w:pos="3600"/>
      </w:tabs>
      <w:jc w:val="both"/>
      <w:rPr>
        <w:snapToGrid w:val="0"/>
      </w:rPr>
    </w:pPr>
    <w:r>
      <w:rPr>
        <w:noProof/>
      </w:rPr>
      <w:pict w14:anchorId="6EFEDE17">
        <v:line id="_x0000_s2051"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O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"/>
      </w:pict>
    </w:r>
  </w:p>
  <w:p w14:paraId="20FB9413" w14:textId="77777777" w:rsidR="00A2677C" w:rsidRDefault="00A2677C"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sidR="00201D54">
      <w:rPr>
        <w:noProof/>
        <w:snapToGrid w:val="0"/>
        <w:sz w:val="16"/>
      </w:rPr>
      <w:t>11/6/2015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ins w:id="16" w:author="Glen" w:date="2015-11-06T22:29:00Z">
      <w:r w:rsidR="00201D54">
        <w:rPr>
          <w:noProof/>
          <w:snapToGrid w:val="0"/>
          <w:sz w:val="16"/>
        </w:rPr>
        <w:t>10:29:00 PM</w:t>
      </w:r>
    </w:ins>
    <w:del w:id="17" w:author="Glen" w:date="2015-11-06T22:28:00Z">
      <w:r w:rsidDel="00201D54">
        <w:rPr>
          <w:noProof/>
          <w:snapToGrid w:val="0"/>
          <w:sz w:val="16"/>
        </w:rPr>
        <w:delText>10:08:41 PM</w:delText>
      </w:r>
    </w:del>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201D54">
      <w:rPr>
        <w:rStyle w:val="PageNumber"/>
        <w:noProof/>
      </w:rPr>
      <w:t>i</w:t>
    </w:r>
    <w:r w:rsidRPr="0095396F">
      <w:rPr>
        <w:rStyle w:val="PageNumber"/>
        <w:noProof/>
      </w:rPr>
      <w:fldChar w:fldCharType="end"/>
    </w:r>
    <w:r>
      <w:rPr>
        <w:rStyle w:val="PageNumber"/>
      </w:rPr>
      <w:t xml:space="preserve"> </w:t>
    </w:r>
  </w:p>
  <w:p w14:paraId="6E6C567B" w14:textId="77777777" w:rsidR="00A2677C" w:rsidRDefault="00A267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1CF86" w14:textId="77777777" w:rsidR="00A2677C" w:rsidRDefault="00E759CA" w:rsidP="00456C08">
    <w:pPr>
      <w:tabs>
        <w:tab w:val="left" w:pos="720"/>
        <w:tab w:val="left" w:pos="1440"/>
        <w:tab w:val="left" w:pos="2160"/>
        <w:tab w:val="left" w:pos="2880"/>
        <w:tab w:val="left" w:pos="3600"/>
      </w:tabs>
      <w:jc w:val="both"/>
      <w:rPr>
        <w:snapToGrid w:val="0"/>
      </w:rPr>
    </w:pPr>
    <w:r>
      <w:rPr>
        <w:noProof/>
      </w:rPr>
      <w:pict w14:anchorId="522F8186">
        <v:line id="Line 8" o:spid="_x0000_s2049"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leEwIAACk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"/>
      </w:pict>
    </w:r>
  </w:p>
  <w:p w14:paraId="13131DC7" w14:textId="77777777" w:rsidR="00A2677C" w:rsidRDefault="00A2677C"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sidR="00201D54">
      <w:rPr>
        <w:noProof/>
        <w:snapToGrid w:val="0"/>
        <w:sz w:val="16"/>
      </w:rPr>
      <w:t>11/6/2015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ins w:id="18" w:author="Glen" w:date="2015-11-06T22:29:00Z">
      <w:r w:rsidR="00201D54">
        <w:rPr>
          <w:noProof/>
          <w:snapToGrid w:val="0"/>
          <w:sz w:val="16"/>
        </w:rPr>
        <w:t>10:29:00 PM</w:t>
      </w:r>
    </w:ins>
    <w:del w:id="19" w:author="Glen" w:date="2015-11-06T22:28:00Z">
      <w:r w:rsidDel="00201D54">
        <w:rPr>
          <w:noProof/>
          <w:snapToGrid w:val="0"/>
          <w:sz w:val="16"/>
        </w:rPr>
        <w:delText>10:08:41 PM</w:delText>
      </w:r>
    </w:del>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201D54">
      <w:rPr>
        <w:rStyle w:val="PageNumber"/>
        <w:noProof/>
      </w:rPr>
      <w:t xml:space="preserve"> </w:t>
    </w:r>
    <w:r w:rsidRPr="0095396F">
      <w:rPr>
        <w:rStyle w:val="PageNumber"/>
        <w:noProof/>
      </w:rPr>
      <w:fldChar w:fldCharType="end"/>
    </w:r>
    <w:r>
      <w:rPr>
        <w:rStyle w:val="PageNumber"/>
      </w:rPr>
      <w:t xml:space="preserve"> </w:t>
    </w:r>
  </w:p>
  <w:p w14:paraId="5F6A1A75" w14:textId="77777777" w:rsidR="00A2677C" w:rsidRDefault="00A267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BB7F8A" w14:textId="77777777" w:rsidR="00E759CA" w:rsidRDefault="00E759CA" w:rsidP="0095396F">
      <w:pPr>
        <w:spacing w:after="0" w:line="240" w:lineRule="auto"/>
      </w:pPr>
      <w:r>
        <w:separator/>
      </w:r>
    </w:p>
  </w:footnote>
  <w:footnote w:type="continuationSeparator" w:id="0">
    <w:p w14:paraId="48B180A3" w14:textId="77777777" w:rsidR="00E759CA" w:rsidRDefault="00E759CA" w:rsidP="00953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CD919B" w14:textId="77777777" w:rsidR="00A2677C" w:rsidRDefault="00E759CA" w:rsidP="008B1AA9">
    <w:pPr>
      <w:pStyle w:val="Header"/>
    </w:pPr>
    <w:r>
      <w:rPr>
        <w:rFonts w:ascii="Arial" w:hAnsi="Arial" w:cs="Arial"/>
        <w:b/>
        <w:noProof/>
      </w:rPr>
      <w:pict w14:anchorId="79A94D13">
        <v:line id="_x0000_s2052"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"/>
      </w:pict>
    </w:r>
    <w:r w:rsidR="00A2677C">
      <w:t>Software Requirements Specification</w:t>
    </w:r>
  </w:p>
  <w:p w14:paraId="09579EAF" w14:textId="77777777" w:rsidR="00A2677C" w:rsidRDefault="00A267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0FC28" w14:textId="77777777" w:rsidR="00A2677C" w:rsidRDefault="00E759CA" w:rsidP="008B1AA9">
    <w:pPr>
      <w:pStyle w:val="Header"/>
    </w:pPr>
    <w:r>
      <w:rPr>
        <w:rFonts w:ascii="Arial" w:hAnsi="Arial" w:cs="Arial"/>
        <w:b/>
        <w:noProof/>
      </w:rPr>
      <w:pict w14:anchorId="429B12DD">
        <v:line id="Line 7" o:spid="_x0000_s205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n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"/>
      </w:pict>
    </w:r>
    <w:r w:rsidR="00A2677C">
      <w:t>Software Requirements Specification</w:t>
    </w:r>
  </w:p>
  <w:p w14:paraId="35D68DF5" w14:textId="77777777" w:rsidR="00A2677C" w:rsidRDefault="00A267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C6307"/>
    <w:multiLevelType w:val="hybridMultilevel"/>
    <w:tmpl w:val="802E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44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266D7A"/>
    <w:multiLevelType w:val="hybridMultilevel"/>
    <w:tmpl w:val="9080EF22"/>
    <w:lvl w:ilvl="0" w:tplc="088E69F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CA1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98127F"/>
    <w:multiLevelType w:val="hybridMultilevel"/>
    <w:tmpl w:val="A5985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6F409C"/>
    <w:multiLevelType w:val="hybridMultilevel"/>
    <w:tmpl w:val="D96CB168"/>
    <w:lvl w:ilvl="0" w:tplc="93C6B892">
      <w:start w:val="1"/>
      <w:numFmt w:val="bullet"/>
      <w:lvlText w:val="•"/>
      <w:lvlJc w:val="left"/>
      <w:pPr>
        <w:tabs>
          <w:tab w:val="num" w:pos="720"/>
        </w:tabs>
        <w:ind w:left="720" w:hanging="360"/>
      </w:pPr>
      <w:rPr>
        <w:rFonts w:ascii="Arial" w:hAnsi="Arial" w:hint="default"/>
      </w:rPr>
    </w:lvl>
    <w:lvl w:ilvl="1" w:tplc="4AFE7F8E" w:tentative="1">
      <w:start w:val="1"/>
      <w:numFmt w:val="bullet"/>
      <w:lvlText w:val="•"/>
      <w:lvlJc w:val="left"/>
      <w:pPr>
        <w:tabs>
          <w:tab w:val="num" w:pos="1440"/>
        </w:tabs>
        <w:ind w:left="1440" w:hanging="360"/>
      </w:pPr>
      <w:rPr>
        <w:rFonts w:ascii="Arial" w:hAnsi="Arial" w:hint="default"/>
      </w:rPr>
    </w:lvl>
    <w:lvl w:ilvl="2" w:tplc="E3CA469C" w:tentative="1">
      <w:start w:val="1"/>
      <w:numFmt w:val="bullet"/>
      <w:lvlText w:val="•"/>
      <w:lvlJc w:val="left"/>
      <w:pPr>
        <w:tabs>
          <w:tab w:val="num" w:pos="2160"/>
        </w:tabs>
        <w:ind w:left="2160" w:hanging="360"/>
      </w:pPr>
      <w:rPr>
        <w:rFonts w:ascii="Arial" w:hAnsi="Arial" w:hint="default"/>
      </w:rPr>
    </w:lvl>
    <w:lvl w:ilvl="3" w:tplc="36608BBE" w:tentative="1">
      <w:start w:val="1"/>
      <w:numFmt w:val="bullet"/>
      <w:lvlText w:val="•"/>
      <w:lvlJc w:val="left"/>
      <w:pPr>
        <w:tabs>
          <w:tab w:val="num" w:pos="2880"/>
        </w:tabs>
        <w:ind w:left="2880" w:hanging="360"/>
      </w:pPr>
      <w:rPr>
        <w:rFonts w:ascii="Arial" w:hAnsi="Arial" w:hint="default"/>
      </w:rPr>
    </w:lvl>
    <w:lvl w:ilvl="4" w:tplc="96966EF0" w:tentative="1">
      <w:start w:val="1"/>
      <w:numFmt w:val="bullet"/>
      <w:lvlText w:val="•"/>
      <w:lvlJc w:val="left"/>
      <w:pPr>
        <w:tabs>
          <w:tab w:val="num" w:pos="3600"/>
        </w:tabs>
        <w:ind w:left="3600" w:hanging="360"/>
      </w:pPr>
      <w:rPr>
        <w:rFonts w:ascii="Arial" w:hAnsi="Arial" w:hint="default"/>
      </w:rPr>
    </w:lvl>
    <w:lvl w:ilvl="5" w:tplc="53C6370A" w:tentative="1">
      <w:start w:val="1"/>
      <w:numFmt w:val="bullet"/>
      <w:lvlText w:val="•"/>
      <w:lvlJc w:val="left"/>
      <w:pPr>
        <w:tabs>
          <w:tab w:val="num" w:pos="4320"/>
        </w:tabs>
        <w:ind w:left="4320" w:hanging="360"/>
      </w:pPr>
      <w:rPr>
        <w:rFonts w:ascii="Arial" w:hAnsi="Arial" w:hint="default"/>
      </w:rPr>
    </w:lvl>
    <w:lvl w:ilvl="6" w:tplc="DAFEE3D4" w:tentative="1">
      <w:start w:val="1"/>
      <w:numFmt w:val="bullet"/>
      <w:lvlText w:val="•"/>
      <w:lvlJc w:val="left"/>
      <w:pPr>
        <w:tabs>
          <w:tab w:val="num" w:pos="5040"/>
        </w:tabs>
        <w:ind w:left="5040" w:hanging="360"/>
      </w:pPr>
      <w:rPr>
        <w:rFonts w:ascii="Arial" w:hAnsi="Arial" w:hint="default"/>
      </w:rPr>
    </w:lvl>
    <w:lvl w:ilvl="7" w:tplc="E8048A52" w:tentative="1">
      <w:start w:val="1"/>
      <w:numFmt w:val="bullet"/>
      <w:lvlText w:val="•"/>
      <w:lvlJc w:val="left"/>
      <w:pPr>
        <w:tabs>
          <w:tab w:val="num" w:pos="5760"/>
        </w:tabs>
        <w:ind w:left="5760" w:hanging="360"/>
      </w:pPr>
      <w:rPr>
        <w:rFonts w:ascii="Arial" w:hAnsi="Arial" w:hint="default"/>
      </w:rPr>
    </w:lvl>
    <w:lvl w:ilvl="8" w:tplc="F15E48C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37B66C0"/>
    <w:multiLevelType w:val="hybridMultilevel"/>
    <w:tmpl w:val="5118759C"/>
    <w:lvl w:ilvl="0" w:tplc="71D6B69C">
      <w:start w:val="1"/>
      <w:numFmt w:val="bullet"/>
      <w:lvlText w:val="•"/>
      <w:lvlJc w:val="left"/>
      <w:pPr>
        <w:tabs>
          <w:tab w:val="num" w:pos="720"/>
        </w:tabs>
        <w:ind w:left="720" w:hanging="360"/>
      </w:pPr>
      <w:rPr>
        <w:rFonts w:ascii="Arial" w:hAnsi="Arial" w:hint="default"/>
      </w:rPr>
    </w:lvl>
    <w:lvl w:ilvl="1" w:tplc="0C321CFE" w:tentative="1">
      <w:start w:val="1"/>
      <w:numFmt w:val="bullet"/>
      <w:lvlText w:val="•"/>
      <w:lvlJc w:val="left"/>
      <w:pPr>
        <w:tabs>
          <w:tab w:val="num" w:pos="1440"/>
        </w:tabs>
        <w:ind w:left="1440" w:hanging="360"/>
      </w:pPr>
      <w:rPr>
        <w:rFonts w:ascii="Arial" w:hAnsi="Arial" w:hint="default"/>
      </w:rPr>
    </w:lvl>
    <w:lvl w:ilvl="2" w:tplc="80DE48A6" w:tentative="1">
      <w:start w:val="1"/>
      <w:numFmt w:val="bullet"/>
      <w:lvlText w:val="•"/>
      <w:lvlJc w:val="left"/>
      <w:pPr>
        <w:tabs>
          <w:tab w:val="num" w:pos="2160"/>
        </w:tabs>
        <w:ind w:left="2160" w:hanging="360"/>
      </w:pPr>
      <w:rPr>
        <w:rFonts w:ascii="Arial" w:hAnsi="Arial" w:hint="default"/>
      </w:rPr>
    </w:lvl>
    <w:lvl w:ilvl="3" w:tplc="6F708A36" w:tentative="1">
      <w:start w:val="1"/>
      <w:numFmt w:val="bullet"/>
      <w:lvlText w:val="•"/>
      <w:lvlJc w:val="left"/>
      <w:pPr>
        <w:tabs>
          <w:tab w:val="num" w:pos="2880"/>
        </w:tabs>
        <w:ind w:left="2880" w:hanging="360"/>
      </w:pPr>
      <w:rPr>
        <w:rFonts w:ascii="Arial" w:hAnsi="Arial" w:hint="default"/>
      </w:rPr>
    </w:lvl>
    <w:lvl w:ilvl="4" w:tplc="CF6027DE" w:tentative="1">
      <w:start w:val="1"/>
      <w:numFmt w:val="bullet"/>
      <w:lvlText w:val="•"/>
      <w:lvlJc w:val="left"/>
      <w:pPr>
        <w:tabs>
          <w:tab w:val="num" w:pos="3600"/>
        </w:tabs>
        <w:ind w:left="3600" w:hanging="360"/>
      </w:pPr>
      <w:rPr>
        <w:rFonts w:ascii="Arial" w:hAnsi="Arial" w:hint="default"/>
      </w:rPr>
    </w:lvl>
    <w:lvl w:ilvl="5" w:tplc="C8F61E56" w:tentative="1">
      <w:start w:val="1"/>
      <w:numFmt w:val="bullet"/>
      <w:lvlText w:val="•"/>
      <w:lvlJc w:val="left"/>
      <w:pPr>
        <w:tabs>
          <w:tab w:val="num" w:pos="4320"/>
        </w:tabs>
        <w:ind w:left="4320" w:hanging="360"/>
      </w:pPr>
      <w:rPr>
        <w:rFonts w:ascii="Arial" w:hAnsi="Arial" w:hint="default"/>
      </w:rPr>
    </w:lvl>
    <w:lvl w:ilvl="6" w:tplc="52086568" w:tentative="1">
      <w:start w:val="1"/>
      <w:numFmt w:val="bullet"/>
      <w:lvlText w:val="•"/>
      <w:lvlJc w:val="left"/>
      <w:pPr>
        <w:tabs>
          <w:tab w:val="num" w:pos="5040"/>
        </w:tabs>
        <w:ind w:left="5040" w:hanging="360"/>
      </w:pPr>
      <w:rPr>
        <w:rFonts w:ascii="Arial" w:hAnsi="Arial" w:hint="default"/>
      </w:rPr>
    </w:lvl>
    <w:lvl w:ilvl="7" w:tplc="CD04BEA4" w:tentative="1">
      <w:start w:val="1"/>
      <w:numFmt w:val="bullet"/>
      <w:lvlText w:val="•"/>
      <w:lvlJc w:val="left"/>
      <w:pPr>
        <w:tabs>
          <w:tab w:val="num" w:pos="5760"/>
        </w:tabs>
        <w:ind w:left="5760" w:hanging="360"/>
      </w:pPr>
      <w:rPr>
        <w:rFonts w:ascii="Arial" w:hAnsi="Arial" w:hint="default"/>
      </w:rPr>
    </w:lvl>
    <w:lvl w:ilvl="8" w:tplc="4FFABAA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8367F4"/>
    <w:multiLevelType w:val="hybridMultilevel"/>
    <w:tmpl w:val="3C1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F57C2F"/>
    <w:multiLevelType w:val="hybridMultilevel"/>
    <w:tmpl w:val="E90A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16200C"/>
    <w:multiLevelType w:val="hybridMultilevel"/>
    <w:tmpl w:val="293EAD5A"/>
    <w:lvl w:ilvl="0" w:tplc="D360B42A">
      <w:start w:val="1"/>
      <w:numFmt w:val="bullet"/>
      <w:lvlText w:val="•"/>
      <w:lvlJc w:val="left"/>
      <w:pPr>
        <w:tabs>
          <w:tab w:val="num" w:pos="720"/>
        </w:tabs>
        <w:ind w:left="720" w:hanging="360"/>
      </w:pPr>
      <w:rPr>
        <w:rFonts w:ascii="Arial" w:hAnsi="Arial" w:hint="default"/>
      </w:rPr>
    </w:lvl>
    <w:lvl w:ilvl="1" w:tplc="5310FDCC" w:tentative="1">
      <w:start w:val="1"/>
      <w:numFmt w:val="bullet"/>
      <w:lvlText w:val="•"/>
      <w:lvlJc w:val="left"/>
      <w:pPr>
        <w:tabs>
          <w:tab w:val="num" w:pos="1440"/>
        </w:tabs>
        <w:ind w:left="1440" w:hanging="360"/>
      </w:pPr>
      <w:rPr>
        <w:rFonts w:ascii="Arial" w:hAnsi="Arial" w:hint="default"/>
      </w:rPr>
    </w:lvl>
    <w:lvl w:ilvl="2" w:tplc="2CE0E090" w:tentative="1">
      <w:start w:val="1"/>
      <w:numFmt w:val="bullet"/>
      <w:lvlText w:val="•"/>
      <w:lvlJc w:val="left"/>
      <w:pPr>
        <w:tabs>
          <w:tab w:val="num" w:pos="2160"/>
        </w:tabs>
        <w:ind w:left="2160" w:hanging="360"/>
      </w:pPr>
      <w:rPr>
        <w:rFonts w:ascii="Arial" w:hAnsi="Arial" w:hint="default"/>
      </w:rPr>
    </w:lvl>
    <w:lvl w:ilvl="3" w:tplc="AB36ACC4" w:tentative="1">
      <w:start w:val="1"/>
      <w:numFmt w:val="bullet"/>
      <w:lvlText w:val="•"/>
      <w:lvlJc w:val="left"/>
      <w:pPr>
        <w:tabs>
          <w:tab w:val="num" w:pos="2880"/>
        </w:tabs>
        <w:ind w:left="2880" w:hanging="360"/>
      </w:pPr>
      <w:rPr>
        <w:rFonts w:ascii="Arial" w:hAnsi="Arial" w:hint="default"/>
      </w:rPr>
    </w:lvl>
    <w:lvl w:ilvl="4" w:tplc="6100A1EE" w:tentative="1">
      <w:start w:val="1"/>
      <w:numFmt w:val="bullet"/>
      <w:lvlText w:val="•"/>
      <w:lvlJc w:val="left"/>
      <w:pPr>
        <w:tabs>
          <w:tab w:val="num" w:pos="3600"/>
        </w:tabs>
        <w:ind w:left="3600" w:hanging="360"/>
      </w:pPr>
      <w:rPr>
        <w:rFonts w:ascii="Arial" w:hAnsi="Arial" w:hint="default"/>
      </w:rPr>
    </w:lvl>
    <w:lvl w:ilvl="5" w:tplc="9B685C86" w:tentative="1">
      <w:start w:val="1"/>
      <w:numFmt w:val="bullet"/>
      <w:lvlText w:val="•"/>
      <w:lvlJc w:val="left"/>
      <w:pPr>
        <w:tabs>
          <w:tab w:val="num" w:pos="4320"/>
        </w:tabs>
        <w:ind w:left="4320" w:hanging="360"/>
      </w:pPr>
      <w:rPr>
        <w:rFonts w:ascii="Arial" w:hAnsi="Arial" w:hint="default"/>
      </w:rPr>
    </w:lvl>
    <w:lvl w:ilvl="6" w:tplc="05F87F5A" w:tentative="1">
      <w:start w:val="1"/>
      <w:numFmt w:val="bullet"/>
      <w:lvlText w:val="•"/>
      <w:lvlJc w:val="left"/>
      <w:pPr>
        <w:tabs>
          <w:tab w:val="num" w:pos="5040"/>
        </w:tabs>
        <w:ind w:left="5040" w:hanging="360"/>
      </w:pPr>
      <w:rPr>
        <w:rFonts w:ascii="Arial" w:hAnsi="Arial" w:hint="default"/>
      </w:rPr>
    </w:lvl>
    <w:lvl w:ilvl="7" w:tplc="127EACA2" w:tentative="1">
      <w:start w:val="1"/>
      <w:numFmt w:val="bullet"/>
      <w:lvlText w:val="•"/>
      <w:lvlJc w:val="left"/>
      <w:pPr>
        <w:tabs>
          <w:tab w:val="num" w:pos="5760"/>
        </w:tabs>
        <w:ind w:left="5760" w:hanging="360"/>
      </w:pPr>
      <w:rPr>
        <w:rFonts w:ascii="Arial" w:hAnsi="Arial" w:hint="default"/>
      </w:rPr>
    </w:lvl>
    <w:lvl w:ilvl="8" w:tplc="7202520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ADE135C"/>
    <w:multiLevelType w:val="hybridMultilevel"/>
    <w:tmpl w:val="0F94E86A"/>
    <w:lvl w:ilvl="0" w:tplc="99AE2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416EF"/>
    <w:multiLevelType w:val="multilevel"/>
    <w:tmpl w:val="50787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B06A94"/>
    <w:multiLevelType w:val="hybridMultilevel"/>
    <w:tmpl w:val="E954EB8C"/>
    <w:lvl w:ilvl="0" w:tplc="2244E452">
      <w:start w:val="1"/>
      <w:numFmt w:val="bullet"/>
      <w:lvlText w:val="•"/>
      <w:lvlJc w:val="left"/>
      <w:pPr>
        <w:tabs>
          <w:tab w:val="num" w:pos="720"/>
        </w:tabs>
        <w:ind w:left="720" w:hanging="360"/>
      </w:pPr>
      <w:rPr>
        <w:rFonts w:ascii="Arial" w:hAnsi="Arial" w:hint="default"/>
      </w:rPr>
    </w:lvl>
    <w:lvl w:ilvl="1" w:tplc="BB706D0A" w:tentative="1">
      <w:start w:val="1"/>
      <w:numFmt w:val="bullet"/>
      <w:lvlText w:val="•"/>
      <w:lvlJc w:val="left"/>
      <w:pPr>
        <w:tabs>
          <w:tab w:val="num" w:pos="1440"/>
        </w:tabs>
        <w:ind w:left="1440" w:hanging="360"/>
      </w:pPr>
      <w:rPr>
        <w:rFonts w:ascii="Arial" w:hAnsi="Arial" w:hint="default"/>
      </w:rPr>
    </w:lvl>
    <w:lvl w:ilvl="2" w:tplc="8AD45698" w:tentative="1">
      <w:start w:val="1"/>
      <w:numFmt w:val="bullet"/>
      <w:lvlText w:val="•"/>
      <w:lvlJc w:val="left"/>
      <w:pPr>
        <w:tabs>
          <w:tab w:val="num" w:pos="2160"/>
        </w:tabs>
        <w:ind w:left="2160" w:hanging="360"/>
      </w:pPr>
      <w:rPr>
        <w:rFonts w:ascii="Arial" w:hAnsi="Arial" w:hint="default"/>
      </w:rPr>
    </w:lvl>
    <w:lvl w:ilvl="3" w:tplc="8EDAB770" w:tentative="1">
      <w:start w:val="1"/>
      <w:numFmt w:val="bullet"/>
      <w:lvlText w:val="•"/>
      <w:lvlJc w:val="left"/>
      <w:pPr>
        <w:tabs>
          <w:tab w:val="num" w:pos="2880"/>
        </w:tabs>
        <w:ind w:left="2880" w:hanging="360"/>
      </w:pPr>
      <w:rPr>
        <w:rFonts w:ascii="Arial" w:hAnsi="Arial" w:hint="default"/>
      </w:rPr>
    </w:lvl>
    <w:lvl w:ilvl="4" w:tplc="FC6E9E24" w:tentative="1">
      <w:start w:val="1"/>
      <w:numFmt w:val="bullet"/>
      <w:lvlText w:val="•"/>
      <w:lvlJc w:val="left"/>
      <w:pPr>
        <w:tabs>
          <w:tab w:val="num" w:pos="3600"/>
        </w:tabs>
        <w:ind w:left="3600" w:hanging="360"/>
      </w:pPr>
      <w:rPr>
        <w:rFonts w:ascii="Arial" w:hAnsi="Arial" w:hint="default"/>
      </w:rPr>
    </w:lvl>
    <w:lvl w:ilvl="5" w:tplc="4C941CC2" w:tentative="1">
      <w:start w:val="1"/>
      <w:numFmt w:val="bullet"/>
      <w:lvlText w:val="•"/>
      <w:lvlJc w:val="left"/>
      <w:pPr>
        <w:tabs>
          <w:tab w:val="num" w:pos="4320"/>
        </w:tabs>
        <w:ind w:left="4320" w:hanging="360"/>
      </w:pPr>
      <w:rPr>
        <w:rFonts w:ascii="Arial" w:hAnsi="Arial" w:hint="default"/>
      </w:rPr>
    </w:lvl>
    <w:lvl w:ilvl="6" w:tplc="A5120CC2" w:tentative="1">
      <w:start w:val="1"/>
      <w:numFmt w:val="bullet"/>
      <w:lvlText w:val="•"/>
      <w:lvlJc w:val="left"/>
      <w:pPr>
        <w:tabs>
          <w:tab w:val="num" w:pos="5040"/>
        </w:tabs>
        <w:ind w:left="5040" w:hanging="360"/>
      </w:pPr>
      <w:rPr>
        <w:rFonts w:ascii="Arial" w:hAnsi="Arial" w:hint="default"/>
      </w:rPr>
    </w:lvl>
    <w:lvl w:ilvl="7" w:tplc="B4AE2ED2" w:tentative="1">
      <w:start w:val="1"/>
      <w:numFmt w:val="bullet"/>
      <w:lvlText w:val="•"/>
      <w:lvlJc w:val="left"/>
      <w:pPr>
        <w:tabs>
          <w:tab w:val="num" w:pos="5760"/>
        </w:tabs>
        <w:ind w:left="5760" w:hanging="360"/>
      </w:pPr>
      <w:rPr>
        <w:rFonts w:ascii="Arial" w:hAnsi="Arial" w:hint="default"/>
      </w:rPr>
    </w:lvl>
    <w:lvl w:ilvl="8" w:tplc="BE62431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10C0B09"/>
    <w:multiLevelType w:val="hybridMultilevel"/>
    <w:tmpl w:val="402C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EC7A2D"/>
    <w:multiLevelType w:val="hybridMultilevel"/>
    <w:tmpl w:val="B58C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9C00EB"/>
    <w:multiLevelType w:val="hybridMultilevel"/>
    <w:tmpl w:val="9C7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2A1C8A"/>
    <w:multiLevelType w:val="hybridMultilevel"/>
    <w:tmpl w:val="5342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A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F4F2C37"/>
    <w:multiLevelType w:val="hybridMultilevel"/>
    <w:tmpl w:val="3F8658CE"/>
    <w:lvl w:ilvl="0" w:tplc="945ABB1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54006A7"/>
    <w:multiLevelType w:val="hybridMultilevel"/>
    <w:tmpl w:val="E8B85A56"/>
    <w:lvl w:ilvl="0" w:tplc="181EB0F8">
      <w:start w:val="1"/>
      <w:numFmt w:val="bullet"/>
      <w:lvlText w:val="•"/>
      <w:lvlJc w:val="left"/>
      <w:pPr>
        <w:tabs>
          <w:tab w:val="num" w:pos="720"/>
        </w:tabs>
        <w:ind w:left="720" w:hanging="360"/>
      </w:pPr>
      <w:rPr>
        <w:rFonts w:ascii="Arial" w:hAnsi="Arial" w:hint="default"/>
      </w:rPr>
    </w:lvl>
    <w:lvl w:ilvl="1" w:tplc="AE628BB0" w:tentative="1">
      <w:start w:val="1"/>
      <w:numFmt w:val="bullet"/>
      <w:lvlText w:val="•"/>
      <w:lvlJc w:val="left"/>
      <w:pPr>
        <w:tabs>
          <w:tab w:val="num" w:pos="1440"/>
        </w:tabs>
        <w:ind w:left="1440" w:hanging="360"/>
      </w:pPr>
      <w:rPr>
        <w:rFonts w:ascii="Arial" w:hAnsi="Arial" w:hint="default"/>
      </w:rPr>
    </w:lvl>
    <w:lvl w:ilvl="2" w:tplc="4E209414" w:tentative="1">
      <w:start w:val="1"/>
      <w:numFmt w:val="bullet"/>
      <w:lvlText w:val="•"/>
      <w:lvlJc w:val="left"/>
      <w:pPr>
        <w:tabs>
          <w:tab w:val="num" w:pos="2160"/>
        </w:tabs>
        <w:ind w:left="2160" w:hanging="360"/>
      </w:pPr>
      <w:rPr>
        <w:rFonts w:ascii="Arial" w:hAnsi="Arial" w:hint="default"/>
      </w:rPr>
    </w:lvl>
    <w:lvl w:ilvl="3" w:tplc="6556F054" w:tentative="1">
      <w:start w:val="1"/>
      <w:numFmt w:val="bullet"/>
      <w:lvlText w:val="•"/>
      <w:lvlJc w:val="left"/>
      <w:pPr>
        <w:tabs>
          <w:tab w:val="num" w:pos="2880"/>
        </w:tabs>
        <w:ind w:left="2880" w:hanging="360"/>
      </w:pPr>
      <w:rPr>
        <w:rFonts w:ascii="Arial" w:hAnsi="Arial" w:hint="default"/>
      </w:rPr>
    </w:lvl>
    <w:lvl w:ilvl="4" w:tplc="5CBE6A9E" w:tentative="1">
      <w:start w:val="1"/>
      <w:numFmt w:val="bullet"/>
      <w:lvlText w:val="•"/>
      <w:lvlJc w:val="left"/>
      <w:pPr>
        <w:tabs>
          <w:tab w:val="num" w:pos="3600"/>
        </w:tabs>
        <w:ind w:left="3600" w:hanging="360"/>
      </w:pPr>
      <w:rPr>
        <w:rFonts w:ascii="Arial" w:hAnsi="Arial" w:hint="default"/>
      </w:rPr>
    </w:lvl>
    <w:lvl w:ilvl="5" w:tplc="998C3466" w:tentative="1">
      <w:start w:val="1"/>
      <w:numFmt w:val="bullet"/>
      <w:lvlText w:val="•"/>
      <w:lvlJc w:val="left"/>
      <w:pPr>
        <w:tabs>
          <w:tab w:val="num" w:pos="4320"/>
        </w:tabs>
        <w:ind w:left="4320" w:hanging="360"/>
      </w:pPr>
      <w:rPr>
        <w:rFonts w:ascii="Arial" w:hAnsi="Arial" w:hint="default"/>
      </w:rPr>
    </w:lvl>
    <w:lvl w:ilvl="6" w:tplc="BD1C9158" w:tentative="1">
      <w:start w:val="1"/>
      <w:numFmt w:val="bullet"/>
      <w:lvlText w:val="•"/>
      <w:lvlJc w:val="left"/>
      <w:pPr>
        <w:tabs>
          <w:tab w:val="num" w:pos="5040"/>
        </w:tabs>
        <w:ind w:left="5040" w:hanging="360"/>
      </w:pPr>
      <w:rPr>
        <w:rFonts w:ascii="Arial" w:hAnsi="Arial" w:hint="default"/>
      </w:rPr>
    </w:lvl>
    <w:lvl w:ilvl="7" w:tplc="5F8872D8" w:tentative="1">
      <w:start w:val="1"/>
      <w:numFmt w:val="bullet"/>
      <w:lvlText w:val="•"/>
      <w:lvlJc w:val="left"/>
      <w:pPr>
        <w:tabs>
          <w:tab w:val="num" w:pos="5760"/>
        </w:tabs>
        <w:ind w:left="5760" w:hanging="360"/>
      </w:pPr>
      <w:rPr>
        <w:rFonts w:ascii="Arial" w:hAnsi="Arial" w:hint="default"/>
      </w:rPr>
    </w:lvl>
    <w:lvl w:ilvl="8" w:tplc="6C9E4A5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9D86106"/>
    <w:multiLevelType w:val="hybridMultilevel"/>
    <w:tmpl w:val="EDA0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E12909"/>
    <w:multiLevelType w:val="hybridMultilevel"/>
    <w:tmpl w:val="0C96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F83626"/>
    <w:multiLevelType w:val="multilevel"/>
    <w:tmpl w:val="DBE215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239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812155A"/>
    <w:multiLevelType w:val="hybridMultilevel"/>
    <w:tmpl w:val="8C08A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20"/>
  </w:num>
  <w:num w:numId="3">
    <w:abstractNumId w:val="2"/>
  </w:num>
  <w:num w:numId="4">
    <w:abstractNumId w:val="13"/>
  </w:num>
  <w:num w:numId="5">
    <w:abstractNumId w:val="20"/>
  </w:num>
  <w:num w:numId="6">
    <w:abstractNumId w:val="3"/>
  </w:num>
  <w:num w:numId="7">
    <w:abstractNumId w:val="22"/>
  </w:num>
  <w:num w:numId="8">
    <w:abstractNumId w:val="25"/>
  </w:num>
  <w:num w:numId="9">
    <w:abstractNumId w:val="1"/>
  </w:num>
  <w:num w:numId="10">
    <w:abstractNumId w:val="19"/>
  </w:num>
  <w:num w:numId="11">
    <w:abstractNumId w:val="4"/>
  </w:num>
  <w:num w:numId="12">
    <w:abstractNumId w:val="24"/>
  </w:num>
  <w:num w:numId="13">
    <w:abstractNumId w:val="12"/>
  </w:num>
  <w:num w:numId="14">
    <w:abstractNumId w:val="23"/>
  </w:num>
  <w:num w:numId="15">
    <w:abstractNumId w:val="16"/>
  </w:num>
  <w:num w:numId="16">
    <w:abstractNumId w:val="9"/>
  </w:num>
  <w:num w:numId="17">
    <w:abstractNumId w:val="18"/>
  </w:num>
  <w:num w:numId="18">
    <w:abstractNumId w:val="15"/>
  </w:num>
  <w:num w:numId="19">
    <w:abstractNumId w:val="17"/>
  </w:num>
  <w:num w:numId="20">
    <w:abstractNumId w:val="0"/>
  </w:num>
  <w:num w:numId="21">
    <w:abstractNumId w:val="14"/>
  </w:num>
  <w:num w:numId="22">
    <w:abstractNumId w:val="10"/>
  </w:num>
  <w:num w:numId="23">
    <w:abstractNumId w:val="5"/>
  </w:num>
  <w:num w:numId="24">
    <w:abstractNumId w:val="6"/>
  </w:num>
  <w:num w:numId="25">
    <w:abstractNumId w:val="11"/>
  </w:num>
  <w:num w:numId="26">
    <w:abstractNumId w:val="7"/>
  </w:num>
  <w:num w:numId="27">
    <w:abstractNumId w:val="21"/>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C73E6"/>
    <w:rsid w:val="00002059"/>
    <w:rsid w:val="000053EF"/>
    <w:rsid w:val="000108BE"/>
    <w:rsid w:val="000162DE"/>
    <w:rsid w:val="00023816"/>
    <w:rsid w:val="00062896"/>
    <w:rsid w:val="0006295B"/>
    <w:rsid w:val="000633C0"/>
    <w:rsid w:val="00064BEB"/>
    <w:rsid w:val="00065B81"/>
    <w:rsid w:val="00077799"/>
    <w:rsid w:val="00077FB0"/>
    <w:rsid w:val="00077FC7"/>
    <w:rsid w:val="00080527"/>
    <w:rsid w:val="00096C22"/>
    <w:rsid w:val="000D35EE"/>
    <w:rsid w:val="00112187"/>
    <w:rsid w:val="00113998"/>
    <w:rsid w:val="00113AAF"/>
    <w:rsid w:val="00144EFF"/>
    <w:rsid w:val="001618E6"/>
    <w:rsid w:val="00180D4C"/>
    <w:rsid w:val="00191F02"/>
    <w:rsid w:val="001B55DA"/>
    <w:rsid w:val="001C722E"/>
    <w:rsid w:val="001C7416"/>
    <w:rsid w:val="00201D54"/>
    <w:rsid w:val="002461AD"/>
    <w:rsid w:val="002618EE"/>
    <w:rsid w:val="002729C6"/>
    <w:rsid w:val="00277D16"/>
    <w:rsid w:val="002A040A"/>
    <w:rsid w:val="002D334E"/>
    <w:rsid w:val="002D7CCF"/>
    <w:rsid w:val="00313CA2"/>
    <w:rsid w:val="00315FDA"/>
    <w:rsid w:val="00317594"/>
    <w:rsid w:val="00341EFA"/>
    <w:rsid w:val="00380E3B"/>
    <w:rsid w:val="003A54AA"/>
    <w:rsid w:val="00456C08"/>
    <w:rsid w:val="004B359E"/>
    <w:rsid w:val="004E2607"/>
    <w:rsid w:val="0055466E"/>
    <w:rsid w:val="00571873"/>
    <w:rsid w:val="0057651E"/>
    <w:rsid w:val="00593900"/>
    <w:rsid w:val="0059717B"/>
    <w:rsid w:val="0061349F"/>
    <w:rsid w:val="00642D26"/>
    <w:rsid w:val="00645AA0"/>
    <w:rsid w:val="00672D8B"/>
    <w:rsid w:val="006774AB"/>
    <w:rsid w:val="00694946"/>
    <w:rsid w:val="006A2E3C"/>
    <w:rsid w:val="006C3CA2"/>
    <w:rsid w:val="006D454F"/>
    <w:rsid w:val="006E0B9D"/>
    <w:rsid w:val="00766BF6"/>
    <w:rsid w:val="007A50E9"/>
    <w:rsid w:val="007B173B"/>
    <w:rsid w:val="007E7C9E"/>
    <w:rsid w:val="007F76BA"/>
    <w:rsid w:val="00813E82"/>
    <w:rsid w:val="00833062"/>
    <w:rsid w:val="00852A32"/>
    <w:rsid w:val="00875BC7"/>
    <w:rsid w:val="0089337E"/>
    <w:rsid w:val="00895C53"/>
    <w:rsid w:val="008B1AA9"/>
    <w:rsid w:val="008C0009"/>
    <w:rsid w:val="008C45F7"/>
    <w:rsid w:val="008C5DD8"/>
    <w:rsid w:val="008D3651"/>
    <w:rsid w:val="008D3EF2"/>
    <w:rsid w:val="00952DE8"/>
    <w:rsid w:val="0095396F"/>
    <w:rsid w:val="00977EF8"/>
    <w:rsid w:val="009B6332"/>
    <w:rsid w:val="009E38D1"/>
    <w:rsid w:val="00A11540"/>
    <w:rsid w:val="00A2677C"/>
    <w:rsid w:val="00A43712"/>
    <w:rsid w:val="00A44250"/>
    <w:rsid w:val="00A86E86"/>
    <w:rsid w:val="00AA2219"/>
    <w:rsid w:val="00AC1D52"/>
    <w:rsid w:val="00AC55FA"/>
    <w:rsid w:val="00AC73E6"/>
    <w:rsid w:val="00AD27A7"/>
    <w:rsid w:val="00AD439B"/>
    <w:rsid w:val="00AE1157"/>
    <w:rsid w:val="00AE300B"/>
    <w:rsid w:val="00B1535A"/>
    <w:rsid w:val="00B23BFA"/>
    <w:rsid w:val="00B31A82"/>
    <w:rsid w:val="00B4623B"/>
    <w:rsid w:val="00B55E73"/>
    <w:rsid w:val="00B803FA"/>
    <w:rsid w:val="00B83921"/>
    <w:rsid w:val="00BA6EA8"/>
    <w:rsid w:val="00BC7D65"/>
    <w:rsid w:val="00C37913"/>
    <w:rsid w:val="00C37F56"/>
    <w:rsid w:val="00C60870"/>
    <w:rsid w:val="00C75B5B"/>
    <w:rsid w:val="00C76EDF"/>
    <w:rsid w:val="00CA0E12"/>
    <w:rsid w:val="00CA1325"/>
    <w:rsid w:val="00CA5B5E"/>
    <w:rsid w:val="00CB4CC6"/>
    <w:rsid w:val="00CC2444"/>
    <w:rsid w:val="00CD0C85"/>
    <w:rsid w:val="00CF1539"/>
    <w:rsid w:val="00CF2100"/>
    <w:rsid w:val="00CF47C8"/>
    <w:rsid w:val="00CF6BE0"/>
    <w:rsid w:val="00D23C3F"/>
    <w:rsid w:val="00D25EBD"/>
    <w:rsid w:val="00D413F1"/>
    <w:rsid w:val="00D76E66"/>
    <w:rsid w:val="00D90F84"/>
    <w:rsid w:val="00DA1F07"/>
    <w:rsid w:val="00DA274B"/>
    <w:rsid w:val="00DA7793"/>
    <w:rsid w:val="00DE6F9D"/>
    <w:rsid w:val="00DF1799"/>
    <w:rsid w:val="00DF2A13"/>
    <w:rsid w:val="00E15AF1"/>
    <w:rsid w:val="00E23FA4"/>
    <w:rsid w:val="00E25BEF"/>
    <w:rsid w:val="00E33B6A"/>
    <w:rsid w:val="00E33F27"/>
    <w:rsid w:val="00E427D4"/>
    <w:rsid w:val="00E601FD"/>
    <w:rsid w:val="00E61C5E"/>
    <w:rsid w:val="00E759CA"/>
    <w:rsid w:val="00EB1680"/>
    <w:rsid w:val="00F1310B"/>
    <w:rsid w:val="00F13E69"/>
    <w:rsid w:val="00F26BC9"/>
    <w:rsid w:val="00F3060E"/>
    <w:rsid w:val="00F37041"/>
    <w:rsid w:val="00F41728"/>
    <w:rsid w:val="00F469C4"/>
    <w:rsid w:val="00F53A08"/>
    <w:rsid w:val="00F703E3"/>
    <w:rsid w:val="00F77BC8"/>
    <w:rsid w:val="00F90927"/>
    <w:rsid w:val="00FA0A59"/>
    <w:rsid w:val="00FB6609"/>
    <w:rsid w:val="00FC632D"/>
    <w:rsid w:val="00FC6B74"/>
    <w:rsid w:val="00FE5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A7C3FF2"/>
  <w15:docId w15:val="{0FE2FFFB-EAE3-4E6F-99DE-87245B624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
    <w:name w:val="Grid Table 4 - Accent 1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 w:type="table" w:styleId="LightList-Accent1">
    <w:name w:val="Light List Accent 1"/>
    <w:basedOn w:val="TableNormal"/>
    <w:uiPriority w:val="61"/>
    <w:rsid w:val="00A437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A437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726978">
      <w:bodyDiv w:val="1"/>
      <w:marLeft w:val="0"/>
      <w:marRight w:val="0"/>
      <w:marTop w:val="0"/>
      <w:marBottom w:val="0"/>
      <w:divBdr>
        <w:top w:val="none" w:sz="0" w:space="0" w:color="auto"/>
        <w:left w:val="none" w:sz="0" w:space="0" w:color="auto"/>
        <w:bottom w:val="none" w:sz="0" w:space="0" w:color="auto"/>
        <w:right w:val="none" w:sz="0" w:space="0" w:color="auto"/>
      </w:divBdr>
    </w:div>
    <w:div w:id="249706262">
      <w:bodyDiv w:val="1"/>
      <w:marLeft w:val="0"/>
      <w:marRight w:val="0"/>
      <w:marTop w:val="0"/>
      <w:marBottom w:val="0"/>
      <w:divBdr>
        <w:top w:val="none" w:sz="0" w:space="0" w:color="auto"/>
        <w:left w:val="none" w:sz="0" w:space="0" w:color="auto"/>
        <w:bottom w:val="none" w:sz="0" w:space="0" w:color="auto"/>
        <w:right w:val="none" w:sz="0" w:space="0" w:color="auto"/>
      </w:divBdr>
      <w:divsChild>
        <w:div w:id="1757632289">
          <w:marLeft w:val="360"/>
          <w:marRight w:val="0"/>
          <w:marTop w:val="200"/>
          <w:marBottom w:val="0"/>
          <w:divBdr>
            <w:top w:val="none" w:sz="0" w:space="0" w:color="auto"/>
            <w:left w:val="none" w:sz="0" w:space="0" w:color="auto"/>
            <w:bottom w:val="none" w:sz="0" w:space="0" w:color="auto"/>
            <w:right w:val="none" w:sz="0" w:space="0" w:color="auto"/>
          </w:divBdr>
        </w:div>
        <w:div w:id="1054154566">
          <w:marLeft w:val="360"/>
          <w:marRight w:val="0"/>
          <w:marTop w:val="200"/>
          <w:marBottom w:val="0"/>
          <w:divBdr>
            <w:top w:val="none" w:sz="0" w:space="0" w:color="auto"/>
            <w:left w:val="none" w:sz="0" w:space="0" w:color="auto"/>
            <w:bottom w:val="none" w:sz="0" w:space="0" w:color="auto"/>
            <w:right w:val="none" w:sz="0" w:space="0" w:color="auto"/>
          </w:divBdr>
        </w:div>
        <w:div w:id="1003162269">
          <w:marLeft w:val="360"/>
          <w:marRight w:val="0"/>
          <w:marTop w:val="200"/>
          <w:marBottom w:val="0"/>
          <w:divBdr>
            <w:top w:val="none" w:sz="0" w:space="0" w:color="auto"/>
            <w:left w:val="none" w:sz="0" w:space="0" w:color="auto"/>
            <w:bottom w:val="none" w:sz="0" w:space="0" w:color="auto"/>
            <w:right w:val="none" w:sz="0" w:space="0" w:color="auto"/>
          </w:divBdr>
        </w:div>
        <w:div w:id="1926763131">
          <w:marLeft w:val="360"/>
          <w:marRight w:val="0"/>
          <w:marTop w:val="200"/>
          <w:marBottom w:val="0"/>
          <w:divBdr>
            <w:top w:val="none" w:sz="0" w:space="0" w:color="auto"/>
            <w:left w:val="none" w:sz="0" w:space="0" w:color="auto"/>
            <w:bottom w:val="none" w:sz="0" w:space="0" w:color="auto"/>
            <w:right w:val="none" w:sz="0" w:space="0" w:color="auto"/>
          </w:divBdr>
        </w:div>
      </w:divsChild>
    </w:div>
    <w:div w:id="619070424">
      <w:bodyDiv w:val="1"/>
      <w:marLeft w:val="0"/>
      <w:marRight w:val="0"/>
      <w:marTop w:val="0"/>
      <w:marBottom w:val="0"/>
      <w:divBdr>
        <w:top w:val="none" w:sz="0" w:space="0" w:color="auto"/>
        <w:left w:val="none" w:sz="0" w:space="0" w:color="auto"/>
        <w:bottom w:val="none" w:sz="0" w:space="0" w:color="auto"/>
        <w:right w:val="none" w:sz="0" w:space="0" w:color="auto"/>
      </w:divBdr>
    </w:div>
    <w:div w:id="1319186998">
      <w:bodyDiv w:val="1"/>
      <w:marLeft w:val="0"/>
      <w:marRight w:val="0"/>
      <w:marTop w:val="0"/>
      <w:marBottom w:val="0"/>
      <w:divBdr>
        <w:top w:val="none" w:sz="0" w:space="0" w:color="auto"/>
        <w:left w:val="none" w:sz="0" w:space="0" w:color="auto"/>
        <w:bottom w:val="none" w:sz="0" w:space="0" w:color="auto"/>
        <w:right w:val="none" w:sz="0" w:space="0" w:color="auto"/>
      </w:divBdr>
      <w:divsChild>
        <w:div w:id="1509098617">
          <w:marLeft w:val="360"/>
          <w:marRight w:val="0"/>
          <w:marTop w:val="200"/>
          <w:marBottom w:val="0"/>
          <w:divBdr>
            <w:top w:val="none" w:sz="0" w:space="0" w:color="auto"/>
            <w:left w:val="none" w:sz="0" w:space="0" w:color="auto"/>
            <w:bottom w:val="none" w:sz="0" w:space="0" w:color="auto"/>
            <w:right w:val="none" w:sz="0" w:space="0" w:color="auto"/>
          </w:divBdr>
        </w:div>
        <w:div w:id="1940138099">
          <w:marLeft w:val="360"/>
          <w:marRight w:val="0"/>
          <w:marTop w:val="200"/>
          <w:marBottom w:val="0"/>
          <w:divBdr>
            <w:top w:val="none" w:sz="0" w:space="0" w:color="auto"/>
            <w:left w:val="none" w:sz="0" w:space="0" w:color="auto"/>
            <w:bottom w:val="none" w:sz="0" w:space="0" w:color="auto"/>
            <w:right w:val="none" w:sz="0" w:space="0" w:color="auto"/>
          </w:divBdr>
        </w:div>
        <w:div w:id="308023771">
          <w:marLeft w:val="360"/>
          <w:marRight w:val="0"/>
          <w:marTop w:val="200"/>
          <w:marBottom w:val="0"/>
          <w:divBdr>
            <w:top w:val="none" w:sz="0" w:space="0" w:color="auto"/>
            <w:left w:val="none" w:sz="0" w:space="0" w:color="auto"/>
            <w:bottom w:val="none" w:sz="0" w:space="0" w:color="auto"/>
            <w:right w:val="none" w:sz="0" w:space="0" w:color="auto"/>
          </w:divBdr>
        </w:div>
        <w:div w:id="1240821436">
          <w:marLeft w:val="360"/>
          <w:marRight w:val="0"/>
          <w:marTop w:val="200"/>
          <w:marBottom w:val="0"/>
          <w:divBdr>
            <w:top w:val="none" w:sz="0" w:space="0" w:color="auto"/>
            <w:left w:val="none" w:sz="0" w:space="0" w:color="auto"/>
            <w:bottom w:val="none" w:sz="0" w:space="0" w:color="auto"/>
            <w:right w:val="none" w:sz="0" w:space="0" w:color="auto"/>
          </w:divBdr>
        </w:div>
      </w:divsChild>
    </w:div>
    <w:div w:id="1330016890">
      <w:bodyDiv w:val="1"/>
      <w:marLeft w:val="0"/>
      <w:marRight w:val="0"/>
      <w:marTop w:val="0"/>
      <w:marBottom w:val="0"/>
      <w:divBdr>
        <w:top w:val="none" w:sz="0" w:space="0" w:color="auto"/>
        <w:left w:val="none" w:sz="0" w:space="0" w:color="auto"/>
        <w:bottom w:val="none" w:sz="0" w:space="0" w:color="auto"/>
        <w:right w:val="none" w:sz="0" w:space="0" w:color="auto"/>
      </w:divBdr>
      <w:divsChild>
        <w:div w:id="345181355">
          <w:marLeft w:val="360"/>
          <w:marRight w:val="0"/>
          <w:marTop w:val="200"/>
          <w:marBottom w:val="0"/>
          <w:divBdr>
            <w:top w:val="none" w:sz="0" w:space="0" w:color="auto"/>
            <w:left w:val="none" w:sz="0" w:space="0" w:color="auto"/>
            <w:bottom w:val="none" w:sz="0" w:space="0" w:color="auto"/>
            <w:right w:val="none" w:sz="0" w:space="0" w:color="auto"/>
          </w:divBdr>
        </w:div>
        <w:div w:id="369232930">
          <w:marLeft w:val="360"/>
          <w:marRight w:val="0"/>
          <w:marTop w:val="200"/>
          <w:marBottom w:val="0"/>
          <w:divBdr>
            <w:top w:val="none" w:sz="0" w:space="0" w:color="auto"/>
            <w:left w:val="none" w:sz="0" w:space="0" w:color="auto"/>
            <w:bottom w:val="none" w:sz="0" w:space="0" w:color="auto"/>
            <w:right w:val="none" w:sz="0" w:space="0" w:color="auto"/>
          </w:divBdr>
        </w:div>
        <w:div w:id="948853367">
          <w:marLeft w:val="360"/>
          <w:marRight w:val="0"/>
          <w:marTop w:val="200"/>
          <w:marBottom w:val="0"/>
          <w:divBdr>
            <w:top w:val="none" w:sz="0" w:space="0" w:color="auto"/>
            <w:left w:val="none" w:sz="0" w:space="0" w:color="auto"/>
            <w:bottom w:val="none" w:sz="0" w:space="0" w:color="auto"/>
            <w:right w:val="none" w:sz="0" w:space="0" w:color="auto"/>
          </w:divBdr>
        </w:div>
        <w:div w:id="1067192809">
          <w:marLeft w:val="360"/>
          <w:marRight w:val="0"/>
          <w:marTop w:val="200"/>
          <w:marBottom w:val="0"/>
          <w:divBdr>
            <w:top w:val="none" w:sz="0" w:space="0" w:color="auto"/>
            <w:left w:val="none" w:sz="0" w:space="0" w:color="auto"/>
            <w:bottom w:val="none" w:sz="0" w:space="0" w:color="auto"/>
            <w:right w:val="none" w:sz="0" w:space="0" w:color="auto"/>
          </w:divBdr>
        </w:div>
        <w:div w:id="768349838">
          <w:marLeft w:val="360"/>
          <w:marRight w:val="0"/>
          <w:marTop w:val="200"/>
          <w:marBottom w:val="0"/>
          <w:divBdr>
            <w:top w:val="none" w:sz="0" w:space="0" w:color="auto"/>
            <w:left w:val="none" w:sz="0" w:space="0" w:color="auto"/>
            <w:bottom w:val="none" w:sz="0" w:space="0" w:color="auto"/>
            <w:right w:val="none" w:sz="0" w:space="0" w:color="auto"/>
          </w:divBdr>
        </w:div>
      </w:divsChild>
    </w:div>
    <w:div w:id="1437826867">
      <w:bodyDiv w:val="1"/>
      <w:marLeft w:val="0"/>
      <w:marRight w:val="0"/>
      <w:marTop w:val="0"/>
      <w:marBottom w:val="0"/>
      <w:divBdr>
        <w:top w:val="none" w:sz="0" w:space="0" w:color="auto"/>
        <w:left w:val="none" w:sz="0" w:space="0" w:color="auto"/>
        <w:bottom w:val="none" w:sz="0" w:space="0" w:color="auto"/>
        <w:right w:val="none" w:sz="0" w:space="0" w:color="auto"/>
      </w:divBdr>
    </w:div>
    <w:div w:id="1446651209">
      <w:bodyDiv w:val="1"/>
      <w:marLeft w:val="0"/>
      <w:marRight w:val="0"/>
      <w:marTop w:val="0"/>
      <w:marBottom w:val="0"/>
      <w:divBdr>
        <w:top w:val="none" w:sz="0" w:space="0" w:color="auto"/>
        <w:left w:val="none" w:sz="0" w:space="0" w:color="auto"/>
        <w:bottom w:val="none" w:sz="0" w:space="0" w:color="auto"/>
        <w:right w:val="none" w:sz="0" w:space="0" w:color="auto"/>
      </w:divBdr>
    </w:div>
    <w:div w:id="1526168947">
      <w:bodyDiv w:val="1"/>
      <w:marLeft w:val="0"/>
      <w:marRight w:val="0"/>
      <w:marTop w:val="0"/>
      <w:marBottom w:val="0"/>
      <w:divBdr>
        <w:top w:val="none" w:sz="0" w:space="0" w:color="auto"/>
        <w:left w:val="none" w:sz="0" w:space="0" w:color="auto"/>
        <w:bottom w:val="none" w:sz="0" w:space="0" w:color="auto"/>
        <w:right w:val="none" w:sz="0" w:space="0" w:color="auto"/>
      </w:divBdr>
      <w:divsChild>
        <w:div w:id="194076540">
          <w:marLeft w:val="360"/>
          <w:marRight w:val="0"/>
          <w:marTop w:val="200"/>
          <w:marBottom w:val="0"/>
          <w:divBdr>
            <w:top w:val="none" w:sz="0" w:space="0" w:color="auto"/>
            <w:left w:val="none" w:sz="0" w:space="0" w:color="auto"/>
            <w:bottom w:val="none" w:sz="0" w:space="0" w:color="auto"/>
            <w:right w:val="none" w:sz="0" w:space="0" w:color="auto"/>
          </w:divBdr>
        </w:div>
        <w:div w:id="796602278">
          <w:marLeft w:val="360"/>
          <w:marRight w:val="0"/>
          <w:marTop w:val="200"/>
          <w:marBottom w:val="0"/>
          <w:divBdr>
            <w:top w:val="none" w:sz="0" w:space="0" w:color="auto"/>
            <w:left w:val="none" w:sz="0" w:space="0" w:color="auto"/>
            <w:bottom w:val="none" w:sz="0" w:space="0" w:color="auto"/>
            <w:right w:val="none" w:sz="0" w:space="0" w:color="auto"/>
          </w:divBdr>
        </w:div>
        <w:div w:id="2051220739">
          <w:marLeft w:val="360"/>
          <w:marRight w:val="0"/>
          <w:marTop w:val="200"/>
          <w:marBottom w:val="0"/>
          <w:divBdr>
            <w:top w:val="none" w:sz="0" w:space="0" w:color="auto"/>
            <w:left w:val="none" w:sz="0" w:space="0" w:color="auto"/>
            <w:bottom w:val="none" w:sz="0" w:space="0" w:color="auto"/>
            <w:right w:val="none" w:sz="0" w:space="0" w:color="auto"/>
          </w:divBdr>
        </w:div>
        <w:div w:id="1635721180">
          <w:marLeft w:val="360"/>
          <w:marRight w:val="0"/>
          <w:marTop w:val="200"/>
          <w:marBottom w:val="0"/>
          <w:divBdr>
            <w:top w:val="none" w:sz="0" w:space="0" w:color="auto"/>
            <w:left w:val="none" w:sz="0" w:space="0" w:color="auto"/>
            <w:bottom w:val="none" w:sz="0" w:space="0" w:color="auto"/>
            <w:right w:val="none" w:sz="0" w:space="0" w:color="auto"/>
          </w:divBdr>
        </w:div>
      </w:divsChild>
    </w:div>
    <w:div w:id="1560556832">
      <w:bodyDiv w:val="1"/>
      <w:marLeft w:val="0"/>
      <w:marRight w:val="0"/>
      <w:marTop w:val="0"/>
      <w:marBottom w:val="0"/>
      <w:divBdr>
        <w:top w:val="none" w:sz="0" w:space="0" w:color="auto"/>
        <w:left w:val="none" w:sz="0" w:space="0" w:color="auto"/>
        <w:bottom w:val="none" w:sz="0" w:space="0" w:color="auto"/>
        <w:right w:val="none" w:sz="0" w:space="0" w:color="auto"/>
      </w:divBdr>
      <w:divsChild>
        <w:div w:id="1220632604">
          <w:marLeft w:val="360"/>
          <w:marRight w:val="0"/>
          <w:marTop w:val="200"/>
          <w:marBottom w:val="0"/>
          <w:divBdr>
            <w:top w:val="none" w:sz="0" w:space="0" w:color="auto"/>
            <w:left w:val="none" w:sz="0" w:space="0" w:color="auto"/>
            <w:bottom w:val="none" w:sz="0" w:space="0" w:color="auto"/>
            <w:right w:val="none" w:sz="0" w:space="0" w:color="auto"/>
          </w:divBdr>
        </w:div>
        <w:div w:id="1997680084">
          <w:marLeft w:val="360"/>
          <w:marRight w:val="0"/>
          <w:marTop w:val="200"/>
          <w:marBottom w:val="0"/>
          <w:divBdr>
            <w:top w:val="none" w:sz="0" w:space="0" w:color="auto"/>
            <w:left w:val="none" w:sz="0" w:space="0" w:color="auto"/>
            <w:bottom w:val="none" w:sz="0" w:space="0" w:color="auto"/>
            <w:right w:val="none" w:sz="0" w:space="0" w:color="auto"/>
          </w:divBdr>
        </w:div>
        <w:div w:id="2031637245">
          <w:marLeft w:val="360"/>
          <w:marRight w:val="0"/>
          <w:marTop w:val="200"/>
          <w:marBottom w:val="0"/>
          <w:divBdr>
            <w:top w:val="none" w:sz="0" w:space="0" w:color="auto"/>
            <w:left w:val="none" w:sz="0" w:space="0" w:color="auto"/>
            <w:bottom w:val="none" w:sz="0" w:space="0" w:color="auto"/>
            <w:right w:val="none" w:sz="0" w:space="0" w:color="auto"/>
          </w:divBdr>
        </w:div>
        <w:div w:id="2113553475">
          <w:marLeft w:val="360"/>
          <w:marRight w:val="0"/>
          <w:marTop w:val="200"/>
          <w:marBottom w:val="0"/>
          <w:divBdr>
            <w:top w:val="none" w:sz="0" w:space="0" w:color="auto"/>
            <w:left w:val="none" w:sz="0" w:space="0" w:color="auto"/>
            <w:bottom w:val="none" w:sz="0" w:space="0" w:color="auto"/>
            <w:right w:val="none" w:sz="0" w:space="0" w:color="auto"/>
          </w:divBdr>
        </w:div>
      </w:divsChild>
    </w:div>
    <w:div w:id="1830247786">
      <w:bodyDiv w:val="1"/>
      <w:marLeft w:val="0"/>
      <w:marRight w:val="0"/>
      <w:marTop w:val="0"/>
      <w:marBottom w:val="0"/>
      <w:divBdr>
        <w:top w:val="none" w:sz="0" w:space="0" w:color="auto"/>
        <w:left w:val="none" w:sz="0" w:space="0" w:color="auto"/>
        <w:bottom w:val="none" w:sz="0" w:space="0" w:color="auto"/>
        <w:right w:val="none" w:sz="0" w:space="0" w:color="auto"/>
      </w:divBdr>
    </w:div>
    <w:div w:id="213840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microsoft.com/office/2011/relationships/people" Target="peop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3D0C09-1CD7-4A95-B267-73E84A278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1842</TotalTime>
  <Pages>25</Pages>
  <Words>4452</Words>
  <Characters>25377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UAH Fit Vault Software Requirements Specification</vt:lpstr>
    </vt:vector>
  </TitlesOfParts>
  <Company>COLSA Corporation</Company>
  <LinksUpToDate>false</LinksUpToDate>
  <CharactersWithSpaces>29770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Requirements Specification</dc:title>
  <dc:subject>CPE 656/658 Software Studio</dc:subject>
  <dc:creator>Adam</dc:creator>
  <cp:lastModifiedBy>Glen</cp:lastModifiedBy>
  <cp:revision>38</cp:revision>
  <dcterms:created xsi:type="dcterms:W3CDTF">2015-09-28T16:49:00Z</dcterms:created>
  <dcterms:modified xsi:type="dcterms:W3CDTF">2015-11-07T04:29:00Z</dcterms:modified>
</cp:coreProperties>
</file>