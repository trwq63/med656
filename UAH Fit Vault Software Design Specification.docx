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rPr>
          <w:rFonts w:ascii="Times New Roman" w:eastAsiaTheme="minorHAnsi" w:hAnsi="Times New Roman" w:cs="Times New Roman"/>
          <w:color w:val="auto"/>
          <w:spacing w:val="0"/>
          <w:kern w:val="0"/>
          <w:sz w:val="140"/>
          <w:szCs w:val="140"/>
          <w:lang w:eastAsia="en-US"/>
        </w:rPr>
        <w:id w:val="-163322950"/>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5BB6" w14:paraId="22C8A80D" w14:textId="77777777">
            <w:tc>
              <w:tcPr>
                <w:tcW w:w="10296" w:type="dxa"/>
              </w:tcPr>
              <w:p w14:paraId="16219E75" w14:textId="77777777" w:rsidR="00515BB6" w:rsidRDefault="00923625" w:rsidP="0017110C">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C80C83">
                      <w:rPr>
                        <w:sz w:val="96"/>
                        <w:szCs w:val="96"/>
                      </w:rPr>
                      <w:t>UAH F</w:t>
                    </w:r>
                    <w:r w:rsidR="00515BB6" w:rsidRPr="00EA2092">
                      <w:rPr>
                        <w:sz w:val="96"/>
                        <w:szCs w:val="96"/>
                      </w:rPr>
                      <w:t>it Vault Software Design Specification</w:t>
                    </w:r>
                  </w:sdtContent>
                </w:sdt>
              </w:p>
            </w:tc>
          </w:tr>
          <w:tr w:rsidR="00515BB6" w14:paraId="6A7E8B17" w14:textId="77777777">
            <w:tc>
              <w:tcPr>
                <w:tcW w:w="0" w:type="auto"/>
                <w:vAlign w:val="bottom"/>
              </w:tcPr>
              <w:p w14:paraId="06E3C162" w14:textId="77777777" w:rsidR="00515BB6" w:rsidRDefault="00923625" w:rsidP="0017110C">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1A383F">
                      <w:t>CPE 656/658 Software Studio</w:t>
                    </w:r>
                  </w:sdtContent>
                </w:sdt>
              </w:p>
            </w:tc>
          </w:tr>
          <w:tr w:rsidR="00515BB6" w14:paraId="0ED7A2C5" w14:textId="77777777">
            <w:trPr>
              <w:trHeight w:val="1152"/>
            </w:trPr>
            <w:tc>
              <w:tcPr>
                <w:tcW w:w="0" w:type="auto"/>
                <w:vAlign w:val="bottom"/>
              </w:tcPr>
              <w:p w14:paraId="13AADDEE" w14:textId="77777777" w:rsidR="00515BB6" w:rsidRPr="00515BB6" w:rsidRDefault="00515BB6" w:rsidP="0017110C">
                <w:r w:rsidRPr="00515BB6">
                  <w:t xml:space="preserve">Timothy R. Wilkins </w:t>
                </w:r>
              </w:p>
              <w:p w14:paraId="1D10AE82" w14:textId="77777777" w:rsidR="00515BB6" w:rsidRPr="00515BB6" w:rsidRDefault="00515BB6" w:rsidP="0017110C">
                <w:r w:rsidRPr="00515BB6">
                  <w:t>Whit J. Sisulak</w:t>
                </w:r>
              </w:p>
              <w:p w14:paraId="240369CD" w14:textId="77777777" w:rsidR="00515BB6" w:rsidRPr="00515BB6" w:rsidRDefault="00515BB6" w:rsidP="0017110C">
                <w:r w:rsidRPr="00515BB6">
                  <w:t>Glen L. Riden</w:t>
                </w:r>
              </w:p>
              <w:p w14:paraId="31FE9645" w14:textId="77777777" w:rsidR="00515BB6" w:rsidRDefault="00515BB6" w:rsidP="0017110C">
                <w:r w:rsidRPr="00515BB6">
                  <w:t>James J. Duggan IV</w:t>
                </w:r>
              </w:p>
            </w:tc>
          </w:tr>
        </w:tbl>
        <w:p w14:paraId="018C20E8" w14:textId="77777777" w:rsidR="00515BB6" w:rsidRDefault="00923625" w:rsidP="0017110C">
          <w:r>
            <w:rPr>
              <w:noProof/>
            </w:rPr>
            <w:pict w14:anchorId="7DB25E43">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ecolor="t" r:id="rId10" o:title="" rotate="t" type="frame"/>
                <v:imagedata recolortarget="#3f3f3f [801]"/>
                <w10:wrap anchorx="page" anchory="page"/>
              </v:rect>
            </w:pict>
          </w:r>
          <w:r>
            <w:rPr>
              <w:noProof/>
            </w:rPr>
            <w:pict w14:anchorId="3ED71CC3">
              <v:shapetype id="_x0000_t202" coordsize="21600,21600" o:spt="202" path="m0,0l0,21600,21600,21600,21600,0xe">
                <v:stroke joinstyle="miter"/>
                <v:path gradientshapeok="t" o:connecttype="rect"/>
              </v:shapetype>
              <v:shape id="Text Box 53" o:spid="_x0000_s1029" type="#_x0000_t202" style="position:absolute;margin-left:0;margin-top:0;width:468pt;height:33.4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437563760"/>
                        <w:date w:fullDate="2015-11-22T00:00:00Z">
                          <w:dateFormat w:val="M/d/yyyy"/>
                          <w:lid w:val="en-US"/>
                          <w:storeMappedDataAs w:val="dateTime"/>
                          <w:calendar w:val="gregorian"/>
                        </w:date>
                      </w:sdtPr>
                      <w:sdtContent>
                        <w:p w14:paraId="31736E33" w14:textId="77777777" w:rsidR="00923625" w:rsidRDefault="00923625" w:rsidP="0017110C">
                          <w:pPr>
                            <w:pStyle w:val="Subtitle"/>
                          </w:pPr>
                          <w:del w:id="0" w:author="Jimmy Duggan" w:date="2015-11-22T21:40:00Z">
                            <w:r w:rsidDel="0007031F">
                              <w:delText>11/15/2015</w:delText>
                            </w:r>
                          </w:del>
                          <w:ins w:id="1" w:author="Jimmy Duggan" w:date="2015-11-22T21:40:00Z">
                            <w:r>
                              <w:t>11/22/2015</w:t>
                            </w:r>
                          </w:ins>
                        </w:p>
                      </w:sdtContent>
                    </w:sdt>
                  </w:txbxContent>
                </v:textbox>
                <w10:wrap anchorx="margin" anchory="margin"/>
              </v:shape>
            </w:pict>
          </w:r>
          <w:r>
            <w:rPr>
              <w:noProof/>
            </w:rPr>
            <w:pict w14:anchorId="5D773862">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41BAF5BF">
              <v:rect id="Rectangle 55" o:spid="_x0000_s1027"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515BB6">
            <w:br w:type="page"/>
          </w:r>
        </w:p>
      </w:sdtContent>
    </w:sdt>
    <w:p w14:paraId="77D726BD" w14:textId="77777777" w:rsidR="00515BB6" w:rsidRPr="00515BB6" w:rsidRDefault="00515BB6" w:rsidP="00EA2092">
      <w:pPr>
        <w:pStyle w:val="Heading1"/>
        <w:numPr>
          <w:ilvl w:val="0"/>
          <w:numId w:val="0"/>
        </w:numPr>
        <w:ind w:left="432" w:hanging="432"/>
      </w:pPr>
      <w:bookmarkStart w:id="2" w:name="_Toc431750915"/>
      <w:bookmarkStart w:id="3" w:name="_Toc431762509"/>
      <w:bookmarkStart w:id="4" w:name="_Toc435991727"/>
      <w:r w:rsidRPr="00515BB6">
        <w:lastRenderedPageBreak/>
        <w:t>Revision History</w:t>
      </w:r>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515BB6" w14:paraId="3897F032" w14:textId="77777777" w:rsidTr="00515BB6">
        <w:tc>
          <w:tcPr>
            <w:tcW w:w="1440" w:type="dxa"/>
            <w:tcBorders>
              <w:top w:val="single" w:sz="4" w:space="0" w:color="auto"/>
              <w:left w:val="single" w:sz="4" w:space="0" w:color="auto"/>
              <w:bottom w:val="single" w:sz="4" w:space="0" w:color="auto"/>
              <w:right w:val="single" w:sz="4" w:space="0" w:color="auto"/>
            </w:tcBorders>
          </w:tcPr>
          <w:p w14:paraId="13F6254A" w14:textId="77777777" w:rsidR="00515BB6" w:rsidRDefault="00515BB6" w:rsidP="0017110C">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650133DD" w14:textId="77777777" w:rsidR="00515BB6" w:rsidRDefault="00515BB6" w:rsidP="0017110C">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7A2F9706" w14:textId="77777777" w:rsidR="00515BB6" w:rsidRDefault="00515BB6" w:rsidP="0017110C">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0EC1B70C" w14:textId="77777777" w:rsidR="00515BB6" w:rsidRDefault="00515BB6" w:rsidP="0017110C">
            <w:pPr>
              <w:pStyle w:val="BodyText1"/>
            </w:pPr>
            <w:r>
              <w:t>Author</w:t>
            </w:r>
          </w:p>
        </w:tc>
      </w:tr>
      <w:tr w:rsidR="00515BB6" w14:paraId="4223D136" w14:textId="77777777" w:rsidTr="00515BB6">
        <w:tc>
          <w:tcPr>
            <w:tcW w:w="1440" w:type="dxa"/>
            <w:tcBorders>
              <w:top w:val="single" w:sz="4" w:space="0" w:color="auto"/>
              <w:left w:val="single" w:sz="4" w:space="0" w:color="auto"/>
              <w:bottom w:val="single" w:sz="4" w:space="0" w:color="auto"/>
              <w:right w:val="single" w:sz="4" w:space="0" w:color="auto"/>
            </w:tcBorders>
          </w:tcPr>
          <w:p w14:paraId="37E687C7" w14:textId="77777777" w:rsidR="00515BB6" w:rsidRDefault="00515BB6" w:rsidP="0017110C">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21F3C06D" w14:textId="77777777" w:rsidR="00515BB6" w:rsidRDefault="002E78FD" w:rsidP="0017110C">
            <w:pPr>
              <w:pStyle w:val="BodyText1"/>
            </w:pPr>
            <w:r>
              <w:t>10/12</w:t>
            </w:r>
            <w:r w:rsidR="00515BB6">
              <w:t>/15</w:t>
            </w:r>
          </w:p>
        </w:tc>
        <w:tc>
          <w:tcPr>
            <w:tcW w:w="3790" w:type="dxa"/>
            <w:tcBorders>
              <w:top w:val="single" w:sz="4" w:space="0" w:color="auto"/>
              <w:left w:val="single" w:sz="4" w:space="0" w:color="auto"/>
              <w:bottom w:val="single" w:sz="4" w:space="0" w:color="auto"/>
              <w:right w:val="single" w:sz="4" w:space="0" w:color="auto"/>
            </w:tcBorders>
          </w:tcPr>
          <w:p w14:paraId="1F29D4FD" w14:textId="77777777" w:rsidR="00515BB6" w:rsidRDefault="00515BB6" w:rsidP="0017110C">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22DCBB03" w14:textId="77777777" w:rsidR="00515BB6" w:rsidRDefault="00515BB6" w:rsidP="0017110C">
            <w:pPr>
              <w:pStyle w:val="BodyText1"/>
            </w:pPr>
            <w:r>
              <w:t>J. Duggan</w:t>
            </w:r>
          </w:p>
          <w:p w14:paraId="08FF3869" w14:textId="77777777" w:rsidR="002E78FD" w:rsidRDefault="002E78FD" w:rsidP="0017110C">
            <w:pPr>
              <w:pStyle w:val="BodyText1"/>
            </w:pPr>
            <w:r>
              <w:t>W. Sisulak</w:t>
            </w:r>
          </w:p>
        </w:tc>
      </w:tr>
      <w:tr w:rsidR="00515BB6" w14:paraId="2ACA1AC0" w14:textId="77777777" w:rsidTr="00515BB6">
        <w:tc>
          <w:tcPr>
            <w:tcW w:w="1440" w:type="dxa"/>
            <w:tcBorders>
              <w:top w:val="single" w:sz="4" w:space="0" w:color="auto"/>
              <w:left w:val="single" w:sz="4" w:space="0" w:color="auto"/>
              <w:bottom w:val="single" w:sz="4" w:space="0" w:color="auto"/>
              <w:right w:val="single" w:sz="4" w:space="0" w:color="auto"/>
            </w:tcBorders>
          </w:tcPr>
          <w:p w14:paraId="731DDFE1" w14:textId="77777777" w:rsidR="00515BB6" w:rsidRDefault="00C80C83" w:rsidP="0017110C">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5C229DB8" w14:textId="77777777" w:rsidR="00515BB6" w:rsidRDefault="00C80C83" w:rsidP="0017110C">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14:paraId="370973BC" w14:textId="77777777" w:rsidR="00515BB6" w:rsidRDefault="00C80C83" w:rsidP="0017110C">
            <w:pPr>
              <w:pStyle w:val="BodyText1"/>
            </w:pPr>
            <w:r>
              <w:t>Updated scope and architecture.  Changed title and file name.</w:t>
            </w:r>
          </w:p>
        </w:tc>
        <w:tc>
          <w:tcPr>
            <w:tcW w:w="1790" w:type="dxa"/>
            <w:tcBorders>
              <w:top w:val="single" w:sz="4" w:space="0" w:color="auto"/>
              <w:left w:val="single" w:sz="4" w:space="0" w:color="auto"/>
              <w:bottom w:val="single" w:sz="4" w:space="0" w:color="auto"/>
              <w:right w:val="single" w:sz="4" w:space="0" w:color="auto"/>
            </w:tcBorders>
          </w:tcPr>
          <w:p w14:paraId="00A9CF9D" w14:textId="77777777" w:rsidR="00515BB6" w:rsidRDefault="00C80C83" w:rsidP="0017110C">
            <w:pPr>
              <w:pStyle w:val="BodyText1"/>
            </w:pPr>
            <w:r>
              <w:t>J. Duggan</w:t>
            </w:r>
          </w:p>
          <w:p w14:paraId="0D8E651F" w14:textId="77777777" w:rsidR="00C80C83" w:rsidRDefault="00C80C83" w:rsidP="0017110C">
            <w:pPr>
              <w:pStyle w:val="BodyText1"/>
            </w:pPr>
            <w:r>
              <w:t>W. Sisulak</w:t>
            </w:r>
          </w:p>
        </w:tc>
      </w:tr>
      <w:tr w:rsidR="00515BB6" w14:paraId="2123ABF8" w14:textId="77777777" w:rsidTr="00515BB6">
        <w:tc>
          <w:tcPr>
            <w:tcW w:w="1440" w:type="dxa"/>
            <w:tcBorders>
              <w:top w:val="single" w:sz="4" w:space="0" w:color="auto"/>
              <w:left w:val="single" w:sz="4" w:space="0" w:color="auto"/>
              <w:bottom w:val="single" w:sz="4" w:space="0" w:color="auto"/>
              <w:right w:val="single" w:sz="4" w:space="0" w:color="auto"/>
            </w:tcBorders>
          </w:tcPr>
          <w:p w14:paraId="2670F77A" w14:textId="77777777" w:rsidR="00515BB6" w:rsidRDefault="00685161" w:rsidP="0017110C">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56D2DC99" w14:textId="77777777" w:rsidR="00515BB6" w:rsidRDefault="00685161" w:rsidP="0017110C">
            <w:pPr>
              <w:pStyle w:val="BodyText1"/>
            </w:pPr>
            <w:r>
              <w:t>11/07/15</w:t>
            </w:r>
          </w:p>
        </w:tc>
        <w:tc>
          <w:tcPr>
            <w:tcW w:w="3790" w:type="dxa"/>
            <w:tcBorders>
              <w:top w:val="single" w:sz="4" w:space="0" w:color="auto"/>
              <w:left w:val="single" w:sz="4" w:space="0" w:color="auto"/>
              <w:bottom w:val="single" w:sz="4" w:space="0" w:color="auto"/>
              <w:right w:val="single" w:sz="4" w:space="0" w:color="auto"/>
            </w:tcBorders>
          </w:tcPr>
          <w:p w14:paraId="7265B089" w14:textId="77777777" w:rsidR="00515BB6" w:rsidRDefault="00685161" w:rsidP="0017110C">
            <w:pPr>
              <w:pStyle w:val="BodyText1"/>
            </w:pPr>
            <w:r>
              <w:t>Added application framework section. Created detail design section.</w:t>
            </w:r>
          </w:p>
        </w:tc>
        <w:tc>
          <w:tcPr>
            <w:tcW w:w="1790" w:type="dxa"/>
            <w:tcBorders>
              <w:top w:val="single" w:sz="4" w:space="0" w:color="auto"/>
              <w:left w:val="single" w:sz="4" w:space="0" w:color="auto"/>
              <w:bottom w:val="single" w:sz="4" w:space="0" w:color="auto"/>
              <w:right w:val="single" w:sz="4" w:space="0" w:color="auto"/>
            </w:tcBorders>
          </w:tcPr>
          <w:p w14:paraId="42325CEC" w14:textId="77777777" w:rsidR="00515BB6" w:rsidRDefault="00685161" w:rsidP="0017110C">
            <w:pPr>
              <w:pStyle w:val="BodyText1"/>
            </w:pPr>
            <w:r>
              <w:t>W. Sisulak</w:t>
            </w:r>
          </w:p>
        </w:tc>
      </w:tr>
      <w:tr w:rsidR="00515BB6" w14:paraId="53680781" w14:textId="77777777" w:rsidTr="00515BB6">
        <w:tc>
          <w:tcPr>
            <w:tcW w:w="1440" w:type="dxa"/>
            <w:tcBorders>
              <w:top w:val="single" w:sz="4" w:space="0" w:color="auto"/>
              <w:left w:val="single" w:sz="4" w:space="0" w:color="auto"/>
              <w:bottom w:val="single" w:sz="4" w:space="0" w:color="auto"/>
              <w:right w:val="single" w:sz="4" w:space="0" w:color="auto"/>
            </w:tcBorders>
          </w:tcPr>
          <w:p w14:paraId="70890196" w14:textId="77777777" w:rsidR="00515BB6" w:rsidRDefault="00685161" w:rsidP="0017110C">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530ED60C" w14:textId="77777777" w:rsidR="00515BB6" w:rsidRDefault="00685161" w:rsidP="0017110C">
            <w:pPr>
              <w:pStyle w:val="BodyText1"/>
            </w:pPr>
            <w:r>
              <w:t>11/13/15</w:t>
            </w:r>
          </w:p>
        </w:tc>
        <w:tc>
          <w:tcPr>
            <w:tcW w:w="3790" w:type="dxa"/>
            <w:tcBorders>
              <w:top w:val="single" w:sz="4" w:space="0" w:color="auto"/>
              <w:left w:val="single" w:sz="4" w:space="0" w:color="auto"/>
              <w:bottom w:val="single" w:sz="4" w:space="0" w:color="auto"/>
              <w:right w:val="single" w:sz="4" w:space="0" w:color="auto"/>
            </w:tcBorders>
          </w:tcPr>
          <w:p w14:paraId="7B365C41" w14:textId="77777777" w:rsidR="00515BB6" w:rsidRDefault="00685161" w:rsidP="0017110C">
            <w:pPr>
              <w:pStyle w:val="BodyText1"/>
            </w:pPr>
            <w:r>
              <w:t>Update scope and architecture overview.</w:t>
            </w:r>
          </w:p>
        </w:tc>
        <w:tc>
          <w:tcPr>
            <w:tcW w:w="1790" w:type="dxa"/>
            <w:tcBorders>
              <w:top w:val="single" w:sz="4" w:space="0" w:color="auto"/>
              <w:left w:val="single" w:sz="4" w:space="0" w:color="auto"/>
              <w:bottom w:val="single" w:sz="4" w:space="0" w:color="auto"/>
              <w:right w:val="single" w:sz="4" w:space="0" w:color="auto"/>
            </w:tcBorders>
          </w:tcPr>
          <w:p w14:paraId="6F7E17E8" w14:textId="77777777" w:rsidR="00515BB6" w:rsidRDefault="00685161" w:rsidP="0017110C">
            <w:pPr>
              <w:pStyle w:val="BodyText1"/>
            </w:pPr>
            <w:r>
              <w:t>J. Duggan</w:t>
            </w:r>
          </w:p>
        </w:tc>
      </w:tr>
      <w:tr w:rsidR="00CC2697" w14:paraId="74F5601B" w14:textId="77777777" w:rsidTr="00515BB6">
        <w:tc>
          <w:tcPr>
            <w:tcW w:w="1440" w:type="dxa"/>
            <w:tcBorders>
              <w:top w:val="single" w:sz="4" w:space="0" w:color="auto"/>
              <w:left w:val="single" w:sz="4" w:space="0" w:color="auto"/>
              <w:bottom w:val="single" w:sz="4" w:space="0" w:color="auto"/>
              <w:right w:val="single" w:sz="4" w:space="0" w:color="auto"/>
            </w:tcBorders>
          </w:tcPr>
          <w:p w14:paraId="58F4D32D" w14:textId="77777777" w:rsidR="00CC2697" w:rsidRDefault="00CC2697" w:rsidP="0017110C">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43565417" w14:textId="77777777" w:rsidR="00CC2697" w:rsidRDefault="00CC2697" w:rsidP="0017110C">
            <w:pPr>
              <w:pStyle w:val="BodyText1"/>
            </w:pPr>
            <w:r>
              <w:t>11/14/15</w:t>
            </w:r>
          </w:p>
        </w:tc>
        <w:tc>
          <w:tcPr>
            <w:tcW w:w="3790" w:type="dxa"/>
            <w:tcBorders>
              <w:top w:val="single" w:sz="4" w:space="0" w:color="auto"/>
              <w:left w:val="single" w:sz="4" w:space="0" w:color="auto"/>
              <w:bottom w:val="single" w:sz="4" w:space="0" w:color="auto"/>
              <w:right w:val="single" w:sz="4" w:space="0" w:color="auto"/>
            </w:tcBorders>
          </w:tcPr>
          <w:p w14:paraId="61E4E207" w14:textId="77777777" w:rsidR="00CC2697" w:rsidRDefault="00CC2697" w:rsidP="0017110C">
            <w:pPr>
              <w:pStyle w:val="BodyText1"/>
            </w:pPr>
            <w:r>
              <w:t>Added detailed design for SelectDataController and SelectActivityController.  Added detailed design for Activity Model and ActivityType enumeration.</w:t>
            </w:r>
          </w:p>
        </w:tc>
        <w:tc>
          <w:tcPr>
            <w:tcW w:w="1790" w:type="dxa"/>
            <w:tcBorders>
              <w:top w:val="single" w:sz="4" w:space="0" w:color="auto"/>
              <w:left w:val="single" w:sz="4" w:space="0" w:color="auto"/>
              <w:bottom w:val="single" w:sz="4" w:space="0" w:color="auto"/>
              <w:right w:val="single" w:sz="4" w:space="0" w:color="auto"/>
            </w:tcBorders>
          </w:tcPr>
          <w:p w14:paraId="24C0010F" w14:textId="77777777" w:rsidR="00CC2697" w:rsidRDefault="00CC2697" w:rsidP="0017110C">
            <w:pPr>
              <w:pStyle w:val="BodyText1"/>
            </w:pPr>
            <w:r>
              <w:t>W. Sisulak</w:t>
            </w:r>
          </w:p>
        </w:tc>
      </w:tr>
      <w:tr w:rsidR="005D60DE" w14:paraId="6820139C" w14:textId="77777777" w:rsidTr="00515BB6">
        <w:tc>
          <w:tcPr>
            <w:tcW w:w="1440" w:type="dxa"/>
            <w:tcBorders>
              <w:top w:val="single" w:sz="4" w:space="0" w:color="auto"/>
              <w:left w:val="single" w:sz="4" w:space="0" w:color="auto"/>
              <w:bottom w:val="single" w:sz="4" w:space="0" w:color="auto"/>
              <w:right w:val="single" w:sz="4" w:space="0" w:color="auto"/>
            </w:tcBorders>
          </w:tcPr>
          <w:p w14:paraId="0474ECD7" w14:textId="77777777" w:rsidR="005D60DE" w:rsidRDefault="005D60DE" w:rsidP="0017110C">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14:paraId="14AE9F7E" w14:textId="77777777" w:rsidR="005D60DE" w:rsidRDefault="005D60DE" w:rsidP="0017110C">
            <w:pPr>
              <w:pStyle w:val="BodyText1"/>
            </w:pPr>
            <w:r>
              <w:t>11/15/15</w:t>
            </w:r>
          </w:p>
        </w:tc>
        <w:tc>
          <w:tcPr>
            <w:tcW w:w="3790" w:type="dxa"/>
            <w:tcBorders>
              <w:top w:val="single" w:sz="4" w:space="0" w:color="auto"/>
              <w:left w:val="single" w:sz="4" w:space="0" w:color="auto"/>
              <w:bottom w:val="single" w:sz="4" w:space="0" w:color="auto"/>
              <w:right w:val="single" w:sz="4" w:space="0" w:color="auto"/>
            </w:tcBorders>
          </w:tcPr>
          <w:p w14:paraId="0A295EC6" w14:textId="77777777" w:rsidR="005D60DE" w:rsidRDefault="005D60DE" w:rsidP="0017110C">
            <w:pPr>
              <w:pStyle w:val="BodyText1"/>
            </w:pPr>
            <w:r>
              <w:t>Added several new enumerations.  Added detailed design for all the various system user objects.  Added experiment object design.  Created structure and relationship section with description of data ingestion feature.</w:t>
            </w:r>
          </w:p>
        </w:tc>
        <w:tc>
          <w:tcPr>
            <w:tcW w:w="1790" w:type="dxa"/>
            <w:tcBorders>
              <w:top w:val="single" w:sz="4" w:space="0" w:color="auto"/>
              <w:left w:val="single" w:sz="4" w:space="0" w:color="auto"/>
              <w:bottom w:val="single" w:sz="4" w:space="0" w:color="auto"/>
              <w:right w:val="single" w:sz="4" w:space="0" w:color="auto"/>
            </w:tcBorders>
          </w:tcPr>
          <w:p w14:paraId="702575AB" w14:textId="77777777" w:rsidR="005D60DE" w:rsidRDefault="005D60DE" w:rsidP="0017110C">
            <w:pPr>
              <w:pStyle w:val="BodyText1"/>
            </w:pPr>
            <w:r>
              <w:t>J. Duggan</w:t>
            </w:r>
          </w:p>
        </w:tc>
      </w:tr>
      <w:tr w:rsidR="00DE6FC9" w14:paraId="53E6CEE9" w14:textId="77777777" w:rsidTr="00515BB6">
        <w:tc>
          <w:tcPr>
            <w:tcW w:w="1440" w:type="dxa"/>
            <w:tcBorders>
              <w:top w:val="single" w:sz="4" w:space="0" w:color="auto"/>
              <w:left w:val="single" w:sz="4" w:space="0" w:color="auto"/>
              <w:bottom w:val="single" w:sz="4" w:space="0" w:color="auto"/>
              <w:right w:val="single" w:sz="4" w:space="0" w:color="auto"/>
            </w:tcBorders>
          </w:tcPr>
          <w:p w14:paraId="319D367E" w14:textId="77777777" w:rsidR="00DE6FC9" w:rsidRDefault="00DE6FC9" w:rsidP="0017110C">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14:paraId="77404C0C" w14:textId="77777777" w:rsidR="00DE6FC9" w:rsidRDefault="00DE6FC9" w:rsidP="0017110C">
            <w:pPr>
              <w:pStyle w:val="BodyText1"/>
            </w:pPr>
            <w:r>
              <w:t>11/22/15</w:t>
            </w:r>
          </w:p>
        </w:tc>
        <w:tc>
          <w:tcPr>
            <w:tcW w:w="3790" w:type="dxa"/>
            <w:tcBorders>
              <w:top w:val="single" w:sz="4" w:space="0" w:color="auto"/>
              <w:left w:val="single" w:sz="4" w:space="0" w:color="auto"/>
              <w:bottom w:val="single" w:sz="4" w:space="0" w:color="auto"/>
              <w:right w:val="single" w:sz="4" w:space="0" w:color="auto"/>
            </w:tcBorders>
          </w:tcPr>
          <w:p w14:paraId="78B2651D" w14:textId="77777777" w:rsidR="00DE6FC9" w:rsidRDefault="00DE6FC9" w:rsidP="0017110C">
            <w:pPr>
              <w:pStyle w:val="BodyText1"/>
            </w:pPr>
            <w:r>
              <w:t>Added database schema and associated detailed designs of the various objects shown in the schema.</w:t>
            </w:r>
          </w:p>
        </w:tc>
        <w:tc>
          <w:tcPr>
            <w:tcW w:w="1790" w:type="dxa"/>
            <w:tcBorders>
              <w:top w:val="single" w:sz="4" w:space="0" w:color="auto"/>
              <w:left w:val="single" w:sz="4" w:space="0" w:color="auto"/>
              <w:bottom w:val="single" w:sz="4" w:space="0" w:color="auto"/>
              <w:right w:val="single" w:sz="4" w:space="0" w:color="auto"/>
            </w:tcBorders>
          </w:tcPr>
          <w:p w14:paraId="6EDDF401" w14:textId="77777777" w:rsidR="00DE6FC9" w:rsidRDefault="00DE6FC9" w:rsidP="0017110C">
            <w:pPr>
              <w:pStyle w:val="BodyText1"/>
            </w:pPr>
            <w:r>
              <w:t>J. Duggan</w:t>
            </w:r>
          </w:p>
        </w:tc>
      </w:tr>
      <w:tr w:rsidR="00F15C42" w14:paraId="78EB139F" w14:textId="77777777" w:rsidTr="00515BB6">
        <w:trPr>
          <w:ins w:id="5" w:author="Timothy Wilkins" w:date="2015-11-22T21:04:00Z"/>
        </w:trPr>
        <w:tc>
          <w:tcPr>
            <w:tcW w:w="1440" w:type="dxa"/>
            <w:tcBorders>
              <w:top w:val="single" w:sz="4" w:space="0" w:color="auto"/>
              <w:left w:val="single" w:sz="4" w:space="0" w:color="auto"/>
              <w:bottom w:val="single" w:sz="4" w:space="0" w:color="auto"/>
              <w:right w:val="single" w:sz="4" w:space="0" w:color="auto"/>
            </w:tcBorders>
          </w:tcPr>
          <w:p w14:paraId="424AAEA7" w14:textId="6D5CA755" w:rsidR="00F15C42" w:rsidRDefault="00F15C42" w:rsidP="0017110C">
            <w:pPr>
              <w:pStyle w:val="BodyText1"/>
              <w:rPr>
                <w:ins w:id="6" w:author="Timothy Wilkins" w:date="2015-11-22T21:04:00Z"/>
              </w:rPr>
            </w:pPr>
            <w:ins w:id="7" w:author="Timothy Wilkins" w:date="2015-11-22T21:04:00Z">
              <w:r>
                <w:t>0.8</w:t>
              </w:r>
            </w:ins>
          </w:p>
        </w:tc>
        <w:tc>
          <w:tcPr>
            <w:tcW w:w="1620" w:type="dxa"/>
            <w:tcBorders>
              <w:top w:val="single" w:sz="4" w:space="0" w:color="auto"/>
              <w:left w:val="single" w:sz="4" w:space="0" w:color="auto"/>
              <w:bottom w:val="single" w:sz="4" w:space="0" w:color="auto"/>
              <w:right w:val="single" w:sz="4" w:space="0" w:color="auto"/>
            </w:tcBorders>
          </w:tcPr>
          <w:p w14:paraId="461B135C" w14:textId="26D20F10" w:rsidR="00F15C42" w:rsidRDefault="00F15C42" w:rsidP="0017110C">
            <w:pPr>
              <w:pStyle w:val="BodyText1"/>
              <w:rPr>
                <w:ins w:id="8" w:author="Timothy Wilkins" w:date="2015-11-22T21:04:00Z"/>
              </w:rPr>
            </w:pPr>
            <w:ins w:id="9" w:author="Timothy Wilkins" w:date="2015-11-22T21:04:00Z">
              <w:r>
                <w:t>11/22/15</w:t>
              </w:r>
            </w:ins>
          </w:p>
        </w:tc>
        <w:tc>
          <w:tcPr>
            <w:tcW w:w="3790" w:type="dxa"/>
            <w:tcBorders>
              <w:top w:val="single" w:sz="4" w:space="0" w:color="auto"/>
              <w:left w:val="single" w:sz="4" w:space="0" w:color="auto"/>
              <w:bottom w:val="single" w:sz="4" w:space="0" w:color="auto"/>
              <w:right w:val="single" w:sz="4" w:space="0" w:color="auto"/>
            </w:tcBorders>
          </w:tcPr>
          <w:p w14:paraId="17C29055" w14:textId="71A91DC1" w:rsidR="00F15C42" w:rsidRDefault="00F15C42" w:rsidP="0017110C">
            <w:pPr>
              <w:pStyle w:val="BodyText1"/>
              <w:rPr>
                <w:ins w:id="10" w:author="Timothy Wilkins" w:date="2015-11-22T21:04:00Z"/>
              </w:rPr>
            </w:pPr>
            <w:ins w:id="11" w:author="Timothy Wilkins" w:date="2015-11-22T21:04:00Z">
              <w:r>
                <w:t>Added login</w:t>
              </w:r>
            </w:ins>
            <w:ins w:id="12" w:author="Timothy Wilkins" w:date="2015-11-22T21:05:00Z">
              <w:r>
                <w:t xml:space="preserve"> controller</w:t>
              </w:r>
            </w:ins>
          </w:p>
        </w:tc>
        <w:tc>
          <w:tcPr>
            <w:tcW w:w="1790" w:type="dxa"/>
            <w:tcBorders>
              <w:top w:val="single" w:sz="4" w:space="0" w:color="auto"/>
              <w:left w:val="single" w:sz="4" w:space="0" w:color="auto"/>
              <w:bottom w:val="single" w:sz="4" w:space="0" w:color="auto"/>
              <w:right w:val="single" w:sz="4" w:space="0" w:color="auto"/>
            </w:tcBorders>
          </w:tcPr>
          <w:p w14:paraId="1E27D38A" w14:textId="7FE76C2C" w:rsidR="00F15C42" w:rsidRDefault="00F15C42" w:rsidP="0017110C">
            <w:pPr>
              <w:pStyle w:val="BodyText1"/>
              <w:rPr>
                <w:ins w:id="13" w:author="Timothy Wilkins" w:date="2015-11-22T21:04:00Z"/>
              </w:rPr>
            </w:pPr>
            <w:ins w:id="14" w:author="Timothy Wilkins" w:date="2015-11-22T21:05:00Z">
              <w:r>
                <w:t>T. Wilkins</w:t>
              </w:r>
            </w:ins>
            <w:bookmarkStart w:id="15" w:name="_GoBack"/>
            <w:bookmarkEnd w:id="15"/>
          </w:p>
        </w:tc>
      </w:tr>
    </w:tbl>
    <w:p w14:paraId="589CA6EC" w14:textId="77777777" w:rsidR="00515BB6" w:rsidRDefault="00515BB6" w:rsidP="00EA2092">
      <w:pPr>
        <w:pStyle w:val="Heading1"/>
        <w:numPr>
          <w:ilvl w:val="0"/>
          <w:numId w:val="0"/>
        </w:numPr>
        <w:ind w:left="432"/>
      </w:pPr>
    </w:p>
    <w:p w14:paraId="0CBC8341" w14:textId="77777777" w:rsidR="00515BB6" w:rsidRDefault="00515BB6" w:rsidP="0017110C">
      <w:pPr>
        <w:rPr>
          <w:rFonts w:asciiTheme="majorHAnsi" w:eastAsiaTheme="majorEastAsia" w:hAnsiTheme="majorHAnsi" w:cstheme="majorBidi"/>
          <w:color w:val="365F91" w:themeColor="accent1" w:themeShade="BF"/>
          <w:sz w:val="36"/>
          <w:szCs w:val="36"/>
        </w:rPr>
      </w:pPr>
      <w:r>
        <w:br w:type="page"/>
      </w:r>
    </w:p>
    <w:bookmarkStart w:id="16" w:name="_Toc435991728" w:displacedByCustomXml="next"/>
    <w:sdt>
      <w:sdtPr>
        <w:rPr>
          <w:rFonts w:ascii="Times New Roman" w:eastAsiaTheme="minorHAnsi" w:hAnsi="Times New Roman" w:cs="Times New Roman"/>
          <w:b w:val="0"/>
          <w:bCs w:val="0"/>
          <w:color w:val="auto"/>
          <w:sz w:val="24"/>
          <w:szCs w:val="24"/>
        </w:rPr>
        <w:id w:val="1079721431"/>
        <w:docPartObj>
          <w:docPartGallery w:val="Table of Contents"/>
          <w:docPartUnique/>
        </w:docPartObj>
      </w:sdtPr>
      <w:sdtEndPr>
        <w:rPr>
          <w:noProof/>
        </w:rPr>
      </w:sdtEndPr>
      <w:sdtContent>
        <w:p w14:paraId="37040E16" w14:textId="77777777" w:rsidR="00515BB6" w:rsidRPr="00515BB6" w:rsidRDefault="00515BB6" w:rsidP="00EA2092">
          <w:pPr>
            <w:pStyle w:val="Heading1"/>
            <w:numPr>
              <w:ilvl w:val="0"/>
              <w:numId w:val="0"/>
            </w:numPr>
            <w:ind w:left="432" w:hanging="432"/>
            <w:rPr>
              <w:rStyle w:val="Heading1Char"/>
            </w:rPr>
          </w:pPr>
          <w:r w:rsidRPr="00515BB6">
            <w:rPr>
              <w:rStyle w:val="Heading1Char"/>
            </w:rPr>
            <w:t>Table of Contents</w:t>
          </w:r>
          <w:bookmarkEnd w:id="16"/>
        </w:p>
        <w:p w14:paraId="319D21AF" w14:textId="77777777" w:rsidR="0007031F" w:rsidRDefault="00B07CB2">
          <w:pPr>
            <w:pStyle w:val="TOC1"/>
            <w:tabs>
              <w:tab w:val="right" w:leader="dot" w:pos="9350"/>
            </w:tabs>
            <w:rPr>
              <w:rFonts w:asciiTheme="minorHAnsi" w:eastAsiaTheme="minorEastAsia" w:hAnsiTheme="minorHAnsi" w:cstheme="minorBidi"/>
              <w:noProof/>
              <w:sz w:val="22"/>
              <w:szCs w:val="22"/>
            </w:rPr>
          </w:pPr>
          <w:r>
            <w:fldChar w:fldCharType="begin"/>
          </w:r>
          <w:r w:rsidR="001670D1">
            <w:instrText xml:space="preserve"> TOC \o "1-</w:instrText>
          </w:r>
          <w:r w:rsidR="005D60DE">
            <w:instrText>3</w:instrText>
          </w:r>
          <w:r w:rsidR="00515BB6">
            <w:instrText xml:space="preserve">" \h \z \u </w:instrText>
          </w:r>
          <w:r>
            <w:fldChar w:fldCharType="separate"/>
          </w:r>
          <w:hyperlink w:anchor="_Toc435991727" w:history="1">
            <w:r w:rsidR="0007031F" w:rsidRPr="003B3FE6">
              <w:rPr>
                <w:rStyle w:val="Hyperlink"/>
                <w:noProof/>
              </w:rPr>
              <w:t>Revision History</w:t>
            </w:r>
            <w:r w:rsidR="0007031F">
              <w:rPr>
                <w:noProof/>
                <w:webHidden/>
              </w:rPr>
              <w:tab/>
            </w:r>
            <w:r w:rsidR="0007031F">
              <w:rPr>
                <w:noProof/>
                <w:webHidden/>
              </w:rPr>
              <w:fldChar w:fldCharType="begin"/>
            </w:r>
            <w:r w:rsidR="0007031F">
              <w:rPr>
                <w:noProof/>
                <w:webHidden/>
              </w:rPr>
              <w:instrText xml:space="preserve"> PAGEREF _Toc435991727 \h </w:instrText>
            </w:r>
            <w:r w:rsidR="0007031F">
              <w:rPr>
                <w:noProof/>
                <w:webHidden/>
              </w:rPr>
            </w:r>
            <w:r w:rsidR="0007031F">
              <w:rPr>
                <w:noProof/>
                <w:webHidden/>
              </w:rPr>
              <w:fldChar w:fldCharType="separate"/>
            </w:r>
            <w:r w:rsidR="0007031F">
              <w:rPr>
                <w:noProof/>
                <w:webHidden/>
              </w:rPr>
              <w:t>i</w:t>
            </w:r>
            <w:r w:rsidR="0007031F">
              <w:rPr>
                <w:noProof/>
                <w:webHidden/>
              </w:rPr>
              <w:fldChar w:fldCharType="end"/>
            </w:r>
          </w:hyperlink>
        </w:p>
        <w:p w14:paraId="7421F92F" w14:textId="77777777" w:rsidR="0007031F" w:rsidRDefault="00923625">
          <w:pPr>
            <w:pStyle w:val="TOC1"/>
            <w:tabs>
              <w:tab w:val="right" w:leader="dot" w:pos="9350"/>
            </w:tabs>
            <w:rPr>
              <w:rFonts w:asciiTheme="minorHAnsi" w:eastAsiaTheme="minorEastAsia" w:hAnsiTheme="minorHAnsi" w:cstheme="minorBidi"/>
              <w:noProof/>
              <w:sz w:val="22"/>
              <w:szCs w:val="22"/>
            </w:rPr>
          </w:pPr>
          <w:hyperlink w:anchor="_Toc435991728" w:history="1">
            <w:r w:rsidR="0007031F" w:rsidRPr="003B3FE6">
              <w:rPr>
                <w:rStyle w:val="Hyperlink"/>
                <w:noProof/>
              </w:rPr>
              <w:t>Table of Contents</w:t>
            </w:r>
            <w:r w:rsidR="0007031F">
              <w:rPr>
                <w:noProof/>
                <w:webHidden/>
              </w:rPr>
              <w:tab/>
            </w:r>
            <w:r w:rsidR="0007031F">
              <w:rPr>
                <w:noProof/>
                <w:webHidden/>
              </w:rPr>
              <w:fldChar w:fldCharType="begin"/>
            </w:r>
            <w:r w:rsidR="0007031F">
              <w:rPr>
                <w:noProof/>
                <w:webHidden/>
              </w:rPr>
              <w:instrText xml:space="preserve"> PAGEREF _Toc435991728 \h </w:instrText>
            </w:r>
            <w:r w:rsidR="0007031F">
              <w:rPr>
                <w:noProof/>
                <w:webHidden/>
              </w:rPr>
            </w:r>
            <w:r w:rsidR="0007031F">
              <w:rPr>
                <w:noProof/>
                <w:webHidden/>
              </w:rPr>
              <w:fldChar w:fldCharType="separate"/>
            </w:r>
            <w:r w:rsidR="0007031F">
              <w:rPr>
                <w:noProof/>
                <w:webHidden/>
              </w:rPr>
              <w:t>ii</w:t>
            </w:r>
            <w:r w:rsidR="0007031F">
              <w:rPr>
                <w:noProof/>
                <w:webHidden/>
              </w:rPr>
              <w:fldChar w:fldCharType="end"/>
            </w:r>
          </w:hyperlink>
        </w:p>
        <w:p w14:paraId="56616C45" w14:textId="77777777" w:rsidR="0007031F" w:rsidRDefault="00923625">
          <w:pPr>
            <w:pStyle w:val="TOC1"/>
            <w:tabs>
              <w:tab w:val="left" w:pos="480"/>
              <w:tab w:val="right" w:leader="dot" w:pos="9350"/>
            </w:tabs>
            <w:rPr>
              <w:rFonts w:asciiTheme="minorHAnsi" w:eastAsiaTheme="minorEastAsia" w:hAnsiTheme="minorHAnsi" w:cstheme="minorBidi"/>
              <w:noProof/>
              <w:sz w:val="22"/>
              <w:szCs w:val="22"/>
            </w:rPr>
          </w:pPr>
          <w:hyperlink w:anchor="_Toc435991729" w:history="1">
            <w:r w:rsidR="0007031F" w:rsidRPr="003B3FE6">
              <w:rPr>
                <w:rStyle w:val="Hyperlink"/>
                <w:noProof/>
              </w:rPr>
              <w:t>1</w:t>
            </w:r>
            <w:r w:rsidR="0007031F">
              <w:rPr>
                <w:rFonts w:asciiTheme="minorHAnsi" w:eastAsiaTheme="minorEastAsia" w:hAnsiTheme="minorHAnsi" w:cstheme="minorBidi"/>
                <w:noProof/>
                <w:sz w:val="22"/>
                <w:szCs w:val="22"/>
              </w:rPr>
              <w:tab/>
            </w:r>
            <w:r w:rsidR="0007031F" w:rsidRPr="003B3FE6">
              <w:rPr>
                <w:rStyle w:val="Hyperlink"/>
                <w:noProof/>
              </w:rPr>
              <w:t>Introduction</w:t>
            </w:r>
            <w:r w:rsidR="0007031F">
              <w:rPr>
                <w:noProof/>
                <w:webHidden/>
              </w:rPr>
              <w:tab/>
            </w:r>
            <w:r w:rsidR="0007031F">
              <w:rPr>
                <w:noProof/>
                <w:webHidden/>
              </w:rPr>
              <w:fldChar w:fldCharType="begin"/>
            </w:r>
            <w:r w:rsidR="0007031F">
              <w:rPr>
                <w:noProof/>
                <w:webHidden/>
              </w:rPr>
              <w:instrText xml:space="preserve"> PAGEREF _Toc435991729 \h </w:instrText>
            </w:r>
            <w:r w:rsidR="0007031F">
              <w:rPr>
                <w:noProof/>
                <w:webHidden/>
              </w:rPr>
            </w:r>
            <w:r w:rsidR="0007031F">
              <w:rPr>
                <w:noProof/>
                <w:webHidden/>
              </w:rPr>
              <w:fldChar w:fldCharType="separate"/>
            </w:r>
            <w:r w:rsidR="0007031F">
              <w:rPr>
                <w:noProof/>
                <w:webHidden/>
              </w:rPr>
              <w:t>1</w:t>
            </w:r>
            <w:r w:rsidR="0007031F">
              <w:rPr>
                <w:noProof/>
                <w:webHidden/>
              </w:rPr>
              <w:fldChar w:fldCharType="end"/>
            </w:r>
          </w:hyperlink>
        </w:p>
        <w:p w14:paraId="728377FE"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30" w:history="1">
            <w:r w:rsidR="0007031F" w:rsidRPr="003B3FE6">
              <w:rPr>
                <w:rStyle w:val="Hyperlink"/>
                <w:noProof/>
              </w:rPr>
              <w:t>1.1</w:t>
            </w:r>
            <w:r w:rsidR="0007031F">
              <w:rPr>
                <w:rFonts w:asciiTheme="minorHAnsi" w:eastAsiaTheme="minorEastAsia" w:hAnsiTheme="minorHAnsi" w:cstheme="minorBidi"/>
                <w:noProof/>
                <w:sz w:val="22"/>
                <w:szCs w:val="22"/>
              </w:rPr>
              <w:tab/>
            </w:r>
            <w:r w:rsidR="0007031F" w:rsidRPr="003B3FE6">
              <w:rPr>
                <w:rStyle w:val="Hyperlink"/>
                <w:noProof/>
              </w:rPr>
              <w:t>Purpose</w:t>
            </w:r>
            <w:r w:rsidR="0007031F">
              <w:rPr>
                <w:noProof/>
                <w:webHidden/>
              </w:rPr>
              <w:tab/>
            </w:r>
            <w:r w:rsidR="0007031F">
              <w:rPr>
                <w:noProof/>
                <w:webHidden/>
              </w:rPr>
              <w:fldChar w:fldCharType="begin"/>
            </w:r>
            <w:r w:rsidR="0007031F">
              <w:rPr>
                <w:noProof/>
                <w:webHidden/>
              </w:rPr>
              <w:instrText xml:space="preserve"> PAGEREF _Toc435991730 \h </w:instrText>
            </w:r>
            <w:r w:rsidR="0007031F">
              <w:rPr>
                <w:noProof/>
                <w:webHidden/>
              </w:rPr>
            </w:r>
            <w:r w:rsidR="0007031F">
              <w:rPr>
                <w:noProof/>
                <w:webHidden/>
              </w:rPr>
              <w:fldChar w:fldCharType="separate"/>
            </w:r>
            <w:r w:rsidR="0007031F">
              <w:rPr>
                <w:noProof/>
                <w:webHidden/>
              </w:rPr>
              <w:t>1</w:t>
            </w:r>
            <w:r w:rsidR="0007031F">
              <w:rPr>
                <w:noProof/>
                <w:webHidden/>
              </w:rPr>
              <w:fldChar w:fldCharType="end"/>
            </w:r>
          </w:hyperlink>
        </w:p>
        <w:p w14:paraId="389F3ED0"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31" w:history="1">
            <w:r w:rsidR="0007031F" w:rsidRPr="003B3FE6">
              <w:rPr>
                <w:rStyle w:val="Hyperlink"/>
                <w:noProof/>
              </w:rPr>
              <w:t>1.1</w:t>
            </w:r>
            <w:r w:rsidR="0007031F">
              <w:rPr>
                <w:rFonts w:asciiTheme="minorHAnsi" w:eastAsiaTheme="minorEastAsia" w:hAnsiTheme="minorHAnsi" w:cstheme="minorBidi"/>
                <w:noProof/>
                <w:sz w:val="22"/>
                <w:szCs w:val="22"/>
              </w:rPr>
              <w:tab/>
            </w:r>
            <w:r w:rsidR="0007031F" w:rsidRPr="003B3FE6">
              <w:rPr>
                <w:rStyle w:val="Hyperlink"/>
                <w:noProof/>
              </w:rPr>
              <w:t>Scope</w:t>
            </w:r>
            <w:r w:rsidR="0007031F">
              <w:rPr>
                <w:noProof/>
                <w:webHidden/>
              </w:rPr>
              <w:tab/>
            </w:r>
            <w:r w:rsidR="0007031F">
              <w:rPr>
                <w:noProof/>
                <w:webHidden/>
              </w:rPr>
              <w:fldChar w:fldCharType="begin"/>
            </w:r>
            <w:r w:rsidR="0007031F">
              <w:rPr>
                <w:noProof/>
                <w:webHidden/>
              </w:rPr>
              <w:instrText xml:space="preserve"> PAGEREF _Toc435991731 \h </w:instrText>
            </w:r>
            <w:r w:rsidR="0007031F">
              <w:rPr>
                <w:noProof/>
                <w:webHidden/>
              </w:rPr>
            </w:r>
            <w:r w:rsidR="0007031F">
              <w:rPr>
                <w:noProof/>
                <w:webHidden/>
              </w:rPr>
              <w:fldChar w:fldCharType="separate"/>
            </w:r>
            <w:r w:rsidR="0007031F">
              <w:rPr>
                <w:noProof/>
                <w:webHidden/>
              </w:rPr>
              <w:t>1</w:t>
            </w:r>
            <w:r w:rsidR="0007031F">
              <w:rPr>
                <w:noProof/>
                <w:webHidden/>
              </w:rPr>
              <w:fldChar w:fldCharType="end"/>
            </w:r>
          </w:hyperlink>
        </w:p>
        <w:p w14:paraId="50398EFF"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32" w:history="1">
            <w:r w:rsidR="0007031F" w:rsidRPr="003B3FE6">
              <w:rPr>
                <w:rStyle w:val="Hyperlink"/>
                <w:noProof/>
              </w:rPr>
              <w:t>1.2</w:t>
            </w:r>
            <w:r w:rsidR="0007031F">
              <w:rPr>
                <w:rFonts w:asciiTheme="minorHAnsi" w:eastAsiaTheme="minorEastAsia" w:hAnsiTheme="minorHAnsi" w:cstheme="minorBidi"/>
                <w:noProof/>
                <w:sz w:val="22"/>
                <w:szCs w:val="22"/>
              </w:rPr>
              <w:tab/>
            </w:r>
            <w:r w:rsidR="0007031F" w:rsidRPr="003B3FE6">
              <w:rPr>
                <w:rStyle w:val="Hyperlink"/>
                <w:noProof/>
              </w:rPr>
              <w:t>Definitions, Acronyms, and Abbreviations</w:t>
            </w:r>
            <w:r w:rsidR="0007031F">
              <w:rPr>
                <w:noProof/>
                <w:webHidden/>
              </w:rPr>
              <w:tab/>
            </w:r>
            <w:r w:rsidR="0007031F">
              <w:rPr>
                <w:noProof/>
                <w:webHidden/>
              </w:rPr>
              <w:fldChar w:fldCharType="begin"/>
            </w:r>
            <w:r w:rsidR="0007031F">
              <w:rPr>
                <w:noProof/>
                <w:webHidden/>
              </w:rPr>
              <w:instrText xml:space="preserve"> PAGEREF _Toc435991732 \h </w:instrText>
            </w:r>
            <w:r w:rsidR="0007031F">
              <w:rPr>
                <w:noProof/>
                <w:webHidden/>
              </w:rPr>
            </w:r>
            <w:r w:rsidR="0007031F">
              <w:rPr>
                <w:noProof/>
                <w:webHidden/>
              </w:rPr>
              <w:fldChar w:fldCharType="separate"/>
            </w:r>
            <w:r w:rsidR="0007031F">
              <w:rPr>
                <w:noProof/>
                <w:webHidden/>
              </w:rPr>
              <w:t>2</w:t>
            </w:r>
            <w:r w:rsidR="0007031F">
              <w:rPr>
                <w:noProof/>
                <w:webHidden/>
              </w:rPr>
              <w:fldChar w:fldCharType="end"/>
            </w:r>
          </w:hyperlink>
        </w:p>
        <w:p w14:paraId="4B2FB9E2"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33" w:history="1">
            <w:r w:rsidR="0007031F" w:rsidRPr="003B3FE6">
              <w:rPr>
                <w:rStyle w:val="Hyperlink"/>
                <w:noProof/>
              </w:rPr>
              <w:t>1.3</w:t>
            </w:r>
            <w:r w:rsidR="0007031F">
              <w:rPr>
                <w:rFonts w:asciiTheme="minorHAnsi" w:eastAsiaTheme="minorEastAsia" w:hAnsiTheme="minorHAnsi" w:cstheme="minorBidi"/>
                <w:noProof/>
                <w:sz w:val="22"/>
                <w:szCs w:val="22"/>
              </w:rPr>
              <w:tab/>
            </w:r>
            <w:r w:rsidR="0007031F" w:rsidRPr="003B3FE6">
              <w:rPr>
                <w:rStyle w:val="Hyperlink"/>
                <w:noProof/>
              </w:rPr>
              <w:t>References</w:t>
            </w:r>
            <w:r w:rsidR="0007031F">
              <w:rPr>
                <w:noProof/>
                <w:webHidden/>
              </w:rPr>
              <w:tab/>
            </w:r>
            <w:r w:rsidR="0007031F">
              <w:rPr>
                <w:noProof/>
                <w:webHidden/>
              </w:rPr>
              <w:fldChar w:fldCharType="begin"/>
            </w:r>
            <w:r w:rsidR="0007031F">
              <w:rPr>
                <w:noProof/>
                <w:webHidden/>
              </w:rPr>
              <w:instrText xml:space="preserve"> PAGEREF _Toc435991733 \h </w:instrText>
            </w:r>
            <w:r w:rsidR="0007031F">
              <w:rPr>
                <w:noProof/>
                <w:webHidden/>
              </w:rPr>
            </w:r>
            <w:r w:rsidR="0007031F">
              <w:rPr>
                <w:noProof/>
                <w:webHidden/>
              </w:rPr>
              <w:fldChar w:fldCharType="separate"/>
            </w:r>
            <w:r w:rsidR="0007031F">
              <w:rPr>
                <w:noProof/>
                <w:webHidden/>
              </w:rPr>
              <w:t>3</w:t>
            </w:r>
            <w:r w:rsidR="0007031F">
              <w:rPr>
                <w:noProof/>
                <w:webHidden/>
              </w:rPr>
              <w:fldChar w:fldCharType="end"/>
            </w:r>
          </w:hyperlink>
        </w:p>
        <w:p w14:paraId="00FAE680"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34" w:history="1">
            <w:r w:rsidR="0007031F" w:rsidRPr="003B3FE6">
              <w:rPr>
                <w:rStyle w:val="Hyperlink"/>
                <w:noProof/>
              </w:rPr>
              <w:t>1.4</w:t>
            </w:r>
            <w:r w:rsidR="0007031F">
              <w:rPr>
                <w:rFonts w:asciiTheme="minorHAnsi" w:eastAsiaTheme="minorEastAsia" w:hAnsiTheme="minorHAnsi" w:cstheme="minorBidi"/>
                <w:noProof/>
                <w:sz w:val="22"/>
                <w:szCs w:val="22"/>
              </w:rPr>
              <w:tab/>
            </w:r>
            <w:r w:rsidR="0007031F" w:rsidRPr="003B3FE6">
              <w:rPr>
                <w:rStyle w:val="Hyperlink"/>
                <w:noProof/>
              </w:rPr>
              <w:t>Overview</w:t>
            </w:r>
            <w:r w:rsidR="0007031F">
              <w:rPr>
                <w:noProof/>
                <w:webHidden/>
              </w:rPr>
              <w:tab/>
            </w:r>
            <w:r w:rsidR="0007031F">
              <w:rPr>
                <w:noProof/>
                <w:webHidden/>
              </w:rPr>
              <w:fldChar w:fldCharType="begin"/>
            </w:r>
            <w:r w:rsidR="0007031F">
              <w:rPr>
                <w:noProof/>
                <w:webHidden/>
              </w:rPr>
              <w:instrText xml:space="preserve"> PAGEREF _Toc435991734 \h </w:instrText>
            </w:r>
            <w:r w:rsidR="0007031F">
              <w:rPr>
                <w:noProof/>
                <w:webHidden/>
              </w:rPr>
            </w:r>
            <w:r w:rsidR="0007031F">
              <w:rPr>
                <w:noProof/>
                <w:webHidden/>
              </w:rPr>
              <w:fldChar w:fldCharType="separate"/>
            </w:r>
            <w:r w:rsidR="0007031F">
              <w:rPr>
                <w:noProof/>
                <w:webHidden/>
              </w:rPr>
              <w:t>3</w:t>
            </w:r>
            <w:r w:rsidR="0007031F">
              <w:rPr>
                <w:noProof/>
                <w:webHidden/>
              </w:rPr>
              <w:fldChar w:fldCharType="end"/>
            </w:r>
          </w:hyperlink>
        </w:p>
        <w:p w14:paraId="34697658"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35" w:history="1">
            <w:r w:rsidR="0007031F" w:rsidRPr="003B3FE6">
              <w:rPr>
                <w:rStyle w:val="Hyperlink"/>
                <w:noProof/>
              </w:rPr>
              <w:t>1.5</w:t>
            </w:r>
            <w:r w:rsidR="0007031F">
              <w:rPr>
                <w:rFonts w:asciiTheme="minorHAnsi" w:eastAsiaTheme="minorEastAsia" w:hAnsiTheme="minorHAnsi" w:cstheme="minorBidi"/>
                <w:noProof/>
                <w:sz w:val="22"/>
                <w:szCs w:val="22"/>
              </w:rPr>
              <w:tab/>
            </w:r>
            <w:r w:rsidR="0007031F" w:rsidRPr="003B3FE6">
              <w:rPr>
                <w:rStyle w:val="Hyperlink"/>
                <w:noProof/>
              </w:rPr>
              <w:t>Application Framework</w:t>
            </w:r>
            <w:r w:rsidR="0007031F">
              <w:rPr>
                <w:noProof/>
                <w:webHidden/>
              </w:rPr>
              <w:tab/>
            </w:r>
            <w:r w:rsidR="0007031F">
              <w:rPr>
                <w:noProof/>
                <w:webHidden/>
              </w:rPr>
              <w:fldChar w:fldCharType="begin"/>
            </w:r>
            <w:r w:rsidR="0007031F">
              <w:rPr>
                <w:noProof/>
                <w:webHidden/>
              </w:rPr>
              <w:instrText xml:space="preserve"> PAGEREF _Toc435991735 \h </w:instrText>
            </w:r>
            <w:r w:rsidR="0007031F">
              <w:rPr>
                <w:noProof/>
                <w:webHidden/>
              </w:rPr>
            </w:r>
            <w:r w:rsidR="0007031F">
              <w:rPr>
                <w:noProof/>
                <w:webHidden/>
              </w:rPr>
              <w:fldChar w:fldCharType="separate"/>
            </w:r>
            <w:r w:rsidR="0007031F">
              <w:rPr>
                <w:noProof/>
                <w:webHidden/>
              </w:rPr>
              <w:t>3</w:t>
            </w:r>
            <w:r w:rsidR="0007031F">
              <w:rPr>
                <w:noProof/>
                <w:webHidden/>
              </w:rPr>
              <w:fldChar w:fldCharType="end"/>
            </w:r>
          </w:hyperlink>
        </w:p>
        <w:p w14:paraId="4CEDF080" w14:textId="77777777" w:rsidR="0007031F" w:rsidRDefault="00923625">
          <w:pPr>
            <w:pStyle w:val="TOC1"/>
            <w:tabs>
              <w:tab w:val="left" w:pos="480"/>
              <w:tab w:val="right" w:leader="dot" w:pos="9350"/>
            </w:tabs>
            <w:rPr>
              <w:rFonts w:asciiTheme="minorHAnsi" w:eastAsiaTheme="minorEastAsia" w:hAnsiTheme="minorHAnsi" w:cstheme="minorBidi"/>
              <w:noProof/>
              <w:sz w:val="22"/>
              <w:szCs w:val="22"/>
            </w:rPr>
          </w:pPr>
          <w:hyperlink w:anchor="_Toc435991736" w:history="1">
            <w:r w:rsidR="0007031F" w:rsidRPr="003B3FE6">
              <w:rPr>
                <w:rStyle w:val="Hyperlink"/>
                <w:noProof/>
              </w:rPr>
              <w:t>2</w:t>
            </w:r>
            <w:r w:rsidR="0007031F">
              <w:rPr>
                <w:rFonts w:asciiTheme="minorHAnsi" w:eastAsiaTheme="minorEastAsia" w:hAnsiTheme="minorHAnsi" w:cstheme="minorBidi"/>
                <w:noProof/>
                <w:sz w:val="22"/>
                <w:szCs w:val="22"/>
              </w:rPr>
              <w:tab/>
            </w:r>
            <w:r w:rsidR="0007031F" w:rsidRPr="003B3FE6">
              <w:rPr>
                <w:rStyle w:val="Hyperlink"/>
                <w:noProof/>
              </w:rPr>
              <w:t>System Architecture Description</w:t>
            </w:r>
            <w:r w:rsidR="0007031F">
              <w:rPr>
                <w:noProof/>
                <w:webHidden/>
              </w:rPr>
              <w:tab/>
            </w:r>
            <w:r w:rsidR="0007031F">
              <w:rPr>
                <w:noProof/>
                <w:webHidden/>
              </w:rPr>
              <w:fldChar w:fldCharType="begin"/>
            </w:r>
            <w:r w:rsidR="0007031F">
              <w:rPr>
                <w:noProof/>
                <w:webHidden/>
              </w:rPr>
              <w:instrText xml:space="preserve"> PAGEREF _Toc435991736 \h </w:instrText>
            </w:r>
            <w:r w:rsidR="0007031F">
              <w:rPr>
                <w:noProof/>
                <w:webHidden/>
              </w:rPr>
            </w:r>
            <w:r w:rsidR="0007031F">
              <w:rPr>
                <w:noProof/>
                <w:webHidden/>
              </w:rPr>
              <w:fldChar w:fldCharType="separate"/>
            </w:r>
            <w:r w:rsidR="0007031F">
              <w:rPr>
                <w:noProof/>
                <w:webHidden/>
              </w:rPr>
              <w:t>3</w:t>
            </w:r>
            <w:r w:rsidR="0007031F">
              <w:rPr>
                <w:noProof/>
                <w:webHidden/>
              </w:rPr>
              <w:fldChar w:fldCharType="end"/>
            </w:r>
          </w:hyperlink>
        </w:p>
        <w:p w14:paraId="5F303E5F"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37" w:history="1">
            <w:r w:rsidR="0007031F" w:rsidRPr="003B3FE6">
              <w:rPr>
                <w:rStyle w:val="Hyperlink"/>
                <w:noProof/>
              </w:rPr>
              <w:t>2.1</w:t>
            </w:r>
            <w:r w:rsidR="0007031F">
              <w:rPr>
                <w:rFonts w:asciiTheme="minorHAnsi" w:eastAsiaTheme="minorEastAsia" w:hAnsiTheme="minorHAnsi" w:cstheme="minorBidi"/>
                <w:noProof/>
                <w:sz w:val="22"/>
                <w:szCs w:val="22"/>
              </w:rPr>
              <w:tab/>
            </w:r>
            <w:r w:rsidR="0007031F" w:rsidRPr="003B3FE6">
              <w:rPr>
                <w:rStyle w:val="Hyperlink"/>
                <w:noProof/>
              </w:rPr>
              <w:t>Overview of Components</w:t>
            </w:r>
            <w:r w:rsidR="0007031F">
              <w:rPr>
                <w:noProof/>
                <w:webHidden/>
              </w:rPr>
              <w:tab/>
            </w:r>
            <w:r w:rsidR="0007031F">
              <w:rPr>
                <w:noProof/>
                <w:webHidden/>
              </w:rPr>
              <w:fldChar w:fldCharType="begin"/>
            </w:r>
            <w:r w:rsidR="0007031F">
              <w:rPr>
                <w:noProof/>
                <w:webHidden/>
              </w:rPr>
              <w:instrText xml:space="preserve"> PAGEREF _Toc435991737 \h </w:instrText>
            </w:r>
            <w:r w:rsidR="0007031F">
              <w:rPr>
                <w:noProof/>
                <w:webHidden/>
              </w:rPr>
            </w:r>
            <w:r w:rsidR="0007031F">
              <w:rPr>
                <w:noProof/>
                <w:webHidden/>
              </w:rPr>
              <w:fldChar w:fldCharType="separate"/>
            </w:r>
            <w:r w:rsidR="0007031F">
              <w:rPr>
                <w:noProof/>
                <w:webHidden/>
              </w:rPr>
              <w:t>3</w:t>
            </w:r>
            <w:r w:rsidR="0007031F">
              <w:rPr>
                <w:noProof/>
                <w:webHidden/>
              </w:rPr>
              <w:fldChar w:fldCharType="end"/>
            </w:r>
          </w:hyperlink>
        </w:p>
        <w:p w14:paraId="58D598D4"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38" w:history="1">
            <w:r w:rsidR="0007031F" w:rsidRPr="003B3FE6">
              <w:rPr>
                <w:rStyle w:val="Hyperlink"/>
                <w:noProof/>
              </w:rPr>
              <w:t>2.2</w:t>
            </w:r>
            <w:r w:rsidR="0007031F">
              <w:rPr>
                <w:rFonts w:asciiTheme="minorHAnsi" w:eastAsiaTheme="minorEastAsia" w:hAnsiTheme="minorHAnsi" w:cstheme="minorBidi"/>
                <w:noProof/>
                <w:sz w:val="22"/>
                <w:szCs w:val="22"/>
              </w:rPr>
              <w:tab/>
            </w:r>
            <w:r w:rsidR="0007031F" w:rsidRPr="003B3FE6">
              <w:rPr>
                <w:rStyle w:val="Hyperlink"/>
                <w:noProof/>
              </w:rPr>
              <w:t>Structure and Relationships</w:t>
            </w:r>
            <w:r w:rsidR="0007031F">
              <w:rPr>
                <w:noProof/>
                <w:webHidden/>
              </w:rPr>
              <w:tab/>
            </w:r>
            <w:r w:rsidR="0007031F">
              <w:rPr>
                <w:noProof/>
                <w:webHidden/>
              </w:rPr>
              <w:fldChar w:fldCharType="begin"/>
            </w:r>
            <w:r w:rsidR="0007031F">
              <w:rPr>
                <w:noProof/>
                <w:webHidden/>
              </w:rPr>
              <w:instrText xml:space="preserve"> PAGEREF _Toc435991738 \h </w:instrText>
            </w:r>
            <w:r w:rsidR="0007031F">
              <w:rPr>
                <w:noProof/>
                <w:webHidden/>
              </w:rPr>
            </w:r>
            <w:r w:rsidR="0007031F">
              <w:rPr>
                <w:noProof/>
                <w:webHidden/>
              </w:rPr>
              <w:fldChar w:fldCharType="separate"/>
            </w:r>
            <w:r w:rsidR="0007031F">
              <w:rPr>
                <w:noProof/>
                <w:webHidden/>
              </w:rPr>
              <w:t>5</w:t>
            </w:r>
            <w:r w:rsidR="0007031F">
              <w:rPr>
                <w:noProof/>
                <w:webHidden/>
              </w:rPr>
              <w:fldChar w:fldCharType="end"/>
            </w:r>
          </w:hyperlink>
        </w:p>
        <w:p w14:paraId="1554E073" w14:textId="77777777" w:rsidR="0007031F" w:rsidRDefault="00923625">
          <w:pPr>
            <w:pStyle w:val="TOC3"/>
            <w:tabs>
              <w:tab w:val="left" w:pos="1320"/>
              <w:tab w:val="right" w:leader="dot" w:pos="9350"/>
            </w:tabs>
            <w:rPr>
              <w:rFonts w:asciiTheme="minorHAnsi" w:eastAsiaTheme="minorEastAsia" w:hAnsiTheme="minorHAnsi" w:cstheme="minorBidi"/>
              <w:noProof/>
              <w:sz w:val="22"/>
              <w:szCs w:val="22"/>
            </w:rPr>
          </w:pPr>
          <w:hyperlink w:anchor="_Toc435991739" w:history="1">
            <w:r w:rsidR="0007031F" w:rsidRPr="003B3FE6">
              <w:rPr>
                <w:rStyle w:val="Hyperlink"/>
                <w:noProof/>
              </w:rPr>
              <w:t>2.2.1</w:t>
            </w:r>
            <w:r w:rsidR="0007031F">
              <w:rPr>
                <w:rFonts w:asciiTheme="minorHAnsi" w:eastAsiaTheme="minorEastAsia" w:hAnsiTheme="minorHAnsi" w:cstheme="minorBidi"/>
                <w:noProof/>
                <w:sz w:val="22"/>
                <w:szCs w:val="22"/>
              </w:rPr>
              <w:tab/>
            </w:r>
            <w:r w:rsidR="0007031F" w:rsidRPr="003B3FE6">
              <w:rPr>
                <w:rStyle w:val="Hyperlink"/>
                <w:noProof/>
              </w:rPr>
              <w:t>Data Ingestion</w:t>
            </w:r>
            <w:r w:rsidR="0007031F">
              <w:rPr>
                <w:noProof/>
                <w:webHidden/>
              </w:rPr>
              <w:tab/>
            </w:r>
            <w:r w:rsidR="0007031F">
              <w:rPr>
                <w:noProof/>
                <w:webHidden/>
              </w:rPr>
              <w:fldChar w:fldCharType="begin"/>
            </w:r>
            <w:r w:rsidR="0007031F">
              <w:rPr>
                <w:noProof/>
                <w:webHidden/>
              </w:rPr>
              <w:instrText xml:space="preserve"> PAGEREF _Toc435991739 \h </w:instrText>
            </w:r>
            <w:r w:rsidR="0007031F">
              <w:rPr>
                <w:noProof/>
                <w:webHidden/>
              </w:rPr>
            </w:r>
            <w:r w:rsidR="0007031F">
              <w:rPr>
                <w:noProof/>
                <w:webHidden/>
              </w:rPr>
              <w:fldChar w:fldCharType="separate"/>
            </w:r>
            <w:r w:rsidR="0007031F">
              <w:rPr>
                <w:noProof/>
                <w:webHidden/>
              </w:rPr>
              <w:t>5</w:t>
            </w:r>
            <w:r w:rsidR="0007031F">
              <w:rPr>
                <w:noProof/>
                <w:webHidden/>
              </w:rPr>
              <w:fldChar w:fldCharType="end"/>
            </w:r>
          </w:hyperlink>
        </w:p>
        <w:p w14:paraId="743350AD"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40" w:history="1">
            <w:r w:rsidR="0007031F" w:rsidRPr="003B3FE6">
              <w:rPr>
                <w:rStyle w:val="Hyperlink"/>
                <w:noProof/>
              </w:rPr>
              <w:t>2.3</w:t>
            </w:r>
            <w:r w:rsidR="0007031F">
              <w:rPr>
                <w:rFonts w:asciiTheme="minorHAnsi" w:eastAsiaTheme="minorEastAsia" w:hAnsiTheme="minorHAnsi" w:cstheme="minorBidi"/>
                <w:noProof/>
                <w:sz w:val="22"/>
                <w:szCs w:val="22"/>
              </w:rPr>
              <w:tab/>
            </w:r>
            <w:r w:rsidR="0007031F" w:rsidRPr="003B3FE6">
              <w:rPr>
                <w:rStyle w:val="Hyperlink"/>
                <w:noProof/>
              </w:rPr>
              <w:t>Database Schema</w:t>
            </w:r>
            <w:r w:rsidR="0007031F">
              <w:rPr>
                <w:noProof/>
                <w:webHidden/>
              </w:rPr>
              <w:tab/>
            </w:r>
            <w:r w:rsidR="0007031F">
              <w:rPr>
                <w:noProof/>
                <w:webHidden/>
              </w:rPr>
              <w:fldChar w:fldCharType="begin"/>
            </w:r>
            <w:r w:rsidR="0007031F">
              <w:rPr>
                <w:noProof/>
                <w:webHidden/>
              </w:rPr>
              <w:instrText xml:space="preserve"> PAGEREF _Toc435991740 \h </w:instrText>
            </w:r>
            <w:r w:rsidR="0007031F">
              <w:rPr>
                <w:noProof/>
                <w:webHidden/>
              </w:rPr>
            </w:r>
            <w:r w:rsidR="0007031F">
              <w:rPr>
                <w:noProof/>
                <w:webHidden/>
              </w:rPr>
              <w:fldChar w:fldCharType="separate"/>
            </w:r>
            <w:r w:rsidR="0007031F">
              <w:rPr>
                <w:noProof/>
                <w:webHidden/>
              </w:rPr>
              <w:t>7</w:t>
            </w:r>
            <w:r w:rsidR="0007031F">
              <w:rPr>
                <w:noProof/>
                <w:webHidden/>
              </w:rPr>
              <w:fldChar w:fldCharType="end"/>
            </w:r>
          </w:hyperlink>
        </w:p>
        <w:p w14:paraId="6FAADFD3" w14:textId="77777777" w:rsidR="0007031F" w:rsidRDefault="00923625">
          <w:pPr>
            <w:pStyle w:val="TOC1"/>
            <w:tabs>
              <w:tab w:val="left" w:pos="480"/>
              <w:tab w:val="right" w:leader="dot" w:pos="9350"/>
            </w:tabs>
            <w:rPr>
              <w:rFonts w:asciiTheme="minorHAnsi" w:eastAsiaTheme="minorEastAsia" w:hAnsiTheme="minorHAnsi" w:cstheme="minorBidi"/>
              <w:noProof/>
              <w:sz w:val="22"/>
              <w:szCs w:val="22"/>
            </w:rPr>
          </w:pPr>
          <w:hyperlink w:anchor="_Toc435991741" w:history="1">
            <w:r w:rsidR="0007031F" w:rsidRPr="003B3FE6">
              <w:rPr>
                <w:rStyle w:val="Hyperlink"/>
                <w:noProof/>
              </w:rPr>
              <w:t>3</w:t>
            </w:r>
            <w:r w:rsidR="0007031F">
              <w:rPr>
                <w:rFonts w:asciiTheme="minorHAnsi" w:eastAsiaTheme="minorEastAsia" w:hAnsiTheme="minorHAnsi" w:cstheme="minorBidi"/>
                <w:noProof/>
                <w:sz w:val="22"/>
                <w:szCs w:val="22"/>
              </w:rPr>
              <w:tab/>
            </w:r>
            <w:r w:rsidR="0007031F" w:rsidRPr="003B3FE6">
              <w:rPr>
                <w:rStyle w:val="Hyperlink"/>
                <w:noProof/>
              </w:rPr>
              <w:t>Detailed Description of Components</w:t>
            </w:r>
            <w:r w:rsidR="0007031F">
              <w:rPr>
                <w:noProof/>
                <w:webHidden/>
              </w:rPr>
              <w:tab/>
            </w:r>
            <w:r w:rsidR="0007031F">
              <w:rPr>
                <w:noProof/>
                <w:webHidden/>
              </w:rPr>
              <w:fldChar w:fldCharType="begin"/>
            </w:r>
            <w:r w:rsidR="0007031F">
              <w:rPr>
                <w:noProof/>
                <w:webHidden/>
              </w:rPr>
              <w:instrText xml:space="preserve"> PAGEREF _Toc435991741 \h </w:instrText>
            </w:r>
            <w:r w:rsidR="0007031F">
              <w:rPr>
                <w:noProof/>
                <w:webHidden/>
              </w:rPr>
            </w:r>
            <w:r w:rsidR="0007031F">
              <w:rPr>
                <w:noProof/>
                <w:webHidden/>
              </w:rPr>
              <w:fldChar w:fldCharType="separate"/>
            </w:r>
            <w:r w:rsidR="0007031F">
              <w:rPr>
                <w:noProof/>
                <w:webHidden/>
              </w:rPr>
              <w:t>8</w:t>
            </w:r>
            <w:r w:rsidR="0007031F">
              <w:rPr>
                <w:noProof/>
                <w:webHidden/>
              </w:rPr>
              <w:fldChar w:fldCharType="end"/>
            </w:r>
          </w:hyperlink>
        </w:p>
        <w:p w14:paraId="09599FE9"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42" w:history="1">
            <w:r w:rsidR="0007031F" w:rsidRPr="003B3FE6">
              <w:rPr>
                <w:rStyle w:val="Hyperlink"/>
                <w:noProof/>
              </w:rPr>
              <w:t>3.1</w:t>
            </w:r>
            <w:r w:rsidR="0007031F">
              <w:rPr>
                <w:rFonts w:asciiTheme="minorHAnsi" w:eastAsiaTheme="minorEastAsia" w:hAnsiTheme="minorHAnsi" w:cstheme="minorBidi"/>
                <w:noProof/>
                <w:sz w:val="22"/>
                <w:szCs w:val="22"/>
              </w:rPr>
              <w:tab/>
            </w:r>
            <w:r w:rsidR="0007031F" w:rsidRPr="003B3FE6">
              <w:rPr>
                <w:rStyle w:val="Hyperlink"/>
                <w:noProof/>
              </w:rPr>
              <w:t>Presentation Layer Overview</w:t>
            </w:r>
            <w:r w:rsidR="0007031F">
              <w:rPr>
                <w:noProof/>
                <w:webHidden/>
              </w:rPr>
              <w:tab/>
            </w:r>
            <w:r w:rsidR="0007031F">
              <w:rPr>
                <w:noProof/>
                <w:webHidden/>
              </w:rPr>
              <w:fldChar w:fldCharType="begin"/>
            </w:r>
            <w:r w:rsidR="0007031F">
              <w:rPr>
                <w:noProof/>
                <w:webHidden/>
              </w:rPr>
              <w:instrText xml:space="preserve"> PAGEREF _Toc435991742 \h </w:instrText>
            </w:r>
            <w:r w:rsidR="0007031F">
              <w:rPr>
                <w:noProof/>
                <w:webHidden/>
              </w:rPr>
            </w:r>
            <w:r w:rsidR="0007031F">
              <w:rPr>
                <w:noProof/>
                <w:webHidden/>
              </w:rPr>
              <w:fldChar w:fldCharType="separate"/>
            </w:r>
            <w:r w:rsidR="0007031F">
              <w:rPr>
                <w:noProof/>
                <w:webHidden/>
              </w:rPr>
              <w:t>8</w:t>
            </w:r>
            <w:r w:rsidR="0007031F">
              <w:rPr>
                <w:noProof/>
                <w:webHidden/>
              </w:rPr>
              <w:fldChar w:fldCharType="end"/>
            </w:r>
          </w:hyperlink>
        </w:p>
        <w:p w14:paraId="4E5863AB" w14:textId="77777777" w:rsidR="0007031F" w:rsidRDefault="00923625">
          <w:pPr>
            <w:pStyle w:val="TOC3"/>
            <w:tabs>
              <w:tab w:val="left" w:pos="1320"/>
              <w:tab w:val="right" w:leader="dot" w:pos="9350"/>
            </w:tabs>
            <w:rPr>
              <w:rFonts w:asciiTheme="minorHAnsi" w:eastAsiaTheme="minorEastAsia" w:hAnsiTheme="minorHAnsi" w:cstheme="minorBidi"/>
              <w:noProof/>
              <w:sz w:val="22"/>
              <w:szCs w:val="22"/>
            </w:rPr>
          </w:pPr>
          <w:hyperlink w:anchor="_Toc435991743" w:history="1">
            <w:r w:rsidR="0007031F" w:rsidRPr="003B3FE6">
              <w:rPr>
                <w:rStyle w:val="Hyperlink"/>
                <w:noProof/>
              </w:rPr>
              <w:t>3.1.1</w:t>
            </w:r>
            <w:r w:rsidR="0007031F">
              <w:rPr>
                <w:rFonts w:asciiTheme="minorHAnsi" w:eastAsiaTheme="minorEastAsia" w:hAnsiTheme="minorHAnsi" w:cstheme="minorBidi"/>
                <w:noProof/>
                <w:sz w:val="22"/>
                <w:szCs w:val="22"/>
              </w:rPr>
              <w:tab/>
            </w:r>
            <w:r w:rsidR="0007031F" w:rsidRPr="003B3FE6">
              <w:rPr>
                <w:rStyle w:val="Hyperlink"/>
                <w:noProof/>
              </w:rPr>
              <w:t>Controllers</w:t>
            </w:r>
            <w:r w:rsidR="0007031F">
              <w:rPr>
                <w:noProof/>
                <w:webHidden/>
              </w:rPr>
              <w:tab/>
            </w:r>
            <w:r w:rsidR="0007031F">
              <w:rPr>
                <w:noProof/>
                <w:webHidden/>
              </w:rPr>
              <w:fldChar w:fldCharType="begin"/>
            </w:r>
            <w:r w:rsidR="0007031F">
              <w:rPr>
                <w:noProof/>
                <w:webHidden/>
              </w:rPr>
              <w:instrText xml:space="preserve"> PAGEREF _Toc435991743 \h </w:instrText>
            </w:r>
            <w:r w:rsidR="0007031F">
              <w:rPr>
                <w:noProof/>
                <w:webHidden/>
              </w:rPr>
            </w:r>
            <w:r w:rsidR="0007031F">
              <w:rPr>
                <w:noProof/>
                <w:webHidden/>
              </w:rPr>
              <w:fldChar w:fldCharType="separate"/>
            </w:r>
            <w:r w:rsidR="0007031F">
              <w:rPr>
                <w:noProof/>
                <w:webHidden/>
              </w:rPr>
              <w:t>8</w:t>
            </w:r>
            <w:r w:rsidR="0007031F">
              <w:rPr>
                <w:noProof/>
                <w:webHidden/>
              </w:rPr>
              <w:fldChar w:fldCharType="end"/>
            </w:r>
          </w:hyperlink>
        </w:p>
        <w:p w14:paraId="2FF46F8A"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44" w:history="1">
            <w:r w:rsidR="0007031F" w:rsidRPr="003B3FE6">
              <w:rPr>
                <w:rStyle w:val="Hyperlink"/>
                <w:noProof/>
              </w:rPr>
              <w:t>3.2</w:t>
            </w:r>
            <w:r w:rsidR="0007031F">
              <w:rPr>
                <w:rFonts w:asciiTheme="minorHAnsi" w:eastAsiaTheme="minorEastAsia" w:hAnsiTheme="minorHAnsi" w:cstheme="minorBidi"/>
                <w:noProof/>
                <w:sz w:val="22"/>
                <w:szCs w:val="22"/>
              </w:rPr>
              <w:tab/>
            </w:r>
            <w:r w:rsidR="0007031F" w:rsidRPr="003B3FE6">
              <w:rPr>
                <w:rStyle w:val="Hyperlink"/>
                <w:noProof/>
              </w:rPr>
              <w:t>Business Logic Layer Overview</w:t>
            </w:r>
            <w:r w:rsidR="0007031F">
              <w:rPr>
                <w:noProof/>
                <w:webHidden/>
              </w:rPr>
              <w:tab/>
            </w:r>
            <w:r w:rsidR="0007031F">
              <w:rPr>
                <w:noProof/>
                <w:webHidden/>
              </w:rPr>
              <w:fldChar w:fldCharType="begin"/>
            </w:r>
            <w:r w:rsidR="0007031F">
              <w:rPr>
                <w:noProof/>
                <w:webHidden/>
              </w:rPr>
              <w:instrText xml:space="preserve"> PAGEREF _Toc435991744 \h </w:instrText>
            </w:r>
            <w:r w:rsidR="0007031F">
              <w:rPr>
                <w:noProof/>
                <w:webHidden/>
              </w:rPr>
            </w:r>
            <w:r w:rsidR="0007031F">
              <w:rPr>
                <w:noProof/>
                <w:webHidden/>
              </w:rPr>
              <w:fldChar w:fldCharType="separate"/>
            </w:r>
            <w:r w:rsidR="0007031F">
              <w:rPr>
                <w:noProof/>
                <w:webHidden/>
              </w:rPr>
              <w:t>10</w:t>
            </w:r>
            <w:r w:rsidR="0007031F">
              <w:rPr>
                <w:noProof/>
                <w:webHidden/>
              </w:rPr>
              <w:fldChar w:fldCharType="end"/>
            </w:r>
          </w:hyperlink>
        </w:p>
        <w:p w14:paraId="4F67C17F" w14:textId="77777777" w:rsidR="0007031F" w:rsidRDefault="00923625">
          <w:pPr>
            <w:pStyle w:val="TOC3"/>
            <w:tabs>
              <w:tab w:val="left" w:pos="1320"/>
              <w:tab w:val="right" w:leader="dot" w:pos="9350"/>
            </w:tabs>
            <w:rPr>
              <w:rFonts w:asciiTheme="minorHAnsi" w:eastAsiaTheme="minorEastAsia" w:hAnsiTheme="minorHAnsi" w:cstheme="minorBidi"/>
              <w:noProof/>
              <w:sz w:val="22"/>
              <w:szCs w:val="22"/>
            </w:rPr>
          </w:pPr>
          <w:hyperlink w:anchor="_Toc435991745" w:history="1">
            <w:r w:rsidR="0007031F" w:rsidRPr="003B3FE6">
              <w:rPr>
                <w:rStyle w:val="Hyperlink"/>
                <w:noProof/>
              </w:rPr>
              <w:t>3.2.1</w:t>
            </w:r>
            <w:r w:rsidR="0007031F">
              <w:rPr>
                <w:rFonts w:asciiTheme="minorHAnsi" w:eastAsiaTheme="minorEastAsia" w:hAnsiTheme="minorHAnsi" w:cstheme="minorBidi"/>
                <w:noProof/>
                <w:sz w:val="22"/>
                <w:szCs w:val="22"/>
              </w:rPr>
              <w:tab/>
            </w:r>
            <w:r w:rsidR="0007031F" w:rsidRPr="003B3FE6">
              <w:rPr>
                <w:rStyle w:val="Hyperlink"/>
                <w:noProof/>
              </w:rPr>
              <w:t>Entities</w:t>
            </w:r>
            <w:r w:rsidR="0007031F">
              <w:rPr>
                <w:noProof/>
                <w:webHidden/>
              </w:rPr>
              <w:tab/>
            </w:r>
            <w:r w:rsidR="0007031F">
              <w:rPr>
                <w:noProof/>
                <w:webHidden/>
              </w:rPr>
              <w:fldChar w:fldCharType="begin"/>
            </w:r>
            <w:r w:rsidR="0007031F">
              <w:rPr>
                <w:noProof/>
                <w:webHidden/>
              </w:rPr>
              <w:instrText xml:space="preserve"> PAGEREF _Toc435991745 \h </w:instrText>
            </w:r>
            <w:r w:rsidR="0007031F">
              <w:rPr>
                <w:noProof/>
                <w:webHidden/>
              </w:rPr>
            </w:r>
            <w:r w:rsidR="0007031F">
              <w:rPr>
                <w:noProof/>
                <w:webHidden/>
              </w:rPr>
              <w:fldChar w:fldCharType="separate"/>
            </w:r>
            <w:r w:rsidR="0007031F">
              <w:rPr>
                <w:noProof/>
                <w:webHidden/>
              </w:rPr>
              <w:t>10</w:t>
            </w:r>
            <w:r w:rsidR="0007031F">
              <w:rPr>
                <w:noProof/>
                <w:webHidden/>
              </w:rPr>
              <w:fldChar w:fldCharType="end"/>
            </w:r>
          </w:hyperlink>
        </w:p>
        <w:p w14:paraId="5A770019" w14:textId="77777777" w:rsidR="0007031F" w:rsidRDefault="00923625">
          <w:pPr>
            <w:pStyle w:val="TOC3"/>
            <w:tabs>
              <w:tab w:val="left" w:pos="1320"/>
              <w:tab w:val="right" w:leader="dot" w:pos="9350"/>
            </w:tabs>
            <w:rPr>
              <w:rFonts w:asciiTheme="minorHAnsi" w:eastAsiaTheme="minorEastAsia" w:hAnsiTheme="minorHAnsi" w:cstheme="minorBidi"/>
              <w:noProof/>
              <w:sz w:val="22"/>
              <w:szCs w:val="22"/>
            </w:rPr>
          </w:pPr>
          <w:hyperlink w:anchor="_Toc435991746" w:history="1">
            <w:r w:rsidR="0007031F" w:rsidRPr="003B3FE6">
              <w:rPr>
                <w:rStyle w:val="Hyperlink"/>
                <w:noProof/>
              </w:rPr>
              <w:t>3.2.2</w:t>
            </w:r>
            <w:r w:rsidR="0007031F">
              <w:rPr>
                <w:rFonts w:asciiTheme="minorHAnsi" w:eastAsiaTheme="minorEastAsia" w:hAnsiTheme="minorHAnsi" w:cstheme="minorBidi"/>
                <w:noProof/>
                <w:sz w:val="22"/>
                <w:szCs w:val="22"/>
              </w:rPr>
              <w:tab/>
            </w:r>
            <w:r w:rsidR="0007031F" w:rsidRPr="003B3FE6">
              <w:rPr>
                <w:rStyle w:val="Hyperlink"/>
                <w:noProof/>
              </w:rPr>
              <w:t>Enumerations</w:t>
            </w:r>
            <w:r w:rsidR="0007031F">
              <w:rPr>
                <w:noProof/>
                <w:webHidden/>
              </w:rPr>
              <w:tab/>
            </w:r>
            <w:r w:rsidR="0007031F">
              <w:rPr>
                <w:noProof/>
                <w:webHidden/>
              </w:rPr>
              <w:fldChar w:fldCharType="begin"/>
            </w:r>
            <w:r w:rsidR="0007031F">
              <w:rPr>
                <w:noProof/>
                <w:webHidden/>
              </w:rPr>
              <w:instrText xml:space="preserve"> PAGEREF _Toc435991746 \h </w:instrText>
            </w:r>
            <w:r w:rsidR="0007031F">
              <w:rPr>
                <w:noProof/>
                <w:webHidden/>
              </w:rPr>
            </w:r>
            <w:r w:rsidR="0007031F">
              <w:rPr>
                <w:noProof/>
                <w:webHidden/>
              </w:rPr>
              <w:fldChar w:fldCharType="separate"/>
            </w:r>
            <w:r w:rsidR="0007031F">
              <w:rPr>
                <w:noProof/>
                <w:webHidden/>
              </w:rPr>
              <w:t>29</w:t>
            </w:r>
            <w:r w:rsidR="0007031F">
              <w:rPr>
                <w:noProof/>
                <w:webHidden/>
              </w:rPr>
              <w:fldChar w:fldCharType="end"/>
            </w:r>
          </w:hyperlink>
        </w:p>
        <w:p w14:paraId="224BAC8E" w14:textId="77777777" w:rsidR="0007031F" w:rsidRDefault="00923625">
          <w:pPr>
            <w:pStyle w:val="TOC2"/>
            <w:tabs>
              <w:tab w:val="left" w:pos="880"/>
              <w:tab w:val="right" w:leader="dot" w:pos="9350"/>
            </w:tabs>
            <w:rPr>
              <w:rFonts w:asciiTheme="minorHAnsi" w:eastAsiaTheme="minorEastAsia" w:hAnsiTheme="minorHAnsi" w:cstheme="minorBidi"/>
              <w:noProof/>
              <w:sz w:val="22"/>
              <w:szCs w:val="22"/>
            </w:rPr>
          </w:pPr>
          <w:hyperlink w:anchor="_Toc435991747" w:history="1">
            <w:r w:rsidR="0007031F" w:rsidRPr="003B3FE6">
              <w:rPr>
                <w:rStyle w:val="Hyperlink"/>
                <w:noProof/>
              </w:rPr>
              <w:t>3.3</w:t>
            </w:r>
            <w:r w:rsidR="0007031F">
              <w:rPr>
                <w:rFonts w:asciiTheme="minorHAnsi" w:eastAsiaTheme="minorEastAsia" w:hAnsiTheme="minorHAnsi" w:cstheme="minorBidi"/>
                <w:noProof/>
                <w:sz w:val="22"/>
                <w:szCs w:val="22"/>
              </w:rPr>
              <w:tab/>
            </w:r>
            <w:r w:rsidR="0007031F" w:rsidRPr="003B3FE6">
              <w:rPr>
                <w:rStyle w:val="Hyperlink"/>
                <w:noProof/>
              </w:rPr>
              <w:t>Data Access Layer Overview</w:t>
            </w:r>
            <w:r w:rsidR="0007031F">
              <w:rPr>
                <w:noProof/>
                <w:webHidden/>
              </w:rPr>
              <w:tab/>
            </w:r>
            <w:r w:rsidR="0007031F">
              <w:rPr>
                <w:noProof/>
                <w:webHidden/>
              </w:rPr>
              <w:fldChar w:fldCharType="begin"/>
            </w:r>
            <w:r w:rsidR="0007031F">
              <w:rPr>
                <w:noProof/>
                <w:webHidden/>
              </w:rPr>
              <w:instrText xml:space="preserve"> PAGEREF _Toc435991747 \h </w:instrText>
            </w:r>
            <w:r w:rsidR="0007031F">
              <w:rPr>
                <w:noProof/>
                <w:webHidden/>
              </w:rPr>
            </w:r>
            <w:r w:rsidR="0007031F">
              <w:rPr>
                <w:noProof/>
                <w:webHidden/>
              </w:rPr>
              <w:fldChar w:fldCharType="separate"/>
            </w:r>
            <w:r w:rsidR="0007031F">
              <w:rPr>
                <w:noProof/>
                <w:webHidden/>
              </w:rPr>
              <w:t>32</w:t>
            </w:r>
            <w:r w:rsidR="0007031F">
              <w:rPr>
                <w:noProof/>
                <w:webHidden/>
              </w:rPr>
              <w:fldChar w:fldCharType="end"/>
            </w:r>
          </w:hyperlink>
        </w:p>
        <w:p w14:paraId="4C278586" w14:textId="77777777" w:rsidR="00515BB6" w:rsidRDefault="00B07CB2" w:rsidP="0017110C">
          <w:r>
            <w:rPr>
              <w:noProof/>
            </w:rPr>
            <w:fldChar w:fldCharType="end"/>
          </w:r>
        </w:p>
      </w:sdtContent>
    </w:sdt>
    <w:p w14:paraId="233A3987" w14:textId="77777777" w:rsidR="0017110C" w:rsidRDefault="0017110C" w:rsidP="005A781D">
      <w:pPr>
        <w:pStyle w:val="Heading1"/>
        <w:sectPr w:rsidR="0017110C" w:rsidSect="00515BB6">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p>
    <w:p w14:paraId="0BBDAD56" w14:textId="77777777" w:rsidR="0017110C" w:rsidRDefault="0017110C" w:rsidP="005D60DE">
      <w:pPr>
        <w:pStyle w:val="Title"/>
        <w:keepNext/>
        <w:keepLines/>
      </w:pPr>
      <w:r>
        <w:lastRenderedPageBreak/>
        <w:t xml:space="preserve">Software </w:t>
      </w:r>
      <w:r w:rsidR="00CC2697">
        <w:t>Design Specification</w:t>
      </w:r>
    </w:p>
    <w:p w14:paraId="06AF860D" w14:textId="77777777" w:rsidR="0017110C" w:rsidRPr="005A781D" w:rsidRDefault="0017110C" w:rsidP="005D60DE">
      <w:pPr>
        <w:pStyle w:val="Heading1"/>
        <w:numPr>
          <w:ilvl w:val="0"/>
          <w:numId w:val="2"/>
        </w:numPr>
      </w:pPr>
      <w:bookmarkStart w:id="21" w:name="_Toc431750916"/>
      <w:bookmarkStart w:id="22" w:name="_Toc431762510"/>
      <w:bookmarkStart w:id="23" w:name="_Toc435991729"/>
      <w:r w:rsidRPr="005A781D">
        <w:t>Introduction</w:t>
      </w:r>
      <w:bookmarkEnd w:id="21"/>
      <w:bookmarkEnd w:id="22"/>
      <w:bookmarkEnd w:id="23"/>
    </w:p>
    <w:p w14:paraId="16B650FB" w14:textId="77777777" w:rsidR="0017110C" w:rsidRPr="0017110C" w:rsidRDefault="0017110C" w:rsidP="005D60DE">
      <w:pPr>
        <w:pStyle w:val="Heading2"/>
        <w:numPr>
          <w:ilvl w:val="1"/>
          <w:numId w:val="2"/>
        </w:numPr>
      </w:pPr>
      <w:bookmarkStart w:id="24" w:name="_Toc431750917"/>
      <w:bookmarkStart w:id="25" w:name="_Toc431762511"/>
      <w:bookmarkStart w:id="26" w:name="_Toc435991730"/>
      <w:r w:rsidRPr="0017110C">
        <w:t>Purpose</w:t>
      </w:r>
      <w:bookmarkEnd w:id="24"/>
      <w:bookmarkEnd w:id="25"/>
      <w:bookmarkEnd w:id="26"/>
    </w:p>
    <w:p w14:paraId="6B4D5FC2" w14:textId="77777777" w:rsidR="0017110C" w:rsidRPr="0017110C" w:rsidRDefault="0017110C" w:rsidP="005D60DE">
      <w:pPr>
        <w:keepNext/>
        <w:keepLines/>
      </w:pPr>
      <w:r w:rsidRPr="0017110C">
        <w:t xml:space="preserve">The purpose of this document is to </w:t>
      </w:r>
      <w:r>
        <w:t xml:space="preserve">provide a detailed design of the </w:t>
      </w:r>
      <w:r w:rsidR="00C80C83">
        <w:t>UAH F</w:t>
      </w:r>
      <w:r>
        <w:t>it Vault</w:t>
      </w:r>
      <w:r w:rsidRPr="0017110C">
        <w:t xml:space="preserve"> software projects.  This document should be used </w:t>
      </w:r>
      <w:r w:rsidR="001A383F">
        <w:t>as a reference for the software system architecture and detailed design descriptions of the system components.</w:t>
      </w:r>
      <w:r w:rsidRPr="0017110C">
        <w:t xml:space="preserve">  The intended audience for this document includes system developers, testers, customers, and any other stakeholders.</w:t>
      </w:r>
    </w:p>
    <w:p w14:paraId="125F869F" w14:textId="77777777" w:rsidR="0017110C" w:rsidRDefault="0017110C" w:rsidP="005D60DE">
      <w:pPr>
        <w:pStyle w:val="Heading2"/>
      </w:pPr>
      <w:bookmarkStart w:id="27" w:name="_Toc431750918"/>
      <w:bookmarkStart w:id="28" w:name="_Toc431762512"/>
      <w:bookmarkStart w:id="29" w:name="_Toc435991731"/>
      <w:r>
        <w:t>Scope</w:t>
      </w:r>
      <w:bookmarkEnd w:id="27"/>
      <w:bookmarkEnd w:id="28"/>
      <w:bookmarkEnd w:id="29"/>
    </w:p>
    <w:p w14:paraId="75BC4006" w14:textId="77777777" w:rsidR="0003781E" w:rsidRDefault="0003781E" w:rsidP="005D60DE">
      <w:pPr>
        <w:keepNext/>
        <w:keepLines/>
      </w:pPr>
      <w:bookmarkStart w:id="30" w:name="_Toc431145049"/>
      <w:bookmarkStart w:id="31" w:name="_Toc431750919"/>
      <w:bookmarkStart w:id="32" w:name="_Toc431762513"/>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p>
    <w:p w14:paraId="51F12435" w14:textId="77777777" w:rsidR="0003781E" w:rsidRDefault="0003781E" w:rsidP="005D60DE">
      <w:pPr>
        <w:keepNext/>
        <w:keepLines/>
      </w:pPr>
      <w:r>
        <w:t>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t>
      </w:r>
    </w:p>
    <w:p w14:paraId="2B06F32D" w14:textId="77777777" w:rsidR="0003781E" w:rsidRDefault="0003781E" w:rsidP="005D60DE">
      <w:pPr>
        <w:pStyle w:val="ListParagraph"/>
        <w:keepNext/>
        <w:keepLines/>
        <w:numPr>
          <w:ilvl w:val="0"/>
          <w:numId w:val="3"/>
        </w:numPr>
      </w:pPr>
      <w:r>
        <w:t>Simple Moving Average</w:t>
      </w:r>
    </w:p>
    <w:p w14:paraId="44ABCABB" w14:textId="77777777" w:rsidR="0003781E" w:rsidRDefault="0003781E" w:rsidP="005D60DE">
      <w:pPr>
        <w:pStyle w:val="ListParagraph"/>
        <w:keepNext/>
        <w:keepLines/>
        <w:numPr>
          <w:ilvl w:val="0"/>
          <w:numId w:val="3"/>
        </w:numPr>
      </w:pPr>
      <w:r>
        <w:t>Data correlation discovery between the multiple devices.</w:t>
      </w:r>
    </w:p>
    <w:p w14:paraId="0D8D496B" w14:textId="77777777" w:rsidR="0003781E" w:rsidRDefault="0003781E" w:rsidP="005D60DE">
      <w:pPr>
        <w:pStyle w:val="ListParagraph"/>
        <w:keepNext/>
        <w:keepLines/>
        <w:numPr>
          <w:ilvl w:val="0"/>
          <w:numId w:val="3"/>
        </w:numPr>
      </w:pPr>
      <w:r>
        <w:t>Simply display data that was uploaded to the customer in a graphical format.</w:t>
      </w:r>
    </w:p>
    <w:p w14:paraId="00464D6A" w14:textId="77777777" w:rsidR="0003781E" w:rsidRDefault="0003781E" w:rsidP="005D60DE">
      <w:pPr>
        <w:pStyle w:val="ListParagraph"/>
        <w:keepNext/>
        <w:keepLines/>
        <w:numPr>
          <w:ilvl w:val="0"/>
          <w:numId w:val="3"/>
        </w:numPr>
      </w:pPr>
      <w:r>
        <w:t xml:space="preserve">Calculate the user’s activity.  </w:t>
      </w:r>
    </w:p>
    <w:p w14:paraId="2414902F" w14:textId="77777777" w:rsidR="0003781E" w:rsidRDefault="0003781E" w:rsidP="005D60DE">
      <w:pPr>
        <w:keepNext/>
        <w:keepLines/>
      </w:pPr>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p>
    <w:p w14:paraId="43EC2927" w14:textId="77777777" w:rsidR="0017110C" w:rsidRDefault="0017110C" w:rsidP="005D60DE">
      <w:pPr>
        <w:pStyle w:val="Heading2"/>
      </w:pPr>
      <w:bookmarkStart w:id="33" w:name="_Toc435991732"/>
      <w:r>
        <w:t>Definitions, Acronyms, and Abbreviations</w:t>
      </w:r>
      <w:bookmarkEnd w:id="30"/>
      <w:bookmarkEnd w:id="31"/>
      <w:bookmarkEnd w:id="32"/>
      <w:bookmarkEnd w:id="33"/>
    </w:p>
    <w:tbl>
      <w:tblPr>
        <w:tblStyle w:val="LightShading-Accent1"/>
        <w:tblW w:w="10048" w:type="dxa"/>
        <w:tblLook w:val="04A0" w:firstRow="1" w:lastRow="0" w:firstColumn="1" w:lastColumn="0" w:noHBand="0" w:noVBand="1"/>
      </w:tblPr>
      <w:tblGrid>
        <w:gridCol w:w="2898"/>
        <w:gridCol w:w="7150"/>
      </w:tblGrid>
      <w:tr w:rsidR="00254328" w:rsidRPr="002469FB" w14:paraId="77014F57" w14:textId="77777777" w:rsidTr="00254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5F3895E" w14:textId="77777777" w:rsidR="00254328" w:rsidRDefault="00254328" w:rsidP="00812105">
            <w:pPr>
              <w:widowControl w:val="0"/>
              <w:rPr>
                <w:i/>
              </w:rPr>
            </w:pPr>
            <w:r>
              <w:rPr>
                <w:i/>
              </w:rPr>
              <w:t>Account</w:t>
            </w:r>
          </w:p>
        </w:tc>
        <w:tc>
          <w:tcPr>
            <w:tcW w:w="7150" w:type="dxa"/>
          </w:tcPr>
          <w:p w14:paraId="7AE9D0EF" w14:textId="77777777" w:rsidR="00254328" w:rsidRDefault="00254328" w:rsidP="00812105">
            <w:pPr>
              <w:widowControl w:val="0"/>
              <w:cnfStyle w:val="100000000000" w:firstRow="1" w:lastRow="0" w:firstColumn="0" w:lastColumn="0" w:oddVBand="0" w:evenVBand="0" w:oddHBand="0" w:evenHBand="0" w:firstRowFirstColumn="0" w:firstRowLastColumn="0" w:lastRowFirstColumn="0" w:lastRowLastColumn="0"/>
            </w:pPr>
            <w:r>
              <w:t>Roles and permissions assigned to a user and stored electronically</w:t>
            </w:r>
          </w:p>
        </w:tc>
      </w:tr>
      <w:tr w:rsidR="00254328" w:rsidRPr="002469FB" w14:paraId="6DB5F2A5"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084DB9D0" w14:textId="77777777" w:rsidR="00254328" w:rsidRDefault="00254328" w:rsidP="00812105">
            <w:pPr>
              <w:widowControl w:val="0"/>
              <w:rPr>
                <w:i/>
              </w:rPr>
            </w:pPr>
            <w:r>
              <w:rPr>
                <w:i/>
              </w:rPr>
              <w:t>Activity</w:t>
            </w:r>
          </w:p>
        </w:tc>
        <w:tc>
          <w:tcPr>
            <w:tcW w:w="7150" w:type="dxa"/>
          </w:tcPr>
          <w:p w14:paraId="28DE281F"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Action performed by patient (ex. running, walking, sleeping)</w:t>
            </w:r>
          </w:p>
        </w:tc>
      </w:tr>
      <w:tr w:rsidR="002643C6" w:rsidRPr="002469FB" w14:paraId="3E5707B3"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782A856C" w14:textId="77777777" w:rsidR="002643C6" w:rsidRDefault="002643C6" w:rsidP="00812105">
            <w:pPr>
              <w:widowControl w:val="0"/>
              <w:rPr>
                <w:i/>
              </w:rPr>
            </w:pPr>
            <w:r>
              <w:rPr>
                <w:i/>
              </w:rPr>
              <w:t>ASP.NET</w:t>
            </w:r>
          </w:p>
        </w:tc>
        <w:tc>
          <w:tcPr>
            <w:tcW w:w="7150" w:type="dxa"/>
          </w:tcPr>
          <w:p w14:paraId="124D6637" w14:textId="77777777" w:rsidR="002643C6" w:rsidRDefault="002643C6" w:rsidP="00812105">
            <w:pPr>
              <w:widowControl w:val="0"/>
              <w:cnfStyle w:val="000000000000" w:firstRow="0" w:lastRow="0" w:firstColumn="0" w:lastColumn="0" w:oddVBand="0" w:evenVBand="0" w:oddHBand="0" w:evenHBand="0" w:firstRowFirstColumn="0" w:firstRowLastColumn="0" w:lastRowFirstColumn="0" w:lastRowLastColumn="0"/>
            </w:pPr>
            <w:r>
              <w:t>Microsoft web based software architecture</w:t>
            </w:r>
          </w:p>
        </w:tc>
      </w:tr>
      <w:tr w:rsidR="002643C6" w:rsidRPr="002469FB" w14:paraId="79AD1730"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2BCF2EF4" w14:textId="77777777" w:rsidR="002643C6" w:rsidRDefault="002643C6" w:rsidP="00812105">
            <w:pPr>
              <w:widowControl w:val="0"/>
              <w:rPr>
                <w:i/>
              </w:rPr>
            </w:pPr>
            <w:r>
              <w:rPr>
                <w:i/>
              </w:rPr>
              <w:t>C#</w:t>
            </w:r>
          </w:p>
        </w:tc>
        <w:tc>
          <w:tcPr>
            <w:tcW w:w="7150" w:type="dxa"/>
          </w:tcPr>
          <w:p w14:paraId="464900B6" w14:textId="77777777" w:rsidR="002643C6" w:rsidRDefault="002643C6" w:rsidP="00812105">
            <w:pPr>
              <w:widowControl w:val="0"/>
              <w:cnfStyle w:val="000000100000" w:firstRow="0" w:lastRow="0" w:firstColumn="0" w:lastColumn="0" w:oddVBand="0" w:evenVBand="0" w:oddHBand="1" w:evenHBand="0" w:firstRowFirstColumn="0" w:firstRowLastColumn="0" w:lastRowFirstColumn="0" w:lastRowLastColumn="0"/>
            </w:pPr>
            <w:r>
              <w:t>C “Sharp” Microsoft .NET programming language</w:t>
            </w:r>
          </w:p>
        </w:tc>
      </w:tr>
      <w:tr w:rsidR="00812105" w:rsidRPr="002469FB" w14:paraId="48977B89"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005F7AD0" w14:textId="77777777" w:rsidR="00812105" w:rsidRDefault="00812105" w:rsidP="00812105">
            <w:pPr>
              <w:widowControl w:val="0"/>
              <w:rPr>
                <w:i/>
              </w:rPr>
            </w:pPr>
            <w:r>
              <w:rPr>
                <w:i/>
              </w:rPr>
              <w:t>Controller</w:t>
            </w:r>
          </w:p>
        </w:tc>
        <w:tc>
          <w:tcPr>
            <w:tcW w:w="7150" w:type="dxa"/>
          </w:tcPr>
          <w:p w14:paraId="69F7201A" w14:textId="77777777" w:rsidR="00812105" w:rsidRDefault="00812105" w:rsidP="00812105">
            <w:pPr>
              <w:widowControl w:val="0"/>
              <w:cnfStyle w:val="000000000000" w:firstRow="0" w:lastRow="0" w:firstColumn="0" w:lastColumn="0" w:oddVBand="0" w:evenVBand="0" w:oddHBand="0" w:evenHBand="0" w:firstRowFirstColumn="0" w:firstRowLastColumn="0" w:lastRowFirstColumn="0" w:lastRowLastColumn="0"/>
            </w:pPr>
            <w:r>
              <w:t>Middle layer logic, interaction between the view and data model</w:t>
            </w:r>
          </w:p>
        </w:tc>
      </w:tr>
      <w:tr w:rsidR="00254328" w:rsidRPr="002469FB" w14:paraId="08EFA7A1"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766B02D2" w14:textId="77777777" w:rsidR="00254328" w:rsidRDefault="00254328" w:rsidP="00812105">
            <w:pPr>
              <w:widowControl w:val="0"/>
              <w:rPr>
                <w:i/>
              </w:rPr>
            </w:pPr>
            <w:r>
              <w:rPr>
                <w:i/>
              </w:rPr>
              <w:t>csv</w:t>
            </w:r>
          </w:p>
        </w:tc>
        <w:tc>
          <w:tcPr>
            <w:tcW w:w="7150" w:type="dxa"/>
          </w:tcPr>
          <w:p w14:paraId="02581A25"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Comma-separated values</w:t>
            </w:r>
          </w:p>
        </w:tc>
      </w:tr>
      <w:tr w:rsidR="00254328" w:rsidRPr="002469FB" w14:paraId="053F8B7C"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6CFE8914" w14:textId="77777777" w:rsidR="00254328" w:rsidRPr="00CD56CE" w:rsidRDefault="00254328" w:rsidP="00812105">
            <w:pPr>
              <w:widowControl w:val="0"/>
              <w:rPr>
                <w:i/>
              </w:rPr>
            </w:pPr>
            <w:r>
              <w:rPr>
                <w:i/>
              </w:rPr>
              <w:t>Customer</w:t>
            </w:r>
          </w:p>
        </w:tc>
        <w:tc>
          <w:tcPr>
            <w:tcW w:w="7150" w:type="dxa"/>
          </w:tcPr>
          <w:p w14:paraId="7BDDC0EF" w14:textId="77777777" w:rsidR="00254328" w:rsidRPr="002469FB" w:rsidRDefault="00254328" w:rsidP="00812105">
            <w:pPr>
              <w:widowControl w:val="0"/>
              <w:cnfStyle w:val="000000000000" w:firstRow="0" w:lastRow="0" w:firstColumn="0" w:lastColumn="0" w:oddVBand="0" w:evenVBand="0" w:oddHBand="0" w:evenHBand="0" w:firstRowFirstColumn="0" w:firstRowLastColumn="0" w:lastRowFirstColumn="0" w:lastRowLastColumn="0"/>
            </w:pPr>
            <w:r>
              <w:t>A person or group requesting the software to be built</w:t>
            </w:r>
          </w:p>
        </w:tc>
      </w:tr>
      <w:tr w:rsidR="00254328" w:rsidRPr="002469FB" w14:paraId="70B4C39F"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71D6D4DB" w14:textId="77777777" w:rsidR="00254328" w:rsidRDefault="00254328" w:rsidP="00812105">
            <w:pPr>
              <w:widowControl w:val="0"/>
              <w:rPr>
                <w:i/>
              </w:rPr>
            </w:pPr>
            <w:r>
              <w:rPr>
                <w:i/>
              </w:rPr>
              <w:t>dat</w:t>
            </w:r>
          </w:p>
        </w:tc>
        <w:tc>
          <w:tcPr>
            <w:tcW w:w="7150" w:type="dxa"/>
          </w:tcPr>
          <w:p w14:paraId="59B0DA55"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Data file</w:t>
            </w:r>
          </w:p>
        </w:tc>
      </w:tr>
      <w:tr w:rsidR="00254328" w:rsidRPr="002469FB" w14:paraId="75ED592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61C1954F" w14:textId="77777777" w:rsidR="00254328" w:rsidRDefault="00254328" w:rsidP="00812105">
            <w:pPr>
              <w:widowControl w:val="0"/>
              <w:rPr>
                <w:i/>
              </w:rPr>
            </w:pPr>
            <w:r>
              <w:rPr>
                <w:i/>
              </w:rPr>
              <w:t>Data</w:t>
            </w:r>
          </w:p>
        </w:tc>
        <w:tc>
          <w:tcPr>
            <w:tcW w:w="7150" w:type="dxa"/>
          </w:tcPr>
          <w:p w14:paraId="5A89DCED"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Patient information</w:t>
            </w:r>
          </w:p>
        </w:tc>
      </w:tr>
      <w:tr w:rsidR="00254328" w:rsidRPr="002469FB" w14:paraId="53E9A652"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2D81D39C" w14:textId="77777777" w:rsidR="00254328" w:rsidRDefault="00254328" w:rsidP="00812105">
            <w:pPr>
              <w:widowControl w:val="0"/>
              <w:rPr>
                <w:i/>
              </w:rPr>
            </w:pPr>
            <w:r>
              <w:rPr>
                <w:i/>
              </w:rPr>
              <w:t>Database</w:t>
            </w:r>
          </w:p>
        </w:tc>
        <w:tc>
          <w:tcPr>
            <w:tcW w:w="7150" w:type="dxa"/>
          </w:tcPr>
          <w:p w14:paraId="689FC230"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Storage medium for patient data</w:t>
            </w:r>
          </w:p>
        </w:tc>
      </w:tr>
      <w:tr w:rsidR="00254328" w:rsidRPr="002469FB" w14:paraId="45D77768"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459E6D6F" w14:textId="77777777" w:rsidR="00254328" w:rsidRDefault="00254328" w:rsidP="00812105">
            <w:pPr>
              <w:widowControl w:val="0"/>
              <w:rPr>
                <w:i/>
              </w:rPr>
            </w:pPr>
            <w:r>
              <w:rPr>
                <w:i/>
              </w:rPr>
              <w:t>Database Service</w:t>
            </w:r>
          </w:p>
        </w:tc>
        <w:tc>
          <w:tcPr>
            <w:tcW w:w="7150" w:type="dxa"/>
          </w:tcPr>
          <w:p w14:paraId="69D90666"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Database functionality accessible via the internet</w:t>
            </w:r>
          </w:p>
        </w:tc>
      </w:tr>
      <w:tr w:rsidR="00254328" w:rsidRPr="002469FB" w14:paraId="728CC05E"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760CB063" w14:textId="77777777" w:rsidR="00254328" w:rsidRDefault="00254328" w:rsidP="00812105">
            <w:pPr>
              <w:widowControl w:val="0"/>
              <w:rPr>
                <w:i/>
              </w:rPr>
            </w:pPr>
            <w:r>
              <w:rPr>
                <w:i/>
              </w:rPr>
              <w:t>Experiment</w:t>
            </w:r>
          </w:p>
        </w:tc>
        <w:tc>
          <w:tcPr>
            <w:tcW w:w="7150" w:type="dxa"/>
          </w:tcPr>
          <w:p w14:paraId="5FD7BD79"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Combining of data to generate a report based on input criteria</w:t>
            </w:r>
          </w:p>
        </w:tc>
      </w:tr>
      <w:tr w:rsidR="00254328" w:rsidRPr="002469FB" w14:paraId="1588DDF2"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1CBCC831" w14:textId="77777777" w:rsidR="00254328" w:rsidRDefault="00254328" w:rsidP="00812105">
            <w:pPr>
              <w:widowControl w:val="0"/>
              <w:rPr>
                <w:i/>
              </w:rPr>
            </w:pPr>
            <w:r>
              <w:rPr>
                <w:i/>
              </w:rPr>
              <w:t>Experiment Admin</w:t>
            </w:r>
          </w:p>
        </w:tc>
        <w:tc>
          <w:tcPr>
            <w:tcW w:w="7150" w:type="dxa"/>
          </w:tcPr>
          <w:p w14:paraId="1158C4F6"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of the system, able to run experiments on patient data</w:t>
            </w:r>
          </w:p>
        </w:tc>
      </w:tr>
      <w:tr w:rsidR="00254328" w:rsidRPr="002469FB" w14:paraId="4A86C7BF"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3EB758D1" w14:textId="77777777" w:rsidR="00254328" w:rsidRDefault="00254328" w:rsidP="00812105">
            <w:pPr>
              <w:widowControl w:val="0"/>
              <w:rPr>
                <w:i/>
              </w:rPr>
            </w:pPr>
            <w:r>
              <w:rPr>
                <w:i/>
              </w:rPr>
              <w:t>GUI</w:t>
            </w:r>
          </w:p>
        </w:tc>
        <w:tc>
          <w:tcPr>
            <w:tcW w:w="7150" w:type="dxa"/>
          </w:tcPr>
          <w:p w14:paraId="1AD723D8"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Graphical User Interface</w:t>
            </w:r>
          </w:p>
        </w:tc>
      </w:tr>
      <w:tr w:rsidR="00254328" w:rsidRPr="002469FB" w14:paraId="5A7D351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2FA9BFA8" w14:textId="77777777" w:rsidR="00254328" w:rsidRDefault="00254328" w:rsidP="00812105">
            <w:pPr>
              <w:widowControl w:val="0"/>
              <w:rPr>
                <w:i/>
              </w:rPr>
            </w:pPr>
            <w:r>
              <w:rPr>
                <w:i/>
              </w:rPr>
              <w:t>HTTP(S)</w:t>
            </w:r>
          </w:p>
        </w:tc>
        <w:tc>
          <w:tcPr>
            <w:tcW w:w="7150" w:type="dxa"/>
          </w:tcPr>
          <w:p w14:paraId="1E2A5EA2"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Hypertext Transfer Protocol (Secure)</w:t>
            </w:r>
          </w:p>
        </w:tc>
      </w:tr>
      <w:tr w:rsidR="00254328" w:rsidRPr="002469FB" w14:paraId="02AF4569"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106A445E" w14:textId="77777777" w:rsidR="00254328" w:rsidRDefault="00254328" w:rsidP="00812105">
            <w:pPr>
              <w:widowControl w:val="0"/>
              <w:rPr>
                <w:i/>
              </w:rPr>
            </w:pPr>
            <w:r>
              <w:rPr>
                <w:i/>
              </w:rPr>
              <w:t>IEEE</w:t>
            </w:r>
          </w:p>
        </w:tc>
        <w:tc>
          <w:tcPr>
            <w:tcW w:w="7150" w:type="dxa"/>
          </w:tcPr>
          <w:p w14:paraId="57CD868A"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Institute of Electrical and Electronics Engineers</w:t>
            </w:r>
          </w:p>
        </w:tc>
      </w:tr>
      <w:tr w:rsidR="00254328" w:rsidRPr="002469FB" w14:paraId="1567723D"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1906887E" w14:textId="77777777" w:rsidR="00254328" w:rsidRDefault="00254328" w:rsidP="00812105">
            <w:pPr>
              <w:widowControl w:val="0"/>
              <w:rPr>
                <w:i/>
              </w:rPr>
            </w:pPr>
            <w:r>
              <w:rPr>
                <w:i/>
              </w:rPr>
              <w:t>Interface</w:t>
            </w:r>
          </w:p>
        </w:tc>
        <w:tc>
          <w:tcPr>
            <w:tcW w:w="7150" w:type="dxa"/>
          </w:tcPr>
          <w:p w14:paraId="2AAEF7DC"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Medium in which a user interacts with the system</w:t>
            </w:r>
          </w:p>
        </w:tc>
      </w:tr>
      <w:tr w:rsidR="00254328" w:rsidRPr="002469FB" w14:paraId="405D6BA1"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3C96544B" w14:textId="77777777" w:rsidR="00254328" w:rsidRDefault="00254328" w:rsidP="00812105">
            <w:pPr>
              <w:widowControl w:val="0"/>
              <w:rPr>
                <w:i/>
              </w:rPr>
            </w:pPr>
            <w:r>
              <w:rPr>
                <w:i/>
              </w:rPr>
              <w:t>Medical Device</w:t>
            </w:r>
          </w:p>
        </w:tc>
        <w:tc>
          <w:tcPr>
            <w:tcW w:w="7150" w:type="dxa"/>
          </w:tcPr>
          <w:p w14:paraId="6E2C9BAF"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 device worn by a patient to collect medical data</w:t>
            </w:r>
          </w:p>
        </w:tc>
      </w:tr>
      <w:tr w:rsidR="00254328" w:rsidRPr="002469FB" w14:paraId="1478546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5AF6DE6C" w14:textId="77777777" w:rsidR="00254328" w:rsidRDefault="00254328" w:rsidP="00812105">
            <w:pPr>
              <w:widowControl w:val="0"/>
              <w:rPr>
                <w:i/>
              </w:rPr>
            </w:pPr>
            <w:r>
              <w:rPr>
                <w:i/>
              </w:rPr>
              <w:t>Model</w:t>
            </w:r>
          </w:p>
        </w:tc>
        <w:tc>
          <w:tcPr>
            <w:tcW w:w="7150" w:type="dxa"/>
          </w:tcPr>
          <w:p w14:paraId="4BBFB465"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Data base representation</w:t>
            </w:r>
          </w:p>
        </w:tc>
      </w:tr>
      <w:tr w:rsidR="00254328" w:rsidRPr="002469FB" w14:paraId="21BE9D69"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674A6807" w14:textId="77777777" w:rsidR="00254328" w:rsidRDefault="00254328" w:rsidP="00812105">
            <w:pPr>
              <w:widowControl w:val="0"/>
              <w:rPr>
                <w:i/>
              </w:rPr>
            </w:pPr>
            <w:r>
              <w:rPr>
                <w:i/>
              </w:rPr>
              <w:t>MVC</w:t>
            </w:r>
          </w:p>
        </w:tc>
        <w:tc>
          <w:tcPr>
            <w:tcW w:w="7150" w:type="dxa"/>
          </w:tcPr>
          <w:p w14:paraId="2C85BD5F"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Model View Controller</w:t>
            </w:r>
          </w:p>
        </w:tc>
      </w:tr>
      <w:tr w:rsidR="00254328" w:rsidRPr="002469FB" w14:paraId="1D895C82"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28A98BF4" w14:textId="77777777" w:rsidR="00254328" w:rsidRDefault="00254328" w:rsidP="00812105">
            <w:pPr>
              <w:widowControl w:val="0"/>
              <w:rPr>
                <w:i/>
              </w:rPr>
            </w:pPr>
            <w:r>
              <w:rPr>
                <w:i/>
              </w:rPr>
              <w:t>Patient</w:t>
            </w:r>
          </w:p>
        </w:tc>
        <w:tc>
          <w:tcPr>
            <w:tcW w:w="7150" w:type="dxa"/>
          </w:tcPr>
          <w:p w14:paraId="0B6ADC12"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of the system, under the care of a physician</w:t>
            </w:r>
          </w:p>
        </w:tc>
      </w:tr>
      <w:tr w:rsidR="00254328" w:rsidRPr="002469FB" w14:paraId="48F6D211"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39AEA305" w14:textId="77777777" w:rsidR="00254328" w:rsidRDefault="00254328" w:rsidP="00812105">
            <w:pPr>
              <w:widowControl w:val="0"/>
              <w:rPr>
                <w:i/>
              </w:rPr>
            </w:pPr>
            <w:r>
              <w:rPr>
                <w:i/>
              </w:rPr>
              <w:t>Physician</w:t>
            </w:r>
          </w:p>
        </w:tc>
        <w:tc>
          <w:tcPr>
            <w:tcW w:w="7150" w:type="dxa"/>
          </w:tcPr>
          <w:p w14:paraId="7BB0CEB4"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User of the system, treats patients</w:t>
            </w:r>
          </w:p>
        </w:tc>
      </w:tr>
      <w:tr w:rsidR="00254328" w:rsidRPr="002469FB" w14:paraId="3C4C6043"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3FE5A7A0" w14:textId="77777777" w:rsidR="00254328" w:rsidRDefault="00254328" w:rsidP="00812105">
            <w:pPr>
              <w:widowControl w:val="0"/>
              <w:rPr>
                <w:i/>
              </w:rPr>
            </w:pPr>
            <w:r>
              <w:rPr>
                <w:i/>
              </w:rPr>
              <w:t>Query</w:t>
            </w:r>
          </w:p>
        </w:tc>
        <w:tc>
          <w:tcPr>
            <w:tcW w:w="7150" w:type="dxa"/>
          </w:tcPr>
          <w:p w14:paraId="685C699B"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Request for information based on parameters</w:t>
            </w:r>
          </w:p>
        </w:tc>
      </w:tr>
      <w:tr w:rsidR="00254328" w:rsidRPr="002469FB" w14:paraId="2C3D9330"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915B4F8" w14:textId="77777777" w:rsidR="00254328" w:rsidRDefault="00254328" w:rsidP="00812105">
            <w:pPr>
              <w:widowControl w:val="0"/>
              <w:rPr>
                <w:i/>
              </w:rPr>
            </w:pPr>
            <w:r>
              <w:rPr>
                <w:i/>
              </w:rPr>
              <w:t>Query Builder</w:t>
            </w:r>
          </w:p>
        </w:tc>
        <w:tc>
          <w:tcPr>
            <w:tcW w:w="7150" w:type="dxa"/>
          </w:tcPr>
          <w:p w14:paraId="30CC64A3"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Aids in building queries</w:t>
            </w:r>
          </w:p>
        </w:tc>
      </w:tr>
      <w:tr w:rsidR="00254328" w:rsidRPr="002469FB" w14:paraId="6EC14D9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51446756" w14:textId="77777777" w:rsidR="00254328" w:rsidRDefault="00254328" w:rsidP="00812105">
            <w:pPr>
              <w:widowControl w:val="0"/>
              <w:rPr>
                <w:i/>
              </w:rPr>
            </w:pPr>
            <w:r>
              <w:rPr>
                <w:i/>
              </w:rPr>
              <w:t>SDD</w:t>
            </w:r>
          </w:p>
        </w:tc>
        <w:tc>
          <w:tcPr>
            <w:tcW w:w="7150" w:type="dxa"/>
          </w:tcPr>
          <w:p w14:paraId="483D3259"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Software Design Document/Software Design Specification</w:t>
            </w:r>
          </w:p>
        </w:tc>
      </w:tr>
      <w:tr w:rsidR="00812105" w:rsidRPr="002469FB" w14:paraId="469B7C23"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08CA3163" w14:textId="77777777" w:rsidR="00254328" w:rsidRDefault="00254328" w:rsidP="00812105">
            <w:pPr>
              <w:widowControl w:val="0"/>
              <w:rPr>
                <w:i/>
              </w:rPr>
            </w:pPr>
            <w:r>
              <w:rPr>
                <w:i/>
              </w:rPr>
              <w:t>SQL</w:t>
            </w:r>
          </w:p>
        </w:tc>
        <w:tc>
          <w:tcPr>
            <w:tcW w:w="7150" w:type="dxa"/>
          </w:tcPr>
          <w:p w14:paraId="4FD557F0"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Structured Query Language</w:t>
            </w:r>
          </w:p>
        </w:tc>
      </w:tr>
      <w:tr w:rsidR="00254328" w:rsidRPr="002469FB" w14:paraId="46782B5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55F61E69" w14:textId="77777777" w:rsidR="00254328" w:rsidRDefault="00254328" w:rsidP="00812105">
            <w:pPr>
              <w:widowControl w:val="0"/>
              <w:rPr>
                <w:i/>
              </w:rPr>
            </w:pPr>
            <w:r>
              <w:rPr>
                <w:i/>
              </w:rPr>
              <w:t>Stakeholder</w:t>
            </w:r>
          </w:p>
        </w:tc>
        <w:tc>
          <w:tcPr>
            <w:tcW w:w="7150" w:type="dxa"/>
          </w:tcPr>
          <w:p w14:paraId="5DF977DC"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Anyone who has a stake in the outcome of the project</w:t>
            </w:r>
          </w:p>
        </w:tc>
      </w:tr>
      <w:tr w:rsidR="00812105" w:rsidRPr="002469FB" w14:paraId="6AD6A623"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0B2331C0" w14:textId="77777777" w:rsidR="00254328" w:rsidRDefault="00254328" w:rsidP="00812105">
            <w:pPr>
              <w:widowControl w:val="0"/>
              <w:rPr>
                <w:i/>
              </w:rPr>
            </w:pPr>
            <w:r>
              <w:rPr>
                <w:i/>
              </w:rPr>
              <w:t>System Admin</w:t>
            </w:r>
          </w:p>
        </w:tc>
        <w:tc>
          <w:tcPr>
            <w:tcW w:w="7150" w:type="dxa"/>
          </w:tcPr>
          <w:p w14:paraId="60384C5E"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User of the system, able to manage other user accounts</w:t>
            </w:r>
          </w:p>
        </w:tc>
      </w:tr>
      <w:tr w:rsidR="00254328" w:rsidRPr="002469FB" w14:paraId="464ED62D"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47B06D72" w14:textId="77777777" w:rsidR="00254328" w:rsidRDefault="00254328" w:rsidP="00812105">
            <w:pPr>
              <w:widowControl w:val="0"/>
              <w:rPr>
                <w:i/>
              </w:rPr>
            </w:pPr>
            <w:r>
              <w:rPr>
                <w:i/>
              </w:rPr>
              <w:t>System Developer</w:t>
            </w:r>
          </w:p>
        </w:tc>
        <w:tc>
          <w:tcPr>
            <w:tcW w:w="7150" w:type="dxa"/>
          </w:tcPr>
          <w:p w14:paraId="56639B6F"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An individual involved in the design and construction of a system</w:t>
            </w:r>
          </w:p>
        </w:tc>
      </w:tr>
      <w:tr w:rsidR="00812105" w:rsidRPr="002469FB" w14:paraId="14E0113B"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97B68EB" w14:textId="77777777" w:rsidR="00254328" w:rsidRDefault="00254328" w:rsidP="00812105">
            <w:pPr>
              <w:widowControl w:val="0"/>
              <w:rPr>
                <w:i/>
              </w:rPr>
            </w:pPr>
            <w:r>
              <w:rPr>
                <w:i/>
              </w:rPr>
              <w:t>Tester</w:t>
            </w:r>
          </w:p>
        </w:tc>
        <w:tc>
          <w:tcPr>
            <w:tcW w:w="7150" w:type="dxa"/>
          </w:tcPr>
          <w:p w14:paraId="6E74E0C6"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individual involved in the testing of a system</w:t>
            </w:r>
          </w:p>
        </w:tc>
      </w:tr>
      <w:tr w:rsidR="00254328" w:rsidRPr="002469FB" w14:paraId="2E99C018"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7301BD4D" w14:textId="77777777" w:rsidR="00254328" w:rsidRDefault="00254328" w:rsidP="00812105">
            <w:pPr>
              <w:widowControl w:val="0"/>
              <w:rPr>
                <w:i/>
              </w:rPr>
            </w:pPr>
            <w:r>
              <w:rPr>
                <w:i/>
              </w:rPr>
              <w:t>UAH</w:t>
            </w:r>
          </w:p>
        </w:tc>
        <w:tc>
          <w:tcPr>
            <w:tcW w:w="7150" w:type="dxa"/>
          </w:tcPr>
          <w:p w14:paraId="24C82E02"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The University of Alabama in Huntsville</w:t>
            </w:r>
          </w:p>
        </w:tc>
      </w:tr>
      <w:tr w:rsidR="00812105" w:rsidRPr="002469FB" w14:paraId="25BBC562"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B6B297D" w14:textId="77777777" w:rsidR="00254328" w:rsidRDefault="00254328" w:rsidP="00812105">
            <w:pPr>
              <w:widowControl w:val="0"/>
              <w:rPr>
                <w:i/>
              </w:rPr>
            </w:pPr>
            <w:r>
              <w:rPr>
                <w:i/>
              </w:rPr>
              <w:t>User</w:t>
            </w:r>
          </w:p>
        </w:tc>
        <w:tc>
          <w:tcPr>
            <w:tcW w:w="7150" w:type="dxa"/>
          </w:tcPr>
          <w:p w14:paraId="39239945"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Operator of the system</w:t>
            </w:r>
          </w:p>
        </w:tc>
      </w:tr>
      <w:tr w:rsidR="00254328" w:rsidRPr="002469FB" w14:paraId="2C9727B7"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2F9007DC" w14:textId="77777777" w:rsidR="00254328" w:rsidRDefault="00254328" w:rsidP="00812105">
            <w:pPr>
              <w:widowControl w:val="0"/>
              <w:rPr>
                <w:i/>
              </w:rPr>
            </w:pPr>
            <w:r>
              <w:rPr>
                <w:i/>
              </w:rPr>
              <w:t>View</w:t>
            </w:r>
          </w:p>
        </w:tc>
        <w:tc>
          <w:tcPr>
            <w:tcW w:w="7150" w:type="dxa"/>
          </w:tcPr>
          <w:p w14:paraId="438A52CC"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User presentation GUI</w:t>
            </w:r>
          </w:p>
        </w:tc>
      </w:tr>
      <w:tr w:rsidR="00812105" w:rsidRPr="002469FB" w14:paraId="3FEC9AD2"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3DDB5586" w14:textId="77777777" w:rsidR="00254328" w:rsidRDefault="00254328" w:rsidP="00812105">
            <w:pPr>
              <w:widowControl w:val="0"/>
              <w:rPr>
                <w:i/>
              </w:rPr>
            </w:pPr>
            <w:r>
              <w:rPr>
                <w:i/>
              </w:rPr>
              <w:t>Web Application</w:t>
            </w:r>
          </w:p>
        </w:tc>
        <w:tc>
          <w:tcPr>
            <w:tcW w:w="7150" w:type="dxa"/>
          </w:tcPr>
          <w:p w14:paraId="226CB871"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application hosted on a server and accessible via the internet most commonly through a web browser</w:t>
            </w:r>
          </w:p>
        </w:tc>
      </w:tr>
      <w:tr w:rsidR="00254328" w:rsidRPr="002469FB" w14:paraId="34451FA1"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72FC46F9" w14:textId="77777777" w:rsidR="00254328" w:rsidRDefault="00254328" w:rsidP="00812105">
            <w:pPr>
              <w:widowControl w:val="0"/>
              <w:rPr>
                <w:i/>
              </w:rPr>
            </w:pPr>
            <w:r>
              <w:rPr>
                <w:i/>
              </w:rPr>
              <w:t>Web Based</w:t>
            </w:r>
          </w:p>
        </w:tc>
        <w:tc>
          <w:tcPr>
            <w:tcW w:w="7150" w:type="dxa"/>
          </w:tcPr>
          <w:p w14:paraId="533BB2BF"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Accessible via the internet utilizing HTTP/HTTPS</w:t>
            </w:r>
          </w:p>
        </w:tc>
      </w:tr>
      <w:tr w:rsidR="00812105" w:rsidRPr="002469FB" w14:paraId="018B3201" w14:textId="77777777" w:rsidTr="00254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14:paraId="5ADB3FF3" w14:textId="77777777" w:rsidR="00254328" w:rsidRDefault="00254328" w:rsidP="00812105">
            <w:pPr>
              <w:widowControl w:val="0"/>
              <w:rPr>
                <w:i/>
              </w:rPr>
            </w:pPr>
            <w:r>
              <w:rPr>
                <w:i/>
              </w:rPr>
              <w:t>Web Browser</w:t>
            </w:r>
          </w:p>
        </w:tc>
        <w:tc>
          <w:tcPr>
            <w:tcW w:w="7150" w:type="dxa"/>
          </w:tcPr>
          <w:p w14:paraId="28312CAA" w14:textId="77777777" w:rsidR="00254328" w:rsidRDefault="00254328" w:rsidP="00812105">
            <w:pPr>
              <w:widowControl w:val="0"/>
              <w:cnfStyle w:val="000000100000" w:firstRow="0" w:lastRow="0" w:firstColumn="0" w:lastColumn="0" w:oddVBand="0" w:evenVBand="0" w:oddHBand="1" w:evenHBand="0" w:firstRowFirstColumn="0" w:firstRowLastColumn="0" w:lastRowFirstColumn="0" w:lastRowLastColumn="0"/>
            </w:pPr>
            <w:r>
              <w:t>An interface to view web applications over the internet (example: Firefox, Internet Explorer)</w:t>
            </w:r>
          </w:p>
        </w:tc>
      </w:tr>
      <w:tr w:rsidR="00254328" w:rsidRPr="002469FB" w14:paraId="64709CF5" w14:textId="77777777" w:rsidTr="00254328">
        <w:tc>
          <w:tcPr>
            <w:cnfStyle w:val="001000000000" w:firstRow="0" w:lastRow="0" w:firstColumn="1" w:lastColumn="0" w:oddVBand="0" w:evenVBand="0" w:oddHBand="0" w:evenHBand="0" w:firstRowFirstColumn="0" w:firstRowLastColumn="0" w:lastRowFirstColumn="0" w:lastRowLastColumn="0"/>
            <w:tcW w:w="2898" w:type="dxa"/>
          </w:tcPr>
          <w:p w14:paraId="540A0556" w14:textId="77777777" w:rsidR="00254328" w:rsidRDefault="00254328" w:rsidP="00812105">
            <w:pPr>
              <w:widowControl w:val="0"/>
              <w:rPr>
                <w:i/>
              </w:rPr>
            </w:pPr>
            <w:r>
              <w:rPr>
                <w:i/>
              </w:rPr>
              <w:t>Web Service</w:t>
            </w:r>
          </w:p>
        </w:tc>
        <w:tc>
          <w:tcPr>
            <w:tcW w:w="7150" w:type="dxa"/>
          </w:tcPr>
          <w:p w14:paraId="1F7B9E32" w14:textId="77777777" w:rsidR="00254328" w:rsidRDefault="00254328" w:rsidP="00812105">
            <w:pPr>
              <w:widowControl w:val="0"/>
              <w:cnfStyle w:val="000000000000" w:firstRow="0" w:lastRow="0" w:firstColumn="0" w:lastColumn="0" w:oddVBand="0" w:evenVBand="0" w:oddHBand="0" w:evenHBand="0" w:firstRowFirstColumn="0" w:firstRowLastColumn="0" w:lastRowFirstColumn="0" w:lastRowLastColumn="0"/>
            </w:pPr>
            <w:r>
              <w:t>A software service accessible over the internet</w:t>
            </w:r>
          </w:p>
        </w:tc>
      </w:tr>
    </w:tbl>
    <w:p w14:paraId="4F425711" w14:textId="77777777" w:rsidR="0017110C" w:rsidRPr="0039305F" w:rsidRDefault="0017110C" w:rsidP="005D60DE">
      <w:pPr>
        <w:keepNext/>
        <w:keepLines/>
      </w:pPr>
    </w:p>
    <w:p w14:paraId="3F130EE0" w14:textId="77777777" w:rsidR="0017110C" w:rsidRDefault="0017110C" w:rsidP="005D60DE">
      <w:pPr>
        <w:pStyle w:val="Heading2"/>
      </w:pPr>
      <w:r>
        <w:t xml:space="preserve"> </w:t>
      </w:r>
      <w:bookmarkStart w:id="34" w:name="_Toc431750920"/>
      <w:bookmarkStart w:id="35" w:name="_Toc431762514"/>
      <w:bookmarkStart w:id="36" w:name="_Toc435991733"/>
      <w:r>
        <w:t>References</w:t>
      </w:r>
      <w:bookmarkEnd w:id="34"/>
      <w:bookmarkEnd w:id="35"/>
      <w:bookmarkEnd w:id="36"/>
    </w:p>
    <w:p w14:paraId="592E9033" w14:textId="77777777" w:rsidR="0017110C" w:rsidRDefault="0017110C" w:rsidP="005D60DE">
      <w:pPr>
        <w:keepNext/>
        <w:keepLines/>
      </w:pPr>
      <w:r>
        <w:t>IEEE Std 1016-1998</w:t>
      </w:r>
      <w:r w:rsidRPr="004E6292">
        <w:t xml:space="preserve">, </w:t>
      </w:r>
      <w:r>
        <w:t>IEEE Standard for Software Design Specification</w:t>
      </w:r>
    </w:p>
    <w:p w14:paraId="6A5ED2C9" w14:textId="77777777" w:rsidR="00812105" w:rsidRDefault="0007275F">
      <w:pPr>
        <w:keepNext/>
        <w:keepLines/>
      </w:pPr>
      <w:r w:rsidRPr="0007275F">
        <w:t>Definitions for New Race and Ethnicity Categories</w:t>
      </w:r>
      <w:r>
        <w:t xml:space="preserve"> (</w:t>
      </w:r>
      <w:r w:rsidRPr="0007275F">
        <w:t>https://nces.ed.gov/ipeds/reic/definitions.asp</w:t>
      </w:r>
      <w:r>
        <w:t>)</w:t>
      </w:r>
    </w:p>
    <w:p w14:paraId="52C95630" w14:textId="77777777" w:rsidR="00812105" w:rsidRDefault="00923625">
      <w:pPr>
        <w:keepNext/>
        <w:keepLines/>
      </w:pPr>
      <w:hyperlink r:id="rId15" w:history="1">
        <w:r w:rsidR="00EA28CA" w:rsidRPr="00EA28CA">
          <w:rPr>
            <w:rStyle w:val="Hyperlink"/>
          </w:rPr>
          <w:t>UAH Fit Vault Sofware Requirements.docx</w:t>
        </w:r>
      </w:hyperlink>
    </w:p>
    <w:p w14:paraId="10FC623B" w14:textId="77777777" w:rsidR="00812105" w:rsidRDefault="00185338">
      <w:pPr>
        <w:pStyle w:val="Heading2"/>
      </w:pPr>
      <w:bookmarkStart w:id="37" w:name="_Toc435991734"/>
      <w:r>
        <w:t>Overview</w:t>
      </w:r>
      <w:bookmarkEnd w:id="37"/>
    </w:p>
    <w:p w14:paraId="3D512F66" w14:textId="77777777" w:rsidR="00812105" w:rsidRDefault="00185338">
      <w:pPr>
        <w:keepNext/>
        <w:keepLines/>
      </w:pPr>
      <w:r w:rsidRPr="00CF6BE0">
        <w:t xml:space="preserve">The remainder of this </w:t>
      </w:r>
      <w:r>
        <w:t>design</w:t>
      </w:r>
      <w:r w:rsidRPr="00CF6BE0">
        <w:t xml:space="preserve"> specification document addresses </w:t>
      </w:r>
      <w:r>
        <w:t xml:space="preserve">the software system architecture, detailed design information for the various system components, and the database schema design. Each major section will be broken into two pieces each detailing the </w:t>
      </w:r>
      <w:r w:rsidR="001670D1">
        <w:t>design criteria for the two pieces of</w:t>
      </w:r>
      <w:r w:rsidR="00C80C83">
        <w:t xml:space="preserve"> software the make the UAH F</w:t>
      </w:r>
      <w:r w:rsidR="001670D1">
        <w:t>it Vault.</w:t>
      </w:r>
    </w:p>
    <w:p w14:paraId="6E943E35" w14:textId="77777777" w:rsidR="00812105" w:rsidRDefault="002F2E05">
      <w:pPr>
        <w:pStyle w:val="Heading2"/>
        <w:spacing w:before="0" w:after="200"/>
        <w:contextualSpacing/>
      </w:pPr>
      <w:bookmarkStart w:id="38" w:name="_Toc434658785"/>
      <w:bookmarkStart w:id="39" w:name="_Toc435991735"/>
      <w:r>
        <w:t>Application Framework</w:t>
      </w:r>
      <w:bookmarkEnd w:id="38"/>
      <w:bookmarkEnd w:id="39"/>
    </w:p>
    <w:p w14:paraId="48237582" w14:textId="77777777" w:rsidR="00812105" w:rsidRDefault="002F2E05">
      <w:pPr>
        <w:keepNext/>
        <w:keepLines/>
      </w:pPr>
      <w:r>
        <w:t>The application is designed to work with the Microsoft ASP.NET MVC web application framework. This framework uses the Microsoft .NET Framework and Common Language Runtime languages (specifically C#)</w:t>
      </w:r>
    </w:p>
    <w:p w14:paraId="135FD89E" w14:textId="77777777" w:rsidR="00812105" w:rsidRDefault="002F2E05">
      <w:pPr>
        <w:keepNext/>
        <w:keepLines/>
      </w:pPr>
      <w:r>
        <w:t>Using ASP.NET MVC helps guide the design process. The framework takes ideas from the traditional design patterns of Model-View-Controllers and bootstraps a web application allowing for simple design and allows us to leverage a lot of hard work done by people with far more expertise in web application framework development.</w:t>
      </w:r>
    </w:p>
    <w:p w14:paraId="5F05D773" w14:textId="77777777" w:rsidR="00812105" w:rsidRDefault="005A781D">
      <w:pPr>
        <w:pStyle w:val="Heading1"/>
      </w:pPr>
      <w:bookmarkStart w:id="40" w:name="_Toc435991736"/>
      <w:r>
        <w:t>System Architecture Description</w:t>
      </w:r>
      <w:bookmarkEnd w:id="40"/>
    </w:p>
    <w:p w14:paraId="7E273D80" w14:textId="77777777" w:rsidR="00812105" w:rsidRDefault="00EA2092">
      <w:pPr>
        <w:pStyle w:val="Heading2"/>
      </w:pPr>
      <w:bookmarkStart w:id="41" w:name="_Toc435991737"/>
      <w:r>
        <w:t>Overview of Components</w:t>
      </w:r>
      <w:bookmarkEnd w:id="41"/>
    </w:p>
    <w:p w14:paraId="426F58D4" w14:textId="77777777" w:rsidR="00812105" w:rsidRDefault="003868C2">
      <w:pPr>
        <w:keepNext/>
        <w:keepLines/>
        <w:spacing w:after="0" w:line="240" w:lineRule="auto"/>
      </w:pPr>
      <w:r>
        <w:rPr>
          <w:noProof/>
        </w:rPr>
        <w:lastRenderedPageBreak/>
        <w:drawing>
          <wp:inline distT="0" distB="0" distL="0" distR="0" wp14:anchorId="3C727AAD" wp14:editId="0ED913F8">
            <wp:extent cx="5931535" cy="28384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1535" cy="2838450"/>
                    </a:xfrm>
                    <a:prstGeom prst="rect">
                      <a:avLst/>
                    </a:prstGeom>
                    <a:noFill/>
                    <a:ln w="9525">
                      <a:noFill/>
                      <a:miter lim="800000"/>
                      <a:headEnd/>
                      <a:tailEnd/>
                    </a:ln>
                  </pic:spPr>
                </pic:pic>
              </a:graphicData>
            </a:graphic>
          </wp:inline>
        </w:drawing>
      </w:r>
    </w:p>
    <w:p w14:paraId="44AF8446" w14:textId="77777777" w:rsidR="00812105" w:rsidRDefault="00EA2092">
      <w:pPr>
        <w:keepNext/>
        <w:keepLines/>
        <w:spacing w:after="0" w:line="240" w:lineRule="auto"/>
        <w:jc w:val="center"/>
      </w:pPr>
      <w:r w:rsidRPr="00EA2092">
        <w:rPr>
          <w:b/>
        </w:rPr>
        <w:t>Figure 2.1</w:t>
      </w:r>
      <w:r w:rsidR="00C80C83">
        <w:t xml:space="preserve">: </w:t>
      </w:r>
      <w:r>
        <w:t>Architectural Overview</w:t>
      </w:r>
    </w:p>
    <w:p w14:paraId="1C72414E" w14:textId="77777777" w:rsidR="00812105" w:rsidRDefault="00812105">
      <w:pPr>
        <w:keepNext/>
        <w:keepLines/>
        <w:spacing w:after="0" w:line="240" w:lineRule="auto"/>
        <w:jc w:val="center"/>
      </w:pPr>
    </w:p>
    <w:p w14:paraId="664018F0" w14:textId="77777777" w:rsidR="00812105" w:rsidRDefault="00EA2092">
      <w:pPr>
        <w:keepNext/>
        <w:keepLines/>
        <w:spacing w:after="0" w:line="240" w:lineRule="auto"/>
      </w:pPr>
      <w:r>
        <w:t xml:space="preserve">The </w:t>
      </w:r>
      <w:r w:rsidR="00721908">
        <w:t>UAH Fit Vault</w:t>
      </w:r>
      <w:r>
        <w:t xml:space="preserve"> application is a </w:t>
      </w:r>
      <w:r w:rsidR="00F76F5E">
        <w:t>Web</w:t>
      </w:r>
      <w:r>
        <w:t xml:space="preserve"> application that is comprised of and encompasses the presentation, business logic, and data access layers.  The system interacts with the end user via a </w:t>
      </w:r>
      <w:r w:rsidR="00F76F5E">
        <w:t>web</w:t>
      </w:r>
      <w:r>
        <w:t xml:space="preserve"> </w:t>
      </w:r>
      <w:r w:rsidR="00F76F5E">
        <w:t>interface</w:t>
      </w:r>
      <w:r>
        <w:t xml:space="preserve"> and with an external SQL database hosted on a remote server.  It is assumed that the user is authenticated to use the application.</w:t>
      </w:r>
    </w:p>
    <w:p w14:paraId="44099397" w14:textId="77777777" w:rsidR="00812105" w:rsidRDefault="00812105">
      <w:pPr>
        <w:keepNext/>
        <w:keepLines/>
        <w:spacing w:after="0" w:line="240" w:lineRule="auto"/>
      </w:pPr>
    </w:p>
    <w:p w14:paraId="3E6FF0FB" w14:textId="77777777" w:rsidR="00812105" w:rsidRDefault="00EA2092">
      <w:pPr>
        <w:pStyle w:val="ListParagraph"/>
        <w:keepNext/>
        <w:keepLines/>
        <w:numPr>
          <w:ilvl w:val="0"/>
          <w:numId w:val="5"/>
        </w:numPr>
        <w:spacing w:after="0" w:line="240" w:lineRule="auto"/>
      </w:pPr>
      <w:r>
        <w:t xml:space="preserve">The presentation layer consists of a </w:t>
      </w:r>
      <w:r w:rsidR="00F76F5E">
        <w:t>web</w:t>
      </w:r>
      <w:r>
        <w:t xml:space="preserve"> </w:t>
      </w:r>
      <w:r w:rsidR="00F76F5E">
        <w:t>interface for data processing and reporting</w:t>
      </w:r>
      <w:r>
        <w:t xml:space="preserve">.  </w:t>
      </w:r>
      <w:r w:rsidR="004B61A3">
        <w:t xml:space="preserve">The various views and controllers used in this system will exist in the presentation layer.  The views function as the user interface that gives the user a way to select the data files they wish to upload as well as a means for assigning activity information to the data.  Other views will be used for account management and for displaying reports to the different users.  </w:t>
      </w:r>
      <w:r w:rsidR="00541555">
        <w:t xml:space="preserve"> </w:t>
      </w:r>
      <w:r>
        <w:t xml:space="preserve"> </w:t>
      </w:r>
      <w:r w:rsidR="004B61A3">
        <w:t xml:space="preserve">The controllers process the data that is submitted to the system through the views from the user.  The controllers are also responsible for determining the data that is used by the views to display the request information to the user. </w:t>
      </w:r>
    </w:p>
    <w:p w14:paraId="677CA0F4" w14:textId="77777777" w:rsidR="00812105" w:rsidRDefault="00812105">
      <w:pPr>
        <w:keepNext/>
        <w:keepLines/>
        <w:spacing w:after="0" w:line="240" w:lineRule="auto"/>
      </w:pPr>
    </w:p>
    <w:p w14:paraId="33378D54" w14:textId="77777777" w:rsidR="00812105" w:rsidRDefault="00EA2092">
      <w:pPr>
        <w:pStyle w:val="ListParagraph"/>
        <w:keepNext/>
        <w:keepLines/>
        <w:numPr>
          <w:ilvl w:val="0"/>
          <w:numId w:val="5"/>
        </w:numPr>
        <w:spacing w:after="0" w:line="240" w:lineRule="auto"/>
      </w:pPr>
      <w:r>
        <w:t xml:space="preserve">The </w:t>
      </w:r>
      <w:r w:rsidR="002F67C1">
        <w:t>business logic layer will consist of all the back end code comprised of classes to handle the parsing and processing of files as well as provide the logic to render metrics and reports. Business logic functions are those that are used to edit the data elements in the model classes in the system.</w:t>
      </w:r>
    </w:p>
    <w:p w14:paraId="75359D70" w14:textId="77777777" w:rsidR="00812105" w:rsidRDefault="00812105">
      <w:pPr>
        <w:keepNext/>
        <w:keepLines/>
        <w:spacing w:after="0" w:line="240" w:lineRule="auto"/>
      </w:pPr>
    </w:p>
    <w:p w14:paraId="24E5CE4C" w14:textId="77777777" w:rsidR="00812105" w:rsidRDefault="00EA2092">
      <w:pPr>
        <w:pStyle w:val="ListParagraph"/>
        <w:keepNext/>
        <w:keepLines/>
        <w:numPr>
          <w:ilvl w:val="0"/>
          <w:numId w:val="5"/>
        </w:numPr>
        <w:spacing w:after="0" w:line="240" w:lineRule="auto"/>
      </w:pPr>
      <w:r>
        <w:t xml:space="preserve">The </w:t>
      </w:r>
      <w:r w:rsidR="002F67C1">
        <w:t xml:space="preserve">data access layer is structured using a singular </w:t>
      </w:r>
      <w:r w:rsidR="002F67C1" w:rsidRPr="00940744">
        <w:t>repository object</w:t>
      </w:r>
      <w:r w:rsidR="002F67C1">
        <w:t xml:space="preserve"> that provides a uniform means for persisting and retrieving data models from the database.  This is intentionally done in order to abstract away other objects ability to communicate directly with the data source. The repository contains the necessary create, read, update, and delete functions necessary to change objects and processes requests from service objects.  The data access layer will consist of all the back end code needed to interact with an external SQL database utilizing the data access library of choice.  This system will use Entity Framework to manage the data access layer.</w:t>
      </w:r>
    </w:p>
    <w:p w14:paraId="1F27EFC9" w14:textId="77777777" w:rsidR="00812105" w:rsidRDefault="00EA28CA" w:rsidP="00D6053C">
      <w:pPr>
        <w:pStyle w:val="Heading2"/>
      </w:pPr>
      <w:bookmarkStart w:id="42" w:name="_Toc435991738"/>
      <w:r>
        <w:lastRenderedPageBreak/>
        <w:t>Structure and Relationships</w:t>
      </w:r>
      <w:bookmarkEnd w:id="42"/>
    </w:p>
    <w:p w14:paraId="5A26B202" w14:textId="77777777" w:rsidR="00812105" w:rsidRDefault="00EA28CA" w:rsidP="00D6053C">
      <w:pPr>
        <w:pStyle w:val="ListParagraph"/>
        <w:keepNext/>
        <w:keepLines/>
        <w:ind w:left="0"/>
      </w:pPr>
      <w:r>
        <w:t>The following section is intended to describe the major features of the UAH Fit Vault system.  Each feature shall contain a brief summary of the feature and information about how the feature will be implemented within the system.  There will also be an accompanying sequence diagram to help visualize the relationship between the various system components needed to satisfy the feature’s functionality.</w:t>
      </w:r>
    </w:p>
    <w:p w14:paraId="1987D537" w14:textId="77777777" w:rsidR="00812105" w:rsidRDefault="001A5281" w:rsidP="00D6053C">
      <w:pPr>
        <w:pStyle w:val="Heading3"/>
        <w:keepNext/>
        <w:keepLines/>
      </w:pPr>
      <w:bookmarkStart w:id="43" w:name="_Toc435991739"/>
      <w:r>
        <w:t>Data Ingestion</w:t>
      </w:r>
      <w:bookmarkEnd w:id="43"/>
    </w:p>
    <w:p w14:paraId="0B0B5455" w14:textId="77777777" w:rsidR="00812105" w:rsidRDefault="001A5281" w:rsidP="00D6053C">
      <w:pPr>
        <w:keepNext/>
        <w:keepLines/>
      </w:pPr>
      <w:r>
        <w:t>Data ingestion is a feature that encapsulates the process of the patient selecting data files, assigning activities to the data, the system processing the data, and finally uploading the data and saving it to the system’s SQL database.</w:t>
      </w:r>
    </w:p>
    <w:p w14:paraId="4CAF00F1" w14:textId="77777777" w:rsidR="00812105" w:rsidRDefault="001A5281" w:rsidP="00D6053C">
      <w:pPr>
        <w:keepNext/>
        <w:keepLines/>
      </w:pPr>
      <w:r>
        <w:t xml:space="preserve">This process begins with a patient navigating to the </w:t>
      </w:r>
      <w:r w:rsidR="00B07CB2" w:rsidRPr="00D6053C">
        <w:rPr>
          <w:b/>
        </w:rPr>
        <w:t>SelectDataView</w:t>
      </w:r>
      <w:r>
        <w:rPr>
          <w:b/>
        </w:rPr>
        <w:t xml:space="preserve"> </w:t>
      </w:r>
      <w:r>
        <w:t xml:space="preserve">and selecting the data that they would like to upload to the system.  The data selection can occur in one of two ways.  The system shall give the patient the ability to click a browse button on the view that will prompt the user with a modal that can traverse the file system structure of the machine the patient is using.  The patient can use this tool to select a directory that contains the files that they wish to upload.  The other option available for the patient is to drag and drop any files they wish to upload into the screen where the files would normally be listed.  After either of these processes </w:t>
      </w:r>
      <w:r w:rsidR="00C441FA">
        <w:t>is</w:t>
      </w:r>
      <w:r>
        <w:t xml:space="preserve"> performed the files will be listed in a list element on the view for review.  </w:t>
      </w:r>
      <w:r w:rsidR="00C441FA">
        <w:t>The patient shall be given the opportunity to remove files from the list that they do not wish to upload.  When the patient is satisfied the patient can click a “Next” button to proceed to assigning activities to the data.</w:t>
      </w:r>
    </w:p>
    <w:p w14:paraId="70C40300" w14:textId="77777777" w:rsidR="00812105" w:rsidRDefault="00E90171" w:rsidP="00D6053C">
      <w:pPr>
        <w:keepNext/>
        <w:keepLines/>
      </w:pPr>
      <w:r>
        <w:t xml:space="preserve">After clicking the “Next” button the </w:t>
      </w:r>
      <w:r w:rsidR="00B07CB2" w:rsidRPr="00D6053C">
        <w:rPr>
          <w:b/>
        </w:rPr>
        <w:t>SelectActivityView</w:t>
      </w:r>
      <w:r>
        <w:t xml:space="preserve"> will be loaded.  This view allows the patient to enter any number of activities that occurred during the time of data capture.  The patient will be provided with an interface to add, edit, and delete activities.  Adding an activity will display date picker boxes to select the time period of the activity.  There will also be a drop down select list containing preset activities that the user may choose from to label their data with an activity.  Once the patient is satisfied with the activity list, the patient can click a “Upload” button to begin processing the data.  After the system processes the data it will be uploaded and saved to the SQL database.</w:t>
      </w:r>
    </w:p>
    <w:p w14:paraId="2AB414F5" w14:textId="77777777" w:rsidR="00812105" w:rsidRDefault="00812105" w:rsidP="00D6053C">
      <w:pPr>
        <w:keepNext/>
        <w:keepLines/>
      </w:pPr>
      <w:r w:rsidRPr="00D6053C">
        <w:rPr>
          <w:noProof/>
        </w:rPr>
        <w:lastRenderedPageBreak/>
        <w:drawing>
          <wp:inline distT="0" distB="0" distL="0" distR="0" wp14:anchorId="38DFD1C2" wp14:editId="7D7ECFF2">
            <wp:extent cx="5939790" cy="3912235"/>
            <wp:effectExtent l="0" t="0" r="0" b="0"/>
            <wp:docPr id="2" name="Picture 2" descr="C:\Users\jimmy.duggan\Documents\GitHub\med656\Diagrams\Sequence Diagrams\pracessdata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Sequence Diagrams\pracessdatasequen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12235"/>
                    </a:xfrm>
                    <a:prstGeom prst="rect">
                      <a:avLst/>
                    </a:prstGeom>
                    <a:noFill/>
                    <a:ln>
                      <a:noFill/>
                    </a:ln>
                  </pic:spPr>
                </pic:pic>
              </a:graphicData>
            </a:graphic>
          </wp:inline>
        </w:drawing>
      </w:r>
    </w:p>
    <w:p w14:paraId="5994BB84" w14:textId="77777777" w:rsidR="00812105" w:rsidRDefault="00B07CB2" w:rsidP="00D6053C">
      <w:pPr>
        <w:keepNext/>
        <w:keepLines/>
        <w:jc w:val="center"/>
        <w:rPr>
          <w:b/>
        </w:rPr>
      </w:pPr>
      <w:r w:rsidRPr="00D6053C">
        <w:rPr>
          <w:b/>
        </w:rPr>
        <w:t>Figure 2.2</w:t>
      </w:r>
      <w:r w:rsidR="00E90171">
        <w:t>: Sequence Diagram of Data Ingestion Feature</w:t>
      </w:r>
      <w:r w:rsidRPr="00D6053C">
        <w:rPr>
          <w:b/>
        </w:rPr>
        <w:t xml:space="preserve"> </w:t>
      </w:r>
    </w:p>
    <w:p w14:paraId="39EA9FDA" w14:textId="77777777" w:rsidR="00DE6FC9" w:rsidRPr="00D6053C" w:rsidRDefault="0007031F" w:rsidP="0007031F">
      <w:pPr>
        <w:rPr>
          <w:b/>
        </w:rPr>
      </w:pPr>
      <w:r>
        <w:rPr>
          <w:b/>
        </w:rPr>
        <w:br w:type="page"/>
      </w:r>
    </w:p>
    <w:p w14:paraId="7903536C" w14:textId="77777777" w:rsidR="00DE6FC9" w:rsidRDefault="00DE6FC9" w:rsidP="0007031F">
      <w:pPr>
        <w:pStyle w:val="Heading2"/>
      </w:pPr>
      <w:bookmarkStart w:id="44" w:name="_Toc435991740"/>
      <w:r>
        <w:lastRenderedPageBreak/>
        <w:t>Database Schema</w:t>
      </w:r>
      <w:bookmarkEnd w:id="44"/>
    </w:p>
    <w:p w14:paraId="0FA43F4A" w14:textId="77777777" w:rsidR="0007031F" w:rsidRPr="0007031F" w:rsidRDefault="0007031F" w:rsidP="0007031F">
      <w:r>
        <w:t>The diagram below shows the SQL database schema that will be implemented with this system.  The database that will be used is SQL Server 2014.  The database will be developed using the Entity Framework 6.0 package through Visual Studio 2015.  The diagram shows all the tables and columns in each table.  Primary keys for each table are denoted with (PK), and foreign keys are denoted with (FK).  The links show not only the association information but also point to the columns in each table the foreign key refers to.  Each class is further described in the detailed design section 3.2.1.</w:t>
      </w:r>
    </w:p>
    <w:p w14:paraId="2B1CA079" w14:textId="77777777" w:rsidR="00DE6FC9" w:rsidRDefault="00DE6FC9" w:rsidP="0007031F">
      <w:r>
        <w:rPr>
          <w:noProof/>
        </w:rPr>
        <w:drawing>
          <wp:inline distT="0" distB="0" distL="0" distR="0" wp14:anchorId="04FC7A44" wp14:editId="64EB4636">
            <wp:extent cx="6511075" cy="5168348"/>
            <wp:effectExtent l="0" t="0" r="0" b="0"/>
            <wp:docPr id="3" name="Picture 3" descr="C:\Users\jimmy.duggan\Documents\GitHub\med656\Diagrams\database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databaseschem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1257" cy="5168492"/>
                    </a:xfrm>
                    <a:prstGeom prst="rect">
                      <a:avLst/>
                    </a:prstGeom>
                    <a:noFill/>
                    <a:ln>
                      <a:noFill/>
                    </a:ln>
                  </pic:spPr>
                </pic:pic>
              </a:graphicData>
            </a:graphic>
          </wp:inline>
        </w:drawing>
      </w:r>
    </w:p>
    <w:p w14:paraId="04450A57" w14:textId="77777777" w:rsidR="0007031F" w:rsidRPr="0007031F" w:rsidRDefault="0007031F" w:rsidP="0007031F">
      <w:pPr>
        <w:jc w:val="center"/>
      </w:pPr>
      <w:r w:rsidRPr="0007031F">
        <w:rPr>
          <w:b/>
        </w:rPr>
        <w:t>Figure 2.3:</w:t>
      </w:r>
      <w:r>
        <w:t xml:space="preserve"> Database Schema</w:t>
      </w:r>
    </w:p>
    <w:p w14:paraId="67AA70E9" w14:textId="77777777" w:rsidR="00812105" w:rsidRDefault="005A781D">
      <w:pPr>
        <w:pStyle w:val="Heading1"/>
      </w:pPr>
      <w:bookmarkStart w:id="45" w:name="_Toc435991741"/>
      <w:r>
        <w:lastRenderedPageBreak/>
        <w:t>Detailed Description of Components</w:t>
      </w:r>
      <w:bookmarkEnd w:id="45"/>
    </w:p>
    <w:p w14:paraId="10BA9B86" w14:textId="77777777" w:rsidR="00812105" w:rsidRDefault="002C6ED4">
      <w:pPr>
        <w:pStyle w:val="Heading2"/>
      </w:pPr>
      <w:bookmarkStart w:id="46" w:name="_Toc435991742"/>
      <w:r>
        <w:t>Presentation Layer Overview</w:t>
      </w:r>
      <w:bookmarkEnd w:id="46"/>
    </w:p>
    <w:p w14:paraId="61ED2757" w14:textId="77777777" w:rsidR="00812105" w:rsidRDefault="00287C9A" w:rsidP="00D6053C">
      <w:pPr>
        <w:pStyle w:val="Heading3"/>
        <w:keepNext/>
        <w:keepLines/>
      </w:pPr>
      <w:bookmarkStart w:id="47" w:name="_Toc435182015"/>
      <w:bookmarkStart w:id="48" w:name="_Toc435991743"/>
      <w:r w:rsidRPr="00282662">
        <w:t>Controllers</w:t>
      </w:r>
      <w:bookmarkStart w:id="49" w:name="_UserLoginController"/>
      <w:bookmarkEnd w:id="47"/>
      <w:bookmarkEnd w:id="48"/>
      <w:bookmarkEnd w:id="49"/>
    </w:p>
    <w:p w14:paraId="620B0F44" w14:textId="77777777" w:rsidR="00812105" w:rsidRDefault="00287C9A" w:rsidP="00D6053C">
      <w:pPr>
        <w:pStyle w:val="Heading4"/>
        <w:keepNext/>
        <w:keepLines/>
      </w:pPr>
      <w:r w:rsidRPr="0084672C">
        <w:t>SelectDataController</w:t>
      </w:r>
      <w:bookmarkStart w:id="50" w:name="_UserAccountController"/>
      <w:bookmarkEnd w:id="50"/>
    </w:p>
    <w:p w14:paraId="5D559BA9" w14:textId="77777777" w:rsidR="00812105" w:rsidRDefault="00287C9A">
      <w:pPr>
        <w:keepNext/>
        <w:keepLines/>
        <w:spacing w:after="120" w:line="240" w:lineRule="auto"/>
      </w:pPr>
      <w:r>
        <w:t xml:space="preserve">This class is responsible for selecting the data files for processing. This class provides the backend for the </w:t>
      </w:r>
      <w:r>
        <w:rPr>
          <w:b/>
        </w:rPr>
        <w:t>SelectDataView</w:t>
      </w:r>
      <w:r>
        <w:t xml:space="preserve">.  See Figure </w:t>
      </w:r>
      <w:r w:rsidR="00DE6FC9">
        <w:t>2.2</w:t>
      </w:r>
      <w:r>
        <w:t xml:space="preserve"> sequence diagram for this controller.</w:t>
      </w:r>
    </w:p>
    <w:p w14:paraId="38419B2E" w14:textId="77777777" w:rsidR="00812105" w:rsidRDefault="00287C9A">
      <w:pPr>
        <w:keepNext/>
        <w:keepLines/>
        <w:spacing w:after="0" w:line="240" w:lineRule="auto"/>
        <w:rPr>
          <w:b/>
        </w:rPr>
      </w:pPr>
      <w:r>
        <w:rPr>
          <w:b/>
        </w:rPr>
        <w:t>&lt;&lt;Task&gt;&gt;</w:t>
      </w:r>
    </w:p>
    <w:p w14:paraId="47EB060F" w14:textId="77777777" w:rsidR="00812105" w:rsidRDefault="00287C9A">
      <w:pPr>
        <w:keepNext/>
        <w:keepLines/>
        <w:spacing w:after="0" w:line="240" w:lineRule="auto"/>
        <w:ind w:firstLine="720"/>
        <w:rPr>
          <w:b/>
        </w:rPr>
      </w:pPr>
      <w:r>
        <w:rPr>
          <w:b/>
        </w:rPr>
        <w:t>Attributes:</w:t>
      </w:r>
    </w:p>
    <w:p w14:paraId="1E5438D4" w14:textId="77777777" w:rsidR="00812105" w:rsidRDefault="00287C9A">
      <w:pPr>
        <w:pStyle w:val="ListParagraph"/>
        <w:keepNext/>
        <w:keepLines/>
        <w:numPr>
          <w:ilvl w:val="0"/>
          <w:numId w:val="8"/>
        </w:numPr>
        <w:spacing w:after="0" w:line="240" w:lineRule="auto"/>
      </w:pPr>
      <w:r>
        <w:rPr>
          <w:b/>
        </w:rPr>
        <w:t xml:space="preserve">Private Collection&lt;int, String&gt; </w:t>
      </w:r>
      <w:r>
        <w:t>DataFiles</w:t>
      </w:r>
    </w:p>
    <w:p w14:paraId="2014EC84" w14:textId="77777777" w:rsidR="00812105" w:rsidRDefault="00287C9A">
      <w:pPr>
        <w:pStyle w:val="ListParagraph"/>
        <w:keepNext/>
        <w:keepLines/>
        <w:numPr>
          <w:ilvl w:val="1"/>
          <w:numId w:val="8"/>
        </w:numPr>
        <w:spacing w:after="0" w:line="240" w:lineRule="auto"/>
      </w:pPr>
      <w:r>
        <w:t>Dictionary containing the paths to the data files and a unique id.</w:t>
      </w:r>
    </w:p>
    <w:p w14:paraId="5DC25313" w14:textId="77777777" w:rsidR="00812105" w:rsidRDefault="00812105">
      <w:pPr>
        <w:pStyle w:val="ListParagraph"/>
        <w:keepNext/>
        <w:keepLines/>
        <w:spacing w:after="0" w:line="240" w:lineRule="auto"/>
        <w:ind w:left="2160"/>
      </w:pPr>
    </w:p>
    <w:p w14:paraId="02F9F8EA" w14:textId="77777777" w:rsidR="00812105" w:rsidRDefault="00287C9A">
      <w:pPr>
        <w:pStyle w:val="ListParagraph"/>
        <w:keepNext/>
        <w:keepLines/>
        <w:numPr>
          <w:ilvl w:val="0"/>
          <w:numId w:val="8"/>
        </w:numPr>
        <w:spacing w:after="0" w:line="240" w:lineRule="auto"/>
      </w:pPr>
      <w:r>
        <w:rPr>
          <w:b/>
        </w:rPr>
        <w:t xml:space="preserve">Private String </w:t>
      </w:r>
      <w:r>
        <w:t>DirectoryPath</w:t>
      </w:r>
    </w:p>
    <w:p w14:paraId="4ACEE9E5" w14:textId="77777777" w:rsidR="00812105" w:rsidRDefault="00287C9A">
      <w:pPr>
        <w:pStyle w:val="ListParagraph"/>
        <w:keepNext/>
        <w:keepLines/>
        <w:numPr>
          <w:ilvl w:val="1"/>
          <w:numId w:val="8"/>
        </w:numPr>
        <w:spacing w:after="0" w:line="240" w:lineRule="auto"/>
      </w:pPr>
      <w:r>
        <w:t>Path to the directory containing the data files to be processed.</w:t>
      </w:r>
    </w:p>
    <w:p w14:paraId="7EEFDB91" w14:textId="77777777" w:rsidR="00812105" w:rsidRDefault="00812105">
      <w:pPr>
        <w:keepNext/>
        <w:keepLines/>
        <w:spacing w:after="0" w:line="240" w:lineRule="auto"/>
        <w:rPr>
          <w:b/>
        </w:rPr>
      </w:pPr>
    </w:p>
    <w:p w14:paraId="52C757AA" w14:textId="77777777" w:rsidR="00812105" w:rsidRDefault="00287C9A">
      <w:pPr>
        <w:keepNext/>
        <w:keepLines/>
        <w:spacing w:after="0" w:line="240" w:lineRule="auto"/>
        <w:ind w:left="720"/>
        <w:rPr>
          <w:b/>
        </w:rPr>
      </w:pPr>
      <w:r>
        <w:rPr>
          <w:b/>
        </w:rPr>
        <w:t>Operations:</w:t>
      </w:r>
    </w:p>
    <w:p w14:paraId="447AF6B0" w14:textId="77777777" w:rsidR="00812105" w:rsidRDefault="00812105">
      <w:pPr>
        <w:keepNext/>
        <w:keepLines/>
        <w:spacing w:after="0" w:line="240" w:lineRule="auto"/>
        <w:ind w:left="720"/>
        <w:rPr>
          <w:b/>
        </w:rPr>
      </w:pPr>
    </w:p>
    <w:p w14:paraId="3C56A74A" w14:textId="77777777" w:rsidR="00812105" w:rsidRDefault="00287C9A">
      <w:pPr>
        <w:pStyle w:val="ListParagraph"/>
        <w:keepNext/>
        <w:keepLines/>
        <w:numPr>
          <w:ilvl w:val="0"/>
          <w:numId w:val="7"/>
        </w:numPr>
        <w:spacing w:after="0" w:line="240" w:lineRule="auto"/>
      </w:pPr>
      <w:r>
        <w:t>Sets and gets for all attributes.</w:t>
      </w:r>
    </w:p>
    <w:p w14:paraId="635C8431" w14:textId="77777777" w:rsidR="00812105" w:rsidRDefault="00812105">
      <w:pPr>
        <w:keepNext/>
        <w:keepLines/>
        <w:spacing w:after="0" w:line="240" w:lineRule="auto"/>
        <w:ind w:left="720"/>
      </w:pPr>
    </w:p>
    <w:p w14:paraId="6F48427C" w14:textId="77777777" w:rsidR="00812105" w:rsidRDefault="00287C9A">
      <w:pPr>
        <w:pStyle w:val="ListParagraph"/>
        <w:keepNext/>
        <w:keepLines/>
        <w:numPr>
          <w:ilvl w:val="0"/>
          <w:numId w:val="7"/>
        </w:numPr>
        <w:spacing w:after="0" w:line="240" w:lineRule="auto"/>
      </w:pPr>
      <w:r>
        <w:rPr>
          <w:b/>
        </w:rPr>
        <w:t>Public ActionResult</w:t>
      </w:r>
      <w:r>
        <w:t xml:space="preserve"> </w:t>
      </w:r>
      <w:r w:rsidRPr="00B41F9B">
        <w:t>btnFolderBrowse</w:t>
      </w:r>
      <w:r>
        <w:t>Click()</w:t>
      </w:r>
    </w:p>
    <w:p w14:paraId="422B8476" w14:textId="77777777" w:rsidR="00812105" w:rsidRDefault="00287C9A">
      <w:pPr>
        <w:pStyle w:val="ListParagraph"/>
        <w:keepNext/>
        <w:keepLines/>
        <w:numPr>
          <w:ilvl w:val="1"/>
          <w:numId w:val="7"/>
        </w:numPr>
        <w:spacing w:after="0" w:line="240" w:lineRule="auto"/>
      </w:pPr>
      <w:r w:rsidRPr="005D09AF">
        <w:t>When the folder browser button is clicked a folder browser dialog object is created</w:t>
      </w:r>
      <w:r>
        <w:t>, a directory is selected by the user,</w:t>
      </w:r>
      <w:r w:rsidRPr="005D09AF">
        <w:t xml:space="preserve"> and the </w:t>
      </w:r>
      <w:r>
        <w:t>DirectoryPath is set.</w:t>
      </w:r>
    </w:p>
    <w:p w14:paraId="1A856E9F" w14:textId="77777777" w:rsidR="00812105" w:rsidRDefault="00287C9A">
      <w:pPr>
        <w:pStyle w:val="ListParagraph"/>
        <w:keepNext/>
        <w:keepLines/>
        <w:numPr>
          <w:ilvl w:val="1"/>
          <w:numId w:val="7"/>
        </w:numPr>
        <w:spacing w:after="0" w:line="240" w:lineRule="auto"/>
      </w:pPr>
      <w:r>
        <w:t xml:space="preserve">The results are returned to the </w:t>
      </w:r>
      <w:r>
        <w:rPr>
          <w:b/>
        </w:rPr>
        <w:t>SelectDataView.</w:t>
      </w:r>
    </w:p>
    <w:p w14:paraId="0BF195BE" w14:textId="77777777" w:rsidR="00812105" w:rsidRDefault="00812105">
      <w:pPr>
        <w:keepNext/>
        <w:keepLines/>
        <w:spacing w:after="0" w:line="240" w:lineRule="auto"/>
        <w:ind w:left="720"/>
      </w:pPr>
    </w:p>
    <w:p w14:paraId="4E0A548B" w14:textId="77777777" w:rsidR="00812105" w:rsidRDefault="00287C9A">
      <w:pPr>
        <w:pStyle w:val="ListParagraph"/>
        <w:keepNext/>
        <w:keepLines/>
        <w:numPr>
          <w:ilvl w:val="0"/>
          <w:numId w:val="7"/>
        </w:numPr>
        <w:spacing w:after="0" w:line="240" w:lineRule="auto"/>
      </w:pPr>
      <w:r>
        <w:rPr>
          <w:b/>
        </w:rPr>
        <w:t>Public ActionResult</w:t>
      </w:r>
      <w:r>
        <w:t xml:space="preserve"> DragAndDropFiles()</w:t>
      </w:r>
    </w:p>
    <w:p w14:paraId="7D5A2D03" w14:textId="77777777" w:rsidR="00812105" w:rsidRDefault="00287C9A">
      <w:pPr>
        <w:pStyle w:val="ListParagraph"/>
        <w:keepNext/>
        <w:keepLines/>
        <w:numPr>
          <w:ilvl w:val="1"/>
          <w:numId w:val="7"/>
        </w:numPr>
        <w:spacing w:after="0" w:line="240" w:lineRule="auto"/>
      </w:pPr>
      <w:r w:rsidRPr="005D09AF">
        <w:t xml:space="preserve">When the </w:t>
      </w:r>
      <w:r>
        <w:t>desired files are selected and dropped into the GUI window.</w:t>
      </w:r>
    </w:p>
    <w:p w14:paraId="077DC81A" w14:textId="77777777" w:rsidR="00812105" w:rsidRDefault="00287C9A">
      <w:pPr>
        <w:pStyle w:val="ListParagraph"/>
        <w:keepNext/>
        <w:keepLines/>
        <w:numPr>
          <w:ilvl w:val="1"/>
          <w:numId w:val="7"/>
        </w:numPr>
        <w:spacing w:after="0" w:line="240" w:lineRule="auto"/>
      </w:pPr>
      <w:r>
        <w:t xml:space="preserve">The results are returned to the </w:t>
      </w:r>
      <w:r>
        <w:rPr>
          <w:b/>
        </w:rPr>
        <w:t>SelectDataView.</w:t>
      </w:r>
    </w:p>
    <w:p w14:paraId="7F72323B" w14:textId="77777777" w:rsidR="00812105" w:rsidRDefault="00812105">
      <w:pPr>
        <w:keepNext/>
        <w:keepLines/>
        <w:spacing w:after="0" w:line="240" w:lineRule="auto"/>
      </w:pPr>
    </w:p>
    <w:p w14:paraId="5AFE08C1" w14:textId="77777777" w:rsidR="00812105" w:rsidRDefault="00287C9A">
      <w:pPr>
        <w:pStyle w:val="ListParagraph"/>
        <w:keepNext/>
        <w:keepLines/>
        <w:numPr>
          <w:ilvl w:val="0"/>
          <w:numId w:val="7"/>
        </w:numPr>
        <w:spacing w:after="0" w:line="240" w:lineRule="auto"/>
      </w:pPr>
      <w:r>
        <w:rPr>
          <w:b/>
        </w:rPr>
        <w:t>Public ActionResult</w:t>
      </w:r>
      <w:r>
        <w:t xml:space="preserve"> btnClearClick()</w:t>
      </w:r>
    </w:p>
    <w:p w14:paraId="5EA2AFC0" w14:textId="77777777" w:rsidR="00812105" w:rsidRDefault="00287C9A">
      <w:pPr>
        <w:pStyle w:val="ListParagraph"/>
        <w:keepNext/>
        <w:keepLines/>
        <w:numPr>
          <w:ilvl w:val="1"/>
          <w:numId w:val="7"/>
        </w:numPr>
        <w:spacing w:after="0" w:line="240" w:lineRule="auto"/>
      </w:pPr>
      <w:r>
        <w:t>When the clear button is clicked any stored data and file path(s) will be removed.</w:t>
      </w:r>
    </w:p>
    <w:p w14:paraId="223D3836" w14:textId="77777777" w:rsidR="00812105" w:rsidRDefault="00287C9A">
      <w:pPr>
        <w:pStyle w:val="ListParagraph"/>
        <w:keepNext/>
        <w:keepLines/>
        <w:numPr>
          <w:ilvl w:val="2"/>
          <w:numId w:val="7"/>
        </w:numPr>
        <w:spacing w:after="0" w:line="240" w:lineRule="auto"/>
      </w:pPr>
      <w:r>
        <w:t>DirectoryPath variable reset</w:t>
      </w:r>
    </w:p>
    <w:p w14:paraId="21A232D4" w14:textId="77777777" w:rsidR="00812105" w:rsidRDefault="00287C9A">
      <w:pPr>
        <w:pStyle w:val="ListParagraph"/>
        <w:keepNext/>
        <w:keepLines/>
        <w:numPr>
          <w:ilvl w:val="2"/>
          <w:numId w:val="7"/>
        </w:numPr>
        <w:spacing w:after="0" w:line="240" w:lineRule="auto"/>
      </w:pPr>
      <w:r>
        <w:t>DataFiles collection emptied</w:t>
      </w:r>
    </w:p>
    <w:p w14:paraId="6684C63B" w14:textId="77777777" w:rsidR="00812105" w:rsidRDefault="00287C9A">
      <w:pPr>
        <w:pStyle w:val="ListParagraph"/>
        <w:keepNext/>
        <w:keepLines/>
        <w:numPr>
          <w:ilvl w:val="2"/>
          <w:numId w:val="7"/>
        </w:numPr>
        <w:spacing w:after="0" w:line="240" w:lineRule="auto"/>
      </w:pPr>
      <w:r>
        <w:t xml:space="preserve">The results are returned to the </w:t>
      </w:r>
      <w:r>
        <w:rPr>
          <w:b/>
        </w:rPr>
        <w:t>SelectDataView.</w:t>
      </w:r>
    </w:p>
    <w:p w14:paraId="0EB5AFC3" w14:textId="77777777" w:rsidR="00812105" w:rsidRDefault="00812105">
      <w:pPr>
        <w:pStyle w:val="ListParagraph"/>
        <w:keepNext/>
        <w:keepLines/>
        <w:spacing w:after="0" w:line="240" w:lineRule="auto"/>
        <w:ind w:left="2520"/>
      </w:pPr>
    </w:p>
    <w:p w14:paraId="6B2475A6" w14:textId="77777777" w:rsidR="00812105" w:rsidRDefault="00287C9A">
      <w:pPr>
        <w:pStyle w:val="ListParagraph"/>
        <w:keepNext/>
        <w:keepLines/>
        <w:numPr>
          <w:ilvl w:val="0"/>
          <w:numId w:val="7"/>
        </w:numPr>
        <w:spacing w:after="0" w:line="240" w:lineRule="auto"/>
      </w:pPr>
      <w:r>
        <w:rPr>
          <w:b/>
        </w:rPr>
        <w:t>Private ActionResult</w:t>
      </w:r>
      <w:r>
        <w:t xml:space="preserve"> btnNextClick()</w:t>
      </w:r>
    </w:p>
    <w:p w14:paraId="70C248C7" w14:textId="77777777" w:rsidR="00812105" w:rsidRDefault="00287C9A">
      <w:pPr>
        <w:pStyle w:val="ListParagraph"/>
        <w:keepNext/>
        <w:keepLines/>
        <w:numPr>
          <w:ilvl w:val="1"/>
          <w:numId w:val="7"/>
        </w:numPr>
        <w:spacing w:after="0" w:line="240" w:lineRule="auto"/>
      </w:pPr>
      <w:r>
        <w:t>When the next button is clicked the file locations of the files in the DirectoryPath are added to the DataFiles collection.</w:t>
      </w:r>
    </w:p>
    <w:p w14:paraId="686EF4A6" w14:textId="77777777" w:rsidR="00812105" w:rsidRDefault="00287C9A">
      <w:pPr>
        <w:pStyle w:val="ListParagraph"/>
        <w:keepNext/>
        <w:keepLines/>
        <w:numPr>
          <w:ilvl w:val="1"/>
          <w:numId w:val="7"/>
        </w:numPr>
        <w:spacing w:after="0" w:line="240" w:lineRule="auto"/>
      </w:pPr>
      <w:r>
        <w:t xml:space="preserve">The DataFiles collection is passed to the </w:t>
      </w:r>
      <w:r w:rsidRPr="0084672C">
        <w:rPr>
          <w:b/>
        </w:rPr>
        <w:t>SelectActivityController.</w:t>
      </w:r>
    </w:p>
    <w:p w14:paraId="03AC75FA" w14:textId="77777777" w:rsidR="00812105" w:rsidRDefault="00812105">
      <w:pPr>
        <w:pStyle w:val="ListParagraph"/>
        <w:keepNext/>
        <w:keepLines/>
        <w:spacing w:after="0" w:line="240" w:lineRule="auto"/>
        <w:ind w:left="2520"/>
      </w:pPr>
    </w:p>
    <w:p w14:paraId="0A3699FE" w14:textId="77777777" w:rsidR="00812105" w:rsidRDefault="00287C9A">
      <w:pPr>
        <w:pStyle w:val="Heading4"/>
        <w:keepNext/>
        <w:keepLines/>
      </w:pPr>
      <w:bookmarkStart w:id="51" w:name="_UserHomeController"/>
      <w:bookmarkStart w:id="52" w:name="_Toc435182017"/>
      <w:bookmarkEnd w:id="51"/>
      <w:r>
        <w:lastRenderedPageBreak/>
        <w:t>SelectActivity</w:t>
      </w:r>
      <w:r w:rsidRPr="00896712">
        <w:t>Controller</w:t>
      </w:r>
      <w:bookmarkEnd w:id="52"/>
    </w:p>
    <w:p w14:paraId="6BBE5227" w14:textId="77777777" w:rsidR="00812105" w:rsidRDefault="00287C9A">
      <w:pPr>
        <w:keepNext/>
        <w:keepLines/>
        <w:spacing w:after="0" w:line="240" w:lineRule="auto"/>
      </w:pPr>
      <w:r>
        <w:t xml:space="preserve">This class is responsible for assigning an activity to a date and time portion of a data file.  This class provides the backend for the </w:t>
      </w:r>
      <w:r>
        <w:rPr>
          <w:b/>
        </w:rPr>
        <w:t>SelectActivityView</w:t>
      </w:r>
      <w:r>
        <w:t xml:space="preserve">.  See Figure </w:t>
      </w:r>
      <w:r w:rsidR="00DE6FC9">
        <w:t xml:space="preserve">2.2 </w:t>
      </w:r>
      <w:r>
        <w:t>sequence diagram for this controller.</w:t>
      </w:r>
    </w:p>
    <w:p w14:paraId="7F629ACD" w14:textId="77777777" w:rsidR="00812105" w:rsidRDefault="00812105">
      <w:pPr>
        <w:keepNext/>
        <w:keepLines/>
        <w:spacing w:after="0" w:line="240" w:lineRule="auto"/>
      </w:pPr>
    </w:p>
    <w:p w14:paraId="04D99566" w14:textId="77777777" w:rsidR="00812105" w:rsidRDefault="00287C9A">
      <w:pPr>
        <w:keepNext/>
        <w:keepLines/>
        <w:spacing w:after="0" w:line="240" w:lineRule="auto"/>
        <w:rPr>
          <w:b/>
        </w:rPr>
      </w:pPr>
      <w:r>
        <w:rPr>
          <w:b/>
        </w:rPr>
        <w:t>&lt;&lt;Task&gt;&gt;</w:t>
      </w:r>
    </w:p>
    <w:p w14:paraId="2A452553" w14:textId="77777777" w:rsidR="00812105" w:rsidRDefault="00287C9A">
      <w:pPr>
        <w:keepNext/>
        <w:keepLines/>
        <w:spacing w:after="0" w:line="240" w:lineRule="auto"/>
        <w:ind w:firstLine="720"/>
        <w:rPr>
          <w:b/>
        </w:rPr>
      </w:pPr>
      <w:r>
        <w:rPr>
          <w:b/>
        </w:rPr>
        <w:t>Attributes:</w:t>
      </w:r>
    </w:p>
    <w:p w14:paraId="39B5AEA1" w14:textId="77777777" w:rsidR="00812105" w:rsidRDefault="00287C9A">
      <w:pPr>
        <w:pStyle w:val="ListParagraph"/>
        <w:keepNext/>
        <w:keepLines/>
        <w:numPr>
          <w:ilvl w:val="0"/>
          <w:numId w:val="8"/>
        </w:numPr>
        <w:spacing w:after="0" w:line="240" w:lineRule="auto"/>
        <w:rPr>
          <w:b/>
        </w:rPr>
      </w:pPr>
      <w:r>
        <w:rPr>
          <w:b/>
        </w:rPr>
        <w:t xml:space="preserve">Private Collection&lt;Activity&gt; </w:t>
      </w:r>
      <w:r>
        <w:t>Activities</w:t>
      </w:r>
    </w:p>
    <w:p w14:paraId="09F9294A" w14:textId="77777777" w:rsidR="00812105" w:rsidRDefault="00287C9A">
      <w:pPr>
        <w:pStyle w:val="ListParagraph"/>
        <w:keepNext/>
        <w:keepLines/>
        <w:numPr>
          <w:ilvl w:val="1"/>
          <w:numId w:val="8"/>
        </w:numPr>
        <w:spacing w:after="0" w:line="240" w:lineRule="auto"/>
        <w:rPr>
          <w:b/>
        </w:rPr>
      </w:pPr>
      <w:r>
        <w:t xml:space="preserve">Activities is a collection used to hold all </w:t>
      </w:r>
      <w:r>
        <w:rPr>
          <w:b/>
        </w:rPr>
        <w:t xml:space="preserve">Activity </w:t>
      </w:r>
      <w:r>
        <w:t xml:space="preserve">objects. </w:t>
      </w:r>
    </w:p>
    <w:p w14:paraId="36B1A458" w14:textId="77777777" w:rsidR="00812105" w:rsidRDefault="00812105">
      <w:pPr>
        <w:keepNext/>
        <w:keepLines/>
        <w:spacing w:after="0" w:line="240" w:lineRule="auto"/>
        <w:rPr>
          <w:b/>
        </w:rPr>
      </w:pPr>
    </w:p>
    <w:p w14:paraId="57FAA11A" w14:textId="77777777" w:rsidR="00812105" w:rsidRDefault="00287C9A">
      <w:pPr>
        <w:keepNext/>
        <w:keepLines/>
        <w:spacing w:after="0" w:line="240" w:lineRule="auto"/>
        <w:ind w:left="720"/>
        <w:rPr>
          <w:b/>
        </w:rPr>
      </w:pPr>
      <w:r>
        <w:rPr>
          <w:b/>
        </w:rPr>
        <w:t>Operations:</w:t>
      </w:r>
    </w:p>
    <w:p w14:paraId="45035A2E" w14:textId="77777777" w:rsidR="00812105" w:rsidRDefault="00287C9A">
      <w:pPr>
        <w:pStyle w:val="ListParagraph"/>
        <w:keepNext/>
        <w:keepLines/>
        <w:numPr>
          <w:ilvl w:val="0"/>
          <w:numId w:val="7"/>
        </w:numPr>
        <w:spacing w:after="0" w:line="240" w:lineRule="auto"/>
      </w:pPr>
      <w:r>
        <w:t>Sets and gets for all attributes.</w:t>
      </w:r>
    </w:p>
    <w:p w14:paraId="2CA77A98" w14:textId="77777777" w:rsidR="00812105" w:rsidRDefault="00812105">
      <w:pPr>
        <w:keepNext/>
        <w:keepLines/>
        <w:spacing w:after="0" w:line="240" w:lineRule="auto"/>
        <w:ind w:left="720"/>
        <w:rPr>
          <w:b/>
        </w:rPr>
      </w:pPr>
    </w:p>
    <w:p w14:paraId="3016D191" w14:textId="77777777" w:rsidR="00812105" w:rsidRDefault="00287C9A">
      <w:pPr>
        <w:pStyle w:val="ListParagraph"/>
        <w:keepNext/>
        <w:keepLines/>
        <w:numPr>
          <w:ilvl w:val="0"/>
          <w:numId w:val="7"/>
        </w:numPr>
        <w:spacing w:after="0" w:line="240" w:lineRule="auto"/>
      </w:pPr>
      <w:r>
        <w:rPr>
          <w:b/>
        </w:rPr>
        <w:t>Public ActionResult</w:t>
      </w:r>
      <w:r>
        <w:t xml:space="preserve"> SelectFile()</w:t>
      </w:r>
    </w:p>
    <w:p w14:paraId="767271ED" w14:textId="77777777" w:rsidR="00812105" w:rsidRDefault="00287C9A">
      <w:pPr>
        <w:pStyle w:val="ListParagraph"/>
        <w:keepNext/>
        <w:keepLines/>
        <w:numPr>
          <w:ilvl w:val="1"/>
          <w:numId w:val="7"/>
        </w:numPr>
        <w:spacing w:after="0" w:line="240" w:lineRule="auto"/>
      </w:pPr>
      <w:r>
        <w:t>A data file is selected (id).</w:t>
      </w:r>
    </w:p>
    <w:p w14:paraId="1F899187" w14:textId="77777777"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14:paraId="7BA0A867" w14:textId="77777777" w:rsidR="00812105" w:rsidRDefault="00812105">
      <w:pPr>
        <w:keepNext/>
        <w:keepLines/>
        <w:spacing w:after="0" w:line="240" w:lineRule="auto"/>
        <w:ind w:left="720"/>
        <w:rPr>
          <w:b/>
        </w:rPr>
      </w:pPr>
    </w:p>
    <w:p w14:paraId="5D6978BE" w14:textId="77777777" w:rsidR="00812105" w:rsidRDefault="00287C9A">
      <w:pPr>
        <w:pStyle w:val="ListParagraph"/>
        <w:keepNext/>
        <w:keepLines/>
        <w:numPr>
          <w:ilvl w:val="0"/>
          <w:numId w:val="7"/>
        </w:numPr>
        <w:spacing w:after="0" w:line="240" w:lineRule="auto"/>
      </w:pPr>
      <w:r>
        <w:rPr>
          <w:b/>
        </w:rPr>
        <w:t>Public ActionResult</w:t>
      </w:r>
      <w:r>
        <w:t xml:space="preserve"> SelectActivity()</w:t>
      </w:r>
    </w:p>
    <w:p w14:paraId="3249FEA5" w14:textId="77777777" w:rsidR="00812105" w:rsidRDefault="00287C9A">
      <w:pPr>
        <w:pStyle w:val="ListParagraph"/>
        <w:keepNext/>
        <w:keepLines/>
        <w:numPr>
          <w:ilvl w:val="1"/>
          <w:numId w:val="7"/>
        </w:numPr>
        <w:spacing w:after="0" w:line="240" w:lineRule="auto"/>
      </w:pPr>
      <w:r>
        <w:t>An activity is selected.</w:t>
      </w:r>
    </w:p>
    <w:p w14:paraId="5BBACFD0" w14:textId="77777777"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14:paraId="28C35088" w14:textId="77777777" w:rsidR="00812105" w:rsidRDefault="00812105">
      <w:pPr>
        <w:keepNext/>
        <w:keepLines/>
        <w:spacing w:after="0" w:line="240" w:lineRule="auto"/>
        <w:ind w:left="720"/>
        <w:rPr>
          <w:b/>
        </w:rPr>
      </w:pPr>
    </w:p>
    <w:p w14:paraId="67F52F72" w14:textId="77777777" w:rsidR="00812105" w:rsidRDefault="00287C9A">
      <w:pPr>
        <w:pStyle w:val="ListParagraph"/>
        <w:keepNext/>
        <w:keepLines/>
        <w:numPr>
          <w:ilvl w:val="0"/>
          <w:numId w:val="7"/>
        </w:numPr>
        <w:spacing w:after="0" w:line="240" w:lineRule="auto"/>
      </w:pPr>
      <w:r>
        <w:rPr>
          <w:b/>
        </w:rPr>
        <w:t>Public ActionResult</w:t>
      </w:r>
      <w:r>
        <w:t xml:space="preserve"> AddDateRange()</w:t>
      </w:r>
    </w:p>
    <w:p w14:paraId="442A118A" w14:textId="77777777" w:rsidR="00812105" w:rsidRDefault="00287C9A">
      <w:pPr>
        <w:pStyle w:val="ListParagraph"/>
        <w:keepNext/>
        <w:keepLines/>
        <w:numPr>
          <w:ilvl w:val="1"/>
          <w:numId w:val="7"/>
        </w:numPr>
        <w:spacing w:after="0" w:line="240" w:lineRule="auto"/>
      </w:pPr>
      <w:r>
        <w:t>A date and time range is selected.</w:t>
      </w:r>
    </w:p>
    <w:p w14:paraId="1CEFAEE8" w14:textId="77777777"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14:paraId="3215B09B" w14:textId="77777777" w:rsidR="00812105" w:rsidRDefault="00812105">
      <w:pPr>
        <w:keepNext/>
        <w:keepLines/>
        <w:spacing w:after="0" w:line="240" w:lineRule="auto"/>
        <w:ind w:left="720"/>
        <w:rPr>
          <w:b/>
        </w:rPr>
      </w:pPr>
    </w:p>
    <w:p w14:paraId="0524F83D" w14:textId="77777777" w:rsidR="00812105" w:rsidRDefault="00287C9A">
      <w:pPr>
        <w:pStyle w:val="ListParagraph"/>
        <w:keepNext/>
        <w:keepLines/>
        <w:numPr>
          <w:ilvl w:val="0"/>
          <w:numId w:val="7"/>
        </w:numPr>
        <w:spacing w:after="0" w:line="240" w:lineRule="auto"/>
      </w:pPr>
      <w:r>
        <w:rPr>
          <w:b/>
        </w:rPr>
        <w:t>Public ActionResult</w:t>
      </w:r>
      <w:r>
        <w:t xml:space="preserve"> AddActivity()</w:t>
      </w:r>
    </w:p>
    <w:p w14:paraId="7653EC09" w14:textId="77777777" w:rsidR="00812105" w:rsidRDefault="00287C9A">
      <w:pPr>
        <w:pStyle w:val="ListParagraph"/>
        <w:keepNext/>
        <w:keepLines/>
        <w:numPr>
          <w:ilvl w:val="1"/>
          <w:numId w:val="7"/>
        </w:numPr>
        <w:spacing w:after="0" w:line="240" w:lineRule="auto"/>
      </w:pPr>
      <w:r>
        <w:t>An activity object is created and assigned the values from the selections</w:t>
      </w:r>
    </w:p>
    <w:p w14:paraId="0C931819" w14:textId="77777777" w:rsidR="00812105" w:rsidRDefault="00287C9A">
      <w:pPr>
        <w:pStyle w:val="ListParagraph"/>
        <w:keepNext/>
        <w:keepLines/>
        <w:numPr>
          <w:ilvl w:val="2"/>
          <w:numId w:val="7"/>
        </w:numPr>
        <w:spacing w:after="0" w:line="240" w:lineRule="auto"/>
      </w:pPr>
      <w:r>
        <w:t>File id</w:t>
      </w:r>
    </w:p>
    <w:p w14:paraId="02103042" w14:textId="77777777" w:rsidR="00812105" w:rsidRDefault="00287C9A">
      <w:pPr>
        <w:pStyle w:val="ListParagraph"/>
        <w:keepNext/>
        <w:keepLines/>
        <w:numPr>
          <w:ilvl w:val="2"/>
          <w:numId w:val="7"/>
        </w:numPr>
        <w:spacing w:after="0" w:line="240" w:lineRule="auto"/>
      </w:pPr>
      <w:r>
        <w:t>Activity</w:t>
      </w:r>
    </w:p>
    <w:p w14:paraId="4217F7CB" w14:textId="77777777" w:rsidR="00812105" w:rsidRDefault="00287C9A">
      <w:pPr>
        <w:pStyle w:val="ListParagraph"/>
        <w:keepNext/>
        <w:keepLines/>
        <w:numPr>
          <w:ilvl w:val="2"/>
          <w:numId w:val="7"/>
        </w:numPr>
        <w:spacing w:after="0" w:line="240" w:lineRule="auto"/>
      </w:pPr>
      <w:r>
        <w:t>Date time range</w:t>
      </w:r>
    </w:p>
    <w:p w14:paraId="2C89F9D8" w14:textId="77777777" w:rsidR="00812105" w:rsidRDefault="00287C9A">
      <w:pPr>
        <w:pStyle w:val="ListParagraph"/>
        <w:keepNext/>
        <w:keepLines/>
        <w:numPr>
          <w:ilvl w:val="1"/>
          <w:numId w:val="7"/>
        </w:numPr>
        <w:spacing w:after="0" w:line="240" w:lineRule="auto"/>
      </w:pPr>
      <w:r>
        <w:t xml:space="preserve">The results are returned to the </w:t>
      </w:r>
      <w:r>
        <w:rPr>
          <w:b/>
        </w:rPr>
        <w:t>SelectActivityView</w:t>
      </w:r>
    </w:p>
    <w:p w14:paraId="4442AECE" w14:textId="77777777" w:rsidR="00812105" w:rsidRDefault="00812105">
      <w:pPr>
        <w:pStyle w:val="ListParagraph"/>
        <w:keepNext/>
        <w:keepLines/>
        <w:spacing w:after="0" w:line="240" w:lineRule="auto"/>
        <w:ind w:left="2520"/>
      </w:pPr>
    </w:p>
    <w:p w14:paraId="4D38FEC9" w14:textId="77777777" w:rsidR="00812105" w:rsidRDefault="00287C9A">
      <w:pPr>
        <w:pStyle w:val="ListParagraph"/>
        <w:keepNext/>
        <w:keepLines/>
        <w:numPr>
          <w:ilvl w:val="0"/>
          <w:numId w:val="7"/>
        </w:numPr>
        <w:spacing w:after="0" w:line="240" w:lineRule="auto"/>
      </w:pPr>
      <w:r>
        <w:rPr>
          <w:b/>
        </w:rPr>
        <w:t>Public ActionResult</w:t>
      </w:r>
      <w:r>
        <w:t xml:space="preserve"> ProcessData()</w:t>
      </w:r>
    </w:p>
    <w:p w14:paraId="1E9338B8" w14:textId="77777777" w:rsidR="00812105" w:rsidRDefault="00287C9A">
      <w:pPr>
        <w:pStyle w:val="ListParagraph"/>
        <w:keepNext/>
        <w:keepLines/>
        <w:numPr>
          <w:ilvl w:val="1"/>
          <w:numId w:val="7"/>
        </w:numPr>
        <w:spacing w:after="0" w:line="240" w:lineRule="auto"/>
      </w:pPr>
      <w:r>
        <w:t>Iterates through the data files.</w:t>
      </w:r>
    </w:p>
    <w:p w14:paraId="10F39A34" w14:textId="77777777" w:rsidR="00812105" w:rsidRDefault="00287C9A">
      <w:pPr>
        <w:pStyle w:val="ListParagraph"/>
        <w:keepNext/>
        <w:keepLines/>
        <w:numPr>
          <w:ilvl w:val="2"/>
          <w:numId w:val="7"/>
        </w:numPr>
        <w:spacing w:after="0" w:line="240" w:lineRule="auto"/>
      </w:pPr>
      <w:r>
        <w:t>Calls the Validate method to validate each data file</w:t>
      </w:r>
    </w:p>
    <w:p w14:paraId="6C6F6892" w14:textId="77777777" w:rsidR="00812105" w:rsidRDefault="00287C9A">
      <w:pPr>
        <w:pStyle w:val="ListParagraph"/>
        <w:keepNext/>
        <w:keepLines/>
        <w:numPr>
          <w:ilvl w:val="3"/>
          <w:numId w:val="7"/>
        </w:numPr>
        <w:spacing w:after="0" w:line="240" w:lineRule="auto"/>
      </w:pPr>
      <w:r>
        <w:t>If a file is invalid it is not process and any associated activates are dropped.</w:t>
      </w:r>
    </w:p>
    <w:p w14:paraId="090BA546" w14:textId="77777777" w:rsidR="00812105" w:rsidRDefault="00287C9A">
      <w:pPr>
        <w:pStyle w:val="ListParagraph"/>
        <w:keepNext/>
        <w:keepLines/>
        <w:numPr>
          <w:ilvl w:val="3"/>
          <w:numId w:val="7"/>
        </w:numPr>
        <w:spacing w:after="0" w:line="240" w:lineRule="auto"/>
      </w:pPr>
      <w:r>
        <w:t>If a file is valid the UploadDataFile method is called and passed the data file object</w:t>
      </w:r>
    </w:p>
    <w:p w14:paraId="1ED02834" w14:textId="77777777" w:rsidR="00812105" w:rsidRDefault="00287C9A">
      <w:pPr>
        <w:pStyle w:val="ListParagraph"/>
        <w:keepNext/>
        <w:keepLines/>
        <w:numPr>
          <w:ilvl w:val="4"/>
          <w:numId w:val="7"/>
        </w:numPr>
        <w:spacing w:after="0" w:line="240" w:lineRule="auto"/>
      </w:pPr>
      <w:r>
        <w:t>Any activities associated with the data file is uploaded via the UploadDataActivity method.</w:t>
      </w:r>
    </w:p>
    <w:p w14:paraId="32A30817" w14:textId="77777777" w:rsidR="00812105" w:rsidRDefault="00287C9A">
      <w:pPr>
        <w:pStyle w:val="ListParagraph"/>
        <w:keepNext/>
        <w:keepLines/>
        <w:numPr>
          <w:ilvl w:val="1"/>
          <w:numId w:val="7"/>
        </w:numPr>
        <w:spacing w:after="0" w:line="240" w:lineRule="auto"/>
      </w:pPr>
      <w:r>
        <w:t xml:space="preserve">When processing is complete the results will be returned to the </w:t>
      </w:r>
      <w:r>
        <w:rPr>
          <w:b/>
        </w:rPr>
        <w:t>SelectActivityView</w:t>
      </w:r>
    </w:p>
    <w:p w14:paraId="337A32D9" w14:textId="77777777" w:rsidR="00812105" w:rsidRDefault="00812105">
      <w:pPr>
        <w:keepNext/>
        <w:keepLines/>
        <w:spacing w:after="0" w:line="240" w:lineRule="auto"/>
      </w:pPr>
    </w:p>
    <w:p w14:paraId="71FD7629" w14:textId="77777777" w:rsidR="00812105" w:rsidRDefault="00812105">
      <w:pPr>
        <w:pStyle w:val="ListParagraph"/>
        <w:keepNext/>
        <w:keepLines/>
        <w:spacing w:after="0" w:line="240" w:lineRule="auto"/>
        <w:ind w:left="3960"/>
      </w:pPr>
    </w:p>
    <w:p w14:paraId="23AB001A" w14:textId="77777777" w:rsidR="00812105" w:rsidRDefault="00287C9A">
      <w:pPr>
        <w:pStyle w:val="ListParagraph"/>
        <w:keepNext/>
        <w:keepLines/>
        <w:numPr>
          <w:ilvl w:val="0"/>
          <w:numId w:val="7"/>
        </w:numPr>
        <w:spacing w:after="0" w:line="240" w:lineRule="auto"/>
      </w:pPr>
      <w:r>
        <w:rPr>
          <w:b/>
        </w:rPr>
        <w:t>Public ActionResult</w:t>
      </w:r>
      <w:r>
        <w:t xml:space="preserve"> Validate(</w:t>
      </w:r>
      <w:r>
        <w:rPr>
          <w:b/>
        </w:rPr>
        <w:t>File file</w:t>
      </w:r>
      <w:r>
        <w:t>)</w:t>
      </w:r>
    </w:p>
    <w:p w14:paraId="722FAD00" w14:textId="77777777" w:rsidR="00812105" w:rsidRDefault="00287C9A">
      <w:pPr>
        <w:pStyle w:val="ListParagraph"/>
        <w:keepNext/>
        <w:keepLines/>
        <w:numPr>
          <w:ilvl w:val="1"/>
          <w:numId w:val="7"/>
        </w:numPr>
        <w:spacing w:after="0" w:line="240" w:lineRule="auto"/>
      </w:pPr>
      <w:r>
        <w:t>Returns if the file is valid or invalid.</w:t>
      </w:r>
    </w:p>
    <w:p w14:paraId="2A0CC4C0" w14:textId="77777777" w:rsidR="00812105" w:rsidRDefault="00812105">
      <w:pPr>
        <w:keepNext/>
        <w:keepLines/>
        <w:spacing w:after="0" w:line="240" w:lineRule="auto"/>
      </w:pPr>
    </w:p>
    <w:p w14:paraId="46E4B505" w14:textId="77777777" w:rsidR="00812105" w:rsidRDefault="00287C9A">
      <w:pPr>
        <w:pStyle w:val="ListParagraph"/>
        <w:keepNext/>
        <w:keepLines/>
        <w:numPr>
          <w:ilvl w:val="0"/>
          <w:numId w:val="7"/>
        </w:numPr>
        <w:spacing w:after="0" w:line="240" w:lineRule="auto"/>
      </w:pPr>
      <w:r>
        <w:rPr>
          <w:b/>
        </w:rPr>
        <w:t>Public ActionResult</w:t>
      </w:r>
      <w:r>
        <w:t xml:space="preserve"> UploadDataFile(</w:t>
      </w:r>
      <w:r>
        <w:rPr>
          <w:b/>
        </w:rPr>
        <w:t>File file</w:t>
      </w:r>
      <w:r>
        <w:t>)</w:t>
      </w:r>
    </w:p>
    <w:p w14:paraId="4F014E4B" w14:textId="77777777" w:rsidR="00812105" w:rsidRDefault="00287C9A">
      <w:pPr>
        <w:pStyle w:val="ListParagraph"/>
        <w:keepNext/>
        <w:keepLines/>
        <w:numPr>
          <w:ilvl w:val="1"/>
          <w:numId w:val="7"/>
        </w:numPr>
        <w:spacing w:after="0" w:line="240" w:lineRule="auto"/>
      </w:pPr>
      <w:r>
        <w:t>This method uploads the data file into the database.</w:t>
      </w:r>
    </w:p>
    <w:p w14:paraId="0025660C" w14:textId="77777777" w:rsidR="00812105" w:rsidRDefault="00287C9A">
      <w:pPr>
        <w:pStyle w:val="ListParagraph"/>
        <w:keepNext/>
        <w:keepLines/>
        <w:spacing w:after="0" w:line="240" w:lineRule="auto"/>
        <w:ind w:left="2520"/>
      </w:pPr>
      <w:r>
        <w:t xml:space="preserve"> </w:t>
      </w:r>
    </w:p>
    <w:p w14:paraId="35C882D2" w14:textId="77777777" w:rsidR="00812105" w:rsidRDefault="00287C9A">
      <w:pPr>
        <w:pStyle w:val="ListParagraph"/>
        <w:keepNext/>
        <w:keepLines/>
        <w:numPr>
          <w:ilvl w:val="0"/>
          <w:numId w:val="7"/>
        </w:numPr>
        <w:spacing w:after="0" w:line="240" w:lineRule="auto"/>
      </w:pPr>
      <w:r>
        <w:rPr>
          <w:b/>
        </w:rPr>
        <w:t>Public ActionResult</w:t>
      </w:r>
      <w:r>
        <w:t xml:space="preserve"> UploadActivity(</w:t>
      </w:r>
      <w:r>
        <w:rPr>
          <w:b/>
        </w:rPr>
        <w:t>Activity activity</w:t>
      </w:r>
      <w:r>
        <w:t>)</w:t>
      </w:r>
    </w:p>
    <w:p w14:paraId="684F8F6D" w14:textId="77777777" w:rsidR="00812105" w:rsidRDefault="00287C9A">
      <w:pPr>
        <w:pStyle w:val="ListParagraph"/>
        <w:keepNext/>
        <w:keepLines/>
        <w:numPr>
          <w:ilvl w:val="1"/>
          <w:numId w:val="7"/>
        </w:numPr>
        <w:spacing w:after="0" w:line="240" w:lineRule="auto"/>
      </w:pPr>
      <w:r>
        <w:t>This method uploads the activity into the database.</w:t>
      </w:r>
    </w:p>
    <w:p w14:paraId="4F3E285B" w14:textId="77777777" w:rsidR="00923625" w:rsidRDefault="00923625" w:rsidP="00923625">
      <w:pPr>
        <w:pStyle w:val="Heading4"/>
        <w:keepNext/>
        <w:keepLines/>
        <w:rPr>
          <w:ins w:id="53" w:author="Timothy Wilkins" w:date="2015-11-22T20:46:00Z"/>
        </w:rPr>
      </w:pPr>
      <w:ins w:id="54" w:author="Timothy Wilkins" w:date="2015-11-22T20:47:00Z">
        <w:r>
          <w:t>Login</w:t>
        </w:r>
      </w:ins>
      <w:ins w:id="55" w:author="Timothy Wilkins" w:date="2015-11-22T20:46:00Z">
        <w:r w:rsidRPr="00896712">
          <w:t>Controller</w:t>
        </w:r>
      </w:ins>
    </w:p>
    <w:p w14:paraId="1E9F0A25" w14:textId="77777777" w:rsidR="00923625" w:rsidRDefault="00923625" w:rsidP="00923625">
      <w:pPr>
        <w:keepNext/>
        <w:keepLines/>
        <w:spacing w:after="0" w:line="240" w:lineRule="auto"/>
        <w:rPr>
          <w:ins w:id="56" w:author="Timothy Wilkins" w:date="2015-11-22T20:46:00Z"/>
        </w:rPr>
      </w:pPr>
      <w:ins w:id="57" w:author="Timothy Wilkins" w:date="2015-11-22T20:46:00Z">
        <w:r>
          <w:t>This class is responsible for</w:t>
        </w:r>
      </w:ins>
      <w:ins w:id="58" w:author="Timothy Wilkins" w:date="2015-11-22T20:47:00Z">
        <w:r>
          <w:t xml:space="preserve"> authenticating a user</w:t>
        </w:r>
      </w:ins>
      <w:ins w:id="59" w:author="Timothy Wilkins" w:date="2015-11-22T20:46:00Z">
        <w:r w:rsidR="00C2544D">
          <w:t>.</w:t>
        </w:r>
      </w:ins>
    </w:p>
    <w:p w14:paraId="5654F42C" w14:textId="77777777" w:rsidR="00923625" w:rsidRDefault="00923625" w:rsidP="00923625">
      <w:pPr>
        <w:keepNext/>
        <w:keepLines/>
        <w:spacing w:after="0" w:line="240" w:lineRule="auto"/>
        <w:rPr>
          <w:ins w:id="60" w:author="Timothy Wilkins" w:date="2015-11-22T20:46:00Z"/>
        </w:rPr>
      </w:pPr>
    </w:p>
    <w:p w14:paraId="142827CF" w14:textId="77777777" w:rsidR="00923625" w:rsidRDefault="00923625" w:rsidP="00923625">
      <w:pPr>
        <w:keepNext/>
        <w:keepLines/>
        <w:spacing w:after="0" w:line="240" w:lineRule="auto"/>
        <w:rPr>
          <w:ins w:id="61" w:author="Timothy Wilkins" w:date="2015-11-22T20:46:00Z"/>
          <w:b/>
        </w:rPr>
      </w:pPr>
      <w:ins w:id="62" w:author="Timothy Wilkins" w:date="2015-11-22T20:46:00Z">
        <w:r>
          <w:rPr>
            <w:b/>
          </w:rPr>
          <w:t>&lt;&lt;Task&gt;&gt;</w:t>
        </w:r>
      </w:ins>
    </w:p>
    <w:p w14:paraId="638BF249" w14:textId="77777777" w:rsidR="00923625" w:rsidRDefault="00923625" w:rsidP="00923625">
      <w:pPr>
        <w:keepNext/>
        <w:keepLines/>
        <w:spacing w:after="0" w:line="240" w:lineRule="auto"/>
        <w:ind w:firstLine="720"/>
        <w:rPr>
          <w:ins w:id="63" w:author="Timothy Wilkins" w:date="2015-11-22T20:46:00Z"/>
          <w:b/>
        </w:rPr>
      </w:pPr>
      <w:ins w:id="64" w:author="Timothy Wilkins" w:date="2015-11-22T20:46:00Z">
        <w:r>
          <w:rPr>
            <w:b/>
          </w:rPr>
          <w:t>Attributes:</w:t>
        </w:r>
      </w:ins>
    </w:p>
    <w:p w14:paraId="0ADABC4E" w14:textId="77777777" w:rsidR="00923625" w:rsidRDefault="00C2544D" w:rsidP="00923625">
      <w:pPr>
        <w:pStyle w:val="ListParagraph"/>
        <w:keepNext/>
        <w:keepLines/>
        <w:numPr>
          <w:ilvl w:val="0"/>
          <w:numId w:val="8"/>
        </w:numPr>
        <w:spacing w:after="0" w:line="240" w:lineRule="auto"/>
        <w:rPr>
          <w:ins w:id="65" w:author="Timothy Wilkins" w:date="2015-11-22T20:46:00Z"/>
          <w:b/>
        </w:rPr>
      </w:pPr>
      <w:ins w:id="66" w:author="Timothy Wilkins" w:date="2015-11-22T20:49:00Z">
        <w:r>
          <w:rPr>
            <w:b/>
          </w:rPr>
          <w:t>N/A</w:t>
        </w:r>
      </w:ins>
    </w:p>
    <w:p w14:paraId="0476B164" w14:textId="77777777" w:rsidR="00923625" w:rsidRDefault="00923625" w:rsidP="00923625">
      <w:pPr>
        <w:keepNext/>
        <w:keepLines/>
        <w:spacing w:after="0" w:line="240" w:lineRule="auto"/>
        <w:rPr>
          <w:ins w:id="67" w:author="Timothy Wilkins" w:date="2015-11-22T20:46:00Z"/>
          <w:b/>
        </w:rPr>
      </w:pPr>
    </w:p>
    <w:p w14:paraId="587FED84" w14:textId="77777777" w:rsidR="00923625" w:rsidRDefault="00923625" w:rsidP="00923625">
      <w:pPr>
        <w:keepNext/>
        <w:keepLines/>
        <w:spacing w:after="0" w:line="240" w:lineRule="auto"/>
        <w:ind w:left="720"/>
        <w:rPr>
          <w:ins w:id="68" w:author="Timothy Wilkins" w:date="2015-11-22T20:46:00Z"/>
          <w:b/>
        </w:rPr>
      </w:pPr>
      <w:ins w:id="69" w:author="Timothy Wilkins" w:date="2015-11-22T20:46:00Z">
        <w:r>
          <w:rPr>
            <w:b/>
          </w:rPr>
          <w:t>Operations:</w:t>
        </w:r>
      </w:ins>
    </w:p>
    <w:p w14:paraId="3EC7D6E4" w14:textId="77777777" w:rsidR="00923625" w:rsidRDefault="00C2544D" w:rsidP="00923625">
      <w:pPr>
        <w:pStyle w:val="ListParagraph"/>
        <w:keepNext/>
        <w:keepLines/>
        <w:numPr>
          <w:ilvl w:val="0"/>
          <w:numId w:val="7"/>
        </w:numPr>
        <w:spacing w:after="0" w:line="240" w:lineRule="auto"/>
        <w:rPr>
          <w:ins w:id="70" w:author="Timothy Wilkins" w:date="2015-11-22T20:46:00Z"/>
        </w:rPr>
      </w:pPr>
      <w:ins w:id="71" w:author="Timothy Wilkins" w:date="2015-11-22T20:50:00Z">
        <w:r w:rsidRPr="00C2544D">
          <w:rPr>
            <w:b/>
            <w:rPrChange w:id="72" w:author="Timothy Wilkins" w:date="2015-11-22T20:52:00Z">
              <w:rPr/>
            </w:rPrChange>
          </w:rPr>
          <w:t>Public ActionResult</w:t>
        </w:r>
        <w:r>
          <w:t xml:space="preserve"> Login(</w:t>
        </w:r>
      </w:ins>
      <w:ins w:id="73" w:author="Timothy Wilkins" w:date="2015-11-22T20:51:00Z">
        <w:r>
          <w:t>LoginViewModel</w:t>
        </w:r>
      </w:ins>
      <w:ins w:id="74" w:author="Timothy Wilkins" w:date="2015-11-22T20:52:00Z">
        <w:r>
          <w:t xml:space="preserve"> model</w:t>
        </w:r>
      </w:ins>
      <w:ins w:id="75" w:author="Timothy Wilkins" w:date="2015-11-22T20:51:00Z">
        <w:r>
          <w:t>,</w:t>
        </w:r>
      </w:ins>
      <w:ins w:id="76" w:author="Timothy Wilkins" w:date="2015-11-22T20:52:00Z">
        <w:r>
          <w:t xml:space="preserve"> String</w:t>
        </w:r>
      </w:ins>
      <w:ins w:id="77" w:author="Timothy Wilkins" w:date="2015-11-22T20:51:00Z">
        <w:r>
          <w:t xml:space="preserve"> returnURL</w:t>
        </w:r>
      </w:ins>
      <w:ins w:id="78" w:author="Timothy Wilkins" w:date="2015-11-22T20:50:00Z">
        <w:r>
          <w:t>)</w:t>
        </w:r>
      </w:ins>
    </w:p>
    <w:p w14:paraId="138BBEEC" w14:textId="77777777" w:rsidR="00C2544D" w:rsidRDefault="00C2544D" w:rsidP="00C2544D">
      <w:pPr>
        <w:pStyle w:val="ListParagraph"/>
        <w:keepNext/>
        <w:keepLines/>
        <w:numPr>
          <w:ilvl w:val="1"/>
          <w:numId w:val="7"/>
        </w:numPr>
        <w:spacing w:after="0" w:line="240" w:lineRule="auto"/>
        <w:rPr>
          <w:ins w:id="79" w:author="Timothy Wilkins" w:date="2015-11-22T20:55:00Z"/>
        </w:rPr>
        <w:pPrChange w:id="80" w:author="Timothy Wilkins" w:date="2015-11-22T20:52:00Z">
          <w:pPr>
            <w:pStyle w:val="ListParagraph"/>
            <w:keepNext/>
            <w:keepLines/>
            <w:numPr>
              <w:numId w:val="7"/>
            </w:numPr>
            <w:spacing w:after="0" w:line="240" w:lineRule="auto"/>
            <w:ind w:left="1800" w:hanging="360"/>
          </w:pPr>
        </w:pPrChange>
      </w:pPr>
      <w:ins w:id="81" w:author="Timothy Wilkins" w:date="2015-11-22T20:54:00Z">
        <w:r>
          <w:t>Finds the user by name (username)</w:t>
        </w:r>
      </w:ins>
      <w:ins w:id="82" w:author="Timothy Wilkins" w:date="2015-11-22T20:56:00Z">
        <w:r>
          <w:t>.</w:t>
        </w:r>
      </w:ins>
    </w:p>
    <w:p w14:paraId="73283242" w14:textId="77777777" w:rsidR="00C2544D" w:rsidRDefault="00C2544D" w:rsidP="00C2544D">
      <w:pPr>
        <w:pStyle w:val="ListParagraph"/>
        <w:keepNext/>
        <w:keepLines/>
        <w:numPr>
          <w:ilvl w:val="1"/>
          <w:numId w:val="7"/>
        </w:numPr>
        <w:spacing w:after="0" w:line="240" w:lineRule="auto"/>
        <w:rPr>
          <w:ins w:id="83" w:author="Timothy Wilkins" w:date="2015-11-22T20:56:00Z"/>
        </w:rPr>
        <w:pPrChange w:id="84" w:author="Timothy Wilkins" w:date="2015-11-22T20:52:00Z">
          <w:pPr>
            <w:pStyle w:val="ListParagraph"/>
            <w:keepNext/>
            <w:keepLines/>
            <w:numPr>
              <w:numId w:val="7"/>
            </w:numPr>
            <w:spacing w:after="0" w:line="240" w:lineRule="auto"/>
            <w:ind w:left="1800" w:hanging="360"/>
          </w:pPr>
        </w:pPrChange>
      </w:pPr>
      <w:ins w:id="85" w:author="Timothy Wilkins" w:date="2015-11-22T20:55:00Z">
        <w:r>
          <w:t>Calls the sign in manager to sign in by password.</w:t>
        </w:r>
      </w:ins>
    </w:p>
    <w:p w14:paraId="681CF59A" w14:textId="77777777" w:rsidR="00C2544D" w:rsidRDefault="00C2544D" w:rsidP="00C2544D">
      <w:pPr>
        <w:pStyle w:val="ListParagraph"/>
        <w:keepNext/>
        <w:keepLines/>
        <w:numPr>
          <w:ilvl w:val="1"/>
          <w:numId w:val="7"/>
        </w:numPr>
        <w:spacing w:after="0" w:line="240" w:lineRule="auto"/>
        <w:rPr>
          <w:ins w:id="86" w:author="Timothy Wilkins" w:date="2015-11-22T20:46:00Z"/>
        </w:rPr>
        <w:pPrChange w:id="87" w:author="Timothy Wilkins" w:date="2015-11-22T20:52:00Z">
          <w:pPr>
            <w:pStyle w:val="ListParagraph"/>
            <w:keepNext/>
            <w:keepLines/>
            <w:numPr>
              <w:numId w:val="7"/>
            </w:numPr>
            <w:spacing w:after="0" w:line="240" w:lineRule="auto"/>
            <w:ind w:left="1800" w:hanging="360"/>
          </w:pPr>
        </w:pPrChange>
      </w:pPr>
      <w:ins w:id="88" w:author="Timothy Wilkins" w:date="2015-11-22T20:56:00Z">
        <w:r>
          <w:t>Returns the returnURL.</w:t>
        </w:r>
      </w:ins>
    </w:p>
    <w:p w14:paraId="3A06F6E1" w14:textId="77777777" w:rsidR="00923625" w:rsidRDefault="00923625" w:rsidP="00923625">
      <w:pPr>
        <w:keepNext/>
        <w:keepLines/>
        <w:spacing w:after="0" w:line="240" w:lineRule="auto"/>
        <w:ind w:left="720"/>
        <w:rPr>
          <w:ins w:id="89" w:author="Timothy Wilkins" w:date="2015-11-22T20:46:00Z"/>
          <w:b/>
        </w:rPr>
      </w:pPr>
    </w:p>
    <w:p w14:paraId="3839D8BA" w14:textId="77777777" w:rsidR="00923625" w:rsidRDefault="00C2544D" w:rsidP="00923625">
      <w:pPr>
        <w:pStyle w:val="ListParagraph"/>
        <w:keepNext/>
        <w:keepLines/>
        <w:numPr>
          <w:ilvl w:val="0"/>
          <w:numId w:val="7"/>
        </w:numPr>
        <w:spacing w:after="0" w:line="240" w:lineRule="auto"/>
        <w:rPr>
          <w:ins w:id="90" w:author="Timothy Wilkins" w:date="2015-11-22T20:46:00Z"/>
        </w:rPr>
      </w:pPr>
      <w:ins w:id="91" w:author="Timothy Wilkins" w:date="2015-11-22T20:46:00Z">
        <w:r>
          <w:rPr>
            <w:b/>
          </w:rPr>
          <w:t>Public ActionResult</w:t>
        </w:r>
        <w:r w:rsidR="00923625">
          <w:t xml:space="preserve"> </w:t>
        </w:r>
      </w:ins>
      <w:ins w:id="92" w:author="Timothy Wilkins" w:date="2015-11-22T20:53:00Z">
        <w:r>
          <w:t>Logoff</w:t>
        </w:r>
      </w:ins>
      <w:ins w:id="93" w:author="Timothy Wilkins" w:date="2015-11-22T20:46:00Z">
        <w:r w:rsidR="00923625">
          <w:t>()</w:t>
        </w:r>
      </w:ins>
    </w:p>
    <w:p w14:paraId="1E3C19E2" w14:textId="77777777" w:rsidR="00923625" w:rsidRDefault="00C2544D" w:rsidP="00923625">
      <w:pPr>
        <w:pStyle w:val="ListParagraph"/>
        <w:keepNext/>
        <w:keepLines/>
        <w:numPr>
          <w:ilvl w:val="1"/>
          <w:numId w:val="7"/>
        </w:numPr>
        <w:spacing w:after="0" w:line="240" w:lineRule="auto"/>
        <w:rPr>
          <w:ins w:id="94" w:author="Timothy Wilkins" w:date="2015-11-22T20:46:00Z"/>
        </w:rPr>
      </w:pPr>
      <w:ins w:id="95" w:author="Timothy Wilkins" w:date="2015-11-22T20:56:00Z">
        <w:r>
          <w:t xml:space="preserve">Calls the </w:t>
        </w:r>
      </w:ins>
      <w:ins w:id="96" w:author="Timothy Wilkins" w:date="2015-11-22T20:57:00Z">
        <w:r>
          <w:t>form authentication’s sign out procedure</w:t>
        </w:r>
      </w:ins>
      <w:ins w:id="97" w:author="Timothy Wilkins" w:date="2015-11-22T20:46:00Z">
        <w:r w:rsidR="00923625">
          <w:t>.</w:t>
        </w:r>
      </w:ins>
    </w:p>
    <w:p w14:paraId="02B9C36E" w14:textId="77777777" w:rsidR="00812105" w:rsidDel="00C2544D" w:rsidRDefault="00812105" w:rsidP="00923625">
      <w:pPr>
        <w:keepNext/>
        <w:keepLines/>
        <w:rPr>
          <w:del w:id="98" w:author="Timothy Wilkins" w:date="2015-11-22T20:53:00Z"/>
        </w:rPr>
      </w:pPr>
    </w:p>
    <w:p w14:paraId="2B8AFBA6" w14:textId="77777777" w:rsidR="00812105" w:rsidRDefault="002C6ED4">
      <w:pPr>
        <w:pStyle w:val="Heading2"/>
        <w:spacing w:line="360" w:lineRule="auto"/>
      </w:pPr>
      <w:bookmarkStart w:id="99" w:name="_Toc435991744"/>
      <w:r>
        <w:t>Business Logic Layer Overview</w:t>
      </w:r>
      <w:bookmarkEnd w:id="99"/>
    </w:p>
    <w:p w14:paraId="0DE4DAFD" w14:textId="77777777" w:rsidR="00812105" w:rsidRDefault="00831F49">
      <w:pPr>
        <w:pStyle w:val="Heading3"/>
        <w:keepNext/>
        <w:keepLines/>
      </w:pPr>
      <w:bookmarkStart w:id="100" w:name="_Toc435182018"/>
      <w:bookmarkStart w:id="101" w:name="_Toc435991745"/>
      <w:r w:rsidRPr="0084672C">
        <w:t>Entities</w:t>
      </w:r>
      <w:bookmarkEnd w:id="100"/>
      <w:bookmarkEnd w:id="101"/>
    </w:p>
    <w:p w14:paraId="1FB1D190" w14:textId="77777777" w:rsidR="00812105" w:rsidRDefault="00831F49">
      <w:pPr>
        <w:pStyle w:val="Heading4"/>
        <w:keepNext/>
        <w:keepLines/>
      </w:pPr>
      <w:bookmarkStart w:id="102" w:name="_Toc435182019"/>
      <w:r w:rsidRPr="0084672C">
        <w:t>Activity</w:t>
      </w:r>
      <w:bookmarkStart w:id="103" w:name="_User"/>
      <w:bookmarkEnd w:id="102"/>
      <w:bookmarkEnd w:id="103"/>
    </w:p>
    <w:p w14:paraId="03C136E4" w14:textId="77777777" w:rsidR="00812105" w:rsidRDefault="00831F49">
      <w:pPr>
        <w:keepNext/>
        <w:keepLines/>
      </w:pPr>
      <w:r w:rsidRPr="00F82B86">
        <w:t>T</w:t>
      </w:r>
      <w:r>
        <w:t>his</w:t>
      </w:r>
      <w:r w:rsidRPr="00F82B86">
        <w:t xml:space="preserve"> class contains data associated with </w:t>
      </w:r>
      <w:r>
        <w:t xml:space="preserve">an activity tied to a date and time portion of a data file. </w:t>
      </w:r>
      <w:r w:rsidRPr="00F82B86">
        <w:t xml:space="preserve">The </w:t>
      </w:r>
      <w:r>
        <w:rPr>
          <w:b/>
        </w:rPr>
        <w:t>Activity</w:t>
      </w:r>
      <w:r w:rsidRPr="00F82B86">
        <w:t xml:space="preserve"> class is </w:t>
      </w:r>
      <w:r>
        <w:t>used</w:t>
      </w:r>
      <w:r w:rsidRPr="00F82B86">
        <w:t xml:space="preserve"> by the </w:t>
      </w:r>
      <w:r>
        <w:rPr>
          <w:b/>
        </w:rPr>
        <w:t>ActivitySelectionController</w:t>
      </w:r>
      <w:r w:rsidRPr="00F82B86">
        <w:t>.</w:t>
      </w:r>
    </w:p>
    <w:p w14:paraId="2663776F" w14:textId="77777777" w:rsidR="00812105" w:rsidRDefault="00831F49">
      <w:pPr>
        <w:keepNext/>
        <w:keepLines/>
        <w:spacing w:after="0" w:line="360" w:lineRule="auto"/>
        <w:rPr>
          <w:b/>
        </w:rPr>
      </w:pPr>
      <w:r>
        <w:rPr>
          <w:b/>
        </w:rPr>
        <w:t>&lt;&lt;Entity&gt;&gt;</w:t>
      </w:r>
    </w:p>
    <w:p w14:paraId="50E9B66A" w14:textId="77777777" w:rsidR="00812105" w:rsidRDefault="00831F49">
      <w:pPr>
        <w:keepNext/>
        <w:keepLines/>
        <w:spacing w:after="0" w:line="240" w:lineRule="auto"/>
        <w:ind w:firstLine="720"/>
      </w:pPr>
      <w:r>
        <w:rPr>
          <w:b/>
        </w:rPr>
        <w:t>Attributes:</w:t>
      </w:r>
    </w:p>
    <w:p w14:paraId="3107D939" w14:textId="77777777" w:rsidR="00812105" w:rsidRDefault="00812105">
      <w:pPr>
        <w:pStyle w:val="ListParagraph"/>
        <w:keepNext/>
        <w:keepLines/>
        <w:spacing w:after="0" w:line="240" w:lineRule="auto"/>
        <w:ind w:left="2520"/>
      </w:pPr>
    </w:p>
    <w:p w14:paraId="15253BF2" w14:textId="77777777" w:rsidR="00812105" w:rsidRDefault="001B00C4">
      <w:pPr>
        <w:pStyle w:val="ListParagraph"/>
        <w:keepNext/>
        <w:keepLines/>
        <w:numPr>
          <w:ilvl w:val="0"/>
          <w:numId w:val="10"/>
        </w:numPr>
        <w:spacing w:after="0" w:line="240" w:lineRule="auto"/>
      </w:pPr>
      <w:r>
        <w:rPr>
          <w:b/>
        </w:rPr>
        <w:t xml:space="preserve">Public </w:t>
      </w:r>
      <w:r w:rsidR="00831F49">
        <w:rPr>
          <w:b/>
        </w:rPr>
        <w:t xml:space="preserve">int </w:t>
      </w:r>
      <w:r w:rsidR="00831F49">
        <w:t>fileId</w:t>
      </w:r>
    </w:p>
    <w:p w14:paraId="50797D64" w14:textId="77777777" w:rsidR="00812105" w:rsidRDefault="00831F49">
      <w:pPr>
        <w:pStyle w:val="ListParagraph"/>
        <w:keepNext/>
        <w:keepLines/>
        <w:numPr>
          <w:ilvl w:val="1"/>
          <w:numId w:val="10"/>
        </w:numPr>
        <w:spacing w:after="0" w:line="240" w:lineRule="auto"/>
      </w:pPr>
      <w:r w:rsidRPr="00F82B86">
        <w:t xml:space="preserve">The </w:t>
      </w:r>
      <w:r>
        <w:t>id of the file to be assigned an activity.</w:t>
      </w:r>
    </w:p>
    <w:p w14:paraId="5FCC544C" w14:textId="77777777" w:rsidR="00812105" w:rsidRDefault="00812105">
      <w:pPr>
        <w:pStyle w:val="ListParagraph"/>
        <w:keepNext/>
        <w:keepLines/>
        <w:spacing w:after="0" w:line="240" w:lineRule="auto"/>
        <w:ind w:left="2520"/>
      </w:pPr>
    </w:p>
    <w:p w14:paraId="3CCAC1D3" w14:textId="77777777" w:rsidR="00812105" w:rsidRDefault="001B00C4">
      <w:pPr>
        <w:pStyle w:val="ListParagraph"/>
        <w:keepNext/>
        <w:keepLines/>
        <w:numPr>
          <w:ilvl w:val="0"/>
          <w:numId w:val="10"/>
        </w:numPr>
        <w:spacing w:after="0" w:line="240" w:lineRule="auto"/>
      </w:pPr>
      <w:r>
        <w:rPr>
          <w:b/>
        </w:rPr>
        <w:t xml:space="preserve">Public </w:t>
      </w:r>
      <w:r w:rsidR="00831F49">
        <w:rPr>
          <w:b/>
        </w:rPr>
        <w:t>DateTime</w:t>
      </w:r>
      <w:r w:rsidR="00831F49" w:rsidRPr="00F82B86">
        <w:t xml:space="preserve"> </w:t>
      </w:r>
      <w:r w:rsidR="00831F49">
        <w:t>TimeStamp</w:t>
      </w:r>
    </w:p>
    <w:p w14:paraId="497A89CD" w14:textId="77777777" w:rsidR="00812105" w:rsidRDefault="00831F49">
      <w:pPr>
        <w:pStyle w:val="ListParagraph"/>
        <w:keepNext/>
        <w:keepLines/>
        <w:numPr>
          <w:ilvl w:val="1"/>
          <w:numId w:val="10"/>
        </w:numPr>
        <w:spacing w:after="0" w:line="240" w:lineRule="auto"/>
      </w:pPr>
      <w:r w:rsidRPr="00F82B86">
        <w:t xml:space="preserve">The </w:t>
      </w:r>
      <w:r>
        <w:t>date and time of the activity</w:t>
      </w:r>
      <w:r w:rsidRPr="00F82B86">
        <w:t>.</w:t>
      </w:r>
    </w:p>
    <w:p w14:paraId="7D05689E" w14:textId="77777777" w:rsidR="00812105" w:rsidRDefault="00812105">
      <w:pPr>
        <w:pStyle w:val="ListParagraph"/>
        <w:keepNext/>
        <w:keepLines/>
        <w:spacing w:after="0" w:line="240" w:lineRule="auto"/>
        <w:ind w:left="2520"/>
      </w:pPr>
    </w:p>
    <w:p w14:paraId="538B6BDC" w14:textId="77777777" w:rsidR="00812105" w:rsidRDefault="001B00C4">
      <w:pPr>
        <w:pStyle w:val="ListParagraph"/>
        <w:keepNext/>
        <w:keepLines/>
        <w:numPr>
          <w:ilvl w:val="0"/>
          <w:numId w:val="10"/>
        </w:numPr>
        <w:spacing w:after="0" w:line="240" w:lineRule="auto"/>
      </w:pPr>
      <w:r>
        <w:rPr>
          <w:b/>
        </w:rPr>
        <w:t xml:space="preserve">Public </w:t>
      </w:r>
      <w:r w:rsidR="00831F49">
        <w:rPr>
          <w:b/>
        </w:rPr>
        <w:t>Activity</w:t>
      </w:r>
      <w:r w:rsidR="005E33EA">
        <w:rPr>
          <w:b/>
        </w:rPr>
        <w:t>Type</w:t>
      </w:r>
      <w:r w:rsidR="00831F49">
        <w:t xml:space="preserve"> DataActivity</w:t>
      </w:r>
    </w:p>
    <w:p w14:paraId="26B5B782" w14:textId="77777777" w:rsidR="00812105" w:rsidRDefault="00831F49">
      <w:pPr>
        <w:pStyle w:val="ListParagraph"/>
        <w:keepNext/>
        <w:keepLines/>
        <w:numPr>
          <w:ilvl w:val="1"/>
          <w:numId w:val="10"/>
        </w:numPr>
        <w:spacing w:after="0" w:line="240" w:lineRule="auto"/>
      </w:pPr>
      <w:r>
        <w:t>The activity of the data</w:t>
      </w:r>
      <w:r w:rsidRPr="00441BE1">
        <w:t>.</w:t>
      </w:r>
    </w:p>
    <w:p w14:paraId="244DAEE0" w14:textId="77777777" w:rsidR="00812105" w:rsidRDefault="00812105">
      <w:pPr>
        <w:pStyle w:val="ListParagraph"/>
        <w:keepNext/>
        <w:keepLines/>
        <w:spacing w:after="0" w:line="240" w:lineRule="auto"/>
        <w:ind w:left="2520"/>
      </w:pPr>
    </w:p>
    <w:p w14:paraId="533A8723" w14:textId="77777777" w:rsidR="00812105" w:rsidRDefault="00831F49">
      <w:pPr>
        <w:keepNext/>
        <w:keepLines/>
        <w:spacing w:after="0" w:line="240" w:lineRule="auto"/>
        <w:ind w:firstLine="720"/>
        <w:rPr>
          <w:b/>
        </w:rPr>
      </w:pPr>
      <w:r>
        <w:rPr>
          <w:b/>
        </w:rPr>
        <w:t>Operations:</w:t>
      </w:r>
    </w:p>
    <w:p w14:paraId="075F39A9" w14:textId="77777777" w:rsidR="00812105" w:rsidRDefault="00831F49">
      <w:pPr>
        <w:pStyle w:val="ListParagraph"/>
        <w:keepNext/>
        <w:keepLines/>
        <w:numPr>
          <w:ilvl w:val="0"/>
          <w:numId w:val="7"/>
        </w:numPr>
        <w:spacing w:after="0" w:line="240" w:lineRule="auto"/>
      </w:pPr>
      <w:r w:rsidRPr="00484ED5">
        <w:t>Sets and gets for all attributes.</w:t>
      </w:r>
    </w:p>
    <w:p w14:paraId="6B33CA1B" w14:textId="77777777" w:rsidR="00812105" w:rsidRDefault="00812105" w:rsidP="00D6053C">
      <w:pPr>
        <w:pStyle w:val="ListParagraph"/>
        <w:keepNext/>
        <w:keepLines/>
        <w:spacing w:after="0" w:line="240" w:lineRule="auto"/>
        <w:ind w:left="1800"/>
      </w:pPr>
    </w:p>
    <w:p w14:paraId="3CDD531D" w14:textId="77777777" w:rsidR="00812105" w:rsidRDefault="005E33EA">
      <w:pPr>
        <w:keepNext/>
        <w:keepLines/>
        <w:spacing w:after="0" w:line="240" w:lineRule="auto"/>
        <w:ind w:left="720"/>
        <w:rPr>
          <w:b/>
        </w:rPr>
      </w:pPr>
      <w:r>
        <w:rPr>
          <w:b/>
        </w:rPr>
        <w:lastRenderedPageBreak/>
        <w:t>Constructors:</w:t>
      </w:r>
    </w:p>
    <w:p w14:paraId="11CA4931" w14:textId="77777777" w:rsidR="00812105" w:rsidRDefault="005E33EA">
      <w:pPr>
        <w:pStyle w:val="ListParagraph"/>
        <w:keepNext/>
        <w:keepLines/>
        <w:numPr>
          <w:ilvl w:val="0"/>
          <w:numId w:val="14"/>
        </w:numPr>
        <w:spacing w:after="0" w:line="240" w:lineRule="auto"/>
        <w:rPr>
          <w:b/>
        </w:rPr>
      </w:pPr>
      <w:r>
        <w:rPr>
          <w:b/>
        </w:rPr>
        <w:t xml:space="preserve">Public </w:t>
      </w:r>
      <w:r>
        <w:t>Activity()</w:t>
      </w:r>
    </w:p>
    <w:p w14:paraId="1866A57C" w14:textId="77777777" w:rsidR="00812105" w:rsidRDefault="005E33EA" w:rsidP="00D6053C">
      <w:pPr>
        <w:pStyle w:val="ListParagraph"/>
        <w:keepNext/>
        <w:keepLines/>
        <w:numPr>
          <w:ilvl w:val="1"/>
          <w:numId w:val="14"/>
        </w:numPr>
        <w:spacing w:after="0" w:line="240" w:lineRule="auto"/>
      </w:pPr>
      <w:r>
        <w:t>Default constructor</w:t>
      </w:r>
    </w:p>
    <w:p w14:paraId="34E740DE" w14:textId="77777777" w:rsidR="00812105" w:rsidRDefault="00812105" w:rsidP="00D6053C">
      <w:pPr>
        <w:keepNext/>
        <w:keepLines/>
        <w:spacing w:after="0" w:line="240" w:lineRule="auto"/>
      </w:pPr>
    </w:p>
    <w:p w14:paraId="26B04EAE" w14:textId="77777777" w:rsidR="00812105" w:rsidRDefault="0096020E">
      <w:pPr>
        <w:pStyle w:val="Heading4"/>
        <w:keepNext/>
        <w:keepLines/>
      </w:pPr>
      <w:r>
        <w:t>AspNetUser</w:t>
      </w:r>
    </w:p>
    <w:p w14:paraId="54C72E5E" w14:textId="77777777" w:rsidR="00812105" w:rsidRDefault="0096020E">
      <w:pPr>
        <w:keepNext/>
        <w:keepLines/>
      </w:pPr>
      <w:r w:rsidRPr="00F82B86">
        <w:t>T</w:t>
      </w:r>
      <w:r>
        <w:t>his</w:t>
      </w:r>
      <w:r w:rsidRPr="00F82B86">
        <w:t xml:space="preserve"> clas</w:t>
      </w:r>
      <w:r>
        <w:t xml:space="preserve">s describes the attributes common to all users.  This will act as a base class for </w:t>
      </w:r>
      <w:r w:rsidR="00B07CB2" w:rsidRPr="00D6053C">
        <w:rPr>
          <w:b/>
        </w:rPr>
        <w:t>Patients</w:t>
      </w:r>
      <w:r>
        <w:t xml:space="preserve">, </w:t>
      </w:r>
      <w:r w:rsidR="00B07CB2" w:rsidRPr="00D6053C">
        <w:rPr>
          <w:b/>
        </w:rPr>
        <w:t>Physicians</w:t>
      </w:r>
      <w:r>
        <w:t xml:space="preserve">, and </w:t>
      </w:r>
      <w:r w:rsidR="00B07CB2" w:rsidRPr="00D6053C">
        <w:rPr>
          <w:b/>
        </w:rPr>
        <w:t>Experiment Administrators</w:t>
      </w:r>
      <w:r>
        <w:t xml:space="preserve">.  </w:t>
      </w:r>
    </w:p>
    <w:p w14:paraId="784ABF16" w14:textId="77777777" w:rsidR="00812105" w:rsidRDefault="0096020E">
      <w:pPr>
        <w:keepNext/>
        <w:keepLines/>
        <w:spacing w:after="0" w:line="360" w:lineRule="auto"/>
        <w:rPr>
          <w:b/>
        </w:rPr>
      </w:pPr>
      <w:r>
        <w:rPr>
          <w:b/>
        </w:rPr>
        <w:t>&lt;&lt;Entity&gt;&gt;</w:t>
      </w:r>
    </w:p>
    <w:p w14:paraId="6691A141" w14:textId="77777777" w:rsidR="00812105" w:rsidRDefault="0096020E">
      <w:pPr>
        <w:keepNext/>
        <w:keepLines/>
        <w:spacing w:after="0" w:line="240" w:lineRule="auto"/>
        <w:ind w:firstLine="720"/>
      </w:pPr>
      <w:r>
        <w:rPr>
          <w:b/>
        </w:rPr>
        <w:t>Attributes:</w:t>
      </w:r>
    </w:p>
    <w:p w14:paraId="7BE43AF6" w14:textId="77777777" w:rsidR="00812105" w:rsidRDefault="00812105">
      <w:pPr>
        <w:pStyle w:val="ListParagraph"/>
        <w:keepNext/>
        <w:keepLines/>
        <w:spacing w:after="0" w:line="240" w:lineRule="auto"/>
        <w:ind w:left="2520"/>
      </w:pPr>
    </w:p>
    <w:p w14:paraId="7DB6F556" w14:textId="77777777" w:rsidR="00812105" w:rsidRDefault="001B00C4">
      <w:pPr>
        <w:pStyle w:val="ListParagraph"/>
        <w:keepNext/>
        <w:keepLines/>
        <w:numPr>
          <w:ilvl w:val="0"/>
          <w:numId w:val="10"/>
        </w:numPr>
        <w:spacing w:after="0" w:line="240" w:lineRule="auto"/>
      </w:pPr>
      <w:r>
        <w:rPr>
          <w:b/>
        </w:rPr>
        <w:t>Public</w:t>
      </w:r>
      <w:r w:rsidR="0096020E">
        <w:rPr>
          <w:b/>
        </w:rPr>
        <w:t xml:space="preserve"> </w:t>
      </w:r>
      <w:r w:rsidR="00B50D54">
        <w:rPr>
          <w:b/>
        </w:rPr>
        <w:t>Guid</w:t>
      </w:r>
      <w:r w:rsidR="0096020E">
        <w:rPr>
          <w:b/>
        </w:rPr>
        <w:t xml:space="preserve"> </w:t>
      </w:r>
      <w:r w:rsidR="0096020E" w:rsidRPr="00E84F72">
        <w:t>Id</w:t>
      </w:r>
    </w:p>
    <w:p w14:paraId="6EEEDBC0" w14:textId="77777777" w:rsidR="00812105" w:rsidRDefault="0096020E">
      <w:pPr>
        <w:pStyle w:val="ListParagraph"/>
        <w:keepNext/>
        <w:keepLines/>
        <w:numPr>
          <w:ilvl w:val="1"/>
          <w:numId w:val="10"/>
        </w:numPr>
        <w:spacing w:after="0" w:line="240" w:lineRule="auto"/>
      </w:pPr>
      <w:r>
        <w:t>Unique id for each user.</w:t>
      </w:r>
    </w:p>
    <w:p w14:paraId="5C714A29" w14:textId="77777777" w:rsidR="00812105" w:rsidRDefault="00812105">
      <w:pPr>
        <w:pStyle w:val="ListParagraph"/>
        <w:keepNext/>
        <w:keepLines/>
        <w:spacing w:after="0" w:line="240" w:lineRule="auto"/>
        <w:ind w:left="2520"/>
      </w:pPr>
    </w:p>
    <w:p w14:paraId="0136F904" w14:textId="77777777" w:rsidR="00812105" w:rsidRDefault="001B00C4">
      <w:pPr>
        <w:pStyle w:val="ListParagraph"/>
        <w:keepNext/>
        <w:keepLines/>
        <w:numPr>
          <w:ilvl w:val="0"/>
          <w:numId w:val="10"/>
        </w:numPr>
        <w:spacing w:after="0" w:line="240" w:lineRule="auto"/>
      </w:pPr>
      <w:r>
        <w:rPr>
          <w:b/>
        </w:rPr>
        <w:t xml:space="preserve">Public </w:t>
      </w:r>
      <w:r w:rsidR="0096020E">
        <w:rPr>
          <w:b/>
        </w:rPr>
        <w:t>string</w:t>
      </w:r>
      <w:r w:rsidR="0096020E" w:rsidRPr="00F82B86">
        <w:t xml:space="preserve"> </w:t>
      </w:r>
      <w:r w:rsidR="0096020E">
        <w:t>UserName</w:t>
      </w:r>
    </w:p>
    <w:p w14:paraId="34FBB411" w14:textId="77777777" w:rsidR="00812105" w:rsidRDefault="0096020E">
      <w:pPr>
        <w:pStyle w:val="ListParagraph"/>
        <w:keepNext/>
        <w:keepLines/>
        <w:numPr>
          <w:ilvl w:val="1"/>
          <w:numId w:val="10"/>
        </w:numPr>
        <w:spacing w:after="0" w:line="240" w:lineRule="auto"/>
      </w:pPr>
      <w:r>
        <w:t>The user name used by each user that will be used to log into the system.</w:t>
      </w:r>
    </w:p>
    <w:p w14:paraId="3737D10F" w14:textId="77777777" w:rsidR="00812105" w:rsidRDefault="00812105">
      <w:pPr>
        <w:pStyle w:val="ListParagraph"/>
        <w:keepNext/>
        <w:keepLines/>
        <w:spacing w:after="0" w:line="240" w:lineRule="auto"/>
        <w:ind w:left="2520"/>
      </w:pPr>
    </w:p>
    <w:p w14:paraId="735C0C78" w14:textId="77777777" w:rsidR="00812105" w:rsidRDefault="001B00C4">
      <w:pPr>
        <w:pStyle w:val="ListParagraph"/>
        <w:keepNext/>
        <w:keepLines/>
        <w:numPr>
          <w:ilvl w:val="0"/>
          <w:numId w:val="10"/>
        </w:numPr>
        <w:spacing w:after="0" w:line="240" w:lineRule="auto"/>
      </w:pPr>
      <w:r>
        <w:rPr>
          <w:b/>
        </w:rPr>
        <w:t xml:space="preserve">Public </w:t>
      </w:r>
      <w:r w:rsidR="0096020E">
        <w:rPr>
          <w:b/>
        </w:rPr>
        <w:t xml:space="preserve">string </w:t>
      </w:r>
      <w:r w:rsidR="0096020E">
        <w:t>PasswordHash</w:t>
      </w:r>
    </w:p>
    <w:p w14:paraId="2D573BD9" w14:textId="77777777" w:rsidR="00812105" w:rsidRDefault="0096020E">
      <w:pPr>
        <w:pStyle w:val="ListParagraph"/>
        <w:keepNext/>
        <w:keepLines/>
        <w:numPr>
          <w:ilvl w:val="1"/>
          <w:numId w:val="10"/>
        </w:numPr>
        <w:spacing w:after="0" w:line="240" w:lineRule="auto"/>
      </w:pPr>
      <w:r>
        <w:t>Hash string representing the user’s password used to log into the system.</w:t>
      </w:r>
    </w:p>
    <w:p w14:paraId="069FCF2C" w14:textId="77777777" w:rsidR="00812105" w:rsidRDefault="00812105">
      <w:pPr>
        <w:pStyle w:val="ListParagraph"/>
        <w:keepNext/>
        <w:keepLines/>
        <w:spacing w:after="0" w:line="240" w:lineRule="auto"/>
        <w:ind w:left="2520"/>
      </w:pPr>
    </w:p>
    <w:p w14:paraId="3BDB8E92" w14:textId="77777777" w:rsidR="00812105" w:rsidRDefault="001B00C4">
      <w:pPr>
        <w:pStyle w:val="ListParagraph"/>
        <w:keepNext/>
        <w:keepLines/>
        <w:numPr>
          <w:ilvl w:val="0"/>
          <w:numId w:val="10"/>
        </w:numPr>
        <w:spacing w:after="0" w:line="240" w:lineRule="auto"/>
      </w:pPr>
      <w:r>
        <w:rPr>
          <w:b/>
        </w:rPr>
        <w:t xml:space="preserve">Public </w:t>
      </w:r>
      <w:r w:rsidR="0096020E">
        <w:rPr>
          <w:b/>
        </w:rPr>
        <w:t xml:space="preserve">AccountStatus </w:t>
      </w:r>
      <w:r w:rsidR="0096020E">
        <w:t>Status</w:t>
      </w:r>
    </w:p>
    <w:p w14:paraId="70F94ABB" w14:textId="77777777" w:rsidR="00812105" w:rsidRDefault="00B50D54">
      <w:pPr>
        <w:pStyle w:val="ListParagraph"/>
        <w:keepNext/>
        <w:keepLines/>
        <w:numPr>
          <w:ilvl w:val="1"/>
          <w:numId w:val="10"/>
        </w:numPr>
        <w:spacing w:after="0" w:line="240" w:lineRule="auto"/>
      </w:pPr>
      <w:r>
        <w:t>Enumeration value that describes the current account status of the user.</w:t>
      </w:r>
    </w:p>
    <w:p w14:paraId="26B4E404" w14:textId="77777777" w:rsidR="00812105" w:rsidRDefault="00812105">
      <w:pPr>
        <w:pStyle w:val="ListParagraph"/>
        <w:keepNext/>
        <w:keepLines/>
        <w:spacing w:after="0" w:line="240" w:lineRule="auto"/>
        <w:ind w:left="2520"/>
      </w:pPr>
    </w:p>
    <w:p w14:paraId="049C3F81" w14:textId="77777777" w:rsidR="00812105" w:rsidRDefault="001B00C4">
      <w:pPr>
        <w:pStyle w:val="ListParagraph"/>
        <w:keepNext/>
        <w:keepLines/>
        <w:numPr>
          <w:ilvl w:val="0"/>
          <w:numId w:val="10"/>
        </w:numPr>
        <w:spacing w:after="0" w:line="240" w:lineRule="auto"/>
        <w:rPr>
          <w:b/>
        </w:rPr>
      </w:pPr>
      <w:r>
        <w:rPr>
          <w:b/>
        </w:rPr>
        <w:t xml:space="preserve">Public </w:t>
      </w:r>
      <w:r w:rsidR="00B50D54">
        <w:rPr>
          <w:b/>
        </w:rPr>
        <w:t>Nullable&lt;string&gt;</w:t>
      </w:r>
      <w:r w:rsidR="0096020E">
        <w:rPr>
          <w:b/>
        </w:rPr>
        <w:t xml:space="preserve"> </w:t>
      </w:r>
      <w:r w:rsidR="00B50D54">
        <w:t>PatientId</w:t>
      </w:r>
    </w:p>
    <w:p w14:paraId="793CE75D" w14:textId="77777777" w:rsidR="00812105" w:rsidRDefault="00B50D54">
      <w:pPr>
        <w:pStyle w:val="ListParagraph"/>
        <w:keepNext/>
        <w:keepLines/>
        <w:numPr>
          <w:ilvl w:val="1"/>
          <w:numId w:val="10"/>
        </w:numPr>
        <w:spacing w:after="0" w:line="240" w:lineRule="auto"/>
        <w:rPr>
          <w:b/>
        </w:rPr>
      </w:pPr>
      <w:r>
        <w:t xml:space="preserve">If the user is a patient this field will be used as a foreign key to the </w:t>
      </w:r>
      <w:r>
        <w:rPr>
          <w:b/>
        </w:rPr>
        <w:t>Patient</w:t>
      </w:r>
      <w:r>
        <w:t xml:space="preserve"> table Id field.</w:t>
      </w:r>
      <w:r w:rsidR="0096020E" w:rsidRPr="00E84F72">
        <w:rPr>
          <w:b/>
        </w:rPr>
        <w:t xml:space="preserve"> </w:t>
      </w:r>
    </w:p>
    <w:p w14:paraId="3084E122" w14:textId="77777777" w:rsidR="00812105" w:rsidRDefault="00812105">
      <w:pPr>
        <w:pStyle w:val="ListParagraph"/>
        <w:keepNext/>
        <w:keepLines/>
        <w:spacing w:after="0" w:line="240" w:lineRule="auto"/>
        <w:ind w:left="2520"/>
      </w:pPr>
    </w:p>
    <w:p w14:paraId="74BDA30D" w14:textId="77777777" w:rsidR="00812105" w:rsidRDefault="001B00C4">
      <w:pPr>
        <w:pStyle w:val="ListParagraph"/>
        <w:keepNext/>
        <w:keepLines/>
        <w:numPr>
          <w:ilvl w:val="0"/>
          <w:numId w:val="10"/>
        </w:numPr>
        <w:spacing w:after="0" w:line="240" w:lineRule="auto"/>
      </w:pPr>
      <w:r>
        <w:rPr>
          <w:b/>
        </w:rPr>
        <w:t xml:space="preserve">Public </w:t>
      </w:r>
      <w:r w:rsidR="00B50D54">
        <w:rPr>
          <w:b/>
        </w:rPr>
        <w:t>Nullable&lt;int&gt;</w:t>
      </w:r>
      <w:r w:rsidR="0096020E">
        <w:t xml:space="preserve"> </w:t>
      </w:r>
      <w:r w:rsidR="00B50D54">
        <w:t>Physician</w:t>
      </w:r>
    </w:p>
    <w:p w14:paraId="2A25116D" w14:textId="77777777" w:rsidR="00812105" w:rsidRDefault="00B50D54">
      <w:pPr>
        <w:pStyle w:val="ListParagraph"/>
        <w:keepNext/>
        <w:keepLines/>
        <w:numPr>
          <w:ilvl w:val="1"/>
          <w:numId w:val="10"/>
        </w:numPr>
        <w:spacing w:after="0" w:line="240" w:lineRule="auto"/>
        <w:rPr>
          <w:b/>
        </w:rPr>
      </w:pPr>
      <w:r>
        <w:t xml:space="preserve">If the user is a physician this field will be used as a foreign key to the </w:t>
      </w:r>
      <w:r>
        <w:rPr>
          <w:b/>
        </w:rPr>
        <w:t>Physician</w:t>
      </w:r>
      <w:r>
        <w:t xml:space="preserve"> table Id field.</w:t>
      </w:r>
      <w:r w:rsidRPr="00E84F72">
        <w:rPr>
          <w:b/>
        </w:rPr>
        <w:t xml:space="preserve"> </w:t>
      </w:r>
    </w:p>
    <w:p w14:paraId="6B1A450F" w14:textId="77777777" w:rsidR="00812105" w:rsidRDefault="00812105">
      <w:pPr>
        <w:pStyle w:val="ListParagraph"/>
        <w:keepNext/>
        <w:keepLines/>
        <w:spacing w:after="0" w:line="240" w:lineRule="auto"/>
        <w:ind w:left="2520"/>
      </w:pPr>
    </w:p>
    <w:p w14:paraId="69D82EB5" w14:textId="77777777" w:rsidR="00812105" w:rsidRDefault="001B00C4">
      <w:pPr>
        <w:pStyle w:val="ListParagraph"/>
        <w:keepNext/>
        <w:keepLines/>
        <w:numPr>
          <w:ilvl w:val="0"/>
          <w:numId w:val="10"/>
        </w:numPr>
        <w:spacing w:after="0" w:line="240" w:lineRule="auto"/>
      </w:pPr>
      <w:r>
        <w:rPr>
          <w:b/>
        </w:rPr>
        <w:t xml:space="preserve">Public </w:t>
      </w:r>
      <w:r w:rsidR="00B50D54">
        <w:rPr>
          <w:b/>
        </w:rPr>
        <w:t>Nullable&lt;int&gt;</w:t>
      </w:r>
      <w:r w:rsidR="00B50D54">
        <w:t xml:space="preserve"> ExperimentManager</w:t>
      </w:r>
    </w:p>
    <w:p w14:paraId="2584C314" w14:textId="77777777" w:rsidR="00812105" w:rsidRDefault="00B50D54">
      <w:pPr>
        <w:pStyle w:val="ListParagraph"/>
        <w:keepNext/>
        <w:keepLines/>
        <w:numPr>
          <w:ilvl w:val="1"/>
          <w:numId w:val="10"/>
        </w:numPr>
        <w:spacing w:after="0" w:line="240" w:lineRule="auto"/>
        <w:rPr>
          <w:b/>
        </w:rPr>
      </w:pPr>
      <w:r>
        <w:t xml:space="preserve">If the user is a experiment manager this field will be used as a foreign key to the </w:t>
      </w:r>
      <w:r w:rsidR="00B07CB2" w:rsidRPr="00D6053C">
        <w:rPr>
          <w:b/>
        </w:rPr>
        <w:t>ExperimentManager</w:t>
      </w:r>
      <w:r>
        <w:t xml:space="preserve"> table Id field.</w:t>
      </w:r>
      <w:r w:rsidRPr="00E84F72">
        <w:rPr>
          <w:b/>
        </w:rPr>
        <w:t xml:space="preserve"> </w:t>
      </w:r>
    </w:p>
    <w:p w14:paraId="713C8A43" w14:textId="77777777" w:rsidR="00812105" w:rsidRDefault="00812105">
      <w:pPr>
        <w:pStyle w:val="ListParagraph"/>
        <w:keepNext/>
        <w:keepLines/>
        <w:spacing w:after="0" w:line="240" w:lineRule="auto"/>
        <w:ind w:left="1800"/>
      </w:pPr>
    </w:p>
    <w:p w14:paraId="3A912ECA" w14:textId="77777777" w:rsidR="00812105" w:rsidRDefault="001B00C4">
      <w:pPr>
        <w:pStyle w:val="ListParagraph"/>
        <w:keepNext/>
        <w:keepLines/>
        <w:numPr>
          <w:ilvl w:val="0"/>
          <w:numId w:val="10"/>
        </w:numPr>
        <w:spacing w:after="0" w:line="240" w:lineRule="auto"/>
      </w:pPr>
      <w:r>
        <w:rPr>
          <w:b/>
        </w:rPr>
        <w:t>Public virtual AspNet</w:t>
      </w:r>
      <w:r w:rsidR="00B50D54">
        <w:rPr>
          <w:b/>
        </w:rPr>
        <w:t>Role</w:t>
      </w:r>
      <w:r w:rsidR="0096020E">
        <w:t xml:space="preserve"> </w:t>
      </w:r>
      <w:r>
        <w:t>AspNetRoles</w:t>
      </w:r>
    </w:p>
    <w:p w14:paraId="6EBCDE5C" w14:textId="77777777" w:rsidR="00812105" w:rsidRDefault="001B00C4">
      <w:pPr>
        <w:pStyle w:val="ListParagraph"/>
        <w:keepNext/>
        <w:keepLines/>
        <w:numPr>
          <w:ilvl w:val="1"/>
          <w:numId w:val="10"/>
        </w:numPr>
        <w:spacing w:after="0" w:line="240" w:lineRule="auto"/>
      </w:pPr>
      <w:r>
        <w:t xml:space="preserve">Link to the user role in the </w:t>
      </w:r>
      <w:r w:rsidR="00B07CB2" w:rsidRPr="00D6053C">
        <w:rPr>
          <w:b/>
        </w:rPr>
        <w:t>AspNetRole</w:t>
      </w:r>
      <w:r>
        <w:t xml:space="preserve"> table</w:t>
      </w:r>
      <w:r w:rsidR="0096020E">
        <w:t xml:space="preserve"> </w:t>
      </w:r>
    </w:p>
    <w:p w14:paraId="5EAB6D99" w14:textId="77777777" w:rsidR="00812105" w:rsidRDefault="00812105">
      <w:pPr>
        <w:pStyle w:val="ListParagraph"/>
        <w:keepNext/>
        <w:keepLines/>
        <w:spacing w:after="0" w:line="240" w:lineRule="auto"/>
        <w:ind w:left="2520"/>
      </w:pPr>
    </w:p>
    <w:p w14:paraId="71988249" w14:textId="77777777" w:rsidR="00812105" w:rsidRDefault="0096020E">
      <w:pPr>
        <w:keepNext/>
        <w:keepLines/>
        <w:spacing w:after="0" w:line="240" w:lineRule="auto"/>
        <w:ind w:firstLine="720"/>
        <w:rPr>
          <w:b/>
        </w:rPr>
      </w:pPr>
      <w:r>
        <w:rPr>
          <w:b/>
        </w:rPr>
        <w:t>Operations:</w:t>
      </w:r>
    </w:p>
    <w:p w14:paraId="02CB2674" w14:textId="77777777" w:rsidR="00812105" w:rsidRDefault="0096020E">
      <w:pPr>
        <w:pStyle w:val="ListParagraph"/>
        <w:keepNext/>
        <w:keepLines/>
        <w:numPr>
          <w:ilvl w:val="0"/>
          <w:numId w:val="7"/>
        </w:numPr>
        <w:spacing w:after="0" w:line="240" w:lineRule="auto"/>
      </w:pPr>
      <w:r w:rsidRPr="00484ED5">
        <w:t>Sets and gets for all attributes.</w:t>
      </w:r>
    </w:p>
    <w:p w14:paraId="468EF466" w14:textId="77777777" w:rsidR="00812105" w:rsidRDefault="00812105">
      <w:pPr>
        <w:pStyle w:val="ListParagraph"/>
        <w:keepNext/>
        <w:keepLines/>
        <w:spacing w:after="0" w:line="240" w:lineRule="auto"/>
        <w:ind w:left="1800"/>
      </w:pPr>
    </w:p>
    <w:p w14:paraId="7542D91A" w14:textId="77777777" w:rsidR="00812105" w:rsidRDefault="0096020E">
      <w:pPr>
        <w:keepNext/>
        <w:keepLines/>
        <w:spacing w:after="0" w:line="240" w:lineRule="auto"/>
        <w:ind w:left="720"/>
        <w:rPr>
          <w:b/>
        </w:rPr>
      </w:pPr>
      <w:r>
        <w:rPr>
          <w:b/>
        </w:rPr>
        <w:lastRenderedPageBreak/>
        <w:t>Constructors:</w:t>
      </w:r>
    </w:p>
    <w:p w14:paraId="208FA871" w14:textId="77777777" w:rsidR="00812105" w:rsidRDefault="0096020E">
      <w:pPr>
        <w:pStyle w:val="ListParagraph"/>
        <w:keepNext/>
        <w:keepLines/>
        <w:numPr>
          <w:ilvl w:val="0"/>
          <w:numId w:val="14"/>
        </w:numPr>
        <w:spacing w:after="0" w:line="240" w:lineRule="auto"/>
        <w:rPr>
          <w:b/>
        </w:rPr>
      </w:pPr>
      <w:r>
        <w:rPr>
          <w:b/>
        </w:rPr>
        <w:t xml:space="preserve">Public </w:t>
      </w:r>
      <w:r w:rsidR="001B00C4">
        <w:t>AspNetUser</w:t>
      </w:r>
      <w:r>
        <w:t>()</w:t>
      </w:r>
    </w:p>
    <w:p w14:paraId="423DC367" w14:textId="77777777" w:rsidR="00812105" w:rsidRDefault="0096020E">
      <w:pPr>
        <w:pStyle w:val="ListParagraph"/>
        <w:keepNext/>
        <w:keepLines/>
        <w:numPr>
          <w:ilvl w:val="1"/>
          <w:numId w:val="14"/>
        </w:numPr>
        <w:spacing w:after="0" w:line="240" w:lineRule="auto"/>
        <w:rPr>
          <w:b/>
        </w:rPr>
      </w:pPr>
      <w:r>
        <w:t>Default constructor</w:t>
      </w:r>
    </w:p>
    <w:p w14:paraId="567E23C7" w14:textId="77777777" w:rsidR="00812105" w:rsidRDefault="00812105" w:rsidP="00D6053C">
      <w:pPr>
        <w:keepNext/>
        <w:keepLines/>
        <w:spacing w:after="0" w:line="240" w:lineRule="auto"/>
      </w:pPr>
    </w:p>
    <w:p w14:paraId="402F6F92" w14:textId="77777777" w:rsidR="00812105" w:rsidRDefault="00282662">
      <w:pPr>
        <w:pStyle w:val="Heading4"/>
        <w:keepNext/>
        <w:keepLines/>
      </w:pPr>
      <w:r>
        <w:t>Patient</w:t>
      </w:r>
    </w:p>
    <w:p w14:paraId="76D80B8D" w14:textId="77777777" w:rsidR="00812105" w:rsidRDefault="00282662">
      <w:pPr>
        <w:keepNext/>
        <w:keepLines/>
      </w:pPr>
      <w:r w:rsidRPr="00F82B86">
        <w:t>T</w:t>
      </w:r>
      <w:r>
        <w:t>his</w:t>
      </w:r>
      <w:r w:rsidRPr="00F82B86">
        <w:t xml:space="preserve"> clas</w:t>
      </w:r>
      <w:r>
        <w:t xml:space="preserve">s describes the attributes and construction of a </w:t>
      </w:r>
      <w:r>
        <w:rPr>
          <w:b/>
        </w:rPr>
        <w:t>Patient</w:t>
      </w:r>
      <w:r>
        <w:t xml:space="preserve"> </w:t>
      </w:r>
      <w:r w:rsidR="006401A4">
        <w:t xml:space="preserve">user </w:t>
      </w:r>
      <w:r>
        <w:t xml:space="preserve">object.  </w:t>
      </w:r>
    </w:p>
    <w:p w14:paraId="5940266B" w14:textId="77777777" w:rsidR="00812105" w:rsidRDefault="00282662">
      <w:pPr>
        <w:keepNext/>
        <w:keepLines/>
        <w:spacing w:after="0" w:line="360" w:lineRule="auto"/>
        <w:rPr>
          <w:b/>
        </w:rPr>
      </w:pPr>
      <w:r>
        <w:rPr>
          <w:b/>
        </w:rPr>
        <w:t>&lt;&lt;Entity&gt;&gt;</w:t>
      </w:r>
    </w:p>
    <w:p w14:paraId="0D0EBD00" w14:textId="77777777" w:rsidR="00812105" w:rsidRDefault="00282662">
      <w:pPr>
        <w:keepNext/>
        <w:keepLines/>
        <w:spacing w:after="0" w:line="240" w:lineRule="auto"/>
        <w:ind w:firstLine="720"/>
      </w:pPr>
      <w:r>
        <w:rPr>
          <w:b/>
        </w:rPr>
        <w:t>Attributes:</w:t>
      </w:r>
    </w:p>
    <w:p w14:paraId="09757295" w14:textId="77777777" w:rsidR="00812105" w:rsidRDefault="00812105">
      <w:pPr>
        <w:pStyle w:val="ListParagraph"/>
        <w:keepNext/>
        <w:keepLines/>
        <w:spacing w:after="0" w:line="240" w:lineRule="auto"/>
        <w:ind w:left="2520"/>
      </w:pPr>
    </w:p>
    <w:p w14:paraId="79B97FD6" w14:textId="77777777" w:rsidR="00812105" w:rsidRDefault="001B00C4">
      <w:pPr>
        <w:pStyle w:val="ListParagraph"/>
        <w:keepNext/>
        <w:keepLines/>
        <w:numPr>
          <w:ilvl w:val="0"/>
          <w:numId w:val="10"/>
        </w:numPr>
        <w:spacing w:after="0" w:line="240" w:lineRule="auto"/>
      </w:pPr>
      <w:r>
        <w:rPr>
          <w:b/>
        </w:rPr>
        <w:t xml:space="preserve">Public </w:t>
      </w:r>
      <w:r w:rsidR="00282662">
        <w:rPr>
          <w:b/>
        </w:rPr>
        <w:t xml:space="preserve">string </w:t>
      </w:r>
      <w:r w:rsidR="00B07CB2" w:rsidRPr="00D6053C">
        <w:t>Id</w:t>
      </w:r>
    </w:p>
    <w:p w14:paraId="5C6A4068" w14:textId="77777777" w:rsidR="00812105" w:rsidRDefault="00282662">
      <w:pPr>
        <w:pStyle w:val="ListParagraph"/>
        <w:keepNext/>
        <w:keepLines/>
        <w:numPr>
          <w:ilvl w:val="1"/>
          <w:numId w:val="10"/>
        </w:numPr>
        <w:spacing w:after="0" w:line="240" w:lineRule="auto"/>
      </w:pPr>
      <w:r>
        <w:t>Unique patient id created by the patient’s physician used to identify their patients.</w:t>
      </w:r>
    </w:p>
    <w:p w14:paraId="7335C5CC" w14:textId="77777777" w:rsidR="00812105" w:rsidRDefault="00812105">
      <w:pPr>
        <w:pStyle w:val="ListParagraph"/>
        <w:keepNext/>
        <w:keepLines/>
        <w:spacing w:after="0" w:line="240" w:lineRule="auto"/>
        <w:ind w:left="2520"/>
      </w:pPr>
    </w:p>
    <w:p w14:paraId="70F21227" w14:textId="77777777" w:rsidR="00812105" w:rsidRDefault="001B00C4">
      <w:pPr>
        <w:pStyle w:val="ListParagraph"/>
        <w:keepNext/>
        <w:keepLines/>
        <w:numPr>
          <w:ilvl w:val="0"/>
          <w:numId w:val="10"/>
        </w:numPr>
        <w:spacing w:after="0" w:line="240" w:lineRule="auto"/>
      </w:pPr>
      <w:r>
        <w:rPr>
          <w:b/>
        </w:rPr>
        <w:t xml:space="preserve">Public </w:t>
      </w:r>
      <w:r w:rsidR="00282662">
        <w:rPr>
          <w:b/>
        </w:rPr>
        <w:t>int</w:t>
      </w:r>
      <w:r w:rsidR="00282662" w:rsidRPr="00F82B86">
        <w:t xml:space="preserve"> </w:t>
      </w:r>
      <w:r w:rsidR="00282662">
        <w:t>Age</w:t>
      </w:r>
    </w:p>
    <w:p w14:paraId="11AF4381" w14:textId="77777777" w:rsidR="00812105" w:rsidRDefault="0078229C">
      <w:pPr>
        <w:pStyle w:val="ListParagraph"/>
        <w:keepNext/>
        <w:keepLines/>
        <w:numPr>
          <w:ilvl w:val="1"/>
          <w:numId w:val="10"/>
        </w:numPr>
        <w:spacing w:after="0" w:line="240" w:lineRule="auto"/>
      </w:pPr>
      <w:r>
        <w:t>The age of the patient.</w:t>
      </w:r>
    </w:p>
    <w:p w14:paraId="0BBD5D8B" w14:textId="77777777" w:rsidR="00812105" w:rsidRDefault="00812105" w:rsidP="00D6053C">
      <w:pPr>
        <w:pStyle w:val="ListParagraph"/>
        <w:keepNext/>
        <w:keepLines/>
        <w:spacing w:after="0" w:line="240" w:lineRule="auto"/>
        <w:ind w:left="2520"/>
      </w:pPr>
    </w:p>
    <w:p w14:paraId="7ABA6161" w14:textId="77777777" w:rsidR="00812105" w:rsidRDefault="001B00C4">
      <w:pPr>
        <w:pStyle w:val="ListParagraph"/>
        <w:keepNext/>
        <w:keepLines/>
        <w:numPr>
          <w:ilvl w:val="0"/>
          <w:numId w:val="10"/>
        </w:numPr>
        <w:spacing w:after="0" w:line="240" w:lineRule="auto"/>
      </w:pPr>
      <w:r>
        <w:rPr>
          <w:b/>
        </w:rPr>
        <w:t xml:space="preserve">Public </w:t>
      </w:r>
      <w:r w:rsidR="0007275F">
        <w:rPr>
          <w:b/>
        </w:rPr>
        <w:t xml:space="preserve">float </w:t>
      </w:r>
      <w:r w:rsidR="0007275F">
        <w:t>Weight</w:t>
      </w:r>
    </w:p>
    <w:p w14:paraId="5B36B5CE" w14:textId="77777777" w:rsidR="00812105" w:rsidRDefault="0007275F">
      <w:pPr>
        <w:pStyle w:val="ListParagraph"/>
        <w:keepNext/>
        <w:keepLines/>
        <w:numPr>
          <w:ilvl w:val="1"/>
          <w:numId w:val="10"/>
        </w:numPr>
        <w:spacing w:after="0" w:line="240" w:lineRule="auto"/>
      </w:pPr>
      <w:r>
        <w:t>The weight of the patient.</w:t>
      </w:r>
    </w:p>
    <w:p w14:paraId="5CE98B82" w14:textId="77777777" w:rsidR="00812105" w:rsidRDefault="00812105" w:rsidP="00D6053C">
      <w:pPr>
        <w:pStyle w:val="ListParagraph"/>
        <w:keepNext/>
        <w:keepLines/>
        <w:spacing w:after="0" w:line="240" w:lineRule="auto"/>
        <w:ind w:left="2520"/>
      </w:pPr>
    </w:p>
    <w:p w14:paraId="0699D4BE" w14:textId="77777777" w:rsidR="00812105" w:rsidRDefault="001B00C4">
      <w:pPr>
        <w:pStyle w:val="ListParagraph"/>
        <w:keepNext/>
        <w:keepLines/>
        <w:numPr>
          <w:ilvl w:val="0"/>
          <w:numId w:val="10"/>
        </w:numPr>
        <w:spacing w:after="0" w:line="240" w:lineRule="auto"/>
      </w:pPr>
      <w:r>
        <w:rPr>
          <w:b/>
        </w:rPr>
        <w:t xml:space="preserve">Public </w:t>
      </w:r>
      <w:r w:rsidR="0007275F">
        <w:rPr>
          <w:b/>
        </w:rPr>
        <w:t xml:space="preserve">int </w:t>
      </w:r>
      <w:r w:rsidR="0007275F">
        <w:t>Height</w:t>
      </w:r>
    </w:p>
    <w:p w14:paraId="568340AF" w14:textId="77777777" w:rsidR="00812105" w:rsidRDefault="0007275F">
      <w:pPr>
        <w:pStyle w:val="ListParagraph"/>
        <w:keepNext/>
        <w:keepLines/>
        <w:numPr>
          <w:ilvl w:val="1"/>
          <w:numId w:val="10"/>
        </w:numPr>
        <w:spacing w:after="0" w:line="240" w:lineRule="auto"/>
      </w:pPr>
      <w:r>
        <w:t>The height of the patient given in inches.</w:t>
      </w:r>
    </w:p>
    <w:p w14:paraId="0455543E" w14:textId="77777777" w:rsidR="00812105" w:rsidRDefault="00812105" w:rsidP="00D6053C">
      <w:pPr>
        <w:pStyle w:val="ListParagraph"/>
        <w:keepNext/>
        <w:keepLines/>
        <w:spacing w:after="0" w:line="240" w:lineRule="auto"/>
        <w:ind w:left="2520"/>
      </w:pPr>
    </w:p>
    <w:p w14:paraId="588D79C2" w14:textId="77777777" w:rsidR="00812105" w:rsidRPr="00D6053C" w:rsidRDefault="001B00C4" w:rsidP="00D6053C">
      <w:pPr>
        <w:pStyle w:val="ListParagraph"/>
        <w:keepNext/>
        <w:keepLines/>
        <w:numPr>
          <w:ilvl w:val="0"/>
          <w:numId w:val="10"/>
        </w:numPr>
        <w:spacing w:after="0" w:line="240" w:lineRule="auto"/>
        <w:rPr>
          <w:b/>
        </w:rPr>
      </w:pPr>
      <w:r>
        <w:rPr>
          <w:b/>
        </w:rPr>
        <w:t xml:space="preserve">Public </w:t>
      </w:r>
      <w:r w:rsidR="005E33EA">
        <w:rPr>
          <w:b/>
        </w:rPr>
        <w:t xml:space="preserve">Region </w:t>
      </w:r>
      <w:r w:rsidR="005E33EA">
        <w:t>Location</w:t>
      </w:r>
    </w:p>
    <w:p w14:paraId="4684D9E6" w14:textId="77777777" w:rsidR="00812105" w:rsidRPr="00D6053C" w:rsidRDefault="005E33EA">
      <w:pPr>
        <w:pStyle w:val="ListParagraph"/>
        <w:keepNext/>
        <w:keepLines/>
        <w:numPr>
          <w:ilvl w:val="1"/>
          <w:numId w:val="10"/>
        </w:numPr>
        <w:spacing w:after="0" w:line="240" w:lineRule="auto"/>
        <w:rPr>
          <w:b/>
        </w:rPr>
      </w:pPr>
      <w:r>
        <w:t>The state where the patient is located.</w:t>
      </w:r>
      <w:r w:rsidR="00B07CB2" w:rsidRPr="00D6053C">
        <w:rPr>
          <w:b/>
        </w:rPr>
        <w:t xml:space="preserve"> </w:t>
      </w:r>
    </w:p>
    <w:p w14:paraId="71A81EE6" w14:textId="77777777" w:rsidR="00812105" w:rsidRDefault="00812105">
      <w:pPr>
        <w:pStyle w:val="ListParagraph"/>
        <w:keepNext/>
        <w:keepLines/>
        <w:spacing w:after="0" w:line="240" w:lineRule="auto"/>
        <w:ind w:left="2520"/>
      </w:pPr>
    </w:p>
    <w:p w14:paraId="59B64F4B" w14:textId="77777777" w:rsidR="00812105" w:rsidRDefault="001B00C4">
      <w:pPr>
        <w:pStyle w:val="ListParagraph"/>
        <w:keepNext/>
        <w:keepLines/>
        <w:numPr>
          <w:ilvl w:val="0"/>
          <w:numId w:val="10"/>
        </w:numPr>
        <w:spacing w:after="0" w:line="240" w:lineRule="auto"/>
      </w:pPr>
      <w:r>
        <w:rPr>
          <w:b/>
        </w:rPr>
        <w:t xml:space="preserve">Public </w:t>
      </w:r>
      <w:r w:rsidR="0078229C">
        <w:rPr>
          <w:b/>
        </w:rPr>
        <w:t>PatientEthnicity</w:t>
      </w:r>
      <w:r w:rsidR="00282662">
        <w:t xml:space="preserve"> </w:t>
      </w:r>
      <w:r w:rsidR="0078229C">
        <w:t>Ethnicity</w:t>
      </w:r>
    </w:p>
    <w:p w14:paraId="420CE642" w14:textId="77777777" w:rsidR="00812105" w:rsidRDefault="0078229C">
      <w:pPr>
        <w:pStyle w:val="ListParagraph"/>
        <w:keepNext/>
        <w:keepLines/>
        <w:numPr>
          <w:ilvl w:val="1"/>
          <w:numId w:val="10"/>
        </w:numPr>
        <w:spacing w:after="0" w:line="240" w:lineRule="auto"/>
      </w:pPr>
      <w:r>
        <w:t>Enumeration value used to describe the patient’s ethnicity.</w:t>
      </w:r>
    </w:p>
    <w:p w14:paraId="03EA4F0B" w14:textId="77777777" w:rsidR="00812105" w:rsidRDefault="00812105" w:rsidP="00D6053C">
      <w:pPr>
        <w:pStyle w:val="ListParagraph"/>
        <w:keepNext/>
        <w:keepLines/>
        <w:spacing w:after="0" w:line="240" w:lineRule="auto"/>
        <w:ind w:left="2520"/>
      </w:pPr>
    </w:p>
    <w:p w14:paraId="4EE6FD09" w14:textId="77777777" w:rsidR="00812105" w:rsidRDefault="001B00C4">
      <w:pPr>
        <w:pStyle w:val="ListParagraph"/>
        <w:keepNext/>
        <w:keepLines/>
        <w:numPr>
          <w:ilvl w:val="0"/>
          <w:numId w:val="10"/>
        </w:numPr>
        <w:spacing w:after="0" w:line="240" w:lineRule="auto"/>
      </w:pPr>
      <w:r>
        <w:rPr>
          <w:b/>
        </w:rPr>
        <w:t xml:space="preserve">Public </w:t>
      </w:r>
      <w:r w:rsidR="0007275F">
        <w:rPr>
          <w:b/>
        </w:rPr>
        <w:t>Collection&lt;PatientRace&gt;</w:t>
      </w:r>
      <w:r w:rsidR="0007275F">
        <w:t xml:space="preserve"> Race</w:t>
      </w:r>
    </w:p>
    <w:p w14:paraId="0E862A46" w14:textId="77777777" w:rsidR="00812105" w:rsidRDefault="0007275F">
      <w:pPr>
        <w:pStyle w:val="ListParagraph"/>
        <w:keepNext/>
        <w:keepLines/>
        <w:numPr>
          <w:ilvl w:val="1"/>
          <w:numId w:val="10"/>
        </w:numPr>
        <w:spacing w:after="0" w:line="240" w:lineRule="auto"/>
      </w:pPr>
      <w:r>
        <w:t>Collection of enumeration values used to describe the patient’s race.</w:t>
      </w:r>
    </w:p>
    <w:p w14:paraId="4C107767" w14:textId="77777777" w:rsidR="00812105" w:rsidRDefault="00812105" w:rsidP="00D6053C">
      <w:pPr>
        <w:pStyle w:val="ListParagraph"/>
        <w:keepNext/>
        <w:keepLines/>
        <w:spacing w:after="0" w:line="240" w:lineRule="auto"/>
        <w:ind w:left="1800"/>
      </w:pPr>
    </w:p>
    <w:p w14:paraId="2EC17832" w14:textId="77777777" w:rsidR="00812105" w:rsidRDefault="001B00C4" w:rsidP="00D6053C">
      <w:pPr>
        <w:pStyle w:val="ListParagraph"/>
        <w:keepNext/>
        <w:keepLines/>
        <w:numPr>
          <w:ilvl w:val="0"/>
          <w:numId w:val="10"/>
        </w:numPr>
        <w:spacing w:after="0" w:line="240" w:lineRule="auto"/>
      </w:pPr>
      <w:r>
        <w:rPr>
          <w:b/>
        </w:rPr>
        <w:t xml:space="preserve">Public </w:t>
      </w:r>
      <w:r w:rsidR="0078229C">
        <w:rPr>
          <w:b/>
        </w:rPr>
        <w:t>PatientGender</w:t>
      </w:r>
      <w:r w:rsidR="0078229C">
        <w:t xml:space="preserve"> Gender</w:t>
      </w:r>
    </w:p>
    <w:p w14:paraId="4F2CDE78" w14:textId="77777777" w:rsidR="00812105" w:rsidRDefault="0078229C">
      <w:pPr>
        <w:pStyle w:val="ListParagraph"/>
        <w:keepNext/>
        <w:keepLines/>
        <w:numPr>
          <w:ilvl w:val="1"/>
          <w:numId w:val="10"/>
        </w:numPr>
        <w:spacing w:after="0" w:line="240" w:lineRule="auto"/>
      </w:pPr>
      <w:r>
        <w:t>Enumeration value used to describe the patient’s gender.</w:t>
      </w:r>
    </w:p>
    <w:p w14:paraId="075F864D" w14:textId="77777777" w:rsidR="00812105" w:rsidRDefault="00812105" w:rsidP="00D6053C">
      <w:pPr>
        <w:pStyle w:val="ListParagraph"/>
        <w:keepNext/>
        <w:keepLines/>
        <w:spacing w:after="0" w:line="240" w:lineRule="auto"/>
        <w:ind w:left="2520"/>
      </w:pPr>
    </w:p>
    <w:p w14:paraId="76AFF03E" w14:textId="77777777" w:rsidR="00812105" w:rsidRDefault="001B00C4" w:rsidP="00D6053C">
      <w:pPr>
        <w:pStyle w:val="ListParagraph"/>
        <w:keepNext/>
        <w:keepLines/>
        <w:numPr>
          <w:ilvl w:val="0"/>
          <w:numId w:val="10"/>
        </w:numPr>
        <w:spacing w:after="0" w:line="240" w:lineRule="auto"/>
      </w:pPr>
      <w:r>
        <w:rPr>
          <w:b/>
        </w:rPr>
        <w:t>Public virtual Physician</w:t>
      </w:r>
      <w:r>
        <w:t xml:space="preserve"> Physician</w:t>
      </w:r>
    </w:p>
    <w:p w14:paraId="56A0642C" w14:textId="77777777" w:rsidR="00812105" w:rsidRDefault="001B00C4">
      <w:pPr>
        <w:pStyle w:val="ListParagraph"/>
        <w:keepNext/>
        <w:keepLines/>
        <w:numPr>
          <w:ilvl w:val="1"/>
          <w:numId w:val="10"/>
        </w:numPr>
        <w:spacing w:after="0" w:line="240" w:lineRule="auto"/>
      </w:pPr>
      <w:r>
        <w:t>Foreign key link to the patient’s physician.</w:t>
      </w:r>
    </w:p>
    <w:p w14:paraId="622FCA51" w14:textId="77777777" w:rsidR="00812105" w:rsidRDefault="00812105">
      <w:pPr>
        <w:pStyle w:val="ListParagraph"/>
        <w:keepNext/>
        <w:keepLines/>
        <w:spacing w:after="0" w:line="240" w:lineRule="auto"/>
        <w:ind w:left="2520"/>
      </w:pPr>
    </w:p>
    <w:p w14:paraId="5E717990" w14:textId="77777777" w:rsidR="00812105" w:rsidRDefault="00282662">
      <w:pPr>
        <w:keepNext/>
        <w:keepLines/>
        <w:spacing w:after="0" w:line="240" w:lineRule="auto"/>
        <w:ind w:firstLine="720"/>
        <w:rPr>
          <w:b/>
        </w:rPr>
      </w:pPr>
      <w:r>
        <w:rPr>
          <w:b/>
        </w:rPr>
        <w:t>Operations:</w:t>
      </w:r>
    </w:p>
    <w:p w14:paraId="425177FB" w14:textId="77777777" w:rsidR="00812105" w:rsidRDefault="00282662">
      <w:pPr>
        <w:pStyle w:val="ListParagraph"/>
        <w:keepNext/>
        <w:keepLines/>
        <w:numPr>
          <w:ilvl w:val="0"/>
          <w:numId w:val="7"/>
        </w:numPr>
        <w:spacing w:after="0" w:line="240" w:lineRule="auto"/>
      </w:pPr>
      <w:r w:rsidRPr="00484ED5">
        <w:t>Sets and gets for all attributes.</w:t>
      </w:r>
    </w:p>
    <w:p w14:paraId="4A74BCE3" w14:textId="77777777" w:rsidR="00812105" w:rsidRDefault="00812105" w:rsidP="00D6053C">
      <w:pPr>
        <w:pStyle w:val="ListParagraph"/>
        <w:keepNext/>
        <w:keepLines/>
        <w:spacing w:after="0" w:line="240" w:lineRule="auto"/>
        <w:ind w:left="1800"/>
      </w:pPr>
    </w:p>
    <w:p w14:paraId="7B7F2F19" w14:textId="77777777" w:rsidR="00812105" w:rsidRDefault="005E33EA" w:rsidP="00D6053C">
      <w:pPr>
        <w:keepNext/>
        <w:keepLines/>
        <w:spacing w:after="0" w:line="240" w:lineRule="auto"/>
        <w:ind w:left="720"/>
        <w:rPr>
          <w:b/>
        </w:rPr>
      </w:pPr>
      <w:r>
        <w:rPr>
          <w:b/>
        </w:rPr>
        <w:t>Constructors:</w:t>
      </w:r>
    </w:p>
    <w:p w14:paraId="593EBBBB" w14:textId="77777777" w:rsidR="00812105" w:rsidRPr="00D6053C" w:rsidRDefault="005E33EA" w:rsidP="00D6053C">
      <w:pPr>
        <w:pStyle w:val="ListParagraph"/>
        <w:keepNext/>
        <w:keepLines/>
        <w:numPr>
          <w:ilvl w:val="0"/>
          <w:numId w:val="14"/>
        </w:numPr>
        <w:spacing w:after="0" w:line="240" w:lineRule="auto"/>
        <w:rPr>
          <w:b/>
        </w:rPr>
      </w:pPr>
      <w:r>
        <w:rPr>
          <w:b/>
        </w:rPr>
        <w:t xml:space="preserve">Public </w:t>
      </w:r>
      <w:r>
        <w:t>Patient()</w:t>
      </w:r>
    </w:p>
    <w:p w14:paraId="56B4D344" w14:textId="77777777" w:rsidR="00812105" w:rsidRPr="00D6053C" w:rsidRDefault="005E33EA" w:rsidP="00D6053C">
      <w:pPr>
        <w:pStyle w:val="ListParagraph"/>
        <w:keepNext/>
        <w:keepLines/>
        <w:numPr>
          <w:ilvl w:val="1"/>
          <w:numId w:val="14"/>
        </w:numPr>
        <w:spacing w:after="0" w:line="240" w:lineRule="auto"/>
        <w:rPr>
          <w:b/>
        </w:rPr>
      </w:pPr>
      <w:r>
        <w:lastRenderedPageBreak/>
        <w:t>Default constructor</w:t>
      </w:r>
    </w:p>
    <w:p w14:paraId="7219CBD7" w14:textId="77777777" w:rsidR="00812105" w:rsidRPr="00D6053C" w:rsidRDefault="00812105" w:rsidP="00D6053C">
      <w:pPr>
        <w:pStyle w:val="ListParagraph"/>
        <w:keepNext/>
        <w:keepLines/>
        <w:spacing w:after="0" w:line="240" w:lineRule="auto"/>
        <w:ind w:left="2520"/>
        <w:rPr>
          <w:b/>
        </w:rPr>
      </w:pPr>
    </w:p>
    <w:p w14:paraId="62ADE5C6" w14:textId="77777777" w:rsidR="00812105" w:rsidRDefault="0096020E">
      <w:pPr>
        <w:pStyle w:val="Heading4"/>
        <w:keepNext/>
        <w:keepLines/>
      </w:pPr>
      <w:r>
        <w:t>Physician</w:t>
      </w:r>
    </w:p>
    <w:p w14:paraId="4454C1B5" w14:textId="77777777" w:rsidR="00812105" w:rsidRDefault="0096020E">
      <w:pPr>
        <w:keepNext/>
        <w:keepLines/>
      </w:pPr>
      <w:r w:rsidRPr="00F82B86">
        <w:t>T</w:t>
      </w:r>
      <w:r>
        <w:t>his</w:t>
      </w:r>
      <w:r w:rsidRPr="00F82B86">
        <w:t xml:space="preserve"> clas</w:t>
      </w:r>
      <w:r>
        <w:t xml:space="preserve">s describes the attributes and construction of a </w:t>
      </w:r>
      <w:r>
        <w:rPr>
          <w:b/>
        </w:rPr>
        <w:t>Physician</w:t>
      </w:r>
      <w:r>
        <w:t xml:space="preserve"> </w:t>
      </w:r>
      <w:r w:rsidR="006401A4">
        <w:t xml:space="preserve">user </w:t>
      </w:r>
      <w:r>
        <w:t xml:space="preserve">object.  </w:t>
      </w:r>
    </w:p>
    <w:p w14:paraId="0298225C" w14:textId="77777777" w:rsidR="00812105" w:rsidRDefault="0096020E">
      <w:pPr>
        <w:keepNext/>
        <w:keepLines/>
        <w:spacing w:after="0" w:line="360" w:lineRule="auto"/>
        <w:rPr>
          <w:b/>
        </w:rPr>
      </w:pPr>
      <w:r>
        <w:rPr>
          <w:b/>
        </w:rPr>
        <w:t>&lt;&lt;Entity&gt;&gt;</w:t>
      </w:r>
    </w:p>
    <w:p w14:paraId="216AE297" w14:textId="77777777" w:rsidR="00812105" w:rsidRDefault="0096020E">
      <w:pPr>
        <w:keepNext/>
        <w:keepLines/>
        <w:spacing w:after="0" w:line="240" w:lineRule="auto"/>
        <w:ind w:firstLine="720"/>
      </w:pPr>
      <w:r>
        <w:rPr>
          <w:b/>
        </w:rPr>
        <w:t>Attributes:</w:t>
      </w:r>
    </w:p>
    <w:p w14:paraId="1C83730E" w14:textId="77777777" w:rsidR="00812105" w:rsidRDefault="00812105">
      <w:pPr>
        <w:pStyle w:val="ListParagraph"/>
        <w:keepNext/>
        <w:keepLines/>
        <w:spacing w:after="0" w:line="240" w:lineRule="auto"/>
        <w:ind w:left="2520"/>
      </w:pPr>
    </w:p>
    <w:p w14:paraId="79E1B367" w14:textId="77777777" w:rsidR="00812105" w:rsidRDefault="001B00C4">
      <w:pPr>
        <w:pStyle w:val="ListParagraph"/>
        <w:keepNext/>
        <w:keepLines/>
        <w:numPr>
          <w:ilvl w:val="0"/>
          <w:numId w:val="10"/>
        </w:numPr>
        <w:spacing w:after="0" w:line="240" w:lineRule="auto"/>
      </w:pPr>
      <w:r>
        <w:rPr>
          <w:b/>
        </w:rPr>
        <w:t>Public</w:t>
      </w:r>
      <w:r w:rsidR="0096020E">
        <w:rPr>
          <w:b/>
        </w:rPr>
        <w:t xml:space="preserve"> </w:t>
      </w:r>
      <w:r>
        <w:rPr>
          <w:b/>
        </w:rPr>
        <w:t>int</w:t>
      </w:r>
      <w:r w:rsidR="0096020E">
        <w:rPr>
          <w:b/>
        </w:rPr>
        <w:t xml:space="preserve"> </w:t>
      </w:r>
      <w:r w:rsidR="0096020E" w:rsidRPr="00E84F72">
        <w:t>Id</w:t>
      </w:r>
    </w:p>
    <w:p w14:paraId="62AC7605" w14:textId="77777777" w:rsidR="00812105" w:rsidRDefault="0096020E">
      <w:pPr>
        <w:pStyle w:val="ListParagraph"/>
        <w:keepNext/>
        <w:keepLines/>
        <w:numPr>
          <w:ilvl w:val="1"/>
          <w:numId w:val="10"/>
        </w:numPr>
        <w:spacing w:after="0" w:line="240" w:lineRule="auto"/>
      </w:pPr>
      <w:r>
        <w:t xml:space="preserve">Unique </w:t>
      </w:r>
      <w:r w:rsidR="001B00C4">
        <w:t>id generated by the system for each physician.</w:t>
      </w:r>
    </w:p>
    <w:p w14:paraId="0D38848C" w14:textId="77777777" w:rsidR="00812105" w:rsidRDefault="00812105" w:rsidP="00D6053C">
      <w:pPr>
        <w:pStyle w:val="ListParagraph"/>
        <w:keepNext/>
        <w:keepLines/>
        <w:spacing w:after="0" w:line="240" w:lineRule="auto"/>
        <w:ind w:left="2520"/>
      </w:pPr>
    </w:p>
    <w:p w14:paraId="4C41A375" w14:textId="77777777" w:rsidR="00812105" w:rsidRDefault="007F09D4">
      <w:pPr>
        <w:pStyle w:val="ListParagraph"/>
        <w:keepNext/>
        <w:keepLines/>
        <w:numPr>
          <w:ilvl w:val="0"/>
          <w:numId w:val="10"/>
        </w:numPr>
        <w:spacing w:after="0" w:line="240" w:lineRule="auto"/>
      </w:pPr>
      <w:r>
        <w:rPr>
          <w:b/>
        </w:rPr>
        <w:t xml:space="preserve">Public string </w:t>
      </w:r>
      <w:r>
        <w:t>FirstName</w:t>
      </w:r>
    </w:p>
    <w:p w14:paraId="0D28ACFA" w14:textId="77777777" w:rsidR="00812105" w:rsidRDefault="007F09D4">
      <w:pPr>
        <w:pStyle w:val="ListParagraph"/>
        <w:keepNext/>
        <w:keepLines/>
        <w:numPr>
          <w:ilvl w:val="1"/>
          <w:numId w:val="10"/>
        </w:numPr>
        <w:spacing w:after="0" w:line="240" w:lineRule="auto"/>
      </w:pPr>
      <w:r>
        <w:t>Physician’s first name.</w:t>
      </w:r>
    </w:p>
    <w:p w14:paraId="6C80B4C1" w14:textId="77777777" w:rsidR="00812105" w:rsidRDefault="00812105" w:rsidP="00D6053C">
      <w:pPr>
        <w:pStyle w:val="ListParagraph"/>
        <w:keepNext/>
        <w:keepLines/>
        <w:spacing w:after="0" w:line="240" w:lineRule="auto"/>
        <w:ind w:left="2520"/>
      </w:pPr>
    </w:p>
    <w:p w14:paraId="20A34A53" w14:textId="77777777" w:rsidR="00812105" w:rsidRDefault="007F09D4">
      <w:pPr>
        <w:pStyle w:val="ListParagraph"/>
        <w:keepNext/>
        <w:keepLines/>
        <w:numPr>
          <w:ilvl w:val="0"/>
          <w:numId w:val="10"/>
        </w:numPr>
        <w:spacing w:after="0" w:line="240" w:lineRule="auto"/>
      </w:pPr>
      <w:r>
        <w:rPr>
          <w:b/>
        </w:rPr>
        <w:t xml:space="preserve">Public string </w:t>
      </w:r>
      <w:r>
        <w:t>LastName</w:t>
      </w:r>
    </w:p>
    <w:p w14:paraId="33670F85" w14:textId="77777777" w:rsidR="00812105" w:rsidRDefault="007F09D4">
      <w:pPr>
        <w:pStyle w:val="ListParagraph"/>
        <w:keepNext/>
        <w:keepLines/>
        <w:numPr>
          <w:ilvl w:val="1"/>
          <w:numId w:val="10"/>
        </w:numPr>
        <w:spacing w:after="0" w:line="240" w:lineRule="auto"/>
      </w:pPr>
      <w:r>
        <w:t>Physician’s last name.</w:t>
      </w:r>
    </w:p>
    <w:p w14:paraId="13CB3218" w14:textId="77777777" w:rsidR="00812105" w:rsidRDefault="00812105" w:rsidP="00D6053C">
      <w:pPr>
        <w:keepNext/>
        <w:keepLines/>
        <w:spacing w:after="0" w:line="240" w:lineRule="auto"/>
      </w:pPr>
    </w:p>
    <w:p w14:paraId="754D6ED9" w14:textId="77777777" w:rsidR="00812105" w:rsidRDefault="007F09D4">
      <w:pPr>
        <w:pStyle w:val="ListParagraph"/>
        <w:keepNext/>
        <w:keepLines/>
        <w:numPr>
          <w:ilvl w:val="0"/>
          <w:numId w:val="10"/>
        </w:numPr>
        <w:spacing w:after="0" w:line="240" w:lineRule="auto"/>
      </w:pPr>
      <w:r>
        <w:rPr>
          <w:b/>
        </w:rPr>
        <w:t xml:space="preserve">Public string </w:t>
      </w:r>
      <w:r>
        <w:t>Address</w:t>
      </w:r>
    </w:p>
    <w:p w14:paraId="36A27A83" w14:textId="77777777" w:rsidR="00812105" w:rsidRDefault="007F09D4">
      <w:pPr>
        <w:pStyle w:val="ListParagraph"/>
        <w:keepNext/>
        <w:keepLines/>
        <w:numPr>
          <w:ilvl w:val="1"/>
          <w:numId w:val="10"/>
        </w:numPr>
        <w:spacing w:after="0" w:line="240" w:lineRule="auto"/>
      </w:pPr>
      <w:r>
        <w:t>Physician’s office address information.</w:t>
      </w:r>
    </w:p>
    <w:p w14:paraId="1242BADA" w14:textId="77777777" w:rsidR="00812105" w:rsidRDefault="00812105">
      <w:pPr>
        <w:pStyle w:val="ListParagraph"/>
        <w:keepNext/>
        <w:keepLines/>
        <w:spacing w:after="0" w:line="240" w:lineRule="auto"/>
        <w:ind w:left="2520"/>
      </w:pPr>
    </w:p>
    <w:p w14:paraId="2506E6B5" w14:textId="77777777" w:rsidR="00812105" w:rsidRDefault="001B00C4">
      <w:pPr>
        <w:pStyle w:val="ListParagraph"/>
        <w:keepNext/>
        <w:keepLines/>
        <w:numPr>
          <w:ilvl w:val="0"/>
          <w:numId w:val="10"/>
        </w:numPr>
        <w:spacing w:after="0" w:line="240" w:lineRule="auto"/>
      </w:pPr>
      <w:r>
        <w:rPr>
          <w:b/>
        </w:rPr>
        <w:t xml:space="preserve">Public string </w:t>
      </w:r>
      <w:r>
        <w:t>Email</w:t>
      </w:r>
    </w:p>
    <w:p w14:paraId="14CD795C" w14:textId="77777777" w:rsidR="00812105" w:rsidRDefault="001B00C4">
      <w:pPr>
        <w:pStyle w:val="ListParagraph"/>
        <w:keepNext/>
        <w:keepLines/>
        <w:numPr>
          <w:ilvl w:val="1"/>
          <w:numId w:val="10"/>
        </w:numPr>
        <w:spacing w:after="0" w:line="240" w:lineRule="auto"/>
      </w:pPr>
      <w:r>
        <w:t>Email address for the physician</w:t>
      </w:r>
    </w:p>
    <w:p w14:paraId="29B57C77" w14:textId="77777777" w:rsidR="00812105" w:rsidRDefault="00812105">
      <w:pPr>
        <w:pStyle w:val="ListParagraph"/>
        <w:keepNext/>
        <w:keepLines/>
        <w:spacing w:after="0" w:line="240" w:lineRule="auto"/>
        <w:ind w:left="2520"/>
      </w:pPr>
    </w:p>
    <w:p w14:paraId="3274A3FE" w14:textId="77777777" w:rsidR="00812105" w:rsidRDefault="001B00C4">
      <w:pPr>
        <w:pStyle w:val="ListParagraph"/>
        <w:keepNext/>
        <w:keepLines/>
        <w:numPr>
          <w:ilvl w:val="0"/>
          <w:numId w:val="10"/>
        </w:numPr>
        <w:spacing w:after="0" w:line="240" w:lineRule="auto"/>
      </w:pPr>
      <w:r>
        <w:rPr>
          <w:b/>
        </w:rPr>
        <w:t>Public string</w:t>
      </w:r>
      <w:r w:rsidR="0096020E">
        <w:rPr>
          <w:b/>
        </w:rPr>
        <w:t xml:space="preserve"> </w:t>
      </w:r>
      <w:r>
        <w:t>PhoneNumber</w:t>
      </w:r>
    </w:p>
    <w:p w14:paraId="3FC41B0B" w14:textId="77777777" w:rsidR="00812105" w:rsidRDefault="001B00C4">
      <w:pPr>
        <w:pStyle w:val="ListParagraph"/>
        <w:keepNext/>
        <w:keepLines/>
        <w:numPr>
          <w:ilvl w:val="1"/>
          <w:numId w:val="10"/>
        </w:numPr>
        <w:spacing w:after="0" w:line="240" w:lineRule="auto"/>
      </w:pPr>
      <w:r>
        <w:t>Phone number for the physician</w:t>
      </w:r>
    </w:p>
    <w:p w14:paraId="614E51AE" w14:textId="77777777" w:rsidR="00812105" w:rsidRDefault="00812105">
      <w:pPr>
        <w:pStyle w:val="ListParagraph"/>
        <w:keepNext/>
        <w:keepLines/>
        <w:spacing w:after="0" w:line="240" w:lineRule="auto"/>
        <w:ind w:left="2520"/>
      </w:pPr>
    </w:p>
    <w:p w14:paraId="14A07481" w14:textId="77777777" w:rsidR="00812105" w:rsidRDefault="007F09D4">
      <w:pPr>
        <w:pStyle w:val="ListParagraph"/>
        <w:keepNext/>
        <w:keepLines/>
        <w:numPr>
          <w:ilvl w:val="0"/>
          <w:numId w:val="10"/>
        </w:numPr>
        <w:spacing w:after="0" w:line="240" w:lineRule="auto"/>
      </w:pPr>
      <w:r>
        <w:rPr>
          <w:b/>
        </w:rPr>
        <w:t>Public virtual</w:t>
      </w:r>
      <w:r w:rsidR="0096020E">
        <w:rPr>
          <w:b/>
        </w:rPr>
        <w:t xml:space="preserve"> </w:t>
      </w:r>
      <w:r w:rsidR="001B00C4">
        <w:rPr>
          <w:b/>
        </w:rPr>
        <w:t>Collection&lt;Parent&gt;</w:t>
      </w:r>
      <w:r w:rsidR="0096020E">
        <w:rPr>
          <w:b/>
        </w:rPr>
        <w:t xml:space="preserve"> </w:t>
      </w:r>
      <w:r>
        <w:t>Patients</w:t>
      </w:r>
    </w:p>
    <w:p w14:paraId="6AA228BD" w14:textId="77777777" w:rsidR="00812105" w:rsidRDefault="007F09D4">
      <w:pPr>
        <w:pStyle w:val="ListParagraph"/>
        <w:keepNext/>
        <w:keepLines/>
        <w:numPr>
          <w:ilvl w:val="1"/>
          <w:numId w:val="10"/>
        </w:numPr>
        <w:spacing w:after="0" w:line="240" w:lineRule="auto"/>
      </w:pPr>
      <w:r>
        <w:t>Collection of all of the physician’s patients.</w:t>
      </w:r>
    </w:p>
    <w:p w14:paraId="6A01DD7C" w14:textId="77777777" w:rsidR="00812105" w:rsidRDefault="00812105" w:rsidP="00D6053C">
      <w:pPr>
        <w:keepNext/>
        <w:keepLines/>
        <w:spacing w:after="0" w:line="240" w:lineRule="auto"/>
      </w:pPr>
    </w:p>
    <w:p w14:paraId="649ABD6E" w14:textId="77777777" w:rsidR="00812105" w:rsidRDefault="0096020E">
      <w:pPr>
        <w:keepNext/>
        <w:keepLines/>
        <w:spacing w:after="0" w:line="240" w:lineRule="auto"/>
        <w:ind w:firstLine="720"/>
        <w:rPr>
          <w:b/>
        </w:rPr>
      </w:pPr>
      <w:r>
        <w:rPr>
          <w:b/>
        </w:rPr>
        <w:t>Operations:</w:t>
      </w:r>
    </w:p>
    <w:p w14:paraId="1F620792" w14:textId="77777777" w:rsidR="00812105" w:rsidRDefault="0096020E">
      <w:pPr>
        <w:pStyle w:val="ListParagraph"/>
        <w:keepNext/>
        <w:keepLines/>
        <w:numPr>
          <w:ilvl w:val="0"/>
          <w:numId w:val="7"/>
        </w:numPr>
        <w:spacing w:after="0" w:line="240" w:lineRule="auto"/>
      </w:pPr>
      <w:r w:rsidRPr="00484ED5">
        <w:t>Sets and gets for all attributes.</w:t>
      </w:r>
    </w:p>
    <w:p w14:paraId="0EC92104" w14:textId="77777777" w:rsidR="00812105" w:rsidRDefault="00812105">
      <w:pPr>
        <w:pStyle w:val="ListParagraph"/>
        <w:keepNext/>
        <w:keepLines/>
        <w:spacing w:after="0" w:line="240" w:lineRule="auto"/>
        <w:ind w:left="1800"/>
      </w:pPr>
    </w:p>
    <w:p w14:paraId="55045A0A" w14:textId="77777777" w:rsidR="00812105" w:rsidRDefault="0096020E">
      <w:pPr>
        <w:keepNext/>
        <w:keepLines/>
        <w:spacing w:after="0" w:line="240" w:lineRule="auto"/>
        <w:ind w:left="720"/>
        <w:rPr>
          <w:b/>
        </w:rPr>
      </w:pPr>
      <w:r>
        <w:rPr>
          <w:b/>
        </w:rPr>
        <w:t>Constructors:</w:t>
      </w:r>
    </w:p>
    <w:p w14:paraId="22FF0554" w14:textId="77777777" w:rsidR="00812105" w:rsidRDefault="0096020E">
      <w:pPr>
        <w:pStyle w:val="ListParagraph"/>
        <w:keepNext/>
        <w:keepLines/>
        <w:numPr>
          <w:ilvl w:val="0"/>
          <w:numId w:val="14"/>
        </w:numPr>
        <w:spacing w:after="0" w:line="240" w:lineRule="auto"/>
        <w:rPr>
          <w:b/>
        </w:rPr>
      </w:pPr>
      <w:r>
        <w:rPr>
          <w:b/>
        </w:rPr>
        <w:t xml:space="preserve">Public </w:t>
      </w:r>
      <w:r w:rsidR="007F09D4">
        <w:t>Physician</w:t>
      </w:r>
      <w:r>
        <w:t>()</w:t>
      </w:r>
    </w:p>
    <w:p w14:paraId="2C7C3D3C" w14:textId="77777777" w:rsidR="00812105" w:rsidRDefault="0096020E">
      <w:pPr>
        <w:pStyle w:val="ListParagraph"/>
        <w:keepNext/>
        <w:keepLines/>
        <w:numPr>
          <w:ilvl w:val="1"/>
          <w:numId w:val="14"/>
        </w:numPr>
        <w:spacing w:after="0" w:line="240" w:lineRule="auto"/>
        <w:rPr>
          <w:b/>
        </w:rPr>
      </w:pPr>
      <w:r>
        <w:t>Default constructor</w:t>
      </w:r>
    </w:p>
    <w:p w14:paraId="3545F8D8" w14:textId="77777777" w:rsidR="00812105" w:rsidRDefault="00812105">
      <w:pPr>
        <w:keepNext/>
        <w:keepLines/>
      </w:pPr>
    </w:p>
    <w:p w14:paraId="58684C56" w14:textId="77777777" w:rsidR="00812105" w:rsidRDefault="001C1550">
      <w:pPr>
        <w:pStyle w:val="Heading4"/>
        <w:keepNext/>
        <w:keepLines/>
      </w:pPr>
      <w:r>
        <w:t>ExperimentAdministrator</w:t>
      </w:r>
    </w:p>
    <w:p w14:paraId="34455F3A" w14:textId="77777777" w:rsidR="00812105" w:rsidRDefault="001C1550">
      <w:pPr>
        <w:keepNext/>
        <w:keepLines/>
      </w:pPr>
      <w:r w:rsidRPr="00F82B86">
        <w:t>T</w:t>
      </w:r>
      <w:r>
        <w:t>his</w:t>
      </w:r>
      <w:r w:rsidRPr="00F82B86">
        <w:t xml:space="preserve"> clas</w:t>
      </w:r>
      <w:r>
        <w:t xml:space="preserve">s describes the attributes and construction of an </w:t>
      </w:r>
      <w:r>
        <w:rPr>
          <w:b/>
        </w:rPr>
        <w:t>Experiment Administrator</w:t>
      </w:r>
      <w:r>
        <w:t xml:space="preserve"> </w:t>
      </w:r>
      <w:r w:rsidR="006401A4">
        <w:t xml:space="preserve">user </w:t>
      </w:r>
      <w:r>
        <w:t xml:space="preserve">object.  </w:t>
      </w:r>
    </w:p>
    <w:p w14:paraId="646301B2" w14:textId="77777777" w:rsidR="00812105" w:rsidRDefault="001C1550">
      <w:pPr>
        <w:keepNext/>
        <w:keepLines/>
        <w:spacing w:after="0" w:line="360" w:lineRule="auto"/>
        <w:rPr>
          <w:b/>
        </w:rPr>
      </w:pPr>
      <w:r>
        <w:rPr>
          <w:b/>
        </w:rPr>
        <w:t>&lt;&lt;Entity&gt;&gt;</w:t>
      </w:r>
    </w:p>
    <w:p w14:paraId="4544EA66" w14:textId="77777777" w:rsidR="00812105" w:rsidRDefault="001C1550">
      <w:pPr>
        <w:keepNext/>
        <w:keepLines/>
        <w:spacing w:after="0" w:line="240" w:lineRule="auto"/>
        <w:ind w:firstLine="720"/>
      </w:pPr>
      <w:r>
        <w:rPr>
          <w:b/>
        </w:rPr>
        <w:lastRenderedPageBreak/>
        <w:t>Attributes:</w:t>
      </w:r>
    </w:p>
    <w:p w14:paraId="7FE111A2" w14:textId="77777777" w:rsidR="00812105" w:rsidRDefault="00812105">
      <w:pPr>
        <w:pStyle w:val="ListParagraph"/>
        <w:keepNext/>
        <w:keepLines/>
        <w:spacing w:after="0" w:line="240" w:lineRule="auto"/>
        <w:ind w:left="2520"/>
      </w:pPr>
    </w:p>
    <w:p w14:paraId="786E7819" w14:textId="77777777" w:rsidR="00812105" w:rsidRDefault="001C1550">
      <w:pPr>
        <w:pStyle w:val="ListParagraph"/>
        <w:keepNext/>
        <w:keepLines/>
        <w:numPr>
          <w:ilvl w:val="0"/>
          <w:numId w:val="10"/>
        </w:numPr>
        <w:spacing w:after="0" w:line="240" w:lineRule="auto"/>
      </w:pPr>
      <w:r>
        <w:rPr>
          <w:b/>
        </w:rPr>
        <w:t xml:space="preserve">Public int </w:t>
      </w:r>
      <w:r w:rsidRPr="00E84F72">
        <w:t>Id</w:t>
      </w:r>
    </w:p>
    <w:p w14:paraId="410247D9" w14:textId="77777777" w:rsidR="00812105" w:rsidRDefault="001C1550">
      <w:pPr>
        <w:pStyle w:val="ListParagraph"/>
        <w:keepNext/>
        <w:keepLines/>
        <w:numPr>
          <w:ilvl w:val="1"/>
          <w:numId w:val="10"/>
        </w:numPr>
        <w:spacing w:after="0" w:line="240" w:lineRule="auto"/>
      </w:pPr>
      <w:r>
        <w:t>Unique id generated by the system for each experiment administrator.</w:t>
      </w:r>
    </w:p>
    <w:p w14:paraId="0F8B37E9" w14:textId="77777777" w:rsidR="00812105" w:rsidRDefault="00812105">
      <w:pPr>
        <w:pStyle w:val="ListParagraph"/>
        <w:keepNext/>
        <w:keepLines/>
        <w:spacing w:after="0" w:line="240" w:lineRule="auto"/>
        <w:ind w:left="2520"/>
      </w:pPr>
    </w:p>
    <w:p w14:paraId="6AECA495" w14:textId="77777777" w:rsidR="00812105" w:rsidRDefault="001C1550">
      <w:pPr>
        <w:pStyle w:val="ListParagraph"/>
        <w:keepNext/>
        <w:keepLines/>
        <w:numPr>
          <w:ilvl w:val="0"/>
          <w:numId w:val="10"/>
        </w:numPr>
        <w:spacing w:after="0" w:line="240" w:lineRule="auto"/>
      </w:pPr>
      <w:r>
        <w:rPr>
          <w:b/>
        </w:rPr>
        <w:t xml:space="preserve">Public string </w:t>
      </w:r>
      <w:r>
        <w:t>FirstName</w:t>
      </w:r>
    </w:p>
    <w:p w14:paraId="1372D826" w14:textId="77777777" w:rsidR="00812105" w:rsidRDefault="001C1550">
      <w:pPr>
        <w:pStyle w:val="ListParagraph"/>
        <w:keepNext/>
        <w:keepLines/>
        <w:numPr>
          <w:ilvl w:val="1"/>
          <w:numId w:val="10"/>
        </w:numPr>
        <w:spacing w:after="0" w:line="240" w:lineRule="auto"/>
      </w:pPr>
      <w:r>
        <w:t>Experiment administrator’s first name.</w:t>
      </w:r>
    </w:p>
    <w:p w14:paraId="37DAF290" w14:textId="77777777" w:rsidR="00812105" w:rsidRDefault="00812105">
      <w:pPr>
        <w:pStyle w:val="ListParagraph"/>
        <w:keepNext/>
        <w:keepLines/>
        <w:spacing w:after="0" w:line="240" w:lineRule="auto"/>
        <w:ind w:left="2520"/>
      </w:pPr>
    </w:p>
    <w:p w14:paraId="65984019" w14:textId="77777777" w:rsidR="00812105" w:rsidRDefault="001C1550">
      <w:pPr>
        <w:pStyle w:val="ListParagraph"/>
        <w:keepNext/>
        <w:keepLines/>
        <w:numPr>
          <w:ilvl w:val="0"/>
          <w:numId w:val="10"/>
        </w:numPr>
        <w:spacing w:after="0" w:line="240" w:lineRule="auto"/>
      </w:pPr>
      <w:r>
        <w:rPr>
          <w:b/>
        </w:rPr>
        <w:t xml:space="preserve">Public string </w:t>
      </w:r>
      <w:r>
        <w:t>LastName</w:t>
      </w:r>
    </w:p>
    <w:p w14:paraId="1CDFEB5B" w14:textId="77777777" w:rsidR="00812105" w:rsidRDefault="001C1550">
      <w:pPr>
        <w:pStyle w:val="ListParagraph"/>
        <w:keepNext/>
        <w:keepLines/>
        <w:numPr>
          <w:ilvl w:val="1"/>
          <w:numId w:val="10"/>
        </w:numPr>
        <w:spacing w:after="0" w:line="240" w:lineRule="auto"/>
      </w:pPr>
      <w:r>
        <w:t>Experiment administrator’s last name.</w:t>
      </w:r>
    </w:p>
    <w:p w14:paraId="5554C797" w14:textId="77777777" w:rsidR="00812105" w:rsidRDefault="00812105">
      <w:pPr>
        <w:keepNext/>
        <w:keepLines/>
        <w:spacing w:after="0" w:line="240" w:lineRule="auto"/>
      </w:pPr>
    </w:p>
    <w:p w14:paraId="3079DB46" w14:textId="77777777" w:rsidR="00812105" w:rsidRDefault="001C1550">
      <w:pPr>
        <w:pStyle w:val="ListParagraph"/>
        <w:keepNext/>
        <w:keepLines/>
        <w:numPr>
          <w:ilvl w:val="0"/>
          <w:numId w:val="10"/>
        </w:numPr>
        <w:spacing w:after="0" w:line="240" w:lineRule="auto"/>
      </w:pPr>
      <w:r>
        <w:rPr>
          <w:b/>
        </w:rPr>
        <w:t xml:space="preserve">Public string </w:t>
      </w:r>
      <w:r>
        <w:t>Address</w:t>
      </w:r>
    </w:p>
    <w:p w14:paraId="4DDDEA17" w14:textId="77777777" w:rsidR="00812105" w:rsidRDefault="001C1550">
      <w:pPr>
        <w:pStyle w:val="ListParagraph"/>
        <w:keepNext/>
        <w:keepLines/>
        <w:numPr>
          <w:ilvl w:val="1"/>
          <w:numId w:val="10"/>
        </w:numPr>
        <w:spacing w:after="0" w:line="240" w:lineRule="auto"/>
      </w:pPr>
      <w:r>
        <w:t>Experiment administrator’s address information.</w:t>
      </w:r>
    </w:p>
    <w:p w14:paraId="556A5024" w14:textId="77777777" w:rsidR="00812105" w:rsidRDefault="00812105">
      <w:pPr>
        <w:pStyle w:val="ListParagraph"/>
        <w:keepNext/>
        <w:keepLines/>
        <w:spacing w:after="0" w:line="240" w:lineRule="auto"/>
        <w:ind w:left="2520"/>
      </w:pPr>
    </w:p>
    <w:p w14:paraId="6A916279" w14:textId="77777777" w:rsidR="00812105" w:rsidRDefault="001C1550">
      <w:pPr>
        <w:pStyle w:val="ListParagraph"/>
        <w:keepNext/>
        <w:keepLines/>
        <w:numPr>
          <w:ilvl w:val="0"/>
          <w:numId w:val="10"/>
        </w:numPr>
        <w:spacing w:after="0" w:line="240" w:lineRule="auto"/>
      </w:pPr>
      <w:r>
        <w:rPr>
          <w:b/>
        </w:rPr>
        <w:t xml:space="preserve">Public string </w:t>
      </w:r>
      <w:r>
        <w:t>Email</w:t>
      </w:r>
    </w:p>
    <w:p w14:paraId="667B9D49" w14:textId="77777777" w:rsidR="00812105" w:rsidRDefault="001C1550">
      <w:pPr>
        <w:pStyle w:val="ListParagraph"/>
        <w:keepNext/>
        <w:keepLines/>
        <w:numPr>
          <w:ilvl w:val="1"/>
          <w:numId w:val="10"/>
        </w:numPr>
        <w:spacing w:after="0" w:line="240" w:lineRule="auto"/>
      </w:pPr>
      <w:r>
        <w:t>Email address for the experiment administrator</w:t>
      </w:r>
    </w:p>
    <w:p w14:paraId="2F4DF7DA" w14:textId="77777777" w:rsidR="00812105" w:rsidRDefault="00812105">
      <w:pPr>
        <w:pStyle w:val="ListParagraph"/>
        <w:keepNext/>
        <w:keepLines/>
        <w:spacing w:after="0" w:line="240" w:lineRule="auto"/>
        <w:ind w:left="2520"/>
      </w:pPr>
    </w:p>
    <w:p w14:paraId="5D2A231C" w14:textId="77777777" w:rsidR="00812105" w:rsidRDefault="001C1550">
      <w:pPr>
        <w:pStyle w:val="ListParagraph"/>
        <w:keepNext/>
        <w:keepLines/>
        <w:numPr>
          <w:ilvl w:val="0"/>
          <w:numId w:val="10"/>
        </w:numPr>
        <w:spacing w:after="0" w:line="240" w:lineRule="auto"/>
      </w:pPr>
      <w:r>
        <w:rPr>
          <w:b/>
        </w:rPr>
        <w:t xml:space="preserve">Public string </w:t>
      </w:r>
      <w:r>
        <w:t>PhoneNumber</w:t>
      </w:r>
    </w:p>
    <w:p w14:paraId="3491DCDD" w14:textId="77777777" w:rsidR="00812105" w:rsidRDefault="001C1550">
      <w:pPr>
        <w:pStyle w:val="ListParagraph"/>
        <w:keepNext/>
        <w:keepLines/>
        <w:numPr>
          <w:ilvl w:val="1"/>
          <w:numId w:val="10"/>
        </w:numPr>
        <w:spacing w:after="0" w:line="240" w:lineRule="auto"/>
      </w:pPr>
      <w:r>
        <w:t>Phone number for the experiment administrator.</w:t>
      </w:r>
    </w:p>
    <w:p w14:paraId="5AD2CF25" w14:textId="77777777" w:rsidR="00812105" w:rsidRDefault="00812105">
      <w:pPr>
        <w:pStyle w:val="ListParagraph"/>
        <w:keepNext/>
        <w:keepLines/>
        <w:spacing w:after="0" w:line="240" w:lineRule="auto"/>
        <w:ind w:left="2520"/>
      </w:pPr>
    </w:p>
    <w:p w14:paraId="64619582" w14:textId="77777777" w:rsidR="00812105" w:rsidRDefault="001C1550">
      <w:pPr>
        <w:pStyle w:val="ListParagraph"/>
        <w:keepNext/>
        <w:keepLines/>
        <w:numPr>
          <w:ilvl w:val="0"/>
          <w:numId w:val="10"/>
        </w:numPr>
        <w:spacing w:after="0" w:line="240" w:lineRule="auto"/>
      </w:pPr>
      <w:r>
        <w:rPr>
          <w:b/>
        </w:rPr>
        <w:t xml:space="preserve">Public virtual Collection&lt;Experiment&gt; </w:t>
      </w:r>
      <w:r>
        <w:t>Experiments</w:t>
      </w:r>
    </w:p>
    <w:p w14:paraId="0EB1789E" w14:textId="77777777" w:rsidR="00812105" w:rsidRDefault="001C1550">
      <w:pPr>
        <w:pStyle w:val="ListParagraph"/>
        <w:keepNext/>
        <w:keepLines/>
        <w:numPr>
          <w:ilvl w:val="1"/>
          <w:numId w:val="10"/>
        </w:numPr>
        <w:spacing w:after="0" w:line="240" w:lineRule="auto"/>
      </w:pPr>
      <w:r>
        <w:t>Collection of all of the experiment administrator experiments.</w:t>
      </w:r>
    </w:p>
    <w:p w14:paraId="496CF773" w14:textId="77777777" w:rsidR="00812105" w:rsidRDefault="006401A4">
      <w:pPr>
        <w:keepNext/>
        <w:keepLines/>
        <w:spacing w:after="0" w:line="240" w:lineRule="auto"/>
        <w:ind w:firstLine="720"/>
        <w:rPr>
          <w:b/>
        </w:rPr>
      </w:pPr>
      <w:r>
        <w:rPr>
          <w:b/>
        </w:rPr>
        <w:t>Operations:</w:t>
      </w:r>
    </w:p>
    <w:p w14:paraId="745DDD80" w14:textId="77777777" w:rsidR="00812105" w:rsidRDefault="006401A4">
      <w:pPr>
        <w:pStyle w:val="ListParagraph"/>
        <w:keepNext/>
        <w:keepLines/>
        <w:numPr>
          <w:ilvl w:val="0"/>
          <w:numId w:val="7"/>
        </w:numPr>
        <w:spacing w:after="0" w:line="240" w:lineRule="auto"/>
      </w:pPr>
      <w:r w:rsidRPr="00484ED5">
        <w:t>Sets and gets for all attributes.</w:t>
      </w:r>
    </w:p>
    <w:p w14:paraId="500778D3" w14:textId="77777777" w:rsidR="00812105" w:rsidRDefault="00812105">
      <w:pPr>
        <w:pStyle w:val="ListParagraph"/>
        <w:keepNext/>
        <w:keepLines/>
        <w:spacing w:after="0" w:line="240" w:lineRule="auto"/>
        <w:ind w:left="1800"/>
      </w:pPr>
    </w:p>
    <w:p w14:paraId="49B32446" w14:textId="77777777" w:rsidR="00812105" w:rsidRDefault="006401A4">
      <w:pPr>
        <w:keepNext/>
        <w:keepLines/>
        <w:spacing w:after="0" w:line="240" w:lineRule="auto"/>
        <w:ind w:left="720"/>
        <w:rPr>
          <w:b/>
        </w:rPr>
      </w:pPr>
      <w:r>
        <w:rPr>
          <w:b/>
        </w:rPr>
        <w:t>Constructors:</w:t>
      </w:r>
    </w:p>
    <w:p w14:paraId="7883614D" w14:textId="77777777" w:rsidR="00812105" w:rsidRDefault="006401A4">
      <w:pPr>
        <w:pStyle w:val="ListParagraph"/>
        <w:keepNext/>
        <w:keepLines/>
        <w:numPr>
          <w:ilvl w:val="0"/>
          <w:numId w:val="14"/>
        </w:numPr>
        <w:spacing w:after="0" w:line="240" w:lineRule="auto"/>
        <w:rPr>
          <w:b/>
        </w:rPr>
      </w:pPr>
      <w:r>
        <w:rPr>
          <w:b/>
        </w:rPr>
        <w:t xml:space="preserve">Public </w:t>
      </w:r>
      <w:r>
        <w:t>ExperimentAdministrator()</w:t>
      </w:r>
    </w:p>
    <w:p w14:paraId="6338B8F0" w14:textId="77777777" w:rsidR="00812105" w:rsidRPr="00D6053C" w:rsidRDefault="006401A4">
      <w:pPr>
        <w:pStyle w:val="ListParagraph"/>
        <w:keepNext/>
        <w:keepLines/>
        <w:numPr>
          <w:ilvl w:val="1"/>
          <w:numId w:val="14"/>
        </w:numPr>
        <w:spacing w:after="0" w:line="240" w:lineRule="auto"/>
        <w:rPr>
          <w:b/>
        </w:rPr>
      </w:pPr>
      <w:r>
        <w:t>Default constructor</w:t>
      </w:r>
    </w:p>
    <w:p w14:paraId="121BB3AB" w14:textId="77777777" w:rsidR="00812105" w:rsidRDefault="00812105" w:rsidP="00D6053C">
      <w:pPr>
        <w:pStyle w:val="ListParagraph"/>
        <w:keepNext/>
        <w:keepLines/>
        <w:spacing w:after="0" w:line="240" w:lineRule="auto"/>
        <w:ind w:left="2520"/>
        <w:rPr>
          <w:b/>
        </w:rPr>
      </w:pPr>
    </w:p>
    <w:p w14:paraId="4BC870DA" w14:textId="77777777" w:rsidR="00812105" w:rsidRDefault="006401A4">
      <w:pPr>
        <w:pStyle w:val="Heading4"/>
        <w:keepNext/>
        <w:keepLines/>
      </w:pPr>
      <w:r>
        <w:t>Experiment</w:t>
      </w:r>
    </w:p>
    <w:p w14:paraId="639E2AD8" w14:textId="77777777" w:rsidR="00812105" w:rsidRDefault="006401A4">
      <w:pPr>
        <w:keepNext/>
        <w:keepLines/>
      </w:pPr>
      <w:r w:rsidRPr="00F82B86">
        <w:t>T</w:t>
      </w:r>
      <w:r>
        <w:t>his</w:t>
      </w:r>
      <w:r w:rsidRPr="00F82B86">
        <w:t xml:space="preserve"> clas</w:t>
      </w:r>
      <w:r>
        <w:t xml:space="preserve">s describes the attributes and construction of an </w:t>
      </w:r>
      <w:r>
        <w:rPr>
          <w:b/>
        </w:rPr>
        <w:t xml:space="preserve">Experiment </w:t>
      </w:r>
      <w:r>
        <w:t xml:space="preserve">object.  </w:t>
      </w:r>
    </w:p>
    <w:p w14:paraId="45DE7D88" w14:textId="77777777" w:rsidR="00812105" w:rsidRDefault="006401A4">
      <w:pPr>
        <w:keepNext/>
        <w:keepLines/>
        <w:spacing w:after="0" w:line="360" w:lineRule="auto"/>
        <w:rPr>
          <w:b/>
        </w:rPr>
      </w:pPr>
      <w:r>
        <w:rPr>
          <w:b/>
        </w:rPr>
        <w:t>&lt;&lt;Entity&gt;&gt;</w:t>
      </w:r>
    </w:p>
    <w:p w14:paraId="038294D0" w14:textId="77777777" w:rsidR="00812105" w:rsidRDefault="006401A4">
      <w:pPr>
        <w:keepNext/>
        <w:keepLines/>
        <w:spacing w:after="0" w:line="240" w:lineRule="auto"/>
        <w:ind w:firstLine="720"/>
      </w:pPr>
      <w:r>
        <w:rPr>
          <w:b/>
        </w:rPr>
        <w:t>Attributes:</w:t>
      </w:r>
    </w:p>
    <w:p w14:paraId="4393B133" w14:textId="77777777" w:rsidR="00812105" w:rsidRDefault="00812105">
      <w:pPr>
        <w:pStyle w:val="ListParagraph"/>
        <w:keepNext/>
        <w:keepLines/>
        <w:spacing w:after="0" w:line="240" w:lineRule="auto"/>
        <w:ind w:left="2520"/>
      </w:pPr>
    </w:p>
    <w:p w14:paraId="1401CFDD" w14:textId="77777777" w:rsidR="00812105" w:rsidRDefault="006401A4">
      <w:pPr>
        <w:pStyle w:val="ListParagraph"/>
        <w:keepNext/>
        <w:keepLines/>
        <w:numPr>
          <w:ilvl w:val="0"/>
          <w:numId w:val="10"/>
        </w:numPr>
        <w:spacing w:after="0" w:line="240" w:lineRule="auto"/>
      </w:pPr>
      <w:r>
        <w:rPr>
          <w:b/>
        </w:rPr>
        <w:t xml:space="preserve">Public int </w:t>
      </w:r>
      <w:r w:rsidRPr="00E84F72">
        <w:t>Id</w:t>
      </w:r>
    </w:p>
    <w:p w14:paraId="24901F10" w14:textId="77777777" w:rsidR="00812105" w:rsidRDefault="006401A4">
      <w:pPr>
        <w:pStyle w:val="ListParagraph"/>
        <w:keepNext/>
        <w:keepLines/>
        <w:numPr>
          <w:ilvl w:val="1"/>
          <w:numId w:val="10"/>
        </w:numPr>
        <w:spacing w:after="0" w:line="240" w:lineRule="auto"/>
      </w:pPr>
      <w:r>
        <w:t>Unique id generated by the system for each experiment.</w:t>
      </w:r>
    </w:p>
    <w:p w14:paraId="4804711E" w14:textId="77777777" w:rsidR="00812105" w:rsidRDefault="00812105">
      <w:pPr>
        <w:pStyle w:val="ListParagraph"/>
        <w:keepNext/>
        <w:keepLines/>
        <w:spacing w:after="0" w:line="240" w:lineRule="auto"/>
        <w:ind w:left="2520"/>
      </w:pPr>
    </w:p>
    <w:p w14:paraId="6D74709A" w14:textId="77777777" w:rsidR="00812105" w:rsidRDefault="006401A4">
      <w:pPr>
        <w:pStyle w:val="ListParagraph"/>
        <w:keepNext/>
        <w:keepLines/>
        <w:numPr>
          <w:ilvl w:val="0"/>
          <w:numId w:val="10"/>
        </w:numPr>
        <w:spacing w:after="0" w:line="240" w:lineRule="auto"/>
      </w:pPr>
      <w:r>
        <w:rPr>
          <w:b/>
        </w:rPr>
        <w:t xml:space="preserve">Public string </w:t>
      </w:r>
      <w:r>
        <w:t>Name</w:t>
      </w:r>
    </w:p>
    <w:p w14:paraId="2710A295" w14:textId="77777777" w:rsidR="00812105" w:rsidRDefault="006401A4">
      <w:pPr>
        <w:pStyle w:val="ListParagraph"/>
        <w:keepNext/>
        <w:keepLines/>
        <w:numPr>
          <w:ilvl w:val="1"/>
          <w:numId w:val="10"/>
        </w:numPr>
        <w:spacing w:after="0" w:line="240" w:lineRule="auto"/>
      </w:pPr>
      <w:r>
        <w:t>Experiment name.</w:t>
      </w:r>
    </w:p>
    <w:p w14:paraId="4439F17D" w14:textId="77777777" w:rsidR="00812105" w:rsidRDefault="00812105">
      <w:pPr>
        <w:pStyle w:val="ListParagraph"/>
        <w:keepNext/>
        <w:keepLines/>
        <w:spacing w:after="0" w:line="240" w:lineRule="auto"/>
        <w:ind w:left="2520"/>
      </w:pPr>
    </w:p>
    <w:p w14:paraId="7DF22D8F" w14:textId="77777777" w:rsidR="00812105" w:rsidRDefault="006401A4">
      <w:pPr>
        <w:pStyle w:val="ListParagraph"/>
        <w:keepNext/>
        <w:keepLines/>
        <w:numPr>
          <w:ilvl w:val="0"/>
          <w:numId w:val="10"/>
        </w:numPr>
        <w:spacing w:after="0" w:line="240" w:lineRule="auto"/>
      </w:pPr>
      <w:r>
        <w:rPr>
          <w:b/>
        </w:rPr>
        <w:t xml:space="preserve">Public DateTime </w:t>
      </w:r>
      <w:r>
        <w:t>LastModified</w:t>
      </w:r>
    </w:p>
    <w:p w14:paraId="4ECACF65" w14:textId="77777777" w:rsidR="00812105" w:rsidRDefault="006401A4">
      <w:pPr>
        <w:pStyle w:val="ListParagraph"/>
        <w:keepNext/>
        <w:keepLines/>
        <w:numPr>
          <w:ilvl w:val="1"/>
          <w:numId w:val="10"/>
        </w:numPr>
        <w:spacing w:after="0" w:line="240" w:lineRule="auto"/>
      </w:pPr>
      <w:r>
        <w:t>Date information for when experiment was last modified.</w:t>
      </w:r>
    </w:p>
    <w:p w14:paraId="558326B0" w14:textId="77777777" w:rsidR="00812105" w:rsidRDefault="00812105" w:rsidP="00D6053C">
      <w:pPr>
        <w:pStyle w:val="ListParagraph"/>
        <w:keepNext/>
        <w:keepLines/>
        <w:spacing w:after="0" w:line="240" w:lineRule="auto"/>
        <w:ind w:left="2520"/>
      </w:pPr>
    </w:p>
    <w:p w14:paraId="23701557" w14:textId="77777777" w:rsidR="00812105" w:rsidRDefault="006401A4" w:rsidP="00D6053C">
      <w:pPr>
        <w:pStyle w:val="ListParagraph"/>
        <w:keepNext/>
        <w:keepLines/>
        <w:numPr>
          <w:ilvl w:val="0"/>
          <w:numId w:val="10"/>
        </w:numPr>
        <w:spacing w:after="0" w:line="240" w:lineRule="auto"/>
      </w:pPr>
      <w:r>
        <w:rPr>
          <w:b/>
        </w:rPr>
        <w:t>Public string</w:t>
      </w:r>
      <w:r>
        <w:t xml:space="preserve"> QueryString</w:t>
      </w:r>
    </w:p>
    <w:p w14:paraId="1DEF778F" w14:textId="77777777" w:rsidR="00812105" w:rsidRDefault="006401A4">
      <w:pPr>
        <w:pStyle w:val="ListParagraph"/>
        <w:keepNext/>
        <w:keepLines/>
        <w:numPr>
          <w:ilvl w:val="1"/>
          <w:numId w:val="10"/>
        </w:numPr>
        <w:spacing w:after="0" w:line="240" w:lineRule="auto"/>
      </w:pPr>
      <w:r>
        <w:t>Query information used to collect the experiment data.</w:t>
      </w:r>
    </w:p>
    <w:p w14:paraId="06CA7155" w14:textId="77777777" w:rsidR="00812105" w:rsidRDefault="00812105">
      <w:pPr>
        <w:keepNext/>
        <w:keepLines/>
        <w:spacing w:after="0" w:line="240" w:lineRule="auto"/>
      </w:pPr>
    </w:p>
    <w:p w14:paraId="1F6A8F31" w14:textId="77777777" w:rsidR="00812105" w:rsidRDefault="006401A4">
      <w:pPr>
        <w:pStyle w:val="ListParagraph"/>
        <w:keepNext/>
        <w:keepLines/>
        <w:numPr>
          <w:ilvl w:val="0"/>
          <w:numId w:val="10"/>
        </w:numPr>
        <w:spacing w:after="0" w:line="240" w:lineRule="auto"/>
      </w:pPr>
      <w:r>
        <w:rPr>
          <w:b/>
        </w:rPr>
        <w:t xml:space="preserve">Public virtual ExperimentAdministrator </w:t>
      </w:r>
      <w:r>
        <w:t>ExperimentAdministrator</w:t>
      </w:r>
    </w:p>
    <w:p w14:paraId="5603FEF3" w14:textId="77777777" w:rsidR="00812105" w:rsidRDefault="006401A4">
      <w:pPr>
        <w:pStyle w:val="ListParagraph"/>
        <w:keepNext/>
        <w:keepLines/>
        <w:numPr>
          <w:ilvl w:val="1"/>
          <w:numId w:val="10"/>
        </w:numPr>
        <w:spacing w:after="0" w:line="240" w:lineRule="auto"/>
      </w:pPr>
      <w:r>
        <w:t>Foreign key relationship to the experiment administrator that created the experiment.</w:t>
      </w:r>
    </w:p>
    <w:p w14:paraId="72589A4C" w14:textId="77777777" w:rsidR="00812105" w:rsidRDefault="00812105">
      <w:pPr>
        <w:pStyle w:val="ListParagraph"/>
        <w:keepNext/>
        <w:keepLines/>
        <w:spacing w:after="0" w:line="240" w:lineRule="auto"/>
        <w:ind w:left="2520"/>
      </w:pPr>
    </w:p>
    <w:p w14:paraId="4C2456A3" w14:textId="77777777" w:rsidR="00812105" w:rsidRPr="00D6053C" w:rsidRDefault="00B07CB2">
      <w:pPr>
        <w:keepNext/>
        <w:keepLines/>
        <w:spacing w:after="0" w:line="240" w:lineRule="auto"/>
        <w:ind w:firstLine="720"/>
        <w:rPr>
          <w:b/>
        </w:rPr>
      </w:pPr>
      <w:r w:rsidRPr="00D6053C">
        <w:rPr>
          <w:b/>
        </w:rPr>
        <w:t>Operations:</w:t>
      </w:r>
    </w:p>
    <w:p w14:paraId="291C7CF7" w14:textId="77777777" w:rsidR="00812105" w:rsidRDefault="006401A4">
      <w:pPr>
        <w:pStyle w:val="ListParagraph"/>
        <w:keepNext/>
        <w:keepLines/>
        <w:numPr>
          <w:ilvl w:val="0"/>
          <w:numId w:val="7"/>
        </w:numPr>
        <w:spacing w:after="0" w:line="240" w:lineRule="auto"/>
      </w:pPr>
      <w:r w:rsidRPr="00484ED5">
        <w:t>Sets and gets for all attributes.</w:t>
      </w:r>
    </w:p>
    <w:p w14:paraId="44F2C9BA" w14:textId="77777777" w:rsidR="00812105" w:rsidRDefault="00812105">
      <w:pPr>
        <w:pStyle w:val="ListParagraph"/>
        <w:keepNext/>
        <w:keepLines/>
        <w:spacing w:after="0" w:line="240" w:lineRule="auto"/>
        <w:ind w:left="1800"/>
      </w:pPr>
    </w:p>
    <w:p w14:paraId="3131AEAD" w14:textId="77777777" w:rsidR="00812105" w:rsidRDefault="006401A4">
      <w:pPr>
        <w:keepNext/>
        <w:keepLines/>
        <w:spacing w:after="0" w:line="240" w:lineRule="auto"/>
        <w:ind w:left="720"/>
        <w:rPr>
          <w:b/>
        </w:rPr>
      </w:pPr>
      <w:r>
        <w:rPr>
          <w:b/>
        </w:rPr>
        <w:t>Constructors:</w:t>
      </w:r>
    </w:p>
    <w:p w14:paraId="5A06EEF9" w14:textId="77777777" w:rsidR="00812105" w:rsidRDefault="006401A4">
      <w:pPr>
        <w:pStyle w:val="ListParagraph"/>
        <w:keepNext/>
        <w:keepLines/>
        <w:numPr>
          <w:ilvl w:val="0"/>
          <w:numId w:val="14"/>
        </w:numPr>
        <w:spacing w:after="0" w:line="240" w:lineRule="auto"/>
        <w:rPr>
          <w:b/>
        </w:rPr>
      </w:pPr>
      <w:r>
        <w:rPr>
          <w:b/>
        </w:rPr>
        <w:t xml:space="preserve">Public </w:t>
      </w:r>
      <w:r>
        <w:t>ExperimentAdministrator()</w:t>
      </w:r>
    </w:p>
    <w:p w14:paraId="570AB546" w14:textId="77777777" w:rsidR="00812105" w:rsidRDefault="006401A4">
      <w:pPr>
        <w:pStyle w:val="ListParagraph"/>
        <w:keepNext/>
        <w:keepLines/>
        <w:numPr>
          <w:ilvl w:val="1"/>
          <w:numId w:val="14"/>
        </w:numPr>
        <w:spacing w:after="0" w:line="240" w:lineRule="auto"/>
        <w:rPr>
          <w:b/>
        </w:rPr>
      </w:pPr>
      <w:r>
        <w:t>Default constructor</w:t>
      </w:r>
    </w:p>
    <w:p w14:paraId="50D93112" w14:textId="77777777" w:rsidR="00812105" w:rsidRDefault="00812105">
      <w:pPr>
        <w:keepNext/>
        <w:keepLines/>
      </w:pPr>
    </w:p>
    <w:p w14:paraId="373C55EF" w14:textId="77777777" w:rsidR="00D6053C" w:rsidRDefault="00D6053C" w:rsidP="00D6053C">
      <w:pPr>
        <w:pStyle w:val="Heading4"/>
        <w:keepNext/>
        <w:keepLines/>
      </w:pPr>
      <w:r>
        <w:t>Medical Device</w:t>
      </w:r>
    </w:p>
    <w:p w14:paraId="20B975DD" w14:textId="77777777" w:rsidR="00D6053C" w:rsidRDefault="00D6053C" w:rsidP="00D6053C">
      <w:pPr>
        <w:keepNext/>
        <w:keepLines/>
      </w:pPr>
      <w:r w:rsidRPr="00F82B86">
        <w:t>T</w:t>
      </w:r>
      <w:r>
        <w:t>his</w:t>
      </w:r>
      <w:r w:rsidRPr="00F82B86">
        <w:t xml:space="preserve"> clas</w:t>
      </w:r>
      <w:r>
        <w:t xml:space="preserve">s describes the attributes and construction of an </w:t>
      </w:r>
      <w:r>
        <w:rPr>
          <w:b/>
        </w:rPr>
        <w:t xml:space="preserve">MedicalDevice </w:t>
      </w:r>
      <w:r>
        <w:t xml:space="preserve">object.  </w:t>
      </w:r>
    </w:p>
    <w:p w14:paraId="05EB5011" w14:textId="77777777" w:rsidR="00D6053C" w:rsidRDefault="00D6053C" w:rsidP="00D6053C">
      <w:pPr>
        <w:keepNext/>
        <w:keepLines/>
        <w:spacing w:after="0" w:line="360" w:lineRule="auto"/>
        <w:rPr>
          <w:b/>
        </w:rPr>
      </w:pPr>
      <w:r>
        <w:rPr>
          <w:b/>
        </w:rPr>
        <w:t>&lt;&lt;Entity&gt;&gt;</w:t>
      </w:r>
    </w:p>
    <w:p w14:paraId="2F6B592B" w14:textId="77777777" w:rsidR="00D6053C" w:rsidRDefault="00D6053C" w:rsidP="00D6053C">
      <w:pPr>
        <w:keepNext/>
        <w:keepLines/>
        <w:spacing w:after="0" w:line="240" w:lineRule="auto"/>
        <w:ind w:firstLine="720"/>
      </w:pPr>
      <w:r>
        <w:rPr>
          <w:b/>
        </w:rPr>
        <w:t>Attributes:</w:t>
      </w:r>
    </w:p>
    <w:p w14:paraId="44489AEA" w14:textId="77777777" w:rsidR="00D6053C" w:rsidRDefault="00D6053C" w:rsidP="00D6053C">
      <w:pPr>
        <w:pStyle w:val="ListParagraph"/>
        <w:keepNext/>
        <w:keepLines/>
        <w:spacing w:after="0" w:line="240" w:lineRule="auto"/>
        <w:ind w:left="2520"/>
      </w:pPr>
    </w:p>
    <w:p w14:paraId="306BEA1C" w14:textId="77777777" w:rsidR="00D6053C" w:rsidRDefault="00D6053C" w:rsidP="00D6053C">
      <w:pPr>
        <w:pStyle w:val="ListParagraph"/>
        <w:keepNext/>
        <w:keepLines/>
        <w:numPr>
          <w:ilvl w:val="0"/>
          <w:numId w:val="10"/>
        </w:numPr>
        <w:spacing w:after="0" w:line="240" w:lineRule="auto"/>
      </w:pPr>
      <w:r>
        <w:rPr>
          <w:b/>
        </w:rPr>
        <w:t xml:space="preserve">Public int </w:t>
      </w:r>
      <w:r w:rsidRPr="00E84F72">
        <w:t>Id</w:t>
      </w:r>
    </w:p>
    <w:p w14:paraId="37010B9D" w14:textId="77777777" w:rsidR="00D6053C" w:rsidRDefault="00D6053C" w:rsidP="00D6053C">
      <w:pPr>
        <w:pStyle w:val="ListParagraph"/>
        <w:keepNext/>
        <w:keepLines/>
        <w:numPr>
          <w:ilvl w:val="1"/>
          <w:numId w:val="10"/>
        </w:numPr>
        <w:spacing w:after="0" w:line="240" w:lineRule="auto"/>
      </w:pPr>
      <w:r>
        <w:t>Unique id generated by the system for each medical device.</w:t>
      </w:r>
    </w:p>
    <w:p w14:paraId="3E275EE7" w14:textId="77777777" w:rsidR="00D6053C" w:rsidRDefault="00D6053C" w:rsidP="00D6053C">
      <w:pPr>
        <w:pStyle w:val="ListParagraph"/>
        <w:keepNext/>
        <w:keepLines/>
        <w:spacing w:after="0" w:line="240" w:lineRule="auto"/>
        <w:ind w:left="2520"/>
      </w:pPr>
    </w:p>
    <w:p w14:paraId="077087BB" w14:textId="77777777" w:rsidR="00D6053C" w:rsidRDefault="00D6053C" w:rsidP="00D6053C">
      <w:pPr>
        <w:pStyle w:val="ListParagraph"/>
        <w:keepNext/>
        <w:keepLines/>
        <w:numPr>
          <w:ilvl w:val="0"/>
          <w:numId w:val="10"/>
        </w:numPr>
        <w:spacing w:after="0" w:line="240" w:lineRule="auto"/>
      </w:pPr>
      <w:r>
        <w:rPr>
          <w:b/>
        </w:rPr>
        <w:t xml:space="preserve">Public string </w:t>
      </w:r>
      <w:r>
        <w:t>Name</w:t>
      </w:r>
    </w:p>
    <w:p w14:paraId="0313D32D" w14:textId="77777777" w:rsidR="00D6053C" w:rsidRDefault="00D6053C" w:rsidP="00D6053C">
      <w:pPr>
        <w:pStyle w:val="ListParagraph"/>
        <w:keepNext/>
        <w:keepLines/>
        <w:numPr>
          <w:ilvl w:val="1"/>
          <w:numId w:val="10"/>
        </w:numPr>
        <w:spacing w:after="0" w:line="240" w:lineRule="auto"/>
      </w:pPr>
      <w:r>
        <w:t>Medical device name.</w:t>
      </w:r>
    </w:p>
    <w:p w14:paraId="2A990857" w14:textId="77777777" w:rsidR="00D6053C" w:rsidRDefault="00D6053C" w:rsidP="00DE6FC9">
      <w:pPr>
        <w:keepNext/>
        <w:keepLines/>
        <w:spacing w:after="0" w:line="240" w:lineRule="auto"/>
      </w:pPr>
    </w:p>
    <w:p w14:paraId="4BE1C4C7" w14:textId="77777777" w:rsidR="00D6053C" w:rsidRPr="00D6053C" w:rsidRDefault="00D6053C" w:rsidP="00D6053C">
      <w:pPr>
        <w:keepNext/>
        <w:keepLines/>
        <w:spacing w:after="0" w:line="240" w:lineRule="auto"/>
        <w:ind w:firstLine="720"/>
        <w:rPr>
          <w:b/>
        </w:rPr>
      </w:pPr>
      <w:r w:rsidRPr="00D6053C">
        <w:rPr>
          <w:b/>
        </w:rPr>
        <w:t>Operations:</w:t>
      </w:r>
    </w:p>
    <w:p w14:paraId="2F46E89A" w14:textId="77777777" w:rsidR="00D6053C" w:rsidRDefault="00D6053C" w:rsidP="00D6053C">
      <w:pPr>
        <w:pStyle w:val="ListParagraph"/>
        <w:keepNext/>
        <w:keepLines/>
        <w:numPr>
          <w:ilvl w:val="0"/>
          <w:numId w:val="7"/>
        </w:numPr>
        <w:spacing w:after="0" w:line="240" w:lineRule="auto"/>
      </w:pPr>
      <w:r w:rsidRPr="00484ED5">
        <w:t>Sets and gets for all attributes.</w:t>
      </w:r>
    </w:p>
    <w:p w14:paraId="4E561B69" w14:textId="77777777" w:rsidR="00D6053C" w:rsidRDefault="00D6053C" w:rsidP="00D6053C">
      <w:pPr>
        <w:pStyle w:val="ListParagraph"/>
        <w:keepNext/>
        <w:keepLines/>
        <w:spacing w:after="0" w:line="240" w:lineRule="auto"/>
        <w:ind w:left="1800"/>
      </w:pPr>
    </w:p>
    <w:p w14:paraId="58665F37" w14:textId="77777777" w:rsidR="00D6053C" w:rsidRDefault="00D6053C" w:rsidP="00D6053C">
      <w:pPr>
        <w:keepNext/>
        <w:keepLines/>
        <w:spacing w:after="0" w:line="240" w:lineRule="auto"/>
        <w:ind w:left="720"/>
        <w:rPr>
          <w:b/>
        </w:rPr>
      </w:pPr>
      <w:r>
        <w:rPr>
          <w:b/>
        </w:rPr>
        <w:t>Constructors:</w:t>
      </w:r>
    </w:p>
    <w:p w14:paraId="6A5F932D" w14:textId="77777777" w:rsidR="00D6053C" w:rsidRDefault="00D6053C" w:rsidP="00D6053C">
      <w:pPr>
        <w:pStyle w:val="ListParagraph"/>
        <w:keepNext/>
        <w:keepLines/>
        <w:numPr>
          <w:ilvl w:val="0"/>
          <w:numId w:val="14"/>
        </w:numPr>
        <w:spacing w:after="0" w:line="240" w:lineRule="auto"/>
        <w:rPr>
          <w:b/>
        </w:rPr>
      </w:pPr>
      <w:r>
        <w:rPr>
          <w:b/>
        </w:rPr>
        <w:t xml:space="preserve">Public </w:t>
      </w:r>
      <w:r>
        <w:t>MedicalDevice()</w:t>
      </w:r>
    </w:p>
    <w:p w14:paraId="6F9E0926" w14:textId="77777777" w:rsidR="00D6053C" w:rsidRDefault="00D6053C" w:rsidP="00D6053C">
      <w:pPr>
        <w:pStyle w:val="ListParagraph"/>
        <w:keepNext/>
        <w:keepLines/>
        <w:numPr>
          <w:ilvl w:val="1"/>
          <w:numId w:val="14"/>
        </w:numPr>
        <w:spacing w:after="0" w:line="240" w:lineRule="auto"/>
        <w:rPr>
          <w:b/>
        </w:rPr>
      </w:pPr>
      <w:r>
        <w:t>Default constructor</w:t>
      </w:r>
    </w:p>
    <w:p w14:paraId="1CD1F4E9" w14:textId="77777777" w:rsidR="00D6053C" w:rsidRDefault="00D6053C">
      <w:pPr>
        <w:keepNext/>
        <w:keepLines/>
      </w:pPr>
    </w:p>
    <w:p w14:paraId="3DAD5D18" w14:textId="77777777" w:rsidR="00D6053C" w:rsidRDefault="00D6053C" w:rsidP="00D6053C">
      <w:pPr>
        <w:pStyle w:val="Heading4"/>
        <w:keepNext/>
        <w:keepLines/>
      </w:pPr>
      <w:r>
        <w:t>PatientData</w:t>
      </w:r>
    </w:p>
    <w:p w14:paraId="3ED94260" w14:textId="77777777" w:rsidR="00D6053C" w:rsidRDefault="00D6053C" w:rsidP="00D6053C">
      <w:pPr>
        <w:keepNext/>
        <w:keepLines/>
      </w:pPr>
      <w:r w:rsidRPr="00F82B86">
        <w:t>T</w:t>
      </w:r>
      <w:r>
        <w:t>his</w:t>
      </w:r>
      <w:r w:rsidRPr="00F82B86">
        <w:t xml:space="preserve"> clas</w:t>
      </w:r>
      <w:r>
        <w:t xml:space="preserve">s describes the attributes and construction of a </w:t>
      </w:r>
      <w:r>
        <w:rPr>
          <w:b/>
        </w:rPr>
        <w:t xml:space="preserve">PatientData </w:t>
      </w:r>
      <w:r>
        <w:t xml:space="preserve">object.  </w:t>
      </w:r>
    </w:p>
    <w:p w14:paraId="2FD442DB" w14:textId="77777777" w:rsidR="00D6053C" w:rsidRDefault="00D6053C" w:rsidP="00D6053C">
      <w:pPr>
        <w:keepNext/>
        <w:keepLines/>
        <w:spacing w:after="0" w:line="360" w:lineRule="auto"/>
        <w:rPr>
          <w:b/>
        </w:rPr>
      </w:pPr>
      <w:r>
        <w:rPr>
          <w:b/>
        </w:rPr>
        <w:t>&lt;&lt;Entity&gt;&gt;</w:t>
      </w:r>
    </w:p>
    <w:p w14:paraId="7D158733" w14:textId="77777777" w:rsidR="00D6053C" w:rsidRDefault="00D6053C" w:rsidP="00D6053C">
      <w:pPr>
        <w:keepNext/>
        <w:keepLines/>
        <w:spacing w:after="0" w:line="240" w:lineRule="auto"/>
        <w:ind w:firstLine="720"/>
      </w:pPr>
      <w:r>
        <w:rPr>
          <w:b/>
        </w:rPr>
        <w:t>Attributes:</w:t>
      </w:r>
    </w:p>
    <w:p w14:paraId="3DF09FD8" w14:textId="77777777" w:rsidR="00D6053C" w:rsidRDefault="00D6053C" w:rsidP="00D6053C">
      <w:pPr>
        <w:pStyle w:val="ListParagraph"/>
        <w:keepNext/>
        <w:keepLines/>
        <w:spacing w:after="0" w:line="240" w:lineRule="auto"/>
        <w:ind w:left="2520"/>
      </w:pPr>
    </w:p>
    <w:p w14:paraId="53310619" w14:textId="77777777" w:rsidR="00D6053C" w:rsidRDefault="00D6053C" w:rsidP="00D6053C">
      <w:pPr>
        <w:pStyle w:val="ListParagraph"/>
        <w:keepNext/>
        <w:keepLines/>
        <w:numPr>
          <w:ilvl w:val="0"/>
          <w:numId w:val="10"/>
        </w:numPr>
        <w:spacing w:after="0" w:line="240" w:lineRule="auto"/>
      </w:pPr>
      <w:r>
        <w:rPr>
          <w:b/>
        </w:rPr>
        <w:t xml:space="preserve">Public </w:t>
      </w:r>
      <w:r w:rsidR="001E362D">
        <w:rPr>
          <w:b/>
        </w:rPr>
        <w:t>Guid</w:t>
      </w:r>
      <w:r>
        <w:rPr>
          <w:b/>
        </w:rPr>
        <w:t xml:space="preserve"> </w:t>
      </w:r>
      <w:r w:rsidRPr="00E84F72">
        <w:t>Id</w:t>
      </w:r>
    </w:p>
    <w:p w14:paraId="1AC3C4C0" w14:textId="77777777" w:rsidR="00D6053C" w:rsidRDefault="00D6053C" w:rsidP="00D6053C">
      <w:pPr>
        <w:pStyle w:val="ListParagraph"/>
        <w:keepNext/>
        <w:keepLines/>
        <w:numPr>
          <w:ilvl w:val="1"/>
          <w:numId w:val="10"/>
        </w:numPr>
        <w:spacing w:after="0" w:line="240" w:lineRule="auto"/>
      </w:pPr>
      <w:r>
        <w:lastRenderedPageBreak/>
        <w:t>Unique id generated by the system for each patient data record.</w:t>
      </w:r>
    </w:p>
    <w:p w14:paraId="635FC128" w14:textId="77777777" w:rsidR="00D6053C" w:rsidRDefault="00D6053C" w:rsidP="00D6053C">
      <w:pPr>
        <w:pStyle w:val="ListParagraph"/>
        <w:keepNext/>
        <w:keepLines/>
        <w:spacing w:after="0" w:line="240" w:lineRule="auto"/>
        <w:ind w:left="2520"/>
      </w:pPr>
    </w:p>
    <w:p w14:paraId="6B81F957" w14:textId="77777777" w:rsidR="00D6053C" w:rsidRDefault="00D6053C" w:rsidP="00D6053C">
      <w:pPr>
        <w:pStyle w:val="ListParagraph"/>
        <w:keepNext/>
        <w:keepLines/>
        <w:numPr>
          <w:ilvl w:val="0"/>
          <w:numId w:val="10"/>
        </w:numPr>
        <w:spacing w:after="0" w:line="240" w:lineRule="auto"/>
      </w:pPr>
      <w:r>
        <w:rPr>
          <w:b/>
        </w:rPr>
        <w:t xml:space="preserve">Public string </w:t>
      </w:r>
      <w:r>
        <w:t>Name</w:t>
      </w:r>
    </w:p>
    <w:p w14:paraId="74476854" w14:textId="77777777" w:rsidR="00D6053C" w:rsidRDefault="00D6053C" w:rsidP="00D6053C">
      <w:pPr>
        <w:pStyle w:val="ListParagraph"/>
        <w:keepNext/>
        <w:keepLines/>
        <w:numPr>
          <w:ilvl w:val="1"/>
          <w:numId w:val="10"/>
        </w:numPr>
        <w:spacing w:after="0" w:line="240" w:lineRule="auto"/>
      </w:pPr>
      <w:r>
        <w:t>Name of the patient data record</w:t>
      </w:r>
    </w:p>
    <w:p w14:paraId="727A43BE" w14:textId="77777777" w:rsidR="00D6053C" w:rsidRDefault="00D6053C" w:rsidP="00D6053C">
      <w:pPr>
        <w:pStyle w:val="ListParagraph"/>
        <w:keepNext/>
        <w:keepLines/>
        <w:spacing w:after="0" w:line="240" w:lineRule="auto"/>
        <w:ind w:left="2520"/>
      </w:pPr>
    </w:p>
    <w:p w14:paraId="5785B926" w14:textId="77777777" w:rsidR="00D6053C" w:rsidRDefault="00D6053C" w:rsidP="00D6053C">
      <w:pPr>
        <w:pStyle w:val="ListParagraph"/>
        <w:keepNext/>
        <w:keepLines/>
        <w:numPr>
          <w:ilvl w:val="0"/>
          <w:numId w:val="10"/>
        </w:numPr>
        <w:spacing w:after="0" w:line="240" w:lineRule="auto"/>
      </w:pPr>
      <w:r>
        <w:rPr>
          <w:b/>
        </w:rPr>
        <w:t xml:space="preserve">Public DateTime </w:t>
      </w:r>
      <w:r>
        <w:t>Date</w:t>
      </w:r>
    </w:p>
    <w:p w14:paraId="401CBAA6" w14:textId="77777777" w:rsidR="00D6053C" w:rsidRDefault="00D6053C" w:rsidP="00D6053C">
      <w:pPr>
        <w:pStyle w:val="ListParagraph"/>
        <w:keepNext/>
        <w:keepLines/>
        <w:numPr>
          <w:ilvl w:val="1"/>
          <w:numId w:val="10"/>
        </w:numPr>
        <w:spacing w:after="0" w:line="240" w:lineRule="auto"/>
      </w:pPr>
      <w:r>
        <w:t>Date information for when the patient collected the data.</w:t>
      </w:r>
    </w:p>
    <w:p w14:paraId="293155F6" w14:textId="77777777" w:rsidR="00D6053C" w:rsidRDefault="00D6053C" w:rsidP="00D6053C">
      <w:pPr>
        <w:pStyle w:val="ListParagraph"/>
        <w:keepNext/>
        <w:keepLines/>
        <w:spacing w:after="0" w:line="240" w:lineRule="auto"/>
        <w:ind w:left="2520"/>
      </w:pPr>
    </w:p>
    <w:p w14:paraId="64BB882B" w14:textId="77777777" w:rsidR="00D6053C" w:rsidRDefault="00D6053C" w:rsidP="00D6053C">
      <w:pPr>
        <w:pStyle w:val="ListParagraph"/>
        <w:keepNext/>
        <w:keepLines/>
        <w:numPr>
          <w:ilvl w:val="0"/>
          <w:numId w:val="10"/>
        </w:numPr>
        <w:spacing w:after="0" w:line="240" w:lineRule="auto"/>
      </w:pPr>
      <w:r>
        <w:rPr>
          <w:b/>
        </w:rPr>
        <w:t>Public DateTime</w:t>
      </w:r>
      <w:r>
        <w:t xml:space="preserve"> UploadDate</w:t>
      </w:r>
    </w:p>
    <w:p w14:paraId="0963D69B" w14:textId="77777777" w:rsidR="00D6053C" w:rsidRDefault="00D6053C" w:rsidP="00D6053C">
      <w:pPr>
        <w:pStyle w:val="ListParagraph"/>
        <w:keepNext/>
        <w:keepLines/>
        <w:numPr>
          <w:ilvl w:val="1"/>
          <w:numId w:val="10"/>
        </w:numPr>
        <w:spacing w:after="0" w:line="240" w:lineRule="auto"/>
      </w:pPr>
      <w:r>
        <w:t>Date when the patient uploaded the data record to the system.</w:t>
      </w:r>
    </w:p>
    <w:p w14:paraId="562CAAE2" w14:textId="77777777" w:rsidR="00D6053C" w:rsidRDefault="00D6053C" w:rsidP="00D6053C">
      <w:pPr>
        <w:keepNext/>
        <w:keepLines/>
        <w:spacing w:after="0" w:line="240" w:lineRule="auto"/>
      </w:pPr>
    </w:p>
    <w:p w14:paraId="0AA4913F" w14:textId="77777777" w:rsidR="00D6053C" w:rsidRDefault="00D6053C" w:rsidP="00D6053C">
      <w:pPr>
        <w:pStyle w:val="ListParagraph"/>
        <w:keepNext/>
        <w:keepLines/>
        <w:numPr>
          <w:ilvl w:val="0"/>
          <w:numId w:val="10"/>
        </w:numPr>
        <w:spacing w:after="0" w:line="240" w:lineRule="auto"/>
      </w:pPr>
      <w:r>
        <w:rPr>
          <w:b/>
        </w:rPr>
        <w:t xml:space="preserve">Public virtual Patient </w:t>
      </w:r>
      <w:r>
        <w:t>Patient</w:t>
      </w:r>
    </w:p>
    <w:p w14:paraId="6664DC00" w14:textId="77777777" w:rsidR="00D6053C" w:rsidRDefault="00D6053C" w:rsidP="00D6053C">
      <w:pPr>
        <w:pStyle w:val="ListParagraph"/>
        <w:keepNext/>
        <w:keepLines/>
        <w:numPr>
          <w:ilvl w:val="1"/>
          <w:numId w:val="10"/>
        </w:numPr>
        <w:spacing w:after="0" w:line="240" w:lineRule="auto"/>
      </w:pPr>
      <w:r>
        <w:t>Foreign key relationship to the Patient that the data record belongs to.</w:t>
      </w:r>
    </w:p>
    <w:p w14:paraId="4658DC18" w14:textId="77777777" w:rsidR="00D6053C" w:rsidRDefault="00D6053C" w:rsidP="00DE6FC9">
      <w:pPr>
        <w:pStyle w:val="ListParagraph"/>
        <w:keepNext/>
        <w:keepLines/>
        <w:spacing w:after="0" w:line="240" w:lineRule="auto"/>
        <w:ind w:left="2520"/>
      </w:pPr>
    </w:p>
    <w:p w14:paraId="5A00545E" w14:textId="77777777" w:rsidR="00D6053C" w:rsidRDefault="00D6053C" w:rsidP="00D6053C">
      <w:pPr>
        <w:pStyle w:val="ListParagraph"/>
        <w:keepNext/>
        <w:keepLines/>
        <w:numPr>
          <w:ilvl w:val="0"/>
          <w:numId w:val="10"/>
        </w:numPr>
        <w:spacing w:after="0" w:line="240" w:lineRule="auto"/>
      </w:pPr>
      <w:r>
        <w:rPr>
          <w:b/>
        </w:rPr>
        <w:t xml:space="preserve">Public virtual MedicalDevice </w:t>
      </w:r>
      <w:r>
        <w:t>Device</w:t>
      </w:r>
    </w:p>
    <w:p w14:paraId="59B17735" w14:textId="77777777" w:rsidR="00D6053C" w:rsidRDefault="00D6053C" w:rsidP="00D6053C">
      <w:pPr>
        <w:pStyle w:val="ListParagraph"/>
        <w:keepNext/>
        <w:keepLines/>
        <w:numPr>
          <w:ilvl w:val="1"/>
          <w:numId w:val="10"/>
        </w:numPr>
        <w:spacing w:after="0" w:line="240" w:lineRule="auto"/>
      </w:pPr>
      <w:r>
        <w:t>Foreign key relationship to the MedicalDevice that the data record was collected from.</w:t>
      </w:r>
    </w:p>
    <w:p w14:paraId="08371D06" w14:textId="77777777" w:rsidR="00D6053C" w:rsidRDefault="00D6053C" w:rsidP="00DE6FC9">
      <w:pPr>
        <w:pStyle w:val="ListParagraph"/>
        <w:keepNext/>
        <w:keepLines/>
        <w:spacing w:after="0" w:line="240" w:lineRule="auto"/>
        <w:ind w:left="2520"/>
      </w:pPr>
    </w:p>
    <w:p w14:paraId="456130D1" w14:textId="77777777" w:rsidR="00D6053C" w:rsidRDefault="00D6053C" w:rsidP="00D6053C">
      <w:pPr>
        <w:pStyle w:val="ListParagraph"/>
        <w:keepNext/>
        <w:keepLines/>
        <w:numPr>
          <w:ilvl w:val="0"/>
          <w:numId w:val="10"/>
        </w:numPr>
        <w:spacing w:after="0" w:line="240" w:lineRule="auto"/>
      </w:pPr>
      <w:r>
        <w:rPr>
          <w:b/>
        </w:rPr>
        <w:t xml:space="preserve">Public virtual </w:t>
      </w:r>
      <w:r w:rsidR="001E362D">
        <w:rPr>
          <w:b/>
        </w:rPr>
        <w:t>Collection&lt;</w:t>
      </w:r>
      <w:r>
        <w:rPr>
          <w:b/>
        </w:rPr>
        <w:t>Activities</w:t>
      </w:r>
      <w:r w:rsidR="001E362D">
        <w:rPr>
          <w:b/>
        </w:rPr>
        <w:t>&gt;</w:t>
      </w:r>
      <w:r>
        <w:rPr>
          <w:b/>
        </w:rPr>
        <w:t xml:space="preserve"> </w:t>
      </w:r>
      <w:r>
        <w:t>Activities</w:t>
      </w:r>
    </w:p>
    <w:p w14:paraId="3C9AA043" w14:textId="77777777" w:rsidR="00D6053C" w:rsidRDefault="00D6053C" w:rsidP="00D6053C">
      <w:pPr>
        <w:pStyle w:val="ListParagraph"/>
        <w:keepNext/>
        <w:keepLines/>
        <w:numPr>
          <w:ilvl w:val="1"/>
          <w:numId w:val="10"/>
        </w:numPr>
        <w:spacing w:after="0" w:line="240" w:lineRule="auto"/>
      </w:pPr>
      <w:r>
        <w:t>Foreign key relationship to a list of Activities that the patient used to describe the data record.</w:t>
      </w:r>
    </w:p>
    <w:p w14:paraId="1302F81E" w14:textId="77777777" w:rsidR="00D6053C" w:rsidRDefault="00D6053C" w:rsidP="00DE6FC9">
      <w:pPr>
        <w:pStyle w:val="ListParagraph"/>
        <w:keepNext/>
        <w:keepLines/>
        <w:spacing w:after="0" w:line="240" w:lineRule="auto"/>
        <w:ind w:left="1800"/>
      </w:pPr>
    </w:p>
    <w:p w14:paraId="73F55F34" w14:textId="77777777" w:rsidR="00D6053C" w:rsidRDefault="00D6053C" w:rsidP="00D6053C">
      <w:pPr>
        <w:pStyle w:val="ListParagraph"/>
        <w:keepNext/>
        <w:keepLines/>
        <w:spacing w:after="0" w:line="240" w:lineRule="auto"/>
        <w:ind w:left="2520"/>
      </w:pPr>
    </w:p>
    <w:p w14:paraId="27523299" w14:textId="77777777" w:rsidR="00D6053C" w:rsidRPr="00D6053C" w:rsidRDefault="00D6053C" w:rsidP="00D6053C">
      <w:pPr>
        <w:keepNext/>
        <w:keepLines/>
        <w:spacing w:after="0" w:line="240" w:lineRule="auto"/>
        <w:ind w:firstLine="720"/>
        <w:rPr>
          <w:b/>
        </w:rPr>
      </w:pPr>
      <w:r w:rsidRPr="00D6053C">
        <w:rPr>
          <w:b/>
        </w:rPr>
        <w:t>Operations:</w:t>
      </w:r>
    </w:p>
    <w:p w14:paraId="176BCFDB" w14:textId="77777777" w:rsidR="00D6053C" w:rsidRDefault="00D6053C" w:rsidP="00D6053C">
      <w:pPr>
        <w:pStyle w:val="ListParagraph"/>
        <w:keepNext/>
        <w:keepLines/>
        <w:numPr>
          <w:ilvl w:val="0"/>
          <w:numId w:val="7"/>
        </w:numPr>
        <w:spacing w:after="0" w:line="240" w:lineRule="auto"/>
      </w:pPr>
      <w:r w:rsidRPr="00484ED5">
        <w:t>Sets and gets for all attributes.</w:t>
      </w:r>
    </w:p>
    <w:p w14:paraId="1E11C7D9" w14:textId="77777777" w:rsidR="00D6053C" w:rsidRDefault="00D6053C" w:rsidP="00D6053C">
      <w:pPr>
        <w:pStyle w:val="ListParagraph"/>
        <w:keepNext/>
        <w:keepLines/>
        <w:spacing w:after="0" w:line="240" w:lineRule="auto"/>
        <w:ind w:left="1800"/>
      </w:pPr>
    </w:p>
    <w:p w14:paraId="2B2C87A8" w14:textId="77777777" w:rsidR="00D6053C" w:rsidRDefault="00D6053C" w:rsidP="00D6053C">
      <w:pPr>
        <w:keepNext/>
        <w:keepLines/>
        <w:spacing w:after="0" w:line="240" w:lineRule="auto"/>
        <w:ind w:left="720"/>
        <w:rPr>
          <w:b/>
        </w:rPr>
      </w:pPr>
      <w:r>
        <w:rPr>
          <w:b/>
        </w:rPr>
        <w:t>Constructors:</w:t>
      </w:r>
    </w:p>
    <w:p w14:paraId="665CF7DE" w14:textId="77777777" w:rsidR="00D6053C" w:rsidRDefault="00D6053C" w:rsidP="00D6053C">
      <w:pPr>
        <w:pStyle w:val="ListParagraph"/>
        <w:keepNext/>
        <w:keepLines/>
        <w:numPr>
          <w:ilvl w:val="0"/>
          <w:numId w:val="14"/>
        </w:numPr>
        <w:spacing w:after="0" w:line="240" w:lineRule="auto"/>
        <w:rPr>
          <w:b/>
        </w:rPr>
      </w:pPr>
      <w:r>
        <w:rPr>
          <w:b/>
        </w:rPr>
        <w:t xml:space="preserve">Public </w:t>
      </w:r>
      <w:r>
        <w:t>PatientData()</w:t>
      </w:r>
    </w:p>
    <w:p w14:paraId="179DF690" w14:textId="77777777" w:rsidR="00D6053C" w:rsidRDefault="00D6053C" w:rsidP="00D6053C">
      <w:pPr>
        <w:pStyle w:val="ListParagraph"/>
        <w:keepNext/>
        <w:keepLines/>
        <w:numPr>
          <w:ilvl w:val="1"/>
          <w:numId w:val="14"/>
        </w:numPr>
        <w:spacing w:after="0" w:line="240" w:lineRule="auto"/>
        <w:rPr>
          <w:b/>
        </w:rPr>
      </w:pPr>
      <w:r>
        <w:t>Default constructor</w:t>
      </w:r>
    </w:p>
    <w:p w14:paraId="2208AFE8" w14:textId="77777777" w:rsidR="00D6053C" w:rsidRDefault="00D6053C">
      <w:pPr>
        <w:keepNext/>
        <w:keepLines/>
      </w:pPr>
    </w:p>
    <w:p w14:paraId="42511699" w14:textId="77777777" w:rsidR="00D6053C" w:rsidRDefault="00D6053C" w:rsidP="00D6053C">
      <w:pPr>
        <w:pStyle w:val="Heading4"/>
        <w:keepNext/>
        <w:keepLines/>
      </w:pPr>
      <w:r>
        <w:t>MSBandAccelerometer</w:t>
      </w:r>
    </w:p>
    <w:p w14:paraId="3BDCB1B7" w14:textId="77777777" w:rsidR="00D6053C" w:rsidRDefault="00D6053C" w:rsidP="00D6053C">
      <w:pPr>
        <w:keepNext/>
        <w:keepLines/>
      </w:pPr>
      <w:r w:rsidRPr="00F82B86">
        <w:t>T</w:t>
      </w:r>
      <w:r>
        <w:t>his</w:t>
      </w:r>
      <w:r w:rsidRPr="00F82B86">
        <w:t xml:space="preserve"> clas</w:t>
      </w:r>
      <w:r>
        <w:t xml:space="preserve">s describes the attributes and construction of a </w:t>
      </w:r>
      <w:r>
        <w:rPr>
          <w:b/>
        </w:rPr>
        <w:t xml:space="preserve">MSBandAccelerometer </w:t>
      </w:r>
      <w:r>
        <w:t xml:space="preserve">object.  </w:t>
      </w:r>
    </w:p>
    <w:p w14:paraId="1C9A93EC" w14:textId="77777777" w:rsidR="00D6053C" w:rsidRDefault="00D6053C" w:rsidP="00D6053C">
      <w:pPr>
        <w:keepNext/>
        <w:keepLines/>
        <w:spacing w:after="0" w:line="360" w:lineRule="auto"/>
        <w:rPr>
          <w:b/>
        </w:rPr>
      </w:pPr>
      <w:r>
        <w:rPr>
          <w:b/>
        </w:rPr>
        <w:t>&lt;&lt;Entity&gt;&gt;</w:t>
      </w:r>
    </w:p>
    <w:p w14:paraId="7129816C" w14:textId="77777777" w:rsidR="00D6053C" w:rsidRDefault="00D6053C" w:rsidP="00D6053C">
      <w:pPr>
        <w:keepNext/>
        <w:keepLines/>
        <w:spacing w:after="0" w:line="240" w:lineRule="auto"/>
        <w:ind w:firstLine="720"/>
      </w:pPr>
      <w:r>
        <w:rPr>
          <w:b/>
        </w:rPr>
        <w:t>Attributes:</w:t>
      </w:r>
    </w:p>
    <w:p w14:paraId="60571161" w14:textId="77777777" w:rsidR="00D6053C" w:rsidRDefault="00D6053C" w:rsidP="00D6053C">
      <w:pPr>
        <w:pStyle w:val="ListParagraph"/>
        <w:keepNext/>
        <w:keepLines/>
        <w:spacing w:after="0" w:line="240" w:lineRule="auto"/>
        <w:ind w:left="2520"/>
      </w:pPr>
    </w:p>
    <w:p w14:paraId="0742ADE7" w14:textId="77777777" w:rsidR="00D6053C" w:rsidRDefault="00D6053C" w:rsidP="00D6053C">
      <w:pPr>
        <w:pStyle w:val="ListParagraph"/>
        <w:keepNext/>
        <w:keepLines/>
        <w:numPr>
          <w:ilvl w:val="0"/>
          <w:numId w:val="10"/>
        </w:numPr>
        <w:spacing w:after="0" w:line="240" w:lineRule="auto"/>
      </w:pPr>
      <w:r>
        <w:rPr>
          <w:b/>
        </w:rPr>
        <w:t xml:space="preserve">Public int </w:t>
      </w:r>
      <w:r w:rsidRPr="00E84F72">
        <w:t>Id</w:t>
      </w:r>
    </w:p>
    <w:p w14:paraId="24162D78" w14:textId="77777777" w:rsidR="00D6053C" w:rsidRDefault="00D6053C" w:rsidP="00D6053C">
      <w:pPr>
        <w:pStyle w:val="ListParagraph"/>
        <w:keepNext/>
        <w:keepLines/>
        <w:numPr>
          <w:ilvl w:val="1"/>
          <w:numId w:val="10"/>
        </w:numPr>
        <w:spacing w:after="0" w:line="240" w:lineRule="auto"/>
      </w:pPr>
      <w:r>
        <w:t xml:space="preserve">Unique id generated by the system for each </w:t>
      </w:r>
      <w:r w:rsidR="001E362D">
        <w:t>Microsoft Band Accelerometer data record</w:t>
      </w:r>
      <w:r>
        <w:t>.</w:t>
      </w:r>
    </w:p>
    <w:p w14:paraId="01DB1111" w14:textId="77777777" w:rsidR="00D6053C" w:rsidRDefault="00D6053C" w:rsidP="00D6053C">
      <w:pPr>
        <w:pStyle w:val="ListParagraph"/>
        <w:keepNext/>
        <w:keepLines/>
        <w:spacing w:after="0" w:line="240" w:lineRule="auto"/>
        <w:ind w:left="2520"/>
      </w:pPr>
    </w:p>
    <w:p w14:paraId="4C2A5CB1" w14:textId="77777777" w:rsidR="00D6053C" w:rsidRDefault="00D6053C" w:rsidP="00D6053C">
      <w:pPr>
        <w:pStyle w:val="ListParagraph"/>
        <w:keepNext/>
        <w:keepLines/>
        <w:numPr>
          <w:ilvl w:val="0"/>
          <w:numId w:val="10"/>
        </w:numPr>
        <w:spacing w:after="0" w:line="240" w:lineRule="auto"/>
      </w:pPr>
      <w:r>
        <w:rPr>
          <w:b/>
        </w:rPr>
        <w:t xml:space="preserve">Public DateTime </w:t>
      </w:r>
      <w:r>
        <w:t>Date</w:t>
      </w:r>
    </w:p>
    <w:p w14:paraId="1032CFE4" w14:textId="77777777" w:rsidR="00D6053C" w:rsidRDefault="00D6053C" w:rsidP="00D6053C">
      <w:pPr>
        <w:pStyle w:val="ListParagraph"/>
        <w:keepNext/>
        <w:keepLines/>
        <w:numPr>
          <w:ilvl w:val="1"/>
          <w:numId w:val="10"/>
        </w:numPr>
        <w:spacing w:after="0" w:line="240" w:lineRule="auto"/>
      </w:pPr>
      <w:r>
        <w:t>Date information for when the patient collected the data.</w:t>
      </w:r>
    </w:p>
    <w:p w14:paraId="085E234A" w14:textId="77777777" w:rsidR="00D6053C" w:rsidRDefault="00D6053C" w:rsidP="00D6053C">
      <w:pPr>
        <w:pStyle w:val="ListParagraph"/>
        <w:keepNext/>
        <w:keepLines/>
        <w:spacing w:after="0" w:line="240" w:lineRule="auto"/>
        <w:ind w:left="2520"/>
      </w:pPr>
    </w:p>
    <w:p w14:paraId="1E7C8FF9" w14:textId="77777777" w:rsidR="00D6053C" w:rsidRDefault="00D6053C" w:rsidP="00D6053C">
      <w:pPr>
        <w:pStyle w:val="ListParagraph"/>
        <w:keepNext/>
        <w:keepLines/>
        <w:numPr>
          <w:ilvl w:val="0"/>
          <w:numId w:val="10"/>
        </w:numPr>
        <w:spacing w:after="0" w:line="240" w:lineRule="auto"/>
      </w:pPr>
      <w:r>
        <w:rPr>
          <w:b/>
        </w:rPr>
        <w:lastRenderedPageBreak/>
        <w:t>Public DateTime</w:t>
      </w:r>
      <w:r>
        <w:t xml:space="preserve"> </w:t>
      </w:r>
      <w:r w:rsidR="001E362D">
        <w:t>Timestamp</w:t>
      </w:r>
    </w:p>
    <w:p w14:paraId="2BABFEE0" w14:textId="77777777" w:rsidR="00D6053C" w:rsidRDefault="001E362D" w:rsidP="00D6053C">
      <w:pPr>
        <w:pStyle w:val="ListParagraph"/>
        <w:keepNext/>
        <w:keepLines/>
        <w:numPr>
          <w:ilvl w:val="1"/>
          <w:numId w:val="10"/>
        </w:numPr>
        <w:spacing w:after="0" w:line="240" w:lineRule="auto"/>
      </w:pPr>
      <w:r>
        <w:t>Timestamp detailing the when in the record each data point was collected.</w:t>
      </w:r>
    </w:p>
    <w:p w14:paraId="005DB2CB" w14:textId="77777777" w:rsidR="00D6053C" w:rsidRDefault="00D6053C" w:rsidP="00D6053C">
      <w:pPr>
        <w:keepNext/>
        <w:keepLines/>
        <w:spacing w:after="0" w:line="240" w:lineRule="auto"/>
      </w:pPr>
    </w:p>
    <w:p w14:paraId="25A0B9F0" w14:textId="77777777" w:rsidR="00D6053C" w:rsidRDefault="00D6053C" w:rsidP="00D6053C">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Vertical</w:t>
      </w:r>
    </w:p>
    <w:p w14:paraId="2209FBC4" w14:textId="77777777" w:rsidR="00D6053C" w:rsidRDefault="001E362D" w:rsidP="00D6053C">
      <w:pPr>
        <w:pStyle w:val="ListParagraph"/>
        <w:keepNext/>
        <w:keepLines/>
        <w:numPr>
          <w:ilvl w:val="1"/>
          <w:numId w:val="10"/>
        </w:numPr>
        <w:spacing w:after="0" w:line="240" w:lineRule="auto"/>
      </w:pPr>
      <w:r>
        <w:t>Vertical axis of the accelerometer data.</w:t>
      </w:r>
    </w:p>
    <w:p w14:paraId="740C4C51" w14:textId="77777777" w:rsidR="00D6053C" w:rsidRDefault="00D6053C" w:rsidP="00D6053C">
      <w:pPr>
        <w:pStyle w:val="ListParagraph"/>
        <w:keepNext/>
        <w:keepLines/>
        <w:spacing w:after="0" w:line="240" w:lineRule="auto"/>
        <w:ind w:left="2520"/>
      </w:pPr>
    </w:p>
    <w:p w14:paraId="16D8AF85" w14:textId="77777777" w:rsidR="00D6053C" w:rsidRDefault="00D6053C" w:rsidP="00D6053C">
      <w:pPr>
        <w:pStyle w:val="ListParagraph"/>
        <w:keepNext/>
        <w:keepLines/>
        <w:numPr>
          <w:ilvl w:val="0"/>
          <w:numId w:val="10"/>
        </w:numPr>
        <w:spacing w:after="0" w:line="240" w:lineRule="auto"/>
      </w:pPr>
      <w:r>
        <w:rPr>
          <w:b/>
        </w:rPr>
        <w:t xml:space="preserve">Public </w:t>
      </w:r>
      <w:r w:rsidR="001E362D">
        <w:rPr>
          <w:b/>
        </w:rPr>
        <w:t>float</w:t>
      </w:r>
      <w:r>
        <w:rPr>
          <w:b/>
        </w:rPr>
        <w:t xml:space="preserve"> </w:t>
      </w:r>
      <w:r w:rsidR="001E362D">
        <w:t>Lateral</w:t>
      </w:r>
    </w:p>
    <w:p w14:paraId="11D250F8" w14:textId="77777777" w:rsidR="00D6053C" w:rsidRDefault="001E362D" w:rsidP="00D6053C">
      <w:pPr>
        <w:pStyle w:val="ListParagraph"/>
        <w:keepNext/>
        <w:keepLines/>
        <w:numPr>
          <w:ilvl w:val="1"/>
          <w:numId w:val="10"/>
        </w:numPr>
        <w:spacing w:after="0" w:line="240" w:lineRule="auto"/>
      </w:pPr>
      <w:r>
        <w:t>Lateral axis of the accelerometer data.</w:t>
      </w:r>
    </w:p>
    <w:p w14:paraId="4C78F0CA" w14:textId="77777777" w:rsidR="001E362D" w:rsidRDefault="001E362D" w:rsidP="00DE6FC9">
      <w:pPr>
        <w:pStyle w:val="ListParagraph"/>
        <w:keepNext/>
        <w:keepLines/>
        <w:spacing w:after="0" w:line="240" w:lineRule="auto"/>
        <w:ind w:left="2520"/>
      </w:pPr>
    </w:p>
    <w:p w14:paraId="56BA6626" w14:textId="77777777" w:rsidR="001E362D" w:rsidRDefault="001E362D" w:rsidP="001E362D">
      <w:pPr>
        <w:pStyle w:val="ListParagraph"/>
        <w:keepNext/>
        <w:keepLines/>
        <w:numPr>
          <w:ilvl w:val="0"/>
          <w:numId w:val="10"/>
        </w:numPr>
        <w:spacing w:after="0" w:line="240" w:lineRule="auto"/>
      </w:pPr>
      <w:r>
        <w:rPr>
          <w:b/>
        </w:rPr>
        <w:t xml:space="preserve">Public float </w:t>
      </w:r>
      <w:r>
        <w:t>Sagittal</w:t>
      </w:r>
    </w:p>
    <w:p w14:paraId="47EDA7CE" w14:textId="77777777" w:rsidR="001E362D" w:rsidRDefault="001E362D">
      <w:pPr>
        <w:pStyle w:val="ListParagraph"/>
        <w:keepNext/>
        <w:keepLines/>
        <w:numPr>
          <w:ilvl w:val="1"/>
          <w:numId w:val="10"/>
        </w:numPr>
        <w:spacing w:after="0" w:line="240" w:lineRule="auto"/>
      </w:pPr>
      <w:r>
        <w:t>Sagittal axis of the accelerometer data.</w:t>
      </w:r>
    </w:p>
    <w:p w14:paraId="034B682D" w14:textId="77777777" w:rsidR="00D6053C" w:rsidRDefault="00D6053C" w:rsidP="00D6053C">
      <w:pPr>
        <w:pStyle w:val="ListParagraph"/>
        <w:keepNext/>
        <w:keepLines/>
        <w:spacing w:after="0" w:line="240" w:lineRule="auto"/>
        <w:ind w:left="2520"/>
      </w:pPr>
    </w:p>
    <w:p w14:paraId="7EE82DC2" w14:textId="77777777" w:rsidR="00D6053C" w:rsidRDefault="001E362D" w:rsidP="00D6053C">
      <w:pPr>
        <w:pStyle w:val="ListParagraph"/>
        <w:keepNext/>
        <w:keepLines/>
        <w:numPr>
          <w:ilvl w:val="0"/>
          <w:numId w:val="10"/>
        </w:numPr>
        <w:spacing w:after="0" w:line="240" w:lineRule="auto"/>
      </w:pPr>
      <w:r>
        <w:rPr>
          <w:b/>
        </w:rPr>
        <w:t>Public Guid</w:t>
      </w:r>
      <w:r w:rsidR="00D6053C">
        <w:rPr>
          <w:b/>
        </w:rPr>
        <w:t xml:space="preserve"> </w:t>
      </w:r>
      <w:r>
        <w:t>PatientDataId</w:t>
      </w:r>
    </w:p>
    <w:p w14:paraId="2C305A26" w14:textId="77777777" w:rsidR="00D6053C" w:rsidRDefault="001E362D" w:rsidP="00DE6FC9">
      <w:pPr>
        <w:pStyle w:val="ListParagraph"/>
        <w:keepNext/>
        <w:keepLines/>
        <w:numPr>
          <w:ilvl w:val="1"/>
          <w:numId w:val="10"/>
        </w:numPr>
        <w:spacing w:after="0" w:line="240" w:lineRule="auto"/>
      </w:pPr>
      <w:r>
        <w:t xml:space="preserve">Foreign key relationship to the id of the patient data record from the </w:t>
      </w:r>
      <w:r w:rsidRPr="00DE6FC9">
        <w:rPr>
          <w:b/>
        </w:rPr>
        <w:t>PatientData</w:t>
      </w:r>
      <w:r>
        <w:t xml:space="preserve"> table that this data record corresponds to. </w:t>
      </w:r>
    </w:p>
    <w:p w14:paraId="55FF3926" w14:textId="77777777" w:rsidR="00D6053C" w:rsidRDefault="00D6053C" w:rsidP="00D6053C">
      <w:pPr>
        <w:pStyle w:val="ListParagraph"/>
        <w:keepNext/>
        <w:keepLines/>
        <w:spacing w:after="0" w:line="240" w:lineRule="auto"/>
        <w:ind w:left="2520"/>
      </w:pPr>
    </w:p>
    <w:p w14:paraId="3B403C60" w14:textId="77777777" w:rsidR="00D6053C" w:rsidRPr="00D6053C" w:rsidRDefault="00D6053C" w:rsidP="00D6053C">
      <w:pPr>
        <w:keepNext/>
        <w:keepLines/>
        <w:spacing w:after="0" w:line="240" w:lineRule="auto"/>
        <w:ind w:firstLine="720"/>
        <w:rPr>
          <w:b/>
        </w:rPr>
      </w:pPr>
      <w:r w:rsidRPr="00D6053C">
        <w:rPr>
          <w:b/>
        </w:rPr>
        <w:t>Operations:</w:t>
      </w:r>
    </w:p>
    <w:p w14:paraId="2A58F2FD" w14:textId="77777777" w:rsidR="00D6053C" w:rsidRDefault="00D6053C" w:rsidP="00D6053C">
      <w:pPr>
        <w:pStyle w:val="ListParagraph"/>
        <w:keepNext/>
        <w:keepLines/>
        <w:numPr>
          <w:ilvl w:val="0"/>
          <w:numId w:val="7"/>
        </w:numPr>
        <w:spacing w:after="0" w:line="240" w:lineRule="auto"/>
      </w:pPr>
      <w:r w:rsidRPr="00484ED5">
        <w:t>Sets and gets for all attributes.</w:t>
      </w:r>
    </w:p>
    <w:p w14:paraId="316E8BA8" w14:textId="77777777" w:rsidR="00D6053C" w:rsidRDefault="00D6053C" w:rsidP="00D6053C">
      <w:pPr>
        <w:pStyle w:val="ListParagraph"/>
        <w:keepNext/>
        <w:keepLines/>
        <w:spacing w:after="0" w:line="240" w:lineRule="auto"/>
        <w:ind w:left="1800"/>
      </w:pPr>
    </w:p>
    <w:p w14:paraId="78F08B43" w14:textId="77777777" w:rsidR="00D6053C" w:rsidRDefault="00D6053C" w:rsidP="00D6053C">
      <w:pPr>
        <w:keepNext/>
        <w:keepLines/>
        <w:spacing w:after="0" w:line="240" w:lineRule="auto"/>
        <w:ind w:left="720"/>
        <w:rPr>
          <w:b/>
        </w:rPr>
      </w:pPr>
      <w:r>
        <w:rPr>
          <w:b/>
        </w:rPr>
        <w:t>Constructors:</w:t>
      </w:r>
    </w:p>
    <w:p w14:paraId="3F1B845F" w14:textId="77777777" w:rsidR="00D6053C" w:rsidRDefault="00D6053C" w:rsidP="00D6053C">
      <w:pPr>
        <w:pStyle w:val="ListParagraph"/>
        <w:keepNext/>
        <w:keepLines/>
        <w:numPr>
          <w:ilvl w:val="0"/>
          <w:numId w:val="14"/>
        </w:numPr>
        <w:spacing w:after="0" w:line="240" w:lineRule="auto"/>
        <w:rPr>
          <w:b/>
        </w:rPr>
      </w:pPr>
      <w:r>
        <w:rPr>
          <w:b/>
        </w:rPr>
        <w:t xml:space="preserve">Public </w:t>
      </w:r>
      <w:r w:rsidR="001E362D">
        <w:t>MSBandAccelerometer</w:t>
      </w:r>
      <w:r>
        <w:t>()</w:t>
      </w:r>
    </w:p>
    <w:p w14:paraId="1DB2143E" w14:textId="77777777" w:rsidR="00D6053C" w:rsidRDefault="00D6053C" w:rsidP="00D6053C">
      <w:pPr>
        <w:pStyle w:val="ListParagraph"/>
        <w:keepNext/>
        <w:keepLines/>
        <w:numPr>
          <w:ilvl w:val="1"/>
          <w:numId w:val="14"/>
        </w:numPr>
        <w:spacing w:after="0" w:line="240" w:lineRule="auto"/>
        <w:rPr>
          <w:b/>
        </w:rPr>
      </w:pPr>
      <w:r>
        <w:t>Default constructor</w:t>
      </w:r>
    </w:p>
    <w:p w14:paraId="53BF5F4C" w14:textId="77777777" w:rsidR="00D6053C" w:rsidRDefault="00D6053C">
      <w:pPr>
        <w:keepNext/>
        <w:keepLines/>
      </w:pPr>
    </w:p>
    <w:p w14:paraId="6FB7B91A" w14:textId="77777777" w:rsidR="00B342B8" w:rsidRDefault="00B342B8" w:rsidP="00B342B8">
      <w:pPr>
        <w:pStyle w:val="Heading4"/>
        <w:keepNext/>
        <w:keepLines/>
      </w:pPr>
      <w:r>
        <w:t>MSBandCalories</w:t>
      </w:r>
    </w:p>
    <w:p w14:paraId="76451A1F" w14:textId="77777777" w:rsidR="00B342B8" w:rsidRDefault="00B342B8" w:rsidP="00B342B8">
      <w:pPr>
        <w:keepNext/>
        <w:keepLines/>
      </w:pPr>
      <w:r w:rsidRPr="00F82B86">
        <w:t>T</w:t>
      </w:r>
      <w:r>
        <w:t>his</w:t>
      </w:r>
      <w:r w:rsidRPr="00F82B86">
        <w:t xml:space="preserve"> clas</w:t>
      </w:r>
      <w:r>
        <w:t xml:space="preserve">s describes the attributes and construction of a </w:t>
      </w:r>
      <w:r>
        <w:rPr>
          <w:b/>
        </w:rPr>
        <w:t xml:space="preserve">MSBandCalories </w:t>
      </w:r>
      <w:r>
        <w:t xml:space="preserve">object.  </w:t>
      </w:r>
    </w:p>
    <w:p w14:paraId="540804E2" w14:textId="77777777" w:rsidR="00B342B8" w:rsidRDefault="00B342B8" w:rsidP="00B342B8">
      <w:pPr>
        <w:keepNext/>
        <w:keepLines/>
        <w:spacing w:after="0" w:line="360" w:lineRule="auto"/>
        <w:rPr>
          <w:b/>
        </w:rPr>
      </w:pPr>
      <w:r>
        <w:rPr>
          <w:b/>
        </w:rPr>
        <w:t>&lt;&lt;Entity&gt;&gt;</w:t>
      </w:r>
    </w:p>
    <w:p w14:paraId="52B0220D" w14:textId="77777777" w:rsidR="00B342B8" w:rsidRDefault="00B342B8" w:rsidP="00B342B8">
      <w:pPr>
        <w:keepNext/>
        <w:keepLines/>
        <w:spacing w:after="0" w:line="240" w:lineRule="auto"/>
        <w:ind w:firstLine="720"/>
      </w:pPr>
      <w:r>
        <w:rPr>
          <w:b/>
        </w:rPr>
        <w:t>Attributes:</w:t>
      </w:r>
    </w:p>
    <w:p w14:paraId="4A171F4B" w14:textId="77777777" w:rsidR="00B342B8" w:rsidRDefault="00B342B8" w:rsidP="00B342B8">
      <w:pPr>
        <w:pStyle w:val="ListParagraph"/>
        <w:keepNext/>
        <w:keepLines/>
        <w:spacing w:after="0" w:line="240" w:lineRule="auto"/>
        <w:ind w:left="2520"/>
      </w:pPr>
    </w:p>
    <w:p w14:paraId="74186087" w14:textId="77777777" w:rsidR="00B342B8" w:rsidRDefault="00B342B8" w:rsidP="00B342B8">
      <w:pPr>
        <w:pStyle w:val="ListParagraph"/>
        <w:keepNext/>
        <w:keepLines/>
        <w:numPr>
          <w:ilvl w:val="0"/>
          <w:numId w:val="10"/>
        </w:numPr>
        <w:spacing w:after="0" w:line="240" w:lineRule="auto"/>
      </w:pPr>
      <w:r>
        <w:rPr>
          <w:b/>
        </w:rPr>
        <w:t xml:space="preserve">Public int </w:t>
      </w:r>
      <w:r w:rsidRPr="00E84F72">
        <w:t>Id</w:t>
      </w:r>
    </w:p>
    <w:p w14:paraId="663C048A" w14:textId="77777777" w:rsidR="00B342B8" w:rsidRDefault="00B342B8" w:rsidP="00B342B8">
      <w:pPr>
        <w:pStyle w:val="ListParagraph"/>
        <w:keepNext/>
        <w:keepLines/>
        <w:numPr>
          <w:ilvl w:val="1"/>
          <w:numId w:val="10"/>
        </w:numPr>
        <w:spacing w:after="0" w:line="240" w:lineRule="auto"/>
      </w:pPr>
      <w:r>
        <w:t>Unique id generated by the system for each Microsoft Band Calorie data record.</w:t>
      </w:r>
    </w:p>
    <w:p w14:paraId="278718BF" w14:textId="77777777" w:rsidR="00B342B8" w:rsidRDefault="00B342B8" w:rsidP="00B342B8">
      <w:pPr>
        <w:pStyle w:val="ListParagraph"/>
        <w:keepNext/>
        <w:keepLines/>
        <w:spacing w:after="0" w:line="240" w:lineRule="auto"/>
        <w:ind w:left="2520"/>
      </w:pPr>
    </w:p>
    <w:p w14:paraId="04CD1F79" w14:textId="77777777" w:rsidR="00B342B8" w:rsidRDefault="00B342B8" w:rsidP="00B342B8">
      <w:pPr>
        <w:pStyle w:val="ListParagraph"/>
        <w:keepNext/>
        <w:keepLines/>
        <w:numPr>
          <w:ilvl w:val="0"/>
          <w:numId w:val="10"/>
        </w:numPr>
        <w:spacing w:after="0" w:line="240" w:lineRule="auto"/>
      </w:pPr>
      <w:r>
        <w:rPr>
          <w:b/>
        </w:rPr>
        <w:t xml:space="preserve">Public DateTime </w:t>
      </w:r>
      <w:r>
        <w:t>Date</w:t>
      </w:r>
    </w:p>
    <w:p w14:paraId="4C3D0E64" w14:textId="77777777" w:rsidR="00B342B8" w:rsidRDefault="00B342B8" w:rsidP="00B342B8">
      <w:pPr>
        <w:pStyle w:val="ListParagraph"/>
        <w:keepNext/>
        <w:keepLines/>
        <w:numPr>
          <w:ilvl w:val="1"/>
          <w:numId w:val="10"/>
        </w:numPr>
        <w:spacing w:after="0" w:line="240" w:lineRule="auto"/>
      </w:pPr>
      <w:r>
        <w:t>Date information for when the patient collected the data.</w:t>
      </w:r>
    </w:p>
    <w:p w14:paraId="5D5DFD53" w14:textId="77777777" w:rsidR="00B342B8" w:rsidRDefault="00B342B8" w:rsidP="00B342B8">
      <w:pPr>
        <w:keepNext/>
        <w:keepLines/>
        <w:spacing w:after="0" w:line="240" w:lineRule="auto"/>
      </w:pPr>
    </w:p>
    <w:p w14:paraId="79CC41AD" w14:textId="77777777" w:rsidR="00B342B8" w:rsidRDefault="00B342B8" w:rsidP="00B342B8">
      <w:pPr>
        <w:pStyle w:val="ListParagraph"/>
        <w:keepNext/>
        <w:keepLines/>
        <w:numPr>
          <w:ilvl w:val="0"/>
          <w:numId w:val="10"/>
        </w:numPr>
        <w:spacing w:after="0" w:line="240" w:lineRule="auto"/>
      </w:pPr>
      <w:r>
        <w:rPr>
          <w:b/>
        </w:rPr>
        <w:t xml:space="preserve">Public int </w:t>
      </w:r>
      <w:r>
        <w:t>Total</w:t>
      </w:r>
    </w:p>
    <w:p w14:paraId="2C007299" w14:textId="77777777" w:rsidR="00B342B8" w:rsidRDefault="00B342B8" w:rsidP="00DE6FC9">
      <w:pPr>
        <w:pStyle w:val="ListParagraph"/>
        <w:keepNext/>
        <w:keepLines/>
        <w:numPr>
          <w:ilvl w:val="1"/>
          <w:numId w:val="10"/>
        </w:numPr>
        <w:spacing w:after="0" w:line="240" w:lineRule="auto"/>
      </w:pPr>
      <w:r>
        <w:t>Total calories burned at the moment of each data sample</w:t>
      </w:r>
    </w:p>
    <w:p w14:paraId="28392F06" w14:textId="77777777" w:rsidR="00B342B8" w:rsidRDefault="00B342B8" w:rsidP="00DE6FC9">
      <w:pPr>
        <w:keepNext/>
        <w:keepLines/>
        <w:spacing w:after="0" w:line="240" w:lineRule="auto"/>
      </w:pPr>
    </w:p>
    <w:p w14:paraId="34CDD20C" w14:textId="77777777" w:rsidR="00B342B8" w:rsidRDefault="00B342B8" w:rsidP="00B342B8">
      <w:pPr>
        <w:pStyle w:val="ListParagraph"/>
        <w:keepNext/>
        <w:keepLines/>
        <w:numPr>
          <w:ilvl w:val="0"/>
          <w:numId w:val="10"/>
        </w:numPr>
        <w:spacing w:after="0" w:line="240" w:lineRule="auto"/>
      </w:pPr>
      <w:r>
        <w:rPr>
          <w:b/>
        </w:rPr>
        <w:t xml:space="preserve">Public Guid </w:t>
      </w:r>
      <w:r>
        <w:t>PatientDataId</w:t>
      </w:r>
    </w:p>
    <w:p w14:paraId="56FFDA2B" w14:textId="77777777"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30618C39" w14:textId="77777777" w:rsidR="00B342B8" w:rsidRDefault="00B342B8" w:rsidP="00B342B8">
      <w:pPr>
        <w:pStyle w:val="ListParagraph"/>
        <w:keepNext/>
        <w:keepLines/>
        <w:spacing w:after="0" w:line="240" w:lineRule="auto"/>
        <w:ind w:left="2520"/>
      </w:pPr>
    </w:p>
    <w:p w14:paraId="294D3010" w14:textId="77777777" w:rsidR="00B342B8" w:rsidRPr="00D6053C" w:rsidRDefault="00B342B8" w:rsidP="00B342B8">
      <w:pPr>
        <w:keepNext/>
        <w:keepLines/>
        <w:spacing w:after="0" w:line="240" w:lineRule="auto"/>
        <w:ind w:firstLine="720"/>
        <w:rPr>
          <w:b/>
        </w:rPr>
      </w:pPr>
      <w:r w:rsidRPr="00D6053C">
        <w:rPr>
          <w:b/>
        </w:rPr>
        <w:t>Operations:</w:t>
      </w:r>
    </w:p>
    <w:p w14:paraId="1139A8FC" w14:textId="77777777" w:rsidR="00B342B8" w:rsidRDefault="00B342B8" w:rsidP="00B342B8">
      <w:pPr>
        <w:pStyle w:val="ListParagraph"/>
        <w:keepNext/>
        <w:keepLines/>
        <w:numPr>
          <w:ilvl w:val="0"/>
          <w:numId w:val="7"/>
        </w:numPr>
        <w:spacing w:after="0" w:line="240" w:lineRule="auto"/>
      </w:pPr>
      <w:r w:rsidRPr="00484ED5">
        <w:t>Sets and gets for all attributes.</w:t>
      </w:r>
    </w:p>
    <w:p w14:paraId="6C1496D9" w14:textId="77777777" w:rsidR="00B342B8" w:rsidRDefault="00B342B8" w:rsidP="00B342B8">
      <w:pPr>
        <w:pStyle w:val="ListParagraph"/>
        <w:keepNext/>
        <w:keepLines/>
        <w:spacing w:after="0" w:line="240" w:lineRule="auto"/>
        <w:ind w:left="1800"/>
      </w:pPr>
    </w:p>
    <w:p w14:paraId="6CEBF1B9" w14:textId="77777777" w:rsidR="00B342B8" w:rsidRDefault="00B342B8" w:rsidP="00B342B8">
      <w:pPr>
        <w:keepNext/>
        <w:keepLines/>
        <w:spacing w:after="0" w:line="240" w:lineRule="auto"/>
        <w:ind w:left="720"/>
        <w:rPr>
          <w:b/>
        </w:rPr>
      </w:pPr>
      <w:r>
        <w:rPr>
          <w:b/>
        </w:rPr>
        <w:t>Constructors:</w:t>
      </w:r>
    </w:p>
    <w:p w14:paraId="32A53FD1" w14:textId="77777777" w:rsidR="00B342B8" w:rsidRDefault="00B342B8" w:rsidP="00B342B8">
      <w:pPr>
        <w:pStyle w:val="ListParagraph"/>
        <w:keepNext/>
        <w:keepLines/>
        <w:numPr>
          <w:ilvl w:val="0"/>
          <w:numId w:val="14"/>
        </w:numPr>
        <w:spacing w:after="0" w:line="240" w:lineRule="auto"/>
        <w:rPr>
          <w:b/>
        </w:rPr>
      </w:pPr>
      <w:r>
        <w:rPr>
          <w:b/>
        </w:rPr>
        <w:t xml:space="preserve">Public </w:t>
      </w:r>
      <w:r>
        <w:t>MSBandCalories()</w:t>
      </w:r>
    </w:p>
    <w:p w14:paraId="088E0747" w14:textId="77777777" w:rsidR="00B342B8" w:rsidRPr="00DE6FC9" w:rsidRDefault="00B342B8" w:rsidP="00B342B8">
      <w:pPr>
        <w:pStyle w:val="ListParagraph"/>
        <w:keepNext/>
        <w:keepLines/>
        <w:numPr>
          <w:ilvl w:val="1"/>
          <w:numId w:val="14"/>
        </w:numPr>
        <w:spacing w:after="0" w:line="240" w:lineRule="auto"/>
        <w:rPr>
          <w:b/>
        </w:rPr>
      </w:pPr>
      <w:r>
        <w:t>Default constructor</w:t>
      </w:r>
    </w:p>
    <w:p w14:paraId="4BB9D3CF" w14:textId="77777777" w:rsidR="00B342B8" w:rsidRDefault="00B342B8" w:rsidP="00DE6FC9">
      <w:pPr>
        <w:pStyle w:val="ListParagraph"/>
        <w:keepNext/>
        <w:keepLines/>
        <w:spacing w:after="0" w:line="240" w:lineRule="auto"/>
        <w:ind w:left="2520"/>
      </w:pPr>
    </w:p>
    <w:p w14:paraId="32FF7BB3" w14:textId="77777777" w:rsidR="00B342B8" w:rsidRDefault="00B342B8" w:rsidP="00B342B8">
      <w:pPr>
        <w:pStyle w:val="Heading4"/>
        <w:keepNext/>
        <w:keepLines/>
      </w:pPr>
      <w:r>
        <w:t>MSBandGyroscope</w:t>
      </w:r>
    </w:p>
    <w:p w14:paraId="0E395128" w14:textId="77777777" w:rsidR="00B342B8" w:rsidRDefault="00B342B8" w:rsidP="00B342B8">
      <w:pPr>
        <w:keepNext/>
        <w:keepLines/>
      </w:pPr>
      <w:r w:rsidRPr="00F82B86">
        <w:t>T</w:t>
      </w:r>
      <w:r>
        <w:t>his</w:t>
      </w:r>
      <w:r w:rsidRPr="00F82B86">
        <w:t xml:space="preserve"> clas</w:t>
      </w:r>
      <w:r>
        <w:t xml:space="preserve">s describes the attributes and construction of a </w:t>
      </w:r>
      <w:r>
        <w:rPr>
          <w:b/>
        </w:rPr>
        <w:t xml:space="preserve">MSBandGyroscope </w:t>
      </w:r>
      <w:r>
        <w:t xml:space="preserve">object.  </w:t>
      </w:r>
    </w:p>
    <w:p w14:paraId="47EB17D0" w14:textId="77777777" w:rsidR="00B342B8" w:rsidRDefault="00B342B8" w:rsidP="00B342B8">
      <w:pPr>
        <w:keepNext/>
        <w:keepLines/>
        <w:spacing w:after="0" w:line="360" w:lineRule="auto"/>
        <w:rPr>
          <w:b/>
        </w:rPr>
      </w:pPr>
      <w:r>
        <w:rPr>
          <w:b/>
        </w:rPr>
        <w:t>&lt;&lt;Entity&gt;&gt;</w:t>
      </w:r>
    </w:p>
    <w:p w14:paraId="20FD6DD1" w14:textId="77777777" w:rsidR="00B342B8" w:rsidRDefault="00B342B8" w:rsidP="00B342B8">
      <w:pPr>
        <w:keepNext/>
        <w:keepLines/>
        <w:spacing w:after="0" w:line="240" w:lineRule="auto"/>
        <w:ind w:firstLine="720"/>
      </w:pPr>
      <w:r>
        <w:rPr>
          <w:b/>
        </w:rPr>
        <w:t>Attributes:</w:t>
      </w:r>
    </w:p>
    <w:p w14:paraId="356AA9F1" w14:textId="77777777" w:rsidR="00B342B8" w:rsidRDefault="00B342B8" w:rsidP="00B342B8">
      <w:pPr>
        <w:pStyle w:val="ListParagraph"/>
        <w:keepNext/>
        <w:keepLines/>
        <w:spacing w:after="0" w:line="240" w:lineRule="auto"/>
        <w:ind w:left="2520"/>
      </w:pPr>
    </w:p>
    <w:p w14:paraId="5806532C" w14:textId="77777777" w:rsidR="00B342B8" w:rsidRDefault="00B342B8" w:rsidP="00B342B8">
      <w:pPr>
        <w:pStyle w:val="ListParagraph"/>
        <w:keepNext/>
        <w:keepLines/>
        <w:numPr>
          <w:ilvl w:val="0"/>
          <w:numId w:val="10"/>
        </w:numPr>
        <w:spacing w:after="0" w:line="240" w:lineRule="auto"/>
      </w:pPr>
      <w:r>
        <w:rPr>
          <w:b/>
        </w:rPr>
        <w:t xml:space="preserve">Public int </w:t>
      </w:r>
      <w:r w:rsidRPr="00E84F72">
        <w:t>Id</w:t>
      </w:r>
    </w:p>
    <w:p w14:paraId="05B1A9E9" w14:textId="77777777" w:rsidR="00B342B8" w:rsidRDefault="00B342B8" w:rsidP="00B342B8">
      <w:pPr>
        <w:pStyle w:val="ListParagraph"/>
        <w:keepNext/>
        <w:keepLines/>
        <w:numPr>
          <w:ilvl w:val="1"/>
          <w:numId w:val="10"/>
        </w:numPr>
        <w:spacing w:after="0" w:line="240" w:lineRule="auto"/>
      </w:pPr>
      <w:r>
        <w:t>Unique id generated by the system for each Microsoft Band Gyproscope data record.</w:t>
      </w:r>
    </w:p>
    <w:p w14:paraId="0BD00AD7" w14:textId="77777777" w:rsidR="00B342B8" w:rsidRDefault="00B342B8" w:rsidP="00B342B8">
      <w:pPr>
        <w:pStyle w:val="ListParagraph"/>
        <w:keepNext/>
        <w:keepLines/>
        <w:spacing w:after="0" w:line="240" w:lineRule="auto"/>
        <w:ind w:left="2520"/>
      </w:pPr>
    </w:p>
    <w:p w14:paraId="473CA09D" w14:textId="77777777" w:rsidR="00B342B8" w:rsidRDefault="00B342B8" w:rsidP="00B342B8">
      <w:pPr>
        <w:pStyle w:val="ListParagraph"/>
        <w:keepNext/>
        <w:keepLines/>
        <w:numPr>
          <w:ilvl w:val="0"/>
          <w:numId w:val="10"/>
        </w:numPr>
        <w:spacing w:after="0" w:line="240" w:lineRule="auto"/>
      </w:pPr>
      <w:r>
        <w:rPr>
          <w:b/>
        </w:rPr>
        <w:t xml:space="preserve">Public DateTime </w:t>
      </w:r>
      <w:r>
        <w:t>Date</w:t>
      </w:r>
    </w:p>
    <w:p w14:paraId="7BEA7DF3" w14:textId="77777777" w:rsidR="00B342B8" w:rsidRDefault="00B342B8" w:rsidP="00B342B8">
      <w:pPr>
        <w:pStyle w:val="ListParagraph"/>
        <w:keepNext/>
        <w:keepLines/>
        <w:numPr>
          <w:ilvl w:val="1"/>
          <w:numId w:val="10"/>
        </w:numPr>
        <w:spacing w:after="0" w:line="240" w:lineRule="auto"/>
      </w:pPr>
      <w:r>
        <w:t>Date information for when the patient collected the data.</w:t>
      </w:r>
    </w:p>
    <w:p w14:paraId="6DEEC817" w14:textId="77777777" w:rsidR="00B342B8" w:rsidRDefault="00B342B8" w:rsidP="00DE6FC9">
      <w:pPr>
        <w:pStyle w:val="ListParagraph"/>
        <w:keepNext/>
        <w:keepLines/>
        <w:spacing w:after="0" w:line="240" w:lineRule="auto"/>
        <w:ind w:left="2520"/>
      </w:pPr>
    </w:p>
    <w:p w14:paraId="7C7EFB16" w14:textId="77777777" w:rsidR="00B342B8" w:rsidRDefault="00B342B8" w:rsidP="00B342B8">
      <w:pPr>
        <w:pStyle w:val="ListParagraph"/>
        <w:keepNext/>
        <w:keepLines/>
        <w:numPr>
          <w:ilvl w:val="0"/>
          <w:numId w:val="10"/>
        </w:numPr>
        <w:spacing w:after="0" w:line="240" w:lineRule="auto"/>
      </w:pPr>
      <w:r>
        <w:rPr>
          <w:b/>
        </w:rPr>
        <w:t>Public DateTime</w:t>
      </w:r>
      <w:r>
        <w:t xml:space="preserve"> Timestamp</w:t>
      </w:r>
    </w:p>
    <w:p w14:paraId="2E736804" w14:textId="77777777" w:rsidR="00B342B8" w:rsidRDefault="00B342B8">
      <w:pPr>
        <w:pStyle w:val="ListParagraph"/>
        <w:keepNext/>
        <w:keepLines/>
        <w:numPr>
          <w:ilvl w:val="1"/>
          <w:numId w:val="10"/>
        </w:numPr>
        <w:spacing w:after="0" w:line="240" w:lineRule="auto"/>
      </w:pPr>
      <w:r>
        <w:t>Timestamp detailing the when in the record each data point was collected.</w:t>
      </w:r>
    </w:p>
    <w:p w14:paraId="1C6A2005" w14:textId="77777777" w:rsidR="00B342B8" w:rsidRDefault="00B342B8" w:rsidP="00B342B8">
      <w:pPr>
        <w:keepNext/>
        <w:keepLines/>
        <w:spacing w:after="0" w:line="240" w:lineRule="auto"/>
      </w:pPr>
    </w:p>
    <w:p w14:paraId="2E5B2CFE" w14:textId="77777777" w:rsidR="00B342B8" w:rsidRDefault="00B342B8" w:rsidP="00B342B8">
      <w:pPr>
        <w:pStyle w:val="ListParagraph"/>
        <w:keepNext/>
        <w:keepLines/>
        <w:numPr>
          <w:ilvl w:val="0"/>
          <w:numId w:val="10"/>
        </w:numPr>
        <w:spacing w:after="0" w:line="240" w:lineRule="auto"/>
      </w:pPr>
      <w:r>
        <w:rPr>
          <w:b/>
        </w:rPr>
        <w:t xml:space="preserve">Public float </w:t>
      </w:r>
      <w:r>
        <w:t>X</w:t>
      </w:r>
    </w:p>
    <w:p w14:paraId="7AD9E98E" w14:textId="77777777" w:rsidR="00B342B8" w:rsidRDefault="00B342B8" w:rsidP="00B342B8">
      <w:pPr>
        <w:pStyle w:val="ListParagraph"/>
        <w:keepNext/>
        <w:keepLines/>
        <w:numPr>
          <w:ilvl w:val="1"/>
          <w:numId w:val="10"/>
        </w:numPr>
        <w:spacing w:after="0" w:line="240" w:lineRule="auto"/>
      </w:pPr>
      <w:r>
        <w:t>X axis of the gyroscope data record.</w:t>
      </w:r>
    </w:p>
    <w:p w14:paraId="14E1F243" w14:textId="77777777" w:rsidR="00B342B8" w:rsidRDefault="00B342B8" w:rsidP="00DE6FC9">
      <w:pPr>
        <w:pStyle w:val="ListParagraph"/>
        <w:keepNext/>
        <w:keepLines/>
        <w:spacing w:after="0" w:line="240" w:lineRule="auto"/>
        <w:ind w:left="2520"/>
      </w:pPr>
    </w:p>
    <w:p w14:paraId="3B17A99D" w14:textId="77777777" w:rsidR="00B342B8" w:rsidRDefault="00B342B8" w:rsidP="00B342B8">
      <w:pPr>
        <w:pStyle w:val="ListParagraph"/>
        <w:keepNext/>
        <w:keepLines/>
        <w:numPr>
          <w:ilvl w:val="0"/>
          <w:numId w:val="10"/>
        </w:numPr>
        <w:spacing w:after="0" w:line="240" w:lineRule="auto"/>
      </w:pPr>
      <w:r>
        <w:rPr>
          <w:b/>
        </w:rPr>
        <w:t xml:space="preserve">Public float </w:t>
      </w:r>
      <w:r>
        <w:t>Y</w:t>
      </w:r>
    </w:p>
    <w:p w14:paraId="15D2CB7F" w14:textId="77777777" w:rsidR="00B342B8" w:rsidRDefault="00B342B8" w:rsidP="00B342B8">
      <w:pPr>
        <w:pStyle w:val="ListParagraph"/>
        <w:keepNext/>
        <w:keepLines/>
        <w:numPr>
          <w:ilvl w:val="1"/>
          <w:numId w:val="10"/>
        </w:numPr>
        <w:spacing w:after="0" w:line="240" w:lineRule="auto"/>
      </w:pPr>
      <w:r>
        <w:t>Y axis of the gyroscope data record.</w:t>
      </w:r>
    </w:p>
    <w:p w14:paraId="52D58A59" w14:textId="77777777" w:rsidR="00B342B8" w:rsidRDefault="00B342B8" w:rsidP="00DE6FC9">
      <w:pPr>
        <w:pStyle w:val="ListParagraph"/>
        <w:keepNext/>
        <w:keepLines/>
        <w:spacing w:after="0" w:line="240" w:lineRule="auto"/>
        <w:ind w:left="2520"/>
      </w:pPr>
    </w:p>
    <w:p w14:paraId="65294F8C" w14:textId="77777777" w:rsidR="00B342B8" w:rsidRDefault="00B342B8" w:rsidP="00B342B8">
      <w:pPr>
        <w:pStyle w:val="ListParagraph"/>
        <w:keepNext/>
        <w:keepLines/>
        <w:numPr>
          <w:ilvl w:val="0"/>
          <w:numId w:val="10"/>
        </w:numPr>
        <w:spacing w:after="0" w:line="240" w:lineRule="auto"/>
      </w:pPr>
      <w:r>
        <w:rPr>
          <w:b/>
        </w:rPr>
        <w:t xml:space="preserve">Public float </w:t>
      </w:r>
      <w:r>
        <w:t>Z</w:t>
      </w:r>
    </w:p>
    <w:p w14:paraId="7CDD982E" w14:textId="77777777" w:rsidR="00B342B8" w:rsidRDefault="00B342B8">
      <w:pPr>
        <w:pStyle w:val="ListParagraph"/>
        <w:keepNext/>
        <w:keepLines/>
        <w:numPr>
          <w:ilvl w:val="1"/>
          <w:numId w:val="10"/>
        </w:numPr>
        <w:spacing w:after="0" w:line="240" w:lineRule="auto"/>
      </w:pPr>
      <w:r>
        <w:t>Z axis of the gyroscope data record.</w:t>
      </w:r>
    </w:p>
    <w:p w14:paraId="5C24133F" w14:textId="77777777" w:rsidR="00B342B8" w:rsidRDefault="00B342B8" w:rsidP="00B342B8">
      <w:pPr>
        <w:keepNext/>
        <w:keepLines/>
        <w:spacing w:after="0" w:line="240" w:lineRule="auto"/>
      </w:pPr>
    </w:p>
    <w:p w14:paraId="6F033F83" w14:textId="77777777" w:rsidR="00B342B8" w:rsidRDefault="00B342B8" w:rsidP="00B342B8">
      <w:pPr>
        <w:pStyle w:val="ListParagraph"/>
        <w:keepNext/>
        <w:keepLines/>
        <w:numPr>
          <w:ilvl w:val="0"/>
          <w:numId w:val="10"/>
        </w:numPr>
        <w:spacing w:after="0" w:line="240" w:lineRule="auto"/>
      </w:pPr>
      <w:r>
        <w:rPr>
          <w:b/>
        </w:rPr>
        <w:t xml:space="preserve">Public Guid </w:t>
      </w:r>
      <w:r>
        <w:t>PatientDataId</w:t>
      </w:r>
    </w:p>
    <w:p w14:paraId="6AA86672" w14:textId="77777777"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596F05F2" w14:textId="77777777" w:rsidR="00B342B8" w:rsidRDefault="00B342B8" w:rsidP="00B342B8">
      <w:pPr>
        <w:pStyle w:val="ListParagraph"/>
        <w:keepNext/>
        <w:keepLines/>
        <w:spacing w:after="0" w:line="240" w:lineRule="auto"/>
        <w:ind w:left="2520"/>
      </w:pPr>
    </w:p>
    <w:p w14:paraId="1343E949" w14:textId="77777777" w:rsidR="00B342B8" w:rsidRPr="00D6053C" w:rsidRDefault="00B342B8" w:rsidP="00B342B8">
      <w:pPr>
        <w:keepNext/>
        <w:keepLines/>
        <w:spacing w:after="0" w:line="240" w:lineRule="auto"/>
        <w:ind w:firstLine="720"/>
        <w:rPr>
          <w:b/>
        </w:rPr>
      </w:pPr>
      <w:r w:rsidRPr="00D6053C">
        <w:rPr>
          <w:b/>
        </w:rPr>
        <w:t>Operations:</w:t>
      </w:r>
    </w:p>
    <w:p w14:paraId="2F595D3A" w14:textId="77777777" w:rsidR="00B342B8" w:rsidRDefault="00B342B8" w:rsidP="00B342B8">
      <w:pPr>
        <w:pStyle w:val="ListParagraph"/>
        <w:keepNext/>
        <w:keepLines/>
        <w:numPr>
          <w:ilvl w:val="0"/>
          <w:numId w:val="7"/>
        </w:numPr>
        <w:spacing w:after="0" w:line="240" w:lineRule="auto"/>
      </w:pPr>
      <w:r w:rsidRPr="00484ED5">
        <w:t>Sets and gets for all attributes.</w:t>
      </w:r>
    </w:p>
    <w:p w14:paraId="125A4D65" w14:textId="77777777" w:rsidR="00B342B8" w:rsidRDefault="00B342B8" w:rsidP="00B342B8">
      <w:pPr>
        <w:pStyle w:val="ListParagraph"/>
        <w:keepNext/>
        <w:keepLines/>
        <w:spacing w:after="0" w:line="240" w:lineRule="auto"/>
        <w:ind w:left="1800"/>
      </w:pPr>
    </w:p>
    <w:p w14:paraId="2D57CE92" w14:textId="77777777" w:rsidR="00B342B8" w:rsidRDefault="00B342B8" w:rsidP="00B342B8">
      <w:pPr>
        <w:keepNext/>
        <w:keepLines/>
        <w:spacing w:after="0" w:line="240" w:lineRule="auto"/>
        <w:ind w:left="720"/>
        <w:rPr>
          <w:b/>
        </w:rPr>
      </w:pPr>
      <w:r>
        <w:rPr>
          <w:b/>
        </w:rPr>
        <w:t>Constructors:</w:t>
      </w:r>
    </w:p>
    <w:p w14:paraId="1C9C7754" w14:textId="77777777" w:rsidR="00B342B8" w:rsidRDefault="00B342B8" w:rsidP="00B342B8">
      <w:pPr>
        <w:pStyle w:val="ListParagraph"/>
        <w:keepNext/>
        <w:keepLines/>
        <w:numPr>
          <w:ilvl w:val="0"/>
          <w:numId w:val="14"/>
        </w:numPr>
        <w:spacing w:after="0" w:line="240" w:lineRule="auto"/>
        <w:rPr>
          <w:b/>
        </w:rPr>
      </w:pPr>
      <w:r>
        <w:rPr>
          <w:b/>
        </w:rPr>
        <w:t xml:space="preserve">Public </w:t>
      </w:r>
      <w:r>
        <w:t>MSBandGyroscope()</w:t>
      </w:r>
    </w:p>
    <w:p w14:paraId="399AA583" w14:textId="77777777" w:rsidR="00B342B8" w:rsidRDefault="00B342B8" w:rsidP="00B342B8">
      <w:pPr>
        <w:pStyle w:val="ListParagraph"/>
        <w:keepNext/>
        <w:keepLines/>
        <w:numPr>
          <w:ilvl w:val="1"/>
          <w:numId w:val="14"/>
        </w:numPr>
        <w:spacing w:after="0" w:line="240" w:lineRule="auto"/>
        <w:rPr>
          <w:b/>
        </w:rPr>
      </w:pPr>
      <w:r>
        <w:lastRenderedPageBreak/>
        <w:t>Default constructor</w:t>
      </w:r>
    </w:p>
    <w:p w14:paraId="7CCC5DD1" w14:textId="77777777" w:rsidR="00B342B8" w:rsidRDefault="00B342B8" w:rsidP="00DE6FC9">
      <w:pPr>
        <w:pStyle w:val="ListParagraph"/>
        <w:keepNext/>
        <w:keepLines/>
        <w:spacing w:after="0" w:line="240" w:lineRule="auto"/>
        <w:ind w:left="2520"/>
        <w:rPr>
          <w:b/>
        </w:rPr>
      </w:pPr>
    </w:p>
    <w:p w14:paraId="473802DA" w14:textId="77777777" w:rsidR="00B342B8" w:rsidRDefault="00B342B8" w:rsidP="00B342B8">
      <w:pPr>
        <w:pStyle w:val="Heading4"/>
        <w:keepNext/>
        <w:keepLines/>
      </w:pPr>
      <w:r>
        <w:t>MSBandHeartRate</w:t>
      </w:r>
    </w:p>
    <w:p w14:paraId="4AD23CA3" w14:textId="77777777" w:rsidR="00B342B8" w:rsidRDefault="00B342B8" w:rsidP="00B342B8">
      <w:pPr>
        <w:keepNext/>
        <w:keepLines/>
      </w:pPr>
      <w:r w:rsidRPr="00F82B86">
        <w:t>T</w:t>
      </w:r>
      <w:r>
        <w:t>his</w:t>
      </w:r>
      <w:r w:rsidRPr="00F82B86">
        <w:t xml:space="preserve"> clas</w:t>
      </w:r>
      <w:r>
        <w:t xml:space="preserve">s describes the attributes and construction of a </w:t>
      </w:r>
      <w:r>
        <w:rPr>
          <w:b/>
        </w:rPr>
        <w:t xml:space="preserve">MSBandHeartRate </w:t>
      </w:r>
      <w:r>
        <w:t xml:space="preserve">object.  </w:t>
      </w:r>
    </w:p>
    <w:p w14:paraId="7E6D1214" w14:textId="77777777" w:rsidR="00B342B8" w:rsidRDefault="00B342B8" w:rsidP="00B342B8">
      <w:pPr>
        <w:keepNext/>
        <w:keepLines/>
        <w:spacing w:after="0" w:line="360" w:lineRule="auto"/>
        <w:rPr>
          <w:b/>
        </w:rPr>
      </w:pPr>
      <w:r>
        <w:rPr>
          <w:b/>
        </w:rPr>
        <w:t>&lt;&lt;Entity&gt;&gt;</w:t>
      </w:r>
    </w:p>
    <w:p w14:paraId="395B7371" w14:textId="77777777" w:rsidR="00B342B8" w:rsidRDefault="00B342B8" w:rsidP="00B342B8">
      <w:pPr>
        <w:keepNext/>
        <w:keepLines/>
        <w:spacing w:after="0" w:line="240" w:lineRule="auto"/>
        <w:ind w:firstLine="720"/>
      </w:pPr>
      <w:r>
        <w:rPr>
          <w:b/>
        </w:rPr>
        <w:t>Attributes:</w:t>
      </w:r>
    </w:p>
    <w:p w14:paraId="0468785E" w14:textId="77777777" w:rsidR="00B342B8" w:rsidRDefault="00B342B8" w:rsidP="00B342B8">
      <w:pPr>
        <w:pStyle w:val="ListParagraph"/>
        <w:keepNext/>
        <w:keepLines/>
        <w:spacing w:after="0" w:line="240" w:lineRule="auto"/>
        <w:ind w:left="2520"/>
      </w:pPr>
    </w:p>
    <w:p w14:paraId="36DE581C" w14:textId="77777777" w:rsidR="00B342B8" w:rsidRDefault="00B342B8" w:rsidP="00B342B8">
      <w:pPr>
        <w:pStyle w:val="ListParagraph"/>
        <w:keepNext/>
        <w:keepLines/>
        <w:numPr>
          <w:ilvl w:val="0"/>
          <w:numId w:val="10"/>
        </w:numPr>
        <w:spacing w:after="0" w:line="240" w:lineRule="auto"/>
      </w:pPr>
      <w:r>
        <w:rPr>
          <w:b/>
        </w:rPr>
        <w:t xml:space="preserve">Public int </w:t>
      </w:r>
      <w:r w:rsidRPr="00E84F72">
        <w:t>Id</w:t>
      </w:r>
    </w:p>
    <w:p w14:paraId="0AE6F93A" w14:textId="77777777" w:rsidR="00B342B8" w:rsidRDefault="00B342B8" w:rsidP="00B342B8">
      <w:pPr>
        <w:pStyle w:val="ListParagraph"/>
        <w:keepNext/>
        <w:keepLines/>
        <w:numPr>
          <w:ilvl w:val="1"/>
          <w:numId w:val="10"/>
        </w:numPr>
        <w:spacing w:after="0" w:line="240" w:lineRule="auto"/>
      </w:pPr>
      <w:r>
        <w:t>Unique id generated by the system for each Microsoft Band Heart Rate data record.</w:t>
      </w:r>
    </w:p>
    <w:p w14:paraId="59F3CB62" w14:textId="77777777" w:rsidR="00B342B8" w:rsidRDefault="00B342B8" w:rsidP="00B342B8">
      <w:pPr>
        <w:pStyle w:val="ListParagraph"/>
        <w:keepNext/>
        <w:keepLines/>
        <w:spacing w:after="0" w:line="240" w:lineRule="auto"/>
        <w:ind w:left="2520"/>
      </w:pPr>
    </w:p>
    <w:p w14:paraId="78CE59F8" w14:textId="77777777" w:rsidR="00B342B8" w:rsidRDefault="00B342B8" w:rsidP="00B342B8">
      <w:pPr>
        <w:pStyle w:val="ListParagraph"/>
        <w:keepNext/>
        <w:keepLines/>
        <w:numPr>
          <w:ilvl w:val="0"/>
          <w:numId w:val="10"/>
        </w:numPr>
        <w:spacing w:after="0" w:line="240" w:lineRule="auto"/>
      </w:pPr>
      <w:r>
        <w:rPr>
          <w:b/>
        </w:rPr>
        <w:t xml:space="preserve">Public DateTime </w:t>
      </w:r>
      <w:r>
        <w:t>Date</w:t>
      </w:r>
    </w:p>
    <w:p w14:paraId="1F5E8A76" w14:textId="77777777" w:rsidR="00B342B8" w:rsidRDefault="00B342B8" w:rsidP="00B342B8">
      <w:pPr>
        <w:pStyle w:val="ListParagraph"/>
        <w:keepNext/>
        <w:keepLines/>
        <w:numPr>
          <w:ilvl w:val="1"/>
          <w:numId w:val="10"/>
        </w:numPr>
        <w:spacing w:after="0" w:line="240" w:lineRule="auto"/>
      </w:pPr>
      <w:r>
        <w:t>Date information for when the patient collected the data.</w:t>
      </w:r>
    </w:p>
    <w:p w14:paraId="08F2A504" w14:textId="77777777" w:rsidR="00B342B8" w:rsidRDefault="00B342B8" w:rsidP="00B342B8">
      <w:pPr>
        <w:keepNext/>
        <w:keepLines/>
        <w:spacing w:after="0" w:line="240" w:lineRule="auto"/>
      </w:pPr>
    </w:p>
    <w:p w14:paraId="5FB13D41" w14:textId="77777777" w:rsidR="00B342B8" w:rsidRDefault="00B342B8" w:rsidP="00B342B8">
      <w:pPr>
        <w:pStyle w:val="ListParagraph"/>
        <w:keepNext/>
        <w:keepLines/>
        <w:numPr>
          <w:ilvl w:val="0"/>
          <w:numId w:val="10"/>
        </w:numPr>
        <w:spacing w:after="0" w:line="240" w:lineRule="auto"/>
      </w:pPr>
      <w:r>
        <w:rPr>
          <w:b/>
        </w:rPr>
        <w:t xml:space="preserve">Public string </w:t>
      </w:r>
      <w:r>
        <w:t>ReadStatus</w:t>
      </w:r>
    </w:p>
    <w:p w14:paraId="2D87C64C" w14:textId="77777777" w:rsidR="00B342B8" w:rsidRDefault="00B342B8" w:rsidP="00B342B8">
      <w:pPr>
        <w:pStyle w:val="ListParagraph"/>
        <w:keepNext/>
        <w:keepLines/>
        <w:numPr>
          <w:ilvl w:val="1"/>
          <w:numId w:val="10"/>
        </w:numPr>
        <w:spacing w:after="0" w:line="240" w:lineRule="auto"/>
      </w:pPr>
      <w:r>
        <w:t>Read status of  the heart rate monitor on the device.</w:t>
      </w:r>
    </w:p>
    <w:p w14:paraId="4CCF29B9" w14:textId="77777777" w:rsidR="00B342B8" w:rsidRDefault="00B342B8" w:rsidP="00B342B8">
      <w:pPr>
        <w:keepNext/>
        <w:keepLines/>
        <w:spacing w:after="0" w:line="240" w:lineRule="auto"/>
      </w:pPr>
    </w:p>
    <w:p w14:paraId="42808F6D" w14:textId="77777777" w:rsidR="00B342B8" w:rsidRDefault="00B342B8" w:rsidP="00B342B8">
      <w:pPr>
        <w:pStyle w:val="ListParagraph"/>
        <w:keepNext/>
        <w:keepLines/>
        <w:numPr>
          <w:ilvl w:val="0"/>
          <w:numId w:val="10"/>
        </w:numPr>
        <w:spacing w:after="0" w:line="240" w:lineRule="auto"/>
      </w:pPr>
      <w:r>
        <w:rPr>
          <w:b/>
        </w:rPr>
        <w:t xml:space="preserve">Public int </w:t>
      </w:r>
      <w:r>
        <w:t>HeartRate</w:t>
      </w:r>
    </w:p>
    <w:p w14:paraId="590B0DAE" w14:textId="77777777" w:rsidR="00B342B8" w:rsidRDefault="00B342B8" w:rsidP="00B342B8">
      <w:pPr>
        <w:pStyle w:val="ListParagraph"/>
        <w:keepNext/>
        <w:keepLines/>
        <w:numPr>
          <w:ilvl w:val="1"/>
          <w:numId w:val="10"/>
        </w:numPr>
        <w:spacing w:after="0" w:line="240" w:lineRule="auto"/>
      </w:pPr>
      <w:r>
        <w:t>Heart rate at the moment of each data sample</w:t>
      </w:r>
    </w:p>
    <w:p w14:paraId="1818B82F" w14:textId="77777777" w:rsidR="00B342B8" w:rsidRDefault="00B342B8" w:rsidP="00B342B8">
      <w:pPr>
        <w:keepNext/>
        <w:keepLines/>
        <w:spacing w:after="0" w:line="240" w:lineRule="auto"/>
      </w:pPr>
    </w:p>
    <w:p w14:paraId="075EB31A" w14:textId="77777777" w:rsidR="00B342B8" w:rsidRDefault="00B342B8" w:rsidP="00B342B8">
      <w:pPr>
        <w:pStyle w:val="ListParagraph"/>
        <w:keepNext/>
        <w:keepLines/>
        <w:numPr>
          <w:ilvl w:val="0"/>
          <w:numId w:val="10"/>
        </w:numPr>
        <w:spacing w:after="0" w:line="240" w:lineRule="auto"/>
      </w:pPr>
      <w:r>
        <w:rPr>
          <w:b/>
        </w:rPr>
        <w:t xml:space="preserve">Public Guid </w:t>
      </w:r>
      <w:r>
        <w:t>PatientDataId</w:t>
      </w:r>
    </w:p>
    <w:p w14:paraId="57099F9F" w14:textId="77777777"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273D72ED" w14:textId="77777777" w:rsidR="00B342B8" w:rsidRDefault="00B342B8" w:rsidP="00B342B8">
      <w:pPr>
        <w:pStyle w:val="ListParagraph"/>
        <w:keepNext/>
        <w:keepLines/>
        <w:spacing w:after="0" w:line="240" w:lineRule="auto"/>
        <w:ind w:left="2520"/>
      </w:pPr>
    </w:p>
    <w:p w14:paraId="7B6EB19B" w14:textId="77777777" w:rsidR="00B342B8" w:rsidRPr="00D6053C" w:rsidRDefault="00B342B8" w:rsidP="00B342B8">
      <w:pPr>
        <w:keepNext/>
        <w:keepLines/>
        <w:spacing w:after="0" w:line="240" w:lineRule="auto"/>
        <w:ind w:firstLine="720"/>
        <w:rPr>
          <w:b/>
        </w:rPr>
      </w:pPr>
      <w:r w:rsidRPr="00D6053C">
        <w:rPr>
          <w:b/>
        </w:rPr>
        <w:t>Operations:</w:t>
      </w:r>
    </w:p>
    <w:p w14:paraId="60A07A66" w14:textId="77777777" w:rsidR="00B342B8" w:rsidRDefault="00B342B8" w:rsidP="00B342B8">
      <w:pPr>
        <w:pStyle w:val="ListParagraph"/>
        <w:keepNext/>
        <w:keepLines/>
        <w:numPr>
          <w:ilvl w:val="0"/>
          <w:numId w:val="7"/>
        </w:numPr>
        <w:spacing w:after="0" w:line="240" w:lineRule="auto"/>
      </w:pPr>
      <w:r w:rsidRPr="00484ED5">
        <w:t>Sets and gets for all attributes.</w:t>
      </w:r>
    </w:p>
    <w:p w14:paraId="078474E6" w14:textId="77777777" w:rsidR="00B342B8" w:rsidRDefault="00B342B8" w:rsidP="00B342B8">
      <w:pPr>
        <w:pStyle w:val="ListParagraph"/>
        <w:keepNext/>
        <w:keepLines/>
        <w:spacing w:after="0" w:line="240" w:lineRule="auto"/>
        <w:ind w:left="1800"/>
      </w:pPr>
    </w:p>
    <w:p w14:paraId="7F8546DC" w14:textId="77777777" w:rsidR="00B342B8" w:rsidRDefault="00B342B8" w:rsidP="00B342B8">
      <w:pPr>
        <w:keepNext/>
        <w:keepLines/>
        <w:spacing w:after="0" w:line="240" w:lineRule="auto"/>
        <w:ind w:left="720"/>
        <w:rPr>
          <w:b/>
        </w:rPr>
      </w:pPr>
      <w:r>
        <w:rPr>
          <w:b/>
        </w:rPr>
        <w:t>Constructors:</w:t>
      </w:r>
    </w:p>
    <w:p w14:paraId="36FC65AD" w14:textId="77777777" w:rsidR="00B342B8" w:rsidRDefault="00B342B8" w:rsidP="00B342B8">
      <w:pPr>
        <w:pStyle w:val="ListParagraph"/>
        <w:keepNext/>
        <w:keepLines/>
        <w:numPr>
          <w:ilvl w:val="0"/>
          <w:numId w:val="14"/>
        </w:numPr>
        <w:spacing w:after="0" w:line="240" w:lineRule="auto"/>
        <w:rPr>
          <w:b/>
        </w:rPr>
      </w:pPr>
      <w:r>
        <w:rPr>
          <w:b/>
        </w:rPr>
        <w:t xml:space="preserve">Public </w:t>
      </w:r>
      <w:r>
        <w:t>MSBandHeartRate()</w:t>
      </w:r>
    </w:p>
    <w:p w14:paraId="0BD56C27" w14:textId="77777777" w:rsidR="00B342B8" w:rsidRPr="0052061F" w:rsidRDefault="00B342B8" w:rsidP="00B342B8">
      <w:pPr>
        <w:pStyle w:val="ListParagraph"/>
        <w:keepNext/>
        <w:keepLines/>
        <w:numPr>
          <w:ilvl w:val="1"/>
          <w:numId w:val="14"/>
        </w:numPr>
        <w:spacing w:after="0" w:line="240" w:lineRule="auto"/>
        <w:rPr>
          <w:b/>
        </w:rPr>
      </w:pPr>
      <w:r>
        <w:t>Default constructor</w:t>
      </w:r>
    </w:p>
    <w:p w14:paraId="15A2C087" w14:textId="77777777" w:rsidR="00B342B8" w:rsidRDefault="00B342B8">
      <w:pPr>
        <w:keepNext/>
        <w:keepLines/>
      </w:pPr>
    </w:p>
    <w:p w14:paraId="1FC0C2E7" w14:textId="77777777" w:rsidR="00B342B8" w:rsidRDefault="00B342B8" w:rsidP="00B342B8">
      <w:pPr>
        <w:pStyle w:val="Heading4"/>
        <w:keepNext/>
        <w:keepLines/>
      </w:pPr>
      <w:r>
        <w:t>MSBandDistance</w:t>
      </w:r>
    </w:p>
    <w:p w14:paraId="4101D2D0" w14:textId="77777777" w:rsidR="00B342B8" w:rsidRDefault="00B342B8" w:rsidP="00B342B8">
      <w:pPr>
        <w:keepNext/>
        <w:keepLines/>
      </w:pPr>
      <w:r w:rsidRPr="00F82B86">
        <w:t>T</w:t>
      </w:r>
      <w:r>
        <w:t>his</w:t>
      </w:r>
      <w:r w:rsidRPr="00F82B86">
        <w:t xml:space="preserve"> clas</w:t>
      </w:r>
      <w:r>
        <w:t xml:space="preserve">s describes the attributes and construction of a </w:t>
      </w:r>
      <w:r>
        <w:rPr>
          <w:b/>
        </w:rPr>
        <w:t xml:space="preserve">MSBandDistance </w:t>
      </w:r>
      <w:r>
        <w:t xml:space="preserve">object.  </w:t>
      </w:r>
    </w:p>
    <w:p w14:paraId="7E01468E" w14:textId="77777777" w:rsidR="00B342B8" w:rsidRDefault="00B342B8" w:rsidP="00B342B8">
      <w:pPr>
        <w:keepNext/>
        <w:keepLines/>
        <w:spacing w:after="0" w:line="360" w:lineRule="auto"/>
        <w:rPr>
          <w:b/>
        </w:rPr>
      </w:pPr>
      <w:r>
        <w:rPr>
          <w:b/>
        </w:rPr>
        <w:t>&lt;&lt;Entity&gt;&gt;</w:t>
      </w:r>
    </w:p>
    <w:p w14:paraId="11FCC35A" w14:textId="77777777" w:rsidR="00B342B8" w:rsidRDefault="00B342B8" w:rsidP="00B342B8">
      <w:pPr>
        <w:keepNext/>
        <w:keepLines/>
        <w:spacing w:after="0" w:line="240" w:lineRule="auto"/>
        <w:ind w:firstLine="720"/>
      </w:pPr>
      <w:r>
        <w:rPr>
          <w:b/>
        </w:rPr>
        <w:t>Attributes:</w:t>
      </w:r>
    </w:p>
    <w:p w14:paraId="28DF20A6" w14:textId="77777777" w:rsidR="00B342B8" w:rsidRDefault="00B342B8" w:rsidP="00B342B8">
      <w:pPr>
        <w:pStyle w:val="ListParagraph"/>
        <w:keepNext/>
        <w:keepLines/>
        <w:spacing w:after="0" w:line="240" w:lineRule="auto"/>
        <w:ind w:left="2520"/>
      </w:pPr>
    </w:p>
    <w:p w14:paraId="12F448B0" w14:textId="77777777" w:rsidR="00B342B8" w:rsidRDefault="00B342B8" w:rsidP="00B342B8">
      <w:pPr>
        <w:pStyle w:val="ListParagraph"/>
        <w:keepNext/>
        <w:keepLines/>
        <w:numPr>
          <w:ilvl w:val="0"/>
          <w:numId w:val="10"/>
        </w:numPr>
        <w:spacing w:after="0" w:line="240" w:lineRule="auto"/>
      </w:pPr>
      <w:r>
        <w:rPr>
          <w:b/>
        </w:rPr>
        <w:t xml:space="preserve">Public int </w:t>
      </w:r>
      <w:r w:rsidRPr="00E84F72">
        <w:t>Id</w:t>
      </w:r>
    </w:p>
    <w:p w14:paraId="40954D3F" w14:textId="77777777" w:rsidR="00B342B8" w:rsidRDefault="00B342B8" w:rsidP="00B342B8">
      <w:pPr>
        <w:pStyle w:val="ListParagraph"/>
        <w:keepNext/>
        <w:keepLines/>
        <w:numPr>
          <w:ilvl w:val="1"/>
          <w:numId w:val="10"/>
        </w:numPr>
        <w:spacing w:after="0" w:line="240" w:lineRule="auto"/>
      </w:pPr>
      <w:r>
        <w:t>Unique id generated by the system for each Microsoft Band Distance data record.</w:t>
      </w:r>
    </w:p>
    <w:p w14:paraId="3AC14467" w14:textId="77777777" w:rsidR="00B342B8" w:rsidRDefault="00B342B8" w:rsidP="00B342B8">
      <w:pPr>
        <w:pStyle w:val="ListParagraph"/>
        <w:keepNext/>
        <w:keepLines/>
        <w:spacing w:after="0" w:line="240" w:lineRule="auto"/>
        <w:ind w:left="2520"/>
      </w:pPr>
    </w:p>
    <w:p w14:paraId="2369E715" w14:textId="77777777" w:rsidR="00B342B8" w:rsidRDefault="00B342B8" w:rsidP="00B342B8">
      <w:pPr>
        <w:pStyle w:val="ListParagraph"/>
        <w:keepNext/>
        <w:keepLines/>
        <w:numPr>
          <w:ilvl w:val="0"/>
          <w:numId w:val="10"/>
        </w:numPr>
        <w:spacing w:after="0" w:line="240" w:lineRule="auto"/>
      </w:pPr>
      <w:r>
        <w:rPr>
          <w:b/>
        </w:rPr>
        <w:lastRenderedPageBreak/>
        <w:t xml:space="preserve">Public DateTime </w:t>
      </w:r>
      <w:r>
        <w:t>Date</w:t>
      </w:r>
    </w:p>
    <w:p w14:paraId="30D2C4EE" w14:textId="77777777" w:rsidR="00B342B8" w:rsidRDefault="00B342B8" w:rsidP="00B342B8">
      <w:pPr>
        <w:pStyle w:val="ListParagraph"/>
        <w:keepNext/>
        <w:keepLines/>
        <w:numPr>
          <w:ilvl w:val="1"/>
          <w:numId w:val="10"/>
        </w:numPr>
        <w:spacing w:after="0" w:line="240" w:lineRule="auto"/>
      </w:pPr>
      <w:r>
        <w:t>Date information for when the patient collected the data.</w:t>
      </w:r>
    </w:p>
    <w:p w14:paraId="20D9B00F" w14:textId="77777777" w:rsidR="00B342B8" w:rsidRDefault="00B342B8" w:rsidP="00B342B8">
      <w:pPr>
        <w:keepNext/>
        <w:keepLines/>
        <w:spacing w:after="0" w:line="240" w:lineRule="auto"/>
      </w:pPr>
    </w:p>
    <w:p w14:paraId="5A4401DE" w14:textId="77777777" w:rsidR="00B342B8" w:rsidRDefault="00B342B8" w:rsidP="00B342B8">
      <w:pPr>
        <w:pStyle w:val="ListParagraph"/>
        <w:keepNext/>
        <w:keepLines/>
        <w:numPr>
          <w:ilvl w:val="0"/>
          <w:numId w:val="10"/>
        </w:numPr>
        <w:spacing w:after="0" w:line="240" w:lineRule="auto"/>
      </w:pPr>
      <w:r>
        <w:rPr>
          <w:b/>
        </w:rPr>
        <w:t xml:space="preserve">Public </w:t>
      </w:r>
      <w:r w:rsidR="007B5345">
        <w:rPr>
          <w:b/>
        </w:rPr>
        <w:t>string</w:t>
      </w:r>
      <w:r>
        <w:rPr>
          <w:b/>
        </w:rPr>
        <w:t xml:space="preserve"> </w:t>
      </w:r>
      <w:r w:rsidR="007B5345">
        <w:t>MotionType</w:t>
      </w:r>
    </w:p>
    <w:p w14:paraId="7E089A5B" w14:textId="77777777" w:rsidR="00B342B8" w:rsidRDefault="007B5345" w:rsidP="00B342B8">
      <w:pPr>
        <w:pStyle w:val="ListParagraph"/>
        <w:keepNext/>
        <w:keepLines/>
        <w:numPr>
          <w:ilvl w:val="1"/>
          <w:numId w:val="10"/>
        </w:numPr>
        <w:spacing w:after="0" w:line="240" w:lineRule="auto"/>
      </w:pPr>
      <w:r>
        <w:t>Describes the type of motion that is occurring at the time of each data sample</w:t>
      </w:r>
    </w:p>
    <w:p w14:paraId="2B1686CD" w14:textId="77777777" w:rsidR="007B5345" w:rsidRDefault="007B5345" w:rsidP="00DE6FC9">
      <w:pPr>
        <w:pStyle w:val="ListParagraph"/>
        <w:keepNext/>
        <w:keepLines/>
        <w:spacing w:after="0" w:line="240" w:lineRule="auto"/>
        <w:ind w:left="2520"/>
      </w:pPr>
    </w:p>
    <w:p w14:paraId="1A3E3620" w14:textId="77777777" w:rsidR="007B5345" w:rsidRDefault="007B5345" w:rsidP="007B5345">
      <w:pPr>
        <w:pStyle w:val="ListParagraph"/>
        <w:keepNext/>
        <w:keepLines/>
        <w:numPr>
          <w:ilvl w:val="0"/>
          <w:numId w:val="10"/>
        </w:numPr>
        <w:spacing w:after="0" w:line="240" w:lineRule="auto"/>
      </w:pPr>
      <w:r>
        <w:rPr>
          <w:b/>
        </w:rPr>
        <w:t xml:space="preserve">Public float </w:t>
      </w:r>
      <w:r>
        <w:t>Pace</w:t>
      </w:r>
    </w:p>
    <w:p w14:paraId="5FAF2052" w14:textId="77777777" w:rsidR="007B5345" w:rsidRDefault="007B5345" w:rsidP="007B5345">
      <w:pPr>
        <w:pStyle w:val="ListParagraph"/>
        <w:keepNext/>
        <w:keepLines/>
        <w:numPr>
          <w:ilvl w:val="1"/>
          <w:numId w:val="10"/>
        </w:numPr>
        <w:spacing w:after="0" w:line="240" w:lineRule="auto"/>
      </w:pPr>
      <w:r>
        <w:t>Describes the pace of the movement in min/km at the time of each data sample</w:t>
      </w:r>
    </w:p>
    <w:p w14:paraId="5C77DA8E" w14:textId="77777777" w:rsidR="007B5345" w:rsidRDefault="007B5345" w:rsidP="00DE6FC9">
      <w:pPr>
        <w:pStyle w:val="ListParagraph"/>
        <w:keepNext/>
        <w:keepLines/>
        <w:spacing w:after="0" w:line="240" w:lineRule="auto"/>
        <w:ind w:left="2520"/>
      </w:pPr>
    </w:p>
    <w:p w14:paraId="7D086195" w14:textId="77777777" w:rsidR="007B5345" w:rsidRDefault="007B5345" w:rsidP="007B5345">
      <w:pPr>
        <w:pStyle w:val="ListParagraph"/>
        <w:keepNext/>
        <w:keepLines/>
        <w:numPr>
          <w:ilvl w:val="0"/>
          <w:numId w:val="10"/>
        </w:numPr>
        <w:spacing w:after="0" w:line="240" w:lineRule="auto"/>
      </w:pPr>
      <w:r>
        <w:rPr>
          <w:b/>
        </w:rPr>
        <w:t xml:space="preserve">Public float </w:t>
      </w:r>
      <w:r>
        <w:t>Speed</w:t>
      </w:r>
    </w:p>
    <w:p w14:paraId="459495D4" w14:textId="77777777" w:rsidR="007B5345" w:rsidRDefault="007B5345" w:rsidP="007B5345">
      <w:pPr>
        <w:pStyle w:val="ListParagraph"/>
        <w:keepNext/>
        <w:keepLines/>
        <w:numPr>
          <w:ilvl w:val="1"/>
          <w:numId w:val="10"/>
        </w:numPr>
        <w:spacing w:after="0" w:line="240" w:lineRule="auto"/>
      </w:pPr>
      <w:r>
        <w:t>Describes the speed of the user in km/hr at the time of each data sample</w:t>
      </w:r>
    </w:p>
    <w:p w14:paraId="7044B3DD" w14:textId="77777777" w:rsidR="007B5345" w:rsidRDefault="007B5345" w:rsidP="00DE6FC9">
      <w:pPr>
        <w:pStyle w:val="ListParagraph"/>
        <w:keepNext/>
        <w:keepLines/>
        <w:spacing w:after="0" w:line="240" w:lineRule="auto"/>
        <w:ind w:left="2520"/>
      </w:pPr>
    </w:p>
    <w:p w14:paraId="16B51AED" w14:textId="77777777" w:rsidR="007B5345" w:rsidRDefault="007B5345" w:rsidP="007B5345">
      <w:pPr>
        <w:pStyle w:val="ListParagraph"/>
        <w:keepNext/>
        <w:keepLines/>
        <w:numPr>
          <w:ilvl w:val="0"/>
          <w:numId w:val="10"/>
        </w:numPr>
        <w:spacing w:after="0" w:line="240" w:lineRule="auto"/>
      </w:pPr>
      <w:r>
        <w:rPr>
          <w:b/>
        </w:rPr>
        <w:t xml:space="preserve">Public string </w:t>
      </w:r>
      <w:r>
        <w:t>Total</w:t>
      </w:r>
    </w:p>
    <w:p w14:paraId="3CD6B078" w14:textId="77777777" w:rsidR="007B5345" w:rsidRDefault="007B5345">
      <w:pPr>
        <w:pStyle w:val="ListParagraph"/>
        <w:keepNext/>
        <w:keepLines/>
        <w:numPr>
          <w:ilvl w:val="1"/>
          <w:numId w:val="10"/>
        </w:numPr>
        <w:spacing w:after="0" w:line="240" w:lineRule="auto"/>
      </w:pPr>
      <w:r>
        <w:t>Describes the total distance that has been travelled at the time of each data sample</w:t>
      </w:r>
    </w:p>
    <w:p w14:paraId="133CB22E" w14:textId="77777777" w:rsidR="00B342B8" w:rsidRDefault="00B342B8" w:rsidP="00B342B8">
      <w:pPr>
        <w:keepNext/>
        <w:keepLines/>
        <w:spacing w:after="0" w:line="240" w:lineRule="auto"/>
      </w:pPr>
    </w:p>
    <w:p w14:paraId="1A8C463C" w14:textId="77777777" w:rsidR="00B342B8" w:rsidRDefault="00B342B8" w:rsidP="00B342B8">
      <w:pPr>
        <w:pStyle w:val="ListParagraph"/>
        <w:keepNext/>
        <w:keepLines/>
        <w:numPr>
          <w:ilvl w:val="0"/>
          <w:numId w:val="10"/>
        </w:numPr>
        <w:spacing w:after="0" w:line="240" w:lineRule="auto"/>
      </w:pPr>
      <w:r>
        <w:rPr>
          <w:b/>
        </w:rPr>
        <w:t xml:space="preserve">Public Guid </w:t>
      </w:r>
      <w:r>
        <w:t>PatientDataId</w:t>
      </w:r>
    </w:p>
    <w:p w14:paraId="126F3621" w14:textId="77777777" w:rsidR="00B342B8" w:rsidRDefault="00B342B8" w:rsidP="00B342B8">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4F7C4AA8" w14:textId="77777777" w:rsidR="00B342B8" w:rsidRDefault="00B342B8" w:rsidP="00B342B8">
      <w:pPr>
        <w:pStyle w:val="ListParagraph"/>
        <w:keepNext/>
        <w:keepLines/>
        <w:spacing w:after="0" w:line="240" w:lineRule="auto"/>
        <w:ind w:left="2520"/>
      </w:pPr>
    </w:p>
    <w:p w14:paraId="6E48F17C" w14:textId="77777777" w:rsidR="00B342B8" w:rsidRPr="00D6053C" w:rsidRDefault="00B342B8" w:rsidP="00B342B8">
      <w:pPr>
        <w:keepNext/>
        <w:keepLines/>
        <w:spacing w:after="0" w:line="240" w:lineRule="auto"/>
        <w:ind w:firstLine="720"/>
        <w:rPr>
          <w:b/>
        </w:rPr>
      </w:pPr>
      <w:r w:rsidRPr="00D6053C">
        <w:rPr>
          <w:b/>
        </w:rPr>
        <w:t>Operations:</w:t>
      </w:r>
    </w:p>
    <w:p w14:paraId="7F6515CF" w14:textId="77777777" w:rsidR="00B342B8" w:rsidRDefault="00B342B8" w:rsidP="00B342B8">
      <w:pPr>
        <w:pStyle w:val="ListParagraph"/>
        <w:keepNext/>
        <w:keepLines/>
        <w:numPr>
          <w:ilvl w:val="0"/>
          <w:numId w:val="7"/>
        </w:numPr>
        <w:spacing w:after="0" w:line="240" w:lineRule="auto"/>
      </w:pPr>
      <w:r w:rsidRPr="00484ED5">
        <w:t>Sets and gets for all attributes.</w:t>
      </w:r>
    </w:p>
    <w:p w14:paraId="64029877" w14:textId="77777777" w:rsidR="00B342B8" w:rsidRDefault="00B342B8" w:rsidP="00B342B8">
      <w:pPr>
        <w:pStyle w:val="ListParagraph"/>
        <w:keepNext/>
        <w:keepLines/>
        <w:spacing w:after="0" w:line="240" w:lineRule="auto"/>
        <w:ind w:left="1800"/>
      </w:pPr>
    </w:p>
    <w:p w14:paraId="529FE738" w14:textId="77777777" w:rsidR="00B342B8" w:rsidRDefault="00B342B8" w:rsidP="00B342B8">
      <w:pPr>
        <w:keepNext/>
        <w:keepLines/>
        <w:spacing w:after="0" w:line="240" w:lineRule="auto"/>
        <w:ind w:left="720"/>
        <w:rPr>
          <w:b/>
        </w:rPr>
      </w:pPr>
      <w:r>
        <w:rPr>
          <w:b/>
        </w:rPr>
        <w:t>Constructors:</w:t>
      </w:r>
    </w:p>
    <w:p w14:paraId="5B762EF3" w14:textId="77777777" w:rsidR="00B342B8" w:rsidRDefault="00B342B8" w:rsidP="00B342B8">
      <w:pPr>
        <w:pStyle w:val="ListParagraph"/>
        <w:keepNext/>
        <w:keepLines/>
        <w:numPr>
          <w:ilvl w:val="0"/>
          <w:numId w:val="14"/>
        </w:numPr>
        <w:spacing w:after="0" w:line="240" w:lineRule="auto"/>
        <w:rPr>
          <w:b/>
        </w:rPr>
      </w:pPr>
      <w:r>
        <w:rPr>
          <w:b/>
        </w:rPr>
        <w:t xml:space="preserve">Public </w:t>
      </w:r>
      <w:r>
        <w:t>MSBand</w:t>
      </w:r>
      <w:r w:rsidR="007B5345">
        <w:t>Distance</w:t>
      </w:r>
      <w:r>
        <w:t>()</w:t>
      </w:r>
    </w:p>
    <w:p w14:paraId="5FF417C9" w14:textId="77777777" w:rsidR="00B342B8" w:rsidRPr="0052061F" w:rsidRDefault="00B342B8" w:rsidP="00B342B8">
      <w:pPr>
        <w:pStyle w:val="ListParagraph"/>
        <w:keepNext/>
        <w:keepLines/>
        <w:numPr>
          <w:ilvl w:val="1"/>
          <w:numId w:val="14"/>
        </w:numPr>
        <w:spacing w:after="0" w:line="240" w:lineRule="auto"/>
        <w:rPr>
          <w:b/>
        </w:rPr>
      </w:pPr>
      <w:r>
        <w:t>Default constructor</w:t>
      </w:r>
    </w:p>
    <w:p w14:paraId="32416F5C" w14:textId="77777777" w:rsidR="00B342B8" w:rsidRDefault="00B342B8">
      <w:pPr>
        <w:keepNext/>
        <w:keepLines/>
      </w:pPr>
    </w:p>
    <w:p w14:paraId="1359E122" w14:textId="77777777" w:rsidR="007B5345" w:rsidRDefault="007B5345" w:rsidP="007B5345">
      <w:pPr>
        <w:pStyle w:val="Heading4"/>
        <w:keepNext/>
        <w:keepLines/>
      </w:pPr>
      <w:r>
        <w:t>MSBandUV</w:t>
      </w:r>
    </w:p>
    <w:p w14:paraId="7A1E9E7A" w14:textId="77777777" w:rsidR="007B5345" w:rsidRDefault="007B5345" w:rsidP="007B5345">
      <w:pPr>
        <w:keepNext/>
        <w:keepLines/>
      </w:pPr>
      <w:r w:rsidRPr="00F82B86">
        <w:t>T</w:t>
      </w:r>
      <w:r>
        <w:t>his</w:t>
      </w:r>
      <w:r w:rsidRPr="00F82B86">
        <w:t xml:space="preserve"> clas</w:t>
      </w:r>
      <w:r>
        <w:t xml:space="preserve">s describes the attributes and construction of a </w:t>
      </w:r>
      <w:r>
        <w:rPr>
          <w:b/>
        </w:rPr>
        <w:t xml:space="preserve">MSBandUV </w:t>
      </w:r>
      <w:r>
        <w:t xml:space="preserve">object.  </w:t>
      </w:r>
    </w:p>
    <w:p w14:paraId="03B2B951" w14:textId="77777777" w:rsidR="007B5345" w:rsidRDefault="007B5345" w:rsidP="007B5345">
      <w:pPr>
        <w:keepNext/>
        <w:keepLines/>
        <w:spacing w:after="0" w:line="360" w:lineRule="auto"/>
        <w:rPr>
          <w:b/>
        </w:rPr>
      </w:pPr>
      <w:r>
        <w:rPr>
          <w:b/>
        </w:rPr>
        <w:t>&lt;&lt;Entity&gt;&gt;</w:t>
      </w:r>
    </w:p>
    <w:p w14:paraId="7A7C09CD" w14:textId="77777777" w:rsidR="007B5345" w:rsidRDefault="007B5345" w:rsidP="007B5345">
      <w:pPr>
        <w:keepNext/>
        <w:keepLines/>
        <w:spacing w:after="0" w:line="240" w:lineRule="auto"/>
        <w:ind w:firstLine="720"/>
      </w:pPr>
      <w:r>
        <w:rPr>
          <w:b/>
        </w:rPr>
        <w:t>Attributes:</w:t>
      </w:r>
    </w:p>
    <w:p w14:paraId="0390F237" w14:textId="77777777" w:rsidR="007B5345" w:rsidRDefault="007B5345" w:rsidP="007B5345">
      <w:pPr>
        <w:pStyle w:val="ListParagraph"/>
        <w:keepNext/>
        <w:keepLines/>
        <w:spacing w:after="0" w:line="240" w:lineRule="auto"/>
        <w:ind w:left="2520"/>
      </w:pPr>
    </w:p>
    <w:p w14:paraId="6AA8DB74" w14:textId="77777777" w:rsidR="007B5345" w:rsidRDefault="007B5345" w:rsidP="007B5345">
      <w:pPr>
        <w:pStyle w:val="ListParagraph"/>
        <w:keepNext/>
        <w:keepLines/>
        <w:numPr>
          <w:ilvl w:val="0"/>
          <w:numId w:val="10"/>
        </w:numPr>
        <w:spacing w:after="0" w:line="240" w:lineRule="auto"/>
      </w:pPr>
      <w:r>
        <w:rPr>
          <w:b/>
        </w:rPr>
        <w:t xml:space="preserve">Public int </w:t>
      </w:r>
      <w:r w:rsidRPr="00E84F72">
        <w:t>Id</w:t>
      </w:r>
    </w:p>
    <w:p w14:paraId="6AF7E92C" w14:textId="77777777" w:rsidR="007B5345" w:rsidRDefault="007B5345" w:rsidP="007B5345">
      <w:pPr>
        <w:pStyle w:val="ListParagraph"/>
        <w:keepNext/>
        <w:keepLines/>
        <w:numPr>
          <w:ilvl w:val="1"/>
          <w:numId w:val="10"/>
        </w:numPr>
        <w:spacing w:after="0" w:line="240" w:lineRule="auto"/>
      </w:pPr>
      <w:r>
        <w:t>Unique id generated by the system for each Microsoft Band UV data record.</w:t>
      </w:r>
    </w:p>
    <w:p w14:paraId="43B93CBD" w14:textId="77777777" w:rsidR="007B5345" w:rsidRDefault="007B5345" w:rsidP="007B5345">
      <w:pPr>
        <w:pStyle w:val="ListParagraph"/>
        <w:keepNext/>
        <w:keepLines/>
        <w:spacing w:after="0" w:line="240" w:lineRule="auto"/>
        <w:ind w:left="2520"/>
      </w:pPr>
    </w:p>
    <w:p w14:paraId="345BECF6" w14:textId="77777777" w:rsidR="007B5345" w:rsidRDefault="007B5345" w:rsidP="007B5345">
      <w:pPr>
        <w:pStyle w:val="ListParagraph"/>
        <w:keepNext/>
        <w:keepLines/>
        <w:numPr>
          <w:ilvl w:val="0"/>
          <w:numId w:val="10"/>
        </w:numPr>
        <w:spacing w:after="0" w:line="240" w:lineRule="auto"/>
      </w:pPr>
      <w:r>
        <w:rPr>
          <w:b/>
        </w:rPr>
        <w:t xml:space="preserve">Public DateTime </w:t>
      </w:r>
      <w:r>
        <w:t>Date</w:t>
      </w:r>
    </w:p>
    <w:p w14:paraId="459E6C17" w14:textId="77777777" w:rsidR="007B5345" w:rsidRDefault="007B5345" w:rsidP="007B5345">
      <w:pPr>
        <w:pStyle w:val="ListParagraph"/>
        <w:keepNext/>
        <w:keepLines/>
        <w:numPr>
          <w:ilvl w:val="1"/>
          <w:numId w:val="10"/>
        </w:numPr>
        <w:spacing w:after="0" w:line="240" w:lineRule="auto"/>
      </w:pPr>
      <w:r>
        <w:t>Date information for when the patient collected the data.</w:t>
      </w:r>
    </w:p>
    <w:p w14:paraId="69A57636" w14:textId="77777777" w:rsidR="007B5345" w:rsidRDefault="007B5345" w:rsidP="007B5345">
      <w:pPr>
        <w:keepNext/>
        <w:keepLines/>
        <w:spacing w:after="0" w:line="240" w:lineRule="auto"/>
      </w:pPr>
    </w:p>
    <w:p w14:paraId="0BB4D6E1" w14:textId="77777777" w:rsidR="007B5345" w:rsidRDefault="007B5345" w:rsidP="007B5345">
      <w:pPr>
        <w:pStyle w:val="ListParagraph"/>
        <w:keepNext/>
        <w:keepLines/>
        <w:numPr>
          <w:ilvl w:val="0"/>
          <w:numId w:val="10"/>
        </w:numPr>
        <w:spacing w:after="0" w:line="240" w:lineRule="auto"/>
      </w:pPr>
      <w:r>
        <w:rPr>
          <w:b/>
        </w:rPr>
        <w:lastRenderedPageBreak/>
        <w:t xml:space="preserve">Public int </w:t>
      </w:r>
      <w:r>
        <w:t>UVIndex</w:t>
      </w:r>
    </w:p>
    <w:p w14:paraId="33A42060" w14:textId="77777777" w:rsidR="007B5345" w:rsidRDefault="007B5345" w:rsidP="007B5345">
      <w:pPr>
        <w:pStyle w:val="ListParagraph"/>
        <w:keepNext/>
        <w:keepLines/>
        <w:numPr>
          <w:ilvl w:val="1"/>
          <w:numId w:val="10"/>
        </w:numPr>
        <w:spacing w:after="0" w:line="240" w:lineRule="auto"/>
      </w:pPr>
      <w:r>
        <w:t xml:space="preserve">UV index measured by the device at the moment of </w:t>
      </w:r>
      <w:r w:rsidR="00CB3DCD">
        <w:t>e</w:t>
      </w:r>
      <w:r>
        <w:t>ach data sample</w:t>
      </w:r>
    </w:p>
    <w:p w14:paraId="3A7AC3EA" w14:textId="77777777" w:rsidR="007B5345" w:rsidRDefault="007B5345" w:rsidP="007B5345">
      <w:pPr>
        <w:keepNext/>
        <w:keepLines/>
        <w:spacing w:after="0" w:line="240" w:lineRule="auto"/>
      </w:pPr>
    </w:p>
    <w:p w14:paraId="12BAB4F6" w14:textId="77777777" w:rsidR="007B5345" w:rsidRDefault="007B5345" w:rsidP="007B5345">
      <w:pPr>
        <w:pStyle w:val="ListParagraph"/>
        <w:keepNext/>
        <w:keepLines/>
        <w:numPr>
          <w:ilvl w:val="0"/>
          <w:numId w:val="10"/>
        </w:numPr>
        <w:spacing w:after="0" w:line="240" w:lineRule="auto"/>
      </w:pPr>
      <w:r>
        <w:rPr>
          <w:b/>
        </w:rPr>
        <w:t xml:space="preserve">Public Guid </w:t>
      </w:r>
      <w:r>
        <w:t>PatientDataId</w:t>
      </w:r>
    </w:p>
    <w:p w14:paraId="1FBD09C0" w14:textId="77777777" w:rsidR="007B5345" w:rsidRDefault="007B5345" w:rsidP="007B5345">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322BD00F" w14:textId="77777777" w:rsidR="007B5345" w:rsidRDefault="007B5345" w:rsidP="007B5345">
      <w:pPr>
        <w:pStyle w:val="ListParagraph"/>
        <w:keepNext/>
        <w:keepLines/>
        <w:spacing w:after="0" w:line="240" w:lineRule="auto"/>
        <w:ind w:left="2520"/>
      </w:pPr>
    </w:p>
    <w:p w14:paraId="55D9A9F6" w14:textId="77777777" w:rsidR="007B5345" w:rsidRPr="00D6053C" w:rsidRDefault="007B5345" w:rsidP="007B5345">
      <w:pPr>
        <w:keepNext/>
        <w:keepLines/>
        <w:spacing w:after="0" w:line="240" w:lineRule="auto"/>
        <w:ind w:firstLine="720"/>
        <w:rPr>
          <w:b/>
        </w:rPr>
      </w:pPr>
      <w:r w:rsidRPr="00D6053C">
        <w:rPr>
          <w:b/>
        </w:rPr>
        <w:t>Operations:</w:t>
      </w:r>
    </w:p>
    <w:p w14:paraId="1A5A2C65" w14:textId="77777777" w:rsidR="007B5345" w:rsidRDefault="007B5345" w:rsidP="007B5345">
      <w:pPr>
        <w:pStyle w:val="ListParagraph"/>
        <w:keepNext/>
        <w:keepLines/>
        <w:numPr>
          <w:ilvl w:val="0"/>
          <w:numId w:val="7"/>
        </w:numPr>
        <w:spacing w:after="0" w:line="240" w:lineRule="auto"/>
      </w:pPr>
      <w:r w:rsidRPr="00484ED5">
        <w:t>Sets and gets for all attributes.</w:t>
      </w:r>
    </w:p>
    <w:p w14:paraId="1065D2FF" w14:textId="77777777" w:rsidR="007B5345" w:rsidRDefault="007B5345" w:rsidP="007B5345">
      <w:pPr>
        <w:pStyle w:val="ListParagraph"/>
        <w:keepNext/>
        <w:keepLines/>
        <w:spacing w:after="0" w:line="240" w:lineRule="auto"/>
        <w:ind w:left="1800"/>
      </w:pPr>
    </w:p>
    <w:p w14:paraId="2D5C2BDF" w14:textId="77777777" w:rsidR="007B5345" w:rsidRDefault="007B5345" w:rsidP="007B5345">
      <w:pPr>
        <w:keepNext/>
        <w:keepLines/>
        <w:spacing w:after="0" w:line="240" w:lineRule="auto"/>
        <w:ind w:left="720"/>
        <w:rPr>
          <w:b/>
        </w:rPr>
      </w:pPr>
      <w:r>
        <w:rPr>
          <w:b/>
        </w:rPr>
        <w:t>Constructors:</w:t>
      </w:r>
    </w:p>
    <w:p w14:paraId="440BDC6F" w14:textId="77777777" w:rsidR="007B5345" w:rsidRDefault="007B5345" w:rsidP="007B5345">
      <w:pPr>
        <w:pStyle w:val="ListParagraph"/>
        <w:keepNext/>
        <w:keepLines/>
        <w:numPr>
          <w:ilvl w:val="0"/>
          <w:numId w:val="14"/>
        </w:numPr>
        <w:spacing w:after="0" w:line="240" w:lineRule="auto"/>
        <w:rPr>
          <w:b/>
        </w:rPr>
      </w:pPr>
      <w:r>
        <w:rPr>
          <w:b/>
        </w:rPr>
        <w:t xml:space="preserve">Public </w:t>
      </w:r>
      <w:r>
        <w:t>MSBandUV()</w:t>
      </w:r>
    </w:p>
    <w:p w14:paraId="161460AC" w14:textId="77777777" w:rsidR="007B5345" w:rsidRPr="0052061F" w:rsidRDefault="007B5345" w:rsidP="007B5345">
      <w:pPr>
        <w:pStyle w:val="ListParagraph"/>
        <w:keepNext/>
        <w:keepLines/>
        <w:numPr>
          <w:ilvl w:val="1"/>
          <w:numId w:val="14"/>
        </w:numPr>
        <w:spacing w:after="0" w:line="240" w:lineRule="auto"/>
        <w:rPr>
          <w:b/>
        </w:rPr>
      </w:pPr>
      <w:r>
        <w:t>Default constructor</w:t>
      </w:r>
    </w:p>
    <w:p w14:paraId="26CD71DD" w14:textId="77777777" w:rsidR="007B5345" w:rsidRDefault="007B5345">
      <w:pPr>
        <w:keepNext/>
        <w:keepLines/>
      </w:pPr>
    </w:p>
    <w:p w14:paraId="3295FAC9" w14:textId="77777777" w:rsidR="007B5345" w:rsidRDefault="007B5345" w:rsidP="007B5345">
      <w:pPr>
        <w:pStyle w:val="Heading4"/>
        <w:keepNext/>
        <w:keepLines/>
      </w:pPr>
      <w:r>
        <w:t>MSBand</w:t>
      </w:r>
      <w:r w:rsidR="00A132B0">
        <w:t>Temperature</w:t>
      </w:r>
    </w:p>
    <w:p w14:paraId="3EC2C025" w14:textId="77777777" w:rsidR="007B5345" w:rsidRDefault="007B5345" w:rsidP="007B5345">
      <w:pPr>
        <w:keepNext/>
        <w:keepLines/>
      </w:pPr>
      <w:r w:rsidRPr="00F82B86">
        <w:t>T</w:t>
      </w:r>
      <w:r>
        <w:t>his</w:t>
      </w:r>
      <w:r w:rsidRPr="00F82B86">
        <w:t xml:space="preserve"> clas</w:t>
      </w:r>
      <w:r>
        <w:t xml:space="preserve">s describes the attributes and construction of a </w:t>
      </w:r>
      <w:r>
        <w:rPr>
          <w:b/>
        </w:rPr>
        <w:t xml:space="preserve">MSBandTemperature </w:t>
      </w:r>
      <w:r>
        <w:t xml:space="preserve">object.  </w:t>
      </w:r>
    </w:p>
    <w:p w14:paraId="50521E16" w14:textId="77777777" w:rsidR="007B5345" w:rsidRDefault="007B5345" w:rsidP="007B5345">
      <w:pPr>
        <w:keepNext/>
        <w:keepLines/>
        <w:spacing w:after="0" w:line="360" w:lineRule="auto"/>
        <w:rPr>
          <w:b/>
        </w:rPr>
      </w:pPr>
      <w:r>
        <w:rPr>
          <w:b/>
        </w:rPr>
        <w:t>&lt;&lt;Entity&gt;&gt;</w:t>
      </w:r>
    </w:p>
    <w:p w14:paraId="7959193D" w14:textId="77777777" w:rsidR="007B5345" w:rsidRDefault="007B5345" w:rsidP="007B5345">
      <w:pPr>
        <w:keepNext/>
        <w:keepLines/>
        <w:spacing w:after="0" w:line="240" w:lineRule="auto"/>
        <w:ind w:firstLine="720"/>
      </w:pPr>
      <w:r>
        <w:rPr>
          <w:b/>
        </w:rPr>
        <w:t>Attributes:</w:t>
      </w:r>
    </w:p>
    <w:p w14:paraId="6A2A44E6" w14:textId="77777777" w:rsidR="007B5345" w:rsidRDefault="007B5345" w:rsidP="007B5345">
      <w:pPr>
        <w:pStyle w:val="ListParagraph"/>
        <w:keepNext/>
        <w:keepLines/>
        <w:spacing w:after="0" w:line="240" w:lineRule="auto"/>
        <w:ind w:left="2520"/>
      </w:pPr>
    </w:p>
    <w:p w14:paraId="72A2229D" w14:textId="77777777" w:rsidR="007B5345" w:rsidRDefault="007B5345" w:rsidP="007B5345">
      <w:pPr>
        <w:pStyle w:val="ListParagraph"/>
        <w:keepNext/>
        <w:keepLines/>
        <w:numPr>
          <w:ilvl w:val="0"/>
          <w:numId w:val="10"/>
        </w:numPr>
        <w:spacing w:after="0" w:line="240" w:lineRule="auto"/>
      </w:pPr>
      <w:r>
        <w:rPr>
          <w:b/>
        </w:rPr>
        <w:t xml:space="preserve">Public int </w:t>
      </w:r>
      <w:r w:rsidRPr="00E84F72">
        <w:t>Id</w:t>
      </w:r>
    </w:p>
    <w:p w14:paraId="5116D2ED" w14:textId="77777777" w:rsidR="007B5345" w:rsidRDefault="007B5345" w:rsidP="007B5345">
      <w:pPr>
        <w:pStyle w:val="ListParagraph"/>
        <w:keepNext/>
        <w:keepLines/>
        <w:numPr>
          <w:ilvl w:val="1"/>
          <w:numId w:val="10"/>
        </w:numPr>
        <w:spacing w:after="0" w:line="240" w:lineRule="auto"/>
      </w:pPr>
      <w:r>
        <w:t>Unique id generated by the system for each Microsoft Band Calorie data record.</w:t>
      </w:r>
    </w:p>
    <w:p w14:paraId="73A6AB88" w14:textId="77777777" w:rsidR="007B5345" w:rsidRDefault="007B5345" w:rsidP="007B5345">
      <w:pPr>
        <w:pStyle w:val="ListParagraph"/>
        <w:keepNext/>
        <w:keepLines/>
        <w:spacing w:after="0" w:line="240" w:lineRule="auto"/>
        <w:ind w:left="2520"/>
      </w:pPr>
    </w:p>
    <w:p w14:paraId="5C0F6DA6" w14:textId="77777777" w:rsidR="007B5345" w:rsidRDefault="007B5345" w:rsidP="007B5345">
      <w:pPr>
        <w:pStyle w:val="ListParagraph"/>
        <w:keepNext/>
        <w:keepLines/>
        <w:numPr>
          <w:ilvl w:val="0"/>
          <w:numId w:val="10"/>
        </w:numPr>
        <w:spacing w:after="0" w:line="240" w:lineRule="auto"/>
      </w:pPr>
      <w:r>
        <w:rPr>
          <w:b/>
        </w:rPr>
        <w:t xml:space="preserve">Public DateTime </w:t>
      </w:r>
      <w:r>
        <w:t>Date</w:t>
      </w:r>
    </w:p>
    <w:p w14:paraId="56EE7336" w14:textId="77777777" w:rsidR="007B5345" w:rsidRDefault="007B5345" w:rsidP="007B5345">
      <w:pPr>
        <w:pStyle w:val="ListParagraph"/>
        <w:keepNext/>
        <w:keepLines/>
        <w:numPr>
          <w:ilvl w:val="1"/>
          <w:numId w:val="10"/>
        </w:numPr>
        <w:spacing w:after="0" w:line="240" w:lineRule="auto"/>
      </w:pPr>
      <w:r>
        <w:t>Date information for when the patient collected the data.</w:t>
      </w:r>
    </w:p>
    <w:p w14:paraId="14C6CCC4" w14:textId="77777777" w:rsidR="007B5345" w:rsidRDefault="007B5345" w:rsidP="007B5345">
      <w:pPr>
        <w:keepNext/>
        <w:keepLines/>
        <w:spacing w:after="0" w:line="240" w:lineRule="auto"/>
      </w:pPr>
    </w:p>
    <w:p w14:paraId="29AA2F21" w14:textId="77777777" w:rsidR="007B5345" w:rsidRDefault="007B5345" w:rsidP="007B5345">
      <w:pPr>
        <w:pStyle w:val="ListParagraph"/>
        <w:keepNext/>
        <w:keepLines/>
        <w:numPr>
          <w:ilvl w:val="0"/>
          <w:numId w:val="10"/>
        </w:numPr>
        <w:spacing w:after="0" w:line="240" w:lineRule="auto"/>
      </w:pPr>
      <w:r>
        <w:rPr>
          <w:b/>
        </w:rPr>
        <w:t xml:space="preserve">Public int </w:t>
      </w:r>
      <w:r>
        <w:t>Temperature</w:t>
      </w:r>
    </w:p>
    <w:p w14:paraId="00DEDA1C" w14:textId="77777777" w:rsidR="007B5345" w:rsidRDefault="007B5345" w:rsidP="007B5345">
      <w:pPr>
        <w:pStyle w:val="ListParagraph"/>
        <w:keepNext/>
        <w:keepLines/>
        <w:numPr>
          <w:ilvl w:val="1"/>
          <w:numId w:val="10"/>
        </w:numPr>
        <w:spacing w:after="0" w:line="240" w:lineRule="auto"/>
      </w:pPr>
      <w:r>
        <w:t>Outside temperature</w:t>
      </w:r>
      <w:r w:rsidR="00A132B0">
        <w:t xml:space="preserve"> (Celsius) measured by the device</w:t>
      </w:r>
      <w:r>
        <w:t xml:space="preserve"> at the moment of each data sample</w:t>
      </w:r>
    </w:p>
    <w:p w14:paraId="006224D7" w14:textId="77777777" w:rsidR="007B5345" w:rsidRDefault="007B5345" w:rsidP="007B5345">
      <w:pPr>
        <w:keepNext/>
        <w:keepLines/>
        <w:spacing w:after="0" w:line="240" w:lineRule="auto"/>
      </w:pPr>
    </w:p>
    <w:p w14:paraId="502BF637" w14:textId="77777777" w:rsidR="007B5345" w:rsidRDefault="007B5345" w:rsidP="007B5345">
      <w:pPr>
        <w:pStyle w:val="ListParagraph"/>
        <w:keepNext/>
        <w:keepLines/>
        <w:numPr>
          <w:ilvl w:val="0"/>
          <w:numId w:val="10"/>
        </w:numPr>
        <w:spacing w:after="0" w:line="240" w:lineRule="auto"/>
      </w:pPr>
      <w:r>
        <w:rPr>
          <w:b/>
        </w:rPr>
        <w:t xml:space="preserve">Public Guid </w:t>
      </w:r>
      <w:r>
        <w:t>PatientDataId</w:t>
      </w:r>
    </w:p>
    <w:p w14:paraId="41918477" w14:textId="77777777" w:rsidR="007B5345" w:rsidRDefault="007B5345" w:rsidP="007B5345">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0693AD90" w14:textId="77777777" w:rsidR="007B5345" w:rsidRDefault="007B5345" w:rsidP="007B5345">
      <w:pPr>
        <w:pStyle w:val="ListParagraph"/>
        <w:keepNext/>
        <w:keepLines/>
        <w:spacing w:after="0" w:line="240" w:lineRule="auto"/>
        <w:ind w:left="2520"/>
      </w:pPr>
    </w:p>
    <w:p w14:paraId="6A76291A" w14:textId="77777777" w:rsidR="007B5345" w:rsidRPr="00D6053C" w:rsidRDefault="007B5345" w:rsidP="007B5345">
      <w:pPr>
        <w:keepNext/>
        <w:keepLines/>
        <w:spacing w:after="0" w:line="240" w:lineRule="auto"/>
        <w:ind w:firstLine="720"/>
        <w:rPr>
          <w:b/>
        </w:rPr>
      </w:pPr>
      <w:r w:rsidRPr="00D6053C">
        <w:rPr>
          <w:b/>
        </w:rPr>
        <w:t>Operations:</w:t>
      </w:r>
    </w:p>
    <w:p w14:paraId="5213C8B3" w14:textId="77777777" w:rsidR="007B5345" w:rsidRDefault="007B5345" w:rsidP="007B5345">
      <w:pPr>
        <w:pStyle w:val="ListParagraph"/>
        <w:keepNext/>
        <w:keepLines/>
        <w:numPr>
          <w:ilvl w:val="0"/>
          <w:numId w:val="7"/>
        </w:numPr>
        <w:spacing w:after="0" w:line="240" w:lineRule="auto"/>
      </w:pPr>
      <w:r w:rsidRPr="00484ED5">
        <w:t>Sets and gets for all attributes.</w:t>
      </w:r>
    </w:p>
    <w:p w14:paraId="5C075756" w14:textId="77777777" w:rsidR="007B5345" w:rsidRDefault="007B5345" w:rsidP="007B5345">
      <w:pPr>
        <w:pStyle w:val="ListParagraph"/>
        <w:keepNext/>
        <w:keepLines/>
        <w:spacing w:after="0" w:line="240" w:lineRule="auto"/>
        <w:ind w:left="1800"/>
      </w:pPr>
    </w:p>
    <w:p w14:paraId="20AE760E" w14:textId="77777777" w:rsidR="007B5345" w:rsidRDefault="007B5345" w:rsidP="007B5345">
      <w:pPr>
        <w:keepNext/>
        <w:keepLines/>
        <w:spacing w:after="0" w:line="240" w:lineRule="auto"/>
        <w:ind w:left="720"/>
        <w:rPr>
          <w:b/>
        </w:rPr>
      </w:pPr>
      <w:r>
        <w:rPr>
          <w:b/>
        </w:rPr>
        <w:t>Constructors:</w:t>
      </w:r>
    </w:p>
    <w:p w14:paraId="5FF3BB92" w14:textId="77777777" w:rsidR="007B5345" w:rsidRDefault="007B5345" w:rsidP="007B5345">
      <w:pPr>
        <w:pStyle w:val="ListParagraph"/>
        <w:keepNext/>
        <w:keepLines/>
        <w:numPr>
          <w:ilvl w:val="0"/>
          <w:numId w:val="14"/>
        </w:numPr>
        <w:spacing w:after="0" w:line="240" w:lineRule="auto"/>
        <w:rPr>
          <w:b/>
        </w:rPr>
      </w:pPr>
      <w:r>
        <w:rPr>
          <w:b/>
        </w:rPr>
        <w:t xml:space="preserve">Public </w:t>
      </w:r>
      <w:r>
        <w:t>MSBandTemperature()</w:t>
      </w:r>
    </w:p>
    <w:p w14:paraId="246FAAA1" w14:textId="77777777" w:rsidR="007B5345" w:rsidRPr="0052061F" w:rsidRDefault="007B5345" w:rsidP="007B5345">
      <w:pPr>
        <w:pStyle w:val="ListParagraph"/>
        <w:keepNext/>
        <w:keepLines/>
        <w:numPr>
          <w:ilvl w:val="1"/>
          <w:numId w:val="14"/>
        </w:numPr>
        <w:spacing w:after="0" w:line="240" w:lineRule="auto"/>
        <w:rPr>
          <w:b/>
        </w:rPr>
      </w:pPr>
      <w:r>
        <w:t>Default constructor</w:t>
      </w:r>
    </w:p>
    <w:p w14:paraId="6AF1AD1D" w14:textId="77777777" w:rsidR="007B5345" w:rsidRDefault="007B5345">
      <w:pPr>
        <w:keepNext/>
        <w:keepLines/>
      </w:pPr>
    </w:p>
    <w:p w14:paraId="548B2E71" w14:textId="77777777" w:rsidR="00CB3DCD" w:rsidRDefault="00CB3DCD" w:rsidP="00CB3DCD">
      <w:pPr>
        <w:pStyle w:val="Heading4"/>
        <w:keepNext/>
        <w:keepLines/>
      </w:pPr>
      <w:r>
        <w:lastRenderedPageBreak/>
        <w:t>BasisPeakSummaryData</w:t>
      </w:r>
    </w:p>
    <w:p w14:paraId="7A817718" w14:textId="77777777" w:rsidR="00CB3DCD" w:rsidRDefault="00CB3DCD" w:rsidP="00CB3DCD">
      <w:pPr>
        <w:keepNext/>
        <w:keepLines/>
      </w:pPr>
      <w:r w:rsidRPr="00F82B86">
        <w:t>T</w:t>
      </w:r>
      <w:r>
        <w:t>his</w:t>
      </w:r>
      <w:r w:rsidRPr="00F82B86">
        <w:t xml:space="preserve"> clas</w:t>
      </w:r>
      <w:r>
        <w:t xml:space="preserve">s describes the attributes and construction of a </w:t>
      </w:r>
      <w:r>
        <w:rPr>
          <w:b/>
        </w:rPr>
        <w:t xml:space="preserve">BasisPeakSummaryData </w:t>
      </w:r>
      <w:r>
        <w:t xml:space="preserve">object.  </w:t>
      </w:r>
    </w:p>
    <w:p w14:paraId="53C2CFF3" w14:textId="77777777" w:rsidR="00CB3DCD" w:rsidRDefault="00CB3DCD" w:rsidP="00CB3DCD">
      <w:pPr>
        <w:keepNext/>
        <w:keepLines/>
        <w:spacing w:after="0" w:line="360" w:lineRule="auto"/>
        <w:rPr>
          <w:b/>
        </w:rPr>
      </w:pPr>
      <w:r>
        <w:rPr>
          <w:b/>
        </w:rPr>
        <w:t>&lt;&lt;Entity&gt;&gt;</w:t>
      </w:r>
    </w:p>
    <w:p w14:paraId="73B07D68" w14:textId="77777777" w:rsidR="00CB3DCD" w:rsidRDefault="00CB3DCD" w:rsidP="00CB3DCD">
      <w:pPr>
        <w:keepNext/>
        <w:keepLines/>
        <w:spacing w:after="0" w:line="240" w:lineRule="auto"/>
        <w:ind w:firstLine="720"/>
      </w:pPr>
      <w:r>
        <w:rPr>
          <w:b/>
        </w:rPr>
        <w:t>Attributes:</w:t>
      </w:r>
    </w:p>
    <w:p w14:paraId="54C800B5" w14:textId="77777777" w:rsidR="00CB3DCD" w:rsidRDefault="00CB3DCD" w:rsidP="00CB3DCD">
      <w:pPr>
        <w:pStyle w:val="ListParagraph"/>
        <w:keepNext/>
        <w:keepLines/>
        <w:spacing w:after="0" w:line="240" w:lineRule="auto"/>
        <w:ind w:left="2520"/>
      </w:pPr>
    </w:p>
    <w:p w14:paraId="17CFF866" w14:textId="77777777" w:rsidR="00CB3DCD" w:rsidRDefault="00CB3DCD" w:rsidP="00CB3DCD">
      <w:pPr>
        <w:pStyle w:val="ListParagraph"/>
        <w:keepNext/>
        <w:keepLines/>
        <w:numPr>
          <w:ilvl w:val="0"/>
          <w:numId w:val="10"/>
        </w:numPr>
        <w:spacing w:after="0" w:line="240" w:lineRule="auto"/>
      </w:pPr>
      <w:r>
        <w:rPr>
          <w:b/>
        </w:rPr>
        <w:t xml:space="preserve">Public int </w:t>
      </w:r>
      <w:r w:rsidRPr="00E84F72">
        <w:t>Id</w:t>
      </w:r>
    </w:p>
    <w:p w14:paraId="20790FF6" w14:textId="77777777" w:rsidR="00CB3DCD" w:rsidRDefault="00CB3DCD" w:rsidP="00CB3DCD">
      <w:pPr>
        <w:pStyle w:val="ListParagraph"/>
        <w:keepNext/>
        <w:keepLines/>
        <w:numPr>
          <w:ilvl w:val="1"/>
          <w:numId w:val="10"/>
        </w:numPr>
        <w:spacing w:after="0" w:line="240" w:lineRule="auto"/>
      </w:pPr>
      <w:r>
        <w:t>Unique id generated by the system for each BasicPeak Summary data record.</w:t>
      </w:r>
    </w:p>
    <w:p w14:paraId="5F661EF7" w14:textId="77777777" w:rsidR="00CB3DCD" w:rsidRDefault="00CB3DCD" w:rsidP="00CB3DCD">
      <w:pPr>
        <w:pStyle w:val="ListParagraph"/>
        <w:keepNext/>
        <w:keepLines/>
        <w:spacing w:after="0" w:line="240" w:lineRule="auto"/>
        <w:ind w:left="2520"/>
      </w:pPr>
    </w:p>
    <w:p w14:paraId="6BBED853" w14:textId="77777777" w:rsidR="00CB3DCD" w:rsidRDefault="00CB3DCD" w:rsidP="00CB3DCD">
      <w:pPr>
        <w:pStyle w:val="ListParagraph"/>
        <w:keepNext/>
        <w:keepLines/>
        <w:numPr>
          <w:ilvl w:val="0"/>
          <w:numId w:val="10"/>
        </w:numPr>
        <w:spacing w:after="0" w:line="240" w:lineRule="auto"/>
      </w:pPr>
      <w:r>
        <w:rPr>
          <w:b/>
        </w:rPr>
        <w:t xml:space="preserve">Public DateTime </w:t>
      </w:r>
      <w:r>
        <w:t>Date</w:t>
      </w:r>
    </w:p>
    <w:p w14:paraId="137DC5E4" w14:textId="77777777" w:rsidR="00CB3DCD" w:rsidRDefault="00CB3DCD" w:rsidP="00CB3DCD">
      <w:pPr>
        <w:pStyle w:val="ListParagraph"/>
        <w:keepNext/>
        <w:keepLines/>
        <w:numPr>
          <w:ilvl w:val="1"/>
          <w:numId w:val="10"/>
        </w:numPr>
        <w:spacing w:after="0" w:line="240" w:lineRule="auto"/>
      </w:pPr>
      <w:r>
        <w:t>Date information for when the patient collected the data.</w:t>
      </w:r>
    </w:p>
    <w:p w14:paraId="5B1D784B" w14:textId="77777777" w:rsidR="00CB3DCD" w:rsidRDefault="00CB3DCD" w:rsidP="00CB3DCD">
      <w:pPr>
        <w:keepNext/>
        <w:keepLines/>
        <w:spacing w:after="0" w:line="240" w:lineRule="auto"/>
      </w:pPr>
    </w:p>
    <w:p w14:paraId="149CC57E" w14:textId="77777777" w:rsidR="00CB3DCD" w:rsidRDefault="00CB3DCD" w:rsidP="00CB3DCD">
      <w:pPr>
        <w:pStyle w:val="ListParagraph"/>
        <w:keepNext/>
        <w:keepLines/>
        <w:numPr>
          <w:ilvl w:val="0"/>
          <w:numId w:val="10"/>
        </w:numPr>
        <w:spacing w:after="0" w:line="240" w:lineRule="auto"/>
      </w:pPr>
      <w:r>
        <w:rPr>
          <w:b/>
        </w:rPr>
        <w:t xml:space="preserve">Public float </w:t>
      </w:r>
      <w:r>
        <w:t>Calories</w:t>
      </w:r>
    </w:p>
    <w:p w14:paraId="5D5129FE" w14:textId="77777777" w:rsidR="00CB3DCD" w:rsidRDefault="00CB3DCD" w:rsidP="00CB3DCD">
      <w:pPr>
        <w:pStyle w:val="ListParagraph"/>
        <w:keepNext/>
        <w:keepLines/>
        <w:numPr>
          <w:ilvl w:val="1"/>
          <w:numId w:val="10"/>
        </w:numPr>
        <w:spacing w:after="0" w:line="240" w:lineRule="auto"/>
      </w:pPr>
      <w:r>
        <w:t>Total calories burned at the moment of each data sample</w:t>
      </w:r>
    </w:p>
    <w:p w14:paraId="0DC4F075" w14:textId="77777777" w:rsidR="00CB3DCD" w:rsidRDefault="00CB3DCD" w:rsidP="00CB3DCD">
      <w:pPr>
        <w:keepNext/>
        <w:keepLines/>
        <w:spacing w:after="0" w:line="240" w:lineRule="auto"/>
      </w:pPr>
    </w:p>
    <w:p w14:paraId="574983A8" w14:textId="77777777" w:rsidR="00CB3DCD" w:rsidRDefault="00CB3DCD" w:rsidP="00CB3DCD">
      <w:pPr>
        <w:pStyle w:val="ListParagraph"/>
        <w:keepNext/>
        <w:keepLines/>
        <w:numPr>
          <w:ilvl w:val="0"/>
          <w:numId w:val="10"/>
        </w:numPr>
        <w:spacing w:after="0" w:line="240" w:lineRule="auto"/>
      </w:pPr>
      <w:r>
        <w:rPr>
          <w:b/>
        </w:rPr>
        <w:t xml:space="preserve">Public float </w:t>
      </w:r>
      <w:r>
        <w:t>GSR</w:t>
      </w:r>
    </w:p>
    <w:p w14:paraId="3A4CA4FD" w14:textId="77777777" w:rsidR="00CB3DCD" w:rsidRDefault="00CB3DCD" w:rsidP="00CB3DCD">
      <w:pPr>
        <w:pStyle w:val="ListParagraph"/>
        <w:keepNext/>
        <w:keepLines/>
        <w:numPr>
          <w:ilvl w:val="1"/>
          <w:numId w:val="10"/>
        </w:numPr>
        <w:spacing w:after="0" w:line="240" w:lineRule="auto"/>
      </w:pPr>
      <w:r>
        <w:t>GSR data at the moment of each data sample.</w:t>
      </w:r>
    </w:p>
    <w:p w14:paraId="29625966" w14:textId="77777777" w:rsidR="00CB3DCD" w:rsidRDefault="00CB3DCD" w:rsidP="00DE6FC9">
      <w:pPr>
        <w:pStyle w:val="ListParagraph"/>
        <w:keepNext/>
        <w:keepLines/>
        <w:spacing w:after="0" w:line="240" w:lineRule="auto"/>
        <w:ind w:left="2520"/>
      </w:pPr>
    </w:p>
    <w:p w14:paraId="3D0C6F94" w14:textId="77777777" w:rsidR="00CB3DCD" w:rsidRDefault="00CB3DCD" w:rsidP="00CB3DCD">
      <w:pPr>
        <w:pStyle w:val="ListParagraph"/>
        <w:keepNext/>
        <w:keepLines/>
        <w:numPr>
          <w:ilvl w:val="0"/>
          <w:numId w:val="10"/>
        </w:numPr>
        <w:spacing w:after="0" w:line="240" w:lineRule="auto"/>
      </w:pPr>
      <w:r>
        <w:rPr>
          <w:b/>
        </w:rPr>
        <w:t xml:space="preserve">Public int </w:t>
      </w:r>
      <w:r>
        <w:t>HeartRate</w:t>
      </w:r>
    </w:p>
    <w:p w14:paraId="21214C38" w14:textId="77777777" w:rsidR="00CB3DCD" w:rsidRDefault="00CB3DCD">
      <w:pPr>
        <w:pStyle w:val="ListParagraph"/>
        <w:keepNext/>
        <w:keepLines/>
        <w:numPr>
          <w:ilvl w:val="1"/>
          <w:numId w:val="10"/>
        </w:numPr>
        <w:spacing w:after="0" w:line="240" w:lineRule="auto"/>
      </w:pPr>
      <w:r>
        <w:t>Heart rate at the moment of each data sample.</w:t>
      </w:r>
    </w:p>
    <w:p w14:paraId="1575D6D0" w14:textId="77777777" w:rsidR="00CB3DCD" w:rsidRDefault="00CB3DCD" w:rsidP="00CB3DCD">
      <w:pPr>
        <w:keepNext/>
        <w:keepLines/>
        <w:spacing w:after="0" w:line="240" w:lineRule="auto"/>
      </w:pPr>
    </w:p>
    <w:p w14:paraId="64BEB490" w14:textId="77777777" w:rsidR="002756E8" w:rsidRDefault="002756E8" w:rsidP="002756E8">
      <w:pPr>
        <w:pStyle w:val="ListParagraph"/>
        <w:keepNext/>
        <w:keepLines/>
        <w:numPr>
          <w:ilvl w:val="0"/>
          <w:numId w:val="10"/>
        </w:numPr>
        <w:spacing w:after="0" w:line="240" w:lineRule="auto"/>
      </w:pPr>
      <w:r>
        <w:rPr>
          <w:b/>
        </w:rPr>
        <w:t xml:space="preserve">Public float </w:t>
      </w:r>
      <w:r>
        <w:t>SkinTemp</w:t>
      </w:r>
    </w:p>
    <w:p w14:paraId="0321F1B3" w14:textId="77777777" w:rsidR="002756E8" w:rsidRDefault="002756E8" w:rsidP="002756E8">
      <w:pPr>
        <w:pStyle w:val="ListParagraph"/>
        <w:keepNext/>
        <w:keepLines/>
        <w:numPr>
          <w:ilvl w:val="1"/>
          <w:numId w:val="10"/>
        </w:numPr>
        <w:spacing w:after="0" w:line="240" w:lineRule="auto"/>
      </w:pPr>
      <w:r>
        <w:t>Patient skin temperature at the moment of each data sample.</w:t>
      </w:r>
    </w:p>
    <w:p w14:paraId="48421D65" w14:textId="77777777" w:rsidR="002756E8" w:rsidRDefault="002756E8" w:rsidP="00CB3DCD">
      <w:pPr>
        <w:keepNext/>
        <w:keepLines/>
        <w:spacing w:after="0" w:line="240" w:lineRule="auto"/>
      </w:pPr>
    </w:p>
    <w:p w14:paraId="2B6E7C78" w14:textId="77777777" w:rsidR="002756E8" w:rsidRDefault="002756E8" w:rsidP="002756E8">
      <w:pPr>
        <w:pStyle w:val="ListParagraph"/>
        <w:keepNext/>
        <w:keepLines/>
        <w:numPr>
          <w:ilvl w:val="0"/>
          <w:numId w:val="10"/>
        </w:numPr>
        <w:spacing w:after="0" w:line="240" w:lineRule="auto"/>
      </w:pPr>
      <w:r>
        <w:rPr>
          <w:b/>
        </w:rPr>
        <w:t xml:space="preserve">Public int </w:t>
      </w:r>
      <w:r>
        <w:t>Steps</w:t>
      </w:r>
    </w:p>
    <w:p w14:paraId="48A9CABB" w14:textId="77777777" w:rsidR="002756E8" w:rsidRDefault="002756E8" w:rsidP="002756E8">
      <w:pPr>
        <w:pStyle w:val="ListParagraph"/>
        <w:keepNext/>
        <w:keepLines/>
        <w:numPr>
          <w:ilvl w:val="1"/>
          <w:numId w:val="10"/>
        </w:numPr>
        <w:spacing w:after="0" w:line="240" w:lineRule="auto"/>
      </w:pPr>
      <w:r>
        <w:t>Number of steps the patient has taken at the moment of each data sample.</w:t>
      </w:r>
    </w:p>
    <w:p w14:paraId="34D3382F" w14:textId="77777777" w:rsidR="002756E8" w:rsidRDefault="002756E8" w:rsidP="00CB3DCD">
      <w:pPr>
        <w:keepNext/>
        <w:keepLines/>
        <w:spacing w:after="0" w:line="240" w:lineRule="auto"/>
      </w:pPr>
    </w:p>
    <w:p w14:paraId="261F2B28" w14:textId="77777777" w:rsidR="00CB3DCD" w:rsidRDefault="00CB3DCD" w:rsidP="00CB3DCD">
      <w:pPr>
        <w:pStyle w:val="ListParagraph"/>
        <w:keepNext/>
        <w:keepLines/>
        <w:numPr>
          <w:ilvl w:val="0"/>
          <w:numId w:val="10"/>
        </w:numPr>
        <w:spacing w:after="0" w:line="240" w:lineRule="auto"/>
      </w:pPr>
      <w:r>
        <w:rPr>
          <w:b/>
        </w:rPr>
        <w:t xml:space="preserve">Public Guid </w:t>
      </w:r>
      <w:r>
        <w:t>PatientDataId</w:t>
      </w:r>
    </w:p>
    <w:p w14:paraId="14C76D55" w14:textId="77777777" w:rsidR="00CB3DCD" w:rsidRDefault="00CB3DCD" w:rsidP="00CB3DCD">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41BA1A83" w14:textId="77777777" w:rsidR="00CB3DCD" w:rsidRDefault="00CB3DCD" w:rsidP="00CB3DCD">
      <w:pPr>
        <w:pStyle w:val="ListParagraph"/>
        <w:keepNext/>
        <w:keepLines/>
        <w:spacing w:after="0" w:line="240" w:lineRule="auto"/>
        <w:ind w:left="2520"/>
      </w:pPr>
    </w:p>
    <w:p w14:paraId="1B97FC1E" w14:textId="77777777" w:rsidR="00CB3DCD" w:rsidRPr="00D6053C" w:rsidRDefault="00CB3DCD" w:rsidP="00CB3DCD">
      <w:pPr>
        <w:keepNext/>
        <w:keepLines/>
        <w:spacing w:after="0" w:line="240" w:lineRule="auto"/>
        <w:ind w:firstLine="720"/>
        <w:rPr>
          <w:b/>
        </w:rPr>
      </w:pPr>
      <w:r w:rsidRPr="00D6053C">
        <w:rPr>
          <w:b/>
        </w:rPr>
        <w:t>Operations:</w:t>
      </w:r>
    </w:p>
    <w:p w14:paraId="30AFCD49" w14:textId="77777777" w:rsidR="00CB3DCD" w:rsidRDefault="00CB3DCD" w:rsidP="00CB3DCD">
      <w:pPr>
        <w:pStyle w:val="ListParagraph"/>
        <w:keepNext/>
        <w:keepLines/>
        <w:numPr>
          <w:ilvl w:val="0"/>
          <w:numId w:val="7"/>
        </w:numPr>
        <w:spacing w:after="0" w:line="240" w:lineRule="auto"/>
      </w:pPr>
      <w:r w:rsidRPr="00484ED5">
        <w:t>Sets and gets for all attributes.</w:t>
      </w:r>
    </w:p>
    <w:p w14:paraId="636340CF" w14:textId="77777777" w:rsidR="00CB3DCD" w:rsidRDefault="00CB3DCD" w:rsidP="00CB3DCD">
      <w:pPr>
        <w:pStyle w:val="ListParagraph"/>
        <w:keepNext/>
        <w:keepLines/>
        <w:spacing w:after="0" w:line="240" w:lineRule="auto"/>
        <w:ind w:left="1800"/>
      </w:pPr>
    </w:p>
    <w:p w14:paraId="71BA367D" w14:textId="77777777" w:rsidR="00CB3DCD" w:rsidRDefault="00CB3DCD" w:rsidP="00CB3DCD">
      <w:pPr>
        <w:keepNext/>
        <w:keepLines/>
        <w:spacing w:after="0" w:line="240" w:lineRule="auto"/>
        <w:ind w:left="720"/>
        <w:rPr>
          <w:b/>
        </w:rPr>
      </w:pPr>
      <w:r>
        <w:rPr>
          <w:b/>
        </w:rPr>
        <w:t>Constructors:</w:t>
      </w:r>
    </w:p>
    <w:p w14:paraId="0FC94BD4" w14:textId="77777777" w:rsidR="00CB3DCD" w:rsidRDefault="00CB3DCD" w:rsidP="00CB3DCD">
      <w:pPr>
        <w:pStyle w:val="ListParagraph"/>
        <w:keepNext/>
        <w:keepLines/>
        <w:numPr>
          <w:ilvl w:val="0"/>
          <w:numId w:val="14"/>
        </w:numPr>
        <w:spacing w:after="0" w:line="240" w:lineRule="auto"/>
        <w:rPr>
          <w:b/>
        </w:rPr>
      </w:pPr>
      <w:r>
        <w:rPr>
          <w:b/>
        </w:rPr>
        <w:t xml:space="preserve">Public </w:t>
      </w:r>
      <w:r>
        <w:t>MSBandCalories()</w:t>
      </w:r>
    </w:p>
    <w:p w14:paraId="386EC594" w14:textId="77777777" w:rsidR="00CB3DCD" w:rsidRPr="0052061F" w:rsidRDefault="00CB3DCD" w:rsidP="00CB3DCD">
      <w:pPr>
        <w:pStyle w:val="ListParagraph"/>
        <w:keepNext/>
        <w:keepLines/>
        <w:numPr>
          <w:ilvl w:val="1"/>
          <w:numId w:val="14"/>
        </w:numPr>
        <w:spacing w:after="0" w:line="240" w:lineRule="auto"/>
        <w:rPr>
          <w:b/>
        </w:rPr>
      </w:pPr>
      <w:r>
        <w:t>Default constructor</w:t>
      </w:r>
    </w:p>
    <w:p w14:paraId="0C9E9623" w14:textId="77777777" w:rsidR="00CB3DCD" w:rsidRDefault="00CB3DCD">
      <w:pPr>
        <w:keepNext/>
        <w:keepLines/>
      </w:pPr>
    </w:p>
    <w:p w14:paraId="3AF26840" w14:textId="77777777" w:rsidR="003C4B11" w:rsidRDefault="003C4B11" w:rsidP="003C4B11">
      <w:pPr>
        <w:pStyle w:val="Heading4"/>
        <w:keepNext/>
        <w:keepLines/>
      </w:pPr>
      <w:r>
        <w:t>ZephyrAccelerometer</w:t>
      </w:r>
    </w:p>
    <w:p w14:paraId="0096272F" w14:textId="77777777" w:rsidR="003C4B11" w:rsidRDefault="003C4B11" w:rsidP="003C4B11">
      <w:pPr>
        <w:keepNext/>
        <w:keepLines/>
      </w:pPr>
      <w:r w:rsidRPr="00F82B86">
        <w:t>T</w:t>
      </w:r>
      <w:r>
        <w:t>his</w:t>
      </w:r>
      <w:r w:rsidRPr="00F82B86">
        <w:t xml:space="preserve"> clas</w:t>
      </w:r>
      <w:r>
        <w:t xml:space="preserve">s describes the attributes and construction of a </w:t>
      </w:r>
      <w:r>
        <w:rPr>
          <w:b/>
        </w:rPr>
        <w:t xml:space="preserve">ZephyrAccelerometer </w:t>
      </w:r>
      <w:r>
        <w:t xml:space="preserve">object.  </w:t>
      </w:r>
    </w:p>
    <w:p w14:paraId="1B69F7F0" w14:textId="77777777" w:rsidR="003C4B11" w:rsidRDefault="003C4B11" w:rsidP="003C4B11">
      <w:pPr>
        <w:keepNext/>
        <w:keepLines/>
        <w:spacing w:after="0" w:line="360" w:lineRule="auto"/>
        <w:rPr>
          <w:b/>
        </w:rPr>
      </w:pPr>
      <w:r>
        <w:rPr>
          <w:b/>
        </w:rPr>
        <w:lastRenderedPageBreak/>
        <w:t>&lt;&lt;Entity&gt;&gt;</w:t>
      </w:r>
    </w:p>
    <w:p w14:paraId="4B597F11" w14:textId="77777777" w:rsidR="003C4B11" w:rsidRDefault="003C4B11" w:rsidP="003C4B11">
      <w:pPr>
        <w:keepNext/>
        <w:keepLines/>
        <w:spacing w:after="0" w:line="240" w:lineRule="auto"/>
        <w:ind w:firstLine="720"/>
      </w:pPr>
      <w:r>
        <w:rPr>
          <w:b/>
        </w:rPr>
        <w:t>Attributes:</w:t>
      </w:r>
    </w:p>
    <w:p w14:paraId="436C7C17" w14:textId="77777777" w:rsidR="003C4B11" w:rsidRDefault="003C4B11" w:rsidP="003C4B11">
      <w:pPr>
        <w:pStyle w:val="ListParagraph"/>
        <w:keepNext/>
        <w:keepLines/>
        <w:spacing w:after="0" w:line="240" w:lineRule="auto"/>
        <w:ind w:left="2520"/>
      </w:pPr>
    </w:p>
    <w:p w14:paraId="33E15679" w14:textId="77777777" w:rsidR="003C4B11" w:rsidRDefault="003C4B11" w:rsidP="003C4B11">
      <w:pPr>
        <w:pStyle w:val="ListParagraph"/>
        <w:keepNext/>
        <w:keepLines/>
        <w:numPr>
          <w:ilvl w:val="0"/>
          <w:numId w:val="10"/>
        </w:numPr>
        <w:spacing w:after="0" w:line="240" w:lineRule="auto"/>
      </w:pPr>
      <w:r>
        <w:rPr>
          <w:b/>
        </w:rPr>
        <w:t xml:space="preserve">Public int </w:t>
      </w:r>
      <w:r w:rsidRPr="00E84F72">
        <w:t>Id</w:t>
      </w:r>
    </w:p>
    <w:p w14:paraId="66BF2ACF" w14:textId="77777777" w:rsidR="003C4B11" w:rsidRDefault="003C4B11" w:rsidP="003C4B11">
      <w:pPr>
        <w:pStyle w:val="ListParagraph"/>
        <w:keepNext/>
        <w:keepLines/>
        <w:numPr>
          <w:ilvl w:val="1"/>
          <w:numId w:val="10"/>
        </w:numPr>
        <w:spacing w:after="0" w:line="240" w:lineRule="auto"/>
      </w:pPr>
      <w:r>
        <w:t>Unique id generated by the system for each Zephyr Accelerometer data record.</w:t>
      </w:r>
    </w:p>
    <w:p w14:paraId="4EDA32A5" w14:textId="77777777" w:rsidR="003C4B11" w:rsidRDefault="003C4B11" w:rsidP="003C4B11">
      <w:pPr>
        <w:pStyle w:val="ListParagraph"/>
        <w:keepNext/>
        <w:keepLines/>
        <w:spacing w:after="0" w:line="240" w:lineRule="auto"/>
        <w:ind w:left="2520"/>
      </w:pPr>
    </w:p>
    <w:p w14:paraId="23D5CFEA" w14:textId="77777777" w:rsidR="003C4B11" w:rsidRDefault="003C4B11" w:rsidP="003C4B11">
      <w:pPr>
        <w:pStyle w:val="ListParagraph"/>
        <w:keepNext/>
        <w:keepLines/>
        <w:numPr>
          <w:ilvl w:val="0"/>
          <w:numId w:val="10"/>
        </w:numPr>
        <w:spacing w:after="0" w:line="240" w:lineRule="auto"/>
      </w:pPr>
      <w:r>
        <w:rPr>
          <w:b/>
        </w:rPr>
        <w:t xml:space="preserve">Public DateTime </w:t>
      </w:r>
      <w:r>
        <w:t>Time</w:t>
      </w:r>
    </w:p>
    <w:p w14:paraId="5C961408" w14:textId="77777777" w:rsidR="003C4B11" w:rsidRDefault="003C4B11" w:rsidP="003C4B11">
      <w:pPr>
        <w:pStyle w:val="ListParagraph"/>
        <w:keepNext/>
        <w:keepLines/>
        <w:numPr>
          <w:ilvl w:val="1"/>
          <w:numId w:val="10"/>
        </w:numPr>
        <w:spacing w:after="0" w:line="240" w:lineRule="auto"/>
      </w:pPr>
      <w:r>
        <w:t>Date information for when the patient collected the data.</w:t>
      </w:r>
    </w:p>
    <w:p w14:paraId="048B5073" w14:textId="77777777" w:rsidR="003C4B11" w:rsidRDefault="003C4B11" w:rsidP="003C4B11">
      <w:pPr>
        <w:keepNext/>
        <w:keepLines/>
        <w:spacing w:after="0" w:line="240" w:lineRule="auto"/>
      </w:pPr>
    </w:p>
    <w:p w14:paraId="6F9A0193" w14:textId="77777777" w:rsidR="003C4B11" w:rsidRDefault="003C4B11" w:rsidP="003C4B11">
      <w:pPr>
        <w:pStyle w:val="ListParagraph"/>
        <w:keepNext/>
        <w:keepLines/>
        <w:numPr>
          <w:ilvl w:val="0"/>
          <w:numId w:val="10"/>
        </w:numPr>
        <w:spacing w:after="0" w:line="240" w:lineRule="auto"/>
      </w:pPr>
      <w:r>
        <w:rPr>
          <w:b/>
        </w:rPr>
        <w:t xml:space="preserve">Public int </w:t>
      </w:r>
      <w:r>
        <w:t>Vertical</w:t>
      </w:r>
    </w:p>
    <w:p w14:paraId="023B4E48" w14:textId="77777777" w:rsidR="003C4B11" w:rsidRDefault="003C4B11" w:rsidP="003C4B11">
      <w:pPr>
        <w:pStyle w:val="ListParagraph"/>
        <w:keepNext/>
        <w:keepLines/>
        <w:numPr>
          <w:ilvl w:val="1"/>
          <w:numId w:val="10"/>
        </w:numPr>
        <w:spacing w:after="0" w:line="240" w:lineRule="auto"/>
      </w:pPr>
      <w:r>
        <w:t>Vertical axis data from the device accelerometer</w:t>
      </w:r>
    </w:p>
    <w:p w14:paraId="3836C698" w14:textId="77777777" w:rsidR="003C4B11" w:rsidRDefault="003C4B11" w:rsidP="003C4B11">
      <w:pPr>
        <w:keepNext/>
        <w:keepLines/>
        <w:spacing w:after="0" w:line="240" w:lineRule="auto"/>
      </w:pPr>
    </w:p>
    <w:p w14:paraId="286D9608" w14:textId="77777777" w:rsidR="003C4B11" w:rsidRDefault="003C4B11" w:rsidP="003C4B11">
      <w:pPr>
        <w:pStyle w:val="ListParagraph"/>
        <w:keepNext/>
        <w:keepLines/>
        <w:numPr>
          <w:ilvl w:val="0"/>
          <w:numId w:val="10"/>
        </w:numPr>
        <w:spacing w:after="0" w:line="240" w:lineRule="auto"/>
      </w:pPr>
      <w:r>
        <w:rPr>
          <w:b/>
        </w:rPr>
        <w:t xml:space="preserve">Public int </w:t>
      </w:r>
      <w:r>
        <w:t>Lateral</w:t>
      </w:r>
    </w:p>
    <w:p w14:paraId="0F216F1A" w14:textId="77777777" w:rsidR="003C4B11" w:rsidRDefault="003C4B11" w:rsidP="003C4B11">
      <w:pPr>
        <w:pStyle w:val="ListParagraph"/>
        <w:keepNext/>
        <w:keepLines/>
        <w:numPr>
          <w:ilvl w:val="1"/>
          <w:numId w:val="10"/>
        </w:numPr>
        <w:spacing w:after="0" w:line="240" w:lineRule="auto"/>
      </w:pPr>
      <w:r>
        <w:t>Lateral axis data from the device accelerometer</w:t>
      </w:r>
    </w:p>
    <w:p w14:paraId="10AFE2C8" w14:textId="77777777" w:rsidR="003C4B11" w:rsidRDefault="003C4B11" w:rsidP="003C4B11">
      <w:pPr>
        <w:pStyle w:val="ListParagraph"/>
        <w:keepNext/>
        <w:keepLines/>
        <w:spacing w:after="0" w:line="240" w:lineRule="auto"/>
        <w:ind w:left="2520"/>
      </w:pPr>
    </w:p>
    <w:p w14:paraId="469BDE2F" w14:textId="77777777" w:rsidR="003C4B11" w:rsidRDefault="003C4B11" w:rsidP="003C4B11">
      <w:pPr>
        <w:pStyle w:val="ListParagraph"/>
        <w:keepNext/>
        <w:keepLines/>
        <w:numPr>
          <w:ilvl w:val="0"/>
          <w:numId w:val="10"/>
        </w:numPr>
        <w:spacing w:after="0" w:line="240" w:lineRule="auto"/>
      </w:pPr>
      <w:r>
        <w:rPr>
          <w:b/>
        </w:rPr>
        <w:t xml:space="preserve">Public int </w:t>
      </w:r>
      <w:r>
        <w:t>Sagittal</w:t>
      </w:r>
    </w:p>
    <w:p w14:paraId="64A78E82" w14:textId="77777777" w:rsidR="003C4B11" w:rsidRDefault="003C4B11" w:rsidP="003C4B11">
      <w:pPr>
        <w:pStyle w:val="ListParagraph"/>
        <w:keepNext/>
        <w:keepLines/>
        <w:numPr>
          <w:ilvl w:val="1"/>
          <w:numId w:val="10"/>
        </w:numPr>
        <w:spacing w:after="0" w:line="240" w:lineRule="auto"/>
      </w:pPr>
      <w:r>
        <w:t>Sagittal axis data from the device accelerometer</w:t>
      </w:r>
    </w:p>
    <w:p w14:paraId="0B12FE7A" w14:textId="77777777" w:rsidR="003C4B11" w:rsidRDefault="003C4B11" w:rsidP="003C4B11">
      <w:pPr>
        <w:keepNext/>
        <w:keepLines/>
        <w:spacing w:after="0" w:line="240" w:lineRule="auto"/>
      </w:pPr>
    </w:p>
    <w:p w14:paraId="72B93B59" w14:textId="77777777" w:rsidR="003C4B11" w:rsidRDefault="003C4B11" w:rsidP="003C4B11">
      <w:pPr>
        <w:pStyle w:val="ListParagraph"/>
        <w:keepNext/>
        <w:keepLines/>
        <w:numPr>
          <w:ilvl w:val="0"/>
          <w:numId w:val="10"/>
        </w:numPr>
        <w:spacing w:after="0" w:line="240" w:lineRule="auto"/>
      </w:pPr>
      <w:r>
        <w:rPr>
          <w:b/>
        </w:rPr>
        <w:t xml:space="preserve">Public Guid </w:t>
      </w:r>
      <w:r>
        <w:t>PatientDataId</w:t>
      </w:r>
    </w:p>
    <w:p w14:paraId="4726CBE7" w14:textId="77777777"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36693F73" w14:textId="77777777" w:rsidR="003C4B11" w:rsidRDefault="003C4B11" w:rsidP="003C4B11">
      <w:pPr>
        <w:pStyle w:val="ListParagraph"/>
        <w:keepNext/>
        <w:keepLines/>
        <w:spacing w:after="0" w:line="240" w:lineRule="auto"/>
        <w:ind w:left="2520"/>
      </w:pPr>
    </w:p>
    <w:p w14:paraId="7EB3F325" w14:textId="77777777" w:rsidR="003C4B11" w:rsidRPr="00D6053C" w:rsidRDefault="003C4B11" w:rsidP="003C4B11">
      <w:pPr>
        <w:keepNext/>
        <w:keepLines/>
        <w:spacing w:after="0" w:line="240" w:lineRule="auto"/>
        <w:ind w:firstLine="720"/>
        <w:rPr>
          <w:b/>
        </w:rPr>
      </w:pPr>
      <w:r w:rsidRPr="00D6053C">
        <w:rPr>
          <w:b/>
        </w:rPr>
        <w:t>Operations:</w:t>
      </w:r>
    </w:p>
    <w:p w14:paraId="5883C083" w14:textId="77777777" w:rsidR="003C4B11" w:rsidRDefault="003C4B11" w:rsidP="003C4B11">
      <w:pPr>
        <w:pStyle w:val="ListParagraph"/>
        <w:keepNext/>
        <w:keepLines/>
        <w:numPr>
          <w:ilvl w:val="0"/>
          <w:numId w:val="7"/>
        </w:numPr>
        <w:spacing w:after="0" w:line="240" w:lineRule="auto"/>
      </w:pPr>
      <w:r w:rsidRPr="00484ED5">
        <w:t>Sets and gets for all attributes.</w:t>
      </w:r>
    </w:p>
    <w:p w14:paraId="517D34FC" w14:textId="77777777" w:rsidR="003C4B11" w:rsidRDefault="003C4B11" w:rsidP="003C4B11">
      <w:pPr>
        <w:pStyle w:val="ListParagraph"/>
        <w:keepNext/>
        <w:keepLines/>
        <w:spacing w:after="0" w:line="240" w:lineRule="auto"/>
        <w:ind w:left="1800"/>
      </w:pPr>
    </w:p>
    <w:p w14:paraId="4B6687C1" w14:textId="77777777" w:rsidR="003C4B11" w:rsidRDefault="003C4B11" w:rsidP="003C4B11">
      <w:pPr>
        <w:keepNext/>
        <w:keepLines/>
        <w:spacing w:after="0" w:line="240" w:lineRule="auto"/>
        <w:ind w:left="720"/>
        <w:rPr>
          <w:b/>
        </w:rPr>
      </w:pPr>
      <w:r>
        <w:rPr>
          <w:b/>
        </w:rPr>
        <w:t>Constructors:</w:t>
      </w:r>
    </w:p>
    <w:p w14:paraId="3772D9A5" w14:textId="77777777" w:rsidR="003C4B11" w:rsidRDefault="003C4B11" w:rsidP="003C4B11">
      <w:pPr>
        <w:pStyle w:val="ListParagraph"/>
        <w:keepNext/>
        <w:keepLines/>
        <w:numPr>
          <w:ilvl w:val="0"/>
          <w:numId w:val="14"/>
        </w:numPr>
        <w:spacing w:after="0" w:line="240" w:lineRule="auto"/>
        <w:rPr>
          <w:b/>
        </w:rPr>
      </w:pPr>
      <w:r>
        <w:rPr>
          <w:b/>
        </w:rPr>
        <w:t xml:space="preserve">Public </w:t>
      </w:r>
      <w:r>
        <w:t>ZephyrAccelerometer()</w:t>
      </w:r>
    </w:p>
    <w:p w14:paraId="4C14634F" w14:textId="77777777" w:rsidR="003C4B11" w:rsidRPr="0052061F" w:rsidRDefault="003C4B11" w:rsidP="003C4B11">
      <w:pPr>
        <w:pStyle w:val="ListParagraph"/>
        <w:keepNext/>
        <w:keepLines/>
        <w:numPr>
          <w:ilvl w:val="1"/>
          <w:numId w:val="14"/>
        </w:numPr>
        <w:spacing w:after="0" w:line="240" w:lineRule="auto"/>
        <w:rPr>
          <w:b/>
        </w:rPr>
      </w:pPr>
      <w:r>
        <w:t>Default constructor</w:t>
      </w:r>
    </w:p>
    <w:p w14:paraId="4532BBC5" w14:textId="77777777" w:rsidR="003C4B11" w:rsidRDefault="003C4B11">
      <w:pPr>
        <w:keepNext/>
        <w:keepLines/>
      </w:pPr>
    </w:p>
    <w:p w14:paraId="465A47E3" w14:textId="77777777" w:rsidR="003C4B11" w:rsidRDefault="003C4B11" w:rsidP="003C4B11">
      <w:pPr>
        <w:pStyle w:val="Heading4"/>
        <w:keepNext/>
        <w:keepLines/>
      </w:pPr>
      <w:r>
        <w:t>ZephyrBreathingWaveform</w:t>
      </w:r>
    </w:p>
    <w:p w14:paraId="1084A8B5" w14:textId="77777777" w:rsidR="003C4B11" w:rsidRDefault="003C4B11" w:rsidP="003C4B11">
      <w:pPr>
        <w:keepNext/>
        <w:keepLines/>
      </w:pPr>
      <w:r w:rsidRPr="00F82B86">
        <w:t>T</w:t>
      </w:r>
      <w:r>
        <w:t>his</w:t>
      </w:r>
      <w:r w:rsidRPr="00F82B86">
        <w:t xml:space="preserve"> clas</w:t>
      </w:r>
      <w:r>
        <w:t xml:space="preserve">s describes the attributes and construction of a </w:t>
      </w:r>
      <w:r>
        <w:rPr>
          <w:b/>
        </w:rPr>
        <w:t xml:space="preserve">ZephyrBreathingWaveform </w:t>
      </w:r>
      <w:r>
        <w:t xml:space="preserve">object.  </w:t>
      </w:r>
    </w:p>
    <w:p w14:paraId="4C48E80B" w14:textId="77777777" w:rsidR="003C4B11" w:rsidRDefault="003C4B11" w:rsidP="003C4B11">
      <w:pPr>
        <w:keepNext/>
        <w:keepLines/>
        <w:spacing w:after="0" w:line="360" w:lineRule="auto"/>
        <w:rPr>
          <w:b/>
        </w:rPr>
      </w:pPr>
      <w:r>
        <w:rPr>
          <w:b/>
        </w:rPr>
        <w:t>&lt;&lt;Entity&gt;&gt;</w:t>
      </w:r>
    </w:p>
    <w:p w14:paraId="23FAC1FE" w14:textId="77777777" w:rsidR="003C4B11" w:rsidRDefault="003C4B11" w:rsidP="003C4B11">
      <w:pPr>
        <w:keepNext/>
        <w:keepLines/>
        <w:spacing w:after="0" w:line="240" w:lineRule="auto"/>
        <w:ind w:firstLine="720"/>
      </w:pPr>
      <w:r>
        <w:rPr>
          <w:b/>
        </w:rPr>
        <w:t>Attributes:</w:t>
      </w:r>
    </w:p>
    <w:p w14:paraId="65F0F880" w14:textId="77777777" w:rsidR="003C4B11" w:rsidRDefault="003C4B11" w:rsidP="003C4B11">
      <w:pPr>
        <w:pStyle w:val="ListParagraph"/>
        <w:keepNext/>
        <w:keepLines/>
        <w:spacing w:after="0" w:line="240" w:lineRule="auto"/>
        <w:ind w:left="2520"/>
      </w:pPr>
    </w:p>
    <w:p w14:paraId="687A2E6C" w14:textId="77777777" w:rsidR="003C4B11" w:rsidRDefault="003C4B11" w:rsidP="003C4B11">
      <w:pPr>
        <w:pStyle w:val="ListParagraph"/>
        <w:keepNext/>
        <w:keepLines/>
        <w:numPr>
          <w:ilvl w:val="0"/>
          <w:numId w:val="10"/>
        </w:numPr>
        <w:spacing w:after="0" w:line="240" w:lineRule="auto"/>
      </w:pPr>
      <w:r>
        <w:rPr>
          <w:b/>
        </w:rPr>
        <w:t xml:space="preserve">Public int </w:t>
      </w:r>
      <w:r w:rsidRPr="00E84F72">
        <w:t>Id</w:t>
      </w:r>
    </w:p>
    <w:p w14:paraId="3253E2F7" w14:textId="77777777" w:rsidR="003C4B11" w:rsidRDefault="003C4B11" w:rsidP="003C4B11">
      <w:pPr>
        <w:pStyle w:val="ListParagraph"/>
        <w:keepNext/>
        <w:keepLines/>
        <w:numPr>
          <w:ilvl w:val="1"/>
          <w:numId w:val="10"/>
        </w:numPr>
        <w:spacing w:after="0" w:line="240" w:lineRule="auto"/>
      </w:pPr>
      <w:r>
        <w:t>Unique id generated by the system for each Zephyr Breathing Waveform data record.</w:t>
      </w:r>
    </w:p>
    <w:p w14:paraId="5736EFA0" w14:textId="77777777" w:rsidR="003C4B11" w:rsidRDefault="003C4B11" w:rsidP="003C4B11">
      <w:pPr>
        <w:pStyle w:val="ListParagraph"/>
        <w:keepNext/>
        <w:keepLines/>
        <w:spacing w:after="0" w:line="240" w:lineRule="auto"/>
        <w:ind w:left="2520"/>
      </w:pPr>
    </w:p>
    <w:p w14:paraId="7193BB6B" w14:textId="77777777" w:rsidR="003C4B11" w:rsidRDefault="003C4B11" w:rsidP="003C4B11">
      <w:pPr>
        <w:pStyle w:val="ListParagraph"/>
        <w:keepNext/>
        <w:keepLines/>
        <w:numPr>
          <w:ilvl w:val="0"/>
          <w:numId w:val="10"/>
        </w:numPr>
        <w:spacing w:after="0" w:line="240" w:lineRule="auto"/>
      </w:pPr>
      <w:r>
        <w:rPr>
          <w:b/>
        </w:rPr>
        <w:t xml:space="preserve">Public DateTime </w:t>
      </w:r>
      <w:r>
        <w:t>Time</w:t>
      </w:r>
    </w:p>
    <w:p w14:paraId="4B89E019" w14:textId="77777777" w:rsidR="003C4B11" w:rsidRDefault="003C4B11" w:rsidP="003C4B11">
      <w:pPr>
        <w:pStyle w:val="ListParagraph"/>
        <w:keepNext/>
        <w:keepLines/>
        <w:numPr>
          <w:ilvl w:val="1"/>
          <w:numId w:val="10"/>
        </w:numPr>
        <w:spacing w:after="0" w:line="240" w:lineRule="auto"/>
      </w:pPr>
      <w:r>
        <w:t>Date information for when the patient collected the data.</w:t>
      </w:r>
    </w:p>
    <w:p w14:paraId="0366EC0A" w14:textId="77777777" w:rsidR="003C4B11" w:rsidRDefault="003C4B11" w:rsidP="003C4B11">
      <w:pPr>
        <w:keepNext/>
        <w:keepLines/>
        <w:spacing w:after="0" w:line="240" w:lineRule="auto"/>
      </w:pPr>
    </w:p>
    <w:p w14:paraId="1E79DDA7" w14:textId="77777777" w:rsidR="003C4B11" w:rsidRDefault="003C4B11" w:rsidP="003C4B11">
      <w:pPr>
        <w:pStyle w:val="ListParagraph"/>
        <w:keepNext/>
        <w:keepLines/>
        <w:numPr>
          <w:ilvl w:val="0"/>
          <w:numId w:val="10"/>
        </w:numPr>
        <w:spacing w:after="0" w:line="240" w:lineRule="auto"/>
      </w:pPr>
      <w:r>
        <w:rPr>
          <w:b/>
        </w:rPr>
        <w:t xml:space="preserve">Public int </w:t>
      </w:r>
      <w:r>
        <w:t>Data</w:t>
      </w:r>
    </w:p>
    <w:p w14:paraId="443914FA" w14:textId="77777777" w:rsidR="003C4B11" w:rsidRDefault="003C4B11" w:rsidP="003C4B11">
      <w:pPr>
        <w:pStyle w:val="ListParagraph"/>
        <w:keepNext/>
        <w:keepLines/>
        <w:numPr>
          <w:ilvl w:val="1"/>
          <w:numId w:val="10"/>
        </w:numPr>
        <w:spacing w:after="0" w:line="240" w:lineRule="auto"/>
      </w:pPr>
      <w:r>
        <w:t>Waveform data point</w:t>
      </w:r>
    </w:p>
    <w:p w14:paraId="5CE69555" w14:textId="77777777" w:rsidR="003C4B11" w:rsidRDefault="003C4B11" w:rsidP="003C4B11">
      <w:pPr>
        <w:keepNext/>
        <w:keepLines/>
        <w:spacing w:after="0" w:line="240" w:lineRule="auto"/>
      </w:pPr>
    </w:p>
    <w:p w14:paraId="14FBC7E8" w14:textId="77777777" w:rsidR="003C4B11" w:rsidRDefault="003C4B11" w:rsidP="003C4B11">
      <w:pPr>
        <w:pStyle w:val="ListParagraph"/>
        <w:keepNext/>
        <w:keepLines/>
        <w:numPr>
          <w:ilvl w:val="0"/>
          <w:numId w:val="10"/>
        </w:numPr>
        <w:spacing w:after="0" w:line="240" w:lineRule="auto"/>
      </w:pPr>
      <w:r>
        <w:rPr>
          <w:b/>
        </w:rPr>
        <w:t xml:space="preserve">Public Guid </w:t>
      </w:r>
      <w:r>
        <w:t>PatientDataId</w:t>
      </w:r>
    </w:p>
    <w:p w14:paraId="1A30C395" w14:textId="77777777"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5BCBFCB9" w14:textId="77777777" w:rsidR="003C4B11" w:rsidRDefault="003C4B11" w:rsidP="003C4B11">
      <w:pPr>
        <w:pStyle w:val="ListParagraph"/>
        <w:keepNext/>
        <w:keepLines/>
        <w:spacing w:after="0" w:line="240" w:lineRule="auto"/>
        <w:ind w:left="2520"/>
      </w:pPr>
    </w:p>
    <w:p w14:paraId="3BAB3DFE" w14:textId="77777777" w:rsidR="003C4B11" w:rsidRPr="00D6053C" w:rsidRDefault="003C4B11" w:rsidP="003C4B11">
      <w:pPr>
        <w:keepNext/>
        <w:keepLines/>
        <w:spacing w:after="0" w:line="240" w:lineRule="auto"/>
        <w:ind w:firstLine="720"/>
        <w:rPr>
          <w:b/>
        </w:rPr>
      </w:pPr>
      <w:r w:rsidRPr="00D6053C">
        <w:rPr>
          <w:b/>
        </w:rPr>
        <w:t>Operations:</w:t>
      </w:r>
    </w:p>
    <w:p w14:paraId="33760B9F" w14:textId="77777777" w:rsidR="003C4B11" w:rsidRDefault="003C4B11" w:rsidP="003C4B11">
      <w:pPr>
        <w:pStyle w:val="ListParagraph"/>
        <w:keepNext/>
        <w:keepLines/>
        <w:numPr>
          <w:ilvl w:val="0"/>
          <w:numId w:val="7"/>
        </w:numPr>
        <w:spacing w:after="0" w:line="240" w:lineRule="auto"/>
      </w:pPr>
      <w:r w:rsidRPr="00484ED5">
        <w:t>Sets and gets for all attributes.</w:t>
      </w:r>
    </w:p>
    <w:p w14:paraId="52A89E24" w14:textId="77777777" w:rsidR="003C4B11" w:rsidRDefault="003C4B11" w:rsidP="003C4B11">
      <w:pPr>
        <w:pStyle w:val="ListParagraph"/>
        <w:keepNext/>
        <w:keepLines/>
        <w:spacing w:after="0" w:line="240" w:lineRule="auto"/>
        <w:ind w:left="1800"/>
      </w:pPr>
    </w:p>
    <w:p w14:paraId="29C79A94" w14:textId="77777777" w:rsidR="003C4B11" w:rsidRDefault="003C4B11" w:rsidP="003C4B11">
      <w:pPr>
        <w:keepNext/>
        <w:keepLines/>
        <w:spacing w:after="0" w:line="240" w:lineRule="auto"/>
        <w:ind w:left="720"/>
        <w:rPr>
          <w:b/>
        </w:rPr>
      </w:pPr>
      <w:r>
        <w:rPr>
          <w:b/>
        </w:rPr>
        <w:t>Constructors:</w:t>
      </w:r>
    </w:p>
    <w:p w14:paraId="6981EEE3" w14:textId="77777777" w:rsidR="003C4B11" w:rsidRDefault="003C4B11" w:rsidP="003C4B11">
      <w:pPr>
        <w:pStyle w:val="ListParagraph"/>
        <w:keepNext/>
        <w:keepLines/>
        <w:numPr>
          <w:ilvl w:val="0"/>
          <w:numId w:val="14"/>
        </w:numPr>
        <w:spacing w:after="0" w:line="240" w:lineRule="auto"/>
        <w:rPr>
          <w:b/>
        </w:rPr>
      </w:pPr>
      <w:r>
        <w:rPr>
          <w:b/>
        </w:rPr>
        <w:t xml:space="preserve">Public </w:t>
      </w:r>
      <w:r>
        <w:t>ZephyrBreathingWaveform ()</w:t>
      </w:r>
    </w:p>
    <w:p w14:paraId="38B6737A" w14:textId="77777777" w:rsidR="003C4B11" w:rsidRPr="0052061F" w:rsidRDefault="003C4B11" w:rsidP="003C4B11">
      <w:pPr>
        <w:pStyle w:val="ListParagraph"/>
        <w:keepNext/>
        <w:keepLines/>
        <w:numPr>
          <w:ilvl w:val="1"/>
          <w:numId w:val="14"/>
        </w:numPr>
        <w:spacing w:after="0" w:line="240" w:lineRule="auto"/>
        <w:rPr>
          <w:b/>
        </w:rPr>
      </w:pPr>
      <w:r>
        <w:t>Default constructor</w:t>
      </w:r>
    </w:p>
    <w:p w14:paraId="4A78D035" w14:textId="77777777" w:rsidR="003C4B11" w:rsidRDefault="003C4B11">
      <w:pPr>
        <w:keepNext/>
        <w:keepLines/>
      </w:pPr>
    </w:p>
    <w:p w14:paraId="17D866A2" w14:textId="77777777" w:rsidR="003C4B11" w:rsidRDefault="003C4B11" w:rsidP="003C4B11">
      <w:pPr>
        <w:pStyle w:val="Heading4"/>
        <w:keepNext/>
        <w:keepLines/>
      </w:pPr>
      <w:r>
        <w:t>ZephyrECGWaveform</w:t>
      </w:r>
    </w:p>
    <w:p w14:paraId="63E62579" w14:textId="77777777" w:rsidR="003C4B11" w:rsidRDefault="003C4B11" w:rsidP="003C4B11">
      <w:pPr>
        <w:keepNext/>
        <w:keepLines/>
      </w:pPr>
      <w:r w:rsidRPr="00F82B86">
        <w:t>T</w:t>
      </w:r>
      <w:r>
        <w:t>his</w:t>
      </w:r>
      <w:r w:rsidRPr="00F82B86">
        <w:t xml:space="preserve"> clas</w:t>
      </w:r>
      <w:r>
        <w:t xml:space="preserve">s describes the attributes and construction of a </w:t>
      </w:r>
      <w:r>
        <w:rPr>
          <w:b/>
        </w:rPr>
        <w:t xml:space="preserve">ZephyrECGWaveform </w:t>
      </w:r>
      <w:r>
        <w:t xml:space="preserve">object.  </w:t>
      </w:r>
    </w:p>
    <w:p w14:paraId="0F387DE2" w14:textId="77777777" w:rsidR="003C4B11" w:rsidRDefault="003C4B11" w:rsidP="003C4B11">
      <w:pPr>
        <w:keepNext/>
        <w:keepLines/>
        <w:spacing w:after="0" w:line="360" w:lineRule="auto"/>
        <w:rPr>
          <w:b/>
        </w:rPr>
      </w:pPr>
      <w:r>
        <w:rPr>
          <w:b/>
        </w:rPr>
        <w:t>&lt;&lt;Entity&gt;&gt;</w:t>
      </w:r>
    </w:p>
    <w:p w14:paraId="0542024C" w14:textId="77777777" w:rsidR="003C4B11" w:rsidRDefault="003C4B11" w:rsidP="003C4B11">
      <w:pPr>
        <w:keepNext/>
        <w:keepLines/>
        <w:spacing w:after="0" w:line="240" w:lineRule="auto"/>
        <w:ind w:firstLine="720"/>
      </w:pPr>
      <w:r>
        <w:rPr>
          <w:b/>
        </w:rPr>
        <w:t>Attributes:</w:t>
      </w:r>
    </w:p>
    <w:p w14:paraId="505EE41E" w14:textId="77777777" w:rsidR="003C4B11" w:rsidRDefault="003C4B11" w:rsidP="003C4B11">
      <w:pPr>
        <w:pStyle w:val="ListParagraph"/>
        <w:keepNext/>
        <w:keepLines/>
        <w:spacing w:after="0" w:line="240" w:lineRule="auto"/>
        <w:ind w:left="2520"/>
      </w:pPr>
    </w:p>
    <w:p w14:paraId="636229D0" w14:textId="77777777" w:rsidR="003C4B11" w:rsidRDefault="003C4B11" w:rsidP="003C4B11">
      <w:pPr>
        <w:pStyle w:val="ListParagraph"/>
        <w:keepNext/>
        <w:keepLines/>
        <w:numPr>
          <w:ilvl w:val="0"/>
          <w:numId w:val="10"/>
        </w:numPr>
        <w:spacing w:after="0" w:line="240" w:lineRule="auto"/>
      </w:pPr>
      <w:r>
        <w:rPr>
          <w:b/>
        </w:rPr>
        <w:t xml:space="preserve">Public int </w:t>
      </w:r>
      <w:r w:rsidRPr="00E84F72">
        <w:t>Id</w:t>
      </w:r>
    </w:p>
    <w:p w14:paraId="47EB0560" w14:textId="77777777" w:rsidR="003C4B11" w:rsidRDefault="003C4B11" w:rsidP="003C4B11">
      <w:pPr>
        <w:pStyle w:val="ListParagraph"/>
        <w:keepNext/>
        <w:keepLines/>
        <w:numPr>
          <w:ilvl w:val="1"/>
          <w:numId w:val="10"/>
        </w:numPr>
        <w:spacing w:after="0" w:line="240" w:lineRule="auto"/>
      </w:pPr>
      <w:r>
        <w:t>Unique id generated by the system for each Zephyr ECG Waveform data record.</w:t>
      </w:r>
    </w:p>
    <w:p w14:paraId="1E3A1489" w14:textId="77777777" w:rsidR="003C4B11" w:rsidRDefault="003C4B11" w:rsidP="003C4B11">
      <w:pPr>
        <w:pStyle w:val="ListParagraph"/>
        <w:keepNext/>
        <w:keepLines/>
        <w:spacing w:after="0" w:line="240" w:lineRule="auto"/>
        <w:ind w:left="2520"/>
      </w:pPr>
    </w:p>
    <w:p w14:paraId="35328B62" w14:textId="77777777" w:rsidR="003C4B11" w:rsidRDefault="003C4B11" w:rsidP="003C4B11">
      <w:pPr>
        <w:pStyle w:val="ListParagraph"/>
        <w:keepNext/>
        <w:keepLines/>
        <w:numPr>
          <w:ilvl w:val="0"/>
          <w:numId w:val="10"/>
        </w:numPr>
        <w:spacing w:after="0" w:line="240" w:lineRule="auto"/>
      </w:pPr>
      <w:r>
        <w:rPr>
          <w:b/>
        </w:rPr>
        <w:t xml:space="preserve">Public DateTime </w:t>
      </w:r>
      <w:r>
        <w:t>Time</w:t>
      </w:r>
    </w:p>
    <w:p w14:paraId="6F1A109B" w14:textId="77777777" w:rsidR="003C4B11" w:rsidRDefault="003C4B11" w:rsidP="003C4B11">
      <w:pPr>
        <w:pStyle w:val="ListParagraph"/>
        <w:keepNext/>
        <w:keepLines/>
        <w:numPr>
          <w:ilvl w:val="1"/>
          <w:numId w:val="10"/>
        </w:numPr>
        <w:spacing w:after="0" w:line="240" w:lineRule="auto"/>
      </w:pPr>
      <w:r>
        <w:t>Date information for when the patient collected the data.</w:t>
      </w:r>
    </w:p>
    <w:p w14:paraId="55FBFAA0" w14:textId="77777777" w:rsidR="003C4B11" w:rsidRDefault="003C4B11" w:rsidP="003C4B11">
      <w:pPr>
        <w:keepNext/>
        <w:keepLines/>
        <w:spacing w:after="0" w:line="240" w:lineRule="auto"/>
      </w:pPr>
    </w:p>
    <w:p w14:paraId="3ECAB0C1" w14:textId="77777777" w:rsidR="003C4B11" w:rsidRDefault="003C4B11" w:rsidP="003C4B11">
      <w:pPr>
        <w:pStyle w:val="ListParagraph"/>
        <w:keepNext/>
        <w:keepLines/>
        <w:numPr>
          <w:ilvl w:val="0"/>
          <w:numId w:val="10"/>
        </w:numPr>
        <w:spacing w:after="0" w:line="240" w:lineRule="auto"/>
      </w:pPr>
      <w:r>
        <w:rPr>
          <w:b/>
        </w:rPr>
        <w:t xml:space="preserve">Public int </w:t>
      </w:r>
      <w:r>
        <w:t>Data</w:t>
      </w:r>
    </w:p>
    <w:p w14:paraId="00EBB3C9" w14:textId="77777777" w:rsidR="003C4B11" w:rsidRDefault="003C4B11" w:rsidP="003C4B11">
      <w:pPr>
        <w:pStyle w:val="ListParagraph"/>
        <w:keepNext/>
        <w:keepLines/>
        <w:numPr>
          <w:ilvl w:val="1"/>
          <w:numId w:val="10"/>
        </w:numPr>
        <w:spacing w:after="0" w:line="240" w:lineRule="auto"/>
      </w:pPr>
      <w:r>
        <w:t>Waveform data point</w:t>
      </w:r>
    </w:p>
    <w:p w14:paraId="6D5CC70F" w14:textId="77777777" w:rsidR="003C4B11" w:rsidRDefault="003C4B11" w:rsidP="003C4B11">
      <w:pPr>
        <w:keepNext/>
        <w:keepLines/>
        <w:spacing w:after="0" w:line="240" w:lineRule="auto"/>
      </w:pPr>
    </w:p>
    <w:p w14:paraId="1B4D8EA0" w14:textId="77777777" w:rsidR="003C4B11" w:rsidRDefault="003C4B11" w:rsidP="003C4B11">
      <w:pPr>
        <w:pStyle w:val="ListParagraph"/>
        <w:keepNext/>
        <w:keepLines/>
        <w:numPr>
          <w:ilvl w:val="0"/>
          <w:numId w:val="10"/>
        </w:numPr>
        <w:spacing w:after="0" w:line="240" w:lineRule="auto"/>
      </w:pPr>
      <w:r>
        <w:rPr>
          <w:b/>
        </w:rPr>
        <w:t xml:space="preserve">Public Guid </w:t>
      </w:r>
      <w:r>
        <w:t>PatientDataId</w:t>
      </w:r>
    </w:p>
    <w:p w14:paraId="09655F07" w14:textId="77777777"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10FB4D49" w14:textId="77777777" w:rsidR="003C4B11" w:rsidRDefault="003C4B11" w:rsidP="003C4B11">
      <w:pPr>
        <w:pStyle w:val="ListParagraph"/>
        <w:keepNext/>
        <w:keepLines/>
        <w:spacing w:after="0" w:line="240" w:lineRule="auto"/>
        <w:ind w:left="2520"/>
      </w:pPr>
    </w:p>
    <w:p w14:paraId="13D0B6C6" w14:textId="77777777" w:rsidR="003C4B11" w:rsidRPr="00D6053C" w:rsidRDefault="003C4B11" w:rsidP="003C4B11">
      <w:pPr>
        <w:keepNext/>
        <w:keepLines/>
        <w:spacing w:after="0" w:line="240" w:lineRule="auto"/>
        <w:ind w:firstLine="720"/>
        <w:rPr>
          <w:b/>
        </w:rPr>
      </w:pPr>
      <w:r w:rsidRPr="00D6053C">
        <w:rPr>
          <w:b/>
        </w:rPr>
        <w:t>Operations:</w:t>
      </w:r>
    </w:p>
    <w:p w14:paraId="490087D2" w14:textId="77777777" w:rsidR="003C4B11" w:rsidRDefault="003C4B11" w:rsidP="003C4B11">
      <w:pPr>
        <w:pStyle w:val="ListParagraph"/>
        <w:keepNext/>
        <w:keepLines/>
        <w:numPr>
          <w:ilvl w:val="0"/>
          <w:numId w:val="7"/>
        </w:numPr>
        <w:spacing w:after="0" w:line="240" w:lineRule="auto"/>
      </w:pPr>
      <w:r w:rsidRPr="00484ED5">
        <w:t>Sets and gets for all attributes.</w:t>
      </w:r>
    </w:p>
    <w:p w14:paraId="34675E7A" w14:textId="77777777" w:rsidR="003C4B11" w:rsidRDefault="003C4B11" w:rsidP="003C4B11">
      <w:pPr>
        <w:pStyle w:val="ListParagraph"/>
        <w:keepNext/>
        <w:keepLines/>
        <w:spacing w:after="0" w:line="240" w:lineRule="auto"/>
        <w:ind w:left="1800"/>
      </w:pPr>
    </w:p>
    <w:p w14:paraId="7CA04A54" w14:textId="77777777" w:rsidR="003C4B11" w:rsidRDefault="003C4B11" w:rsidP="003C4B11">
      <w:pPr>
        <w:keepNext/>
        <w:keepLines/>
        <w:spacing w:after="0" w:line="240" w:lineRule="auto"/>
        <w:ind w:left="720"/>
        <w:rPr>
          <w:b/>
        </w:rPr>
      </w:pPr>
      <w:r>
        <w:rPr>
          <w:b/>
        </w:rPr>
        <w:t>Constructors:</w:t>
      </w:r>
    </w:p>
    <w:p w14:paraId="2C507AD1" w14:textId="77777777" w:rsidR="003C4B11" w:rsidRDefault="003C4B11" w:rsidP="003C4B11">
      <w:pPr>
        <w:pStyle w:val="ListParagraph"/>
        <w:keepNext/>
        <w:keepLines/>
        <w:numPr>
          <w:ilvl w:val="0"/>
          <w:numId w:val="14"/>
        </w:numPr>
        <w:spacing w:after="0" w:line="240" w:lineRule="auto"/>
        <w:rPr>
          <w:b/>
        </w:rPr>
      </w:pPr>
      <w:r>
        <w:rPr>
          <w:b/>
        </w:rPr>
        <w:t xml:space="preserve">Public </w:t>
      </w:r>
      <w:r>
        <w:t>ZephyrECGWaveform ()</w:t>
      </w:r>
    </w:p>
    <w:p w14:paraId="268478F9" w14:textId="77777777" w:rsidR="003C4B11" w:rsidRPr="0052061F" w:rsidRDefault="003C4B11" w:rsidP="003C4B11">
      <w:pPr>
        <w:pStyle w:val="ListParagraph"/>
        <w:keepNext/>
        <w:keepLines/>
        <w:numPr>
          <w:ilvl w:val="1"/>
          <w:numId w:val="14"/>
        </w:numPr>
        <w:spacing w:after="0" w:line="240" w:lineRule="auto"/>
        <w:rPr>
          <w:b/>
        </w:rPr>
      </w:pPr>
      <w:r>
        <w:t>Default constructor</w:t>
      </w:r>
    </w:p>
    <w:p w14:paraId="4321A227" w14:textId="77777777" w:rsidR="003C4B11" w:rsidRDefault="003C4B11">
      <w:pPr>
        <w:keepNext/>
        <w:keepLines/>
      </w:pPr>
    </w:p>
    <w:p w14:paraId="7C5686C2" w14:textId="77777777" w:rsidR="003C4B11" w:rsidRDefault="003C4B11" w:rsidP="003C4B11">
      <w:pPr>
        <w:pStyle w:val="Heading4"/>
        <w:keepNext/>
        <w:keepLines/>
      </w:pPr>
      <w:r>
        <w:lastRenderedPageBreak/>
        <w:t>Zephyr</w:t>
      </w:r>
      <w:r w:rsidR="00496B70">
        <w:t>EventData</w:t>
      </w:r>
    </w:p>
    <w:p w14:paraId="1E7CC374" w14:textId="77777777" w:rsidR="003C4B11" w:rsidRDefault="003C4B11" w:rsidP="003C4B11">
      <w:pPr>
        <w:keepNext/>
        <w:keepLines/>
      </w:pPr>
      <w:r w:rsidRPr="00F82B86">
        <w:t>T</w:t>
      </w:r>
      <w:r>
        <w:t>his</w:t>
      </w:r>
      <w:r w:rsidRPr="00F82B86">
        <w:t xml:space="preserve"> clas</w:t>
      </w:r>
      <w:r>
        <w:t xml:space="preserve">s describes the attributes and construction of a </w:t>
      </w:r>
      <w:r>
        <w:rPr>
          <w:b/>
        </w:rPr>
        <w:t>Zephyr</w:t>
      </w:r>
      <w:r w:rsidR="00496B70">
        <w:rPr>
          <w:b/>
        </w:rPr>
        <w:t>EventData</w:t>
      </w:r>
      <w:r>
        <w:rPr>
          <w:b/>
        </w:rPr>
        <w:t xml:space="preserve"> </w:t>
      </w:r>
      <w:r>
        <w:t xml:space="preserve">object.  </w:t>
      </w:r>
    </w:p>
    <w:p w14:paraId="33630019" w14:textId="77777777" w:rsidR="003C4B11" w:rsidRDefault="003C4B11" w:rsidP="003C4B11">
      <w:pPr>
        <w:keepNext/>
        <w:keepLines/>
        <w:spacing w:after="0" w:line="360" w:lineRule="auto"/>
        <w:rPr>
          <w:b/>
        </w:rPr>
      </w:pPr>
      <w:r>
        <w:rPr>
          <w:b/>
        </w:rPr>
        <w:t>&lt;&lt;Entity&gt;&gt;</w:t>
      </w:r>
    </w:p>
    <w:p w14:paraId="78079971" w14:textId="77777777" w:rsidR="003C4B11" w:rsidRDefault="003C4B11" w:rsidP="003C4B11">
      <w:pPr>
        <w:keepNext/>
        <w:keepLines/>
        <w:spacing w:after="0" w:line="240" w:lineRule="auto"/>
        <w:ind w:firstLine="720"/>
      </w:pPr>
      <w:r>
        <w:rPr>
          <w:b/>
        </w:rPr>
        <w:t>Attributes:</w:t>
      </w:r>
    </w:p>
    <w:p w14:paraId="56968680" w14:textId="77777777" w:rsidR="003C4B11" w:rsidRDefault="003C4B11" w:rsidP="003C4B11">
      <w:pPr>
        <w:pStyle w:val="ListParagraph"/>
        <w:keepNext/>
        <w:keepLines/>
        <w:spacing w:after="0" w:line="240" w:lineRule="auto"/>
        <w:ind w:left="2520"/>
      </w:pPr>
    </w:p>
    <w:p w14:paraId="67B2BF7A" w14:textId="77777777" w:rsidR="003C4B11" w:rsidRDefault="003C4B11" w:rsidP="003C4B11">
      <w:pPr>
        <w:pStyle w:val="ListParagraph"/>
        <w:keepNext/>
        <w:keepLines/>
        <w:numPr>
          <w:ilvl w:val="0"/>
          <w:numId w:val="10"/>
        </w:numPr>
        <w:spacing w:after="0" w:line="240" w:lineRule="auto"/>
      </w:pPr>
      <w:r>
        <w:rPr>
          <w:b/>
        </w:rPr>
        <w:t xml:space="preserve">Public int </w:t>
      </w:r>
      <w:r w:rsidRPr="00E84F72">
        <w:t>Id</w:t>
      </w:r>
    </w:p>
    <w:p w14:paraId="4F68A980" w14:textId="77777777" w:rsidR="003C4B11" w:rsidRDefault="003C4B11" w:rsidP="003C4B11">
      <w:pPr>
        <w:pStyle w:val="ListParagraph"/>
        <w:keepNext/>
        <w:keepLines/>
        <w:numPr>
          <w:ilvl w:val="1"/>
          <w:numId w:val="10"/>
        </w:numPr>
        <w:spacing w:after="0" w:line="240" w:lineRule="auto"/>
      </w:pPr>
      <w:r>
        <w:t xml:space="preserve">Unique id generated by the system for each Zephyr </w:t>
      </w:r>
      <w:r w:rsidR="00496B70">
        <w:t xml:space="preserve">Event </w:t>
      </w:r>
      <w:r>
        <w:t>data record.</w:t>
      </w:r>
    </w:p>
    <w:p w14:paraId="7D3B68D7" w14:textId="77777777" w:rsidR="003C4B11" w:rsidRDefault="003C4B11" w:rsidP="003C4B11">
      <w:pPr>
        <w:pStyle w:val="ListParagraph"/>
        <w:keepNext/>
        <w:keepLines/>
        <w:spacing w:after="0" w:line="240" w:lineRule="auto"/>
        <w:ind w:left="2520"/>
      </w:pPr>
    </w:p>
    <w:p w14:paraId="6B31FC09" w14:textId="77777777" w:rsidR="003C4B11" w:rsidRDefault="003C4B11" w:rsidP="003C4B11">
      <w:pPr>
        <w:pStyle w:val="ListParagraph"/>
        <w:keepNext/>
        <w:keepLines/>
        <w:numPr>
          <w:ilvl w:val="0"/>
          <w:numId w:val="10"/>
        </w:numPr>
        <w:spacing w:after="0" w:line="240" w:lineRule="auto"/>
      </w:pPr>
      <w:r>
        <w:rPr>
          <w:b/>
        </w:rPr>
        <w:t xml:space="preserve">Public DateTime </w:t>
      </w:r>
      <w:r w:rsidR="00496B70">
        <w:t>Date</w:t>
      </w:r>
    </w:p>
    <w:p w14:paraId="779ECFE4" w14:textId="77777777" w:rsidR="003C4B11" w:rsidRDefault="003C4B11" w:rsidP="003C4B11">
      <w:pPr>
        <w:pStyle w:val="ListParagraph"/>
        <w:keepNext/>
        <w:keepLines/>
        <w:numPr>
          <w:ilvl w:val="1"/>
          <w:numId w:val="10"/>
        </w:numPr>
        <w:spacing w:after="0" w:line="240" w:lineRule="auto"/>
      </w:pPr>
      <w:r>
        <w:t>Date information for when the patient collected the data.</w:t>
      </w:r>
    </w:p>
    <w:p w14:paraId="229A49F4" w14:textId="77777777" w:rsidR="003C4B11" w:rsidRDefault="003C4B11" w:rsidP="003C4B11">
      <w:pPr>
        <w:keepNext/>
        <w:keepLines/>
        <w:spacing w:after="0" w:line="240" w:lineRule="auto"/>
      </w:pPr>
    </w:p>
    <w:p w14:paraId="1413CD51" w14:textId="77777777" w:rsidR="003C4B11" w:rsidRDefault="003C4B11" w:rsidP="003C4B11">
      <w:pPr>
        <w:pStyle w:val="ListParagraph"/>
        <w:keepNext/>
        <w:keepLines/>
        <w:numPr>
          <w:ilvl w:val="0"/>
          <w:numId w:val="10"/>
        </w:numPr>
        <w:spacing w:after="0" w:line="240" w:lineRule="auto"/>
      </w:pPr>
      <w:r>
        <w:rPr>
          <w:b/>
        </w:rPr>
        <w:t xml:space="preserve">Public int </w:t>
      </w:r>
      <w:r w:rsidR="00496B70">
        <w:t>Time</w:t>
      </w:r>
    </w:p>
    <w:p w14:paraId="56B84E54" w14:textId="77777777" w:rsidR="003C4B11" w:rsidRDefault="00496B70" w:rsidP="003C4B11">
      <w:pPr>
        <w:pStyle w:val="ListParagraph"/>
        <w:keepNext/>
        <w:keepLines/>
        <w:numPr>
          <w:ilvl w:val="1"/>
          <w:numId w:val="10"/>
        </w:numPr>
        <w:spacing w:after="0" w:line="240" w:lineRule="auto"/>
      </w:pPr>
      <w:r>
        <w:t>Time in ms at the moment of each data sample.</w:t>
      </w:r>
    </w:p>
    <w:p w14:paraId="77A1C54D" w14:textId="77777777" w:rsidR="00496B70" w:rsidRDefault="00496B70" w:rsidP="00DE6FC9">
      <w:pPr>
        <w:pStyle w:val="ListParagraph"/>
        <w:keepNext/>
        <w:keepLines/>
        <w:spacing w:after="0" w:line="240" w:lineRule="auto"/>
        <w:ind w:left="2520"/>
      </w:pPr>
    </w:p>
    <w:p w14:paraId="141B248B" w14:textId="77777777" w:rsidR="00496B70" w:rsidRDefault="00496B70" w:rsidP="00496B70">
      <w:pPr>
        <w:pStyle w:val="ListParagraph"/>
        <w:keepNext/>
        <w:keepLines/>
        <w:numPr>
          <w:ilvl w:val="0"/>
          <w:numId w:val="10"/>
        </w:numPr>
        <w:spacing w:after="0" w:line="240" w:lineRule="auto"/>
      </w:pPr>
      <w:r>
        <w:rPr>
          <w:b/>
        </w:rPr>
        <w:t xml:space="preserve">Public int </w:t>
      </w:r>
      <w:r>
        <w:t>EventCode</w:t>
      </w:r>
    </w:p>
    <w:p w14:paraId="7055AEDA" w14:textId="77777777" w:rsidR="00496B70" w:rsidRDefault="00496B70" w:rsidP="00496B70">
      <w:pPr>
        <w:pStyle w:val="ListParagraph"/>
        <w:keepNext/>
        <w:keepLines/>
        <w:numPr>
          <w:ilvl w:val="1"/>
          <w:numId w:val="10"/>
        </w:numPr>
        <w:spacing w:after="0" w:line="240" w:lineRule="auto"/>
      </w:pPr>
      <w:r>
        <w:t>Event code defined by the device when the event is triggered by the device.</w:t>
      </w:r>
    </w:p>
    <w:p w14:paraId="2221D08A" w14:textId="77777777" w:rsidR="00496B70" w:rsidRDefault="00496B70" w:rsidP="00DE6FC9">
      <w:pPr>
        <w:pStyle w:val="ListParagraph"/>
        <w:keepNext/>
        <w:keepLines/>
        <w:spacing w:after="0" w:line="240" w:lineRule="auto"/>
        <w:ind w:left="2520"/>
      </w:pPr>
    </w:p>
    <w:p w14:paraId="064A14FB" w14:textId="77777777" w:rsidR="00496B70" w:rsidRDefault="00496B70" w:rsidP="00496B70">
      <w:pPr>
        <w:pStyle w:val="ListParagraph"/>
        <w:keepNext/>
        <w:keepLines/>
        <w:numPr>
          <w:ilvl w:val="0"/>
          <w:numId w:val="10"/>
        </w:numPr>
        <w:spacing w:after="0" w:line="240" w:lineRule="auto"/>
      </w:pPr>
      <w:r>
        <w:rPr>
          <w:b/>
        </w:rPr>
        <w:t xml:space="preserve">Public string </w:t>
      </w:r>
      <w:r>
        <w:t>Type</w:t>
      </w:r>
    </w:p>
    <w:p w14:paraId="6313824D" w14:textId="77777777" w:rsidR="00496B70" w:rsidRDefault="00496B70" w:rsidP="00496B70">
      <w:pPr>
        <w:pStyle w:val="ListParagraph"/>
        <w:keepNext/>
        <w:keepLines/>
        <w:numPr>
          <w:ilvl w:val="1"/>
          <w:numId w:val="10"/>
        </w:numPr>
        <w:spacing w:after="0" w:line="240" w:lineRule="auto"/>
      </w:pPr>
      <w:r>
        <w:t>Type of event that was triggered by the device</w:t>
      </w:r>
    </w:p>
    <w:p w14:paraId="7E7AA8BF" w14:textId="77777777" w:rsidR="00496B70" w:rsidRDefault="00496B70" w:rsidP="00DE6FC9">
      <w:pPr>
        <w:pStyle w:val="ListParagraph"/>
        <w:keepNext/>
        <w:keepLines/>
        <w:spacing w:after="0" w:line="240" w:lineRule="auto"/>
        <w:ind w:left="2520"/>
      </w:pPr>
    </w:p>
    <w:p w14:paraId="42A8B35A" w14:textId="77777777" w:rsidR="00496B70" w:rsidRDefault="00496B70" w:rsidP="00496B70">
      <w:pPr>
        <w:pStyle w:val="ListParagraph"/>
        <w:keepNext/>
        <w:keepLines/>
        <w:numPr>
          <w:ilvl w:val="0"/>
          <w:numId w:val="10"/>
        </w:numPr>
        <w:spacing w:after="0" w:line="240" w:lineRule="auto"/>
      </w:pPr>
      <w:r>
        <w:rPr>
          <w:b/>
        </w:rPr>
        <w:t xml:space="preserve">Public string </w:t>
      </w:r>
      <w:r>
        <w:t>Source</w:t>
      </w:r>
    </w:p>
    <w:p w14:paraId="5CF56939" w14:textId="77777777" w:rsidR="00496B70" w:rsidRDefault="00496B70" w:rsidP="00496B70">
      <w:pPr>
        <w:pStyle w:val="ListParagraph"/>
        <w:keepNext/>
        <w:keepLines/>
        <w:numPr>
          <w:ilvl w:val="1"/>
          <w:numId w:val="10"/>
        </w:numPr>
        <w:spacing w:after="0" w:line="240" w:lineRule="auto"/>
      </w:pPr>
      <w:r>
        <w:t>Source of the device that caused the event to occur.</w:t>
      </w:r>
    </w:p>
    <w:p w14:paraId="4DD28E44" w14:textId="77777777" w:rsidR="00496B70" w:rsidRDefault="00496B70" w:rsidP="00DE6FC9">
      <w:pPr>
        <w:pStyle w:val="ListParagraph"/>
        <w:keepNext/>
        <w:keepLines/>
        <w:spacing w:after="0" w:line="240" w:lineRule="auto"/>
        <w:ind w:left="2520"/>
      </w:pPr>
    </w:p>
    <w:p w14:paraId="21A8A963" w14:textId="77777777" w:rsidR="00496B70" w:rsidRDefault="00496B70" w:rsidP="00496B70">
      <w:pPr>
        <w:pStyle w:val="ListParagraph"/>
        <w:keepNext/>
        <w:keepLines/>
        <w:numPr>
          <w:ilvl w:val="0"/>
          <w:numId w:val="10"/>
        </w:numPr>
        <w:spacing w:after="0" w:line="240" w:lineRule="auto"/>
      </w:pPr>
      <w:r>
        <w:rPr>
          <w:b/>
        </w:rPr>
        <w:t xml:space="preserve">Public int </w:t>
      </w:r>
      <w:r>
        <w:t>EventId</w:t>
      </w:r>
    </w:p>
    <w:p w14:paraId="5E76F6E8" w14:textId="77777777" w:rsidR="00496B70" w:rsidRDefault="00496B70" w:rsidP="00496B70">
      <w:pPr>
        <w:pStyle w:val="ListParagraph"/>
        <w:keepNext/>
        <w:keepLines/>
        <w:numPr>
          <w:ilvl w:val="1"/>
          <w:numId w:val="10"/>
        </w:numPr>
        <w:spacing w:after="0" w:line="240" w:lineRule="auto"/>
      </w:pPr>
      <w:r>
        <w:t>Id given to the event.</w:t>
      </w:r>
    </w:p>
    <w:p w14:paraId="14EB081D" w14:textId="77777777" w:rsidR="00496B70" w:rsidRDefault="00496B70" w:rsidP="00DE6FC9">
      <w:pPr>
        <w:pStyle w:val="ListParagraph"/>
        <w:keepNext/>
        <w:keepLines/>
        <w:spacing w:after="0" w:line="240" w:lineRule="auto"/>
        <w:ind w:left="2520"/>
      </w:pPr>
    </w:p>
    <w:p w14:paraId="17A2EE3F" w14:textId="77777777" w:rsidR="00496B70" w:rsidRDefault="00496B70" w:rsidP="00496B70">
      <w:pPr>
        <w:pStyle w:val="ListParagraph"/>
        <w:keepNext/>
        <w:keepLines/>
        <w:numPr>
          <w:ilvl w:val="0"/>
          <w:numId w:val="10"/>
        </w:numPr>
        <w:spacing w:after="0" w:line="240" w:lineRule="auto"/>
      </w:pPr>
      <w:r>
        <w:rPr>
          <w:b/>
        </w:rPr>
        <w:t xml:space="preserve">Public string </w:t>
      </w:r>
      <w:r>
        <w:t>EventSpecificData</w:t>
      </w:r>
    </w:p>
    <w:p w14:paraId="609A92B8" w14:textId="77777777" w:rsidR="00496B70" w:rsidRDefault="00496B70">
      <w:pPr>
        <w:pStyle w:val="ListParagraph"/>
        <w:keepNext/>
        <w:keepLines/>
        <w:numPr>
          <w:ilvl w:val="1"/>
          <w:numId w:val="10"/>
        </w:numPr>
        <w:spacing w:after="0" w:line="240" w:lineRule="auto"/>
      </w:pPr>
      <w:r>
        <w:t>Detail of what occurred that triggered the event.</w:t>
      </w:r>
    </w:p>
    <w:p w14:paraId="24FB80A6" w14:textId="77777777" w:rsidR="003C4B11" w:rsidRDefault="003C4B11" w:rsidP="003C4B11">
      <w:pPr>
        <w:keepNext/>
        <w:keepLines/>
        <w:spacing w:after="0" w:line="240" w:lineRule="auto"/>
      </w:pPr>
    </w:p>
    <w:p w14:paraId="5F83380B" w14:textId="77777777" w:rsidR="003C4B11" w:rsidRDefault="003C4B11" w:rsidP="003C4B11">
      <w:pPr>
        <w:pStyle w:val="ListParagraph"/>
        <w:keepNext/>
        <w:keepLines/>
        <w:numPr>
          <w:ilvl w:val="0"/>
          <w:numId w:val="10"/>
        </w:numPr>
        <w:spacing w:after="0" w:line="240" w:lineRule="auto"/>
      </w:pPr>
      <w:r>
        <w:rPr>
          <w:b/>
        </w:rPr>
        <w:t xml:space="preserve">Public Guid </w:t>
      </w:r>
      <w:r>
        <w:t>PatientDataId</w:t>
      </w:r>
    </w:p>
    <w:p w14:paraId="4809F2BC" w14:textId="77777777" w:rsidR="003C4B11" w:rsidRDefault="003C4B11" w:rsidP="003C4B11">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40B1EFFC" w14:textId="77777777" w:rsidR="003C4B11" w:rsidRDefault="003C4B11" w:rsidP="003C4B11">
      <w:pPr>
        <w:pStyle w:val="ListParagraph"/>
        <w:keepNext/>
        <w:keepLines/>
        <w:spacing w:after="0" w:line="240" w:lineRule="auto"/>
        <w:ind w:left="2520"/>
      </w:pPr>
    </w:p>
    <w:p w14:paraId="055080A6" w14:textId="77777777" w:rsidR="003C4B11" w:rsidRPr="00D6053C" w:rsidRDefault="003C4B11" w:rsidP="003C4B11">
      <w:pPr>
        <w:keepNext/>
        <w:keepLines/>
        <w:spacing w:after="0" w:line="240" w:lineRule="auto"/>
        <w:ind w:firstLine="720"/>
        <w:rPr>
          <w:b/>
        </w:rPr>
      </w:pPr>
      <w:r w:rsidRPr="00D6053C">
        <w:rPr>
          <w:b/>
        </w:rPr>
        <w:t>Operations:</w:t>
      </w:r>
    </w:p>
    <w:p w14:paraId="7C641B92" w14:textId="77777777" w:rsidR="003C4B11" w:rsidRDefault="003C4B11" w:rsidP="003C4B11">
      <w:pPr>
        <w:pStyle w:val="ListParagraph"/>
        <w:keepNext/>
        <w:keepLines/>
        <w:numPr>
          <w:ilvl w:val="0"/>
          <w:numId w:val="7"/>
        </w:numPr>
        <w:spacing w:after="0" w:line="240" w:lineRule="auto"/>
      </w:pPr>
      <w:r w:rsidRPr="00484ED5">
        <w:t>Sets and gets for all attributes.</w:t>
      </w:r>
    </w:p>
    <w:p w14:paraId="2782A3E1" w14:textId="77777777" w:rsidR="003C4B11" w:rsidRDefault="003C4B11" w:rsidP="003C4B11">
      <w:pPr>
        <w:pStyle w:val="ListParagraph"/>
        <w:keepNext/>
        <w:keepLines/>
        <w:spacing w:after="0" w:line="240" w:lineRule="auto"/>
        <w:ind w:left="1800"/>
      </w:pPr>
    </w:p>
    <w:p w14:paraId="59D5C1AF" w14:textId="77777777" w:rsidR="003C4B11" w:rsidRDefault="003C4B11" w:rsidP="003C4B11">
      <w:pPr>
        <w:keepNext/>
        <w:keepLines/>
        <w:spacing w:after="0" w:line="240" w:lineRule="auto"/>
        <w:ind w:left="720"/>
        <w:rPr>
          <w:b/>
        </w:rPr>
      </w:pPr>
      <w:r>
        <w:rPr>
          <w:b/>
        </w:rPr>
        <w:t>Constructors:</w:t>
      </w:r>
    </w:p>
    <w:p w14:paraId="78743355" w14:textId="77777777" w:rsidR="003C4B11" w:rsidRDefault="003C4B11" w:rsidP="003C4B11">
      <w:pPr>
        <w:pStyle w:val="ListParagraph"/>
        <w:keepNext/>
        <w:keepLines/>
        <w:numPr>
          <w:ilvl w:val="0"/>
          <w:numId w:val="14"/>
        </w:numPr>
        <w:spacing w:after="0" w:line="240" w:lineRule="auto"/>
        <w:rPr>
          <w:b/>
        </w:rPr>
      </w:pPr>
      <w:r>
        <w:rPr>
          <w:b/>
        </w:rPr>
        <w:t xml:space="preserve">Public </w:t>
      </w:r>
      <w:r>
        <w:t>Zephyr</w:t>
      </w:r>
      <w:r w:rsidR="00496B70">
        <w:t>EventData</w:t>
      </w:r>
      <w:r>
        <w:t xml:space="preserve"> ()</w:t>
      </w:r>
    </w:p>
    <w:p w14:paraId="1CE23F23" w14:textId="77777777" w:rsidR="003C4B11" w:rsidRPr="0052061F" w:rsidRDefault="003C4B11" w:rsidP="003C4B11">
      <w:pPr>
        <w:pStyle w:val="ListParagraph"/>
        <w:keepNext/>
        <w:keepLines/>
        <w:numPr>
          <w:ilvl w:val="1"/>
          <w:numId w:val="14"/>
        </w:numPr>
        <w:spacing w:after="0" w:line="240" w:lineRule="auto"/>
        <w:rPr>
          <w:b/>
        </w:rPr>
      </w:pPr>
      <w:r>
        <w:t>Default constructor</w:t>
      </w:r>
    </w:p>
    <w:p w14:paraId="2E9CF3EA" w14:textId="77777777" w:rsidR="003C4B11" w:rsidRDefault="003C4B11">
      <w:pPr>
        <w:keepNext/>
        <w:keepLines/>
      </w:pPr>
    </w:p>
    <w:p w14:paraId="56461573" w14:textId="77777777" w:rsidR="00496B70" w:rsidRDefault="00496B70" w:rsidP="00496B70">
      <w:pPr>
        <w:pStyle w:val="Heading4"/>
        <w:keepNext/>
        <w:keepLines/>
      </w:pPr>
      <w:r>
        <w:t>ZephyrSummaryData</w:t>
      </w:r>
    </w:p>
    <w:p w14:paraId="59B1B484" w14:textId="77777777" w:rsidR="00496B70" w:rsidRDefault="00496B70" w:rsidP="00496B70">
      <w:pPr>
        <w:keepNext/>
        <w:keepLines/>
      </w:pPr>
      <w:r w:rsidRPr="00F82B86">
        <w:lastRenderedPageBreak/>
        <w:t>T</w:t>
      </w:r>
      <w:r>
        <w:t>his</w:t>
      </w:r>
      <w:r w:rsidRPr="00F82B86">
        <w:t xml:space="preserve"> clas</w:t>
      </w:r>
      <w:r>
        <w:t xml:space="preserve">s describes the attributes and construction of a </w:t>
      </w:r>
      <w:r>
        <w:rPr>
          <w:b/>
        </w:rPr>
        <w:t xml:space="preserve">ZephyrSummaryData </w:t>
      </w:r>
      <w:r>
        <w:t xml:space="preserve">object.  </w:t>
      </w:r>
    </w:p>
    <w:p w14:paraId="116720B2" w14:textId="77777777" w:rsidR="00496B70" w:rsidRDefault="00496B70" w:rsidP="00496B70">
      <w:pPr>
        <w:keepNext/>
        <w:keepLines/>
        <w:spacing w:after="0" w:line="360" w:lineRule="auto"/>
        <w:rPr>
          <w:b/>
        </w:rPr>
      </w:pPr>
      <w:r>
        <w:rPr>
          <w:b/>
        </w:rPr>
        <w:t>&lt;&lt;Entity&gt;&gt;</w:t>
      </w:r>
    </w:p>
    <w:p w14:paraId="3C5DFFFE" w14:textId="77777777" w:rsidR="00496B70" w:rsidRDefault="00496B70" w:rsidP="00496B70">
      <w:pPr>
        <w:keepNext/>
        <w:keepLines/>
        <w:spacing w:after="0" w:line="240" w:lineRule="auto"/>
        <w:ind w:firstLine="720"/>
      </w:pPr>
      <w:r>
        <w:rPr>
          <w:b/>
        </w:rPr>
        <w:t>Attributes:</w:t>
      </w:r>
    </w:p>
    <w:p w14:paraId="7D327701" w14:textId="77777777" w:rsidR="00496B70" w:rsidRDefault="00496B70" w:rsidP="00496B70">
      <w:pPr>
        <w:pStyle w:val="ListParagraph"/>
        <w:keepNext/>
        <w:keepLines/>
        <w:spacing w:after="0" w:line="240" w:lineRule="auto"/>
        <w:ind w:left="2520"/>
      </w:pPr>
    </w:p>
    <w:p w14:paraId="140C695C" w14:textId="77777777" w:rsidR="00496B70" w:rsidRDefault="00496B70" w:rsidP="00496B70">
      <w:pPr>
        <w:pStyle w:val="ListParagraph"/>
        <w:keepNext/>
        <w:keepLines/>
        <w:numPr>
          <w:ilvl w:val="0"/>
          <w:numId w:val="10"/>
        </w:numPr>
        <w:spacing w:after="0" w:line="240" w:lineRule="auto"/>
      </w:pPr>
      <w:r>
        <w:rPr>
          <w:b/>
        </w:rPr>
        <w:t xml:space="preserve">Public int </w:t>
      </w:r>
      <w:r w:rsidRPr="00E84F72">
        <w:t>Id</w:t>
      </w:r>
    </w:p>
    <w:p w14:paraId="3B32BBF9" w14:textId="77777777" w:rsidR="00496B70" w:rsidRDefault="00496B70" w:rsidP="00496B70">
      <w:pPr>
        <w:pStyle w:val="ListParagraph"/>
        <w:keepNext/>
        <w:keepLines/>
        <w:numPr>
          <w:ilvl w:val="1"/>
          <w:numId w:val="10"/>
        </w:numPr>
        <w:spacing w:after="0" w:line="240" w:lineRule="auto"/>
      </w:pPr>
      <w:r>
        <w:t xml:space="preserve">Unique id generated by the system for each Zephyr </w:t>
      </w:r>
      <w:r w:rsidR="005676C7">
        <w:t>Summary</w:t>
      </w:r>
      <w:r>
        <w:t xml:space="preserve"> data record.</w:t>
      </w:r>
    </w:p>
    <w:p w14:paraId="24621939" w14:textId="77777777" w:rsidR="00496B70" w:rsidRDefault="00496B70" w:rsidP="00496B70">
      <w:pPr>
        <w:pStyle w:val="ListParagraph"/>
        <w:keepNext/>
        <w:keepLines/>
        <w:spacing w:after="0" w:line="240" w:lineRule="auto"/>
        <w:ind w:left="2520"/>
      </w:pPr>
    </w:p>
    <w:p w14:paraId="626E6A69" w14:textId="77777777" w:rsidR="00496B70" w:rsidRDefault="00496B70" w:rsidP="00496B70">
      <w:pPr>
        <w:pStyle w:val="ListParagraph"/>
        <w:keepNext/>
        <w:keepLines/>
        <w:numPr>
          <w:ilvl w:val="0"/>
          <w:numId w:val="10"/>
        </w:numPr>
        <w:spacing w:after="0" w:line="240" w:lineRule="auto"/>
      </w:pPr>
      <w:r>
        <w:rPr>
          <w:b/>
        </w:rPr>
        <w:t xml:space="preserve">Public DateTime </w:t>
      </w:r>
      <w:r>
        <w:t>Date</w:t>
      </w:r>
    </w:p>
    <w:p w14:paraId="40F51BA8" w14:textId="77777777" w:rsidR="00496B70" w:rsidRDefault="00496B70" w:rsidP="00496B70">
      <w:pPr>
        <w:pStyle w:val="ListParagraph"/>
        <w:keepNext/>
        <w:keepLines/>
        <w:numPr>
          <w:ilvl w:val="1"/>
          <w:numId w:val="10"/>
        </w:numPr>
        <w:spacing w:after="0" w:line="240" w:lineRule="auto"/>
      </w:pPr>
      <w:r>
        <w:t>Date information for when the patient collected the data.</w:t>
      </w:r>
    </w:p>
    <w:p w14:paraId="1632C9E2" w14:textId="77777777" w:rsidR="00496B70" w:rsidRDefault="00496B70" w:rsidP="00496B70">
      <w:pPr>
        <w:keepNext/>
        <w:keepLines/>
        <w:spacing w:after="0" w:line="240" w:lineRule="auto"/>
      </w:pPr>
    </w:p>
    <w:p w14:paraId="3577B260" w14:textId="77777777" w:rsidR="00496B70" w:rsidRDefault="00496B70" w:rsidP="00496B70">
      <w:pPr>
        <w:pStyle w:val="ListParagraph"/>
        <w:keepNext/>
        <w:keepLines/>
        <w:numPr>
          <w:ilvl w:val="0"/>
          <w:numId w:val="10"/>
        </w:numPr>
        <w:spacing w:after="0" w:line="240" w:lineRule="auto"/>
      </w:pPr>
      <w:r>
        <w:rPr>
          <w:b/>
        </w:rPr>
        <w:t xml:space="preserve">Public int </w:t>
      </w:r>
      <w:r w:rsidR="005676C7">
        <w:t>HeartRate</w:t>
      </w:r>
    </w:p>
    <w:p w14:paraId="4C02ED75" w14:textId="77777777" w:rsidR="00496B70" w:rsidRDefault="005676C7" w:rsidP="00496B70">
      <w:pPr>
        <w:pStyle w:val="ListParagraph"/>
        <w:keepNext/>
        <w:keepLines/>
        <w:numPr>
          <w:ilvl w:val="1"/>
          <w:numId w:val="10"/>
        </w:numPr>
        <w:spacing w:after="0" w:line="240" w:lineRule="auto"/>
      </w:pPr>
      <w:r>
        <w:t>Patient heart rate measured by the device at the moment of each data sample.</w:t>
      </w:r>
    </w:p>
    <w:p w14:paraId="275C8084" w14:textId="77777777" w:rsidR="00496B70" w:rsidRDefault="00496B70" w:rsidP="00496B70">
      <w:pPr>
        <w:pStyle w:val="ListParagraph"/>
        <w:keepNext/>
        <w:keepLines/>
        <w:spacing w:after="0" w:line="240" w:lineRule="auto"/>
        <w:ind w:left="2520"/>
      </w:pPr>
    </w:p>
    <w:p w14:paraId="22BB07B8" w14:textId="77777777" w:rsidR="00496B70" w:rsidRDefault="00496B70" w:rsidP="00496B70">
      <w:pPr>
        <w:pStyle w:val="ListParagraph"/>
        <w:keepNext/>
        <w:keepLines/>
        <w:numPr>
          <w:ilvl w:val="0"/>
          <w:numId w:val="10"/>
        </w:numPr>
        <w:spacing w:after="0" w:line="240" w:lineRule="auto"/>
      </w:pPr>
      <w:r>
        <w:rPr>
          <w:b/>
        </w:rPr>
        <w:t xml:space="preserve">Public int </w:t>
      </w:r>
      <w:r w:rsidR="005676C7">
        <w:t>BreathingRate</w:t>
      </w:r>
    </w:p>
    <w:p w14:paraId="7C23E76C" w14:textId="77777777" w:rsidR="005676C7" w:rsidRDefault="005676C7" w:rsidP="005676C7">
      <w:pPr>
        <w:pStyle w:val="ListParagraph"/>
        <w:keepNext/>
        <w:keepLines/>
        <w:numPr>
          <w:ilvl w:val="1"/>
          <w:numId w:val="10"/>
        </w:numPr>
        <w:spacing w:after="0" w:line="240" w:lineRule="auto"/>
      </w:pPr>
      <w:r>
        <w:t>Patient breathing rate measured by the device at the moment of each data sample.</w:t>
      </w:r>
    </w:p>
    <w:p w14:paraId="08720250" w14:textId="77777777" w:rsidR="00496B70" w:rsidRDefault="00496B70" w:rsidP="00496B70">
      <w:pPr>
        <w:pStyle w:val="ListParagraph"/>
        <w:keepNext/>
        <w:keepLines/>
        <w:spacing w:after="0" w:line="240" w:lineRule="auto"/>
        <w:ind w:left="2520"/>
      </w:pPr>
    </w:p>
    <w:p w14:paraId="18CF7614" w14:textId="77777777"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SkinTemp</w:t>
      </w:r>
    </w:p>
    <w:p w14:paraId="69F1ADE3" w14:textId="77777777" w:rsidR="005676C7" w:rsidRDefault="005676C7" w:rsidP="005676C7">
      <w:pPr>
        <w:pStyle w:val="ListParagraph"/>
        <w:keepNext/>
        <w:keepLines/>
        <w:numPr>
          <w:ilvl w:val="1"/>
          <w:numId w:val="10"/>
        </w:numPr>
        <w:spacing w:after="0" w:line="240" w:lineRule="auto"/>
      </w:pPr>
      <w:r>
        <w:t>Patient skin temperature measured by the device at the moment of each data sample.</w:t>
      </w:r>
    </w:p>
    <w:p w14:paraId="77A8C862" w14:textId="77777777" w:rsidR="00496B70" w:rsidRDefault="00496B70" w:rsidP="00496B70">
      <w:pPr>
        <w:pStyle w:val="ListParagraph"/>
        <w:keepNext/>
        <w:keepLines/>
        <w:spacing w:after="0" w:line="240" w:lineRule="auto"/>
        <w:ind w:left="2520"/>
      </w:pPr>
    </w:p>
    <w:p w14:paraId="211C5F86" w14:textId="77777777" w:rsidR="00496B70" w:rsidRDefault="00496B70" w:rsidP="00496B70">
      <w:pPr>
        <w:pStyle w:val="ListParagraph"/>
        <w:keepNext/>
        <w:keepLines/>
        <w:numPr>
          <w:ilvl w:val="0"/>
          <w:numId w:val="10"/>
        </w:numPr>
        <w:spacing w:after="0" w:line="240" w:lineRule="auto"/>
      </w:pPr>
      <w:r>
        <w:rPr>
          <w:b/>
        </w:rPr>
        <w:t xml:space="preserve">Public </w:t>
      </w:r>
      <w:r w:rsidR="005676C7">
        <w:rPr>
          <w:b/>
        </w:rPr>
        <w:t>int</w:t>
      </w:r>
      <w:r>
        <w:rPr>
          <w:b/>
        </w:rPr>
        <w:t xml:space="preserve"> </w:t>
      </w:r>
      <w:r w:rsidR="005676C7">
        <w:t>Posture</w:t>
      </w:r>
    </w:p>
    <w:p w14:paraId="58895E56" w14:textId="77777777" w:rsidR="005676C7" w:rsidRDefault="005676C7" w:rsidP="005676C7">
      <w:pPr>
        <w:pStyle w:val="ListParagraph"/>
        <w:keepNext/>
        <w:keepLines/>
        <w:numPr>
          <w:ilvl w:val="1"/>
          <w:numId w:val="10"/>
        </w:numPr>
        <w:spacing w:after="0" w:line="240" w:lineRule="auto"/>
      </w:pPr>
      <w:r>
        <w:t>Patient posture measured by the device at the moment of each data sample.</w:t>
      </w:r>
    </w:p>
    <w:p w14:paraId="28F4EE19" w14:textId="77777777" w:rsidR="00496B70" w:rsidRDefault="00496B70" w:rsidP="00496B70">
      <w:pPr>
        <w:pStyle w:val="ListParagraph"/>
        <w:keepNext/>
        <w:keepLines/>
        <w:spacing w:after="0" w:line="240" w:lineRule="auto"/>
        <w:ind w:left="2520"/>
      </w:pPr>
    </w:p>
    <w:p w14:paraId="575EFB4A" w14:textId="77777777"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Activity</w:t>
      </w:r>
    </w:p>
    <w:p w14:paraId="71DB2749" w14:textId="77777777" w:rsidR="00496B70" w:rsidRDefault="005676C7">
      <w:pPr>
        <w:pStyle w:val="ListParagraph"/>
        <w:keepNext/>
        <w:keepLines/>
        <w:numPr>
          <w:ilvl w:val="1"/>
          <w:numId w:val="10"/>
        </w:numPr>
        <w:spacing w:after="0" w:line="240" w:lineRule="auto"/>
      </w:pPr>
      <w:r>
        <w:t>Patient activity measured by the device at the moment of each data sample.</w:t>
      </w:r>
    </w:p>
    <w:p w14:paraId="7F7F20D0" w14:textId="77777777" w:rsidR="00496B70" w:rsidRDefault="00496B70" w:rsidP="00496B70">
      <w:pPr>
        <w:pStyle w:val="ListParagraph"/>
        <w:keepNext/>
        <w:keepLines/>
        <w:spacing w:after="0" w:line="240" w:lineRule="auto"/>
        <w:ind w:left="2520"/>
      </w:pPr>
    </w:p>
    <w:p w14:paraId="4B1AD129" w14:textId="77777777" w:rsidR="00496B70" w:rsidRDefault="00496B70" w:rsidP="00496B70">
      <w:pPr>
        <w:pStyle w:val="ListParagraph"/>
        <w:keepNext/>
        <w:keepLines/>
        <w:numPr>
          <w:ilvl w:val="0"/>
          <w:numId w:val="10"/>
        </w:numPr>
        <w:spacing w:after="0" w:line="240" w:lineRule="auto"/>
      </w:pPr>
      <w:r>
        <w:rPr>
          <w:b/>
        </w:rPr>
        <w:t xml:space="preserve">Public </w:t>
      </w:r>
      <w:r w:rsidR="005676C7">
        <w:rPr>
          <w:b/>
        </w:rPr>
        <w:t>float</w:t>
      </w:r>
      <w:r>
        <w:rPr>
          <w:b/>
        </w:rPr>
        <w:t xml:space="preserve"> </w:t>
      </w:r>
      <w:r w:rsidR="005676C7">
        <w:t>PeakAccel</w:t>
      </w:r>
    </w:p>
    <w:p w14:paraId="5ED6E6A3" w14:textId="77777777" w:rsidR="005676C7" w:rsidRDefault="005676C7" w:rsidP="005676C7">
      <w:pPr>
        <w:pStyle w:val="ListParagraph"/>
        <w:keepNext/>
        <w:keepLines/>
        <w:numPr>
          <w:ilvl w:val="1"/>
          <w:numId w:val="10"/>
        </w:numPr>
        <w:spacing w:after="0" w:line="240" w:lineRule="auto"/>
      </w:pPr>
      <w:r>
        <w:t>Patient peak acceleration measured by the device at the moment of each data sample.</w:t>
      </w:r>
    </w:p>
    <w:p w14:paraId="755AE5C3" w14:textId="77777777" w:rsidR="005676C7" w:rsidRDefault="005676C7" w:rsidP="00DE6FC9">
      <w:pPr>
        <w:pStyle w:val="ListParagraph"/>
        <w:keepNext/>
        <w:keepLines/>
        <w:spacing w:after="0" w:line="240" w:lineRule="auto"/>
        <w:ind w:left="2520"/>
      </w:pPr>
    </w:p>
    <w:p w14:paraId="3B2D4EEB" w14:textId="77777777" w:rsidR="005676C7" w:rsidRDefault="005676C7" w:rsidP="005676C7">
      <w:pPr>
        <w:pStyle w:val="ListParagraph"/>
        <w:keepNext/>
        <w:keepLines/>
        <w:numPr>
          <w:ilvl w:val="0"/>
          <w:numId w:val="10"/>
        </w:numPr>
        <w:spacing w:after="0" w:line="240" w:lineRule="auto"/>
      </w:pPr>
      <w:r>
        <w:rPr>
          <w:b/>
        </w:rPr>
        <w:t xml:space="preserve">Public float </w:t>
      </w:r>
      <w:r>
        <w:t>BatteryVolts</w:t>
      </w:r>
    </w:p>
    <w:p w14:paraId="5439688F" w14:textId="77777777" w:rsidR="005676C7" w:rsidRDefault="005676C7" w:rsidP="005676C7">
      <w:pPr>
        <w:pStyle w:val="ListParagraph"/>
        <w:keepNext/>
        <w:keepLines/>
        <w:numPr>
          <w:ilvl w:val="1"/>
          <w:numId w:val="10"/>
        </w:numPr>
        <w:spacing w:after="0" w:line="240" w:lineRule="auto"/>
      </w:pPr>
      <w:r>
        <w:t>Current voltage being supplied by the device battery.</w:t>
      </w:r>
    </w:p>
    <w:p w14:paraId="396D11F6" w14:textId="77777777" w:rsidR="005676C7" w:rsidRDefault="005676C7" w:rsidP="00DE6FC9">
      <w:pPr>
        <w:pStyle w:val="ListParagraph"/>
        <w:keepNext/>
        <w:keepLines/>
        <w:spacing w:after="0" w:line="240" w:lineRule="auto"/>
        <w:ind w:left="2520"/>
      </w:pPr>
    </w:p>
    <w:p w14:paraId="2856E64E" w14:textId="77777777" w:rsidR="005676C7" w:rsidRDefault="005676C7" w:rsidP="005676C7">
      <w:pPr>
        <w:pStyle w:val="ListParagraph"/>
        <w:keepNext/>
        <w:keepLines/>
        <w:numPr>
          <w:ilvl w:val="0"/>
          <w:numId w:val="10"/>
        </w:numPr>
        <w:spacing w:after="0" w:line="240" w:lineRule="auto"/>
      </w:pPr>
      <w:r>
        <w:rPr>
          <w:b/>
        </w:rPr>
        <w:t xml:space="preserve">Public float </w:t>
      </w:r>
      <w:r>
        <w:t>BatterLevel</w:t>
      </w:r>
    </w:p>
    <w:p w14:paraId="28CE134E" w14:textId="77777777" w:rsidR="005676C7" w:rsidRDefault="005676C7" w:rsidP="005676C7">
      <w:pPr>
        <w:pStyle w:val="ListParagraph"/>
        <w:keepNext/>
        <w:keepLines/>
        <w:numPr>
          <w:ilvl w:val="1"/>
          <w:numId w:val="10"/>
        </w:numPr>
        <w:spacing w:after="0" w:line="240" w:lineRule="auto"/>
      </w:pPr>
      <w:r>
        <w:t>Current battery level of the device battery.</w:t>
      </w:r>
    </w:p>
    <w:p w14:paraId="04C7706E" w14:textId="77777777" w:rsidR="005676C7" w:rsidRDefault="005676C7" w:rsidP="00DE6FC9">
      <w:pPr>
        <w:pStyle w:val="ListParagraph"/>
        <w:keepNext/>
        <w:keepLines/>
        <w:spacing w:after="0" w:line="240" w:lineRule="auto"/>
        <w:ind w:left="2520"/>
      </w:pPr>
    </w:p>
    <w:p w14:paraId="7230DE4F" w14:textId="77777777" w:rsidR="005676C7" w:rsidRDefault="005676C7" w:rsidP="005676C7">
      <w:pPr>
        <w:pStyle w:val="ListParagraph"/>
        <w:keepNext/>
        <w:keepLines/>
        <w:numPr>
          <w:ilvl w:val="0"/>
          <w:numId w:val="10"/>
        </w:numPr>
        <w:spacing w:after="0" w:line="240" w:lineRule="auto"/>
      </w:pPr>
      <w:r>
        <w:rPr>
          <w:b/>
        </w:rPr>
        <w:t xml:space="preserve">Public int </w:t>
      </w:r>
      <w:r>
        <w:t>BRAmplitude</w:t>
      </w:r>
    </w:p>
    <w:p w14:paraId="57CD7F4C" w14:textId="77777777" w:rsidR="005676C7" w:rsidRDefault="005676C7" w:rsidP="005676C7">
      <w:pPr>
        <w:pStyle w:val="ListParagraph"/>
        <w:keepNext/>
        <w:keepLines/>
        <w:numPr>
          <w:ilvl w:val="1"/>
          <w:numId w:val="10"/>
        </w:numPr>
        <w:spacing w:after="0" w:line="240" w:lineRule="auto"/>
      </w:pPr>
      <w:r>
        <w:lastRenderedPageBreak/>
        <w:t>Patient breathing rate amplitude measured by the device at the moment of each data sample.</w:t>
      </w:r>
    </w:p>
    <w:p w14:paraId="01997788" w14:textId="77777777" w:rsidR="005676C7" w:rsidRDefault="005676C7" w:rsidP="00DE6FC9">
      <w:pPr>
        <w:pStyle w:val="ListParagraph"/>
        <w:keepNext/>
        <w:keepLines/>
        <w:spacing w:after="0" w:line="240" w:lineRule="auto"/>
        <w:ind w:left="2520"/>
      </w:pPr>
    </w:p>
    <w:p w14:paraId="778B459D" w14:textId="77777777" w:rsidR="005676C7" w:rsidRDefault="005676C7" w:rsidP="005676C7">
      <w:pPr>
        <w:pStyle w:val="ListParagraph"/>
        <w:keepNext/>
        <w:keepLines/>
        <w:numPr>
          <w:ilvl w:val="0"/>
          <w:numId w:val="10"/>
        </w:numPr>
        <w:spacing w:after="0" w:line="240" w:lineRule="auto"/>
      </w:pPr>
      <w:r>
        <w:rPr>
          <w:b/>
        </w:rPr>
        <w:t xml:space="preserve">Public int </w:t>
      </w:r>
      <w:r>
        <w:t>BRNoise</w:t>
      </w:r>
    </w:p>
    <w:p w14:paraId="34FA947E" w14:textId="77777777" w:rsidR="005676C7" w:rsidRDefault="005676C7" w:rsidP="005676C7">
      <w:pPr>
        <w:pStyle w:val="ListParagraph"/>
        <w:keepNext/>
        <w:keepLines/>
        <w:numPr>
          <w:ilvl w:val="1"/>
          <w:numId w:val="10"/>
        </w:numPr>
        <w:spacing w:after="0" w:line="240" w:lineRule="auto"/>
      </w:pPr>
      <w:r>
        <w:t>Patient breathing rate noise measured by the device at the moment of each data sample.</w:t>
      </w:r>
    </w:p>
    <w:p w14:paraId="0C1F7FEA" w14:textId="77777777" w:rsidR="005676C7" w:rsidRDefault="005676C7" w:rsidP="00DE6FC9">
      <w:pPr>
        <w:pStyle w:val="ListParagraph"/>
        <w:keepNext/>
        <w:keepLines/>
        <w:spacing w:after="0" w:line="240" w:lineRule="auto"/>
        <w:ind w:left="2520"/>
      </w:pPr>
    </w:p>
    <w:p w14:paraId="2F7AFB31" w14:textId="77777777" w:rsidR="005676C7" w:rsidRDefault="005676C7" w:rsidP="005676C7">
      <w:pPr>
        <w:pStyle w:val="ListParagraph"/>
        <w:keepNext/>
        <w:keepLines/>
        <w:numPr>
          <w:ilvl w:val="0"/>
          <w:numId w:val="10"/>
        </w:numPr>
        <w:spacing w:after="0" w:line="240" w:lineRule="auto"/>
      </w:pPr>
      <w:r>
        <w:rPr>
          <w:b/>
        </w:rPr>
        <w:t xml:space="preserve">Public </w:t>
      </w:r>
      <w:r w:rsidR="001B16E7">
        <w:rPr>
          <w:b/>
        </w:rPr>
        <w:t>int</w:t>
      </w:r>
      <w:r>
        <w:rPr>
          <w:b/>
        </w:rPr>
        <w:t xml:space="preserve"> </w:t>
      </w:r>
      <w:r w:rsidR="001B16E7">
        <w:t>BRConfidence</w:t>
      </w:r>
    </w:p>
    <w:p w14:paraId="1C034FB5" w14:textId="77777777" w:rsidR="00496B70" w:rsidRDefault="001B16E7" w:rsidP="00DE6FC9">
      <w:pPr>
        <w:pStyle w:val="ListParagraph"/>
        <w:keepNext/>
        <w:keepLines/>
        <w:numPr>
          <w:ilvl w:val="1"/>
          <w:numId w:val="10"/>
        </w:numPr>
        <w:spacing w:after="0" w:line="240" w:lineRule="auto"/>
      </w:pPr>
      <w:r>
        <w:t>Device confidence in the breathing rate measurement.</w:t>
      </w:r>
      <w:r w:rsidR="005676C7">
        <w:t xml:space="preserve"> </w:t>
      </w:r>
    </w:p>
    <w:p w14:paraId="4615A27A" w14:textId="77777777" w:rsidR="001B16E7" w:rsidRDefault="001B16E7" w:rsidP="00DE6FC9">
      <w:pPr>
        <w:pStyle w:val="ListParagraph"/>
        <w:keepNext/>
        <w:keepLines/>
        <w:spacing w:after="0" w:line="240" w:lineRule="auto"/>
        <w:ind w:left="2520"/>
      </w:pPr>
    </w:p>
    <w:p w14:paraId="47070659" w14:textId="77777777" w:rsidR="001B16E7" w:rsidRDefault="001B16E7" w:rsidP="001B16E7">
      <w:pPr>
        <w:pStyle w:val="ListParagraph"/>
        <w:keepNext/>
        <w:keepLines/>
        <w:numPr>
          <w:ilvl w:val="0"/>
          <w:numId w:val="10"/>
        </w:numPr>
        <w:spacing w:after="0" w:line="240" w:lineRule="auto"/>
      </w:pPr>
      <w:r>
        <w:rPr>
          <w:b/>
        </w:rPr>
        <w:t xml:space="preserve">Public int </w:t>
      </w:r>
      <w:r>
        <w:t>ECGAmplitude</w:t>
      </w:r>
    </w:p>
    <w:p w14:paraId="738B70FA" w14:textId="77777777" w:rsidR="001B16E7" w:rsidRDefault="001B16E7" w:rsidP="001B16E7">
      <w:pPr>
        <w:pStyle w:val="ListParagraph"/>
        <w:keepNext/>
        <w:keepLines/>
        <w:numPr>
          <w:ilvl w:val="1"/>
          <w:numId w:val="10"/>
        </w:numPr>
        <w:spacing w:after="0" w:line="240" w:lineRule="auto"/>
      </w:pPr>
      <w:r>
        <w:t>Patient ECG amplitude measured by the device at the moment of each data sample.</w:t>
      </w:r>
    </w:p>
    <w:p w14:paraId="477A0F32" w14:textId="77777777" w:rsidR="001B16E7" w:rsidRDefault="001B16E7" w:rsidP="001B16E7">
      <w:pPr>
        <w:pStyle w:val="ListParagraph"/>
        <w:keepNext/>
        <w:keepLines/>
        <w:spacing w:after="0" w:line="240" w:lineRule="auto"/>
        <w:ind w:left="2520"/>
      </w:pPr>
    </w:p>
    <w:p w14:paraId="30A5CC0E" w14:textId="77777777" w:rsidR="001B16E7" w:rsidRDefault="001B16E7" w:rsidP="001B16E7">
      <w:pPr>
        <w:pStyle w:val="ListParagraph"/>
        <w:keepNext/>
        <w:keepLines/>
        <w:numPr>
          <w:ilvl w:val="0"/>
          <w:numId w:val="10"/>
        </w:numPr>
        <w:spacing w:after="0" w:line="240" w:lineRule="auto"/>
      </w:pPr>
      <w:r>
        <w:rPr>
          <w:b/>
        </w:rPr>
        <w:t xml:space="preserve">Public int </w:t>
      </w:r>
      <w:r>
        <w:t>ECGNoise</w:t>
      </w:r>
    </w:p>
    <w:p w14:paraId="6391F539" w14:textId="77777777" w:rsidR="001B16E7" w:rsidRDefault="001B16E7" w:rsidP="001B16E7">
      <w:pPr>
        <w:pStyle w:val="ListParagraph"/>
        <w:keepNext/>
        <w:keepLines/>
        <w:numPr>
          <w:ilvl w:val="1"/>
          <w:numId w:val="10"/>
        </w:numPr>
        <w:spacing w:after="0" w:line="240" w:lineRule="auto"/>
      </w:pPr>
      <w:r>
        <w:t>Patient ECG noise measured by the device at the moment of each data sample.</w:t>
      </w:r>
    </w:p>
    <w:p w14:paraId="71797820" w14:textId="77777777" w:rsidR="001B16E7" w:rsidRDefault="001B16E7" w:rsidP="00DE6FC9">
      <w:pPr>
        <w:pStyle w:val="ListParagraph"/>
        <w:keepNext/>
        <w:keepLines/>
        <w:spacing w:after="0" w:line="240" w:lineRule="auto"/>
        <w:ind w:left="2520"/>
      </w:pPr>
    </w:p>
    <w:p w14:paraId="5C025D75" w14:textId="77777777" w:rsidR="001B16E7" w:rsidRDefault="001B16E7" w:rsidP="00DE6FC9">
      <w:pPr>
        <w:pStyle w:val="ListParagraph"/>
        <w:keepNext/>
        <w:keepLines/>
        <w:numPr>
          <w:ilvl w:val="0"/>
          <w:numId w:val="10"/>
        </w:numPr>
        <w:spacing w:after="0" w:line="240" w:lineRule="auto"/>
      </w:pPr>
      <w:r>
        <w:rPr>
          <w:b/>
        </w:rPr>
        <w:t xml:space="preserve">Public int </w:t>
      </w:r>
      <w:r>
        <w:t>HRConfidence</w:t>
      </w:r>
    </w:p>
    <w:p w14:paraId="61C838D4" w14:textId="77777777" w:rsidR="001B16E7" w:rsidRDefault="001B16E7" w:rsidP="00DE6FC9">
      <w:pPr>
        <w:pStyle w:val="ListParagraph"/>
        <w:keepNext/>
        <w:keepLines/>
        <w:numPr>
          <w:ilvl w:val="1"/>
          <w:numId w:val="10"/>
        </w:numPr>
        <w:spacing w:after="0" w:line="240" w:lineRule="auto"/>
      </w:pPr>
      <w:r>
        <w:t>Device confidence in the heart rate measurement.</w:t>
      </w:r>
    </w:p>
    <w:p w14:paraId="5939095C" w14:textId="77777777" w:rsidR="001B16E7" w:rsidRDefault="001B16E7" w:rsidP="00DE6FC9">
      <w:pPr>
        <w:pStyle w:val="ListParagraph"/>
        <w:keepNext/>
        <w:keepLines/>
        <w:spacing w:after="0" w:line="240" w:lineRule="auto"/>
        <w:ind w:left="2520"/>
      </w:pPr>
    </w:p>
    <w:p w14:paraId="7C290149" w14:textId="77777777" w:rsidR="001B16E7" w:rsidRDefault="001B16E7" w:rsidP="001B16E7">
      <w:pPr>
        <w:pStyle w:val="ListParagraph"/>
        <w:keepNext/>
        <w:keepLines/>
        <w:numPr>
          <w:ilvl w:val="0"/>
          <w:numId w:val="10"/>
        </w:numPr>
        <w:spacing w:after="0" w:line="240" w:lineRule="auto"/>
      </w:pPr>
      <w:r>
        <w:rPr>
          <w:b/>
        </w:rPr>
        <w:t xml:space="preserve">Public int </w:t>
      </w:r>
      <w:r>
        <w:t>HRV</w:t>
      </w:r>
    </w:p>
    <w:p w14:paraId="4C2338D1" w14:textId="77777777" w:rsidR="001B16E7" w:rsidRDefault="001B16E7" w:rsidP="001B16E7">
      <w:pPr>
        <w:pStyle w:val="ListParagraph"/>
        <w:keepNext/>
        <w:keepLines/>
        <w:numPr>
          <w:ilvl w:val="1"/>
          <w:numId w:val="10"/>
        </w:numPr>
        <w:spacing w:after="0" w:line="240" w:lineRule="auto"/>
      </w:pPr>
      <w:r>
        <w:t>HRV measured by the device at the moment of each data sample.</w:t>
      </w:r>
    </w:p>
    <w:p w14:paraId="7E4787F5" w14:textId="77777777" w:rsidR="001B16E7" w:rsidRDefault="001B16E7" w:rsidP="00DE6FC9">
      <w:pPr>
        <w:pStyle w:val="ListParagraph"/>
        <w:keepNext/>
        <w:keepLines/>
        <w:spacing w:after="0" w:line="240" w:lineRule="auto"/>
        <w:ind w:left="2520"/>
      </w:pPr>
    </w:p>
    <w:p w14:paraId="1937C0A3" w14:textId="77777777" w:rsidR="001B16E7" w:rsidRDefault="001B16E7" w:rsidP="001B16E7">
      <w:pPr>
        <w:pStyle w:val="ListParagraph"/>
        <w:keepNext/>
        <w:keepLines/>
        <w:numPr>
          <w:ilvl w:val="0"/>
          <w:numId w:val="10"/>
        </w:numPr>
        <w:spacing w:after="0" w:line="240" w:lineRule="auto"/>
      </w:pPr>
      <w:r>
        <w:rPr>
          <w:b/>
        </w:rPr>
        <w:t xml:space="preserve">Public int </w:t>
      </w:r>
      <w:r>
        <w:t>SystemConfidence</w:t>
      </w:r>
    </w:p>
    <w:p w14:paraId="0AE5DFCC" w14:textId="77777777" w:rsidR="001B16E7" w:rsidRDefault="001B16E7" w:rsidP="001B16E7">
      <w:pPr>
        <w:pStyle w:val="ListParagraph"/>
        <w:keepNext/>
        <w:keepLines/>
        <w:numPr>
          <w:ilvl w:val="1"/>
          <w:numId w:val="10"/>
        </w:numPr>
        <w:spacing w:after="0" w:line="240" w:lineRule="auto"/>
      </w:pPr>
      <w:r>
        <w:t>Measurement of overall system confidence in the measurements.</w:t>
      </w:r>
    </w:p>
    <w:p w14:paraId="2FC73987" w14:textId="77777777" w:rsidR="001B16E7" w:rsidRDefault="001B16E7" w:rsidP="00DE6FC9">
      <w:pPr>
        <w:pStyle w:val="ListParagraph"/>
        <w:keepNext/>
        <w:keepLines/>
        <w:spacing w:after="0" w:line="240" w:lineRule="auto"/>
        <w:ind w:left="2520"/>
      </w:pPr>
    </w:p>
    <w:p w14:paraId="08F6AE2A" w14:textId="77777777" w:rsidR="001B16E7" w:rsidRDefault="001B16E7" w:rsidP="001B16E7">
      <w:pPr>
        <w:pStyle w:val="ListParagraph"/>
        <w:keepNext/>
        <w:keepLines/>
        <w:numPr>
          <w:ilvl w:val="0"/>
          <w:numId w:val="10"/>
        </w:numPr>
        <w:spacing w:after="0" w:line="240" w:lineRule="auto"/>
      </w:pPr>
      <w:r>
        <w:rPr>
          <w:b/>
        </w:rPr>
        <w:t xml:space="preserve">Public int </w:t>
      </w:r>
      <w:r>
        <w:t>GSR</w:t>
      </w:r>
    </w:p>
    <w:p w14:paraId="7A84249F" w14:textId="77777777" w:rsidR="001B16E7" w:rsidRDefault="001B16E7" w:rsidP="001B16E7">
      <w:pPr>
        <w:pStyle w:val="ListParagraph"/>
        <w:keepNext/>
        <w:keepLines/>
        <w:numPr>
          <w:ilvl w:val="1"/>
          <w:numId w:val="10"/>
        </w:numPr>
        <w:spacing w:after="0" w:line="240" w:lineRule="auto"/>
      </w:pPr>
      <w:r>
        <w:t>GSR measured by the device at the moment of each data sample.</w:t>
      </w:r>
    </w:p>
    <w:p w14:paraId="3A7DDDC6" w14:textId="77777777" w:rsidR="001B16E7" w:rsidRDefault="001B16E7" w:rsidP="00DE6FC9">
      <w:pPr>
        <w:pStyle w:val="ListParagraph"/>
        <w:keepNext/>
        <w:keepLines/>
        <w:spacing w:after="0" w:line="240" w:lineRule="auto"/>
        <w:ind w:left="2520"/>
      </w:pPr>
    </w:p>
    <w:p w14:paraId="09B1D212" w14:textId="77777777" w:rsidR="001B16E7" w:rsidRDefault="001B16E7" w:rsidP="001B16E7">
      <w:pPr>
        <w:pStyle w:val="ListParagraph"/>
        <w:keepNext/>
        <w:keepLines/>
        <w:numPr>
          <w:ilvl w:val="0"/>
          <w:numId w:val="10"/>
        </w:numPr>
        <w:spacing w:after="0" w:line="240" w:lineRule="auto"/>
      </w:pPr>
      <w:r>
        <w:rPr>
          <w:b/>
        </w:rPr>
        <w:t xml:space="preserve">Public int </w:t>
      </w:r>
      <w:r>
        <w:t>ROGState</w:t>
      </w:r>
    </w:p>
    <w:p w14:paraId="05D4A78D" w14:textId="77777777" w:rsidR="001B16E7" w:rsidRDefault="001B16E7" w:rsidP="001B16E7">
      <w:pPr>
        <w:pStyle w:val="ListParagraph"/>
        <w:keepNext/>
        <w:keepLines/>
        <w:numPr>
          <w:ilvl w:val="1"/>
          <w:numId w:val="10"/>
        </w:numPr>
        <w:spacing w:after="0" w:line="240" w:lineRule="auto"/>
      </w:pPr>
      <w:r>
        <w:t>Some device state at the moment of each data sample</w:t>
      </w:r>
    </w:p>
    <w:p w14:paraId="4A2C89BD" w14:textId="77777777" w:rsidR="001B16E7" w:rsidRDefault="001B16E7" w:rsidP="00DE6FC9">
      <w:pPr>
        <w:pStyle w:val="ListParagraph"/>
        <w:keepNext/>
        <w:keepLines/>
        <w:spacing w:after="0" w:line="240" w:lineRule="auto"/>
        <w:ind w:left="2520"/>
      </w:pPr>
    </w:p>
    <w:p w14:paraId="29ACF65F" w14:textId="77777777" w:rsidR="001B16E7" w:rsidRDefault="001B16E7" w:rsidP="001B16E7">
      <w:pPr>
        <w:pStyle w:val="ListParagraph"/>
        <w:keepNext/>
        <w:keepLines/>
        <w:numPr>
          <w:ilvl w:val="0"/>
          <w:numId w:val="10"/>
        </w:numPr>
        <w:spacing w:after="0" w:line="240" w:lineRule="auto"/>
      </w:pPr>
      <w:r>
        <w:rPr>
          <w:b/>
        </w:rPr>
        <w:t xml:space="preserve">Public int </w:t>
      </w:r>
      <w:r>
        <w:t>ROGTime</w:t>
      </w:r>
    </w:p>
    <w:p w14:paraId="6B7464C3" w14:textId="77777777" w:rsidR="001B16E7" w:rsidRDefault="001B16E7" w:rsidP="001B16E7">
      <w:pPr>
        <w:pStyle w:val="ListParagraph"/>
        <w:keepNext/>
        <w:keepLines/>
        <w:numPr>
          <w:ilvl w:val="1"/>
          <w:numId w:val="10"/>
        </w:numPr>
        <w:spacing w:after="0" w:line="240" w:lineRule="auto"/>
      </w:pPr>
      <w:r>
        <w:t>An incremental time value representing how many samples occurred inside the current ROGState.</w:t>
      </w:r>
    </w:p>
    <w:p w14:paraId="6B4A8D44" w14:textId="77777777" w:rsidR="005F0972" w:rsidRDefault="005F0972" w:rsidP="00DE6FC9">
      <w:pPr>
        <w:pStyle w:val="ListParagraph"/>
        <w:keepNext/>
        <w:keepLines/>
        <w:spacing w:after="0" w:line="240" w:lineRule="auto"/>
        <w:ind w:left="2520"/>
      </w:pPr>
    </w:p>
    <w:p w14:paraId="261A506F" w14:textId="77777777" w:rsidR="001B16E7" w:rsidRDefault="001B16E7" w:rsidP="001B16E7">
      <w:pPr>
        <w:pStyle w:val="ListParagraph"/>
        <w:keepNext/>
        <w:keepLines/>
        <w:numPr>
          <w:ilvl w:val="0"/>
          <w:numId w:val="10"/>
        </w:numPr>
        <w:spacing w:after="0" w:line="240" w:lineRule="auto"/>
      </w:pPr>
      <w:r>
        <w:rPr>
          <w:b/>
        </w:rPr>
        <w:t xml:space="preserve">Public float </w:t>
      </w:r>
      <w:r>
        <w:t>VerticalMin</w:t>
      </w:r>
    </w:p>
    <w:p w14:paraId="5A8C66FF" w14:textId="77777777" w:rsidR="001B16E7" w:rsidRDefault="001B16E7" w:rsidP="001B16E7">
      <w:pPr>
        <w:pStyle w:val="ListParagraph"/>
        <w:keepNext/>
        <w:keepLines/>
        <w:numPr>
          <w:ilvl w:val="1"/>
          <w:numId w:val="10"/>
        </w:numPr>
        <w:spacing w:after="0" w:line="240" w:lineRule="auto"/>
      </w:pPr>
      <w:r>
        <w:t xml:space="preserve">Minimum value </w:t>
      </w:r>
      <w:r w:rsidR="005F0972">
        <w:t>of the vertical axis measured by the device accelerometer between summary sample points.</w:t>
      </w:r>
    </w:p>
    <w:p w14:paraId="57583913" w14:textId="77777777" w:rsidR="005F0972" w:rsidRDefault="005F0972" w:rsidP="00DE6FC9">
      <w:pPr>
        <w:pStyle w:val="ListParagraph"/>
        <w:keepNext/>
        <w:keepLines/>
        <w:spacing w:after="0" w:line="240" w:lineRule="auto"/>
        <w:ind w:left="2520"/>
      </w:pPr>
    </w:p>
    <w:p w14:paraId="6E927214" w14:textId="77777777" w:rsidR="001B16E7" w:rsidRDefault="001B16E7" w:rsidP="001B16E7">
      <w:pPr>
        <w:pStyle w:val="ListParagraph"/>
        <w:keepNext/>
        <w:keepLines/>
        <w:numPr>
          <w:ilvl w:val="0"/>
          <w:numId w:val="10"/>
        </w:numPr>
        <w:spacing w:after="0" w:line="240" w:lineRule="auto"/>
      </w:pPr>
      <w:r>
        <w:rPr>
          <w:b/>
        </w:rPr>
        <w:t xml:space="preserve">Public float </w:t>
      </w:r>
      <w:r>
        <w:t>VerticalPeak</w:t>
      </w:r>
    </w:p>
    <w:p w14:paraId="032F63DA" w14:textId="77777777" w:rsidR="005F0972" w:rsidRDefault="005F0972" w:rsidP="005F0972">
      <w:pPr>
        <w:pStyle w:val="ListParagraph"/>
        <w:keepNext/>
        <w:keepLines/>
        <w:numPr>
          <w:ilvl w:val="1"/>
          <w:numId w:val="10"/>
        </w:numPr>
        <w:spacing w:after="0" w:line="240" w:lineRule="auto"/>
      </w:pPr>
      <w:r>
        <w:t>Maximum value of the vertical axis measured by the device accelerometer between summary sample points.</w:t>
      </w:r>
    </w:p>
    <w:p w14:paraId="4C165BF7" w14:textId="77777777" w:rsidR="005F0972" w:rsidRDefault="005F0972" w:rsidP="00DE6FC9">
      <w:pPr>
        <w:pStyle w:val="ListParagraph"/>
        <w:keepNext/>
        <w:keepLines/>
        <w:spacing w:after="0" w:line="240" w:lineRule="auto"/>
        <w:ind w:left="2520"/>
      </w:pPr>
    </w:p>
    <w:p w14:paraId="10D2EE4C" w14:textId="77777777" w:rsidR="005F0972" w:rsidRDefault="005F0972" w:rsidP="005F0972">
      <w:pPr>
        <w:pStyle w:val="ListParagraph"/>
        <w:keepNext/>
        <w:keepLines/>
        <w:numPr>
          <w:ilvl w:val="0"/>
          <w:numId w:val="10"/>
        </w:numPr>
        <w:spacing w:after="0" w:line="240" w:lineRule="auto"/>
      </w:pPr>
      <w:r>
        <w:rPr>
          <w:b/>
        </w:rPr>
        <w:lastRenderedPageBreak/>
        <w:t xml:space="preserve">Public float </w:t>
      </w:r>
      <w:r>
        <w:t>LateralMin</w:t>
      </w:r>
    </w:p>
    <w:p w14:paraId="070CA2BE" w14:textId="77777777" w:rsidR="005F0972" w:rsidRDefault="005F0972" w:rsidP="005F0972">
      <w:pPr>
        <w:pStyle w:val="ListParagraph"/>
        <w:keepNext/>
        <w:keepLines/>
        <w:numPr>
          <w:ilvl w:val="1"/>
          <w:numId w:val="10"/>
        </w:numPr>
        <w:spacing w:after="0" w:line="240" w:lineRule="auto"/>
      </w:pPr>
      <w:r>
        <w:t>Minimum value of the lateral axis measured by the device accelerometer between summary sample points.</w:t>
      </w:r>
    </w:p>
    <w:p w14:paraId="0ACC114B" w14:textId="77777777" w:rsidR="005F0972" w:rsidRDefault="005F0972" w:rsidP="005F0972">
      <w:pPr>
        <w:pStyle w:val="ListParagraph"/>
        <w:keepNext/>
        <w:keepLines/>
        <w:spacing w:after="0" w:line="240" w:lineRule="auto"/>
        <w:ind w:left="2520"/>
      </w:pPr>
    </w:p>
    <w:p w14:paraId="51C01B8C" w14:textId="77777777" w:rsidR="005F0972" w:rsidRDefault="005F0972" w:rsidP="005F0972">
      <w:pPr>
        <w:pStyle w:val="ListParagraph"/>
        <w:keepNext/>
        <w:keepLines/>
        <w:numPr>
          <w:ilvl w:val="0"/>
          <w:numId w:val="10"/>
        </w:numPr>
        <w:spacing w:after="0" w:line="240" w:lineRule="auto"/>
      </w:pPr>
      <w:r>
        <w:rPr>
          <w:b/>
        </w:rPr>
        <w:t xml:space="preserve">Public float </w:t>
      </w:r>
      <w:r>
        <w:t>LateralPeak</w:t>
      </w:r>
    </w:p>
    <w:p w14:paraId="51EDB7A1" w14:textId="77777777" w:rsidR="005F0972" w:rsidRDefault="005F0972" w:rsidP="005F0972">
      <w:pPr>
        <w:pStyle w:val="ListParagraph"/>
        <w:keepNext/>
        <w:keepLines/>
        <w:numPr>
          <w:ilvl w:val="1"/>
          <w:numId w:val="10"/>
        </w:numPr>
        <w:spacing w:after="0" w:line="240" w:lineRule="auto"/>
      </w:pPr>
      <w:r>
        <w:t>Maximum value of the lateral axis measured by the device accelerometer between summary sample points.</w:t>
      </w:r>
    </w:p>
    <w:p w14:paraId="27AA794D" w14:textId="77777777" w:rsidR="001B16E7" w:rsidRDefault="001B16E7" w:rsidP="00DE6FC9">
      <w:pPr>
        <w:pStyle w:val="ListParagraph"/>
        <w:keepNext/>
        <w:keepLines/>
        <w:spacing w:after="0" w:line="240" w:lineRule="auto"/>
        <w:ind w:left="1800"/>
      </w:pPr>
    </w:p>
    <w:p w14:paraId="51FC4255" w14:textId="77777777" w:rsidR="005F0972" w:rsidRDefault="005F0972" w:rsidP="005F0972">
      <w:pPr>
        <w:pStyle w:val="ListParagraph"/>
        <w:keepNext/>
        <w:keepLines/>
        <w:numPr>
          <w:ilvl w:val="0"/>
          <w:numId w:val="10"/>
        </w:numPr>
        <w:spacing w:after="0" w:line="240" w:lineRule="auto"/>
      </w:pPr>
      <w:r>
        <w:rPr>
          <w:b/>
        </w:rPr>
        <w:t xml:space="preserve">Public float </w:t>
      </w:r>
      <w:r>
        <w:t>SagittalMin</w:t>
      </w:r>
    </w:p>
    <w:p w14:paraId="55899C08" w14:textId="77777777" w:rsidR="005F0972" w:rsidRDefault="005F0972" w:rsidP="005F0972">
      <w:pPr>
        <w:pStyle w:val="ListParagraph"/>
        <w:keepNext/>
        <w:keepLines/>
        <w:numPr>
          <w:ilvl w:val="1"/>
          <w:numId w:val="10"/>
        </w:numPr>
        <w:spacing w:after="0" w:line="240" w:lineRule="auto"/>
      </w:pPr>
      <w:r>
        <w:t>Minimum value of the sagittal axis measured by the device accelerometer between summary sample points.</w:t>
      </w:r>
    </w:p>
    <w:p w14:paraId="1B33C0FD" w14:textId="77777777" w:rsidR="005F0972" w:rsidRDefault="005F0972" w:rsidP="005F0972">
      <w:pPr>
        <w:pStyle w:val="ListParagraph"/>
        <w:keepNext/>
        <w:keepLines/>
        <w:spacing w:after="0" w:line="240" w:lineRule="auto"/>
        <w:ind w:left="2520"/>
      </w:pPr>
    </w:p>
    <w:p w14:paraId="2B7F7AD6" w14:textId="77777777" w:rsidR="005F0972" w:rsidRDefault="005F0972" w:rsidP="005F0972">
      <w:pPr>
        <w:pStyle w:val="ListParagraph"/>
        <w:keepNext/>
        <w:keepLines/>
        <w:numPr>
          <w:ilvl w:val="0"/>
          <w:numId w:val="10"/>
        </w:numPr>
        <w:spacing w:after="0" w:line="240" w:lineRule="auto"/>
      </w:pPr>
      <w:r>
        <w:rPr>
          <w:b/>
        </w:rPr>
        <w:t xml:space="preserve">Public float </w:t>
      </w:r>
      <w:r>
        <w:t>SagittalPeak</w:t>
      </w:r>
    </w:p>
    <w:p w14:paraId="54981DD0" w14:textId="77777777" w:rsidR="005F0972" w:rsidRDefault="005F0972" w:rsidP="005F0972">
      <w:pPr>
        <w:pStyle w:val="ListParagraph"/>
        <w:keepNext/>
        <w:keepLines/>
        <w:numPr>
          <w:ilvl w:val="1"/>
          <w:numId w:val="10"/>
        </w:numPr>
        <w:spacing w:after="0" w:line="240" w:lineRule="auto"/>
      </w:pPr>
      <w:r>
        <w:t>Maximum value of the sagittal axis measured by the device accelerometer between summary sample points.</w:t>
      </w:r>
    </w:p>
    <w:p w14:paraId="6ABC85A2" w14:textId="77777777" w:rsidR="001B16E7" w:rsidRDefault="001B16E7" w:rsidP="00DE6FC9">
      <w:pPr>
        <w:pStyle w:val="ListParagraph"/>
        <w:keepNext/>
        <w:keepLines/>
        <w:spacing w:after="0" w:line="240" w:lineRule="auto"/>
        <w:ind w:left="2520"/>
      </w:pPr>
    </w:p>
    <w:p w14:paraId="5D5F8638" w14:textId="77777777" w:rsidR="005F0972" w:rsidRDefault="005F0972" w:rsidP="005F0972">
      <w:pPr>
        <w:pStyle w:val="ListParagraph"/>
        <w:keepNext/>
        <w:keepLines/>
        <w:numPr>
          <w:ilvl w:val="0"/>
          <w:numId w:val="10"/>
        </w:numPr>
        <w:spacing w:after="0" w:line="240" w:lineRule="auto"/>
      </w:pPr>
      <w:r>
        <w:rPr>
          <w:b/>
        </w:rPr>
        <w:t xml:space="preserve">Public float </w:t>
      </w:r>
      <w:r>
        <w:t>DeviceTemp</w:t>
      </w:r>
    </w:p>
    <w:p w14:paraId="34AD018A" w14:textId="77777777" w:rsidR="005F0972" w:rsidRDefault="005F0972" w:rsidP="005F0972">
      <w:pPr>
        <w:pStyle w:val="ListParagraph"/>
        <w:keepNext/>
        <w:keepLines/>
        <w:numPr>
          <w:ilvl w:val="1"/>
          <w:numId w:val="10"/>
        </w:numPr>
        <w:spacing w:after="0" w:line="240" w:lineRule="auto"/>
      </w:pPr>
      <w:r>
        <w:t>Device temperature at the moment of each data sample.</w:t>
      </w:r>
    </w:p>
    <w:p w14:paraId="6C20D3E3" w14:textId="77777777" w:rsidR="005F0972" w:rsidRDefault="005F0972" w:rsidP="00DE6FC9">
      <w:pPr>
        <w:pStyle w:val="ListParagraph"/>
        <w:keepNext/>
        <w:keepLines/>
        <w:spacing w:after="0" w:line="240" w:lineRule="auto"/>
        <w:ind w:left="2520"/>
      </w:pPr>
    </w:p>
    <w:p w14:paraId="426D939E" w14:textId="77777777" w:rsidR="005F0972" w:rsidRDefault="005F0972" w:rsidP="005F0972">
      <w:pPr>
        <w:pStyle w:val="ListParagraph"/>
        <w:keepNext/>
        <w:keepLines/>
        <w:numPr>
          <w:ilvl w:val="0"/>
          <w:numId w:val="10"/>
        </w:numPr>
        <w:spacing w:after="0" w:line="240" w:lineRule="auto"/>
      </w:pPr>
      <w:r>
        <w:rPr>
          <w:b/>
        </w:rPr>
        <w:t xml:space="preserve">Public int </w:t>
      </w:r>
      <w:r>
        <w:t>StatusInfo</w:t>
      </w:r>
    </w:p>
    <w:p w14:paraId="00C4DA76" w14:textId="77777777" w:rsidR="005F0972" w:rsidRDefault="005F0972" w:rsidP="005F0972">
      <w:pPr>
        <w:pStyle w:val="ListParagraph"/>
        <w:keepNext/>
        <w:keepLines/>
        <w:numPr>
          <w:ilvl w:val="1"/>
          <w:numId w:val="10"/>
        </w:numPr>
        <w:spacing w:after="0" w:line="240" w:lineRule="auto"/>
      </w:pPr>
      <w:r>
        <w:t>A status code provided by the device.</w:t>
      </w:r>
    </w:p>
    <w:p w14:paraId="1AFD8DFA" w14:textId="77777777" w:rsidR="005F0972" w:rsidRDefault="005F0972" w:rsidP="00DE6FC9">
      <w:pPr>
        <w:pStyle w:val="ListParagraph"/>
        <w:keepNext/>
        <w:keepLines/>
        <w:spacing w:after="0" w:line="240" w:lineRule="auto"/>
        <w:ind w:left="2520"/>
      </w:pPr>
    </w:p>
    <w:p w14:paraId="0C3C70A3" w14:textId="77777777" w:rsidR="005F0972" w:rsidRDefault="005F0972" w:rsidP="005F0972">
      <w:pPr>
        <w:pStyle w:val="ListParagraph"/>
        <w:keepNext/>
        <w:keepLines/>
        <w:numPr>
          <w:ilvl w:val="0"/>
          <w:numId w:val="10"/>
        </w:numPr>
        <w:spacing w:after="0" w:line="240" w:lineRule="auto"/>
      </w:pPr>
      <w:r>
        <w:rPr>
          <w:b/>
        </w:rPr>
        <w:t xml:space="preserve">Public int </w:t>
      </w:r>
      <w:r>
        <w:t>LinkQuality</w:t>
      </w:r>
    </w:p>
    <w:p w14:paraId="05B9E0C4" w14:textId="77777777" w:rsidR="005F0972" w:rsidRDefault="005F0972" w:rsidP="005F0972">
      <w:pPr>
        <w:pStyle w:val="ListParagraph"/>
        <w:keepNext/>
        <w:keepLines/>
        <w:numPr>
          <w:ilvl w:val="1"/>
          <w:numId w:val="10"/>
        </w:numPr>
        <w:spacing w:after="0" w:line="240" w:lineRule="auto"/>
      </w:pPr>
      <w:r>
        <w:t xml:space="preserve">Measurement of the quality of the device link.  </w:t>
      </w:r>
    </w:p>
    <w:p w14:paraId="46F07C3B" w14:textId="77777777" w:rsidR="005F0972" w:rsidRDefault="005F0972" w:rsidP="00DE6FC9">
      <w:pPr>
        <w:pStyle w:val="ListParagraph"/>
        <w:keepNext/>
        <w:keepLines/>
        <w:spacing w:after="0" w:line="240" w:lineRule="auto"/>
        <w:ind w:left="2520"/>
      </w:pPr>
    </w:p>
    <w:p w14:paraId="12DACE66" w14:textId="77777777" w:rsidR="005F0972" w:rsidRDefault="005F0972" w:rsidP="005F0972">
      <w:pPr>
        <w:pStyle w:val="ListParagraph"/>
        <w:keepNext/>
        <w:keepLines/>
        <w:numPr>
          <w:ilvl w:val="0"/>
          <w:numId w:val="10"/>
        </w:numPr>
        <w:spacing w:after="0" w:line="240" w:lineRule="auto"/>
      </w:pPr>
      <w:r>
        <w:rPr>
          <w:b/>
        </w:rPr>
        <w:t xml:space="preserve">Public int </w:t>
      </w:r>
      <w:r>
        <w:t>RSSI</w:t>
      </w:r>
    </w:p>
    <w:p w14:paraId="6F2CCA83" w14:textId="77777777" w:rsidR="005F0972" w:rsidRDefault="005F0972" w:rsidP="005F0972">
      <w:pPr>
        <w:pStyle w:val="ListParagraph"/>
        <w:keepNext/>
        <w:keepLines/>
        <w:numPr>
          <w:ilvl w:val="1"/>
          <w:numId w:val="10"/>
        </w:numPr>
        <w:spacing w:after="0" w:line="240" w:lineRule="auto"/>
      </w:pPr>
      <w:r>
        <w:t>RSSI value measured by the device at the time of each data sample.</w:t>
      </w:r>
    </w:p>
    <w:p w14:paraId="2461EAEB" w14:textId="77777777" w:rsidR="005F0972" w:rsidRDefault="005F0972" w:rsidP="00DE6FC9">
      <w:pPr>
        <w:pStyle w:val="ListParagraph"/>
        <w:keepNext/>
        <w:keepLines/>
        <w:spacing w:after="0" w:line="240" w:lineRule="auto"/>
        <w:ind w:left="2520"/>
      </w:pPr>
    </w:p>
    <w:p w14:paraId="5B7DFF6D" w14:textId="77777777" w:rsidR="005F0972" w:rsidRDefault="005F0972" w:rsidP="005F0972">
      <w:pPr>
        <w:pStyle w:val="ListParagraph"/>
        <w:keepNext/>
        <w:keepLines/>
        <w:numPr>
          <w:ilvl w:val="0"/>
          <w:numId w:val="10"/>
        </w:numPr>
        <w:spacing w:after="0" w:line="240" w:lineRule="auto"/>
      </w:pPr>
      <w:r>
        <w:rPr>
          <w:b/>
        </w:rPr>
        <w:t xml:space="preserve">Public int </w:t>
      </w:r>
      <w:r>
        <w:t>TxPower</w:t>
      </w:r>
    </w:p>
    <w:p w14:paraId="0BBCF26F" w14:textId="77777777" w:rsidR="005F0972" w:rsidRDefault="005F0972" w:rsidP="005F0972">
      <w:pPr>
        <w:pStyle w:val="ListParagraph"/>
        <w:keepNext/>
        <w:keepLines/>
        <w:numPr>
          <w:ilvl w:val="1"/>
          <w:numId w:val="10"/>
        </w:numPr>
        <w:spacing w:after="0" w:line="240" w:lineRule="auto"/>
      </w:pPr>
      <w:r>
        <w:t>Transmit power measured by the device at the time of each data sample.</w:t>
      </w:r>
    </w:p>
    <w:p w14:paraId="6AAD4D23" w14:textId="77777777" w:rsidR="005F0972" w:rsidRDefault="005F0972" w:rsidP="00DE6FC9">
      <w:pPr>
        <w:pStyle w:val="ListParagraph"/>
        <w:keepNext/>
        <w:keepLines/>
        <w:spacing w:after="0" w:line="240" w:lineRule="auto"/>
        <w:ind w:left="2520"/>
      </w:pPr>
    </w:p>
    <w:p w14:paraId="15751621" w14:textId="77777777" w:rsidR="005F0972" w:rsidRDefault="005F0972" w:rsidP="005F0972">
      <w:pPr>
        <w:pStyle w:val="ListParagraph"/>
        <w:keepNext/>
        <w:keepLines/>
        <w:numPr>
          <w:ilvl w:val="0"/>
          <w:numId w:val="10"/>
        </w:numPr>
        <w:spacing w:after="0" w:line="240" w:lineRule="auto"/>
      </w:pPr>
      <w:r>
        <w:rPr>
          <w:b/>
        </w:rPr>
        <w:t xml:space="preserve">Public float </w:t>
      </w:r>
      <w:r>
        <w:t>CoreTemp</w:t>
      </w:r>
    </w:p>
    <w:p w14:paraId="47DE9E5E" w14:textId="77777777" w:rsidR="005F0972" w:rsidRDefault="005F0972" w:rsidP="005F0972">
      <w:pPr>
        <w:pStyle w:val="ListParagraph"/>
        <w:keepNext/>
        <w:keepLines/>
        <w:numPr>
          <w:ilvl w:val="1"/>
          <w:numId w:val="10"/>
        </w:numPr>
        <w:spacing w:after="0" w:line="240" w:lineRule="auto"/>
      </w:pPr>
      <w:r>
        <w:t>Device core temperature at the moment of each data sample.</w:t>
      </w:r>
    </w:p>
    <w:p w14:paraId="426E66B2" w14:textId="77777777" w:rsidR="005F0972" w:rsidRDefault="005F0972" w:rsidP="00DE6FC9">
      <w:pPr>
        <w:pStyle w:val="ListParagraph"/>
        <w:keepNext/>
        <w:keepLines/>
        <w:spacing w:after="0" w:line="240" w:lineRule="auto"/>
        <w:ind w:left="2520"/>
      </w:pPr>
    </w:p>
    <w:p w14:paraId="20669FBF" w14:textId="77777777" w:rsidR="005F0972" w:rsidRDefault="005F0972" w:rsidP="005F0972">
      <w:pPr>
        <w:pStyle w:val="ListParagraph"/>
        <w:keepNext/>
        <w:keepLines/>
        <w:numPr>
          <w:ilvl w:val="0"/>
          <w:numId w:val="10"/>
        </w:numPr>
        <w:spacing w:after="0" w:line="240" w:lineRule="auto"/>
      </w:pPr>
      <w:r>
        <w:rPr>
          <w:b/>
        </w:rPr>
        <w:t xml:space="preserve">Public int </w:t>
      </w:r>
      <w:r>
        <w:t>AuxADC1</w:t>
      </w:r>
    </w:p>
    <w:p w14:paraId="1C0B1724" w14:textId="77777777" w:rsidR="005F0972" w:rsidRDefault="005F0972" w:rsidP="005F0972">
      <w:pPr>
        <w:pStyle w:val="ListParagraph"/>
        <w:keepNext/>
        <w:keepLines/>
        <w:numPr>
          <w:ilvl w:val="1"/>
          <w:numId w:val="10"/>
        </w:numPr>
        <w:spacing w:after="0" w:line="240" w:lineRule="auto"/>
      </w:pPr>
      <w:r>
        <w:t>Auxillary ADC value.</w:t>
      </w:r>
    </w:p>
    <w:p w14:paraId="70836EC1" w14:textId="77777777" w:rsidR="00E17631" w:rsidRDefault="00E17631" w:rsidP="00DE6FC9">
      <w:pPr>
        <w:pStyle w:val="ListParagraph"/>
        <w:keepNext/>
        <w:keepLines/>
        <w:spacing w:after="0" w:line="240" w:lineRule="auto"/>
        <w:ind w:left="2520"/>
      </w:pPr>
    </w:p>
    <w:p w14:paraId="7D3CE888" w14:textId="77777777" w:rsidR="00E17631" w:rsidRDefault="00E17631" w:rsidP="00E17631">
      <w:pPr>
        <w:pStyle w:val="ListParagraph"/>
        <w:keepNext/>
        <w:keepLines/>
        <w:numPr>
          <w:ilvl w:val="0"/>
          <w:numId w:val="10"/>
        </w:numPr>
        <w:spacing w:after="0" w:line="240" w:lineRule="auto"/>
      </w:pPr>
      <w:r>
        <w:rPr>
          <w:b/>
        </w:rPr>
        <w:t xml:space="preserve">Public int </w:t>
      </w:r>
      <w:r>
        <w:t>AuxADC2</w:t>
      </w:r>
    </w:p>
    <w:p w14:paraId="24B1A484" w14:textId="77777777" w:rsidR="00E17631" w:rsidRDefault="00E17631" w:rsidP="00E17631">
      <w:pPr>
        <w:pStyle w:val="ListParagraph"/>
        <w:keepNext/>
        <w:keepLines/>
        <w:numPr>
          <w:ilvl w:val="1"/>
          <w:numId w:val="10"/>
        </w:numPr>
        <w:spacing w:after="0" w:line="240" w:lineRule="auto"/>
      </w:pPr>
      <w:r>
        <w:t>Auxillary ADC value.</w:t>
      </w:r>
    </w:p>
    <w:p w14:paraId="4E012036" w14:textId="77777777" w:rsidR="00E17631" w:rsidRDefault="00E17631" w:rsidP="00DE6FC9">
      <w:pPr>
        <w:pStyle w:val="ListParagraph"/>
        <w:keepNext/>
        <w:keepLines/>
        <w:spacing w:after="0" w:line="240" w:lineRule="auto"/>
        <w:ind w:left="2520"/>
      </w:pPr>
    </w:p>
    <w:p w14:paraId="1C3DA3AB" w14:textId="77777777" w:rsidR="00E17631" w:rsidRDefault="00E17631" w:rsidP="00E17631">
      <w:pPr>
        <w:pStyle w:val="ListParagraph"/>
        <w:keepNext/>
        <w:keepLines/>
        <w:numPr>
          <w:ilvl w:val="0"/>
          <w:numId w:val="10"/>
        </w:numPr>
        <w:spacing w:after="0" w:line="240" w:lineRule="auto"/>
      </w:pPr>
      <w:r>
        <w:rPr>
          <w:b/>
        </w:rPr>
        <w:t xml:space="preserve">Public int </w:t>
      </w:r>
      <w:r>
        <w:t>AuxADC3</w:t>
      </w:r>
    </w:p>
    <w:p w14:paraId="03BC87C1" w14:textId="77777777" w:rsidR="00E17631" w:rsidRDefault="00E17631">
      <w:pPr>
        <w:pStyle w:val="ListParagraph"/>
        <w:keepNext/>
        <w:keepLines/>
        <w:numPr>
          <w:ilvl w:val="1"/>
          <w:numId w:val="10"/>
        </w:numPr>
        <w:spacing w:after="0" w:line="240" w:lineRule="auto"/>
      </w:pPr>
      <w:r>
        <w:t>Auxillary ADC value.</w:t>
      </w:r>
    </w:p>
    <w:p w14:paraId="72B0A62A" w14:textId="77777777" w:rsidR="005F0972" w:rsidRDefault="005F0972" w:rsidP="00DE6FC9">
      <w:pPr>
        <w:pStyle w:val="ListParagraph"/>
        <w:keepNext/>
        <w:keepLines/>
        <w:spacing w:after="0" w:line="240" w:lineRule="auto"/>
        <w:ind w:left="2520"/>
      </w:pPr>
    </w:p>
    <w:p w14:paraId="7DE39C27" w14:textId="77777777" w:rsidR="00496B70" w:rsidRDefault="00496B70" w:rsidP="00496B70">
      <w:pPr>
        <w:pStyle w:val="ListParagraph"/>
        <w:keepNext/>
        <w:keepLines/>
        <w:numPr>
          <w:ilvl w:val="0"/>
          <w:numId w:val="10"/>
        </w:numPr>
        <w:spacing w:after="0" w:line="240" w:lineRule="auto"/>
      </w:pPr>
      <w:r>
        <w:rPr>
          <w:b/>
        </w:rPr>
        <w:lastRenderedPageBreak/>
        <w:t xml:space="preserve">Public Guid </w:t>
      </w:r>
      <w:r>
        <w:t>PatientDataId</w:t>
      </w:r>
    </w:p>
    <w:p w14:paraId="1FEA90F6" w14:textId="77777777" w:rsidR="00496B70" w:rsidRDefault="00496B70" w:rsidP="00496B70">
      <w:pPr>
        <w:pStyle w:val="ListParagraph"/>
        <w:keepNext/>
        <w:keepLines/>
        <w:numPr>
          <w:ilvl w:val="1"/>
          <w:numId w:val="10"/>
        </w:numPr>
        <w:spacing w:after="0" w:line="240" w:lineRule="auto"/>
      </w:pPr>
      <w:r>
        <w:t xml:space="preserve">Foreign key relationship to the id of the patient data record from the </w:t>
      </w:r>
      <w:r w:rsidRPr="0052061F">
        <w:rPr>
          <w:b/>
        </w:rPr>
        <w:t>PatientData</w:t>
      </w:r>
      <w:r>
        <w:t xml:space="preserve"> table that this data record corresponds to. </w:t>
      </w:r>
    </w:p>
    <w:p w14:paraId="04C7EC89" w14:textId="77777777" w:rsidR="00496B70" w:rsidRDefault="00496B70" w:rsidP="00496B70">
      <w:pPr>
        <w:pStyle w:val="ListParagraph"/>
        <w:keepNext/>
        <w:keepLines/>
        <w:spacing w:after="0" w:line="240" w:lineRule="auto"/>
        <w:ind w:left="2520"/>
      </w:pPr>
    </w:p>
    <w:p w14:paraId="04C9FBF8" w14:textId="77777777" w:rsidR="00496B70" w:rsidRPr="00D6053C" w:rsidRDefault="00496B70" w:rsidP="00496B70">
      <w:pPr>
        <w:keepNext/>
        <w:keepLines/>
        <w:spacing w:after="0" w:line="240" w:lineRule="auto"/>
        <w:ind w:firstLine="720"/>
        <w:rPr>
          <w:b/>
        </w:rPr>
      </w:pPr>
      <w:r w:rsidRPr="00D6053C">
        <w:rPr>
          <w:b/>
        </w:rPr>
        <w:t>Operations:</w:t>
      </w:r>
    </w:p>
    <w:p w14:paraId="53D41569" w14:textId="77777777" w:rsidR="00496B70" w:rsidRDefault="00496B70" w:rsidP="00496B70">
      <w:pPr>
        <w:pStyle w:val="ListParagraph"/>
        <w:keepNext/>
        <w:keepLines/>
        <w:numPr>
          <w:ilvl w:val="0"/>
          <w:numId w:val="7"/>
        </w:numPr>
        <w:spacing w:after="0" w:line="240" w:lineRule="auto"/>
      </w:pPr>
      <w:r w:rsidRPr="00484ED5">
        <w:t>Sets and gets for all attributes.</w:t>
      </w:r>
    </w:p>
    <w:p w14:paraId="0A463F74" w14:textId="77777777" w:rsidR="00496B70" w:rsidRDefault="00496B70" w:rsidP="00496B70">
      <w:pPr>
        <w:pStyle w:val="ListParagraph"/>
        <w:keepNext/>
        <w:keepLines/>
        <w:spacing w:after="0" w:line="240" w:lineRule="auto"/>
        <w:ind w:left="1800"/>
      </w:pPr>
    </w:p>
    <w:p w14:paraId="43FD049B" w14:textId="77777777" w:rsidR="00496B70" w:rsidRDefault="00496B70" w:rsidP="00496B70">
      <w:pPr>
        <w:keepNext/>
        <w:keepLines/>
        <w:spacing w:after="0" w:line="240" w:lineRule="auto"/>
        <w:ind w:left="720"/>
        <w:rPr>
          <w:b/>
        </w:rPr>
      </w:pPr>
      <w:r>
        <w:rPr>
          <w:b/>
        </w:rPr>
        <w:t>Constructors:</w:t>
      </w:r>
    </w:p>
    <w:p w14:paraId="5CA68260" w14:textId="77777777" w:rsidR="00496B70" w:rsidRDefault="00496B70" w:rsidP="00496B70">
      <w:pPr>
        <w:pStyle w:val="ListParagraph"/>
        <w:keepNext/>
        <w:keepLines/>
        <w:numPr>
          <w:ilvl w:val="0"/>
          <w:numId w:val="14"/>
        </w:numPr>
        <w:spacing w:after="0" w:line="240" w:lineRule="auto"/>
        <w:rPr>
          <w:b/>
        </w:rPr>
      </w:pPr>
      <w:r>
        <w:rPr>
          <w:b/>
        </w:rPr>
        <w:t xml:space="preserve">Public </w:t>
      </w:r>
      <w:r>
        <w:t>Zephyr</w:t>
      </w:r>
      <w:r w:rsidR="005676C7">
        <w:t>Summary</w:t>
      </w:r>
      <w:r>
        <w:t>Data ()</w:t>
      </w:r>
    </w:p>
    <w:p w14:paraId="7AE4956E" w14:textId="77777777" w:rsidR="00496B70" w:rsidRPr="0052061F" w:rsidRDefault="00496B70" w:rsidP="00496B70">
      <w:pPr>
        <w:pStyle w:val="ListParagraph"/>
        <w:keepNext/>
        <w:keepLines/>
        <w:numPr>
          <w:ilvl w:val="1"/>
          <w:numId w:val="14"/>
        </w:numPr>
        <w:spacing w:after="0" w:line="240" w:lineRule="auto"/>
        <w:rPr>
          <w:b/>
        </w:rPr>
      </w:pPr>
      <w:r>
        <w:t>Default constructor</w:t>
      </w:r>
    </w:p>
    <w:p w14:paraId="2E45A721" w14:textId="77777777" w:rsidR="00496B70" w:rsidRDefault="00496B70">
      <w:pPr>
        <w:keepNext/>
        <w:keepLines/>
      </w:pPr>
    </w:p>
    <w:p w14:paraId="412974BB" w14:textId="77777777" w:rsidR="00812105" w:rsidRDefault="00831F49">
      <w:pPr>
        <w:pStyle w:val="Heading3"/>
        <w:keepNext/>
        <w:keepLines/>
      </w:pPr>
      <w:bookmarkStart w:id="104" w:name="_Toc435182020"/>
      <w:bookmarkStart w:id="105" w:name="_Toc435991746"/>
      <w:r w:rsidRPr="0084672C">
        <w:t>Enumerations</w:t>
      </w:r>
      <w:bookmarkEnd w:id="104"/>
      <w:bookmarkEnd w:id="105"/>
    </w:p>
    <w:p w14:paraId="6E6FF84E" w14:textId="77777777" w:rsidR="00812105" w:rsidRDefault="00831F49">
      <w:pPr>
        <w:pStyle w:val="Heading4"/>
        <w:keepNext/>
        <w:keepLines/>
      </w:pPr>
      <w:bookmarkStart w:id="106" w:name="_Toc435182021"/>
      <w:r w:rsidRPr="0084672C">
        <w:t>Activity</w:t>
      </w:r>
      <w:r w:rsidR="005E33EA">
        <w:t>Type</w:t>
      </w:r>
      <w:bookmarkEnd w:id="106"/>
    </w:p>
    <w:p w14:paraId="5895C863" w14:textId="77777777" w:rsidR="00812105" w:rsidRDefault="00831F49" w:rsidP="00D6053C">
      <w:pPr>
        <w:keepNext/>
        <w:keepLines/>
        <w:spacing w:after="120" w:line="240" w:lineRule="auto"/>
      </w:pPr>
      <w:r>
        <w:t>This is the enumeration that contains</w:t>
      </w:r>
      <w:r w:rsidR="0078229C">
        <w:t xml:space="preserve"> the various activities a user could be performing while wearing the medical device and capturing data.</w:t>
      </w:r>
    </w:p>
    <w:p w14:paraId="05356824" w14:textId="77777777" w:rsidR="00812105" w:rsidRDefault="00831F49">
      <w:pPr>
        <w:keepNext/>
        <w:keepLines/>
        <w:spacing w:after="0" w:line="360" w:lineRule="auto"/>
        <w:rPr>
          <w:b/>
        </w:rPr>
      </w:pPr>
      <w:r>
        <w:rPr>
          <w:b/>
        </w:rPr>
        <w:t>&lt;&lt;Enumeration&gt;&gt;</w:t>
      </w:r>
    </w:p>
    <w:p w14:paraId="6CE8EF50" w14:textId="77777777" w:rsidR="00812105" w:rsidRDefault="00831F49">
      <w:pPr>
        <w:keepNext/>
        <w:keepLines/>
        <w:spacing w:after="0" w:line="240" w:lineRule="auto"/>
        <w:rPr>
          <w:b/>
        </w:rPr>
      </w:pPr>
      <w:r>
        <w:rPr>
          <w:b/>
        </w:rPr>
        <w:tab/>
        <w:t>Attributes:</w:t>
      </w:r>
    </w:p>
    <w:p w14:paraId="3F31BFC8" w14:textId="77777777" w:rsidR="00812105" w:rsidRDefault="00831F49">
      <w:pPr>
        <w:pStyle w:val="ListParagraph"/>
        <w:keepNext/>
        <w:keepLines/>
        <w:numPr>
          <w:ilvl w:val="0"/>
          <w:numId w:val="11"/>
        </w:numPr>
        <w:spacing w:after="0" w:line="240" w:lineRule="auto"/>
        <w:rPr>
          <w:b/>
        </w:rPr>
      </w:pPr>
      <w:r>
        <w:t>Running</w:t>
      </w:r>
    </w:p>
    <w:p w14:paraId="72972EE6" w14:textId="77777777" w:rsidR="00812105" w:rsidRDefault="00831F49">
      <w:pPr>
        <w:pStyle w:val="ListParagraph"/>
        <w:keepNext/>
        <w:keepLines/>
        <w:numPr>
          <w:ilvl w:val="0"/>
          <w:numId w:val="11"/>
        </w:numPr>
        <w:spacing w:after="0" w:line="240" w:lineRule="auto"/>
        <w:rPr>
          <w:b/>
        </w:rPr>
      </w:pPr>
      <w:r>
        <w:t>Walking</w:t>
      </w:r>
    </w:p>
    <w:p w14:paraId="2CEF2631" w14:textId="77777777" w:rsidR="00812105" w:rsidRDefault="00831F49">
      <w:pPr>
        <w:pStyle w:val="ListParagraph"/>
        <w:keepNext/>
        <w:keepLines/>
        <w:numPr>
          <w:ilvl w:val="0"/>
          <w:numId w:val="11"/>
        </w:numPr>
        <w:spacing w:after="0" w:line="240" w:lineRule="auto"/>
        <w:rPr>
          <w:b/>
        </w:rPr>
      </w:pPr>
      <w:r>
        <w:t>Sleeping</w:t>
      </w:r>
    </w:p>
    <w:p w14:paraId="6D98EA5C" w14:textId="77777777" w:rsidR="00812105" w:rsidRDefault="00831F49">
      <w:pPr>
        <w:pStyle w:val="ListParagraph"/>
        <w:keepNext/>
        <w:keepLines/>
        <w:numPr>
          <w:ilvl w:val="0"/>
          <w:numId w:val="11"/>
        </w:numPr>
        <w:spacing w:after="0" w:line="240" w:lineRule="auto"/>
        <w:rPr>
          <w:b/>
        </w:rPr>
      </w:pPr>
      <w:r>
        <w:t>Sitting</w:t>
      </w:r>
    </w:p>
    <w:p w14:paraId="1E63ACFB" w14:textId="77777777" w:rsidR="00812105" w:rsidRPr="00D6053C" w:rsidRDefault="00831F49">
      <w:pPr>
        <w:pStyle w:val="ListParagraph"/>
        <w:keepNext/>
        <w:keepLines/>
        <w:numPr>
          <w:ilvl w:val="0"/>
          <w:numId w:val="11"/>
        </w:numPr>
        <w:spacing w:after="0" w:line="240" w:lineRule="auto"/>
        <w:rPr>
          <w:b/>
        </w:rPr>
      </w:pPr>
      <w:r>
        <w:t>Standing</w:t>
      </w:r>
    </w:p>
    <w:p w14:paraId="70EFDFD7" w14:textId="77777777" w:rsidR="00812105" w:rsidRDefault="00812105" w:rsidP="00D6053C">
      <w:pPr>
        <w:pStyle w:val="ListParagraph"/>
        <w:keepNext/>
        <w:keepLines/>
        <w:spacing w:after="0" w:line="240" w:lineRule="auto"/>
        <w:ind w:left="1800"/>
        <w:rPr>
          <w:b/>
        </w:rPr>
      </w:pPr>
    </w:p>
    <w:p w14:paraId="3D6B1FF6" w14:textId="77777777" w:rsidR="00812105" w:rsidRDefault="0096020E">
      <w:pPr>
        <w:pStyle w:val="Heading4"/>
        <w:keepNext/>
        <w:keepLines/>
      </w:pPr>
      <w:r>
        <w:t>AccountStatus</w:t>
      </w:r>
    </w:p>
    <w:p w14:paraId="51B5E6B9" w14:textId="77777777" w:rsidR="00812105" w:rsidRDefault="0096020E">
      <w:pPr>
        <w:keepNext/>
        <w:keepLines/>
        <w:spacing w:after="120" w:line="240" w:lineRule="auto"/>
      </w:pPr>
      <w:r>
        <w:t>This is the enumeration that contains the different account statuses.</w:t>
      </w:r>
    </w:p>
    <w:p w14:paraId="4A61368D" w14:textId="77777777" w:rsidR="00812105" w:rsidRDefault="0096020E">
      <w:pPr>
        <w:keepNext/>
        <w:keepLines/>
        <w:spacing w:after="0" w:line="360" w:lineRule="auto"/>
        <w:rPr>
          <w:b/>
        </w:rPr>
      </w:pPr>
      <w:r>
        <w:rPr>
          <w:b/>
        </w:rPr>
        <w:t>&lt;&lt;Enumeration&gt;&gt;</w:t>
      </w:r>
    </w:p>
    <w:p w14:paraId="0E7695EB" w14:textId="77777777" w:rsidR="00812105" w:rsidRDefault="0096020E">
      <w:pPr>
        <w:keepNext/>
        <w:keepLines/>
        <w:spacing w:after="0" w:line="240" w:lineRule="auto"/>
        <w:rPr>
          <w:b/>
        </w:rPr>
      </w:pPr>
      <w:r>
        <w:rPr>
          <w:b/>
        </w:rPr>
        <w:tab/>
        <w:t>Attributes:</w:t>
      </w:r>
    </w:p>
    <w:p w14:paraId="766211EA" w14:textId="77777777" w:rsidR="00812105" w:rsidRPr="00D6053C" w:rsidRDefault="00B50D54">
      <w:pPr>
        <w:pStyle w:val="ListParagraph"/>
        <w:keepNext/>
        <w:keepLines/>
        <w:numPr>
          <w:ilvl w:val="0"/>
          <w:numId w:val="11"/>
        </w:numPr>
        <w:spacing w:after="0" w:line="240" w:lineRule="auto"/>
        <w:rPr>
          <w:b/>
        </w:rPr>
      </w:pPr>
      <w:r>
        <w:t>Pending</w:t>
      </w:r>
    </w:p>
    <w:p w14:paraId="2B562B08" w14:textId="77777777" w:rsidR="00812105" w:rsidRPr="00D6053C" w:rsidRDefault="0096020E">
      <w:pPr>
        <w:pStyle w:val="ListParagraph"/>
        <w:keepNext/>
        <w:keepLines/>
        <w:numPr>
          <w:ilvl w:val="0"/>
          <w:numId w:val="11"/>
        </w:numPr>
        <w:spacing w:after="0" w:line="240" w:lineRule="auto"/>
        <w:rPr>
          <w:b/>
        </w:rPr>
      </w:pPr>
      <w:r>
        <w:t>Active</w:t>
      </w:r>
    </w:p>
    <w:p w14:paraId="23BD9079" w14:textId="77777777" w:rsidR="00812105" w:rsidRDefault="0096020E">
      <w:pPr>
        <w:pStyle w:val="ListParagraph"/>
        <w:keepNext/>
        <w:keepLines/>
        <w:numPr>
          <w:ilvl w:val="0"/>
          <w:numId w:val="11"/>
        </w:numPr>
        <w:spacing w:after="0" w:line="240" w:lineRule="auto"/>
        <w:rPr>
          <w:b/>
        </w:rPr>
      </w:pPr>
      <w:r>
        <w:t>Inactive</w:t>
      </w:r>
    </w:p>
    <w:p w14:paraId="3A5C3F22" w14:textId="77777777" w:rsidR="00812105" w:rsidRDefault="0078229C">
      <w:pPr>
        <w:pStyle w:val="Heading4"/>
        <w:keepNext/>
        <w:keepLines/>
      </w:pPr>
      <w:r>
        <w:t>PatientEthnicity</w:t>
      </w:r>
    </w:p>
    <w:p w14:paraId="7FEED8A2" w14:textId="77777777" w:rsidR="00812105" w:rsidRDefault="0078229C" w:rsidP="00D6053C">
      <w:pPr>
        <w:keepNext/>
        <w:keepLines/>
        <w:spacing w:after="120" w:line="240" w:lineRule="auto"/>
      </w:pPr>
      <w:r>
        <w:t xml:space="preserve">This is the enumeration that contains the ethnicity </w:t>
      </w:r>
      <w:r w:rsidR="0007275F">
        <w:t>categories defined in the National Center for Education Statistics</w:t>
      </w:r>
      <w:r>
        <w:t xml:space="preserve"> that a patient may belong to.</w:t>
      </w:r>
    </w:p>
    <w:p w14:paraId="08F9C487" w14:textId="77777777" w:rsidR="00812105" w:rsidRDefault="0078229C">
      <w:pPr>
        <w:keepNext/>
        <w:keepLines/>
        <w:spacing w:after="0" w:line="360" w:lineRule="auto"/>
        <w:rPr>
          <w:b/>
        </w:rPr>
      </w:pPr>
      <w:r>
        <w:rPr>
          <w:b/>
        </w:rPr>
        <w:t>&lt;&lt;Enumeration&gt;&gt;</w:t>
      </w:r>
    </w:p>
    <w:p w14:paraId="70F52450" w14:textId="77777777" w:rsidR="00812105" w:rsidRDefault="0078229C">
      <w:pPr>
        <w:keepNext/>
        <w:keepLines/>
        <w:spacing w:after="0" w:line="240" w:lineRule="auto"/>
        <w:rPr>
          <w:b/>
        </w:rPr>
      </w:pPr>
      <w:r>
        <w:rPr>
          <w:b/>
        </w:rPr>
        <w:tab/>
        <w:t>Attributes:</w:t>
      </w:r>
    </w:p>
    <w:p w14:paraId="077F16E3" w14:textId="77777777" w:rsidR="00812105" w:rsidRDefault="0078229C">
      <w:pPr>
        <w:pStyle w:val="ListParagraph"/>
        <w:keepNext/>
        <w:keepLines/>
        <w:numPr>
          <w:ilvl w:val="0"/>
          <w:numId w:val="11"/>
        </w:numPr>
        <w:spacing w:after="0" w:line="240" w:lineRule="auto"/>
        <w:rPr>
          <w:b/>
        </w:rPr>
      </w:pPr>
      <w:r>
        <w:t>Hispanic or Latino</w:t>
      </w:r>
    </w:p>
    <w:p w14:paraId="319DC5D4" w14:textId="77777777" w:rsidR="00812105" w:rsidRPr="00D6053C" w:rsidRDefault="0078229C">
      <w:pPr>
        <w:pStyle w:val="ListParagraph"/>
        <w:keepNext/>
        <w:keepLines/>
        <w:numPr>
          <w:ilvl w:val="0"/>
          <w:numId w:val="11"/>
        </w:numPr>
        <w:spacing w:after="0" w:line="240" w:lineRule="auto"/>
        <w:rPr>
          <w:b/>
        </w:rPr>
      </w:pPr>
      <w:r>
        <w:t>Not Hispanic or Latino</w:t>
      </w:r>
    </w:p>
    <w:p w14:paraId="0CBB14CF" w14:textId="77777777" w:rsidR="00812105" w:rsidRDefault="00812105" w:rsidP="00D6053C">
      <w:pPr>
        <w:keepNext/>
        <w:keepLines/>
        <w:spacing w:after="0" w:line="240" w:lineRule="auto"/>
        <w:rPr>
          <w:b/>
        </w:rPr>
      </w:pPr>
    </w:p>
    <w:p w14:paraId="001A04EC" w14:textId="77777777" w:rsidR="00812105" w:rsidRDefault="0007275F">
      <w:pPr>
        <w:pStyle w:val="Heading4"/>
        <w:keepNext/>
        <w:keepLines/>
      </w:pPr>
      <w:r>
        <w:t>PatientRace</w:t>
      </w:r>
    </w:p>
    <w:p w14:paraId="013B7C4C" w14:textId="77777777" w:rsidR="00812105" w:rsidRDefault="0007275F">
      <w:pPr>
        <w:keepNext/>
        <w:keepLines/>
        <w:spacing w:after="120" w:line="240" w:lineRule="auto"/>
      </w:pPr>
      <w:r>
        <w:t>This is the enumeration that contains the racial categories defined in the National Center for Education Statistics that a patient may belong to.</w:t>
      </w:r>
    </w:p>
    <w:p w14:paraId="621C29AE" w14:textId="77777777" w:rsidR="00812105" w:rsidRDefault="0007275F">
      <w:pPr>
        <w:keepNext/>
        <w:keepLines/>
        <w:spacing w:after="0" w:line="360" w:lineRule="auto"/>
        <w:rPr>
          <w:b/>
        </w:rPr>
      </w:pPr>
      <w:r>
        <w:rPr>
          <w:b/>
        </w:rPr>
        <w:t>&lt;&lt;Enumeration&gt;&gt;</w:t>
      </w:r>
    </w:p>
    <w:p w14:paraId="6D77D7A7" w14:textId="77777777" w:rsidR="00812105" w:rsidRDefault="0007275F">
      <w:pPr>
        <w:keepNext/>
        <w:keepLines/>
        <w:spacing w:after="0" w:line="240" w:lineRule="auto"/>
        <w:rPr>
          <w:b/>
        </w:rPr>
      </w:pPr>
      <w:r>
        <w:rPr>
          <w:b/>
        </w:rPr>
        <w:tab/>
        <w:t>Attributes:</w:t>
      </w:r>
    </w:p>
    <w:p w14:paraId="29992638" w14:textId="77777777" w:rsidR="00812105" w:rsidRDefault="0007275F">
      <w:pPr>
        <w:pStyle w:val="ListParagraph"/>
        <w:keepNext/>
        <w:keepLines/>
        <w:numPr>
          <w:ilvl w:val="0"/>
          <w:numId w:val="11"/>
        </w:numPr>
        <w:spacing w:after="0" w:line="240" w:lineRule="auto"/>
        <w:rPr>
          <w:b/>
        </w:rPr>
      </w:pPr>
      <w:r>
        <w:t>American Indian or Alaska Native</w:t>
      </w:r>
    </w:p>
    <w:p w14:paraId="735BF241" w14:textId="77777777" w:rsidR="00812105" w:rsidRPr="00D6053C" w:rsidRDefault="0007275F">
      <w:pPr>
        <w:pStyle w:val="ListParagraph"/>
        <w:keepNext/>
        <w:keepLines/>
        <w:numPr>
          <w:ilvl w:val="0"/>
          <w:numId w:val="11"/>
        </w:numPr>
        <w:spacing w:after="0" w:line="240" w:lineRule="auto"/>
        <w:rPr>
          <w:b/>
        </w:rPr>
      </w:pPr>
      <w:r>
        <w:t>Asian</w:t>
      </w:r>
    </w:p>
    <w:p w14:paraId="2969A57F" w14:textId="77777777" w:rsidR="00812105" w:rsidRPr="00D6053C" w:rsidRDefault="0007275F">
      <w:pPr>
        <w:pStyle w:val="ListParagraph"/>
        <w:keepNext/>
        <w:keepLines/>
        <w:numPr>
          <w:ilvl w:val="0"/>
          <w:numId w:val="11"/>
        </w:numPr>
        <w:spacing w:after="0" w:line="240" w:lineRule="auto"/>
        <w:rPr>
          <w:b/>
        </w:rPr>
      </w:pPr>
      <w:r>
        <w:t>Black or African American</w:t>
      </w:r>
    </w:p>
    <w:p w14:paraId="54FEB29B" w14:textId="77777777" w:rsidR="00812105" w:rsidRPr="00D6053C" w:rsidRDefault="0007275F">
      <w:pPr>
        <w:pStyle w:val="ListParagraph"/>
        <w:keepNext/>
        <w:keepLines/>
        <w:numPr>
          <w:ilvl w:val="0"/>
          <w:numId w:val="11"/>
        </w:numPr>
        <w:spacing w:after="0" w:line="240" w:lineRule="auto"/>
        <w:rPr>
          <w:b/>
        </w:rPr>
      </w:pPr>
      <w:r>
        <w:t>Native Hawaiian or Other Pacific Islander</w:t>
      </w:r>
    </w:p>
    <w:p w14:paraId="4A16CA5C" w14:textId="77777777" w:rsidR="00812105" w:rsidRPr="00D6053C" w:rsidRDefault="0007275F">
      <w:pPr>
        <w:pStyle w:val="ListParagraph"/>
        <w:keepNext/>
        <w:keepLines/>
        <w:numPr>
          <w:ilvl w:val="0"/>
          <w:numId w:val="11"/>
        </w:numPr>
        <w:spacing w:after="0" w:line="240" w:lineRule="auto"/>
        <w:rPr>
          <w:b/>
        </w:rPr>
      </w:pPr>
      <w:r>
        <w:t>White</w:t>
      </w:r>
    </w:p>
    <w:p w14:paraId="675E1465" w14:textId="77777777" w:rsidR="00812105" w:rsidRPr="00D6053C" w:rsidRDefault="0007275F">
      <w:pPr>
        <w:pStyle w:val="ListParagraph"/>
        <w:keepNext/>
        <w:keepLines/>
        <w:numPr>
          <w:ilvl w:val="0"/>
          <w:numId w:val="11"/>
        </w:numPr>
        <w:spacing w:after="0" w:line="240" w:lineRule="auto"/>
        <w:rPr>
          <w:b/>
        </w:rPr>
      </w:pPr>
      <w:r>
        <w:t>Other</w:t>
      </w:r>
    </w:p>
    <w:p w14:paraId="1F4152E4" w14:textId="77777777" w:rsidR="00812105" w:rsidRPr="00D6053C" w:rsidRDefault="00812105" w:rsidP="00D6053C">
      <w:pPr>
        <w:pStyle w:val="ListParagraph"/>
        <w:keepNext/>
        <w:keepLines/>
        <w:spacing w:after="0" w:line="240" w:lineRule="auto"/>
        <w:ind w:left="1800"/>
        <w:rPr>
          <w:b/>
        </w:rPr>
      </w:pPr>
    </w:p>
    <w:p w14:paraId="2815B365" w14:textId="77777777" w:rsidR="00812105" w:rsidRDefault="0007275F">
      <w:pPr>
        <w:pStyle w:val="Heading4"/>
        <w:keepNext/>
        <w:keepLines/>
      </w:pPr>
      <w:r>
        <w:t>PatientGender</w:t>
      </w:r>
    </w:p>
    <w:p w14:paraId="638FF6DE" w14:textId="77777777" w:rsidR="00812105" w:rsidRDefault="0007275F">
      <w:pPr>
        <w:keepNext/>
        <w:keepLines/>
        <w:spacing w:after="120" w:line="240" w:lineRule="auto"/>
      </w:pPr>
      <w:r>
        <w:t>This is the enumeration that contains the different gender types.</w:t>
      </w:r>
    </w:p>
    <w:p w14:paraId="24FE7FF0" w14:textId="77777777" w:rsidR="00812105" w:rsidRDefault="0007275F">
      <w:pPr>
        <w:keepNext/>
        <w:keepLines/>
        <w:spacing w:after="0" w:line="360" w:lineRule="auto"/>
        <w:rPr>
          <w:b/>
        </w:rPr>
      </w:pPr>
      <w:r>
        <w:rPr>
          <w:b/>
        </w:rPr>
        <w:t>&lt;&lt;Enumeration&gt;&gt;</w:t>
      </w:r>
    </w:p>
    <w:p w14:paraId="527ED322" w14:textId="77777777" w:rsidR="00812105" w:rsidRDefault="0007275F">
      <w:pPr>
        <w:keepNext/>
        <w:keepLines/>
        <w:spacing w:after="0" w:line="240" w:lineRule="auto"/>
        <w:rPr>
          <w:b/>
        </w:rPr>
      </w:pPr>
      <w:r>
        <w:rPr>
          <w:b/>
        </w:rPr>
        <w:tab/>
        <w:t>Attributes:</w:t>
      </w:r>
    </w:p>
    <w:p w14:paraId="66769AFD" w14:textId="77777777" w:rsidR="00812105" w:rsidRDefault="0007275F">
      <w:pPr>
        <w:pStyle w:val="ListParagraph"/>
        <w:keepNext/>
        <w:keepLines/>
        <w:numPr>
          <w:ilvl w:val="0"/>
          <w:numId w:val="11"/>
        </w:numPr>
        <w:spacing w:after="0" w:line="240" w:lineRule="auto"/>
        <w:rPr>
          <w:b/>
        </w:rPr>
      </w:pPr>
      <w:r>
        <w:t>Female</w:t>
      </w:r>
    </w:p>
    <w:p w14:paraId="6F24BB5E" w14:textId="77777777" w:rsidR="00812105" w:rsidRDefault="0007275F" w:rsidP="00D6053C">
      <w:pPr>
        <w:pStyle w:val="ListParagraph"/>
        <w:keepNext/>
        <w:keepLines/>
        <w:numPr>
          <w:ilvl w:val="0"/>
          <w:numId w:val="11"/>
        </w:numPr>
        <w:spacing w:after="0" w:line="240" w:lineRule="auto"/>
      </w:pPr>
      <w:r>
        <w:t>Male</w:t>
      </w:r>
    </w:p>
    <w:p w14:paraId="6F34EEB8" w14:textId="77777777" w:rsidR="00812105" w:rsidRDefault="005E33EA">
      <w:pPr>
        <w:pStyle w:val="Heading4"/>
        <w:keepNext/>
        <w:keepLines/>
      </w:pPr>
      <w:r>
        <w:t>Region</w:t>
      </w:r>
    </w:p>
    <w:p w14:paraId="5CB7067F" w14:textId="77777777" w:rsidR="00812105" w:rsidRDefault="005E33EA">
      <w:pPr>
        <w:keepNext/>
        <w:keepLines/>
        <w:spacing w:after="120" w:line="240" w:lineRule="auto"/>
      </w:pPr>
      <w:r>
        <w:t>This is the enumeration that contains the names of the fifty states that make up the United States plus other major regions in the world.</w:t>
      </w:r>
    </w:p>
    <w:p w14:paraId="74812780" w14:textId="77777777" w:rsidR="00812105" w:rsidRDefault="005E33EA">
      <w:pPr>
        <w:keepNext/>
        <w:keepLines/>
        <w:spacing w:after="0" w:line="360" w:lineRule="auto"/>
        <w:rPr>
          <w:b/>
        </w:rPr>
      </w:pPr>
      <w:r>
        <w:rPr>
          <w:b/>
        </w:rPr>
        <w:t>&lt;&lt;Enumeration&gt;&gt;</w:t>
      </w:r>
    </w:p>
    <w:p w14:paraId="19D552E3" w14:textId="77777777" w:rsidR="00812105" w:rsidRDefault="005E33EA">
      <w:pPr>
        <w:keepNext/>
        <w:keepLines/>
        <w:spacing w:after="0" w:line="240" w:lineRule="auto"/>
        <w:rPr>
          <w:b/>
        </w:rPr>
      </w:pPr>
      <w:r>
        <w:rPr>
          <w:b/>
        </w:rPr>
        <w:tab/>
        <w:t>Attributes:</w:t>
      </w:r>
    </w:p>
    <w:p w14:paraId="27D98BD5" w14:textId="77777777" w:rsidR="00812105" w:rsidRDefault="005E33EA" w:rsidP="00D6053C">
      <w:pPr>
        <w:pStyle w:val="ListParagraph"/>
        <w:keepNext/>
        <w:keepLines/>
        <w:numPr>
          <w:ilvl w:val="0"/>
          <w:numId w:val="13"/>
        </w:numPr>
        <w:spacing w:after="0" w:line="240" w:lineRule="auto"/>
        <w:ind w:left="1800"/>
      </w:pPr>
      <w:r>
        <w:t>Alabama</w:t>
      </w:r>
    </w:p>
    <w:p w14:paraId="5FD63B26" w14:textId="77777777" w:rsidR="00812105" w:rsidRDefault="005E33EA" w:rsidP="00D6053C">
      <w:pPr>
        <w:pStyle w:val="ListParagraph"/>
        <w:keepNext/>
        <w:keepLines/>
        <w:numPr>
          <w:ilvl w:val="0"/>
          <w:numId w:val="13"/>
        </w:numPr>
        <w:spacing w:after="0" w:line="240" w:lineRule="auto"/>
        <w:ind w:left="1800"/>
      </w:pPr>
      <w:r>
        <w:t>Alaska</w:t>
      </w:r>
    </w:p>
    <w:p w14:paraId="38A819AA" w14:textId="77777777" w:rsidR="00812105" w:rsidRDefault="005E33EA" w:rsidP="00D6053C">
      <w:pPr>
        <w:pStyle w:val="ListParagraph"/>
        <w:keepNext/>
        <w:keepLines/>
        <w:numPr>
          <w:ilvl w:val="0"/>
          <w:numId w:val="13"/>
        </w:numPr>
        <w:spacing w:after="0" w:line="240" w:lineRule="auto"/>
        <w:ind w:left="1800"/>
      </w:pPr>
      <w:r>
        <w:t>American Samoa</w:t>
      </w:r>
    </w:p>
    <w:p w14:paraId="23ED6813" w14:textId="77777777" w:rsidR="00812105" w:rsidRDefault="005E33EA" w:rsidP="00D6053C">
      <w:pPr>
        <w:pStyle w:val="ListParagraph"/>
        <w:keepNext/>
        <w:keepLines/>
        <w:numPr>
          <w:ilvl w:val="0"/>
          <w:numId w:val="13"/>
        </w:numPr>
        <w:spacing w:after="0" w:line="240" w:lineRule="auto"/>
        <w:ind w:left="1800"/>
      </w:pPr>
      <w:r>
        <w:t>Arizona</w:t>
      </w:r>
    </w:p>
    <w:p w14:paraId="65BE6828" w14:textId="77777777" w:rsidR="00812105" w:rsidRDefault="005E33EA" w:rsidP="00D6053C">
      <w:pPr>
        <w:pStyle w:val="ListParagraph"/>
        <w:keepNext/>
        <w:keepLines/>
        <w:numPr>
          <w:ilvl w:val="0"/>
          <w:numId w:val="13"/>
        </w:numPr>
        <w:spacing w:after="0" w:line="240" w:lineRule="auto"/>
        <w:ind w:left="1800"/>
      </w:pPr>
      <w:r>
        <w:t>Arkansas</w:t>
      </w:r>
    </w:p>
    <w:p w14:paraId="54AEBCC4" w14:textId="77777777" w:rsidR="00812105" w:rsidRDefault="005E33EA" w:rsidP="00D6053C">
      <w:pPr>
        <w:pStyle w:val="ListParagraph"/>
        <w:keepNext/>
        <w:keepLines/>
        <w:numPr>
          <w:ilvl w:val="0"/>
          <w:numId w:val="13"/>
        </w:numPr>
        <w:spacing w:after="0" w:line="240" w:lineRule="auto"/>
        <w:ind w:left="1800"/>
      </w:pPr>
      <w:r>
        <w:t>California</w:t>
      </w:r>
    </w:p>
    <w:p w14:paraId="4E8C9D2B" w14:textId="77777777" w:rsidR="00812105" w:rsidRDefault="005E33EA" w:rsidP="00D6053C">
      <w:pPr>
        <w:pStyle w:val="ListParagraph"/>
        <w:keepNext/>
        <w:keepLines/>
        <w:numPr>
          <w:ilvl w:val="0"/>
          <w:numId w:val="13"/>
        </w:numPr>
        <w:spacing w:after="0" w:line="240" w:lineRule="auto"/>
        <w:ind w:left="1800"/>
      </w:pPr>
      <w:r>
        <w:t>Colorado</w:t>
      </w:r>
    </w:p>
    <w:p w14:paraId="03765F07" w14:textId="77777777" w:rsidR="00812105" w:rsidRDefault="005E33EA" w:rsidP="00D6053C">
      <w:pPr>
        <w:pStyle w:val="ListParagraph"/>
        <w:keepNext/>
        <w:keepLines/>
        <w:numPr>
          <w:ilvl w:val="0"/>
          <w:numId w:val="13"/>
        </w:numPr>
        <w:spacing w:after="0" w:line="240" w:lineRule="auto"/>
        <w:ind w:left="1800"/>
      </w:pPr>
      <w:r>
        <w:t>Connecticut</w:t>
      </w:r>
    </w:p>
    <w:p w14:paraId="6F28524D" w14:textId="77777777" w:rsidR="00812105" w:rsidRDefault="005E33EA" w:rsidP="00D6053C">
      <w:pPr>
        <w:pStyle w:val="ListParagraph"/>
        <w:keepNext/>
        <w:keepLines/>
        <w:numPr>
          <w:ilvl w:val="0"/>
          <w:numId w:val="13"/>
        </w:numPr>
        <w:spacing w:after="0" w:line="240" w:lineRule="auto"/>
        <w:ind w:left="1800"/>
      </w:pPr>
      <w:r>
        <w:t>District of Columbia</w:t>
      </w:r>
    </w:p>
    <w:p w14:paraId="78EA4E1A" w14:textId="77777777" w:rsidR="00812105" w:rsidRDefault="005E33EA" w:rsidP="00D6053C">
      <w:pPr>
        <w:pStyle w:val="ListParagraph"/>
        <w:keepNext/>
        <w:keepLines/>
        <w:numPr>
          <w:ilvl w:val="0"/>
          <w:numId w:val="13"/>
        </w:numPr>
        <w:spacing w:after="0" w:line="240" w:lineRule="auto"/>
        <w:ind w:left="1800"/>
      </w:pPr>
      <w:r>
        <w:t>Delaware</w:t>
      </w:r>
    </w:p>
    <w:p w14:paraId="4FC33EA5" w14:textId="77777777" w:rsidR="00812105" w:rsidRDefault="005E33EA" w:rsidP="00D6053C">
      <w:pPr>
        <w:pStyle w:val="ListParagraph"/>
        <w:keepNext/>
        <w:keepLines/>
        <w:numPr>
          <w:ilvl w:val="0"/>
          <w:numId w:val="13"/>
        </w:numPr>
        <w:spacing w:after="0" w:line="240" w:lineRule="auto"/>
        <w:ind w:left="1800"/>
      </w:pPr>
      <w:r>
        <w:t>Florida</w:t>
      </w:r>
    </w:p>
    <w:p w14:paraId="10471BE2" w14:textId="77777777" w:rsidR="00812105" w:rsidRDefault="005E33EA" w:rsidP="00D6053C">
      <w:pPr>
        <w:pStyle w:val="ListParagraph"/>
        <w:keepNext/>
        <w:keepLines/>
        <w:numPr>
          <w:ilvl w:val="0"/>
          <w:numId w:val="13"/>
        </w:numPr>
        <w:spacing w:after="0" w:line="240" w:lineRule="auto"/>
        <w:ind w:left="1800"/>
      </w:pPr>
      <w:r>
        <w:t>Georgia</w:t>
      </w:r>
    </w:p>
    <w:p w14:paraId="13055BB6" w14:textId="77777777" w:rsidR="00812105" w:rsidRDefault="005E33EA" w:rsidP="00D6053C">
      <w:pPr>
        <w:pStyle w:val="ListParagraph"/>
        <w:keepNext/>
        <w:keepLines/>
        <w:numPr>
          <w:ilvl w:val="0"/>
          <w:numId w:val="13"/>
        </w:numPr>
        <w:spacing w:after="0" w:line="240" w:lineRule="auto"/>
        <w:ind w:left="1800"/>
      </w:pPr>
      <w:r>
        <w:t>Guam</w:t>
      </w:r>
    </w:p>
    <w:p w14:paraId="4F9C07D8" w14:textId="77777777" w:rsidR="00812105" w:rsidRDefault="005E33EA" w:rsidP="00D6053C">
      <w:pPr>
        <w:pStyle w:val="ListParagraph"/>
        <w:keepNext/>
        <w:keepLines/>
        <w:numPr>
          <w:ilvl w:val="0"/>
          <w:numId w:val="13"/>
        </w:numPr>
        <w:spacing w:after="0" w:line="240" w:lineRule="auto"/>
        <w:ind w:left="1800"/>
      </w:pPr>
      <w:r>
        <w:t>Hawaii</w:t>
      </w:r>
    </w:p>
    <w:p w14:paraId="2FE5C22F" w14:textId="77777777" w:rsidR="00812105" w:rsidRDefault="005E33EA" w:rsidP="00D6053C">
      <w:pPr>
        <w:pStyle w:val="ListParagraph"/>
        <w:keepNext/>
        <w:keepLines/>
        <w:numPr>
          <w:ilvl w:val="0"/>
          <w:numId w:val="13"/>
        </w:numPr>
        <w:spacing w:after="0" w:line="240" w:lineRule="auto"/>
        <w:ind w:left="1800"/>
      </w:pPr>
      <w:r>
        <w:lastRenderedPageBreak/>
        <w:t>Idaho</w:t>
      </w:r>
    </w:p>
    <w:p w14:paraId="1C576150" w14:textId="77777777" w:rsidR="00812105" w:rsidRDefault="005E33EA" w:rsidP="00D6053C">
      <w:pPr>
        <w:pStyle w:val="ListParagraph"/>
        <w:keepNext/>
        <w:keepLines/>
        <w:numPr>
          <w:ilvl w:val="0"/>
          <w:numId w:val="13"/>
        </w:numPr>
        <w:spacing w:after="0" w:line="240" w:lineRule="auto"/>
        <w:ind w:left="1800"/>
      </w:pPr>
      <w:r>
        <w:t>Illinois</w:t>
      </w:r>
    </w:p>
    <w:p w14:paraId="5F3D048A" w14:textId="77777777" w:rsidR="00812105" w:rsidRDefault="005E33EA" w:rsidP="00D6053C">
      <w:pPr>
        <w:pStyle w:val="ListParagraph"/>
        <w:keepNext/>
        <w:keepLines/>
        <w:numPr>
          <w:ilvl w:val="0"/>
          <w:numId w:val="13"/>
        </w:numPr>
        <w:spacing w:after="0" w:line="240" w:lineRule="auto"/>
        <w:ind w:left="1800"/>
      </w:pPr>
      <w:r>
        <w:t>Indiana</w:t>
      </w:r>
    </w:p>
    <w:p w14:paraId="42E4111A" w14:textId="77777777" w:rsidR="00812105" w:rsidRDefault="005E33EA" w:rsidP="00D6053C">
      <w:pPr>
        <w:pStyle w:val="ListParagraph"/>
        <w:keepNext/>
        <w:keepLines/>
        <w:numPr>
          <w:ilvl w:val="0"/>
          <w:numId w:val="13"/>
        </w:numPr>
        <w:spacing w:after="0" w:line="240" w:lineRule="auto"/>
        <w:ind w:left="1800"/>
      </w:pPr>
      <w:r>
        <w:t>Iowa</w:t>
      </w:r>
    </w:p>
    <w:p w14:paraId="4270ECA9" w14:textId="77777777" w:rsidR="00812105" w:rsidRDefault="005E33EA" w:rsidP="00D6053C">
      <w:pPr>
        <w:pStyle w:val="ListParagraph"/>
        <w:keepNext/>
        <w:keepLines/>
        <w:numPr>
          <w:ilvl w:val="0"/>
          <w:numId w:val="13"/>
        </w:numPr>
        <w:spacing w:after="0" w:line="240" w:lineRule="auto"/>
        <w:ind w:left="1800"/>
      </w:pPr>
      <w:r>
        <w:t>Kansas</w:t>
      </w:r>
    </w:p>
    <w:p w14:paraId="0133DD8D" w14:textId="77777777" w:rsidR="00812105" w:rsidRDefault="005E33EA" w:rsidP="00D6053C">
      <w:pPr>
        <w:pStyle w:val="ListParagraph"/>
        <w:keepNext/>
        <w:keepLines/>
        <w:numPr>
          <w:ilvl w:val="0"/>
          <w:numId w:val="13"/>
        </w:numPr>
        <w:spacing w:after="0" w:line="240" w:lineRule="auto"/>
        <w:ind w:left="1800"/>
      </w:pPr>
      <w:r>
        <w:t>Kentucky</w:t>
      </w:r>
    </w:p>
    <w:p w14:paraId="3DC708A5" w14:textId="77777777" w:rsidR="00812105" w:rsidRDefault="005E33EA" w:rsidP="00D6053C">
      <w:pPr>
        <w:pStyle w:val="ListParagraph"/>
        <w:keepNext/>
        <w:keepLines/>
        <w:numPr>
          <w:ilvl w:val="0"/>
          <w:numId w:val="13"/>
        </w:numPr>
        <w:spacing w:after="0" w:line="240" w:lineRule="auto"/>
        <w:ind w:left="1800"/>
      </w:pPr>
      <w:r>
        <w:t>Louisiana</w:t>
      </w:r>
    </w:p>
    <w:p w14:paraId="17A3720B" w14:textId="77777777" w:rsidR="00812105" w:rsidRDefault="005E33EA" w:rsidP="00D6053C">
      <w:pPr>
        <w:pStyle w:val="ListParagraph"/>
        <w:keepNext/>
        <w:keepLines/>
        <w:numPr>
          <w:ilvl w:val="0"/>
          <w:numId w:val="13"/>
        </w:numPr>
        <w:spacing w:after="0" w:line="240" w:lineRule="auto"/>
        <w:ind w:left="1800"/>
      </w:pPr>
      <w:r>
        <w:t>Maine</w:t>
      </w:r>
    </w:p>
    <w:p w14:paraId="745AD59A" w14:textId="77777777" w:rsidR="00812105" w:rsidRDefault="005E33EA" w:rsidP="00D6053C">
      <w:pPr>
        <w:pStyle w:val="ListParagraph"/>
        <w:keepNext/>
        <w:keepLines/>
        <w:numPr>
          <w:ilvl w:val="0"/>
          <w:numId w:val="13"/>
        </w:numPr>
        <w:spacing w:after="0" w:line="240" w:lineRule="auto"/>
        <w:ind w:left="1800"/>
      </w:pPr>
      <w:r>
        <w:t>Maryland</w:t>
      </w:r>
    </w:p>
    <w:p w14:paraId="5BC16B55" w14:textId="77777777" w:rsidR="00812105" w:rsidRDefault="005E33EA" w:rsidP="00D6053C">
      <w:pPr>
        <w:pStyle w:val="ListParagraph"/>
        <w:keepNext/>
        <w:keepLines/>
        <w:numPr>
          <w:ilvl w:val="0"/>
          <w:numId w:val="13"/>
        </w:numPr>
        <w:spacing w:after="0" w:line="240" w:lineRule="auto"/>
        <w:ind w:left="1800"/>
      </w:pPr>
      <w:r>
        <w:t>Massachusetts</w:t>
      </w:r>
    </w:p>
    <w:p w14:paraId="263F756C" w14:textId="77777777" w:rsidR="00812105" w:rsidRDefault="005E33EA" w:rsidP="00D6053C">
      <w:pPr>
        <w:pStyle w:val="ListParagraph"/>
        <w:keepNext/>
        <w:keepLines/>
        <w:numPr>
          <w:ilvl w:val="0"/>
          <w:numId w:val="13"/>
        </w:numPr>
        <w:spacing w:after="0" w:line="240" w:lineRule="auto"/>
        <w:ind w:left="1800"/>
      </w:pPr>
      <w:r>
        <w:t>Michigan</w:t>
      </w:r>
    </w:p>
    <w:p w14:paraId="6B886608" w14:textId="77777777" w:rsidR="00812105" w:rsidRDefault="005E33EA" w:rsidP="00D6053C">
      <w:pPr>
        <w:pStyle w:val="ListParagraph"/>
        <w:keepNext/>
        <w:keepLines/>
        <w:numPr>
          <w:ilvl w:val="0"/>
          <w:numId w:val="13"/>
        </w:numPr>
        <w:spacing w:after="0" w:line="240" w:lineRule="auto"/>
        <w:ind w:left="1800"/>
      </w:pPr>
      <w:r>
        <w:t>Minnesota</w:t>
      </w:r>
    </w:p>
    <w:p w14:paraId="6ABF2AC7" w14:textId="77777777" w:rsidR="00812105" w:rsidRDefault="005E33EA" w:rsidP="00D6053C">
      <w:pPr>
        <w:pStyle w:val="ListParagraph"/>
        <w:keepNext/>
        <w:keepLines/>
        <w:numPr>
          <w:ilvl w:val="0"/>
          <w:numId w:val="13"/>
        </w:numPr>
        <w:spacing w:after="0" w:line="240" w:lineRule="auto"/>
        <w:ind w:left="1800"/>
      </w:pPr>
      <w:r>
        <w:t>Mississippi</w:t>
      </w:r>
    </w:p>
    <w:p w14:paraId="42D90775" w14:textId="77777777" w:rsidR="00812105" w:rsidRDefault="005E33EA" w:rsidP="00D6053C">
      <w:pPr>
        <w:pStyle w:val="ListParagraph"/>
        <w:keepNext/>
        <w:keepLines/>
        <w:numPr>
          <w:ilvl w:val="0"/>
          <w:numId w:val="13"/>
        </w:numPr>
        <w:spacing w:after="0" w:line="240" w:lineRule="auto"/>
        <w:ind w:left="1800"/>
      </w:pPr>
      <w:r>
        <w:t>Missouri</w:t>
      </w:r>
    </w:p>
    <w:p w14:paraId="1AFFF450" w14:textId="77777777" w:rsidR="00812105" w:rsidRDefault="005E33EA" w:rsidP="00D6053C">
      <w:pPr>
        <w:pStyle w:val="ListParagraph"/>
        <w:keepNext/>
        <w:keepLines/>
        <w:numPr>
          <w:ilvl w:val="0"/>
          <w:numId w:val="13"/>
        </w:numPr>
        <w:spacing w:after="0" w:line="240" w:lineRule="auto"/>
        <w:ind w:left="1800"/>
      </w:pPr>
      <w:r>
        <w:t>Montana</w:t>
      </w:r>
    </w:p>
    <w:p w14:paraId="684C6E9C" w14:textId="77777777" w:rsidR="00812105" w:rsidRDefault="005E33EA" w:rsidP="00D6053C">
      <w:pPr>
        <w:pStyle w:val="ListParagraph"/>
        <w:keepNext/>
        <w:keepLines/>
        <w:numPr>
          <w:ilvl w:val="0"/>
          <w:numId w:val="13"/>
        </w:numPr>
        <w:spacing w:after="0" w:line="240" w:lineRule="auto"/>
        <w:ind w:left="1800"/>
      </w:pPr>
      <w:r>
        <w:t>Nebraska</w:t>
      </w:r>
    </w:p>
    <w:p w14:paraId="573C56CC" w14:textId="77777777" w:rsidR="00812105" w:rsidRDefault="005E33EA" w:rsidP="00D6053C">
      <w:pPr>
        <w:pStyle w:val="ListParagraph"/>
        <w:keepNext/>
        <w:keepLines/>
        <w:numPr>
          <w:ilvl w:val="0"/>
          <w:numId w:val="13"/>
        </w:numPr>
        <w:spacing w:after="0" w:line="240" w:lineRule="auto"/>
        <w:ind w:left="1800"/>
      </w:pPr>
      <w:r>
        <w:t>Nevada</w:t>
      </w:r>
    </w:p>
    <w:p w14:paraId="40DAC12D" w14:textId="77777777" w:rsidR="00812105" w:rsidRDefault="005E33EA" w:rsidP="00D6053C">
      <w:pPr>
        <w:pStyle w:val="ListParagraph"/>
        <w:keepNext/>
        <w:keepLines/>
        <w:numPr>
          <w:ilvl w:val="0"/>
          <w:numId w:val="13"/>
        </w:numPr>
        <w:spacing w:after="0" w:line="240" w:lineRule="auto"/>
        <w:ind w:left="1800"/>
      </w:pPr>
      <w:r>
        <w:t>New Hampshire</w:t>
      </w:r>
    </w:p>
    <w:p w14:paraId="2331B8DC" w14:textId="77777777" w:rsidR="00812105" w:rsidRDefault="005E33EA" w:rsidP="00D6053C">
      <w:pPr>
        <w:pStyle w:val="ListParagraph"/>
        <w:keepNext/>
        <w:keepLines/>
        <w:numPr>
          <w:ilvl w:val="0"/>
          <w:numId w:val="13"/>
        </w:numPr>
        <w:spacing w:after="0" w:line="240" w:lineRule="auto"/>
        <w:ind w:left="1800"/>
      </w:pPr>
      <w:r>
        <w:t>New Jersey</w:t>
      </w:r>
    </w:p>
    <w:p w14:paraId="458D9DC6" w14:textId="77777777" w:rsidR="00812105" w:rsidRDefault="005E33EA" w:rsidP="00D6053C">
      <w:pPr>
        <w:pStyle w:val="ListParagraph"/>
        <w:keepNext/>
        <w:keepLines/>
        <w:numPr>
          <w:ilvl w:val="0"/>
          <w:numId w:val="13"/>
        </w:numPr>
        <w:spacing w:after="0" w:line="240" w:lineRule="auto"/>
        <w:ind w:left="1800"/>
      </w:pPr>
      <w:r>
        <w:t>New Mexico</w:t>
      </w:r>
    </w:p>
    <w:p w14:paraId="64EA8434" w14:textId="77777777" w:rsidR="00812105" w:rsidRDefault="005E33EA" w:rsidP="00D6053C">
      <w:pPr>
        <w:pStyle w:val="ListParagraph"/>
        <w:keepNext/>
        <w:keepLines/>
        <w:numPr>
          <w:ilvl w:val="0"/>
          <w:numId w:val="13"/>
        </w:numPr>
        <w:spacing w:after="0" w:line="240" w:lineRule="auto"/>
        <w:ind w:left="1800"/>
      </w:pPr>
      <w:r>
        <w:t>New York</w:t>
      </w:r>
    </w:p>
    <w:p w14:paraId="13DE9F7A" w14:textId="77777777" w:rsidR="00812105" w:rsidRDefault="005E33EA" w:rsidP="00D6053C">
      <w:pPr>
        <w:pStyle w:val="ListParagraph"/>
        <w:keepNext/>
        <w:keepLines/>
        <w:numPr>
          <w:ilvl w:val="0"/>
          <w:numId w:val="13"/>
        </w:numPr>
        <w:spacing w:after="0" w:line="240" w:lineRule="auto"/>
        <w:ind w:left="1800"/>
      </w:pPr>
      <w:r>
        <w:t>North Carolina</w:t>
      </w:r>
    </w:p>
    <w:p w14:paraId="5E98C3F7" w14:textId="77777777" w:rsidR="00812105" w:rsidRDefault="005E33EA" w:rsidP="00D6053C">
      <w:pPr>
        <w:pStyle w:val="ListParagraph"/>
        <w:keepNext/>
        <w:keepLines/>
        <w:numPr>
          <w:ilvl w:val="0"/>
          <w:numId w:val="13"/>
        </w:numPr>
        <w:spacing w:after="0" w:line="240" w:lineRule="auto"/>
        <w:ind w:left="1800"/>
      </w:pPr>
      <w:r>
        <w:t>North Marianas Islands</w:t>
      </w:r>
    </w:p>
    <w:p w14:paraId="25A2C0DC" w14:textId="77777777" w:rsidR="00812105" w:rsidRDefault="005E33EA" w:rsidP="00D6053C">
      <w:pPr>
        <w:pStyle w:val="ListParagraph"/>
        <w:keepNext/>
        <w:keepLines/>
        <w:numPr>
          <w:ilvl w:val="0"/>
          <w:numId w:val="13"/>
        </w:numPr>
        <w:spacing w:after="0" w:line="240" w:lineRule="auto"/>
        <w:ind w:left="1800"/>
      </w:pPr>
      <w:r>
        <w:t>North Dakota</w:t>
      </w:r>
    </w:p>
    <w:p w14:paraId="6FCD8180" w14:textId="77777777" w:rsidR="00812105" w:rsidRDefault="005E33EA" w:rsidP="00D6053C">
      <w:pPr>
        <w:pStyle w:val="ListParagraph"/>
        <w:keepNext/>
        <w:keepLines/>
        <w:numPr>
          <w:ilvl w:val="0"/>
          <w:numId w:val="13"/>
        </w:numPr>
        <w:spacing w:after="0" w:line="240" w:lineRule="auto"/>
        <w:ind w:left="1800"/>
      </w:pPr>
      <w:r>
        <w:t>Ohio</w:t>
      </w:r>
    </w:p>
    <w:p w14:paraId="39EDF393" w14:textId="77777777" w:rsidR="00812105" w:rsidRDefault="005E33EA" w:rsidP="00D6053C">
      <w:pPr>
        <w:pStyle w:val="ListParagraph"/>
        <w:keepNext/>
        <w:keepLines/>
        <w:numPr>
          <w:ilvl w:val="0"/>
          <w:numId w:val="13"/>
        </w:numPr>
        <w:spacing w:after="0" w:line="240" w:lineRule="auto"/>
        <w:ind w:left="1800"/>
      </w:pPr>
      <w:r>
        <w:t>Oklahoma</w:t>
      </w:r>
    </w:p>
    <w:p w14:paraId="78A633C7" w14:textId="77777777" w:rsidR="00812105" w:rsidRDefault="005E33EA" w:rsidP="00D6053C">
      <w:pPr>
        <w:pStyle w:val="ListParagraph"/>
        <w:keepNext/>
        <w:keepLines/>
        <w:numPr>
          <w:ilvl w:val="0"/>
          <w:numId w:val="13"/>
        </w:numPr>
        <w:spacing w:after="0" w:line="240" w:lineRule="auto"/>
        <w:ind w:left="1800"/>
      </w:pPr>
      <w:r>
        <w:t>Oregon</w:t>
      </w:r>
    </w:p>
    <w:p w14:paraId="1B1D5048" w14:textId="77777777" w:rsidR="00812105" w:rsidRDefault="005E33EA" w:rsidP="00D6053C">
      <w:pPr>
        <w:pStyle w:val="ListParagraph"/>
        <w:keepNext/>
        <w:keepLines/>
        <w:numPr>
          <w:ilvl w:val="0"/>
          <w:numId w:val="13"/>
        </w:numPr>
        <w:spacing w:after="0" w:line="240" w:lineRule="auto"/>
        <w:ind w:left="1800"/>
      </w:pPr>
      <w:r>
        <w:t>Pennsylvania</w:t>
      </w:r>
    </w:p>
    <w:p w14:paraId="4E9D9EB7" w14:textId="77777777" w:rsidR="00812105" w:rsidRDefault="005E33EA" w:rsidP="00D6053C">
      <w:pPr>
        <w:pStyle w:val="ListParagraph"/>
        <w:keepNext/>
        <w:keepLines/>
        <w:numPr>
          <w:ilvl w:val="0"/>
          <w:numId w:val="13"/>
        </w:numPr>
        <w:spacing w:after="0" w:line="240" w:lineRule="auto"/>
        <w:ind w:left="1800"/>
      </w:pPr>
      <w:r>
        <w:t>Puerto Rico</w:t>
      </w:r>
    </w:p>
    <w:p w14:paraId="0FDEB40A" w14:textId="77777777" w:rsidR="00812105" w:rsidRDefault="005E33EA" w:rsidP="00D6053C">
      <w:pPr>
        <w:pStyle w:val="ListParagraph"/>
        <w:keepNext/>
        <w:keepLines/>
        <w:numPr>
          <w:ilvl w:val="0"/>
          <w:numId w:val="13"/>
        </w:numPr>
        <w:spacing w:after="0" w:line="240" w:lineRule="auto"/>
        <w:ind w:left="1800"/>
      </w:pPr>
      <w:r>
        <w:t>Rhode Island</w:t>
      </w:r>
    </w:p>
    <w:p w14:paraId="6DADAA23" w14:textId="77777777" w:rsidR="00812105" w:rsidRDefault="005E33EA" w:rsidP="00D6053C">
      <w:pPr>
        <w:pStyle w:val="ListParagraph"/>
        <w:keepNext/>
        <w:keepLines/>
        <w:numPr>
          <w:ilvl w:val="0"/>
          <w:numId w:val="13"/>
        </w:numPr>
        <w:spacing w:after="0" w:line="240" w:lineRule="auto"/>
        <w:ind w:left="1800"/>
      </w:pPr>
      <w:r>
        <w:t>South Carolina</w:t>
      </w:r>
    </w:p>
    <w:p w14:paraId="3A64FDFF" w14:textId="77777777" w:rsidR="00812105" w:rsidRDefault="005E33EA" w:rsidP="00D6053C">
      <w:pPr>
        <w:pStyle w:val="ListParagraph"/>
        <w:keepNext/>
        <w:keepLines/>
        <w:numPr>
          <w:ilvl w:val="0"/>
          <w:numId w:val="13"/>
        </w:numPr>
        <w:spacing w:after="0" w:line="240" w:lineRule="auto"/>
        <w:ind w:left="1800"/>
      </w:pPr>
      <w:r>
        <w:t>South Dakota</w:t>
      </w:r>
    </w:p>
    <w:p w14:paraId="4F70EE16" w14:textId="77777777" w:rsidR="00812105" w:rsidRDefault="005E33EA" w:rsidP="00D6053C">
      <w:pPr>
        <w:pStyle w:val="ListParagraph"/>
        <w:keepNext/>
        <w:keepLines/>
        <w:numPr>
          <w:ilvl w:val="0"/>
          <w:numId w:val="13"/>
        </w:numPr>
        <w:spacing w:after="0" w:line="240" w:lineRule="auto"/>
        <w:ind w:left="1800"/>
      </w:pPr>
      <w:r>
        <w:t>Tennessee</w:t>
      </w:r>
    </w:p>
    <w:p w14:paraId="3A6AA2A6" w14:textId="77777777" w:rsidR="00812105" w:rsidRDefault="005E33EA" w:rsidP="00D6053C">
      <w:pPr>
        <w:pStyle w:val="ListParagraph"/>
        <w:keepNext/>
        <w:keepLines/>
        <w:numPr>
          <w:ilvl w:val="0"/>
          <w:numId w:val="13"/>
        </w:numPr>
        <w:spacing w:after="0" w:line="240" w:lineRule="auto"/>
        <w:ind w:left="1800"/>
      </w:pPr>
      <w:r>
        <w:t>Texas</w:t>
      </w:r>
    </w:p>
    <w:p w14:paraId="27EEA049" w14:textId="77777777" w:rsidR="00812105" w:rsidRDefault="005E33EA" w:rsidP="00D6053C">
      <w:pPr>
        <w:pStyle w:val="ListParagraph"/>
        <w:keepNext/>
        <w:keepLines/>
        <w:numPr>
          <w:ilvl w:val="0"/>
          <w:numId w:val="13"/>
        </w:numPr>
        <w:spacing w:after="0" w:line="240" w:lineRule="auto"/>
        <w:ind w:left="1800"/>
      </w:pPr>
      <w:r>
        <w:t>Utah</w:t>
      </w:r>
    </w:p>
    <w:p w14:paraId="0887CC2B" w14:textId="77777777" w:rsidR="00812105" w:rsidRDefault="005E33EA" w:rsidP="00D6053C">
      <w:pPr>
        <w:pStyle w:val="ListParagraph"/>
        <w:keepNext/>
        <w:keepLines/>
        <w:numPr>
          <w:ilvl w:val="0"/>
          <w:numId w:val="13"/>
        </w:numPr>
        <w:spacing w:after="0" w:line="240" w:lineRule="auto"/>
        <w:ind w:left="1800"/>
      </w:pPr>
      <w:r>
        <w:t>Vermont</w:t>
      </w:r>
    </w:p>
    <w:p w14:paraId="5CB03136" w14:textId="77777777" w:rsidR="00812105" w:rsidRDefault="005E33EA" w:rsidP="00D6053C">
      <w:pPr>
        <w:pStyle w:val="ListParagraph"/>
        <w:keepNext/>
        <w:keepLines/>
        <w:numPr>
          <w:ilvl w:val="0"/>
          <w:numId w:val="13"/>
        </w:numPr>
        <w:spacing w:after="0" w:line="240" w:lineRule="auto"/>
        <w:ind w:left="1800"/>
      </w:pPr>
      <w:r>
        <w:t>Virginia</w:t>
      </w:r>
    </w:p>
    <w:p w14:paraId="6E5CC92B" w14:textId="77777777" w:rsidR="00812105" w:rsidRDefault="005E33EA" w:rsidP="00D6053C">
      <w:pPr>
        <w:pStyle w:val="ListParagraph"/>
        <w:keepNext/>
        <w:keepLines/>
        <w:numPr>
          <w:ilvl w:val="0"/>
          <w:numId w:val="13"/>
        </w:numPr>
        <w:spacing w:after="0" w:line="240" w:lineRule="auto"/>
        <w:ind w:left="1800"/>
      </w:pPr>
      <w:r>
        <w:t>Virgin Islands</w:t>
      </w:r>
    </w:p>
    <w:p w14:paraId="789E6DAE" w14:textId="77777777" w:rsidR="00812105" w:rsidRDefault="005E33EA" w:rsidP="00D6053C">
      <w:pPr>
        <w:pStyle w:val="ListParagraph"/>
        <w:keepNext/>
        <w:keepLines/>
        <w:numPr>
          <w:ilvl w:val="0"/>
          <w:numId w:val="13"/>
        </w:numPr>
        <w:spacing w:after="0" w:line="240" w:lineRule="auto"/>
        <w:ind w:left="1800"/>
      </w:pPr>
      <w:r>
        <w:t>Washington</w:t>
      </w:r>
    </w:p>
    <w:p w14:paraId="70E29E2D" w14:textId="77777777" w:rsidR="00812105" w:rsidRDefault="005E33EA" w:rsidP="00D6053C">
      <w:pPr>
        <w:pStyle w:val="ListParagraph"/>
        <w:keepNext/>
        <w:keepLines/>
        <w:numPr>
          <w:ilvl w:val="0"/>
          <w:numId w:val="13"/>
        </w:numPr>
        <w:spacing w:after="0" w:line="240" w:lineRule="auto"/>
        <w:ind w:left="1800"/>
      </w:pPr>
      <w:r>
        <w:t>West Virginia</w:t>
      </w:r>
    </w:p>
    <w:p w14:paraId="40DB08D4" w14:textId="77777777" w:rsidR="00812105" w:rsidRDefault="005E33EA" w:rsidP="00D6053C">
      <w:pPr>
        <w:pStyle w:val="ListParagraph"/>
        <w:keepNext/>
        <w:keepLines/>
        <w:numPr>
          <w:ilvl w:val="0"/>
          <w:numId w:val="13"/>
        </w:numPr>
        <w:spacing w:after="0" w:line="240" w:lineRule="auto"/>
        <w:ind w:left="1800"/>
      </w:pPr>
      <w:r>
        <w:t>Wisconsin</w:t>
      </w:r>
    </w:p>
    <w:p w14:paraId="2DEE76D2" w14:textId="77777777" w:rsidR="00812105" w:rsidRDefault="005E33EA" w:rsidP="00D6053C">
      <w:pPr>
        <w:pStyle w:val="ListParagraph"/>
        <w:keepNext/>
        <w:keepLines/>
        <w:numPr>
          <w:ilvl w:val="0"/>
          <w:numId w:val="13"/>
        </w:numPr>
        <w:spacing w:after="0" w:line="240" w:lineRule="auto"/>
        <w:ind w:left="1800"/>
      </w:pPr>
      <w:r>
        <w:t>Wyoming</w:t>
      </w:r>
    </w:p>
    <w:p w14:paraId="30512CE8" w14:textId="77777777" w:rsidR="00812105" w:rsidRDefault="005E33EA" w:rsidP="00D6053C">
      <w:pPr>
        <w:pStyle w:val="ListParagraph"/>
        <w:keepNext/>
        <w:keepLines/>
        <w:numPr>
          <w:ilvl w:val="0"/>
          <w:numId w:val="13"/>
        </w:numPr>
        <w:spacing w:after="0" w:line="240" w:lineRule="auto"/>
        <w:ind w:left="1800"/>
      </w:pPr>
      <w:r>
        <w:t>European Union</w:t>
      </w:r>
    </w:p>
    <w:p w14:paraId="35349939" w14:textId="77777777" w:rsidR="00812105" w:rsidRDefault="005E33EA" w:rsidP="00D6053C">
      <w:pPr>
        <w:pStyle w:val="ListParagraph"/>
        <w:keepNext/>
        <w:keepLines/>
        <w:numPr>
          <w:ilvl w:val="0"/>
          <w:numId w:val="13"/>
        </w:numPr>
        <w:spacing w:after="0" w:line="240" w:lineRule="auto"/>
        <w:ind w:left="1800"/>
      </w:pPr>
      <w:r>
        <w:lastRenderedPageBreak/>
        <w:t>Eastern Europe</w:t>
      </w:r>
    </w:p>
    <w:p w14:paraId="3DE6EA7C" w14:textId="77777777" w:rsidR="00812105" w:rsidRDefault="005E33EA" w:rsidP="00D6053C">
      <w:pPr>
        <w:pStyle w:val="ListParagraph"/>
        <w:keepNext/>
        <w:keepLines/>
        <w:numPr>
          <w:ilvl w:val="0"/>
          <w:numId w:val="13"/>
        </w:numPr>
        <w:spacing w:after="0" w:line="240" w:lineRule="auto"/>
        <w:ind w:left="1800"/>
      </w:pPr>
      <w:r>
        <w:t>Africa</w:t>
      </w:r>
    </w:p>
    <w:p w14:paraId="5EBE7B86" w14:textId="77777777" w:rsidR="00812105" w:rsidRDefault="005E33EA" w:rsidP="00D6053C">
      <w:pPr>
        <w:pStyle w:val="ListParagraph"/>
        <w:keepNext/>
        <w:keepLines/>
        <w:numPr>
          <w:ilvl w:val="0"/>
          <w:numId w:val="13"/>
        </w:numPr>
        <w:spacing w:after="0" w:line="240" w:lineRule="auto"/>
        <w:ind w:left="1800"/>
      </w:pPr>
      <w:r>
        <w:t>South America</w:t>
      </w:r>
    </w:p>
    <w:p w14:paraId="4C95B3C6" w14:textId="77777777" w:rsidR="00812105" w:rsidRDefault="005E33EA" w:rsidP="00D6053C">
      <w:pPr>
        <w:pStyle w:val="ListParagraph"/>
        <w:keepNext/>
        <w:keepLines/>
        <w:numPr>
          <w:ilvl w:val="0"/>
          <w:numId w:val="13"/>
        </w:numPr>
        <w:spacing w:after="0" w:line="240" w:lineRule="auto"/>
        <w:ind w:left="1800"/>
      </w:pPr>
      <w:r>
        <w:t>Central America</w:t>
      </w:r>
    </w:p>
    <w:p w14:paraId="261E8295" w14:textId="77777777" w:rsidR="00812105" w:rsidRDefault="005E33EA" w:rsidP="00D6053C">
      <w:pPr>
        <w:pStyle w:val="ListParagraph"/>
        <w:keepNext/>
        <w:keepLines/>
        <w:numPr>
          <w:ilvl w:val="0"/>
          <w:numId w:val="13"/>
        </w:numPr>
        <w:spacing w:after="0" w:line="240" w:lineRule="auto"/>
        <w:ind w:left="1800"/>
      </w:pPr>
      <w:r>
        <w:t>Asia</w:t>
      </w:r>
    </w:p>
    <w:p w14:paraId="7B8444D3" w14:textId="77777777" w:rsidR="00812105" w:rsidRDefault="005E33EA" w:rsidP="00D6053C">
      <w:pPr>
        <w:pStyle w:val="ListParagraph"/>
        <w:keepNext/>
        <w:keepLines/>
        <w:numPr>
          <w:ilvl w:val="0"/>
          <w:numId w:val="13"/>
        </w:numPr>
        <w:spacing w:after="0" w:line="240" w:lineRule="auto"/>
        <w:ind w:left="1800"/>
      </w:pPr>
      <w:r>
        <w:t>Oceania</w:t>
      </w:r>
    </w:p>
    <w:p w14:paraId="1C51436C" w14:textId="77777777" w:rsidR="00812105" w:rsidRDefault="005E33EA" w:rsidP="00D6053C">
      <w:pPr>
        <w:pStyle w:val="ListParagraph"/>
        <w:keepNext/>
        <w:keepLines/>
        <w:numPr>
          <w:ilvl w:val="0"/>
          <w:numId w:val="13"/>
        </w:numPr>
        <w:spacing w:after="0" w:line="240" w:lineRule="auto"/>
        <w:ind w:left="1800"/>
      </w:pPr>
      <w:r>
        <w:t>North America</w:t>
      </w:r>
    </w:p>
    <w:p w14:paraId="749447F2" w14:textId="77777777" w:rsidR="00812105" w:rsidRDefault="005E33EA" w:rsidP="00D6053C">
      <w:pPr>
        <w:pStyle w:val="ListParagraph"/>
        <w:keepNext/>
        <w:keepLines/>
        <w:numPr>
          <w:ilvl w:val="0"/>
          <w:numId w:val="13"/>
        </w:numPr>
        <w:spacing w:after="0" w:line="240" w:lineRule="auto"/>
        <w:ind w:left="1800"/>
      </w:pPr>
      <w:r>
        <w:t>The Caribbean</w:t>
      </w:r>
    </w:p>
    <w:p w14:paraId="7798F437" w14:textId="77777777" w:rsidR="00812105" w:rsidRDefault="00812105" w:rsidP="00D6053C">
      <w:pPr>
        <w:pStyle w:val="ListParagraph"/>
        <w:keepNext/>
        <w:keepLines/>
        <w:spacing w:after="0" w:line="240" w:lineRule="auto"/>
        <w:ind w:left="1800"/>
      </w:pPr>
    </w:p>
    <w:p w14:paraId="41DDD200" w14:textId="77777777" w:rsidR="00812105" w:rsidRDefault="002C6ED4">
      <w:pPr>
        <w:pStyle w:val="Heading2"/>
      </w:pPr>
      <w:bookmarkStart w:id="107" w:name="_Toc435991747"/>
      <w:r>
        <w:t>Data Access Layer Overview</w:t>
      </w:r>
      <w:bookmarkEnd w:id="107"/>
    </w:p>
    <w:p w14:paraId="75CE12C1" w14:textId="77777777" w:rsidR="00812105" w:rsidRDefault="00812105" w:rsidP="00D6053C">
      <w:pPr>
        <w:keepNext/>
        <w:keepLines/>
      </w:pPr>
    </w:p>
    <w:sectPr w:rsidR="00812105" w:rsidSect="0017110C">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DA6D393" w14:textId="77777777" w:rsidR="00923625" w:rsidRDefault="00923625" w:rsidP="0017110C">
      <w:r>
        <w:separator/>
      </w:r>
    </w:p>
  </w:endnote>
  <w:endnote w:type="continuationSeparator" w:id="0">
    <w:p w14:paraId="6B0E5EB9" w14:textId="77777777" w:rsidR="00923625" w:rsidRDefault="00923625" w:rsidP="00171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Narrow">
    <w:panose1 w:val="020B0506020202030204"/>
    <w:charset w:val="00"/>
    <w:family w:val="auto"/>
    <w:pitch w:val="variable"/>
    <w:sig w:usb0="00000287" w:usb1="00000800" w:usb2="00000000" w:usb3="00000000" w:csb0="000000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CE9A63" w14:textId="77777777" w:rsidR="00923625" w:rsidRDefault="00923625" w:rsidP="0017110C">
    <w:pPr>
      <w:rPr>
        <w:snapToGrid w:val="0"/>
      </w:rPr>
    </w:pPr>
    <w:r>
      <w:rPr>
        <w:noProof/>
      </w:rPr>
      <w:pict w14:anchorId="05DF019C">
        <v:line id="Line 8" o:spid="_x0000_s2051"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BmElrs&#10;EgIAACgEAAAOAAAAAAAAAAAAAAAAAC4CAABkcnMvZTJvRG9jLnhtbFBLAQItABQABgAIAAAAIQDg&#10;H1Uo3AAAAAgBAAAPAAAAAAAAAAAAAAAAAGwEAABkcnMvZG93bnJldi54bWxQSwUGAAAAAAQABADz&#10;AAAAdQUAAAAA&#10;"/>
      </w:pict>
    </w:r>
  </w:p>
  <w:p w14:paraId="5F057DB0" w14:textId="77777777" w:rsidR="00923625" w:rsidRPr="00515BB6" w:rsidRDefault="00923625"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17" w:author="Timothy Wilkins" w:date="2015-11-22T18:16:00Z">
      <w:r>
        <w:rPr>
          <w:noProof/>
          <w:snapToGrid w:val="0"/>
        </w:rPr>
        <w:t>6:16:00 PM</w:t>
      </w:r>
    </w:ins>
    <w:del w:id="18" w:author="Timothy Wilkins" w:date="2015-11-22T18:16:00Z">
      <w:r w:rsidDel="00923625">
        <w:rPr>
          <w:noProof/>
          <w:snapToGrid w:val="0"/>
        </w:rPr>
        <w:delText>9:24:02 PM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F15C42">
      <w:rPr>
        <w:rStyle w:val="PageNumber"/>
        <w:noProof/>
      </w:rPr>
      <w:t>i</w:t>
    </w:r>
    <w:r w:rsidRPr="00515BB6">
      <w:rPr>
        <w:rStyle w:val="PageNumber"/>
        <w:noProof/>
      </w:rPr>
      <w:fldChar w:fldCharType="end"/>
    </w:r>
    <w:r w:rsidRPr="00515BB6">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E2679B3" w14:textId="77777777" w:rsidR="00923625" w:rsidRDefault="00923625" w:rsidP="0017110C">
    <w:pPr>
      <w:rPr>
        <w:snapToGrid w:val="0"/>
      </w:rPr>
    </w:pPr>
    <w:r>
      <w:rPr>
        <w:noProof/>
      </w:rPr>
      <w:pict w14:anchorId="51F4A539">
        <v:line id="_x0000_s2049"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aEgIAACg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"/>
      </w:pict>
    </w:r>
  </w:p>
  <w:p w14:paraId="0517BB32" w14:textId="77777777" w:rsidR="00923625" w:rsidRPr="0017110C" w:rsidRDefault="00923625" w:rsidP="0017110C">
    <w:r w:rsidRPr="00515BB6">
      <w:rPr>
        <w:snapToGrid w:val="0"/>
      </w:rPr>
      <w:t xml:space="preserve"> </w:t>
    </w:r>
    <w:r w:rsidRPr="00515BB6">
      <w:rPr>
        <w:snapToGrid w:val="0"/>
      </w:rPr>
      <w:fldChar w:fldCharType="begin"/>
    </w:r>
    <w:r w:rsidRPr="00515BB6">
      <w:rPr>
        <w:snapToGrid w:val="0"/>
      </w:rPr>
      <w:instrText xml:space="preserve"> DATE \@ "M/d/yyyy" </w:instrText>
    </w:r>
    <w:r w:rsidRPr="00515BB6">
      <w:rPr>
        <w:snapToGrid w:val="0"/>
      </w:rPr>
      <w:fldChar w:fldCharType="separate"/>
    </w:r>
    <w:r>
      <w:rPr>
        <w:noProof/>
        <w:snapToGrid w:val="0"/>
      </w:rPr>
      <w:t>11/22/2015</w:t>
    </w:r>
    <w:r w:rsidRPr="00515BB6">
      <w:rPr>
        <w:snapToGrid w:val="0"/>
      </w:rPr>
      <w:fldChar w:fldCharType="end"/>
    </w:r>
    <w:r w:rsidRPr="00515BB6">
      <w:rPr>
        <w:snapToGrid w:val="0"/>
      </w:rPr>
      <w:tab/>
    </w:r>
    <w:r w:rsidRPr="00515BB6">
      <w:rPr>
        <w:snapToGrid w:val="0"/>
      </w:rPr>
      <w:fldChar w:fldCharType="begin"/>
    </w:r>
    <w:r w:rsidRPr="00515BB6">
      <w:rPr>
        <w:snapToGrid w:val="0"/>
      </w:rPr>
      <w:instrText xml:space="preserve"> TIME \@ "h:mm:ss am/pm" </w:instrText>
    </w:r>
    <w:r w:rsidRPr="00515BB6">
      <w:rPr>
        <w:snapToGrid w:val="0"/>
      </w:rPr>
      <w:fldChar w:fldCharType="separate"/>
    </w:r>
    <w:ins w:id="19" w:author="Timothy Wilkins" w:date="2015-11-22T18:16:00Z">
      <w:r>
        <w:rPr>
          <w:noProof/>
          <w:snapToGrid w:val="0"/>
        </w:rPr>
        <w:t>6:16:00 PM</w:t>
      </w:r>
    </w:ins>
    <w:del w:id="20" w:author="Timothy Wilkins" w:date="2015-11-22T18:16:00Z">
      <w:r w:rsidDel="00923625">
        <w:rPr>
          <w:noProof/>
          <w:snapToGrid w:val="0"/>
        </w:rPr>
        <w:delText>9:24:02 PM</w:delText>
      </w:r>
    </w:del>
    <w:r w:rsidRPr="00515BB6">
      <w:rPr>
        <w:snapToGrid w:val="0"/>
      </w:rPr>
      <w:fldChar w:fldCharType="end"/>
    </w:r>
    <w:r w:rsidRPr="00515BB6">
      <w:rPr>
        <w:snapToGrid w:val="0"/>
      </w:rPr>
      <w:t xml:space="preserve">            </w:t>
    </w:r>
    <w:r w:rsidRPr="00515BB6">
      <w:rPr>
        <w:rStyle w:val="PageNumber"/>
      </w:rPr>
      <w:tab/>
    </w:r>
    <w:r w:rsidRPr="00515BB6">
      <w:rPr>
        <w:rStyle w:val="PageNumber"/>
      </w:rPr>
      <w:tab/>
    </w:r>
    <w:r w:rsidRPr="00515BB6">
      <w:rPr>
        <w:rStyle w:val="PageNumber"/>
      </w:rPr>
      <w:tab/>
    </w:r>
    <w:r>
      <w:rPr>
        <w:rStyle w:val="PageNumber"/>
      </w:rPr>
      <w:tab/>
    </w:r>
    <w:r>
      <w:rPr>
        <w:rStyle w:val="PageNumber"/>
      </w:rPr>
      <w:tab/>
    </w:r>
    <w:r>
      <w:rPr>
        <w:rStyle w:val="PageNumber"/>
      </w:rPr>
      <w:tab/>
    </w:r>
    <w:r>
      <w:rPr>
        <w:rStyle w:val="PageNumber"/>
      </w:rPr>
      <w:tab/>
    </w:r>
    <w:r>
      <w:rPr>
        <w:rStyle w:val="PageNumber"/>
      </w:rPr>
      <w:tab/>
      <w:t xml:space="preserve">         </w:t>
    </w:r>
    <w:r w:rsidRPr="00515BB6">
      <w:rPr>
        <w:rStyle w:val="PageNumber"/>
      </w:rPr>
      <w:fldChar w:fldCharType="begin"/>
    </w:r>
    <w:r w:rsidRPr="00515BB6">
      <w:rPr>
        <w:rStyle w:val="PageNumber"/>
      </w:rPr>
      <w:instrText xml:space="preserve"> PAGE   \* MERGEFORMAT </w:instrText>
    </w:r>
    <w:r w:rsidRPr="00515BB6">
      <w:rPr>
        <w:rStyle w:val="PageNumber"/>
      </w:rPr>
      <w:fldChar w:fldCharType="separate"/>
    </w:r>
    <w:r w:rsidR="00F15C42">
      <w:rPr>
        <w:rStyle w:val="PageNumber"/>
        <w:noProof/>
      </w:rPr>
      <w:t xml:space="preserve"> </w:t>
    </w:r>
    <w:r w:rsidRPr="00515BB6">
      <w:rPr>
        <w:rStyle w:val="PageNumbe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0F178B5" w14:textId="77777777" w:rsidR="00923625" w:rsidRDefault="00923625" w:rsidP="0017110C">
      <w:r>
        <w:separator/>
      </w:r>
    </w:p>
  </w:footnote>
  <w:footnote w:type="continuationSeparator" w:id="0">
    <w:p w14:paraId="22CE45E5" w14:textId="77777777" w:rsidR="00923625" w:rsidRDefault="00923625" w:rsidP="0017110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B5A06F3" w14:textId="77777777" w:rsidR="00923625" w:rsidRPr="00515BB6" w:rsidRDefault="00923625" w:rsidP="0017110C">
    <w:pPr>
      <w:pStyle w:val="Header"/>
    </w:pPr>
    <w:r>
      <w:rPr>
        <w:b/>
        <w:noProof/>
      </w:rPr>
      <w:pict w14:anchorId="12D4B98D">
        <v:line id="Line 7" o:spid="_x0000_s205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w:r>
    <w:r w:rsidRPr="00515BB6">
      <w:t>Software Design Specification</w:t>
    </w:r>
  </w:p>
  <w:p w14:paraId="57C974E3" w14:textId="77777777" w:rsidR="00923625" w:rsidRDefault="00923625" w:rsidP="0017110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D44E51" w14:textId="77777777" w:rsidR="00923625" w:rsidRPr="00515BB6" w:rsidRDefault="00923625" w:rsidP="0017110C">
    <w:pPr>
      <w:pStyle w:val="Header"/>
    </w:pPr>
    <w:r>
      <w:rPr>
        <w:b/>
        <w:noProof/>
      </w:rPr>
      <w:pict w14:anchorId="574D77AA">
        <v:line id="_x0000_s2050"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3o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Jyl81n+NMWI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Yha9&#10;6BICAAAoBAAADgAAAAAAAAAAAAAAAAAuAgAAZHJzL2Uyb0RvYy54bWxQSwECLQAUAAYACAAAACEA&#10;O1kQXt0AAAAIAQAADwAAAAAAAAAAAAAAAABsBAAAZHJzL2Rvd25yZXYueG1sUEsFBgAAAAAEAAQA&#10;8wAAAHYFAAAAAA==&#10;"/>
      </w:pict>
    </w:r>
    <w:r w:rsidRPr="00515BB6">
      <w:t>Software Design Specification</w:t>
    </w:r>
  </w:p>
  <w:p w14:paraId="66CD52F7" w14:textId="77777777" w:rsidR="00923625" w:rsidRDefault="00923625" w:rsidP="001711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4A6772"/>
    <w:multiLevelType w:val="hybridMultilevel"/>
    <w:tmpl w:val="783060F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0C5A68"/>
    <w:multiLevelType w:val="hybridMultilevel"/>
    <w:tmpl w:val="FD1A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EE5CB9"/>
    <w:multiLevelType w:val="hybridMultilevel"/>
    <w:tmpl w:val="61ECF2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03D756E"/>
    <w:multiLevelType w:val="multilevel"/>
    <w:tmpl w:val="A99EA1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4701528"/>
    <w:multiLevelType w:val="multilevel"/>
    <w:tmpl w:val="602018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A3D118B"/>
    <w:multiLevelType w:val="hybridMultilevel"/>
    <w:tmpl w:val="4EBAAA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6B2362E1"/>
    <w:multiLevelType w:val="multilevel"/>
    <w:tmpl w:val="4146A54A"/>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6F14153B"/>
    <w:multiLevelType w:val="hybridMultilevel"/>
    <w:tmpl w:val="4B7C4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926317"/>
    <w:multiLevelType w:val="hybridMultilevel"/>
    <w:tmpl w:val="741A74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33451DB"/>
    <w:multiLevelType w:val="hybridMultilevel"/>
    <w:tmpl w:val="05BA31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C7C695B"/>
    <w:multiLevelType w:val="hybridMultilevel"/>
    <w:tmpl w:val="0DE0AF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9"/>
  </w:num>
  <w:num w:numId="5">
    <w:abstractNumId w:val="1"/>
  </w:num>
  <w:num w:numId="6">
    <w:abstractNumId w:val="3"/>
  </w:num>
  <w:num w:numId="7">
    <w:abstractNumId w:val="4"/>
  </w:num>
  <w:num w:numId="8">
    <w:abstractNumId w:val="10"/>
  </w:num>
  <w:num w:numId="9">
    <w:abstractNumId w:val="8"/>
  </w:num>
  <w:num w:numId="10">
    <w:abstractNumId w:val="0"/>
  </w:num>
  <w:num w:numId="11">
    <w:abstractNumId w:val="7"/>
  </w:num>
  <w:num w:numId="12">
    <w:abstractNumId w:val="5"/>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8"/>
  <w:revisionView w:markup="0"/>
  <w:trackRevisions/>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5BB6"/>
    <w:rsid w:val="00006F50"/>
    <w:rsid w:val="00035256"/>
    <w:rsid w:val="0003781E"/>
    <w:rsid w:val="0007031F"/>
    <w:rsid w:val="0007275F"/>
    <w:rsid w:val="000F7F35"/>
    <w:rsid w:val="001670D1"/>
    <w:rsid w:val="0017110C"/>
    <w:rsid w:val="00171C09"/>
    <w:rsid w:val="00173E55"/>
    <w:rsid w:val="00185338"/>
    <w:rsid w:val="001A383F"/>
    <w:rsid w:val="001A5281"/>
    <w:rsid w:val="001B00C4"/>
    <w:rsid w:val="001B16E7"/>
    <w:rsid w:val="001C1550"/>
    <w:rsid w:val="001E362D"/>
    <w:rsid w:val="00254328"/>
    <w:rsid w:val="002643C6"/>
    <w:rsid w:val="002756E8"/>
    <w:rsid w:val="00282662"/>
    <w:rsid w:val="00283B8A"/>
    <w:rsid w:val="00287C9A"/>
    <w:rsid w:val="002B1A88"/>
    <w:rsid w:val="002C6ED4"/>
    <w:rsid w:val="002E78FD"/>
    <w:rsid w:val="002F2E05"/>
    <w:rsid w:val="002F67C1"/>
    <w:rsid w:val="00382712"/>
    <w:rsid w:val="003868C2"/>
    <w:rsid w:val="003C4B11"/>
    <w:rsid w:val="004207E5"/>
    <w:rsid w:val="00491329"/>
    <w:rsid w:val="00496B70"/>
    <w:rsid w:val="004B61A3"/>
    <w:rsid w:val="00515BB6"/>
    <w:rsid w:val="00541555"/>
    <w:rsid w:val="005676C7"/>
    <w:rsid w:val="005A781D"/>
    <w:rsid w:val="005D60DE"/>
    <w:rsid w:val="005E33EA"/>
    <w:rsid w:val="005E7C1F"/>
    <w:rsid w:val="005F0972"/>
    <w:rsid w:val="006401A4"/>
    <w:rsid w:val="00685161"/>
    <w:rsid w:val="00721908"/>
    <w:rsid w:val="0078229C"/>
    <w:rsid w:val="007B5345"/>
    <w:rsid w:val="007F09D4"/>
    <w:rsid w:val="00812105"/>
    <w:rsid w:val="00831F49"/>
    <w:rsid w:val="0084672C"/>
    <w:rsid w:val="008D41D6"/>
    <w:rsid w:val="00906EB1"/>
    <w:rsid w:val="00923625"/>
    <w:rsid w:val="00931549"/>
    <w:rsid w:val="0096020E"/>
    <w:rsid w:val="009721F8"/>
    <w:rsid w:val="00A132B0"/>
    <w:rsid w:val="00A27D82"/>
    <w:rsid w:val="00AD06D0"/>
    <w:rsid w:val="00B07CB2"/>
    <w:rsid w:val="00B342B8"/>
    <w:rsid w:val="00B50D54"/>
    <w:rsid w:val="00B524B5"/>
    <w:rsid w:val="00BD3375"/>
    <w:rsid w:val="00C2544D"/>
    <w:rsid w:val="00C30229"/>
    <w:rsid w:val="00C441FA"/>
    <w:rsid w:val="00C669B4"/>
    <w:rsid w:val="00C80C83"/>
    <w:rsid w:val="00C9659E"/>
    <w:rsid w:val="00C97EF9"/>
    <w:rsid w:val="00CB1294"/>
    <w:rsid w:val="00CB3DCD"/>
    <w:rsid w:val="00CC2697"/>
    <w:rsid w:val="00D51F37"/>
    <w:rsid w:val="00D6053C"/>
    <w:rsid w:val="00D868C8"/>
    <w:rsid w:val="00DE6FC9"/>
    <w:rsid w:val="00E17631"/>
    <w:rsid w:val="00E90171"/>
    <w:rsid w:val="00EA2092"/>
    <w:rsid w:val="00EA28CA"/>
    <w:rsid w:val="00EF4E4C"/>
    <w:rsid w:val="00F15C42"/>
    <w:rsid w:val="00F76F5E"/>
    <w:rsid w:val="00FE41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031D4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2"/>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2"/>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282662"/>
    <w:pPr>
      <w:numPr>
        <w:ilvl w:val="2"/>
        <w:numId w:val="12"/>
      </w:numPr>
      <w:spacing w:before="120" w:after="0" w:line="360" w:lineRule="auto"/>
      <w:contextualSpacing/>
      <w:outlineLvl w:val="2"/>
    </w:pPr>
    <w:rPr>
      <w:rFonts w:asciiTheme="majorHAnsi" w:eastAsiaTheme="majorEastAsia" w:hAnsiTheme="majorHAnsi" w:cstheme="majorBidi"/>
      <w:b/>
      <w:bCs/>
    </w:rPr>
  </w:style>
  <w:style w:type="paragraph" w:styleId="Heading4">
    <w:name w:val="heading 4"/>
    <w:basedOn w:val="Heading3"/>
    <w:next w:val="Normal"/>
    <w:link w:val="Heading4Char"/>
    <w:uiPriority w:val="9"/>
    <w:unhideWhenUsed/>
    <w:qFormat/>
    <w:rsid w:val="00287C9A"/>
    <w:pPr>
      <w:numPr>
        <w:ilvl w:val="3"/>
      </w:numPr>
      <w:ind w:left="630" w:hanging="630"/>
      <w:outlineLvl w:val="3"/>
    </w:pPr>
    <w:rPr>
      <w:b w:val="0"/>
      <w:i/>
    </w:rPr>
  </w:style>
  <w:style w:type="paragraph" w:styleId="Heading5">
    <w:name w:val="heading 5"/>
    <w:basedOn w:val="Normal"/>
    <w:next w:val="Normal"/>
    <w:link w:val="Heading5Char"/>
    <w:uiPriority w:val="9"/>
    <w:semiHidden/>
    <w:unhideWhenUsed/>
    <w:qFormat/>
    <w:rsid w:val="0017110C"/>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282662"/>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287C9A"/>
    <w:rPr>
      <w:rFonts w:asciiTheme="majorHAnsi" w:eastAsiaTheme="majorEastAsia" w:hAnsiTheme="majorHAnsi" w:cstheme="majorBidi"/>
      <w:bCs/>
      <w:i/>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 w:type="character" w:styleId="FollowedHyperlink">
    <w:name w:val="FollowedHyperlink"/>
    <w:basedOn w:val="DefaultParagraphFont"/>
    <w:uiPriority w:val="99"/>
    <w:semiHidden/>
    <w:unhideWhenUsed/>
    <w:rsid w:val="00EA28CA"/>
    <w:rPr>
      <w:color w:val="800080" w:themeColor="followedHyperlink"/>
      <w:u w:val="single"/>
    </w:rPr>
  </w:style>
  <w:style w:type="table" w:customStyle="1" w:styleId="LightShading-Accent11">
    <w:name w:val="Light Shading - Accent 11"/>
    <w:basedOn w:val="TableNormal"/>
    <w:uiPriority w:val="60"/>
    <w:rsid w:val="0025432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10C"/>
    <w:rPr>
      <w:rFonts w:ascii="Times New Roman" w:hAnsi="Times New Roman" w:cs="Times New Roman"/>
      <w:sz w:val="24"/>
      <w:szCs w:val="24"/>
    </w:rPr>
  </w:style>
  <w:style w:type="paragraph" w:styleId="Heading1">
    <w:name w:val="heading 1"/>
    <w:basedOn w:val="Normal"/>
    <w:next w:val="Normal"/>
    <w:link w:val="Heading1Char"/>
    <w:uiPriority w:val="9"/>
    <w:qFormat/>
    <w:rsid w:val="005A781D"/>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17110C"/>
    <w:pPr>
      <w:keepNext/>
      <w:keepLines/>
      <w:numPr>
        <w:ilvl w:val="1"/>
        <w:numId w:val="1"/>
      </w:numPr>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17110C"/>
    <w:pPr>
      <w:numPr>
        <w:ilvl w:val="2"/>
        <w:numId w:val="1"/>
      </w:numPr>
      <w:spacing w:before="120" w:after="120"/>
      <w:ind w:left="1170" w:hanging="810"/>
      <w:contextualSpacing/>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7110C"/>
    <w:pPr>
      <w:keepNext/>
      <w:keepLines/>
      <w:spacing w:before="200" w:after="0"/>
      <w:ind w:left="864" w:hanging="324"/>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semiHidden/>
    <w:unhideWhenUsed/>
    <w:qFormat/>
    <w:rsid w:val="0017110C"/>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110C"/>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110C"/>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110C"/>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110C"/>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B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15BB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15BB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515BB6"/>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515B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BB6"/>
    <w:rPr>
      <w:rFonts w:ascii="Tahoma" w:hAnsi="Tahoma" w:cs="Tahoma"/>
      <w:sz w:val="16"/>
      <w:szCs w:val="16"/>
    </w:rPr>
  </w:style>
  <w:style w:type="character" w:customStyle="1" w:styleId="Heading1Char">
    <w:name w:val="Heading 1 Char"/>
    <w:basedOn w:val="DefaultParagraphFont"/>
    <w:link w:val="Heading1"/>
    <w:uiPriority w:val="9"/>
    <w:rsid w:val="005A781D"/>
    <w:rPr>
      <w:rFonts w:asciiTheme="majorHAnsi" w:eastAsiaTheme="majorEastAsia" w:hAnsiTheme="majorHAnsi" w:cstheme="majorBidi"/>
      <w:b/>
      <w:bCs/>
      <w:color w:val="365F91" w:themeColor="accent1" w:themeShade="BF"/>
      <w:sz w:val="36"/>
      <w:szCs w:val="36"/>
    </w:rPr>
  </w:style>
  <w:style w:type="paragraph" w:customStyle="1" w:styleId="BodyText1">
    <w:name w:val="Body Text 1"/>
    <w:basedOn w:val="BodyText2"/>
    <w:rsid w:val="00515BB6"/>
    <w:pPr>
      <w:spacing w:line="240" w:lineRule="auto"/>
    </w:pPr>
    <w:rPr>
      <w:rFonts w:eastAsia="Times New Roman"/>
    </w:rPr>
  </w:style>
  <w:style w:type="paragraph" w:customStyle="1" w:styleId="TableHeading">
    <w:name w:val="Table Heading"/>
    <w:basedOn w:val="BodyText2"/>
    <w:rsid w:val="00515BB6"/>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515BB6"/>
    <w:pPr>
      <w:spacing w:after="120" w:line="480" w:lineRule="auto"/>
    </w:pPr>
  </w:style>
  <w:style w:type="character" w:customStyle="1" w:styleId="BodyText2Char">
    <w:name w:val="Body Text 2 Char"/>
    <w:basedOn w:val="DefaultParagraphFont"/>
    <w:link w:val="BodyText2"/>
    <w:uiPriority w:val="99"/>
    <w:semiHidden/>
    <w:rsid w:val="00515BB6"/>
  </w:style>
  <w:style w:type="paragraph" w:styleId="Header">
    <w:name w:val="header"/>
    <w:basedOn w:val="Normal"/>
    <w:link w:val="HeaderChar"/>
    <w:uiPriority w:val="99"/>
    <w:unhideWhenUsed/>
    <w:rsid w:val="00515B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BB6"/>
  </w:style>
  <w:style w:type="paragraph" w:styleId="Footer">
    <w:name w:val="footer"/>
    <w:basedOn w:val="Normal"/>
    <w:link w:val="FooterChar"/>
    <w:uiPriority w:val="99"/>
    <w:unhideWhenUsed/>
    <w:rsid w:val="0051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BB6"/>
  </w:style>
  <w:style w:type="character" w:styleId="PageNumber">
    <w:name w:val="page number"/>
    <w:basedOn w:val="DefaultParagraphFont"/>
    <w:rsid w:val="00515BB6"/>
  </w:style>
  <w:style w:type="paragraph" w:styleId="TOCHeading">
    <w:name w:val="TOC Heading"/>
    <w:basedOn w:val="Heading1"/>
    <w:next w:val="Normal"/>
    <w:uiPriority w:val="39"/>
    <w:unhideWhenUsed/>
    <w:qFormat/>
    <w:rsid w:val="00515BB6"/>
    <w:pPr>
      <w:outlineLvl w:val="9"/>
    </w:pPr>
    <w:rPr>
      <w:sz w:val="28"/>
      <w:szCs w:val="28"/>
      <w:lang w:eastAsia="ja-JP"/>
    </w:rPr>
  </w:style>
  <w:style w:type="paragraph" w:styleId="TOC1">
    <w:name w:val="toc 1"/>
    <w:basedOn w:val="Normal"/>
    <w:next w:val="Normal"/>
    <w:autoRedefine/>
    <w:uiPriority w:val="39"/>
    <w:unhideWhenUsed/>
    <w:rsid w:val="00515BB6"/>
    <w:pPr>
      <w:spacing w:after="100"/>
    </w:pPr>
  </w:style>
  <w:style w:type="character" w:styleId="Hyperlink">
    <w:name w:val="Hyperlink"/>
    <w:basedOn w:val="DefaultParagraphFont"/>
    <w:uiPriority w:val="99"/>
    <w:unhideWhenUsed/>
    <w:rsid w:val="00515BB6"/>
    <w:rPr>
      <w:color w:val="0000FF" w:themeColor="hyperlink"/>
      <w:u w:val="single"/>
    </w:rPr>
  </w:style>
  <w:style w:type="character" w:customStyle="1" w:styleId="Heading2Char">
    <w:name w:val="Heading 2 Char"/>
    <w:basedOn w:val="DefaultParagraphFont"/>
    <w:link w:val="Heading2"/>
    <w:uiPriority w:val="9"/>
    <w:rsid w:val="0017110C"/>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17110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7110C"/>
    <w:rPr>
      <w:rFonts w:asciiTheme="majorHAnsi" w:eastAsiaTheme="majorEastAsia" w:hAnsiTheme="majorHAnsi" w:cstheme="majorBidi"/>
      <w:bCs/>
      <w:i/>
      <w:iCs/>
      <w:sz w:val="24"/>
      <w:szCs w:val="24"/>
    </w:rPr>
  </w:style>
  <w:style w:type="character" w:customStyle="1" w:styleId="Heading5Char">
    <w:name w:val="Heading 5 Char"/>
    <w:basedOn w:val="DefaultParagraphFont"/>
    <w:link w:val="Heading5"/>
    <w:uiPriority w:val="9"/>
    <w:semiHidden/>
    <w:rsid w:val="0017110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7110C"/>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7110C"/>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7110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110C"/>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7110C"/>
    <w:pPr>
      <w:ind w:left="720"/>
      <w:contextualSpacing/>
    </w:pPr>
  </w:style>
  <w:style w:type="table" w:styleId="LightShading-Accent1">
    <w:name w:val="Light Shading Accent 1"/>
    <w:basedOn w:val="TableNormal"/>
    <w:uiPriority w:val="60"/>
    <w:rsid w:val="001711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2">
    <w:name w:val="toc 2"/>
    <w:basedOn w:val="Normal"/>
    <w:next w:val="Normal"/>
    <w:autoRedefine/>
    <w:uiPriority w:val="39"/>
    <w:unhideWhenUsed/>
    <w:rsid w:val="001670D1"/>
    <w:pPr>
      <w:spacing w:after="100"/>
      <w:ind w:left="240"/>
    </w:pPr>
  </w:style>
  <w:style w:type="paragraph" w:styleId="TOC3">
    <w:name w:val="toc 3"/>
    <w:basedOn w:val="Normal"/>
    <w:next w:val="Normal"/>
    <w:autoRedefine/>
    <w:uiPriority w:val="39"/>
    <w:unhideWhenUsed/>
    <w:rsid w:val="001670D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039758">
      <w:bodyDiv w:val="1"/>
      <w:marLeft w:val="0"/>
      <w:marRight w:val="0"/>
      <w:marTop w:val="0"/>
      <w:marBottom w:val="0"/>
      <w:divBdr>
        <w:top w:val="none" w:sz="0" w:space="0" w:color="auto"/>
        <w:left w:val="none" w:sz="0" w:space="0" w:color="auto"/>
        <w:bottom w:val="none" w:sz="0" w:space="0" w:color="auto"/>
        <w:right w:val="none" w:sz="0" w:space="0" w:color="auto"/>
      </w:divBdr>
    </w:div>
    <w:div w:id="1081175908">
      <w:bodyDiv w:val="1"/>
      <w:marLeft w:val="0"/>
      <w:marRight w:val="0"/>
      <w:marTop w:val="0"/>
      <w:marBottom w:val="0"/>
      <w:divBdr>
        <w:top w:val="none" w:sz="0" w:space="0" w:color="auto"/>
        <w:left w:val="none" w:sz="0" w:space="0" w:color="auto"/>
        <w:bottom w:val="none" w:sz="0" w:space="0" w:color="auto"/>
        <w:right w:val="none" w:sz="0" w:space="0" w:color="auto"/>
      </w:divBdr>
    </w:div>
    <w:div w:id="1669864052">
      <w:bodyDiv w:val="1"/>
      <w:marLeft w:val="0"/>
      <w:marRight w:val="0"/>
      <w:marTop w:val="0"/>
      <w:marBottom w:val="0"/>
      <w:divBdr>
        <w:top w:val="none" w:sz="0" w:space="0" w:color="auto"/>
        <w:left w:val="none" w:sz="0" w:space="0" w:color="auto"/>
        <w:bottom w:val="none" w:sz="0" w:space="0" w:color="auto"/>
        <w:right w:val="none" w:sz="0" w:space="0" w:color="auto"/>
      </w:divBdr>
    </w:div>
    <w:div w:id="19326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yperlink" Target="UAH%20Fit%20Vault%20Sofware%20Requirements.docx" TargetMode="External"/><Relationship Id="rId16" Type="http://schemas.openxmlformats.org/officeDocument/2006/relationships/image" Target="media/image2.pn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B28FC2-DFC5-C94E-80B3-84A22C710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35</Pages>
  <Words>5703</Words>
  <Characters>32509</Characters>
  <Application>Microsoft Macintosh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UAH Fit Vault Software Design Specification</vt:lpstr>
    </vt:vector>
  </TitlesOfParts>
  <Company>COLSA Corporation</Company>
  <LinksUpToDate>false</LinksUpToDate>
  <CharactersWithSpaces>38136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Design Specification</dc:title>
  <dc:subject>CPE 656/658 Software Studio</dc:subject>
  <dc:creator>Jimmy Duggan</dc:creator>
  <cp:lastModifiedBy>Timothy Wilkins</cp:lastModifiedBy>
  <cp:revision>38</cp:revision>
  <dcterms:created xsi:type="dcterms:W3CDTF">2015-10-11T22:13:00Z</dcterms:created>
  <dcterms:modified xsi:type="dcterms:W3CDTF">2015-11-23T03:05:00Z</dcterms:modified>
</cp:coreProperties>
</file>