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9900AF"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9900AF"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Glen L. Riden</w:t>
                </w:r>
              </w:p>
              <w:p w:rsidR="00515BB6" w:rsidRDefault="00515BB6" w:rsidP="0017110C">
                <w:r w:rsidRPr="00515BB6">
                  <w:t>James J. Duggan IV</w:t>
                </w:r>
              </w:p>
            </w:tc>
          </w:tr>
        </w:tbl>
        <w:p w:rsidR="00515BB6" w:rsidRDefault="009900AF"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54591F" w:rsidRDefault="0054591F" w:rsidP="0017110C">
                      <w:pPr>
                        <w:pStyle w:val="Subtitle"/>
                      </w:pPr>
                      <w:r>
                        <w:t>12/4/2015</w:t>
                      </w:r>
                    </w:p>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0" w:name="_Toc431750915"/>
      <w:bookmarkStart w:id="1" w:name="_Toc431762509"/>
      <w:bookmarkStart w:id="2" w:name="_Toc436791590"/>
      <w:r w:rsidRPr="00515BB6">
        <w:lastRenderedPageBreak/>
        <w:t>Revision History</w:t>
      </w:r>
      <w:bookmarkEnd w:id="0"/>
      <w:bookmarkEnd w:id="1"/>
      <w:bookmarkEnd w:id="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Added detailed design for SelectDataController and SelectActivityController.  Added detailed design for Activity Model and ActivityType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Added several new enumerations.  Added detailed design for all the various system user objects.  Added experiment object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G. Riden</w:t>
            </w:r>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r w:rsidR="00881C36" w:rsidTr="00515BB6">
        <w:tc>
          <w:tcPr>
            <w:tcW w:w="144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lastRenderedPageBreak/>
              <w:t>0.12</w:t>
            </w:r>
          </w:p>
        </w:tc>
        <w:tc>
          <w:tcPr>
            <w:tcW w:w="162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Updated database schema to add new data type field to PatientData table.  Removed unnecessary timestamp fields from tables.</w:t>
            </w:r>
            <w:r w:rsidR="003C3B4F">
              <w:t xml:space="preserve">  Added initial version of data repository class.</w:t>
            </w:r>
          </w:p>
        </w:tc>
        <w:tc>
          <w:tcPr>
            <w:tcW w:w="1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J. Duggan</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0.13</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Added patient feature information and detailed design.</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W. Sisulak</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Updated activity list per customer request.</w:t>
            </w:r>
            <w:r w:rsidR="004F5541">
              <w:t xml:space="preserve">  Added export feature and added new functions for handling exports to the patient, physician, and experiment controllers.</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J. Duggan</w:t>
            </w:r>
          </w:p>
          <w:p w:rsidR="00E82D63" w:rsidRDefault="00E82D63" w:rsidP="0017110C">
            <w:pPr>
              <w:pStyle w:val="BodyText1"/>
            </w:pPr>
            <w:r>
              <w:t>G. Riden</w:t>
            </w:r>
          </w:p>
        </w:tc>
      </w:tr>
      <w:tr w:rsidR="001252A8" w:rsidTr="00515BB6">
        <w:tc>
          <w:tcPr>
            <w:tcW w:w="144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Added data dictionary for user inputted information.</w:t>
            </w:r>
          </w:p>
        </w:tc>
        <w:tc>
          <w:tcPr>
            <w:tcW w:w="179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W. Sisulak</w:t>
            </w:r>
          </w:p>
        </w:tc>
      </w:tr>
      <w:tr w:rsidR="00F15F5C" w:rsidTr="00515BB6">
        <w:tc>
          <w:tcPr>
            <w:tcW w:w="144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12/4/15</w:t>
            </w:r>
          </w:p>
        </w:tc>
        <w:tc>
          <w:tcPr>
            <w:tcW w:w="379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Updated SQL repository class with remaining data functions.</w:t>
            </w:r>
          </w:p>
        </w:tc>
        <w:tc>
          <w:tcPr>
            <w:tcW w:w="179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J. Duggan</w:t>
            </w:r>
          </w:p>
        </w:tc>
      </w:tr>
      <w:tr w:rsidR="00957BA5" w:rsidTr="00515BB6">
        <w:trPr>
          <w:ins w:id="3" w:author="Glen" w:date="2015-12-06T21:28:00Z"/>
        </w:trPr>
        <w:tc>
          <w:tcPr>
            <w:tcW w:w="1440" w:type="dxa"/>
            <w:tcBorders>
              <w:top w:val="single" w:sz="4" w:space="0" w:color="auto"/>
              <w:left w:val="single" w:sz="4" w:space="0" w:color="auto"/>
              <w:bottom w:val="single" w:sz="4" w:space="0" w:color="auto"/>
              <w:right w:val="single" w:sz="4" w:space="0" w:color="auto"/>
            </w:tcBorders>
          </w:tcPr>
          <w:p w:rsidR="00957BA5" w:rsidRDefault="00957BA5" w:rsidP="0017110C">
            <w:pPr>
              <w:pStyle w:val="BodyText1"/>
              <w:rPr>
                <w:ins w:id="4" w:author="Glen" w:date="2015-12-06T21:28:00Z"/>
              </w:rPr>
            </w:pPr>
            <w:ins w:id="5" w:author="Glen" w:date="2015-12-06T21:28:00Z">
              <w:r>
                <w:t>0.17</w:t>
              </w:r>
            </w:ins>
          </w:p>
        </w:tc>
        <w:tc>
          <w:tcPr>
            <w:tcW w:w="1620" w:type="dxa"/>
            <w:tcBorders>
              <w:top w:val="single" w:sz="4" w:space="0" w:color="auto"/>
              <w:left w:val="single" w:sz="4" w:space="0" w:color="auto"/>
              <w:bottom w:val="single" w:sz="4" w:space="0" w:color="auto"/>
              <w:right w:val="single" w:sz="4" w:space="0" w:color="auto"/>
            </w:tcBorders>
          </w:tcPr>
          <w:p w:rsidR="00957BA5" w:rsidRDefault="00957BA5" w:rsidP="0017110C">
            <w:pPr>
              <w:pStyle w:val="BodyText1"/>
              <w:rPr>
                <w:ins w:id="6" w:author="Glen" w:date="2015-12-06T21:28:00Z"/>
              </w:rPr>
            </w:pPr>
            <w:ins w:id="7" w:author="Glen" w:date="2015-12-06T21:29:00Z">
              <w:r>
                <w:t>12/6/15</w:t>
              </w:r>
            </w:ins>
          </w:p>
        </w:tc>
        <w:tc>
          <w:tcPr>
            <w:tcW w:w="3790" w:type="dxa"/>
            <w:tcBorders>
              <w:top w:val="single" w:sz="4" w:space="0" w:color="auto"/>
              <w:left w:val="single" w:sz="4" w:space="0" w:color="auto"/>
              <w:bottom w:val="single" w:sz="4" w:space="0" w:color="auto"/>
              <w:right w:val="single" w:sz="4" w:space="0" w:color="auto"/>
            </w:tcBorders>
          </w:tcPr>
          <w:p w:rsidR="00957BA5" w:rsidRDefault="00957BA5" w:rsidP="0017110C">
            <w:pPr>
              <w:pStyle w:val="BodyText1"/>
              <w:rPr>
                <w:ins w:id="8" w:author="Glen" w:date="2015-12-06T21:28:00Z"/>
              </w:rPr>
            </w:pPr>
            <w:ins w:id="9" w:author="Glen" w:date="2015-12-06T21:29:00Z">
              <w:r>
                <w:t>Adding references to prototypes.</w:t>
              </w:r>
            </w:ins>
            <w:bookmarkStart w:id="10" w:name="_GoBack"/>
            <w:bookmarkEnd w:id="10"/>
          </w:p>
        </w:tc>
        <w:tc>
          <w:tcPr>
            <w:tcW w:w="1790" w:type="dxa"/>
            <w:tcBorders>
              <w:top w:val="single" w:sz="4" w:space="0" w:color="auto"/>
              <w:left w:val="single" w:sz="4" w:space="0" w:color="auto"/>
              <w:bottom w:val="single" w:sz="4" w:space="0" w:color="auto"/>
              <w:right w:val="single" w:sz="4" w:space="0" w:color="auto"/>
            </w:tcBorders>
          </w:tcPr>
          <w:p w:rsidR="00957BA5" w:rsidRDefault="00957BA5" w:rsidP="0017110C">
            <w:pPr>
              <w:pStyle w:val="BodyText1"/>
              <w:rPr>
                <w:ins w:id="11" w:author="Glen" w:date="2015-12-06T21:28:00Z"/>
              </w:rPr>
            </w:pPr>
            <w:ins w:id="12" w:author="Glen" w:date="2015-12-06T21:29:00Z">
              <w:r>
                <w:t>G. Riden</w:t>
              </w:r>
            </w:ins>
          </w:p>
        </w:tc>
      </w:tr>
    </w:tbl>
    <w:p w:rsidR="00881C36" w:rsidRDefault="00881C36" w:rsidP="00D7622F">
      <w:pPr>
        <w:rPr>
          <w:b/>
          <w:bCs/>
        </w:rPr>
      </w:pPr>
    </w:p>
    <w:sdt>
      <w:sdtPr>
        <w:rPr>
          <w:b/>
          <w:bCs/>
        </w:rPr>
        <w:id w:val="1079721431"/>
        <w:docPartObj>
          <w:docPartGallery w:val="Table of Contents"/>
          <w:docPartUnique/>
        </w:docPartObj>
      </w:sdtPr>
      <w:sdtEndPr>
        <w:rPr>
          <w:b w:val="0"/>
          <w:bCs w:val="0"/>
          <w:noProof/>
        </w:rPr>
      </w:sdtEndPr>
      <w:sdtContent>
        <w:p w:rsidR="00881C36" w:rsidRDefault="00881C36" w:rsidP="00D7622F">
          <w:pPr>
            <w:rPr>
              <w:b/>
              <w:bCs/>
            </w:rPr>
          </w:pPr>
        </w:p>
        <w:p w:rsidR="00881C36" w:rsidRDefault="00881C36">
          <w:pPr>
            <w:rPr>
              <w:b/>
              <w:bCs/>
            </w:rPr>
          </w:pPr>
          <w:r>
            <w:rPr>
              <w:b/>
              <w:bCs/>
            </w:rPr>
            <w:br w:type="page"/>
          </w:r>
        </w:p>
        <w:p w:rsidR="00515BB6" w:rsidRPr="00515BB6" w:rsidRDefault="00515BB6" w:rsidP="00D7622F">
          <w:pPr>
            <w:rPr>
              <w:rStyle w:val="Heading1Char"/>
            </w:rPr>
          </w:pPr>
          <w:bookmarkStart w:id="13" w:name="_Toc436791591"/>
          <w:r w:rsidRPr="00515BB6">
            <w:rPr>
              <w:rStyle w:val="Heading1Char"/>
            </w:rPr>
            <w:lastRenderedPageBreak/>
            <w:t>Table of Contents</w:t>
          </w:r>
          <w:bookmarkEnd w:id="13"/>
        </w:p>
        <w:p w:rsidR="001252A8" w:rsidRDefault="00432BB9">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791590" w:history="1">
            <w:r w:rsidR="001252A8" w:rsidRPr="00DE2714">
              <w:rPr>
                <w:rStyle w:val="Hyperlink"/>
                <w:noProof/>
              </w:rPr>
              <w:t>Revision History</w:t>
            </w:r>
            <w:r w:rsidR="001252A8">
              <w:rPr>
                <w:noProof/>
                <w:webHidden/>
              </w:rPr>
              <w:tab/>
            </w:r>
            <w:r w:rsidR="001252A8">
              <w:rPr>
                <w:noProof/>
                <w:webHidden/>
              </w:rPr>
              <w:fldChar w:fldCharType="begin"/>
            </w:r>
            <w:r w:rsidR="001252A8">
              <w:rPr>
                <w:noProof/>
                <w:webHidden/>
              </w:rPr>
              <w:instrText xml:space="preserve"> PAGEREF _Toc436791590 \h </w:instrText>
            </w:r>
            <w:r w:rsidR="001252A8">
              <w:rPr>
                <w:noProof/>
                <w:webHidden/>
              </w:rPr>
            </w:r>
            <w:r w:rsidR="001252A8">
              <w:rPr>
                <w:noProof/>
                <w:webHidden/>
              </w:rPr>
              <w:fldChar w:fldCharType="separate"/>
            </w:r>
            <w:r w:rsidR="001252A8">
              <w:rPr>
                <w:noProof/>
                <w:webHidden/>
              </w:rPr>
              <w:t>i</w:t>
            </w:r>
            <w:r w:rsidR="001252A8">
              <w:rPr>
                <w:noProof/>
                <w:webHidden/>
              </w:rPr>
              <w:fldChar w:fldCharType="end"/>
            </w:r>
          </w:hyperlink>
        </w:p>
        <w:p w:rsidR="001252A8" w:rsidRDefault="009900AF">
          <w:pPr>
            <w:pStyle w:val="TOC1"/>
            <w:tabs>
              <w:tab w:val="right" w:leader="dot" w:pos="9350"/>
            </w:tabs>
            <w:rPr>
              <w:rFonts w:asciiTheme="minorHAnsi" w:eastAsiaTheme="minorEastAsia" w:hAnsiTheme="minorHAnsi" w:cstheme="minorBidi"/>
              <w:noProof/>
              <w:sz w:val="22"/>
              <w:szCs w:val="22"/>
            </w:rPr>
          </w:pPr>
          <w:hyperlink w:anchor="_Toc436791591" w:history="1">
            <w:r w:rsidR="001252A8" w:rsidRPr="00DE2714">
              <w:rPr>
                <w:rStyle w:val="Hyperlink"/>
                <w:noProof/>
              </w:rPr>
              <w:t>Table of Contents</w:t>
            </w:r>
            <w:r w:rsidR="001252A8">
              <w:rPr>
                <w:noProof/>
                <w:webHidden/>
              </w:rPr>
              <w:tab/>
            </w:r>
            <w:r w:rsidR="001252A8">
              <w:rPr>
                <w:noProof/>
                <w:webHidden/>
              </w:rPr>
              <w:fldChar w:fldCharType="begin"/>
            </w:r>
            <w:r w:rsidR="001252A8">
              <w:rPr>
                <w:noProof/>
                <w:webHidden/>
              </w:rPr>
              <w:instrText xml:space="preserve"> PAGEREF _Toc436791591 \h </w:instrText>
            </w:r>
            <w:r w:rsidR="001252A8">
              <w:rPr>
                <w:noProof/>
                <w:webHidden/>
              </w:rPr>
            </w:r>
            <w:r w:rsidR="001252A8">
              <w:rPr>
                <w:noProof/>
                <w:webHidden/>
              </w:rPr>
              <w:fldChar w:fldCharType="separate"/>
            </w:r>
            <w:r w:rsidR="001252A8">
              <w:rPr>
                <w:noProof/>
                <w:webHidden/>
              </w:rPr>
              <w:t>iii</w:t>
            </w:r>
            <w:r w:rsidR="001252A8">
              <w:rPr>
                <w:noProof/>
                <w:webHidden/>
              </w:rPr>
              <w:fldChar w:fldCharType="end"/>
            </w:r>
          </w:hyperlink>
        </w:p>
        <w:p w:rsidR="001252A8" w:rsidRDefault="009900AF">
          <w:pPr>
            <w:pStyle w:val="TOC1"/>
            <w:tabs>
              <w:tab w:val="left" w:pos="480"/>
              <w:tab w:val="right" w:leader="dot" w:pos="9350"/>
            </w:tabs>
            <w:rPr>
              <w:rFonts w:asciiTheme="minorHAnsi" w:eastAsiaTheme="minorEastAsia" w:hAnsiTheme="minorHAnsi" w:cstheme="minorBidi"/>
              <w:noProof/>
              <w:sz w:val="22"/>
              <w:szCs w:val="22"/>
            </w:rPr>
          </w:pPr>
          <w:hyperlink w:anchor="_Toc436791592" w:history="1">
            <w:r w:rsidR="001252A8" w:rsidRPr="00DE2714">
              <w:rPr>
                <w:rStyle w:val="Hyperlink"/>
                <w:noProof/>
              </w:rPr>
              <w:t>1</w:t>
            </w:r>
            <w:r w:rsidR="001252A8">
              <w:rPr>
                <w:rFonts w:asciiTheme="minorHAnsi" w:eastAsiaTheme="minorEastAsia" w:hAnsiTheme="minorHAnsi" w:cstheme="minorBidi"/>
                <w:noProof/>
                <w:sz w:val="22"/>
                <w:szCs w:val="22"/>
              </w:rPr>
              <w:tab/>
            </w:r>
            <w:r w:rsidR="001252A8" w:rsidRPr="00DE2714">
              <w:rPr>
                <w:rStyle w:val="Hyperlink"/>
                <w:noProof/>
              </w:rPr>
              <w:t>Introduction</w:t>
            </w:r>
            <w:r w:rsidR="001252A8">
              <w:rPr>
                <w:noProof/>
                <w:webHidden/>
              </w:rPr>
              <w:tab/>
            </w:r>
            <w:r w:rsidR="001252A8">
              <w:rPr>
                <w:noProof/>
                <w:webHidden/>
              </w:rPr>
              <w:fldChar w:fldCharType="begin"/>
            </w:r>
            <w:r w:rsidR="001252A8">
              <w:rPr>
                <w:noProof/>
                <w:webHidden/>
              </w:rPr>
              <w:instrText xml:space="preserve"> PAGEREF _Toc436791592 \h </w:instrText>
            </w:r>
            <w:r w:rsidR="001252A8">
              <w:rPr>
                <w:noProof/>
                <w:webHidden/>
              </w:rPr>
            </w:r>
            <w:r w:rsidR="001252A8">
              <w:rPr>
                <w:noProof/>
                <w:webHidden/>
              </w:rPr>
              <w:fldChar w:fldCharType="separate"/>
            </w:r>
            <w:r w:rsidR="001252A8">
              <w:rPr>
                <w:noProof/>
                <w:webHidden/>
              </w:rPr>
              <w:t>1</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593" w:history="1">
            <w:r w:rsidR="001252A8" w:rsidRPr="00DE2714">
              <w:rPr>
                <w:rStyle w:val="Hyperlink"/>
                <w:noProof/>
              </w:rPr>
              <w:t>1.1</w:t>
            </w:r>
            <w:r w:rsidR="001252A8">
              <w:rPr>
                <w:rFonts w:asciiTheme="minorHAnsi" w:eastAsiaTheme="minorEastAsia" w:hAnsiTheme="minorHAnsi" w:cstheme="minorBidi"/>
                <w:noProof/>
                <w:sz w:val="22"/>
                <w:szCs w:val="22"/>
              </w:rPr>
              <w:tab/>
            </w:r>
            <w:r w:rsidR="001252A8" w:rsidRPr="00DE2714">
              <w:rPr>
                <w:rStyle w:val="Hyperlink"/>
                <w:noProof/>
              </w:rPr>
              <w:t>Purpose</w:t>
            </w:r>
            <w:r w:rsidR="001252A8">
              <w:rPr>
                <w:noProof/>
                <w:webHidden/>
              </w:rPr>
              <w:tab/>
            </w:r>
            <w:r w:rsidR="001252A8">
              <w:rPr>
                <w:noProof/>
                <w:webHidden/>
              </w:rPr>
              <w:fldChar w:fldCharType="begin"/>
            </w:r>
            <w:r w:rsidR="001252A8">
              <w:rPr>
                <w:noProof/>
                <w:webHidden/>
              </w:rPr>
              <w:instrText xml:space="preserve"> PAGEREF _Toc436791593 \h </w:instrText>
            </w:r>
            <w:r w:rsidR="001252A8">
              <w:rPr>
                <w:noProof/>
                <w:webHidden/>
              </w:rPr>
            </w:r>
            <w:r w:rsidR="001252A8">
              <w:rPr>
                <w:noProof/>
                <w:webHidden/>
              </w:rPr>
              <w:fldChar w:fldCharType="separate"/>
            </w:r>
            <w:r w:rsidR="001252A8">
              <w:rPr>
                <w:noProof/>
                <w:webHidden/>
              </w:rPr>
              <w:t>1</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594" w:history="1">
            <w:r w:rsidR="001252A8" w:rsidRPr="00DE2714">
              <w:rPr>
                <w:rStyle w:val="Hyperlink"/>
                <w:noProof/>
              </w:rPr>
              <w:t>1.1</w:t>
            </w:r>
            <w:r w:rsidR="001252A8">
              <w:rPr>
                <w:rFonts w:asciiTheme="minorHAnsi" w:eastAsiaTheme="minorEastAsia" w:hAnsiTheme="minorHAnsi" w:cstheme="minorBidi"/>
                <w:noProof/>
                <w:sz w:val="22"/>
                <w:szCs w:val="22"/>
              </w:rPr>
              <w:tab/>
            </w:r>
            <w:r w:rsidR="001252A8" w:rsidRPr="00DE2714">
              <w:rPr>
                <w:rStyle w:val="Hyperlink"/>
                <w:noProof/>
              </w:rPr>
              <w:t>Scope</w:t>
            </w:r>
            <w:r w:rsidR="001252A8">
              <w:rPr>
                <w:noProof/>
                <w:webHidden/>
              </w:rPr>
              <w:tab/>
            </w:r>
            <w:r w:rsidR="001252A8">
              <w:rPr>
                <w:noProof/>
                <w:webHidden/>
              </w:rPr>
              <w:fldChar w:fldCharType="begin"/>
            </w:r>
            <w:r w:rsidR="001252A8">
              <w:rPr>
                <w:noProof/>
                <w:webHidden/>
              </w:rPr>
              <w:instrText xml:space="preserve"> PAGEREF _Toc436791594 \h </w:instrText>
            </w:r>
            <w:r w:rsidR="001252A8">
              <w:rPr>
                <w:noProof/>
                <w:webHidden/>
              </w:rPr>
            </w:r>
            <w:r w:rsidR="001252A8">
              <w:rPr>
                <w:noProof/>
                <w:webHidden/>
              </w:rPr>
              <w:fldChar w:fldCharType="separate"/>
            </w:r>
            <w:r w:rsidR="001252A8">
              <w:rPr>
                <w:noProof/>
                <w:webHidden/>
              </w:rPr>
              <w:t>1</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595" w:history="1">
            <w:r w:rsidR="001252A8" w:rsidRPr="00DE2714">
              <w:rPr>
                <w:rStyle w:val="Hyperlink"/>
                <w:noProof/>
              </w:rPr>
              <w:t>1.2</w:t>
            </w:r>
            <w:r w:rsidR="001252A8">
              <w:rPr>
                <w:rFonts w:asciiTheme="minorHAnsi" w:eastAsiaTheme="minorEastAsia" w:hAnsiTheme="minorHAnsi" w:cstheme="minorBidi"/>
                <w:noProof/>
                <w:sz w:val="22"/>
                <w:szCs w:val="22"/>
              </w:rPr>
              <w:tab/>
            </w:r>
            <w:r w:rsidR="001252A8" w:rsidRPr="00DE2714">
              <w:rPr>
                <w:rStyle w:val="Hyperlink"/>
                <w:noProof/>
              </w:rPr>
              <w:t>Definitions, Acronyms, and Abbreviations</w:t>
            </w:r>
            <w:r w:rsidR="001252A8">
              <w:rPr>
                <w:noProof/>
                <w:webHidden/>
              </w:rPr>
              <w:tab/>
            </w:r>
            <w:r w:rsidR="001252A8">
              <w:rPr>
                <w:noProof/>
                <w:webHidden/>
              </w:rPr>
              <w:fldChar w:fldCharType="begin"/>
            </w:r>
            <w:r w:rsidR="001252A8">
              <w:rPr>
                <w:noProof/>
                <w:webHidden/>
              </w:rPr>
              <w:instrText xml:space="preserve"> PAGEREF _Toc436791595 \h </w:instrText>
            </w:r>
            <w:r w:rsidR="001252A8">
              <w:rPr>
                <w:noProof/>
                <w:webHidden/>
              </w:rPr>
            </w:r>
            <w:r w:rsidR="001252A8">
              <w:rPr>
                <w:noProof/>
                <w:webHidden/>
              </w:rPr>
              <w:fldChar w:fldCharType="separate"/>
            </w:r>
            <w:r w:rsidR="001252A8">
              <w:rPr>
                <w:noProof/>
                <w:webHidden/>
              </w:rPr>
              <w:t>2</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596" w:history="1">
            <w:r w:rsidR="001252A8" w:rsidRPr="00DE2714">
              <w:rPr>
                <w:rStyle w:val="Hyperlink"/>
                <w:noProof/>
              </w:rPr>
              <w:t>1.3</w:t>
            </w:r>
            <w:r w:rsidR="001252A8">
              <w:rPr>
                <w:rFonts w:asciiTheme="minorHAnsi" w:eastAsiaTheme="minorEastAsia" w:hAnsiTheme="minorHAnsi" w:cstheme="minorBidi"/>
                <w:noProof/>
                <w:sz w:val="22"/>
                <w:szCs w:val="22"/>
              </w:rPr>
              <w:tab/>
            </w:r>
            <w:r w:rsidR="001252A8" w:rsidRPr="00DE2714">
              <w:rPr>
                <w:rStyle w:val="Hyperlink"/>
                <w:noProof/>
              </w:rPr>
              <w:t>References</w:t>
            </w:r>
            <w:r w:rsidR="001252A8">
              <w:rPr>
                <w:noProof/>
                <w:webHidden/>
              </w:rPr>
              <w:tab/>
            </w:r>
            <w:r w:rsidR="001252A8">
              <w:rPr>
                <w:noProof/>
                <w:webHidden/>
              </w:rPr>
              <w:fldChar w:fldCharType="begin"/>
            </w:r>
            <w:r w:rsidR="001252A8">
              <w:rPr>
                <w:noProof/>
                <w:webHidden/>
              </w:rPr>
              <w:instrText xml:space="preserve"> PAGEREF _Toc436791596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597" w:history="1">
            <w:r w:rsidR="001252A8" w:rsidRPr="00DE2714">
              <w:rPr>
                <w:rStyle w:val="Hyperlink"/>
                <w:noProof/>
              </w:rPr>
              <w:t>1.4</w:t>
            </w:r>
            <w:r w:rsidR="001252A8">
              <w:rPr>
                <w:rFonts w:asciiTheme="minorHAnsi" w:eastAsiaTheme="minorEastAsia" w:hAnsiTheme="minorHAnsi" w:cstheme="minorBidi"/>
                <w:noProof/>
                <w:sz w:val="22"/>
                <w:szCs w:val="22"/>
              </w:rPr>
              <w:tab/>
            </w:r>
            <w:r w:rsidR="001252A8" w:rsidRPr="00DE2714">
              <w:rPr>
                <w:rStyle w:val="Hyperlink"/>
                <w:noProof/>
              </w:rPr>
              <w:t>Overview</w:t>
            </w:r>
            <w:r w:rsidR="001252A8">
              <w:rPr>
                <w:noProof/>
                <w:webHidden/>
              </w:rPr>
              <w:tab/>
            </w:r>
            <w:r w:rsidR="001252A8">
              <w:rPr>
                <w:noProof/>
                <w:webHidden/>
              </w:rPr>
              <w:fldChar w:fldCharType="begin"/>
            </w:r>
            <w:r w:rsidR="001252A8">
              <w:rPr>
                <w:noProof/>
                <w:webHidden/>
              </w:rPr>
              <w:instrText xml:space="preserve"> PAGEREF _Toc436791597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598" w:history="1">
            <w:r w:rsidR="001252A8" w:rsidRPr="00DE2714">
              <w:rPr>
                <w:rStyle w:val="Hyperlink"/>
                <w:noProof/>
              </w:rPr>
              <w:t>1.5</w:t>
            </w:r>
            <w:r w:rsidR="001252A8">
              <w:rPr>
                <w:rFonts w:asciiTheme="minorHAnsi" w:eastAsiaTheme="minorEastAsia" w:hAnsiTheme="minorHAnsi" w:cstheme="minorBidi"/>
                <w:noProof/>
                <w:sz w:val="22"/>
                <w:szCs w:val="22"/>
              </w:rPr>
              <w:tab/>
            </w:r>
            <w:r w:rsidR="001252A8" w:rsidRPr="00DE2714">
              <w:rPr>
                <w:rStyle w:val="Hyperlink"/>
                <w:noProof/>
              </w:rPr>
              <w:t>Application Framework</w:t>
            </w:r>
            <w:r w:rsidR="001252A8">
              <w:rPr>
                <w:noProof/>
                <w:webHidden/>
              </w:rPr>
              <w:tab/>
            </w:r>
            <w:r w:rsidR="001252A8">
              <w:rPr>
                <w:noProof/>
                <w:webHidden/>
              </w:rPr>
              <w:fldChar w:fldCharType="begin"/>
            </w:r>
            <w:r w:rsidR="001252A8">
              <w:rPr>
                <w:noProof/>
                <w:webHidden/>
              </w:rPr>
              <w:instrText xml:space="preserve"> PAGEREF _Toc436791598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9900AF">
          <w:pPr>
            <w:pStyle w:val="TOC1"/>
            <w:tabs>
              <w:tab w:val="left" w:pos="480"/>
              <w:tab w:val="right" w:leader="dot" w:pos="9350"/>
            </w:tabs>
            <w:rPr>
              <w:rFonts w:asciiTheme="minorHAnsi" w:eastAsiaTheme="minorEastAsia" w:hAnsiTheme="minorHAnsi" w:cstheme="minorBidi"/>
              <w:noProof/>
              <w:sz w:val="22"/>
              <w:szCs w:val="22"/>
            </w:rPr>
          </w:pPr>
          <w:hyperlink w:anchor="_Toc436791599" w:history="1">
            <w:r w:rsidR="001252A8" w:rsidRPr="00DE2714">
              <w:rPr>
                <w:rStyle w:val="Hyperlink"/>
                <w:noProof/>
              </w:rPr>
              <w:t>2</w:t>
            </w:r>
            <w:r w:rsidR="001252A8">
              <w:rPr>
                <w:rFonts w:asciiTheme="minorHAnsi" w:eastAsiaTheme="minorEastAsia" w:hAnsiTheme="minorHAnsi" w:cstheme="minorBidi"/>
                <w:noProof/>
                <w:sz w:val="22"/>
                <w:szCs w:val="22"/>
              </w:rPr>
              <w:tab/>
            </w:r>
            <w:r w:rsidR="001252A8" w:rsidRPr="00DE2714">
              <w:rPr>
                <w:rStyle w:val="Hyperlink"/>
                <w:noProof/>
              </w:rPr>
              <w:t>System Architecture Description</w:t>
            </w:r>
            <w:r w:rsidR="001252A8">
              <w:rPr>
                <w:noProof/>
                <w:webHidden/>
              </w:rPr>
              <w:tab/>
            </w:r>
            <w:r w:rsidR="001252A8">
              <w:rPr>
                <w:noProof/>
                <w:webHidden/>
              </w:rPr>
              <w:fldChar w:fldCharType="begin"/>
            </w:r>
            <w:r w:rsidR="001252A8">
              <w:rPr>
                <w:noProof/>
                <w:webHidden/>
              </w:rPr>
              <w:instrText xml:space="preserve"> PAGEREF _Toc436791599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600" w:history="1">
            <w:r w:rsidR="001252A8" w:rsidRPr="00DE2714">
              <w:rPr>
                <w:rStyle w:val="Hyperlink"/>
                <w:noProof/>
              </w:rPr>
              <w:t>2.1</w:t>
            </w:r>
            <w:r w:rsidR="001252A8">
              <w:rPr>
                <w:rFonts w:asciiTheme="minorHAnsi" w:eastAsiaTheme="minorEastAsia" w:hAnsiTheme="minorHAnsi" w:cstheme="minorBidi"/>
                <w:noProof/>
                <w:sz w:val="22"/>
                <w:szCs w:val="22"/>
              </w:rPr>
              <w:tab/>
            </w:r>
            <w:r w:rsidR="001252A8" w:rsidRPr="00DE2714">
              <w:rPr>
                <w:rStyle w:val="Hyperlink"/>
                <w:noProof/>
              </w:rPr>
              <w:t>Overview of Components</w:t>
            </w:r>
            <w:r w:rsidR="001252A8">
              <w:rPr>
                <w:noProof/>
                <w:webHidden/>
              </w:rPr>
              <w:tab/>
            </w:r>
            <w:r w:rsidR="001252A8">
              <w:rPr>
                <w:noProof/>
                <w:webHidden/>
              </w:rPr>
              <w:fldChar w:fldCharType="begin"/>
            </w:r>
            <w:r w:rsidR="001252A8">
              <w:rPr>
                <w:noProof/>
                <w:webHidden/>
              </w:rPr>
              <w:instrText xml:space="preserve"> PAGEREF _Toc436791600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601" w:history="1">
            <w:r w:rsidR="001252A8" w:rsidRPr="00DE2714">
              <w:rPr>
                <w:rStyle w:val="Hyperlink"/>
                <w:noProof/>
              </w:rPr>
              <w:t>2.2</w:t>
            </w:r>
            <w:r w:rsidR="001252A8">
              <w:rPr>
                <w:rFonts w:asciiTheme="minorHAnsi" w:eastAsiaTheme="minorEastAsia" w:hAnsiTheme="minorHAnsi" w:cstheme="minorBidi"/>
                <w:noProof/>
                <w:sz w:val="22"/>
                <w:szCs w:val="22"/>
              </w:rPr>
              <w:tab/>
            </w:r>
            <w:r w:rsidR="001252A8" w:rsidRPr="00DE2714">
              <w:rPr>
                <w:rStyle w:val="Hyperlink"/>
                <w:noProof/>
              </w:rPr>
              <w:t>Structure and Relationships</w:t>
            </w:r>
            <w:r w:rsidR="001252A8">
              <w:rPr>
                <w:noProof/>
                <w:webHidden/>
              </w:rPr>
              <w:tab/>
            </w:r>
            <w:r w:rsidR="001252A8">
              <w:rPr>
                <w:noProof/>
                <w:webHidden/>
              </w:rPr>
              <w:fldChar w:fldCharType="begin"/>
            </w:r>
            <w:r w:rsidR="001252A8">
              <w:rPr>
                <w:noProof/>
                <w:webHidden/>
              </w:rPr>
              <w:instrText xml:space="preserve"> PAGEREF _Toc436791601 \h </w:instrText>
            </w:r>
            <w:r w:rsidR="001252A8">
              <w:rPr>
                <w:noProof/>
                <w:webHidden/>
              </w:rPr>
            </w:r>
            <w:r w:rsidR="001252A8">
              <w:rPr>
                <w:noProof/>
                <w:webHidden/>
              </w:rPr>
              <w:fldChar w:fldCharType="separate"/>
            </w:r>
            <w:r w:rsidR="001252A8">
              <w:rPr>
                <w:noProof/>
                <w:webHidden/>
              </w:rPr>
              <w:t>5</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02" w:history="1">
            <w:r w:rsidR="001252A8" w:rsidRPr="00DE2714">
              <w:rPr>
                <w:rStyle w:val="Hyperlink"/>
                <w:noProof/>
              </w:rPr>
              <w:t>2.2.1</w:t>
            </w:r>
            <w:r w:rsidR="001252A8">
              <w:rPr>
                <w:rFonts w:asciiTheme="minorHAnsi" w:eastAsiaTheme="minorEastAsia" w:hAnsiTheme="minorHAnsi" w:cstheme="minorBidi"/>
                <w:noProof/>
                <w:sz w:val="22"/>
                <w:szCs w:val="22"/>
              </w:rPr>
              <w:tab/>
            </w:r>
            <w:r w:rsidR="001252A8" w:rsidRPr="00DE2714">
              <w:rPr>
                <w:rStyle w:val="Hyperlink"/>
                <w:noProof/>
              </w:rPr>
              <w:t>Data Ingestion</w:t>
            </w:r>
            <w:r w:rsidR="001252A8">
              <w:rPr>
                <w:noProof/>
                <w:webHidden/>
              </w:rPr>
              <w:tab/>
            </w:r>
            <w:r w:rsidR="001252A8">
              <w:rPr>
                <w:noProof/>
                <w:webHidden/>
              </w:rPr>
              <w:fldChar w:fldCharType="begin"/>
            </w:r>
            <w:r w:rsidR="001252A8">
              <w:rPr>
                <w:noProof/>
                <w:webHidden/>
              </w:rPr>
              <w:instrText xml:space="preserve"> PAGEREF _Toc436791602 \h </w:instrText>
            </w:r>
            <w:r w:rsidR="001252A8">
              <w:rPr>
                <w:noProof/>
                <w:webHidden/>
              </w:rPr>
            </w:r>
            <w:r w:rsidR="001252A8">
              <w:rPr>
                <w:noProof/>
                <w:webHidden/>
              </w:rPr>
              <w:fldChar w:fldCharType="separate"/>
            </w:r>
            <w:r w:rsidR="001252A8">
              <w:rPr>
                <w:noProof/>
                <w:webHidden/>
              </w:rPr>
              <w:t>5</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03" w:history="1">
            <w:r w:rsidR="001252A8" w:rsidRPr="00DE2714">
              <w:rPr>
                <w:rStyle w:val="Hyperlink"/>
                <w:noProof/>
              </w:rPr>
              <w:t>2.2.2</w:t>
            </w:r>
            <w:r w:rsidR="001252A8">
              <w:rPr>
                <w:rFonts w:asciiTheme="minorHAnsi" w:eastAsiaTheme="minorEastAsia" w:hAnsiTheme="minorHAnsi" w:cstheme="minorBidi"/>
                <w:noProof/>
                <w:sz w:val="22"/>
                <w:szCs w:val="22"/>
              </w:rPr>
              <w:tab/>
            </w:r>
            <w:r w:rsidR="001252A8" w:rsidRPr="00DE2714">
              <w:rPr>
                <w:rStyle w:val="Hyperlink"/>
                <w:noProof/>
              </w:rPr>
              <w:t>Administrator Tools</w:t>
            </w:r>
            <w:r w:rsidR="001252A8">
              <w:rPr>
                <w:noProof/>
                <w:webHidden/>
              </w:rPr>
              <w:tab/>
            </w:r>
            <w:r w:rsidR="001252A8">
              <w:rPr>
                <w:noProof/>
                <w:webHidden/>
              </w:rPr>
              <w:fldChar w:fldCharType="begin"/>
            </w:r>
            <w:r w:rsidR="001252A8">
              <w:rPr>
                <w:noProof/>
                <w:webHidden/>
              </w:rPr>
              <w:instrText xml:space="preserve"> PAGEREF _Toc436791603 \h </w:instrText>
            </w:r>
            <w:r w:rsidR="001252A8">
              <w:rPr>
                <w:noProof/>
                <w:webHidden/>
              </w:rPr>
            </w:r>
            <w:r w:rsidR="001252A8">
              <w:rPr>
                <w:noProof/>
                <w:webHidden/>
              </w:rPr>
              <w:fldChar w:fldCharType="separate"/>
            </w:r>
            <w:r w:rsidR="001252A8">
              <w:rPr>
                <w:noProof/>
                <w:webHidden/>
              </w:rPr>
              <w:t>6</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04" w:history="1">
            <w:r w:rsidR="001252A8" w:rsidRPr="00DE2714">
              <w:rPr>
                <w:rStyle w:val="Hyperlink"/>
                <w:noProof/>
              </w:rPr>
              <w:t>2.2.3</w:t>
            </w:r>
            <w:r w:rsidR="001252A8">
              <w:rPr>
                <w:rFonts w:asciiTheme="minorHAnsi" w:eastAsiaTheme="minorEastAsia" w:hAnsiTheme="minorHAnsi" w:cstheme="minorBidi"/>
                <w:noProof/>
                <w:sz w:val="22"/>
                <w:szCs w:val="22"/>
              </w:rPr>
              <w:tab/>
            </w:r>
            <w:r w:rsidR="001252A8" w:rsidRPr="00DE2714">
              <w:rPr>
                <w:rStyle w:val="Hyperlink"/>
                <w:noProof/>
              </w:rPr>
              <w:t>Account Management</w:t>
            </w:r>
            <w:r w:rsidR="001252A8">
              <w:rPr>
                <w:noProof/>
                <w:webHidden/>
              </w:rPr>
              <w:tab/>
            </w:r>
            <w:r w:rsidR="001252A8">
              <w:rPr>
                <w:noProof/>
                <w:webHidden/>
              </w:rPr>
              <w:fldChar w:fldCharType="begin"/>
            </w:r>
            <w:r w:rsidR="001252A8">
              <w:rPr>
                <w:noProof/>
                <w:webHidden/>
              </w:rPr>
              <w:instrText xml:space="preserve"> PAGEREF _Toc436791604 \h </w:instrText>
            </w:r>
            <w:r w:rsidR="001252A8">
              <w:rPr>
                <w:noProof/>
                <w:webHidden/>
              </w:rPr>
            </w:r>
            <w:r w:rsidR="001252A8">
              <w:rPr>
                <w:noProof/>
                <w:webHidden/>
              </w:rPr>
              <w:fldChar w:fldCharType="separate"/>
            </w:r>
            <w:r w:rsidR="001252A8">
              <w:rPr>
                <w:noProof/>
                <w:webHidden/>
              </w:rPr>
              <w:t>8</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05" w:history="1">
            <w:r w:rsidR="001252A8" w:rsidRPr="00DE2714">
              <w:rPr>
                <w:rStyle w:val="Hyperlink"/>
                <w:noProof/>
              </w:rPr>
              <w:t>2.2.4</w:t>
            </w:r>
            <w:r w:rsidR="001252A8">
              <w:rPr>
                <w:rFonts w:asciiTheme="minorHAnsi" w:eastAsiaTheme="minorEastAsia" w:hAnsiTheme="minorHAnsi" w:cstheme="minorBidi"/>
                <w:noProof/>
                <w:sz w:val="22"/>
                <w:szCs w:val="22"/>
              </w:rPr>
              <w:tab/>
            </w:r>
            <w:r w:rsidR="001252A8" w:rsidRPr="00DE2714">
              <w:rPr>
                <w:rStyle w:val="Hyperlink"/>
                <w:noProof/>
              </w:rPr>
              <w:t>Physician Actions</w:t>
            </w:r>
            <w:r w:rsidR="001252A8">
              <w:rPr>
                <w:noProof/>
                <w:webHidden/>
              </w:rPr>
              <w:tab/>
            </w:r>
            <w:r w:rsidR="001252A8">
              <w:rPr>
                <w:noProof/>
                <w:webHidden/>
              </w:rPr>
              <w:fldChar w:fldCharType="begin"/>
            </w:r>
            <w:r w:rsidR="001252A8">
              <w:rPr>
                <w:noProof/>
                <w:webHidden/>
              </w:rPr>
              <w:instrText xml:space="preserve"> PAGEREF _Toc436791605 \h </w:instrText>
            </w:r>
            <w:r w:rsidR="001252A8">
              <w:rPr>
                <w:noProof/>
                <w:webHidden/>
              </w:rPr>
            </w:r>
            <w:r w:rsidR="001252A8">
              <w:rPr>
                <w:noProof/>
                <w:webHidden/>
              </w:rPr>
              <w:fldChar w:fldCharType="separate"/>
            </w:r>
            <w:r w:rsidR="001252A8">
              <w:rPr>
                <w:noProof/>
                <w:webHidden/>
              </w:rPr>
              <w:t>11</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06" w:history="1">
            <w:r w:rsidR="001252A8" w:rsidRPr="00DE2714">
              <w:rPr>
                <w:rStyle w:val="Hyperlink"/>
                <w:noProof/>
              </w:rPr>
              <w:t>2.2.5</w:t>
            </w:r>
            <w:r w:rsidR="001252A8">
              <w:rPr>
                <w:rFonts w:asciiTheme="minorHAnsi" w:eastAsiaTheme="minorEastAsia" w:hAnsiTheme="minorHAnsi" w:cstheme="minorBidi"/>
                <w:noProof/>
                <w:sz w:val="22"/>
                <w:szCs w:val="22"/>
              </w:rPr>
              <w:tab/>
            </w:r>
            <w:r w:rsidR="001252A8" w:rsidRPr="00DE2714">
              <w:rPr>
                <w:rStyle w:val="Hyperlink"/>
                <w:noProof/>
              </w:rPr>
              <w:t>Experiment Tools</w:t>
            </w:r>
            <w:r w:rsidR="001252A8">
              <w:rPr>
                <w:noProof/>
                <w:webHidden/>
              </w:rPr>
              <w:tab/>
            </w:r>
            <w:r w:rsidR="001252A8">
              <w:rPr>
                <w:noProof/>
                <w:webHidden/>
              </w:rPr>
              <w:fldChar w:fldCharType="begin"/>
            </w:r>
            <w:r w:rsidR="001252A8">
              <w:rPr>
                <w:noProof/>
                <w:webHidden/>
              </w:rPr>
              <w:instrText xml:space="preserve"> PAGEREF _Toc436791606 \h </w:instrText>
            </w:r>
            <w:r w:rsidR="001252A8">
              <w:rPr>
                <w:noProof/>
                <w:webHidden/>
              </w:rPr>
            </w:r>
            <w:r w:rsidR="001252A8">
              <w:rPr>
                <w:noProof/>
                <w:webHidden/>
              </w:rPr>
              <w:fldChar w:fldCharType="separate"/>
            </w:r>
            <w:r w:rsidR="001252A8">
              <w:rPr>
                <w:noProof/>
                <w:webHidden/>
              </w:rPr>
              <w:t>13</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07" w:history="1">
            <w:r w:rsidR="001252A8" w:rsidRPr="00DE2714">
              <w:rPr>
                <w:rStyle w:val="Hyperlink"/>
                <w:noProof/>
              </w:rPr>
              <w:t>2.2.6</w:t>
            </w:r>
            <w:r w:rsidR="001252A8">
              <w:rPr>
                <w:rFonts w:asciiTheme="minorHAnsi" w:eastAsiaTheme="minorEastAsia" w:hAnsiTheme="minorHAnsi" w:cstheme="minorBidi"/>
                <w:noProof/>
                <w:sz w:val="22"/>
                <w:szCs w:val="22"/>
              </w:rPr>
              <w:tab/>
            </w:r>
            <w:r w:rsidR="001252A8" w:rsidRPr="00DE2714">
              <w:rPr>
                <w:rStyle w:val="Hyperlink"/>
                <w:noProof/>
              </w:rPr>
              <w:t>Patient Actions</w:t>
            </w:r>
            <w:r w:rsidR="001252A8">
              <w:rPr>
                <w:noProof/>
                <w:webHidden/>
              </w:rPr>
              <w:tab/>
            </w:r>
            <w:r w:rsidR="001252A8">
              <w:rPr>
                <w:noProof/>
                <w:webHidden/>
              </w:rPr>
              <w:fldChar w:fldCharType="begin"/>
            </w:r>
            <w:r w:rsidR="001252A8">
              <w:rPr>
                <w:noProof/>
                <w:webHidden/>
              </w:rPr>
              <w:instrText xml:space="preserve"> PAGEREF _Toc436791607 \h </w:instrText>
            </w:r>
            <w:r w:rsidR="001252A8">
              <w:rPr>
                <w:noProof/>
                <w:webHidden/>
              </w:rPr>
            </w:r>
            <w:r w:rsidR="001252A8">
              <w:rPr>
                <w:noProof/>
                <w:webHidden/>
              </w:rPr>
              <w:fldChar w:fldCharType="separate"/>
            </w:r>
            <w:r w:rsidR="001252A8">
              <w:rPr>
                <w:noProof/>
                <w:webHidden/>
              </w:rPr>
              <w:t>16</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08" w:history="1">
            <w:r w:rsidR="001252A8" w:rsidRPr="00DE2714">
              <w:rPr>
                <w:rStyle w:val="Hyperlink"/>
                <w:noProof/>
              </w:rPr>
              <w:t>2.2.7</w:t>
            </w:r>
            <w:r w:rsidR="001252A8">
              <w:rPr>
                <w:rFonts w:asciiTheme="minorHAnsi" w:eastAsiaTheme="minorEastAsia" w:hAnsiTheme="minorHAnsi" w:cstheme="minorBidi"/>
                <w:noProof/>
                <w:sz w:val="22"/>
                <w:szCs w:val="22"/>
              </w:rPr>
              <w:tab/>
            </w:r>
            <w:r w:rsidR="001252A8" w:rsidRPr="00DE2714">
              <w:rPr>
                <w:rStyle w:val="Hyperlink"/>
                <w:noProof/>
              </w:rPr>
              <w:t>Export Data</w:t>
            </w:r>
            <w:r w:rsidR="001252A8">
              <w:rPr>
                <w:noProof/>
                <w:webHidden/>
              </w:rPr>
              <w:tab/>
            </w:r>
            <w:r w:rsidR="001252A8">
              <w:rPr>
                <w:noProof/>
                <w:webHidden/>
              </w:rPr>
              <w:fldChar w:fldCharType="begin"/>
            </w:r>
            <w:r w:rsidR="001252A8">
              <w:rPr>
                <w:noProof/>
                <w:webHidden/>
              </w:rPr>
              <w:instrText xml:space="preserve"> PAGEREF _Toc436791608 \h </w:instrText>
            </w:r>
            <w:r w:rsidR="001252A8">
              <w:rPr>
                <w:noProof/>
                <w:webHidden/>
              </w:rPr>
            </w:r>
            <w:r w:rsidR="001252A8">
              <w:rPr>
                <w:noProof/>
                <w:webHidden/>
              </w:rPr>
              <w:fldChar w:fldCharType="separate"/>
            </w:r>
            <w:r w:rsidR="001252A8">
              <w:rPr>
                <w:noProof/>
                <w:webHidden/>
              </w:rPr>
              <w:t>17</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609" w:history="1">
            <w:r w:rsidR="001252A8" w:rsidRPr="00DE2714">
              <w:rPr>
                <w:rStyle w:val="Hyperlink"/>
                <w:noProof/>
              </w:rPr>
              <w:t>2.3</w:t>
            </w:r>
            <w:r w:rsidR="001252A8">
              <w:rPr>
                <w:rFonts w:asciiTheme="minorHAnsi" w:eastAsiaTheme="minorEastAsia" w:hAnsiTheme="minorHAnsi" w:cstheme="minorBidi"/>
                <w:noProof/>
                <w:sz w:val="22"/>
                <w:szCs w:val="22"/>
              </w:rPr>
              <w:tab/>
            </w:r>
            <w:r w:rsidR="001252A8" w:rsidRPr="00DE2714">
              <w:rPr>
                <w:rStyle w:val="Hyperlink"/>
                <w:noProof/>
              </w:rPr>
              <w:t>Database Schema</w:t>
            </w:r>
            <w:r w:rsidR="001252A8">
              <w:rPr>
                <w:noProof/>
                <w:webHidden/>
              </w:rPr>
              <w:tab/>
            </w:r>
            <w:r w:rsidR="001252A8">
              <w:rPr>
                <w:noProof/>
                <w:webHidden/>
              </w:rPr>
              <w:fldChar w:fldCharType="begin"/>
            </w:r>
            <w:r w:rsidR="001252A8">
              <w:rPr>
                <w:noProof/>
                <w:webHidden/>
              </w:rPr>
              <w:instrText xml:space="preserve"> PAGEREF _Toc436791609 \h </w:instrText>
            </w:r>
            <w:r w:rsidR="001252A8">
              <w:rPr>
                <w:noProof/>
                <w:webHidden/>
              </w:rPr>
            </w:r>
            <w:r w:rsidR="001252A8">
              <w:rPr>
                <w:noProof/>
                <w:webHidden/>
              </w:rPr>
              <w:fldChar w:fldCharType="separate"/>
            </w:r>
            <w:r w:rsidR="001252A8">
              <w:rPr>
                <w:noProof/>
                <w:webHidden/>
              </w:rPr>
              <w:t>19</w:t>
            </w:r>
            <w:r w:rsidR="001252A8">
              <w:rPr>
                <w:noProof/>
                <w:webHidden/>
              </w:rPr>
              <w:fldChar w:fldCharType="end"/>
            </w:r>
          </w:hyperlink>
        </w:p>
        <w:p w:rsidR="001252A8" w:rsidRDefault="009900AF">
          <w:pPr>
            <w:pStyle w:val="TOC1"/>
            <w:tabs>
              <w:tab w:val="left" w:pos="480"/>
              <w:tab w:val="right" w:leader="dot" w:pos="9350"/>
            </w:tabs>
            <w:rPr>
              <w:rFonts w:asciiTheme="minorHAnsi" w:eastAsiaTheme="minorEastAsia" w:hAnsiTheme="minorHAnsi" w:cstheme="minorBidi"/>
              <w:noProof/>
              <w:sz w:val="22"/>
              <w:szCs w:val="22"/>
            </w:rPr>
          </w:pPr>
          <w:hyperlink w:anchor="_Toc436791610" w:history="1">
            <w:r w:rsidR="001252A8" w:rsidRPr="00DE2714">
              <w:rPr>
                <w:rStyle w:val="Hyperlink"/>
                <w:noProof/>
              </w:rPr>
              <w:t>3</w:t>
            </w:r>
            <w:r w:rsidR="001252A8">
              <w:rPr>
                <w:rFonts w:asciiTheme="minorHAnsi" w:eastAsiaTheme="minorEastAsia" w:hAnsiTheme="minorHAnsi" w:cstheme="minorBidi"/>
                <w:noProof/>
                <w:sz w:val="22"/>
                <w:szCs w:val="22"/>
              </w:rPr>
              <w:tab/>
            </w:r>
            <w:r w:rsidR="001252A8" w:rsidRPr="00DE2714">
              <w:rPr>
                <w:rStyle w:val="Hyperlink"/>
                <w:noProof/>
              </w:rPr>
              <w:t>Detailed Description of Components</w:t>
            </w:r>
            <w:r w:rsidR="001252A8">
              <w:rPr>
                <w:noProof/>
                <w:webHidden/>
              </w:rPr>
              <w:tab/>
            </w:r>
            <w:r w:rsidR="001252A8">
              <w:rPr>
                <w:noProof/>
                <w:webHidden/>
              </w:rPr>
              <w:fldChar w:fldCharType="begin"/>
            </w:r>
            <w:r w:rsidR="001252A8">
              <w:rPr>
                <w:noProof/>
                <w:webHidden/>
              </w:rPr>
              <w:instrText xml:space="preserve"> PAGEREF _Toc436791610 \h </w:instrText>
            </w:r>
            <w:r w:rsidR="001252A8">
              <w:rPr>
                <w:noProof/>
                <w:webHidden/>
              </w:rPr>
            </w:r>
            <w:r w:rsidR="001252A8">
              <w:rPr>
                <w:noProof/>
                <w:webHidden/>
              </w:rPr>
              <w:fldChar w:fldCharType="separate"/>
            </w:r>
            <w:r w:rsidR="001252A8">
              <w:rPr>
                <w:noProof/>
                <w:webHidden/>
              </w:rPr>
              <w:t>20</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611" w:history="1">
            <w:r w:rsidR="001252A8" w:rsidRPr="00DE2714">
              <w:rPr>
                <w:rStyle w:val="Hyperlink"/>
                <w:noProof/>
              </w:rPr>
              <w:t>3.1</w:t>
            </w:r>
            <w:r w:rsidR="001252A8">
              <w:rPr>
                <w:rFonts w:asciiTheme="minorHAnsi" w:eastAsiaTheme="minorEastAsia" w:hAnsiTheme="minorHAnsi" w:cstheme="minorBidi"/>
                <w:noProof/>
                <w:sz w:val="22"/>
                <w:szCs w:val="22"/>
              </w:rPr>
              <w:tab/>
            </w:r>
            <w:r w:rsidR="001252A8" w:rsidRPr="00DE2714">
              <w:rPr>
                <w:rStyle w:val="Hyperlink"/>
                <w:noProof/>
              </w:rPr>
              <w:t>Presentation Layer Overview</w:t>
            </w:r>
            <w:r w:rsidR="001252A8">
              <w:rPr>
                <w:noProof/>
                <w:webHidden/>
              </w:rPr>
              <w:tab/>
            </w:r>
            <w:r w:rsidR="001252A8">
              <w:rPr>
                <w:noProof/>
                <w:webHidden/>
              </w:rPr>
              <w:fldChar w:fldCharType="begin"/>
            </w:r>
            <w:r w:rsidR="001252A8">
              <w:rPr>
                <w:noProof/>
                <w:webHidden/>
              </w:rPr>
              <w:instrText xml:space="preserve"> PAGEREF _Toc436791611 \h </w:instrText>
            </w:r>
            <w:r w:rsidR="001252A8">
              <w:rPr>
                <w:noProof/>
                <w:webHidden/>
              </w:rPr>
            </w:r>
            <w:r w:rsidR="001252A8">
              <w:rPr>
                <w:noProof/>
                <w:webHidden/>
              </w:rPr>
              <w:fldChar w:fldCharType="separate"/>
            </w:r>
            <w:r w:rsidR="001252A8">
              <w:rPr>
                <w:noProof/>
                <w:webHidden/>
              </w:rPr>
              <w:t>20</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12" w:history="1">
            <w:r w:rsidR="001252A8" w:rsidRPr="00DE2714">
              <w:rPr>
                <w:rStyle w:val="Hyperlink"/>
                <w:noProof/>
              </w:rPr>
              <w:t>3.1.1</w:t>
            </w:r>
            <w:r w:rsidR="001252A8">
              <w:rPr>
                <w:rFonts w:asciiTheme="minorHAnsi" w:eastAsiaTheme="minorEastAsia" w:hAnsiTheme="minorHAnsi" w:cstheme="minorBidi"/>
                <w:noProof/>
                <w:sz w:val="22"/>
                <w:szCs w:val="22"/>
              </w:rPr>
              <w:tab/>
            </w:r>
            <w:r w:rsidR="001252A8" w:rsidRPr="00DE2714">
              <w:rPr>
                <w:rStyle w:val="Hyperlink"/>
                <w:noProof/>
              </w:rPr>
              <w:t>Controllers</w:t>
            </w:r>
            <w:r w:rsidR="001252A8">
              <w:rPr>
                <w:noProof/>
                <w:webHidden/>
              </w:rPr>
              <w:tab/>
            </w:r>
            <w:r w:rsidR="001252A8">
              <w:rPr>
                <w:noProof/>
                <w:webHidden/>
              </w:rPr>
              <w:fldChar w:fldCharType="begin"/>
            </w:r>
            <w:r w:rsidR="001252A8">
              <w:rPr>
                <w:noProof/>
                <w:webHidden/>
              </w:rPr>
              <w:instrText xml:space="preserve"> PAGEREF _Toc436791612 \h </w:instrText>
            </w:r>
            <w:r w:rsidR="001252A8">
              <w:rPr>
                <w:noProof/>
                <w:webHidden/>
              </w:rPr>
            </w:r>
            <w:r w:rsidR="001252A8">
              <w:rPr>
                <w:noProof/>
                <w:webHidden/>
              </w:rPr>
              <w:fldChar w:fldCharType="separate"/>
            </w:r>
            <w:r w:rsidR="001252A8">
              <w:rPr>
                <w:noProof/>
                <w:webHidden/>
              </w:rPr>
              <w:t>20</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613" w:history="1">
            <w:r w:rsidR="001252A8" w:rsidRPr="00DE2714">
              <w:rPr>
                <w:rStyle w:val="Hyperlink"/>
                <w:noProof/>
              </w:rPr>
              <w:t>3.2</w:t>
            </w:r>
            <w:r w:rsidR="001252A8">
              <w:rPr>
                <w:rFonts w:asciiTheme="minorHAnsi" w:eastAsiaTheme="minorEastAsia" w:hAnsiTheme="minorHAnsi" w:cstheme="minorBidi"/>
                <w:noProof/>
                <w:sz w:val="22"/>
                <w:szCs w:val="22"/>
              </w:rPr>
              <w:tab/>
            </w:r>
            <w:r w:rsidR="001252A8" w:rsidRPr="00DE2714">
              <w:rPr>
                <w:rStyle w:val="Hyperlink"/>
                <w:noProof/>
              </w:rPr>
              <w:t>Business Logic Layer Overview</w:t>
            </w:r>
            <w:r w:rsidR="001252A8">
              <w:rPr>
                <w:noProof/>
                <w:webHidden/>
              </w:rPr>
              <w:tab/>
            </w:r>
            <w:r w:rsidR="001252A8">
              <w:rPr>
                <w:noProof/>
                <w:webHidden/>
              </w:rPr>
              <w:fldChar w:fldCharType="begin"/>
            </w:r>
            <w:r w:rsidR="001252A8">
              <w:rPr>
                <w:noProof/>
                <w:webHidden/>
              </w:rPr>
              <w:instrText xml:space="preserve"> PAGEREF _Toc436791613 \h </w:instrText>
            </w:r>
            <w:r w:rsidR="001252A8">
              <w:rPr>
                <w:noProof/>
                <w:webHidden/>
              </w:rPr>
            </w:r>
            <w:r w:rsidR="001252A8">
              <w:rPr>
                <w:noProof/>
                <w:webHidden/>
              </w:rPr>
              <w:fldChar w:fldCharType="separate"/>
            </w:r>
            <w:r w:rsidR="001252A8">
              <w:rPr>
                <w:noProof/>
                <w:webHidden/>
              </w:rPr>
              <w:t>26</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14" w:history="1">
            <w:r w:rsidR="001252A8" w:rsidRPr="00DE2714">
              <w:rPr>
                <w:rStyle w:val="Hyperlink"/>
                <w:noProof/>
              </w:rPr>
              <w:t>3.2.1</w:t>
            </w:r>
            <w:r w:rsidR="001252A8">
              <w:rPr>
                <w:rFonts w:asciiTheme="minorHAnsi" w:eastAsiaTheme="minorEastAsia" w:hAnsiTheme="minorHAnsi" w:cstheme="minorBidi"/>
                <w:noProof/>
                <w:sz w:val="22"/>
                <w:szCs w:val="22"/>
              </w:rPr>
              <w:tab/>
            </w:r>
            <w:r w:rsidR="001252A8" w:rsidRPr="00DE2714">
              <w:rPr>
                <w:rStyle w:val="Hyperlink"/>
                <w:noProof/>
              </w:rPr>
              <w:t>Entities</w:t>
            </w:r>
            <w:r w:rsidR="001252A8">
              <w:rPr>
                <w:noProof/>
                <w:webHidden/>
              </w:rPr>
              <w:tab/>
            </w:r>
            <w:r w:rsidR="001252A8">
              <w:rPr>
                <w:noProof/>
                <w:webHidden/>
              </w:rPr>
              <w:fldChar w:fldCharType="begin"/>
            </w:r>
            <w:r w:rsidR="001252A8">
              <w:rPr>
                <w:noProof/>
                <w:webHidden/>
              </w:rPr>
              <w:instrText xml:space="preserve"> PAGEREF _Toc436791614 \h </w:instrText>
            </w:r>
            <w:r w:rsidR="001252A8">
              <w:rPr>
                <w:noProof/>
                <w:webHidden/>
              </w:rPr>
            </w:r>
            <w:r w:rsidR="001252A8">
              <w:rPr>
                <w:noProof/>
                <w:webHidden/>
              </w:rPr>
              <w:fldChar w:fldCharType="separate"/>
            </w:r>
            <w:r w:rsidR="001252A8">
              <w:rPr>
                <w:noProof/>
                <w:webHidden/>
              </w:rPr>
              <w:t>26</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15" w:history="1">
            <w:r w:rsidR="001252A8" w:rsidRPr="00DE2714">
              <w:rPr>
                <w:rStyle w:val="Hyperlink"/>
                <w:noProof/>
              </w:rPr>
              <w:t>3.2.2</w:t>
            </w:r>
            <w:r w:rsidR="001252A8">
              <w:rPr>
                <w:rFonts w:asciiTheme="minorHAnsi" w:eastAsiaTheme="minorEastAsia" w:hAnsiTheme="minorHAnsi" w:cstheme="minorBidi"/>
                <w:noProof/>
                <w:sz w:val="22"/>
                <w:szCs w:val="22"/>
              </w:rPr>
              <w:tab/>
            </w:r>
            <w:r w:rsidR="001252A8" w:rsidRPr="00DE2714">
              <w:rPr>
                <w:rStyle w:val="Hyperlink"/>
                <w:noProof/>
              </w:rPr>
              <w:t>Enumerations</w:t>
            </w:r>
            <w:r w:rsidR="001252A8">
              <w:rPr>
                <w:noProof/>
                <w:webHidden/>
              </w:rPr>
              <w:tab/>
            </w:r>
            <w:r w:rsidR="001252A8">
              <w:rPr>
                <w:noProof/>
                <w:webHidden/>
              </w:rPr>
              <w:fldChar w:fldCharType="begin"/>
            </w:r>
            <w:r w:rsidR="001252A8">
              <w:rPr>
                <w:noProof/>
                <w:webHidden/>
              </w:rPr>
              <w:instrText xml:space="preserve"> PAGEREF _Toc436791615 \h </w:instrText>
            </w:r>
            <w:r w:rsidR="001252A8">
              <w:rPr>
                <w:noProof/>
                <w:webHidden/>
              </w:rPr>
            </w:r>
            <w:r w:rsidR="001252A8">
              <w:rPr>
                <w:noProof/>
                <w:webHidden/>
              </w:rPr>
              <w:fldChar w:fldCharType="separate"/>
            </w:r>
            <w:r w:rsidR="001252A8">
              <w:rPr>
                <w:noProof/>
                <w:webHidden/>
              </w:rPr>
              <w:t>46</w:t>
            </w:r>
            <w:r w:rsidR="001252A8">
              <w:rPr>
                <w:noProof/>
                <w:webHidden/>
              </w:rPr>
              <w:fldChar w:fldCharType="end"/>
            </w:r>
          </w:hyperlink>
        </w:p>
        <w:p w:rsidR="001252A8" w:rsidRDefault="009900AF">
          <w:pPr>
            <w:pStyle w:val="TOC2"/>
            <w:tabs>
              <w:tab w:val="left" w:pos="880"/>
              <w:tab w:val="right" w:leader="dot" w:pos="9350"/>
            </w:tabs>
            <w:rPr>
              <w:rFonts w:asciiTheme="minorHAnsi" w:eastAsiaTheme="minorEastAsia" w:hAnsiTheme="minorHAnsi" w:cstheme="minorBidi"/>
              <w:noProof/>
              <w:sz w:val="22"/>
              <w:szCs w:val="22"/>
            </w:rPr>
          </w:pPr>
          <w:hyperlink w:anchor="_Toc436791616" w:history="1">
            <w:r w:rsidR="001252A8" w:rsidRPr="00DE2714">
              <w:rPr>
                <w:rStyle w:val="Hyperlink"/>
                <w:noProof/>
              </w:rPr>
              <w:t>3.3</w:t>
            </w:r>
            <w:r w:rsidR="001252A8">
              <w:rPr>
                <w:rFonts w:asciiTheme="minorHAnsi" w:eastAsiaTheme="minorEastAsia" w:hAnsiTheme="minorHAnsi" w:cstheme="minorBidi"/>
                <w:noProof/>
                <w:sz w:val="22"/>
                <w:szCs w:val="22"/>
              </w:rPr>
              <w:tab/>
            </w:r>
            <w:r w:rsidR="001252A8" w:rsidRPr="00DE2714">
              <w:rPr>
                <w:rStyle w:val="Hyperlink"/>
                <w:noProof/>
              </w:rPr>
              <w:t>Data Access Layer Overview</w:t>
            </w:r>
            <w:r w:rsidR="001252A8">
              <w:rPr>
                <w:noProof/>
                <w:webHidden/>
              </w:rPr>
              <w:tab/>
            </w:r>
            <w:r w:rsidR="001252A8">
              <w:rPr>
                <w:noProof/>
                <w:webHidden/>
              </w:rPr>
              <w:fldChar w:fldCharType="begin"/>
            </w:r>
            <w:r w:rsidR="001252A8">
              <w:rPr>
                <w:noProof/>
                <w:webHidden/>
              </w:rPr>
              <w:instrText xml:space="preserve"> PAGEREF _Toc436791616 \h </w:instrText>
            </w:r>
            <w:r w:rsidR="001252A8">
              <w:rPr>
                <w:noProof/>
                <w:webHidden/>
              </w:rPr>
            </w:r>
            <w:r w:rsidR="001252A8">
              <w:rPr>
                <w:noProof/>
                <w:webHidden/>
              </w:rPr>
              <w:fldChar w:fldCharType="separate"/>
            </w:r>
            <w:r w:rsidR="001252A8">
              <w:rPr>
                <w:noProof/>
                <w:webHidden/>
              </w:rPr>
              <w:t>50</w:t>
            </w:r>
            <w:r w:rsidR="001252A8">
              <w:rPr>
                <w:noProof/>
                <w:webHidden/>
              </w:rPr>
              <w:fldChar w:fldCharType="end"/>
            </w:r>
          </w:hyperlink>
        </w:p>
        <w:p w:rsidR="001252A8" w:rsidRDefault="009900AF">
          <w:pPr>
            <w:pStyle w:val="TOC3"/>
            <w:tabs>
              <w:tab w:val="left" w:pos="1320"/>
              <w:tab w:val="right" w:leader="dot" w:pos="9350"/>
            </w:tabs>
            <w:rPr>
              <w:rFonts w:asciiTheme="minorHAnsi" w:eastAsiaTheme="minorEastAsia" w:hAnsiTheme="minorHAnsi" w:cstheme="minorBidi"/>
              <w:noProof/>
              <w:sz w:val="22"/>
              <w:szCs w:val="22"/>
            </w:rPr>
          </w:pPr>
          <w:hyperlink w:anchor="_Toc436791617" w:history="1">
            <w:r w:rsidR="001252A8" w:rsidRPr="00DE2714">
              <w:rPr>
                <w:rStyle w:val="Hyperlink"/>
                <w:noProof/>
              </w:rPr>
              <w:t>3.3.1</w:t>
            </w:r>
            <w:r w:rsidR="001252A8">
              <w:rPr>
                <w:rFonts w:asciiTheme="minorHAnsi" w:eastAsiaTheme="minorEastAsia" w:hAnsiTheme="minorHAnsi" w:cstheme="minorBidi"/>
                <w:noProof/>
                <w:sz w:val="22"/>
                <w:szCs w:val="22"/>
              </w:rPr>
              <w:tab/>
            </w:r>
            <w:r w:rsidR="001252A8" w:rsidRPr="00DE2714">
              <w:rPr>
                <w:rStyle w:val="Hyperlink"/>
                <w:noProof/>
              </w:rPr>
              <w:t>SQL Client</w:t>
            </w:r>
            <w:r w:rsidR="001252A8">
              <w:rPr>
                <w:noProof/>
                <w:webHidden/>
              </w:rPr>
              <w:tab/>
            </w:r>
            <w:r w:rsidR="001252A8">
              <w:rPr>
                <w:noProof/>
                <w:webHidden/>
              </w:rPr>
              <w:fldChar w:fldCharType="begin"/>
            </w:r>
            <w:r w:rsidR="001252A8">
              <w:rPr>
                <w:noProof/>
                <w:webHidden/>
              </w:rPr>
              <w:instrText xml:space="preserve"> PAGEREF _Toc436791617 \h </w:instrText>
            </w:r>
            <w:r w:rsidR="001252A8">
              <w:rPr>
                <w:noProof/>
                <w:webHidden/>
              </w:rPr>
            </w:r>
            <w:r w:rsidR="001252A8">
              <w:rPr>
                <w:noProof/>
                <w:webHidden/>
              </w:rPr>
              <w:fldChar w:fldCharType="separate"/>
            </w:r>
            <w:r w:rsidR="001252A8">
              <w:rPr>
                <w:noProof/>
                <w:webHidden/>
              </w:rPr>
              <w:t>50</w:t>
            </w:r>
            <w:r w:rsidR="001252A8">
              <w:rPr>
                <w:noProof/>
                <w:webHidden/>
              </w:rPr>
              <w:fldChar w:fldCharType="end"/>
            </w:r>
          </w:hyperlink>
        </w:p>
        <w:p w:rsidR="001252A8" w:rsidRDefault="009900AF">
          <w:pPr>
            <w:pStyle w:val="TOC1"/>
            <w:tabs>
              <w:tab w:val="right" w:leader="dot" w:pos="9350"/>
            </w:tabs>
            <w:rPr>
              <w:rFonts w:asciiTheme="minorHAnsi" w:eastAsiaTheme="minorEastAsia" w:hAnsiTheme="minorHAnsi" w:cstheme="minorBidi"/>
              <w:noProof/>
              <w:sz w:val="22"/>
              <w:szCs w:val="22"/>
            </w:rPr>
          </w:pPr>
          <w:hyperlink w:anchor="_Toc436791618" w:history="1">
            <w:r w:rsidR="001252A8" w:rsidRPr="00DE2714">
              <w:rPr>
                <w:rStyle w:val="Hyperlink"/>
                <w:noProof/>
              </w:rPr>
              <w:t>Appendix A: Data Dictionary</w:t>
            </w:r>
            <w:r w:rsidR="001252A8">
              <w:rPr>
                <w:noProof/>
                <w:webHidden/>
              </w:rPr>
              <w:tab/>
            </w:r>
            <w:r w:rsidR="001252A8">
              <w:rPr>
                <w:noProof/>
                <w:webHidden/>
              </w:rPr>
              <w:fldChar w:fldCharType="begin"/>
            </w:r>
            <w:r w:rsidR="001252A8">
              <w:rPr>
                <w:noProof/>
                <w:webHidden/>
              </w:rPr>
              <w:instrText xml:space="preserve"> PAGEREF _Toc436791618 \h </w:instrText>
            </w:r>
            <w:r w:rsidR="001252A8">
              <w:rPr>
                <w:noProof/>
                <w:webHidden/>
              </w:rPr>
            </w:r>
            <w:r w:rsidR="001252A8">
              <w:rPr>
                <w:noProof/>
                <w:webHidden/>
              </w:rPr>
              <w:fldChar w:fldCharType="separate"/>
            </w:r>
            <w:r w:rsidR="001252A8">
              <w:rPr>
                <w:noProof/>
                <w:webHidden/>
              </w:rPr>
              <w:t>53</w:t>
            </w:r>
            <w:r w:rsidR="001252A8">
              <w:rPr>
                <w:noProof/>
                <w:webHidden/>
              </w:rPr>
              <w:fldChar w:fldCharType="end"/>
            </w:r>
          </w:hyperlink>
        </w:p>
        <w:p w:rsidR="0017110C" w:rsidRDefault="00432BB9" w:rsidP="003C3B4F">
          <w:pPr>
            <w:sectPr w:rsidR="0017110C" w:rsidSect="00515BB6">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rPr>
              <w:noProof/>
            </w:rPr>
            <w:fldChar w:fldCharType="end"/>
          </w:r>
        </w:p>
      </w:sdtContent>
    </w:sdt>
    <w:p w:rsidR="0017110C" w:rsidRDefault="0017110C" w:rsidP="004F5541">
      <w:pPr>
        <w:pStyle w:val="Title"/>
        <w:keepNext/>
        <w:keepLines/>
      </w:pPr>
      <w:r>
        <w:lastRenderedPageBreak/>
        <w:t xml:space="preserve">Software </w:t>
      </w:r>
      <w:r w:rsidR="00CC2697">
        <w:t>Design Specification</w:t>
      </w:r>
    </w:p>
    <w:p w:rsidR="0017110C" w:rsidRPr="005A781D" w:rsidRDefault="0017110C" w:rsidP="004F5541">
      <w:pPr>
        <w:pStyle w:val="Heading1"/>
        <w:numPr>
          <w:ilvl w:val="0"/>
          <w:numId w:val="2"/>
        </w:numPr>
      </w:pPr>
      <w:bookmarkStart w:id="22" w:name="_Toc431750916"/>
      <w:bookmarkStart w:id="23" w:name="_Toc431762510"/>
      <w:bookmarkStart w:id="24" w:name="_Toc436791592"/>
      <w:r w:rsidRPr="005A781D">
        <w:t>Introduction</w:t>
      </w:r>
      <w:bookmarkEnd w:id="22"/>
      <w:bookmarkEnd w:id="23"/>
      <w:bookmarkEnd w:id="24"/>
    </w:p>
    <w:p w:rsidR="0017110C" w:rsidRPr="0017110C" w:rsidRDefault="0017110C" w:rsidP="004F5541">
      <w:pPr>
        <w:pStyle w:val="Heading2"/>
        <w:numPr>
          <w:ilvl w:val="1"/>
          <w:numId w:val="2"/>
        </w:numPr>
      </w:pPr>
      <w:bookmarkStart w:id="25" w:name="_Toc431750917"/>
      <w:bookmarkStart w:id="26" w:name="_Toc431762511"/>
      <w:bookmarkStart w:id="27" w:name="_Toc436791593"/>
      <w:r w:rsidRPr="0017110C">
        <w:t>Purpose</w:t>
      </w:r>
      <w:bookmarkEnd w:id="25"/>
      <w:bookmarkEnd w:id="26"/>
      <w:bookmarkEnd w:id="27"/>
    </w:p>
    <w:p w:rsidR="0017110C" w:rsidRPr="0017110C" w:rsidRDefault="0017110C" w:rsidP="004F5541">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4F5541">
      <w:pPr>
        <w:pStyle w:val="Heading2"/>
      </w:pPr>
      <w:bookmarkStart w:id="28" w:name="_Toc431750918"/>
      <w:bookmarkStart w:id="29" w:name="_Toc431762512"/>
      <w:bookmarkStart w:id="30" w:name="_Toc436791594"/>
      <w:r>
        <w:t>Scope</w:t>
      </w:r>
      <w:bookmarkEnd w:id="28"/>
      <w:bookmarkEnd w:id="29"/>
      <w:bookmarkEnd w:id="30"/>
    </w:p>
    <w:p w:rsidR="0003781E" w:rsidRDefault="0003781E" w:rsidP="004F5541">
      <w:pPr>
        <w:keepNext/>
        <w:keepLines/>
      </w:pPr>
      <w:bookmarkStart w:id="31" w:name="_Toc431145049"/>
      <w:bookmarkStart w:id="32" w:name="_Toc431750919"/>
      <w:bookmarkStart w:id="33"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4F5541">
      <w:pPr>
        <w:keepNext/>
        <w:keepLines/>
      </w:pPr>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rsidR="0003781E" w:rsidRDefault="0003781E" w:rsidP="004F5541">
      <w:pPr>
        <w:pStyle w:val="ListParagraph"/>
        <w:keepNext/>
        <w:keepLines/>
        <w:numPr>
          <w:ilvl w:val="0"/>
          <w:numId w:val="3"/>
        </w:numPr>
      </w:pPr>
      <w:r>
        <w:t>Simple Moving Average</w:t>
      </w:r>
    </w:p>
    <w:p w:rsidR="0003781E" w:rsidRDefault="0003781E" w:rsidP="004F5541">
      <w:pPr>
        <w:pStyle w:val="ListParagraph"/>
        <w:keepNext/>
        <w:keepLines/>
        <w:numPr>
          <w:ilvl w:val="0"/>
          <w:numId w:val="3"/>
        </w:numPr>
      </w:pPr>
      <w:r>
        <w:t>Data correlation discovery between the multiple devices.</w:t>
      </w:r>
    </w:p>
    <w:p w:rsidR="0003781E" w:rsidRDefault="0003781E" w:rsidP="004F5541">
      <w:pPr>
        <w:pStyle w:val="ListParagraph"/>
        <w:keepNext/>
        <w:keepLines/>
        <w:numPr>
          <w:ilvl w:val="0"/>
          <w:numId w:val="3"/>
        </w:numPr>
      </w:pPr>
      <w:r>
        <w:t>Simply display data that was uploaded to the customer in a graphical format.</w:t>
      </w:r>
    </w:p>
    <w:p w:rsidR="0003781E" w:rsidRDefault="0003781E" w:rsidP="004F5541">
      <w:pPr>
        <w:pStyle w:val="ListParagraph"/>
        <w:keepNext/>
        <w:keepLines/>
        <w:numPr>
          <w:ilvl w:val="0"/>
          <w:numId w:val="3"/>
        </w:numPr>
      </w:pPr>
      <w:r>
        <w:t xml:space="preserve">Calculate the user’s activity.  </w:t>
      </w:r>
    </w:p>
    <w:p w:rsidR="0003781E" w:rsidRDefault="0003781E" w:rsidP="004F5541">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4F5541">
      <w:pPr>
        <w:pStyle w:val="Heading2"/>
      </w:pPr>
      <w:bookmarkStart w:id="34" w:name="_Toc436791595"/>
      <w:r>
        <w:t>Definitions, Acronyms, and Abbreviations</w:t>
      </w:r>
      <w:bookmarkEnd w:id="31"/>
      <w:bookmarkEnd w:id="32"/>
      <w:bookmarkEnd w:id="33"/>
      <w:bookmarkEnd w:id="34"/>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Account</w:t>
            </w:r>
          </w:p>
        </w:tc>
        <w:tc>
          <w:tcPr>
            <w:tcW w:w="7150" w:type="dxa"/>
          </w:tcPr>
          <w:p w:rsidR="00254328" w:rsidRDefault="00254328" w:rsidP="004F5541">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Activity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ASP.NET</w:t>
            </w:r>
          </w:p>
        </w:tc>
        <w:tc>
          <w:tcPr>
            <w:tcW w:w="7150" w:type="dxa"/>
          </w:tcPr>
          <w:p w:rsidR="002643C6" w:rsidRDefault="002643C6" w:rsidP="004F5541">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C#</w:t>
            </w:r>
          </w:p>
        </w:tc>
        <w:tc>
          <w:tcPr>
            <w:tcW w:w="7150" w:type="dxa"/>
          </w:tcPr>
          <w:p w:rsidR="002643C6" w:rsidRDefault="002643C6" w:rsidP="004F5541">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4F5541">
            <w:pPr>
              <w:keepNext/>
              <w:keepLines/>
              <w:widowControl w:val="0"/>
              <w:rPr>
                <w:i/>
              </w:rPr>
            </w:pPr>
            <w:r>
              <w:rPr>
                <w:i/>
              </w:rPr>
              <w:t>Controller</w:t>
            </w:r>
          </w:p>
        </w:tc>
        <w:tc>
          <w:tcPr>
            <w:tcW w:w="7150" w:type="dxa"/>
          </w:tcPr>
          <w:p w:rsidR="00812105" w:rsidRDefault="00812105" w:rsidP="004F5541">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csv</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4F5541">
            <w:pPr>
              <w:keepNext/>
              <w:keepLines/>
              <w:widowControl w:val="0"/>
              <w:rPr>
                <w:i/>
              </w:rPr>
            </w:pPr>
            <w:r>
              <w:rPr>
                <w:i/>
              </w:rPr>
              <w:t>Customer</w:t>
            </w:r>
          </w:p>
        </w:tc>
        <w:tc>
          <w:tcPr>
            <w:tcW w:w="7150" w:type="dxa"/>
          </w:tcPr>
          <w:p w:rsidR="00254328" w:rsidRPr="002469FB"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ECG</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Electro Cardio Gram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Combining of data to generate a report based on input criteria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run experiments on patient data</w:t>
            </w:r>
          </w:p>
        </w:tc>
      </w:tr>
      <w:tr w:rsidR="003E6B4F"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GSR</w:t>
            </w:r>
          </w:p>
        </w:tc>
        <w:tc>
          <w:tcPr>
            <w:tcW w:w="7150" w:type="dxa"/>
          </w:tcPr>
          <w:p w:rsidR="003E6B4F" w:rsidRDefault="003E6B4F" w:rsidP="004F5541">
            <w:pPr>
              <w:keepNext/>
              <w:keepLines/>
              <w:widowControl w:val="0"/>
              <w:cnfStyle w:val="000000000000" w:firstRow="0" w:lastRow="0" w:firstColumn="0" w:lastColumn="0" w:oddVBand="0" w:evenVBand="0" w:oddHBand="0" w:evenHBand="0" w:firstRowFirstColumn="0" w:firstRowLastColumn="0" w:lastRowFirstColumn="0" w:lastRowLastColumn="0"/>
            </w:pPr>
            <w:r>
              <w:t>Galovanic Skin Resistance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GUI</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HTTP(S)</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HRV</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Heart Rate Variability</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IEEE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Interface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Medium in which a user interacts with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Medical Device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Model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base representation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MVC</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Model View Controller</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Patient</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Physician</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treats patients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 Builder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RSSI</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Bluetooth signal strength</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SDD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SQL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Stakeholder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Developer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Tester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UAH</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View</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Application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Based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Browser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An interface to view web applications over the internet (example: Firefox, </w:t>
            </w:r>
            <w:r>
              <w:lastRenderedPageBreak/>
              <w:t>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lastRenderedPageBreak/>
              <w:t>Web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4F5541">
      <w:pPr>
        <w:keepNext/>
        <w:keepLines/>
      </w:pPr>
    </w:p>
    <w:p w:rsidR="0017110C" w:rsidRDefault="0017110C" w:rsidP="004F5541">
      <w:pPr>
        <w:pStyle w:val="Heading2"/>
      </w:pPr>
      <w:r>
        <w:t xml:space="preserve"> </w:t>
      </w:r>
      <w:bookmarkStart w:id="35" w:name="_Toc431750920"/>
      <w:bookmarkStart w:id="36" w:name="_Toc431762514"/>
      <w:bookmarkStart w:id="37" w:name="_Toc436791596"/>
      <w:r>
        <w:t>References</w:t>
      </w:r>
      <w:bookmarkEnd w:id="35"/>
      <w:bookmarkEnd w:id="36"/>
      <w:bookmarkEnd w:id="37"/>
    </w:p>
    <w:p w:rsidR="0017110C" w:rsidRDefault="0017110C" w:rsidP="004F5541">
      <w:pPr>
        <w:keepNext/>
        <w:keepLines/>
      </w:pPr>
      <w:r>
        <w:t>IEEE Std 1016-1998</w:t>
      </w:r>
      <w:r w:rsidRPr="004E6292">
        <w:t xml:space="preserve">, </w:t>
      </w:r>
      <w:r>
        <w:t>IEEE Standard for Software Design Specification</w:t>
      </w:r>
    </w:p>
    <w:p w:rsidR="00812105" w:rsidRDefault="0007275F" w:rsidP="004F5541">
      <w:pPr>
        <w:keepNext/>
        <w:keepLines/>
      </w:pPr>
      <w:r w:rsidRPr="0007275F">
        <w:t>Definitions for New Race and Ethnicity Categories</w:t>
      </w:r>
      <w:r>
        <w:t xml:space="preserve"> (</w:t>
      </w:r>
      <w:r w:rsidRPr="0007275F">
        <w:t>https://nces.ed.gov/ipeds/reic/definitions.asp</w:t>
      </w:r>
      <w:r>
        <w:t>)</w:t>
      </w:r>
    </w:p>
    <w:p w:rsidR="00812105" w:rsidRDefault="009900AF" w:rsidP="004F5541">
      <w:pPr>
        <w:keepNext/>
        <w:keepLines/>
      </w:pPr>
      <w:hyperlink r:id="rId14" w:history="1">
        <w:r w:rsidR="00EA28CA" w:rsidRPr="00EA28CA">
          <w:rPr>
            <w:rStyle w:val="Hyperlink"/>
          </w:rPr>
          <w:t>UAH Fit Vault Sofware Requirements.docx</w:t>
        </w:r>
      </w:hyperlink>
    </w:p>
    <w:p w:rsidR="00812105" w:rsidRDefault="00185338" w:rsidP="004F5541">
      <w:pPr>
        <w:pStyle w:val="Heading2"/>
      </w:pPr>
      <w:bookmarkStart w:id="38" w:name="_Toc436791597"/>
      <w:r>
        <w:t>Overview</w:t>
      </w:r>
      <w:bookmarkEnd w:id="38"/>
    </w:p>
    <w:p w:rsidR="00812105" w:rsidRDefault="00185338" w:rsidP="004F5541">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4F5541">
      <w:pPr>
        <w:pStyle w:val="Heading2"/>
        <w:spacing w:before="0" w:after="200"/>
        <w:contextualSpacing/>
      </w:pPr>
      <w:bookmarkStart w:id="39" w:name="_Toc434658785"/>
      <w:bookmarkStart w:id="40" w:name="_Toc436791598"/>
      <w:r>
        <w:t>Application Framework</w:t>
      </w:r>
      <w:bookmarkEnd w:id="39"/>
      <w:bookmarkEnd w:id="40"/>
    </w:p>
    <w:p w:rsidR="00812105" w:rsidRDefault="002F2E05" w:rsidP="004F5541">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4F5541">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4F5541">
      <w:pPr>
        <w:pStyle w:val="Heading1"/>
      </w:pPr>
      <w:bookmarkStart w:id="41" w:name="_Toc436791599"/>
      <w:r>
        <w:t>System Architecture Description</w:t>
      </w:r>
      <w:bookmarkEnd w:id="41"/>
    </w:p>
    <w:p w:rsidR="00812105" w:rsidRDefault="00EA2092" w:rsidP="004F5541">
      <w:pPr>
        <w:pStyle w:val="Heading2"/>
      </w:pPr>
      <w:bookmarkStart w:id="42" w:name="_Toc436791600"/>
      <w:r>
        <w:t>Overview of Components</w:t>
      </w:r>
      <w:bookmarkEnd w:id="42"/>
    </w:p>
    <w:p w:rsidR="00812105" w:rsidRDefault="003868C2" w:rsidP="004F5541">
      <w:pPr>
        <w:keepNext/>
        <w:keepLines/>
        <w:spacing w:after="0" w:line="240" w:lineRule="auto"/>
      </w:pPr>
      <w:r>
        <w:rPr>
          <w:noProof/>
        </w:rPr>
        <w:lastRenderedPageBreak/>
        <w:drawing>
          <wp:inline distT="0" distB="0" distL="0" distR="0" wp14:anchorId="4A63E491" wp14:editId="75446537">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4F5541">
      <w:pPr>
        <w:keepNext/>
        <w:keepLines/>
        <w:spacing w:after="0" w:line="240" w:lineRule="auto"/>
        <w:jc w:val="center"/>
      </w:pPr>
      <w:r w:rsidRPr="00EA2092">
        <w:rPr>
          <w:b/>
        </w:rPr>
        <w:t>Figure 2.1</w:t>
      </w:r>
      <w:r w:rsidR="00C80C83">
        <w:t xml:space="preserve">: </w:t>
      </w:r>
      <w:r>
        <w:t>Architectural Overview</w:t>
      </w:r>
    </w:p>
    <w:p w:rsidR="00812105" w:rsidRDefault="00812105" w:rsidP="004F5541">
      <w:pPr>
        <w:keepNext/>
        <w:keepLines/>
        <w:spacing w:after="0" w:line="240" w:lineRule="auto"/>
        <w:jc w:val="center"/>
      </w:pPr>
    </w:p>
    <w:p w:rsidR="00812105" w:rsidRDefault="00EA2092" w:rsidP="004F5541">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4F5541">
      <w:pPr>
        <w:pStyle w:val="Heading2"/>
      </w:pPr>
      <w:bookmarkStart w:id="43" w:name="_Toc436791601"/>
      <w:r>
        <w:lastRenderedPageBreak/>
        <w:t>Structure and Relationships</w:t>
      </w:r>
      <w:bookmarkEnd w:id="43"/>
    </w:p>
    <w:p w:rsidR="00812105" w:rsidRDefault="00EA28CA" w:rsidP="004F5541">
      <w:pPr>
        <w:pStyle w:val="ListParagraph"/>
        <w:keepNext/>
        <w:keepLines/>
        <w:ind w:left="0"/>
      </w:pPr>
      <w:r>
        <w:t>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system components needed to satisfy the feature’s functionality.</w:t>
      </w:r>
    </w:p>
    <w:p w:rsidR="00812105" w:rsidRDefault="001A5281" w:rsidP="004F5541">
      <w:pPr>
        <w:pStyle w:val="Heading3"/>
        <w:keepNext/>
        <w:keepLines/>
      </w:pPr>
      <w:bookmarkStart w:id="44" w:name="_Toc436791602"/>
      <w:r>
        <w:t>Data Ingestion</w:t>
      </w:r>
      <w:bookmarkEnd w:id="44"/>
    </w:p>
    <w:p w:rsidR="00812105" w:rsidRDefault="001A5281" w:rsidP="004F5541">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4F5541">
      <w:pPr>
        <w:keepNext/>
        <w:keepLines/>
      </w:pPr>
      <w:r>
        <w:t xml:space="preserve">This process begins with a patient navigating to the </w:t>
      </w:r>
      <w:r w:rsidR="00B07CB2" w:rsidRPr="00D6053C">
        <w:rPr>
          <w:b/>
        </w:rPr>
        <w:t>SelectDataView</w:t>
      </w:r>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4F5541">
      <w:pPr>
        <w:keepNext/>
        <w:keepLines/>
      </w:pPr>
      <w:r>
        <w:t xml:space="preserve">After clicking the “Next” button the </w:t>
      </w:r>
      <w:r w:rsidR="00B07CB2" w:rsidRPr="00D6053C">
        <w:rPr>
          <w:b/>
        </w:rPr>
        <w:t>SelectActivityView</w:t>
      </w:r>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4F5541">
      <w:pPr>
        <w:keepNext/>
        <w:keepLines/>
      </w:pPr>
      <w:r w:rsidRPr="00D6053C">
        <w:rPr>
          <w:noProof/>
        </w:rPr>
        <w:lastRenderedPageBreak/>
        <w:drawing>
          <wp:inline distT="0" distB="0" distL="0" distR="0" wp14:anchorId="5BEBE750" wp14:editId="0415DD7B">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4F5541">
      <w:pPr>
        <w:keepNext/>
        <w:keepLines/>
        <w:jc w:val="center"/>
        <w:rPr>
          <w:ins w:id="45" w:author="Glen" w:date="2015-12-06T21:04:00Z"/>
          <w:b/>
        </w:rPr>
      </w:pPr>
      <w:r w:rsidRPr="00D6053C">
        <w:rPr>
          <w:b/>
        </w:rPr>
        <w:t>Figure 2.2</w:t>
      </w:r>
      <w:r w:rsidR="00E90171">
        <w:t>: Sequence Diagram of Data Ingestion Feature</w:t>
      </w:r>
      <w:r w:rsidRPr="00D6053C">
        <w:rPr>
          <w:b/>
        </w:rPr>
        <w:t xml:space="preserve"> </w:t>
      </w:r>
    </w:p>
    <w:p w:rsidR="0054591F" w:rsidRPr="0054591F" w:rsidRDefault="0054591F">
      <w:pPr>
        <w:keepNext/>
        <w:keepLines/>
        <w:rPr>
          <w:rPrChange w:id="46" w:author="Glen" w:date="2015-12-06T21:04:00Z">
            <w:rPr>
              <w:b/>
            </w:rPr>
          </w:rPrChange>
        </w:rPr>
        <w:pPrChange w:id="47" w:author="Glen" w:date="2015-12-06T21:04:00Z">
          <w:pPr>
            <w:keepNext/>
            <w:keepLines/>
            <w:jc w:val="center"/>
          </w:pPr>
        </w:pPrChange>
      </w:pPr>
      <w:ins w:id="48" w:author="Glen" w:date="2015-12-06T21:04:00Z">
        <w:r w:rsidRPr="0054591F">
          <w:rPr>
            <w:b/>
            <w:rPrChange w:id="49" w:author="Glen" w:date="2015-12-06T21:05:00Z">
              <w:rPr/>
            </w:rPrChange>
          </w:rPr>
          <w:t>Prototype References</w:t>
        </w:r>
      </w:ins>
      <w:ins w:id="50" w:author="Glen" w:date="2015-12-06T21:05:00Z">
        <w:r>
          <w:rPr>
            <w:b/>
          </w:rPr>
          <w:t xml:space="preserve"> for Data Ingestion</w:t>
        </w:r>
      </w:ins>
      <w:ins w:id="51" w:author="Glen" w:date="2015-12-06T21:04:00Z">
        <w:r>
          <w:t xml:space="preserve">: </w:t>
        </w:r>
      </w:ins>
      <w:ins w:id="52" w:author="Glen" w:date="2015-12-06T21:05:00Z">
        <w:r>
          <w:t>“</w:t>
        </w:r>
        <w:r w:rsidRPr="0054591F">
          <w:t>Patient: Upload Data</w:t>
        </w:r>
        <w:r>
          <w:t>” (pg. 18)</w:t>
        </w:r>
      </w:ins>
    </w:p>
    <w:p w:rsidR="003A2D87" w:rsidRDefault="003A2D87" w:rsidP="004F5541">
      <w:pPr>
        <w:pStyle w:val="Heading3"/>
        <w:keepNext/>
        <w:keepLines/>
      </w:pPr>
      <w:bookmarkStart w:id="53" w:name="_Toc436791603"/>
      <w:r>
        <w:t>Administrator Tools</w:t>
      </w:r>
      <w:bookmarkEnd w:id="53"/>
    </w:p>
    <w:p w:rsidR="003A2D87" w:rsidRPr="00DF4BAA" w:rsidRDefault="003A2D87" w:rsidP="004F5541">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r w:rsidR="00F42BF2" w:rsidRPr="00DF4BAA">
        <w:rPr>
          <w:b/>
        </w:rPr>
        <w:t>AdminHomeView</w:t>
      </w:r>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4F5541">
      <w:pPr>
        <w:keepNext/>
        <w:keepLines/>
      </w:pPr>
      <w:r>
        <w:rPr>
          <w:noProof/>
        </w:rPr>
        <w:lastRenderedPageBreak/>
        <w:drawing>
          <wp:inline distT="0" distB="0" distL="0" distR="0" wp14:anchorId="55DE5CFF" wp14:editId="4EA28E02">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4F5541">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4F5541">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r w:rsidR="00C11723" w:rsidRPr="00DF4BAA">
        <w:t>AdminHomeView</w:t>
      </w:r>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r w:rsidR="00A855E1" w:rsidRPr="00DF4BAA">
        <w:t>AdminEditView</w:t>
      </w:r>
      <w:r w:rsidR="00A855E1">
        <w:t>.  There will be three options available: enable, disable, and delete.  After the action is selected the user record will be updated in the database.</w:t>
      </w:r>
    </w:p>
    <w:p w:rsidR="001129E1" w:rsidRPr="00DF4BAA" w:rsidRDefault="001163F5" w:rsidP="004F5541">
      <w:pPr>
        <w:keepNext/>
        <w:keepLines/>
      </w:pPr>
      <w:r w:rsidRPr="001163F5">
        <w:t>Regarding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Default="001129E1" w:rsidP="004F5541">
      <w:pPr>
        <w:pStyle w:val="Caption"/>
        <w:keepNext/>
        <w:keepLines/>
        <w:jc w:val="center"/>
        <w:rPr>
          <w:ins w:id="54" w:author="Glen" w:date="2015-12-06T21:05:00Z"/>
          <w:b w:val="0"/>
          <w:color w:val="auto"/>
          <w:sz w:val="24"/>
          <w:szCs w:val="24"/>
        </w:rPr>
      </w:pPr>
      <w:r>
        <w:rPr>
          <w:noProof/>
        </w:rPr>
        <w:lastRenderedPageBreak/>
        <w:drawing>
          <wp:inline distT="0" distB="0" distL="0" distR="0" wp14:anchorId="4D2EC7BB" wp14:editId="16B12515">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54591F" w:rsidRPr="0054591F" w:rsidDel="0054591F" w:rsidRDefault="0054591F">
      <w:pPr>
        <w:rPr>
          <w:del w:id="55" w:author="Glen" w:date="2015-12-06T21:05:00Z"/>
          <w:rPrChange w:id="56" w:author="Glen" w:date="2015-12-06T21:06:00Z">
            <w:rPr>
              <w:del w:id="57" w:author="Glen" w:date="2015-12-06T21:05:00Z"/>
              <w:color w:val="auto"/>
              <w:sz w:val="24"/>
              <w:szCs w:val="24"/>
            </w:rPr>
          </w:rPrChange>
        </w:rPr>
        <w:pPrChange w:id="58" w:author="Glen" w:date="2015-12-06T21:05:00Z">
          <w:pPr>
            <w:pStyle w:val="Caption"/>
            <w:keepNext/>
            <w:keepLines/>
            <w:jc w:val="center"/>
          </w:pPr>
        </w:pPrChange>
      </w:pPr>
    </w:p>
    <w:p w:rsidR="001129E1" w:rsidRDefault="0054591F" w:rsidP="004F5541">
      <w:pPr>
        <w:keepNext/>
        <w:keepLines/>
        <w:rPr>
          <w:ins w:id="59" w:author="Glen" w:date="2015-12-06T21:22:00Z"/>
        </w:rPr>
      </w:pPr>
      <w:ins w:id="60" w:author="Glen" w:date="2015-12-06T21:05:00Z">
        <w:r w:rsidRPr="0054591F">
          <w:rPr>
            <w:b/>
            <w:rPrChange w:id="61" w:author="Glen" w:date="2015-12-06T21:06:00Z">
              <w:rPr/>
            </w:rPrChange>
          </w:rPr>
          <w:t xml:space="preserve">Prototype References for </w:t>
        </w:r>
      </w:ins>
      <w:ins w:id="62" w:author="Glen" w:date="2015-12-06T21:06:00Z">
        <w:r w:rsidRPr="0054591F">
          <w:rPr>
            <w:b/>
            <w:rPrChange w:id="63" w:author="Glen" w:date="2015-12-06T21:06:00Z">
              <w:rPr/>
            </w:rPrChange>
          </w:rPr>
          <w:t>Administrator Tools:</w:t>
        </w:r>
      </w:ins>
      <w:ins w:id="64" w:author="Glen" w:date="2015-12-06T21:07:00Z">
        <w:r>
          <w:rPr>
            <w:b/>
          </w:rPr>
          <w:t xml:space="preserve"> </w:t>
        </w:r>
      </w:ins>
      <w:ins w:id="65" w:author="Glen" w:date="2015-12-06T21:12:00Z">
        <w:r w:rsidRPr="0054591F">
          <w:rPr>
            <w:rPrChange w:id="66" w:author="Glen" w:date="2015-12-06T21:12:00Z">
              <w:rPr>
                <w:b/>
              </w:rPr>
            </w:rPrChange>
          </w:rPr>
          <w:t xml:space="preserve">“System Admin: Welcome Screen” (pg. 34), </w:t>
        </w:r>
      </w:ins>
      <w:ins w:id="67" w:author="Glen" w:date="2015-12-06T21:07:00Z">
        <w:r>
          <w:t>“</w:t>
        </w:r>
        <w:r w:rsidRPr="0054591F">
          <w:t>System Admin: Look-up User 1</w:t>
        </w:r>
        <w:r>
          <w:t>”</w:t>
        </w:r>
        <w:r w:rsidRPr="0054591F">
          <w:t xml:space="preserve"> (pg. 36), </w:t>
        </w:r>
        <w:r>
          <w:t>“</w:t>
        </w:r>
        <w:r w:rsidRPr="0054591F">
          <w:t>System Admin: Look-up User 2</w:t>
        </w:r>
        <w:r>
          <w:t>”</w:t>
        </w:r>
        <w:r w:rsidRPr="0054591F">
          <w:t xml:space="preserve"> (pg. 37), </w:t>
        </w:r>
        <w:r>
          <w:t>“</w:t>
        </w:r>
        <w:r w:rsidRPr="0054591F">
          <w:t>System Admin: Jsmith1 Patients</w:t>
        </w:r>
        <w:r>
          <w:t>”</w:t>
        </w:r>
        <w:r w:rsidRPr="0054591F">
          <w:t xml:space="preserve"> (pg. 38), </w:t>
        </w:r>
      </w:ins>
      <w:ins w:id="68" w:author="Glen" w:date="2015-12-06T21:08:00Z">
        <w:r>
          <w:t>“</w:t>
        </w:r>
      </w:ins>
      <w:ins w:id="69" w:author="Glen" w:date="2015-12-06T21:07:00Z">
        <w:r>
          <w:t>System Admin: Smith0001 User</w:t>
        </w:r>
      </w:ins>
      <w:ins w:id="70" w:author="Glen" w:date="2015-12-06T21:08:00Z">
        <w:r>
          <w:t>”</w:t>
        </w:r>
      </w:ins>
      <w:ins w:id="71" w:author="Glen" w:date="2015-12-06T21:07:00Z">
        <w:r w:rsidRPr="0054591F">
          <w:t xml:space="preserve"> (pg. 39)</w:t>
        </w:r>
      </w:ins>
    </w:p>
    <w:p w:rsidR="00810349" w:rsidRDefault="00810349" w:rsidP="004F5541">
      <w:pPr>
        <w:keepNext/>
        <w:keepLines/>
      </w:pPr>
    </w:p>
    <w:p w:rsidR="000D5552" w:rsidRDefault="000D5552" w:rsidP="004F5541">
      <w:pPr>
        <w:pStyle w:val="Heading3"/>
        <w:keepNext/>
        <w:keepLines/>
      </w:pPr>
      <w:bookmarkStart w:id="72" w:name="_Toc436791604"/>
      <w:r>
        <w:t>Account Management</w:t>
      </w:r>
      <w:bookmarkEnd w:id="72"/>
    </w:p>
    <w:p w:rsidR="007E3E89" w:rsidRDefault="000D5552" w:rsidP="004F5541">
      <w:pPr>
        <w:keepNext/>
        <w:keepLines/>
      </w:pPr>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4F5541">
      <w:pPr>
        <w:keepNext/>
        <w:keepLines/>
      </w:pPr>
      <w:r>
        <w:t xml:space="preserve">The first tool shown below in figure 2.5 is account creation.  </w:t>
      </w:r>
      <w:r w:rsidRPr="007E3E89">
        <w:t xml:space="preserve">The AccountController will provide a Register(model) procedure. The AccountController will create a new ApplicationUser when the Register() procedure is called. Then the AccountController will then call the Microsoft provided UserManager's Create(ApplicationUser,Password) procedure. This procedure will return a Success if the creation was successful. If a Success is returned, the AccountController will redirect the user back to the Home page. </w:t>
      </w:r>
    </w:p>
    <w:p w:rsidR="000D5552" w:rsidRDefault="007E3E89" w:rsidP="004F5541">
      <w:pPr>
        <w:keepNext/>
        <w:keepLines/>
        <w:jc w:val="center"/>
      </w:pPr>
      <w:r>
        <w:rPr>
          <w:noProof/>
        </w:rPr>
        <w:lastRenderedPageBreak/>
        <w:drawing>
          <wp:inline distT="0" distB="0" distL="0" distR="0" wp14:anchorId="24E8496F" wp14:editId="7E55E0A4">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4F5541">
      <w:pPr>
        <w:keepNext/>
        <w:keepLines/>
        <w:jc w:val="center"/>
      </w:pPr>
      <w:r w:rsidRPr="00737642">
        <w:rPr>
          <w:b/>
        </w:rPr>
        <w:t>Figure 2.</w:t>
      </w:r>
      <w:r>
        <w:rPr>
          <w:b/>
        </w:rPr>
        <w:t>5</w:t>
      </w:r>
      <w:r w:rsidRPr="00737642">
        <w:t>:</w:t>
      </w:r>
      <w:r>
        <w:rPr>
          <w:b/>
        </w:rPr>
        <w:t xml:space="preserve"> </w:t>
      </w:r>
      <w:r>
        <w:t>Account Creation Sequence Diagram</w:t>
      </w:r>
      <w:ins w:id="73" w:author="Glen" w:date="2015-12-06T21:18:00Z">
        <w:r w:rsidR="00810349" w:rsidRPr="00810349">
          <w:t xml:space="preserve"> </w:t>
        </w:r>
      </w:ins>
    </w:p>
    <w:p w:rsidR="000D5552" w:rsidRDefault="007E3E89" w:rsidP="004F5541">
      <w:pPr>
        <w:keepNext/>
        <w:keepLines/>
      </w:pPr>
      <w:r>
        <w:t xml:space="preserve">Next in figure 2.6 the edit account tool is detailed.  </w:t>
      </w:r>
      <w:r w:rsidRPr="007E3E89">
        <w:t>The AccountController will offer a Edit(model) procedure. This procedure will interact with the Database object. When the Edit() procedure is called, the AccountController will get the username by using the Microsoft provided attribute User.Identity.Name. The AccountController will then call the Database's UserProfiles.FirstOrDefault(Username). This procedure will respond with the UserProfile corresponding to the Username. The AccountController will then set all the UserProfile attributes to the values provided in the model that was passed in with the Edit(model) call. Then the AccountController will set the Database's Entry(UserProfile).State to EntityState.Modified and call the Database's SaveChanges() procedure. The AccountController can then redirect the User to the Home page again.</w:t>
      </w:r>
    </w:p>
    <w:p w:rsidR="007E3E89" w:rsidRDefault="007E3E89" w:rsidP="004F5541">
      <w:pPr>
        <w:keepNext/>
        <w:keepLines/>
      </w:pPr>
    </w:p>
    <w:p w:rsidR="000D5552" w:rsidRDefault="000D5552" w:rsidP="004F5541">
      <w:pPr>
        <w:keepNext/>
        <w:keepLines/>
        <w:jc w:val="center"/>
      </w:pPr>
      <w:r>
        <w:rPr>
          <w:noProof/>
        </w:rPr>
        <w:lastRenderedPageBreak/>
        <w:drawing>
          <wp:inline distT="0" distB="0" distL="0" distR="0" wp14:anchorId="3F97F20F" wp14:editId="432DF44D">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810349" w:rsidRDefault="007E3E89">
      <w:pPr>
        <w:keepNext/>
        <w:keepLines/>
        <w:jc w:val="center"/>
        <w:rPr>
          <w:ins w:id="74" w:author="Glen" w:date="2015-12-06T21:17:00Z"/>
        </w:rPr>
      </w:pPr>
      <w:r w:rsidRPr="001E5B33">
        <w:rPr>
          <w:b/>
        </w:rPr>
        <w:t>Figure 2.</w:t>
      </w:r>
      <w:r>
        <w:rPr>
          <w:b/>
        </w:rPr>
        <w:t>6</w:t>
      </w:r>
      <w:r w:rsidRPr="001E5B33">
        <w:t>:</w:t>
      </w:r>
      <w:r>
        <w:rPr>
          <w:b/>
        </w:rPr>
        <w:t xml:space="preserve"> </w:t>
      </w:r>
      <w:r w:rsidR="00565F75">
        <w:t>Edit Account</w:t>
      </w:r>
      <w:r>
        <w:t xml:space="preserve"> Sequence Diagram</w:t>
      </w:r>
      <w:ins w:id="75" w:author="Glen" w:date="2015-12-06T21:15:00Z">
        <w:r w:rsidR="00810349">
          <w:rPr>
            <w:b/>
          </w:rPr>
          <w:t xml:space="preserve"> </w:t>
        </w:r>
      </w:ins>
    </w:p>
    <w:p w:rsidR="00810349" w:rsidRPr="00810349" w:rsidRDefault="00810349">
      <w:pPr>
        <w:keepNext/>
        <w:keepLines/>
        <w:pPrChange w:id="76" w:author="Glen" w:date="2015-12-06T21:15:00Z">
          <w:pPr>
            <w:keepNext/>
            <w:keepLines/>
            <w:jc w:val="center"/>
          </w:pPr>
        </w:pPrChange>
      </w:pPr>
    </w:p>
    <w:p w:rsidR="007E3E89" w:rsidRDefault="00565F75" w:rsidP="004F5541">
      <w:pPr>
        <w:keepNext/>
        <w:keepLines/>
      </w:pPr>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4F5541">
      <w:pPr>
        <w:keepNext/>
        <w:keepLines/>
      </w:pPr>
      <w:r w:rsidRPr="00565F75">
        <w:t>The AccountController will offer a Login() procedure. It will interact with the Microsoft provided UserManager and SignInManager objects. When the Login is called it will call the UserManager's FindByName(Username) procedure to make sure the user exists in the database. Then the Login() procedure will call the SignInManager's PasswordSignIn(Username,Password,RememberMe) procedure. This will return a SignInStatus that tells the AccountController if the signin was successful. If the signin was successful, the AccountController will redirect the user to the retURL.</w:t>
      </w:r>
    </w:p>
    <w:p w:rsidR="00565F75" w:rsidRDefault="00565F75" w:rsidP="004F5541">
      <w:pPr>
        <w:keepNext/>
        <w:keepLines/>
        <w:jc w:val="center"/>
      </w:pPr>
      <w:r>
        <w:rPr>
          <w:noProof/>
        </w:rPr>
        <w:lastRenderedPageBreak/>
        <w:drawing>
          <wp:inline distT="0" distB="0" distL="0" distR="0" wp14:anchorId="5502196B" wp14:editId="4C9609D8">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810349" w:rsidRDefault="00565F75">
      <w:pPr>
        <w:keepNext/>
        <w:keepLines/>
        <w:jc w:val="center"/>
      </w:pPr>
      <w:r w:rsidRPr="001E5B33">
        <w:rPr>
          <w:b/>
        </w:rPr>
        <w:t>Figure 2.</w:t>
      </w:r>
      <w:r>
        <w:rPr>
          <w:b/>
        </w:rPr>
        <w:t>7</w:t>
      </w:r>
      <w:r w:rsidRPr="001E5B33">
        <w:t>:</w:t>
      </w:r>
      <w:r>
        <w:rPr>
          <w:b/>
        </w:rPr>
        <w:t xml:space="preserve"> </w:t>
      </w:r>
      <w:r>
        <w:t>Login Sequence Diagram</w:t>
      </w:r>
      <w:ins w:id="77" w:author="Glen" w:date="2015-12-06T21:14:00Z">
        <w:r w:rsidR="00810349" w:rsidRPr="00810349">
          <w:t xml:space="preserve"> </w:t>
        </w:r>
      </w:ins>
    </w:p>
    <w:p w:rsidR="00565F75" w:rsidRDefault="00565F75" w:rsidP="004F5541">
      <w:pPr>
        <w:keepNext/>
        <w:keepLines/>
      </w:pPr>
      <w:r w:rsidRPr="00565F75">
        <w:t>The AccountController has a public procedure called Logoff(). This procedure when called by the user shall call the formAuthentication.SignOut() procedure provided by Microsoft in the MVC library. Once the SignOut() procedure has finished, the Logoff() procedure will redirect the user back to the Login screen.</w:t>
      </w:r>
    </w:p>
    <w:p w:rsidR="00565F75" w:rsidRPr="001E5B33" w:rsidRDefault="00565F75" w:rsidP="004F5541">
      <w:pPr>
        <w:keepNext/>
        <w:keepLines/>
        <w:jc w:val="center"/>
      </w:pPr>
      <w:r>
        <w:rPr>
          <w:noProof/>
        </w:rPr>
        <w:drawing>
          <wp:inline distT="0" distB="0" distL="0" distR="0" wp14:anchorId="3304737E" wp14:editId="4CCF8250">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4F5541">
      <w:pPr>
        <w:keepNext/>
        <w:keepLines/>
        <w:jc w:val="center"/>
        <w:rPr>
          <w:ins w:id="78" w:author="Glen" w:date="2015-12-06T21:08:00Z"/>
        </w:rPr>
      </w:pPr>
      <w:r w:rsidRPr="001E5B33">
        <w:rPr>
          <w:b/>
        </w:rPr>
        <w:t>Figure 2.</w:t>
      </w:r>
      <w:r>
        <w:rPr>
          <w:b/>
        </w:rPr>
        <w:t>8</w:t>
      </w:r>
      <w:r w:rsidRPr="001E5B33">
        <w:t>:</w:t>
      </w:r>
      <w:r>
        <w:rPr>
          <w:b/>
        </w:rPr>
        <w:t xml:space="preserve"> </w:t>
      </w:r>
      <w:r>
        <w:t>Logoff Sequence Diagram</w:t>
      </w:r>
    </w:p>
    <w:p w:rsidR="0054591F" w:rsidRPr="00810349" w:rsidRDefault="0054591F">
      <w:pPr>
        <w:keepNext/>
        <w:keepLines/>
        <w:pPrChange w:id="79" w:author="Glen" w:date="2015-12-06T21:08:00Z">
          <w:pPr>
            <w:keepNext/>
            <w:keepLines/>
            <w:jc w:val="center"/>
          </w:pPr>
        </w:pPrChange>
      </w:pPr>
      <w:ins w:id="80" w:author="Glen" w:date="2015-12-06T21:08:00Z">
        <w:r>
          <w:rPr>
            <w:b/>
          </w:rPr>
          <w:t xml:space="preserve">Prototype References for </w:t>
        </w:r>
      </w:ins>
      <w:ins w:id="81" w:author="Glen" w:date="2015-12-06T21:22:00Z">
        <w:r w:rsidR="00810349">
          <w:rPr>
            <w:b/>
          </w:rPr>
          <w:t>Account Management</w:t>
        </w:r>
      </w:ins>
      <w:ins w:id="82" w:author="Glen" w:date="2015-12-06T21:08:00Z">
        <w:r>
          <w:rPr>
            <w:b/>
          </w:rPr>
          <w:t xml:space="preserve">: </w:t>
        </w:r>
      </w:ins>
      <w:ins w:id="83" w:author="Glen" w:date="2015-12-06T21:21:00Z">
        <w:r w:rsidR="00810349">
          <w:t>“</w:t>
        </w:r>
        <w:r w:rsidR="00810349" w:rsidRPr="00810349">
          <w:t>Main Screen</w:t>
        </w:r>
        <w:r w:rsidR="00810349">
          <w:t xml:space="preserve">” (pg. 4), “Request Account 1” (pg. 9), </w:t>
        </w:r>
      </w:ins>
      <w:ins w:id="84" w:author="Glen" w:date="2015-12-06T21:13:00Z">
        <w:r w:rsidR="00810349">
          <w:t>“Logout” (pg. 11)</w:t>
        </w:r>
      </w:ins>
      <w:ins w:id="85" w:author="Glen" w:date="2015-12-06T21:21:00Z">
        <w:r w:rsidR="00810349">
          <w:t>, “Patient: Edit Account Settings” (pg. 16), “Physician: Edit Account Settings (pg. 22), “Experimenter: Edit Account Settings” (pg. 31), “System Admin: Edit Account Settings” (pg. 35)</w:t>
        </w:r>
      </w:ins>
    </w:p>
    <w:p w:rsidR="00565F75" w:rsidRDefault="00737642" w:rsidP="004F5541">
      <w:pPr>
        <w:pStyle w:val="Heading3"/>
        <w:keepNext/>
        <w:keepLines/>
      </w:pPr>
      <w:bookmarkStart w:id="86" w:name="_Toc436791605"/>
      <w:r>
        <w:lastRenderedPageBreak/>
        <w:t>Physician Actions</w:t>
      </w:r>
      <w:bookmarkEnd w:id="86"/>
    </w:p>
    <w:p w:rsidR="00737642" w:rsidRDefault="00737642" w:rsidP="004F5541">
      <w:pPr>
        <w:keepNext/>
        <w:keepLines/>
      </w:pPr>
      <w:r>
        <w:rPr>
          <w:noProof/>
        </w:rPr>
        <w:drawing>
          <wp:inline distT="0" distB="0" distL="0" distR="0" wp14:anchorId="4FC71339" wp14:editId="23395B95">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9B2D67" w:rsidRDefault="009B2D67" w:rsidP="004F5541">
      <w:pPr>
        <w:keepNext/>
        <w:keepLines/>
        <w:jc w:val="center"/>
      </w:pPr>
      <w:r w:rsidRPr="001E5B33">
        <w:rPr>
          <w:b/>
        </w:rPr>
        <w:t>Figure 2.</w:t>
      </w:r>
      <w:r>
        <w:rPr>
          <w:b/>
        </w:rPr>
        <w:t>9</w:t>
      </w:r>
      <w:r w:rsidRPr="001E5B33">
        <w:t>:</w:t>
      </w:r>
      <w:r>
        <w:rPr>
          <w:b/>
        </w:rPr>
        <w:t xml:space="preserve"> </w:t>
      </w:r>
      <w:r>
        <w:t>Create Patient Sequence Diagram</w:t>
      </w:r>
    </w:p>
    <w:p w:rsidR="00737642" w:rsidDel="00810349" w:rsidRDefault="00737642" w:rsidP="004F5541">
      <w:pPr>
        <w:keepNext/>
        <w:keepLines/>
        <w:rPr>
          <w:del w:id="87" w:author="Glen" w:date="2015-12-06T21:20:00Z"/>
        </w:rPr>
      </w:pPr>
      <w:del w:id="88" w:author="Glen" w:date="2015-12-06T21:20:00Z">
        <w:r w:rsidDel="00810349">
          <w:delText>Physician: Create Patient</w:delText>
        </w:r>
      </w:del>
    </w:p>
    <w:p w:rsidR="00810349" w:rsidRPr="003D5B38" w:rsidRDefault="00737642" w:rsidP="00810349">
      <w:pPr>
        <w:keepNext/>
        <w:keepLines/>
        <w:rPr>
          <w:ins w:id="89" w:author="Glen" w:date="2015-12-06T21:20:00Z"/>
        </w:rPr>
      </w:pPr>
      <w:r>
        <w:t>The “Physician: Create Patient” sequence diagram</w:t>
      </w:r>
      <w:r w:rsidR="00497CB8">
        <w:t>, as seen in figure 2.9,</w:t>
      </w:r>
      <w:r>
        <w:t xml:space="preserve">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810349" w:rsidDel="00810349" w:rsidRDefault="00810349" w:rsidP="004F5541">
      <w:pPr>
        <w:keepNext/>
        <w:keepLines/>
        <w:rPr>
          <w:del w:id="90" w:author="Glen" w:date="2015-12-06T21:20:00Z"/>
        </w:rPr>
      </w:pPr>
    </w:p>
    <w:p w:rsidR="009B2D67" w:rsidRDefault="00737642" w:rsidP="004F5541">
      <w:pPr>
        <w:keepNext/>
        <w:keepLines/>
        <w:jc w:val="center"/>
      </w:pPr>
      <w:r>
        <w:rPr>
          <w:noProof/>
        </w:rPr>
        <w:drawing>
          <wp:inline distT="0" distB="0" distL="0" distR="0" wp14:anchorId="6A7B2FDA" wp14:editId="12E7BE67">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Del="00810349" w:rsidRDefault="00737642" w:rsidP="004F5541">
      <w:pPr>
        <w:keepNext/>
        <w:keepLines/>
        <w:rPr>
          <w:del w:id="91" w:author="Glen" w:date="2015-12-06T21:22:00Z"/>
        </w:rPr>
      </w:pPr>
      <w:del w:id="92" w:author="Glen" w:date="2015-12-06T21:22:00Z">
        <w:r w:rsidDel="00810349">
          <w:delText>Physician: Delete Patient</w:delText>
        </w:r>
      </w:del>
    </w:p>
    <w:p w:rsidR="00737642" w:rsidRDefault="00737642" w:rsidP="004F5541">
      <w:pPr>
        <w:keepNext/>
        <w:keepLines/>
      </w:pPr>
      <w:r>
        <w:t>The “Physician: Delete Patient” sequence diagram</w:t>
      </w:r>
      <w:r w:rsidR="00497CB8">
        <w:t>,</w:t>
      </w:r>
      <w:r>
        <w:t xml:space="preserve"> </w:t>
      </w:r>
      <w:r w:rsidR="00497CB8">
        <w:t xml:space="preserve">as seen in figure 2.10, </w:t>
      </w:r>
      <w:r>
        <w:t>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r w:rsidR="009B2D67">
        <w:t xml:space="preserve">  As per section 2.2.2, deleting a patient will also remove all the patient data from the system.</w:t>
      </w:r>
    </w:p>
    <w:p w:rsidR="009B2D67" w:rsidRDefault="00737642" w:rsidP="004F5541">
      <w:pPr>
        <w:keepNext/>
        <w:keepLines/>
        <w:jc w:val="center"/>
      </w:pPr>
      <w:r>
        <w:rPr>
          <w:noProof/>
        </w:rPr>
        <w:lastRenderedPageBreak/>
        <w:drawing>
          <wp:inline distT="0" distB="0" distL="0" distR="0" wp14:anchorId="5F8020BA" wp14:editId="517458F6">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Del="00810349" w:rsidRDefault="00737642" w:rsidP="004F5541">
      <w:pPr>
        <w:keepNext/>
        <w:keepLines/>
        <w:rPr>
          <w:del w:id="93" w:author="Glen" w:date="2015-12-06T21:22:00Z"/>
        </w:rPr>
      </w:pPr>
      <w:del w:id="94" w:author="Glen" w:date="2015-12-06T21:22:00Z">
        <w:r w:rsidDel="00810349">
          <w:delText>Physician: View Patient Data</w:delText>
        </w:r>
      </w:del>
    </w:p>
    <w:p w:rsidR="00737642" w:rsidRDefault="00737642" w:rsidP="004F5541">
      <w:pPr>
        <w:keepNext/>
        <w:keepLines/>
        <w:rPr>
          <w:ins w:id="95" w:author="Glen" w:date="2015-12-06T21:22:00Z"/>
        </w:rPr>
      </w:pPr>
      <w:r>
        <w:t>The “Physician: View Patient Data” sequence diagram</w:t>
      </w:r>
      <w:r w:rsidR="00497CB8">
        <w:t>,</w:t>
      </w:r>
      <w:r>
        <w:t xml:space="preserve"> </w:t>
      </w:r>
      <w:r w:rsidR="00497CB8">
        <w:t xml:space="preserve">as seen in figure 2.11, </w:t>
      </w:r>
      <w:r>
        <w:t>details the interactions when a physician wants to view the data for one of their patients.  The physician selects a patient to view the data for.  After the physician makes their selection, the PhysicianController will query the database for the patient information.  The PhysicianView will display the patient information.</w:t>
      </w:r>
    </w:p>
    <w:p w:rsidR="00810349" w:rsidRDefault="00810349" w:rsidP="00810349">
      <w:pPr>
        <w:keepNext/>
        <w:keepLines/>
        <w:rPr>
          <w:ins w:id="96" w:author="Glen" w:date="2015-12-06T21:22:00Z"/>
        </w:rPr>
      </w:pPr>
      <w:ins w:id="97" w:author="Glen" w:date="2015-12-06T21:22:00Z">
        <w:r>
          <w:rPr>
            <w:b/>
          </w:rPr>
          <w:t xml:space="preserve">Prototype References for Physician Actions: </w:t>
        </w:r>
        <w:r>
          <w:t>“</w:t>
        </w:r>
      </w:ins>
      <w:ins w:id="98" w:author="Glen" w:date="2015-12-06T21:23:00Z">
        <w:r>
          <w:t>Physician: Create Patient</w:t>
        </w:r>
      </w:ins>
      <w:ins w:id="99" w:author="Glen" w:date="2015-12-06T21:22:00Z">
        <w:r>
          <w:t>” (pg. 24)</w:t>
        </w:r>
      </w:ins>
      <w:ins w:id="100" w:author="Glen" w:date="2015-12-06T21:23:00Z">
        <w:r>
          <w:t>, “Physician: View Patient Data” (pg. 26),</w:t>
        </w:r>
      </w:ins>
      <w:ins w:id="101" w:author="Glen" w:date="2015-12-06T21:24:00Z">
        <w:r>
          <w:t xml:space="preserve"> “Physician: Select Session” (pg. 27), “Physician: View Session” (pg. 28)</w:t>
        </w:r>
      </w:ins>
    </w:p>
    <w:p w:rsidR="00810349" w:rsidRDefault="00810349" w:rsidP="004F5541">
      <w:pPr>
        <w:keepNext/>
        <w:keepLines/>
      </w:pPr>
    </w:p>
    <w:p w:rsidR="00737642" w:rsidRDefault="009B2D67" w:rsidP="004F5541">
      <w:pPr>
        <w:pStyle w:val="Heading3"/>
        <w:keepNext/>
        <w:keepLines/>
      </w:pPr>
      <w:bookmarkStart w:id="102" w:name="_Toc436791606"/>
      <w:r>
        <w:t>Experiment Tools</w:t>
      </w:r>
      <w:bookmarkEnd w:id="102"/>
    </w:p>
    <w:p w:rsidR="009B2D67" w:rsidRDefault="009B2D67" w:rsidP="004F5541">
      <w:pPr>
        <w:keepNext/>
        <w:keepLines/>
      </w:pPr>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4F5541">
      <w:pPr>
        <w:keepNext/>
        <w:keepLines/>
      </w:pPr>
      <w:r>
        <w:t>The create experiment function in figure 2.12 functions as follows.  As experiment administrator navigates to the experiment module in the web application.  Pressing a create experiment button on the ExperimentView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CreateExperiment function in the ExperimentController.  The controller will issue an InsertExperiment call passing the newly created Experiment object to the database to be added.</w:t>
      </w:r>
    </w:p>
    <w:p w:rsidR="006F6EE6" w:rsidRDefault="006F6EE6" w:rsidP="004F5541">
      <w:pPr>
        <w:keepNext/>
        <w:keepLines/>
      </w:pPr>
      <w:r>
        <w:rPr>
          <w:noProof/>
        </w:rPr>
        <w:lastRenderedPageBreak/>
        <w:drawing>
          <wp:inline distT="0" distB="0" distL="0" distR="0" wp14:anchorId="7785A397" wp14:editId="5CE1C9F8">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t>Figure 2.</w:t>
      </w:r>
      <w:r>
        <w:rPr>
          <w:b/>
        </w:rPr>
        <w:t>12</w:t>
      </w:r>
      <w:r w:rsidRPr="001E5B33">
        <w:t>:</w:t>
      </w:r>
      <w:r>
        <w:rPr>
          <w:b/>
        </w:rPr>
        <w:t xml:space="preserve"> </w:t>
      </w:r>
      <w:r>
        <w:t>Create Experiment Sequence Diagram</w:t>
      </w:r>
    </w:p>
    <w:p w:rsidR="006F6EE6" w:rsidRDefault="006F6EE6" w:rsidP="004F5541">
      <w:pPr>
        <w:keepNext/>
        <w:keepLines/>
      </w:pPr>
      <w:r>
        <w:t>The edit experiment function shown in figure 2.13 operates as follows.  The experiment administrator shall have a list of their current experiments viewable when they access the ExperimentView.</w:t>
      </w:r>
      <w:r w:rsidR="00460CF6">
        <w:t xml:space="preserve">  Selecting the edit option next to the experiment will display the same modal that was filled out when creating the experiment.  </w:t>
      </w:r>
      <w:r>
        <w:t xml:space="preserve">  </w:t>
      </w:r>
      <w:r w:rsidR="00460CF6">
        <w:t>This time the form will already be filled out with the current experiment criteria.  The experiment administrator may now change any element of the experiment he or she wishes.  Pressing an update button now on the modal will call the EditExperiment function in the ExperimentController.  The controller will then tell the database to update the experiment record by calling the UpdateExperiment function passing the updated Experiment object as a parameter.</w:t>
      </w:r>
    </w:p>
    <w:p w:rsidR="006F6EE6" w:rsidRDefault="006F6EE6" w:rsidP="004F5541">
      <w:pPr>
        <w:keepNext/>
        <w:keepLines/>
      </w:pPr>
      <w:r>
        <w:rPr>
          <w:noProof/>
        </w:rPr>
        <w:drawing>
          <wp:inline distT="0" distB="0" distL="0" distR="0" wp14:anchorId="5D0E2182" wp14:editId="02286015">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lastRenderedPageBreak/>
        <w:t>Figure 2.</w:t>
      </w:r>
      <w:r>
        <w:rPr>
          <w:b/>
        </w:rPr>
        <w:t>13</w:t>
      </w:r>
      <w:r w:rsidRPr="001E5B33">
        <w:t>:</w:t>
      </w:r>
      <w:r>
        <w:rPr>
          <w:b/>
        </w:rPr>
        <w:t xml:space="preserve"> </w:t>
      </w:r>
      <w:r>
        <w:t>Edit Experiment Sequence Diagram</w:t>
      </w:r>
    </w:p>
    <w:p w:rsidR="00460CF6" w:rsidRDefault="00460CF6" w:rsidP="004F5541">
      <w:pPr>
        <w:keepNext/>
        <w:keepLines/>
      </w:pPr>
      <w:r>
        <w:t>Deleting an experiment involves an experiment administrator navigating to the ExperimentView and pressing the delete button next to one of their experiments.  A modal dialog asking if the experiment administrator is sure that they wish to delete the experiment will appear.  Clicking the “OK” button will call the DeleteExperiment function in the ExperimentController.  The controller will inform the database that the experiment needs to be deleted.  This process is illustrated in figure 2.14 below.</w:t>
      </w:r>
    </w:p>
    <w:p w:rsidR="006F6EE6" w:rsidRDefault="00460CF6" w:rsidP="004F5541">
      <w:pPr>
        <w:keepNext/>
        <w:keepLines/>
      </w:pPr>
      <w:r>
        <w:rPr>
          <w:noProof/>
        </w:rPr>
        <w:drawing>
          <wp:inline distT="0" distB="0" distL="0" distR="0" wp14:anchorId="61FAAFA9" wp14:editId="6931E2C7">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4F5541">
      <w:pPr>
        <w:keepNext/>
        <w:keepLines/>
        <w:jc w:val="center"/>
      </w:pPr>
      <w:r w:rsidRPr="001E5B33">
        <w:rPr>
          <w:b/>
        </w:rPr>
        <w:t>Figure 2.</w:t>
      </w:r>
      <w:r>
        <w:rPr>
          <w:b/>
        </w:rPr>
        <w:t>14</w:t>
      </w:r>
      <w:r w:rsidRPr="001E5B33">
        <w:t>:</w:t>
      </w:r>
      <w:r>
        <w:rPr>
          <w:b/>
        </w:rPr>
        <w:t xml:space="preserve"> </w:t>
      </w:r>
      <w:r>
        <w:t>Delete Experiment Sequence Diagram</w:t>
      </w:r>
    </w:p>
    <w:p w:rsidR="00460CF6" w:rsidRDefault="00460CF6" w:rsidP="004F5541">
      <w:pPr>
        <w:keepNext/>
        <w:keepLines/>
      </w:pPr>
      <w:r>
        <w:t>Both the physicians and experiment administrators will have access to viewing the experiments</w:t>
      </w:r>
      <w:r w:rsidR="00DE3E90">
        <w:t xml:space="preserve"> created in the system.  Upon navigating to the ExperimentView, they physician will be able to view a list of all experiments in the system.  The experiment administrator however will only have a list of the experiments they have created.  Clicking a view button next to the experiment will</w:t>
      </w:r>
      <w:r w:rsidR="008620AB">
        <w:t xml:space="preserve"> call the RunExperiment function in the ExperimentController.  This will </w:t>
      </w:r>
      <w:r w:rsidR="000F42A1">
        <w:t>get the experiment query information from the database and execute the query.  The controller will collect all of the patients that meet the experiment criteria</w:t>
      </w:r>
      <w:r w:rsidR="00312E29">
        <w:t>.  The controller will then request the relevant medical data for each patient based on the experiment criteria.  Figure 2.15 shows a function called CollectData().  This function is merely a placeholder for the various calls to the database that are required to collect all of the medical data.  Once all the data is collect the controller will process the data in order to return in back to the ExperimentView where the results of the experiment are now displayed.</w:t>
      </w:r>
    </w:p>
    <w:p w:rsidR="00460CF6" w:rsidRDefault="000F42A1" w:rsidP="004F5541">
      <w:pPr>
        <w:keepNext/>
        <w:keepLines/>
        <w:jc w:val="center"/>
        <w:rPr>
          <w:ins w:id="103" w:author="Glen" w:date="2015-12-06T21:24:00Z"/>
        </w:rPr>
      </w:pPr>
      <w:r>
        <w:rPr>
          <w:b/>
          <w:noProof/>
        </w:rPr>
        <w:lastRenderedPageBreak/>
        <w:drawing>
          <wp:inline distT="0" distB="0" distL="0" distR="0" wp14:anchorId="39D5CADA" wp14:editId="59D3EFE0">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 Experiment Sequence Diagram</w:t>
      </w:r>
    </w:p>
    <w:p w:rsidR="00810349" w:rsidRPr="00810349" w:rsidRDefault="00810349">
      <w:pPr>
        <w:keepNext/>
        <w:keepLines/>
        <w:pPrChange w:id="104" w:author="Glen" w:date="2015-12-06T21:24:00Z">
          <w:pPr>
            <w:keepNext/>
            <w:keepLines/>
            <w:jc w:val="center"/>
          </w:pPr>
        </w:pPrChange>
      </w:pPr>
      <w:ins w:id="105" w:author="Glen" w:date="2015-12-06T21:24:00Z">
        <w:r w:rsidRPr="00810349">
          <w:rPr>
            <w:b/>
            <w:rPrChange w:id="106" w:author="Glen" w:date="2015-12-06T21:24:00Z">
              <w:rPr/>
            </w:rPrChange>
          </w:rPr>
          <w:t>Prototype References for Experimenter Tools:</w:t>
        </w:r>
      </w:ins>
      <w:ins w:id="107" w:author="Glen" w:date="2015-12-06T21:25:00Z">
        <w:r>
          <w:t xml:space="preserve"> “Experimenter: Create Experiment” (pg. 30), “Experimenter: View Experiments” (pg. 32), “Experimenter: View Results” (pg. 33)</w:t>
        </w:r>
      </w:ins>
    </w:p>
    <w:p w:rsidR="00C758B7" w:rsidRDefault="00C758B7" w:rsidP="004F5541">
      <w:pPr>
        <w:pStyle w:val="Heading3"/>
        <w:keepNext/>
        <w:keepLines/>
      </w:pPr>
      <w:bookmarkStart w:id="108" w:name="_Toc436791607"/>
      <w:r>
        <w:t>Patient Actions</w:t>
      </w:r>
      <w:bookmarkEnd w:id="108"/>
    </w:p>
    <w:p w:rsidR="00C758B7" w:rsidDel="00810349" w:rsidRDefault="00C758B7" w:rsidP="004F5541">
      <w:pPr>
        <w:keepNext/>
        <w:keepLines/>
        <w:rPr>
          <w:del w:id="109" w:author="Glen" w:date="2015-12-06T21:25:00Z"/>
        </w:rPr>
      </w:pPr>
      <w:del w:id="110" w:author="Glen" w:date="2015-12-06T21:25:00Z">
        <w:r w:rsidDel="00810349">
          <w:delText>Patient: View Patient Data</w:delText>
        </w:r>
      </w:del>
    </w:p>
    <w:p w:rsidR="00460CF6" w:rsidRDefault="00C758B7" w:rsidP="004F5541">
      <w:pPr>
        <w:keepNext/>
        <w:keepLines/>
      </w:pPr>
      <w:r>
        <w:t>The “Patient: View Patient Data” sequence diagram</w:t>
      </w:r>
      <w:r w:rsidR="00497CB8">
        <w:t>, as seen in figure 2.16,</w:t>
      </w:r>
      <w:r>
        <w:t xml:space="preserve"> details the interactions when a patient wants to view their </w:t>
      </w:r>
      <w:r w:rsidR="00557925">
        <w:t xml:space="preserve">own </w:t>
      </w:r>
      <w:r>
        <w:t>data.  The PatientController will query the database for their information.  The PatientView will display their information.</w:t>
      </w:r>
      <w:r w:rsidR="00497CB8">
        <w:t xml:space="preserve">  The request data interaction from the controller to the database represents all of the get calls to the various database tables that contain medical data that the patient may have selected to view.</w:t>
      </w:r>
    </w:p>
    <w:p w:rsidR="00A72A82" w:rsidRDefault="001F2595" w:rsidP="004F5541">
      <w:pPr>
        <w:keepNext/>
        <w:keepLines/>
      </w:pPr>
      <w:r>
        <w:rPr>
          <w:noProof/>
        </w:rPr>
        <w:lastRenderedPageBreak/>
        <w:drawing>
          <wp:inline distT="0" distB="0" distL="0" distR="0" wp14:anchorId="32A646AF" wp14:editId="2FF2670A">
            <wp:extent cx="5943600" cy="275272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rsidR="00670B30" w:rsidRDefault="00A72A82" w:rsidP="004F5541">
      <w:pPr>
        <w:keepNext/>
        <w:keepLines/>
        <w:jc w:val="center"/>
        <w:rPr>
          <w:ins w:id="111" w:author="Glen" w:date="2015-12-06T21:25:00Z"/>
        </w:rPr>
      </w:pPr>
      <w:r w:rsidRPr="001E5B33">
        <w:rPr>
          <w:b/>
        </w:rPr>
        <w:t>Figure 2.</w:t>
      </w:r>
      <w:r>
        <w:rPr>
          <w:b/>
        </w:rPr>
        <w:t>16</w:t>
      </w:r>
      <w:r w:rsidRPr="001E5B33">
        <w:t>:</w:t>
      </w:r>
      <w:r>
        <w:rPr>
          <w:b/>
        </w:rPr>
        <w:t xml:space="preserve"> </w:t>
      </w:r>
      <w:r w:rsidR="00557925">
        <w:t>View Own Data Sequence Diagram</w:t>
      </w:r>
    </w:p>
    <w:p w:rsidR="00810349" w:rsidRPr="00810349" w:rsidRDefault="00810349">
      <w:pPr>
        <w:keepNext/>
        <w:keepLines/>
        <w:rPr>
          <w:b/>
          <w:rPrChange w:id="112" w:author="Glen" w:date="2015-12-06T21:26:00Z">
            <w:rPr/>
          </w:rPrChange>
        </w:rPr>
        <w:pPrChange w:id="113" w:author="Glen" w:date="2015-12-06T21:25:00Z">
          <w:pPr>
            <w:keepNext/>
            <w:keepLines/>
            <w:jc w:val="center"/>
          </w:pPr>
        </w:pPrChange>
      </w:pPr>
      <w:ins w:id="114" w:author="Glen" w:date="2015-12-06T21:25:00Z">
        <w:r w:rsidRPr="00810349">
          <w:rPr>
            <w:b/>
            <w:rPrChange w:id="115" w:author="Glen" w:date="2015-12-06T21:26:00Z">
              <w:rPr/>
            </w:rPrChange>
          </w:rPr>
          <w:t xml:space="preserve">Prototype References for </w:t>
        </w:r>
      </w:ins>
      <w:ins w:id="116" w:author="Glen" w:date="2015-12-06T21:26:00Z">
        <w:r w:rsidRPr="00810349">
          <w:rPr>
            <w:b/>
            <w:rPrChange w:id="117" w:author="Glen" w:date="2015-12-06T21:26:00Z">
              <w:rPr/>
            </w:rPrChange>
          </w:rPr>
          <w:t xml:space="preserve">Patient Actions: </w:t>
        </w:r>
        <w:r w:rsidRPr="00810349">
          <w:rPr>
            <w:rPrChange w:id="118" w:author="Glen" w:date="2015-12-06T21:26:00Z">
              <w:rPr>
                <w:b/>
              </w:rPr>
            </w:rPrChange>
          </w:rPr>
          <w:t>“Patient: View Data” (pg. 14), “Patient: View Session” (pg. 15)</w:t>
        </w:r>
      </w:ins>
    </w:p>
    <w:p w:rsidR="00E2307C" w:rsidRDefault="00E2307C" w:rsidP="004F5541">
      <w:pPr>
        <w:pStyle w:val="Heading3"/>
        <w:keepNext/>
        <w:keepLines/>
      </w:pPr>
      <w:bookmarkStart w:id="119" w:name="_Toc436791608"/>
      <w:r>
        <w:t>Export Data</w:t>
      </w:r>
      <w:bookmarkEnd w:id="119"/>
    </w:p>
    <w:p w:rsidR="00E2307C" w:rsidRDefault="00E2307C" w:rsidP="004F5541">
      <w:pPr>
        <w:keepNext/>
        <w:keepLines/>
      </w:pPr>
      <w:r>
        <w:t>There are two different exports available in this web application.  The first export is available to both patients and physicians.  The export is used for saving a patient data record locally to the user’s hard drive.  These exports are described in figures 2.17 and 2.18.</w:t>
      </w:r>
    </w:p>
    <w:p w:rsidR="00E2307C" w:rsidRDefault="00E2307C" w:rsidP="004F5541">
      <w:pPr>
        <w:keepNext/>
        <w:keepLines/>
      </w:pPr>
      <w:r>
        <w:rPr>
          <w:noProof/>
        </w:rPr>
        <w:drawing>
          <wp:inline distT="0" distB="0" distL="0" distR="0" wp14:anchorId="0167BEB5" wp14:editId="040BD197">
            <wp:extent cx="5934075" cy="2409825"/>
            <wp:effectExtent l="0" t="0" r="0" b="0"/>
            <wp:docPr id="3" name="Picture 3" descr="C:\Users\jimmy.duggan\Documents\GitHub\med656\Diagrams\Sequence Diagrams\Patient_ 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atient_ ExportDat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E2307C" w:rsidRDefault="00E2307C" w:rsidP="004F5541">
      <w:pPr>
        <w:keepNext/>
        <w:keepLines/>
        <w:jc w:val="center"/>
      </w:pPr>
      <w:r w:rsidRPr="001E5B33">
        <w:rPr>
          <w:b/>
        </w:rPr>
        <w:t>Figure 2.</w:t>
      </w:r>
      <w:r>
        <w:rPr>
          <w:b/>
        </w:rPr>
        <w:t>17</w:t>
      </w:r>
      <w:r w:rsidRPr="001E5B33">
        <w:t>:</w:t>
      </w:r>
      <w:r>
        <w:rPr>
          <w:b/>
        </w:rPr>
        <w:t xml:space="preserve"> </w:t>
      </w:r>
      <w:r>
        <w:t>Export Own Data Sequence Diagram</w:t>
      </w:r>
    </w:p>
    <w:p w:rsidR="00E2307C" w:rsidRDefault="00E2307C" w:rsidP="004F5541">
      <w:pPr>
        <w:keepNext/>
        <w:keepLines/>
      </w:pPr>
      <w:r>
        <w:rPr>
          <w:noProof/>
        </w:rPr>
        <w:lastRenderedPageBreak/>
        <w:drawing>
          <wp:inline distT="0" distB="0" distL="0" distR="0" wp14:anchorId="54744B4C" wp14:editId="0C7985DA">
            <wp:extent cx="5937250" cy="2413000"/>
            <wp:effectExtent l="0" t="0" r="0" b="0"/>
            <wp:docPr id="20" name="Picture 20" descr="C:\Users\jimmy.duggan\Documents\GitHub\med656\Diagrams\Sequence Diagrams\Physicia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Physician_ExportD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E2307C" w:rsidRDefault="00E2307C" w:rsidP="004F5541">
      <w:pPr>
        <w:keepNext/>
        <w:keepLines/>
        <w:jc w:val="center"/>
      </w:pPr>
      <w:r w:rsidRPr="001E5B33">
        <w:rPr>
          <w:b/>
        </w:rPr>
        <w:t>Figure 2.</w:t>
      </w:r>
      <w:r>
        <w:rPr>
          <w:b/>
        </w:rPr>
        <w:t>18</w:t>
      </w:r>
      <w:r w:rsidRPr="001E5B33">
        <w:t>:</w:t>
      </w:r>
      <w:r>
        <w:rPr>
          <w:b/>
        </w:rPr>
        <w:t xml:space="preserve"> </w:t>
      </w:r>
      <w:r>
        <w:t>Export Patient Data Sequence Diagram</w:t>
      </w:r>
    </w:p>
    <w:p w:rsidR="00E2307C" w:rsidRDefault="00E2307C" w:rsidP="004F5541">
      <w:pPr>
        <w:keepNext/>
        <w:keepLines/>
      </w:pPr>
      <w:r>
        <w:t xml:space="preserve">In both cases the user will have to access the view available to them to use the system.  A patient will have access to the PatientView where the physician will have access to the Physician view.  After selecting a patient record, each user will have the option to select an export option instead of viewing the data in a graphical formal.  Clicking the export will call the requestDataById function in the corresponding controller depending on the user executing the export.  </w:t>
      </w:r>
      <w:r w:rsidR="00894DD5">
        <w:t>The controller will then request the patient record from the database.  After receiving the record it will look up all the relevant medical data from the database.  The controller will then make a call to a static class to handle the exporting of this data to a .csv file.  After the data is serialized into the correct format a download option will be prompted to the user.</w:t>
      </w:r>
    </w:p>
    <w:p w:rsidR="00894DD5" w:rsidRDefault="00894DD5" w:rsidP="004F5541">
      <w:pPr>
        <w:keepNext/>
        <w:keepLines/>
      </w:pPr>
      <w:r>
        <w:t>The next export option is available to both the experiment administrator and the physician.  The system will allow either of those types of users to export the results of an experiment.  This process is detailed in figure 2.19.   Either user from the ExperimentView selects an experiment from the list of available experiments.  The experiment will have a button available to the user to export the experiment when pressed instead of the run experiment button.  Clicking the export button will call the requestDataById function in the controller.  The controller will request all of the data that is used to generate the export report.  That data is then sent to the static class called ExportLogic.  The data is then proce</w:t>
      </w:r>
      <w:r w:rsidR="004F5541">
        <w:t>ssed into a .csv file format.  The user is prompted with an option to download the file after the data available for download.</w:t>
      </w:r>
    </w:p>
    <w:p w:rsidR="00894DD5" w:rsidRDefault="00894DD5" w:rsidP="004F5541">
      <w:pPr>
        <w:keepNext/>
        <w:keepLines/>
      </w:pPr>
      <w:r>
        <w:rPr>
          <w:noProof/>
        </w:rPr>
        <w:lastRenderedPageBreak/>
        <w:drawing>
          <wp:inline distT="0" distB="0" distL="0" distR="0" wp14:anchorId="2D10AB40" wp14:editId="738692C9">
            <wp:extent cx="5937250" cy="2413000"/>
            <wp:effectExtent l="0" t="0" r="0" b="0"/>
            <wp:docPr id="21" name="Picture 21" descr="C:\Users\jimmy.duggan\Documents\GitHub\med656\Diagrams\Sequence Diagrams\ExperimentAdmi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xperimentAdmin_ExportDa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894DD5" w:rsidRDefault="00894DD5" w:rsidP="004F5541">
      <w:pPr>
        <w:keepNext/>
        <w:keepLines/>
        <w:jc w:val="center"/>
        <w:rPr>
          <w:ins w:id="120" w:author="Glen" w:date="2015-12-06T21:26:00Z"/>
        </w:rPr>
      </w:pPr>
      <w:r w:rsidRPr="001E5B33">
        <w:rPr>
          <w:b/>
        </w:rPr>
        <w:t>Figure 2.</w:t>
      </w:r>
      <w:r>
        <w:rPr>
          <w:b/>
        </w:rPr>
        <w:t>19</w:t>
      </w:r>
      <w:r w:rsidRPr="001E5B33">
        <w:t>:</w:t>
      </w:r>
      <w:r>
        <w:rPr>
          <w:b/>
        </w:rPr>
        <w:t xml:space="preserve"> </w:t>
      </w:r>
      <w:r>
        <w:t>Export Experiment Data Sequence Diagram</w:t>
      </w:r>
    </w:p>
    <w:p w:rsidR="00810349" w:rsidRPr="00810349" w:rsidRDefault="00810349">
      <w:pPr>
        <w:keepNext/>
        <w:keepLines/>
        <w:pPrChange w:id="121" w:author="Glen" w:date="2015-12-06T21:26:00Z">
          <w:pPr>
            <w:keepNext/>
            <w:keepLines/>
            <w:jc w:val="center"/>
          </w:pPr>
        </w:pPrChange>
      </w:pPr>
      <w:ins w:id="122" w:author="Glen" w:date="2015-12-06T21:26:00Z">
        <w:r w:rsidRPr="00810349">
          <w:rPr>
            <w:b/>
            <w:rPrChange w:id="123" w:author="Glen" w:date="2015-12-06T21:26:00Z">
              <w:rPr/>
            </w:rPrChange>
          </w:rPr>
          <w:t xml:space="preserve">Prototype References for Export Tools: </w:t>
        </w:r>
      </w:ins>
      <w:ins w:id="124" w:author="Glen" w:date="2015-12-06T21:27:00Z">
        <w:r w:rsidR="00C80789" w:rsidRPr="00C80789">
          <w:rPr>
            <w:rPrChange w:id="125" w:author="Glen" w:date="2015-12-06T21:28:00Z">
              <w:rPr>
                <w:b/>
              </w:rPr>
            </w:rPrChange>
          </w:rPr>
          <w:t>“Patient: View Session” (pg. 15), “Physician: View Session” (pg. 28)</w:t>
        </w:r>
      </w:ins>
    </w:p>
    <w:p w:rsidR="00894DD5" w:rsidRPr="004F5541" w:rsidRDefault="00894DD5" w:rsidP="004F5541">
      <w:pPr>
        <w:keepNext/>
        <w:keepLines/>
      </w:pPr>
    </w:p>
    <w:p w:rsidR="00DE6FC9" w:rsidRDefault="00DE6FC9" w:rsidP="004F5541">
      <w:pPr>
        <w:pStyle w:val="Heading2"/>
      </w:pPr>
      <w:bookmarkStart w:id="126" w:name="_Toc436615109"/>
      <w:bookmarkStart w:id="127" w:name="_Toc436615147"/>
      <w:bookmarkStart w:id="128" w:name="_Toc436791609"/>
      <w:bookmarkEnd w:id="126"/>
      <w:bookmarkEnd w:id="127"/>
      <w:r>
        <w:t>Database Schema</w:t>
      </w:r>
      <w:bookmarkEnd w:id="128"/>
    </w:p>
    <w:p w:rsidR="0007031F" w:rsidRPr="0007031F" w:rsidRDefault="00D91470" w:rsidP="004F5541">
      <w:pPr>
        <w:keepNext/>
        <w:keepLines/>
      </w:pPr>
      <w:r>
        <w:t>Figure 2.</w:t>
      </w:r>
      <w:r w:rsidR="004F5541">
        <w:t>20</w:t>
      </w:r>
      <w:r>
        <w:t xml:space="preserve">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B81909" w:rsidP="004F5541">
      <w:pPr>
        <w:keepNext/>
        <w:keepLines/>
      </w:pPr>
      <w:r>
        <w:rPr>
          <w:noProof/>
        </w:rPr>
        <w:lastRenderedPageBreak/>
        <w:drawing>
          <wp:inline distT="0" distB="0" distL="0" distR="0" wp14:anchorId="0CBA0F60" wp14:editId="58EC8E25">
            <wp:extent cx="6591210" cy="5231958"/>
            <wp:effectExtent l="0" t="0" r="0" b="0"/>
            <wp:docPr id="18" name="Picture 18"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databaseschem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91394" cy="5232104"/>
                    </a:xfrm>
                    <a:prstGeom prst="rect">
                      <a:avLst/>
                    </a:prstGeom>
                    <a:noFill/>
                    <a:ln>
                      <a:noFill/>
                    </a:ln>
                  </pic:spPr>
                </pic:pic>
              </a:graphicData>
            </a:graphic>
          </wp:inline>
        </w:drawing>
      </w:r>
    </w:p>
    <w:p w:rsidR="0007031F" w:rsidRPr="0007031F" w:rsidRDefault="0007031F" w:rsidP="004F5541">
      <w:pPr>
        <w:keepNext/>
        <w:keepLines/>
        <w:jc w:val="center"/>
      </w:pPr>
      <w:r w:rsidRPr="0007031F">
        <w:rPr>
          <w:b/>
        </w:rPr>
        <w:t>Figure 2.</w:t>
      </w:r>
      <w:r w:rsidR="004F5541">
        <w:rPr>
          <w:b/>
        </w:rPr>
        <w:t>20</w:t>
      </w:r>
      <w:r w:rsidRPr="0007031F">
        <w:rPr>
          <w:b/>
        </w:rPr>
        <w:t>:</w:t>
      </w:r>
      <w:r>
        <w:t xml:space="preserve"> Database Schema</w:t>
      </w:r>
    </w:p>
    <w:p w:rsidR="00812105" w:rsidRDefault="005A781D" w:rsidP="004F5541">
      <w:pPr>
        <w:pStyle w:val="Heading1"/>
      </w:pPr>
      <w:bookmarkStart w:id="129" w:name="_Toc436791610"/>
      <w:r>
        <w:t>Detailed Description of Components</w:t>
      </w:r>
      <w:bookmarkEnd w:id="129"/>
    </w:p>
    <w:p w:rsidR="00812105" w:rsidRDefault="002C6ED4" w:rsidP="004F5541">
      <w:pPr>
        <w:pStyle w:val="Heading2"/>
      </w:pPr>
      <w:bookmarkStart w:id="130" w:name="_Toc436791611"/>
      <w:r>
        <w:t>Presentation Layer Overview</w:t>
      </w:r>
      <w:bookmarkEnd w:id="130"/>
    </w:p>
    <w:p w:rsidR="00812105" w:rsidRDefault="00287C9A" w:rsidP="004F5541">
      <w:pPr>
        <w:pStyle w:val="Heading3"/>
        <w:keepNext/>
        <w:keepLines/>
      </w:pPr>
      <w:bookmarkStart w:id="131" w:name="_Toc435182015"/>
      <w:bookmarkStart w:id="132" w:name="_Toc436791612"/>
      <w:r w:rsidRPr="00282662">
        <w:t>Controllers</w:t>
      </w:r>
      <w:bookmarkStart w:id="133" w:name="_UserLoginController"/>
      <w:bookmarkEnd w:id="131"/>
      <w:bookmarkEnd w:id="132"/>
      <w:bookmarkEnd w:id="133"/>
    </w:p>
    <w:p w:rsidR="00812105" w:rsidRPr="00297E9F" w:rsidRDefault="00287C9A" w:rsidP="004F5541">
      <w:pPr>
        <w:pStyle w:val="Heading4"/>
        <w:keepNext/>
        <w:keepLines/>
      </w:pPr>
      <w:r w:rsidRPr="00297E9F">
        <w:t>SelectDataController</w:t>
      </w:r>
      <w:bookmarkStart w:id="134" w:name="_UserAccountController"/>
      <w:bookmarkEnd w:id="134"/>
    </w:p>
    <w:p w:rsidR="00812105" w:rsidRDefault="00287C9A" w:rsidP="004F5541">
      <w:pPr>
        <w:keepNext/>
        <w:keepLines/>
        <w:spacing w:after="120" w:line="240" w:lineRule="auto"/>
      </w:pPr>
      <w:r>
        <w:t xml:space="preserve">This class is responsible for selecting the data files for processing. This class provides the backend for the </w:t>
      </w:r>
      <w:r>
        <w:rPr>
          <w:b/>
        </w:rPr>
        <w:t>SelectDataView</w:t>
      </w:r>
      <w:r>
        <w:t xml:space="preserve">.  See Figure </w:t>
      </w:r>
      <w:r w:rsidR="00DE6FC9">
        <w:t>2.2</w:t>
      </w:r>
      <w:r>
        <w:t xml:space="preserve"> sequence diagram for this controller.</w:t>
      </w: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lastRenderedPageBreak/>
        <w:t>Attributes:</w:t>
      </w:r>
    </w:p>
    <w:p w:rsidR="00812105" w:rsidRDefault="00287C9A" w:rsidP="004F5541">
      <w:pPr>
        <w:pStyle w:val="ListParagraph"/>
        <w:keepNext/>
        <w:keepLines/>
        <w:numPr>
          <w:ilvl w:val="0"/>
          <w:numId w:val="8"/>
        </w:numPr>
        <w:spacing w:after="0" w:line="240" w:lineRule="auto"/>
      </w:pPr>
      <w:r>
        <w:rPr>
          <w:b/>
        </w:rPr>
        <w:t xml:space="preserve">Private Collection&lt;int, String&gt; </w:t>
      </w:r>
      <w:r>
        <w:t>DataFiles</w:t>
      </w:r>
    </w:p>
    <w:p w:rsidR="00812105" w:rsidRDefault="00287C9A" w:rsidP="004F5541">
      <w:pPr>
        <w:pStyle w:val="ListParagraph"/>
        <w:keepNext/>
        <w:keepLines/>
        <w:numPr>
          <w:ilvl w:val="1"/>
          <w:numId w:val="8"/>
        </w:numPr>
        <w:spacing w:after="0" w:line="240" w:lineRule="auto"/>
      </w:pPr>
      <w:r>
        <w:t>Dictionary containing the paths to the data files and a unique id.</w:t>
      </w:r>
    </w:p>
    <w:p w:rsidR="00812105" w:rsidRDefault="00812105" w:rsidP="004F5541">
      <w:pPr>
        <w:pStyle w:val="ListParagraph"/>
        <w:keepNext/>
        <w:keepLines/>
        <w:spacing w:after="0" w:line="240" w:lineRule="auto"/>
        <w:ind w:left="2160"/>
      </w:pPr>
    </w:p>
    <w:p w:rsidR="00812105" w:rsidRDefault="00287C9A" w:rsidP="004F5541">
      <w:pPr>
        <w:pStyle w:val="ListParagraph"/>
        <w:keepNext/>
        <w:keepLines/>
        <w:numPr>
          <w:ilvl w:val="0"/>
          <w:numId w:val="8"/>
        </w:numPr>
        <w:spacing w:after="0" w:line="240" w:lineRule="auto"/>
      </w:pPr>
      <w:r>
        <w:rPr>
          <w:b/>
        </w:rPr>
        <w:t xml:space="preserve">Private String </w:t>
      </w:r>
      <w:r>
        <w:t>DirectoryPath</w:t>
      </w:r>
    </w:p>
    <w:p w:rsidR="00812105" w:rsidRDefault="00287C9A" w:rsidP="004F5541">
      <w:pPr>
        <w:pStyle w:val="ListParagraph"/>
        <w:keepNext/>
        <w:keepLines/>
        <w:numPr>
          <w:ilvl w:val="1"/>
          <w:numId w:val="8"/>
        </w:numPr>
        <w:spacing w:after="0" w:line="240" w:lineRule="auto"/>
      </w:pPr>
      <w:r>
        <w:t>Path to the directory containing the data files to be processed.</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Public ActionResult</w:t>
      </w:r>
      <w:r>
        <w:t xml:space="preserve"> </w:t>
      </w:r>
      <w:r w:rsidRPr="00B41F9B">
        <w:t>btnFolderBrowse</w:t>
      </w:r>
      <w:r>
        <w:t>Click()</w:t>
      </w:r>
    </w:p>
    <w:p w:rsidR="00812105" w:rsidRDefault="00287C9A" w:rsidP="004F5541">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r>
        <w:t>DirectoryPath is set.</w:t>
      </w:r>
    </w:p>
    <w:p w:rsidR="00812105" w:rsidRDefault="00287C9A" w:rsidP="004F5541">
      <w:pPr>
        <w:pStyle w:val="ListParagraph"/>
        <w:keepNext/>
        <w:keepLines/>
        <w:numPr>
          <w:ilvl w:val="1"/>
          <w:numId w:val="7"/>
        </w:numPr>
        <w:spacing w:after="0" w:line="240" w:lineRule="auto"/>
      </w:pPr>
      <w:r>
        <w:t xml:space="preserve">The results are returned to the </w:t>
      </w:r>
      <w:r>
        <w:rPr>
          <w:b/>
        </w:rPr>
        <w:t>SelectDataView.</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Public ActionResult</w:t>
      </w:r>
      <w:r>
        <w:t xml:space="preserve"> DragAndDropFiles()</w:t>
      </w:r>
    </w:p>
    <w:p w:rsidR="00812105" w:rsidRDefault="00287C9A" w:rsidP="004F5541">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4F5541">
      <w:pPr>
        <w:pStyle w:val="ListParagraph"/>
        <w:keepNext/>
        <w:keepLines/>
        <w:numPr>
          <w:ilvl w:val="1"/>
          <w:numId w:val="7"/>
        </w:numPr>
        <w:spacing w:after="0" w:line="240" w:lineRule="auto"/>
      </w:pPr>
      <w:r>
        <w:t xml:space="preserve">The results are returned to the </w:t>
      </w:r>
      <w:r>
        <w:rPr>
          <w:b/>
        </w:rPr>
        <w:t>SelectDataView.</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Public ActionResult</w:t>
      </w:r>
      <w:r>
        <w:t xml:space="preserve"> btnClearClick()</w:t>
      </w:r>
    </w:p>
    <w:p w:rsidR="00812105" w:rsidRDefault="00287C9A" w:rsidP="004F5541">
      <w:pPr>
        <w:pStyle w:val="ListParagraph"/>
        <w:keepNext/>
        <w:keepLines/>
        <w:numPr>
          <w:ilvl w:val="1"/>
          <w:numId w:val="7"/>
        </w:numPr>
        <w:spacing w:after="0" w:line="240" w:lineRule="auto"/>
      </w:pPr>
      <w:r>
        <w:t>When the clear button is clicked any stored data and file path(s) will be removed.</w:t>
      </w:r>
    </w:p>
    <w:p w:rsidR="00812105" w:rsidRDefault="00287C9A" w:rsidP="004F5541">
      <w:pPr>
        <w:pStyle w:val="ListParagraph"/>
        <w:keepNext/>
        <w:keepLines/>
        <w:numPr>
          <w:ilvl w:val="2"/>
          <w:numId w:val="7"/>
        </w:numPr>
        <w:spacing w:after="0" w:line="240" w:lineRule="auto"/>
      </w:pPr>
      <w:r>
        <w:t>DirectoryPath variable reset</w:t>
      </w:r>
    </w:p>
    <w:p w:rsidR="00812105" w:rsidRDefault="00287C9A" w:rsidP="004F5541">
      <w:pPr>
        <w:pStyle w:val="ListParagraph"/>
        <w:keepNext/>
        <w:keepLines/>
        <w:numPr>
          <w:ilvl w:val="2"/>
          <w:numId w:val="7"/>
        </w:numPr>
        <w:spacing w:after="0" w:line="240" w:lineRule="auto"/>
      </w:pPr>
      <w:r>
        <w:t>DataFiles collection emptied</w:t>
      </w:r>
    </w:p>
    <w:p w:rsidR="00812105" w:rsidRDefault="00287C9A" w:rsidP="004F5541">
      <w:pPr>
        <w:pStyle w:val="ListParagraph"/>
        <w:keepNext/>
        <w:keepLines/>
        <w:numPr>
          <w:ilvl w:val="2"/>
          <w:numId w:val="7"/>
        </w:numPr>
        <w:spacing w:after="0" w:line="240" w:lineRule="auto"/>
      </w:pPr>
      <w:r>
        <w:t xml:space="preserve">The results are returned to the </w:t>
      </w:r>
      <w:r>
        <w:rPr>
          <w:b/>
        </w:rPr>
        <w:t>SelectDataView.</w:t>
      </w:r>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Private ActionResult</w:t>
      </w:r>
      <w:r>
        <w:t xml:space="preserve"> btnNextClick()</w:t>
      </w:r>
    </w:p>
    <w:p w:rsidR="00812105" w:rsidRDefault="00287C9A" w:rsidP="004F5541">
      <w:pPr>
        <w:pStyle w:val="ListParagraph"/>
        <w:keepNext/>
        <w:keepLines/>
        <w:numPr>
          <w:ilvl w:val="1"/>
          <w:numId w:val="7"/>
        </w:numPr>
        <w:spacing w:after="0" w:line="240" w:lineRule="auto"/>
      </w:pPr>
      <w:r>
        <w:t>When the next button is clicked the file locations of the files in the DirectoryPath are added to the DataFiles collection.</w:t>
      </w:r>
    </w:p>
    <w:p w:rsidR="00812105" w:rsidRDefault="00287C9A" w:rsidP="004F5541">
      <w:pPr>
        <w:pStyle w:val="ListParagraph"/>
        <w:keepNext/>
        <w:keepLines/>
        <w:numPr>
          <w:ilvl w:val="1"/>
          <w:numId w:val="7"/>
        </w:numPr>
        <w:spacing w:after="0" w:line="240" w:lineRule="auto"/>
      </w:pPr>
      <w:r>
        <w:t xml:space="preserve">The DataFiles collection is passed to the </w:t>
      </w:r>
      <w:r w:rsidRPr="0084672C">
        <w:rPr>
          <w:b/>
        </w:rPr>
        <w:t>SelectActivityController.</w:t>
      </w:r>
    </w:p>
    <w:p w:rsidR="00812105" w:rsidRDefault="00812105" w:rsidP="004F5541">
      <w:pPr>
        <w:pStyle w:val="ListParagraph"/>
        <w:keepNext/>
        <w:keepLines/>
        <w:spacing w:after="0" w:line="240" w:lineRule="auto"/>
        <w:ind w:left="2520"/>
      </w:pPr>
    </w:p>
    <w:p w:rsidR="00812105" w:rsidRDefault="00287C9A" w:rsidP="004F5541">
      <w:pPr>
        <w:pStyle w:val="Heading4"/>
        <w:keepNext/>
        <w:keepLines/>
      </w:pPr>
      <w:bookmarkStart w:id="135" w:name="_UserHomeController"/>
      <w:bookmarkStart w:id="136" w:name="_Toc435182017"/>
      <w:bookmarkEnd w:id="135"/>
      <w:r>
        <w:t>SelectActivity</w:t>
      </w:r>
      <w:r w:rsidRPr="00896712">
        <w:t>Controller</w:t>
      </w:r>
      <w:bookmarkEnd w:id="136"/>
    </w:p>
    <w:p w:rsidR="00812105" w:rsidRDefault="00287C9A" w:rsidP="004F5541">
      <w:pPr>
        <w:keepNext/>
        <w:keepLines/>
        <w:spacing w:after="0" w:line="240" w:lineRule="auto"/>
      </w:pPr>
      <w:r>
        <w:t xml:space="preserve">This class is responsible for assigning an activity to a date and time portion of a data file.  This class provides the backend for the </w:t>
      </w:r>
      <w:r>
        <w:rPr>
          <w:b/>
        </w:rPr>
        <w:t>SelectActivityView</w:t>
      </w:r>
      <w:r>
        <w:t xml:space="preserve">.  See Figure </w:t>
      </w:r>
      <w:r w:rsidR="00DE6FC9">
        <w:t xml:space="preserve">2.2 </w:t>
      </w:r>
      <w:r>
        <w:t>sequence diagram for this controller.</w:t>
      </w:r>
    </w:p>
    <w:p w:rsidR="00812105" w:rsidRDefault="00812105" w:rsidP="004F5541">
      <w:pPr>
        <w:keepNext/>
        <w:keepLines/>
        <w:spacing w:after="0" w:line="240" w:lineRule="auto"/>
      </w:pP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t>Attributes:</w:t>
      </w:r>
    </w:p>
    <w:p w:rsidR="00812105" w:rsidRDefault="00287C9A" w:rsidP="004F5541">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4F5541">
      <w:pPr>
        <w:pStyle w:val="ListParagraph"/>
        <w:keepNext/>
        <w:keepLines/>
        <w:numPr>
          <w:ilvl w:val="1"/>
          <w:numId w:val="8"/>
        </w:numPr>
        <w:spacing w:after="0" w:line="240" w:lineRule="auto"/>
        <w:rPr>
          <w:b/>
        </w:rPr>
      </w:pPr>
      <w:r>
        <w:t xml:space="preserve">Activities is a collection used to hold all </w:t>
      </w:r>
      <w:r>
        <w:rPr>
          <w:b/>
        </w:rPr>
        <w:t xml:space="preserve">Activity </w:t>
      </w:r>
      <w:r>
        <w:t xml:space="preserve">objects. </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Public ActionResult</w:t>
      </w:r>
      <w:r>
        <w:t xml:space="preserve"> SelectFile()</w:t>
      </w:r>
    </w:p>
    <w:p w:rsidR="00812105" w:rsidRDefault="00287C9A" w:rsidP="004F5541">
      <w:pPr>
        <w:pStyle w:val="ListParagraph"/>
        <w:keepNext/>
        <w:keepLines/>
        <w:numPr>
          <w:ilvl w:val="1"/>
          <w:numId w:val="7"/>
        </w:numPr>
        <w:spacing w:after="0" w:line="240" w:lineRule="auto"/>
      </w:pPr>
      <w:r>
        <w:t>A data file is selected (id).</w:t>
      </w:r>
    </w:p>
    <w:p w:rsidR="00812105" w:rsidRDefault="00287C9A" w:rsidP="004F5541">
      <w:pPr>
        <w:pStyle w:val="ListParagraph"/>
        <w:keepNext/>
        <w:keepLines/>
        <w:numPr>
          <w:ilvl w:val="1"/>
          <w:numId w:val="7"/>
        </w:numPr>
        <w:spacing w:after="0" w:line="240" w:lineRule="auto"/>
      </w:pPr>
      <w:r>
        <w:t xml:space="preserve">The results are returned to the </w:t>
      </w:r>
      <w:r>
        <w:rPr>
          <w:b/>
        </w:rPr>
        <w:t>SelectActivityView</w:t>
      </w:r>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Public ActionResult</w:t>
      </w:r>
      <w:r>
        <w:t xml:space="preserve"> SelectActivity()</w:t>
      </w:r>
    </w:p>
    <w:p w:rsidR="00812105" w:rsidRDefault="00287C9A" w:rsidP="004F5541">
      <w:pPr>
        <w:pStyle w:val="ListParagraph"/>
        <w:keepNext/>
        <w:keepLines/>
        <w:numPr>
          <w:ilvl w:val="1"/>
          <w:numId w:val="7"/>
        </w:numPr>
        <w:spacing w:after="0" w:line="240" w:lineRule="auto"/>
      </w:pPr>
      <w:r>
        <w:t>An activity is selected.</w:t>
      </w:r>
    </w:p>
    <w:p w:rsidR="00812105" w:rsidRDefault="00287C9A" w:rsidP="004F5541">
      <w:pPr>
        <w:pStyle w:val="ListParagraph"/>
        <w:keepNext/>
        <w:keepLines/>
        <w:numPr>
          <w:ilvl w:val="1"/>
          <w:numId w:val="7"/>
        </w:numPr>
        <w:spacing w:after="0" w:line="240" w:lineRule="auto"/>
      </w:pPr>
      <w:r>
        <w:t xml:space="preserve">The results are returned to the </w:t>
      </w:r>
      <w:r>
        <w:rPr>
          <w:b/>
        </w:rPr>
        <w:t>SelectActivityView</w:t>
      </w:r>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Public ActionResult</w:t>
      </w:r>
      <w:r>
        <w:t xml:space="preserve"> AddDateRange()</w:t>
      </w:r>
    </w:p>
    <w:p w:rsidR="00812105" w:rsidRDefault="00287C9A" w:rsidP="004F5541">
      <w:pPr>
        <w:pStyle w:val="ListParagraph"/>
        <w:keepNext/>
        <w:keepLines/>
        <w:numPr>
          <w:ilvl w:val="1"/>
          <w:numId w:val="7"/>
        </w:numPr>
        <w:spacing w:after="0" w:line="240" w:lineRule="auto"/>
      </w:pPr>
      <w:r>
        <w:t>A date and time range is selected.</w:t>
      </w:r>
    </w:p>
    <w:p w:rsidR="00812105" w:rsidRDefault="00287C9A" w:rsidP="004F5541">
      <w:pPr>
        <w:pStyle w:val="ListParagraph"/>
        <w:keepNext/>
        <w:keepLines/>
        <w:numPr>
          <w:ilvl w:val="1"/>
          <w:numId w:val="7"/>
        </w:numPr>
        <w:spacing w:after="0" w:line="240" w:lineRule="auto"/>
      </w:pPr>
      <w:r>
        <w:t xml:space="preserve">The results are returned to the </w:t>
      </w:r>
      <w:r>
        <w:rPr>
          <w:b/>
        </w:rPr>
        <w:t>SelectActivityView</w:t>
      </w:r>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Public ActionResult</w:t>
      </w:r>
      <w:r>
        <w:t xml:space="preserve"> AddActivity()</w:t>
      </w:r>
    </w:p>
    <w:p w:rsidR="00812105" w:rsidRDefault="00287C9A" w:rsidP="004F5541">
      <w:pPr>
        <w:pStyle w:val="ListParagraph"/>
        <w:keepNext/>
        <w:keepLines/>
        <w:numPr>
          <w:ilvl w:val="1"/>
          <w:numId w:val="7"/>
        </w:numPr>
        <w:spacing w:after="0" w:line="240" w:lineRule="auto"/>
      </w:pPr>
      <w:r>
        <w:t>An activity object is created and assigned the values from the selections</w:t>
      </w:r>
    </w:p>
    <w:p w:rsidR="00812105" w:rsidRDefault="00287C9A" w:rsidP="004F5541">
      <w:pPr>
        <w:pStyle w:val="ListParagraph"/>
        <w:keepNext/>
        <w:keepLines/>
        <w:numPr>
          <w:ilvl w:val="2"/>
          <w:numId w:val="7"/>
        </w:numPr>
        <w:spacing w:after="0" w:line="240" w:lineRule="auto"/>
      </w:pPr>
      <w:r>
        <w:t>File id</w:t>
      </w:r>
    </w:p>
    <w:p w:rsidR="00812105" w:rsidRDefault="00287C9A" w:rsidP="004F5541">
      <w:pPr>
        <w:pStyle w:val="ListParagraph"/>
        <w:keepNext/>
        <w:keepLines/>
        <w:numPr>
          <w:ilvl w:val="2"/>
          <w:numId w:val="7"/>
        </w:numPr>
        <w:spacing w:after="0" w:line="240" w:lineRule="auto"/>
      </w:pPr>
      <w:r>
        <w:t>Activity</w:t>
      </w:r>
    </w:p>
    <w:p w:rsidR="00812105" w:rsidRDefault="00287C9A" w:rsidP="004F5541">
      <w:pPr>
        <w:pStyle w:val="ListParagraph"/>
        <w:keepNext/>
        <w:keepLines/>
        <w:numPr>
          <w:ilvl w:val="2"/>
          <w:numId w:val="7"/>
        </w:numPr>
        <w:spacing w:after="0" w:line="240" w:lineRule="auto"/>
      </w:pPr>
      <w:r>
        <w:t>Date time range</w:t>
      </w:r>
    </w:p>
    <w:p w:rsidR="00812105" w:rsidRDefault="00287C9A" w:rsidP="004F5541">
      <w:pPr>
        <w:pStyle w:val="ListParagraph"/>
        <w:keepNext/>
        <w:keepLines/>
        <w:numPr>
          <w:ilvl w:val="1"/>
          <w:numId w:val="7"/>
        </w:numPr>
        <w:spacing w:after="0" w:line="240" w:lineRule="auto"/>
      </w:pPr>
      <w:r>
        <w:t xml:space="preserve">The results are returned to the </w:t>
      </w:r>
      <w:r>
        <w:rPr>
          <w:b/>
        </w:rPr>
        <w:t>SelectActivityView</w:t>
      </w:r>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Public ActionResult</w:t>
      </w:r>
      <w:r>
        <w:t xml:space="preserve"> ProcessData()</w:t>
      </w:r>
    </w:p>
    <w:p w:rsidR="00812105" w:rsidRDefault="00287C9A" w:rsidP="004F5541">
      <w:pPr>
        <w:pStyle w:val="ListParagraph"/>
        <w:keepNext/>
        <w:keepLines/>
        <w:numPr>
          <w:ilvl w:val="1"/>
          <w:numId w:val="7"/>
        </w:numPr>
        <w:spacing w:after="0" w:line="240" w:lineRule="auto"/>
      </w:pPr>
      <w:r>
        <w:t>Iterates through the data files.</w:t>
      </w:r>
    </w:p>
    <w:p w:rsidR="00812105" w:rsidRDefault="00287C9A" w:rsidP="004F5541">
      <w:pPr>
        <w:pStyle w:val="ListParagraph"/>
        <w:keepNext/>
        <w:keepLines/>
        <w:numPr>
          <w:ilvl w:val="2"/>
          <w:numId w:val="7"/>
        </w:numPr>
        <w:spacing w:after="0" w:line="240" w:lineRule="auto"/>
      </w:pPr>
      <w:r>
        <w:t>Calls the Validate method to validate each data file</w:t>
      </w:r>
    </w:p>
    <w:p w:rsidR="00812105" w:rsidRDefault="00287C9A" w:rsidP="004F5541">
      <w:pPr>
        <w:pStyle w:val="ListParagraph"/>
        <w:keepNext/>
        <w:keepLines/>
        <w:numPr>
          <w:ilvl w:val="3"/>
          <w:numId w:val="7"/>
        </w:numPr>
        <w:spacing w:after="0" w:line="240" w:lineRule="auto"/>
      </w:pPr>
      <w:r>
        <w:t>If a file is invalid it is not process and any associated activates are dropped.</w:t>
      </w:r>
    </w:p>
    <w:p w:rsidR="00812105" w:rsidRDefault="00287C9A" w:rsidP="004F5541">
      <w:pPr>
        <w:pStyle w:val="ListParagraph"/>
        <w:keepNext/>
        <w:keepLines/>
        <w:numPr>
          <w:ilvl w:val="3"/>
          <w:numId w:val="7"/>
        </w:numPr>
        <w:spacing w:after="0" w:line="240" w:lineRule="auto"/>
      </w:pPr>
      <w:r>
        <w:t>If a file is valid the UploadDataFile method is called and passed the data file object</w:t>
      </w:r>
    </w:p>
    <w:p w:rsidR="00812105" w:rsidRDefault="00287C9A" w:rsidP="004F5541">
      <w:pPr>
        <w:pStyle w:val="ListParagraph"/>
        <w:keepNext/>
        <w:keepLines/>
        <w:numPr>
          <w:ilvl w:val="4"/>
          <w:numId w:val="7"/>
        </w:numPr>
        <w:spacing w:after="0" w:line="240" w:lineRule="auto"/>
      </w:pPr>
      <w:r>
        <w:t>Any activities associated with the data file is uploaded via the UploadDataActivity method.</w:t>
      </w:r>
    </w:p>
    <w:p w:rsidR="00812105" w:rsidRDefault="00287C9A" w:rsidP="004F5541">
      <w:pPr>
        <w:pStyle w:val="ListParagraph"/>
        <w:keepNext/>
        <w:keepLines/>
        <w:numPr>
          <w:ilvl w:val="1"/>
          <w:numId w:val="7"/>
        </w:numPr>
        <w:spacing w:after="0" w:line="240" w:lineRule="auto"/>
      </w:pPr>
      <w:r>
        <w:t xml:space="preserve">When processing is complete the results will be returned to the </w:t>
      </w:r>
      <w:r>
        <w:rPr>
          <w:b/>
        </w:rPr>
        <w:t>SelectActivityView</w:t>
      </w:r>
    </w:p>
    <w:p w:rsidR="00812105" w:rsidRDefault="00812105" w:rsidP="004F5541">
      <w:pPr>
        <w:keepNext/>
        <w:keepLines/>
        <w:spacing w:after="0" w:line="240" w:lineRule="auto"/>
      </w:pPr>
    </w:p>
    <w:p w:rsidR="00812105" w:rsidRDefault="00812105" w:rsidP="004F5541">
      <w:pPr>
        <w:pStyle w:val="ListParagraph"/>
        <w:keepNext/>
        <w:keepLines/>
        <w:spacing w:after="0" w:line="240" w:lineRule="auto"/>
        <w:ind w:left="3960"/>
      </w:pPr>
    </w:p>
    <w:p w:rsidR="00812105" w:rsidRDefault="00287C9A" w:rsidP="004F5541">
      <w:pPr>
        <w:pStyle w:val="ListParagraph"/>
        <w:keepNext/>
        <w:keepLines/>
        <w:numPr>
          <w:ilvl w:val="0"/>
          <w:numId w:val="7"/>
        </w:numPr>
        <w:spacing w:after="0" w:line="240" w:lineRule="auto"/>
      </w:pPr>
      <w:r>
        <w:rPr>
          <w:b/>
        </w:rPr>
        <w:t>Public ActionResult</w:t>
      </w:r>
      <w:r>
        <w:t xml:space="preserve"> Validate(</w:t>
      </w:r>
      <w:r>
        <w:rPr>
          <w:b/>
        </w:rPr>
        <w:t>File file</w:t>
      </w:r>
      <w:r>
        <w:t>)</w:t>
      </w:r>
    </w:p>
    <w:p w:rsidR="00812105" w:rsidRDefault="00287C9A" w:rsidP="004F5541">
      <w:pPr>
        <w:pStyle w:val="ListParagraph"/>
        <w:keepNext/>
        <w:keepLines/>
        <w:numPr>
          <w:ilvl w:val="1"/>
          <w:numId w:val="7"/>
        </w:numPr>
        <w:spacing w:after="0" w:line="240" w:lineRule="auto"/>
      </w:pPr>
      <w:r>
        <w:t>Returns if the file is valid or invalid.</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Public ActionResult</w:t>
      </w:r>
      <w:r>
        <w:t xml:space="preserve"> UploadDataFile(</w:t>
      </w:r>
      <w:r>
        <w:rPr>
          <w:b/>
        </w:rPr>
        <w:t>File file</w:t>
      </w:r>
      <w:r>
        <w:t>)</w:t>
      </w:r>
    </w:p>
    <w:p w:rsidR="00812105" w:rsidRDefault="00287C9A" w:rsidP="004F5541">
      <w:pPr>
        <w:pStyle w:val="ListParagraph"/>
        <w:keepNext/>
        <w:keepLines/>
        <w:numPr>
          <w:ilvl w:val="1"/>
          <w:numId w:val="7"/>
        </w:numPr>
        <w:spacing w:after="0" w:line="240" w:lineRule="auto"/>
      </w:pPr>
      <w:r>
        <w:t>This method uploads the data file into the database.</w:t>
      </w:r>
    </w:p>
    <w:p w:rsidR="00812105" w:rsidRDefault="00287C9A" w:rsidP="004F5541">
      <w:pPr>
        <w:pStyle w:val="ListParagraph"/>
        <w:keepNext/>
        <w:keepLines/>
        <w:spacing w:after="0" w:line="240" w:lineRule="auto"/>
        <w:ind w:left="2520"/>
      </w:pPr>
      <w:r>
        <w:t xml:space="preserve"> </w:t>
      </w:r>
    </w:p>
    <w:p w:rsidR="00812105" w:rsidRDefault="00287C9A" w:rsidP="004F5541">
      <w:pPr>
        <w:pStyle w:val="ListParagraph"/>
        <w:keepNext/>
        <w:keepLines/>
        <w:numPr>
          <w:ilvl w:val="0"/>
          <w:numId w:val="7"/>
        </w:numPr>
        <w:spacing w:after="0" w:line="240" w:lineRule="auto"/>
      </w:pPr>
      <w:r>
        <w:rPr>
          <w:b/>
        </w:rPr>
        <w:t>Public ActionResult</w:t>
      </w:r>
      <w:r>
        <w:t xml:space="preserve"> UploadActivity(</w:t>
      </w:r>
      <w:r>
        <w:rPr>
          <w:b/>
        </w:rPr>
        <w:t>Activity activity</w:t>
      </w:r>
      <w:r>
        <w:t>)</w:t>
      </w:r>
    </w:p>
    <w:p w:rsidR="00812105" w:rsidRDefault="00287C9A" w:rsidP="004F5541">
      <w:pPr>
        <w:pStyle w:val="ListParagraph"/>
        <w:keepNext/>
        <w:keepLines/>
        <w:numPr>
          <w:ilvl w:val="1"/>
          <w:numId w:val="7"/>
        </w:numPr>
        <w:spacing w:after="0" w:line="240" w:lineRule="auto"/>
      </w:pPr>
      <w:r>
        <w:t>This method uploads the activity into the database.</w:t>
      </w:r>
    </w:p>
    <w:p w:rsidR="003A2D87" w:rsidRDefault="003A2D87" w:rsidP="004F5541">
      <w:pPr>
        <w:keepNext/>
        <w:keepLines/>
        <w:spacing w:after="0" w:line="240" w:lineRule="auto"/>
      </w:pPr>
    </w:p>
    <w:p w:rsidR="00E4479B" w:rsidRDefault="00E4479B" w:rsidP="004F5541">
      <w:pPr>
        <w:pStyle w:val="Heading4"/>
        <w:keepNext/>
        <w:keepLines/>
      </w:pPr>
      <w:bookmarkStart w:id="137" w:name="_Toc436013596"/>
      <w:r>
        <w:t>Account</w:t>
      </w:r>
      <w:r w:rsidRPr="00896712">
        <w:t>Controller</w:t>
      </w:r>
    </w:p>
    <w:p w:rsidR="00E4479B" w:rsidRDefault="00E4479B" w:rsidP="004F5541">
      <w:pPr>
        <w:keepNext/>
        <w:keepLines/>
        <w:spacing w:after="0" w:line="240" w:lineRule="auto"/>
      </w:pPr>
      <w:r>
        <w:lastRenderedPageBreak/>
        <w:t xml:space="preserve">This class is responsible for user accounts. This class provides the backend for the </w:t>
      </w:r>
      <w:r w:rsidRPr="009C1DA1">
        <w:rPr>
          <w:b/>
        </w:rPr>
        <w:t>AccountView</w:t>
      </w:r>
      <w:r>
        <w:t>.</w:t>
      </w:r>
    </w:p>
    <w:p w:rsidR="00E4479B" w:rsidRDefault="00E4479B" w:rsidP="004F5541">
      <w:pPr>
        <w:keepNext/>
        <w:keepLines/>
        <w:spacing w:after="0" w:line="240" w:lineRule="auto"/>
      </w:pPr>
    </w:p>
    <w:p w:rsidR="00E4479B" w:rsidRDefault="00E4479B" w:rsidP="004F5541">
      <w:pPr>
        <w:keepNext/>
        <w:keepLines/>
        <w:spacing w:after="0" w:line="240" w:lineRule="auto"/>
        <w:rPr>
          <w:b/>
        </w:rPr>
      </w:pPr>
      <w:r>
        <w:rPr>
          <w:b/>
        </w:rPr>
        <w:t>&lt;&lt;Task&gt;&gt;</w:t>
      </w:r>
    </w:p>
    <w:p w:rsidR="00E4479B" w:rsidRDefault="00E4479B" w:rsidP="004F5541">
      <w:pPr>
        <w:keepNext/>
        <w:keepLines/>
        <w:spacing w:after="0" w:line="240" w:lineRule="auto"/>
        <w:ind w:left="720"/>
        <w:rPr>
          <w:b/>
        </w:rPr>
      </w:pPr>
      <w:r>
        <w:rPr>
          <w:b/>
        </w:rPr>
        <w:t>Operations:</w:t>
      </w:r>
    </w:p>
    <w:p w:rsidR="00E4479B" w:rsidRDefault="00E4479B" w:rsidP="004F5541">
      <w:pPr>
        <w:pStyle w:val="ListParagraph"/>
        <w:keepNext/>
        <w:keepLines/>
        <w:numPr>
          <w:ilvl w:val="0"/>
          <w:numId w:val="7"/>
        </w:numPr>
        <w:spacing w:after="0" w:line="240" w:lineRule="auto"/>
      </w:pPr>
      <w:r w:rsidRPr="000A600B">
        <w:rPr>
          <w:b/>
        </w:rPr>
        <w:t>Public ActionResult</w:t>
      </w:r>
      <w:r>
        <w:t xml:space="preserve"> Login(LoginViewModel model, String returnURL)</w:t>
      </w:r>
    </w:p>
    <w:p w:rsidR="00E4479B" w:rsidRDefault="00E4479B" w:rsidP="004F5541">
      <w:pPr>
        <w:pStyle w:val="ListParagraph"/>
        <w:keepNext/>
        <w:keepLines/>
        <w:numPr>
          <w:ilvl w:val="1"/>
          <w:numId w:val="7"/>
        </w:numPr>
        <w:spacing w:after="0" w:line="240" w:lineRule="auto"/>
      </w:pPr>
      <w:r>
        <w:t>Finds the user by name (username).</w:t>
      </w:r>
    </w:p>
    <w:p w:rsidR="00E4479B" w:rsidRDefault="00E4479B" w:rsidP="004F5541">
      <w:pPr>
        <w:pStyle w:val="ListParagraph"/>
        <w:keepNext/>
        <w:keepLines/>
        <w:numPr>
          <w:ilvl w:val="1"/>
          <w:numId w:val="7"/>
        </w:numPr>
        <w:spacing w:after="0" w:line="240" w:lineRule="auto"/>
      </w:pPr>
      <w:r>
        <w:t>Calls the sign in manager to sign in by password.</w:t>
      </w:r>
    </w:p>
    <w:p w:rsidR="00E4479B" w:rsidRDefault="00E4479B" w:rsidP="004F5541">
      <w:pPr>
        <w:pStyle w:val="ListParagraph"/>
        <w:keepNext/>
        <w:keepLines/>
        <w:numPr>
          <w:ilvl w:val="1"/>
          <w:numId w:val="7"/>
        </w:numPr>
        <w:spacing w:after="0" w:line="240" w:lineRule="auto"/>
      </w:pPr>
      <w:r>
        <w:t>Returns the returnURL.</w:t>
      </w:r>
    </w:p>
    <w:p w:rsidR="00E4479B" w:rsidRDefault="00E4479B" w:rsidP="004F5541">
      <w:pPr>
        <w:keepNext/>
        <w:keepLines/>
        <w:spacing w:after="0" w:line="240" w:lineRule="auto"/>
        <w:ind w:left="720"/>
        <w:rPr>
          <w:b/>
        </w:rPr>
      </w:pPr>
    </w:p>
    <w:p w:rsidR="00E4479B" w:rsidRDefault="00E4479B" w:rsidP="004F5541">
      <w:pPr>
        <w:pStyle w:val="ListParagraph"/>
        <w:keepNext/>
        <w:keepLines/>
        <w:numPr>
          <w:ilvl w:val="0"/>
          <w:numId w:val="7"/>
        </w:numPr>
        <w:spacing w:after="0" w:line="240" w:lineRule="auto"/>
      </w:pPr>
      <w:r>
        <w:rPr>
          <w:b/>
        </w:rPr>
        <w:t>Public ActionResult</w:t>
      </w:r>
      <w:r>
        <w:t xml:space="preserve"> Logoff()</w:t>
      </w:r>
    </w:p>
    <w:p w:rsidR="00E4479B" w:rsidRDefault="00E4479B" w:rsidP="004F5541">
      <w:pPr>
        <w:pStyle w:val="ListParagraph"/>
        <w:keepNext/>
        <w:keepLines/>
        <w:numPr>
          <w:ilvl w:val="1"/>
          <w:numId w:val="7"/>
        </w:numPr>
        <w:spacing w:after="0" w:line="240" w:lineRule="auto"/>
      </w:pPr>
      <w:r>
        <w:t>Calls the form authentication’s sign out procedure.</w:t>
      </w:r>
    </w:p>
    <w:p w:rsidR="00E4479B" w:rsidRDefault="00E4479B" w:rsidP="004F5541">
      <w:pPr>
        <w:keepNext/>
        <w:keepLines/>
        <w:spacing w:after="0" w:line="240" w:lineRule="auto"/>
      </w:pPr>
    </w:p>
    <w:p w:rsidR="00E4479B" w:rsidRDefault="00E4479B" w:rsidP="004F5541">
      <w:pPr>
        <w:pStyle w:val="ListParagraph"/>
        <w:keepNext/>
        <w:keepLines/>
        <w:numPr>
          <w:ilvl w:val="0"/>
          <w:numId w:val="7"/>
        </w:numPr>
        <w:spacing w:after="0" w:line="240" w:lineRule="auto"/>
      </w:pPr>
      <w:r w:rsidRPr="000A600B">
        <w:rPr>
          <w:b/>
        </w:rPr>
        <w:t xml:space="preserve">Public </w:t>
      </w:r>
      <w:r>
        <w:rPr>
          <w:b/>
        </w:rPr>
        <w:t>Task&lt;</w:t>
      </w:r>
      <w:r w:rsidRPr="000A600B">
        <w:rPr>
          <w:b/>
        </w:rPr>
        <w:t>ActionResult</w:t>
      </w:r>
      <w:r>
        <w:rPr>
          <w:b/>
        </w:rPr>
        <w:t>&gt;</w:t>
      </w:r>
      <w:r>
        <w:t xml:space="preserve"> Register(RegisterVIewModel model)</w:t>
      </w:r>
    </w:p>
    <w:p w:rsidR="00E4479B" w:rsidRDefault="00E4479B" w:rsidP="004F5541">
      <w:pPr>
        <w:pStyle w:val="ListParagraph"/>
        <w:keepNext/>
        <w:keepLines/>
        <w:numPr>
          <w:ilvl w:val="1"/>
          <w:numId w:val="7"/>
        </w:numPr>
        <w:spacing w:after="0" w:line="240" w:lineRule="auto"/>
      </w:pPr>
      <w:r>
        <w:t>Calls user manager’s create</w:t>
      </w:r>
    </w:p>
    <w:p w:rsidR="00E4479B" w:rsidRDefault="00E4479B" w:rsidP="004F5541">
      <w:pPr>
        <w:pStyle w:val="ListParagraph"/>
        <w:keepNext/>
        <w:keepLines/>
        <w:numPr>
          <w:ilvl w:val="1"/>
          <w:numId w:val="7"/>
        </w:numPr>
        <w:spacing w:after="0" w:line="240" w:lineRule="auto"/>
      </w:pPr>
      <w:r>
        <w:t>Returns success</w:t>
      </w:r>
    </w:p>
    <w:bookmarkEnd w:id="137"/>
    <w:p w:rsidR="00E75173" w:rsidRDefault="00E75173" w:rsidP="004F5541">
      <w:pPr>
        <w:keepNext/>
        <w:keepLines/>
        <w:spacing w:after="0" w:line="240" w:lineRule="auto"/>
      </w:pPr>
    </w:p>
    <w:p w:rsidR="003A2D87" w:rsidRPr="004D327B" w:rsidRDefault="003A2D87" w:rsidP="004F5541">
      <w:pPr>
        <w:pStyle w:val="Heading4"/>
        <w:keepNext/>
        <w:keepLines/>
      </w:pPr>
      <w:bookmarkStart w:id="138" w:name="_Toc435695128"/>
      <w:r>
        <w:t>AdminHome</w:t>
      </w:r>
      <w:r w:rsidRPr="004D327B">
        <w:t>Controller</w:t>
      </w:r>
      <w:bookmarkEnd w:id="138"/>
    </w:p>
    <w:p w:rsidR="003A2D87" w:rsidRDefault="003A2D87" w:rsidP="004F5541">
      <w:pPr>
        <w:keepNext/>
        <w:keepLines/>
        <w:spacing w:after="120" w:line="240" w:lineRule="auto"/>
      </w:pPr>
      <w:r>
        <w:t xml:space="preserve">This class is responsible for accepting or rejecting a user account request. This class provides the backend for the </w:t>
      </w:r>
      <w:r>
        <w:rPr>
          <w:b/>
        </w:rPr>
        <w:t>AdminHomeView</w:t>
      </w:r>
      <w:r>
        <w:t xml:space="preserve">.  The AdminHomeView has a link to navigate to look-up a user in order to delete, enable, or disable their account.  See Figure </w:t>
      </w:r>
      <w:r w:rsidR="00E4479B">
        <w:t xml:space="preserve">2.3 and 2.4 </w:t>
      </w:r>
      <w:r>
        <w:t>sequence diagram for this controller.</w:t>
      </w:r>
    </w:p>
    <w:p w:rsidR="003A2D87" w:rsidRPr="005F4CFA" w:rsidRDefault="003A2D87" w:rsidP="004F5541">
      <w:pPr>
        <w:keepNext/>
        <w:keepLines/>
        <w:spacing w:after="120" w:line="240" w:lineRule="auto"/>
        <w:rPr>
          <w:b/>
        </w:rPr>
      </w:pPr>
      <w:r>
        <w:rPr>
          <w:b/>
        </w:rPr>
        <w:t>&lt;&lt;Task&gt;&gt;</w:t>
      </w:r>
    </w:p>
    <w:p w:rsidR="003A2D87" w:rsidRPr="009C2D44" w:rsidRDefault="003A2D87" w:rsidP="004F5541">
      <w:pPr>
        <w:keepNext/>
        <w:keepLines/>
        <w:spacing w:after="0" w:line="240" w:lineRule="auto"/>
        <w:ind w:firstLine="720"/>
        <w:rPr>
          <w:b/>
        </w:rPr>
      </w:pPr>
      <w:r>
        <w:rPr>
          <w:b/>
        </w:rPr>
        <w:t>Attributes:</w:t>
      </w:r>
    </w:p>
    <w:p w:rsidR="003A2D87" w:rsidRPr="00F82B86" w:rsidRDefault="003A2D87" w:rsidP="004F5541">
      <w:pPr>
        <w:pStyle w:val="ListParagraph"/>
        <w:keepNext/>
        <w:keepLines/>
        <w:numPr>
          <w:ilvl w:val="0"/>
          <w:numId w:val="8"/>
        </w:numPr>
        <w:spacing w:after="0" w:line="240" w:lineRule="auto"/>
      </w:pPr>
      <w:r>
        <w:rPr>
          <w:b/>
        </w:rPr>
        <w:t xml:space="preserve">Private Collection&lt;String&gt; </w:t>
      </w:r>
      <w:r>
        <w:t>UserNames</w:t>
      </w:r>
    </w:p>
    <w:p w:rsidR="003A2D87" w:rsidRDefault="003A2D87" w:rsidP="004F5541">
      <w:pPr>
        <w:pStyle w:val="ListParagraph"/>
        <w:keepNext/>
        <w:keepLines/>
        <w:numPr>
          <w:ilvl w:val="1"/>
          <w:numId w:val="8"/>
        </w:numPr>
        <w:spacing w:after="0" w:line="240" w:lineRule="auto"/>
      </w:pPr>
      <w:r>
        <w:t>Collection of usernames of accounts to be approved or rejected.</w:t>
      </w:r>
    </w:p>
    <w:p w:rsidR="003A2D87" w:rsidRPr="00026A18" w:rsidRDefault="003A2D87" w:rsidP="004F5541">
      <w:pPr>
        <w:keepNext/>
        <w:keepLines/>
        <w:spacing w:after="0" w:line="240" w:lineRule="auto"/>
        <w:rPr>
          <w:b/>
        </w:rPr>
      </w:pPr>
    </w:p>
    <w:p w:rsidR="003A2D87" w:rsidRDefault="003A2D87" w:rsidP="004F5541">
      <w:pPr>
        <w:keepNext/>
        <w:keepLines/>
        <w:spacing w:after="0" w:line="240" w:lineRule="auto"/>
        <w:ind w:left="720"/>
      </w:pPr>
      <w:r>
        <w:rPr>
          <w:b/>
        </w:rPr>
        <w:t>Operations:</w:t>
      </w:r>
    </w:p>
    <w:p w:rsidR="00D56F86" w:rsidRDefault="00D56F86" w:rsidP="004F5541">
      <w:pPr>
        <w:pStyle w:val="ListParagraph"/>
        <w:keepNext/>
        <w:keepLines/>
        <w:numPr>
          <w:ilvl w:val="0"/>
          <w:numId w:val="7"/>
        </w:numPr>
        <w:spacing w:after="0" w:line="240" w:lineRule="auto"/>
      </w:pPr>
      <w:r>
        <w:rPr>
          <w:b/>
        </w:rPr>
        <w:t>Public string</w:t>
      </w:r>
      <w:r>
        <w:t xml:space="preserve"> GetPhysicians()</w:t>
      </w:r>
    </w:p>
    <w:p w:rsidR="00D56F86" w:rsidRDefault="00D56F86" w:rsidP="004F5541">
      <w:pPr>
        <w:pStyle w:val="ListParagraph"/>
        <w:keepNext/>
        <w:keepLines/>
        <w:numPr>
          <w:ilvl w:val="1"/>
          <w:numId w:val="7"/>
        </w:numPr>
        <w:spacing w:after="0" w:line="240" w:lineRule="auto"/>
      </w:pPr>
      <w:r>
        <w:t>Gets a list of all the physicians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GetExperimentAdministrators()</w:t>
      </w:r>
    </w:p>
    <w:p w:rsidR="00D56F86" w:rsidRDefault="00D56F86" w:rsidP="004F5541">
      <w:pPr>
        <w:pStyle w:val="ListParagraph"/>
        <w:keepNext/>
        <w:keepLines/>
        <w:numPr>
          <w:ilvl w:val="1"/>
          <w:numId w:val="7"/>
        </w:numPr>
        <w:spacing w:after="0" w:line="240" w:lineRule="auto"/>
      </w:pPr>
      <w:r>
        <w:t>Gets a list of all the experiment administrators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GetPatients(int PhysicianId)</w:t>
      </w:r>
    </w:p>
    <w:p w:rsidR="00D56F86" w:rsidRDefault="00D56F86" w:rsidP="004F5541">
      <w:pPr>
        <w:pStyle w:val="ListParagraph"/>
        <w:keepNext/>
        <w:keepLines/>
        <w:numPr>
          <w:ilvl w:val="1"/>
          <w:numId w:val="7"/>
        </w:numPr>
        <w:spacing w:after="0" w:line="240" w:lineRule="auto"/>
      </w:pPr>
      <w:r>
        <w:t>Gets a list of all the patients for the selected physician in the system.</w:t>
      </w:r>
    </w:p>
    <w:p w:rsidR="00D56F86" w:rsidRDefault="00D56F86" w:rsidP="004F5541">
      <w:pPr>
        <w:keepNext/>
        <w:keepLines/>
        <w:spacing w:after="0" w:line="240" w:lineRule="auto"/>
      </w:pPr>
    </w:p>
    <w:p w:rsidR="003A2D87" w:rsidRDefault="003A2D87" w:rsidP="004F5541">
      <w:pPr>
        <w:pStyle w:val="ListParagraph"/>
        <w:keepNext/>
        <w:keepLines/>
        <w:numPr>
          <w:ilvl w:val="0"/>
          <w:numId w:val="7"/>
        </w:numPr>
        <w:spacing w:after="0" w:line="240" w:lineRule="auto"/>
      </w:pPr>
      <w:r>
        <w:rPr>
          <w:b/>
        </w:rPr>
        <w:t>Public ActionResult</w:t>
      </w:r>
      <w:r>
        <w:t xml:space="preserve"> </w:t>
      </w:r>
      <w:r w:rsidRPr="00B41F9B">
        <w:t>btn</w:t>
      </w:r>
      <w:r w:rsidR="00F42BF2">
        <w:t>Approve</w:t>
      </w:r>
      <w:r>
        <w:t>Click()</w:t>
      </w:r>
    </w:p>
    <w:p w:rsidR="003A2D87" w:rsidRDefault="003A2D87" w:rsidP="004F5541">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4F5541">
      <w:pPr>
        <w:pStyle w:val="ListParagraph"/>
        <w:keepNext/>
        <w:keepLines/>
        <w:numPr>
          <w:ilvl w:val="1"/>
          <w:numId w:val="7"/>
        </w:numPr>
        <w:spacing w:after="0" w:line="240" w:lineRule="auto"/>
      </w:pPr>
      <w:r>
        <w:t xml:space="preserve">The results are returned to the </w:t>
      </w:r>
      <w:r>
        <w:rPr>
          <w:b/>
        </w:rPr>
        <w:t>AdminHomeView.</w:t>
      </w:r>
    </w:p>
    <w:p w:rsidR="003A2D87" w:rsidRDefault="003A2D87" w:rsidP="004F5541">
      <w:pPr>
        <w:keepNext/>
        <w:keepLines/>
        <w:spacing w:after="0" w:line="240" w:lineRule="auto"/>
        <w:ind w:left="720"/>
      </w:pPr>
    </w:p>
    <w:p w:rsidR="003A2D87" w:rsidRDefault="003A2D87" w:rsidP="004F5541">
      <w:pPr>
        <w:pStyle w:val="ListParagraph"/>
        <w:keepNext/>
        <w:keepLines/>
        <w:numPr>
          <w:ilvl w:val="0"/>
          <w:numId w:val="7"/>
        </w:numPr>
        <w:spacing w:after="0" w:line="240" w:lineRule="auto"/>
      </w:pPr>
      <w:r>
        <w:rPr>
          <w:b/>
        </w:rPr>
        <w:t>Public ActionResult</w:t>
      </w:r>
      <w:r>
        <w:t xml:space="preserve"> </w:t>
      </w:r>
      <w:r w:rsidRPr="00B41F9B">
        <w:t>btn</w:t>
      </w:r>
      <w:r>
        <w:t>RejectClick()</w:t>
      </w:r>
    </w:p>
    <w:p w:rsidR="003A2D87" w:rsidRDefault="003A2D87" w:rsidP="004F5541">
      <w:pPr>
        <w:pStyle w:val="ListParagraph"/>
        <w:keepNext/>
        <w:keepLines/>
        <w:numPr>
          <w:ilvl w:val="1"/>
          <w:numId w:val="7"/>
        </w:numPr>
        <w:spacing w:after="0" w:line="240" w:lineRule="auto"/>
      </w:pPr>
      <w:r w:rsidRPr="005D09AF">
        <w:lastRenderedPageBreak/>
        <w:t xml:space="preserve">When the </w:t>
      </w:r>
      <w:r>
        <w:t>reject button is clicked the user account request is denied.</w:t>
      </w:r>
    </w:p>
    <w:p w:rsidR="003A2D87" w:rsidRPr="00DF4BAA" w:rsidRDefault="003A2D87" w:rsidP="004F5541">
      <w:pPr>
        <w:pStyle w:val="ListParagraph"/>
        <w:keepNext/>
        <w:keepLines/>
        <w:numPr>
          <w:ilvl w:val="1"/>
          <w:numId w:val="7"/>
        </w:numPr>
        <w:spacing w:after="0" w:line="240" w:lineRule="auto"/>
      </w:pPr>
      <w:r>
        <w:t xml:space="preserve">The results are returned to the </w:t>
      </w:r>
      <w:r>
        <w:rPr>
          <w:b/>
        </w:rPr>
        <w:t>AdminHomeView.</w:t>
      </w:r>
    </w:p>
    <w:p w:rsidR="00D56F86" w:rsidRPr="00DF4BAA"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ActionResult</w:t>
      </w:r>
      <w:r>
        <w:t xml:space="preserve"> btnSubmit()</w:t>
      </w:r>
    </w:p>
    <w:p w:rsidR="00D56F86" w:rsidRDefault="00D56F86" w:rsidP="004F5541">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4F5541">
      <w:pPr>
        <w:pStyle w:val="ListParagraph"/>
        <w:keepNext/>
        <w:keepLines/>
        <w:numPr>
          <w:ilvl w:val="1"/>
          <w:numId w:val="7"/>
        </w:numPr>
        <w:spacing w:after="0" w:line="240" w:lineRule="auto"/>
      </w:pPr>
      <w:r>
        <w:t xml:space="preserve">The user account information is passed to the </w:t>
      </w:r>
      <w:r>
        <w:rPr>
          <w:b/>
        </w:rPr>
        <w:t>AdminEditController.</w:t>
      </w:r>
    </w:p>
    <w:p w:rsidR="003A2D87" w:rsidRDefault="003A2D87" w:rsidP="004F5541">
      <w:pPr>
        <w:pStyle w:val="ListParagraph"/>
        <w:keepNext/>
        <w:keepLines/>
        <w:spacing w:after="0" w:line="240" w:lineRule="auto"/>
        <w:ind w:left="2520"/>
        <w:rPr>
          <w:b/>
        </w:rPr>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r>
        <w:t>AdminHomeController()</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3A2D87" w:rsidRPr="004D327B" w:rsidRDefault="003A2D87" w:rsidP="004F5541">
      <w:pPr>
        <w:pStyle w:val="Heading4"/>
        <w:keepNext/>
        <w:keepLines/>
      </w:pPr>
      <w:bookmarkStart w:id="139" w:name="_Toc435695130"/>
      <w:r>
        <w:t>AdminEdit</w:t>
      </w:r>
      <w:r w:rsidRPr="00896712">
        <w:t>Controller</w:t>
      </w:r>
      <w:bookmarkEnd w:id="139"/>
    </w:p>
    <w:p w:rsidR="003A2D87" w:rsidRDefault="003A2D87" w:rsidP="004F5541">
      <w:pPr>
        <w:keepNext/>
        <w:keepLines/>
        <w:spacing w:after="120" w:line="240" w:lineRule="auto"/>
      </w:pPr>
      <w:r>
        <w:t xml:space="preserve">This class is responsible for allowing the system administrator to enable, disable, or delete a user account.  This class provides the backend for the </w:t>
      </w:r>
      <w:r>
        <w:rPr>
          <w:b/>
        </w:rPr>
        <w:t>AdminEditView</w:t>
      </w:r>
      <w:r>
        <w:t>.     See Figure 2</w:t>
      </w:r>
      <w:r w:rsidR="00E4479B">
        <w:t>.4</w:t>
      </w:r>
      <w:r>
        <w:t xml:space="preserve"> sequence diagram for this controller.</w:t>
      </w:r>
    </w:p>
    <w:p w:rsidR="003A2D87" w:rsidRPr="005F4CFA" w:rsidRDefault="003A2D87" w:rsidP="004F5541">
      <w:pPr>
        <w:keepNext/>
        <w:keepLines/>
        <w:spacing w:after="120" w:line="240" w:lineRule="auto"/>
        <w:rPr>
          <w:b/>
        </w:rPr>
      </w:pPr>
      <w:r>
        <w:rPr>
          <w:b/>
        </w:rPr>
        <w:t>&lt;&lt;Task&gt;&gt;</w:t>
      </w:r>
    </w:p>
    <w:p w:rsidR="003A2D87" w:rsidRPr="0062352A" w:rsidRDefault="003A2D87" w:rsidP="004F5541">
      <w:pPr>
        <w:keepNext/>
        <w:keepLines/>
        <w:spacing w:after="0" w:line="240" w:lineRule="auto"/>
        <w:ind w:firstLine="720"/>
        <w:rPr>
          <w:b/>
        </w:rPr>
      </w:pPr>
      <w:r>
        <w:rPr>
          <w:b/>
        </w:rPr>
        <w:t>Attributes:</w:t>
      </w:r>
    </w:p>
    <w:p w:rsidR="003A2D87" w:rsidRPr="00896712" w:rsidRDefault="003A2D87" w:rsidP="004F5541">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4F5541">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4F5541">
      <w:pPr>
        <w:keepNext/>
        <w:keepLines/>
        <w:spacing w:after="0" w:line="240" w:lineRule="auto"/>
        <w:rPr>
          <w:b/>
        </w:rPr>
      </w:pPr>
    </w:p>
    <w:p w:rsidR="003A2D87" w:rsidRDefault="003A2D87" w:rsidP="004F5541">
      <w:pPr>
        <w:keepNext/>
        <w:keepLines/>
        <w:spacing w:after="0" w:line="240" w:lineRule="auto"/>
        <w:ind w:left="720"/>
        <w:rPr>
          <w:b/>
        </w:rPr>
      </w:pPr>
      <w:r>
        <w:rPr>
          <w:b/>
        </w:rPr>
        <w:t>Operations:</w:t>
      </w:r>
    </w:p>
    <w:p w:rsidR="003A2D87" w:rsidRDefault="003A2D87" w:rsidP="004F5541">
      <w:pPr>
        <w:pStyle w:val="ListParagraph"/>
        <w:keepNext/>
        <w:keepLines/>
        <w:numPr>
          <w:ilvl w:val="0"/>
          <w:numId w:val="7"/>
        </w:numPr>
        <w:spacing w:after="0" w:line="240" w:lineRule="auto"/>
      </w:pPr>
      <w:r>
        <w:rPr>
          <w:b/>
        </w:rPr>
        <w:t>Public ActionResult</w:t>
      </w:r>
      <w:r>
        <w:t xml:space="preserve"> btnUpdate()</w:t>
      </w:r>
    </w:p>
    <w:p w:rsidR="003A2D87" w:rsidRDefault="003A2D87" w:rsidP="004F5541">
      <w:pPr>
        <w:pStyle w:val="ListParagraph"/>
        <w:keepNext/>
        <w:keepLines/>
        <w:numPr>
          <w:ilvl w:val="1"/>
          <w:numId w:val="7"/>
        </w:numPr>
        <w:spacing w:after="0" w:line="240" w:lineRule="auto"/>
      </w:pPr>
      <w:r>
        <w:t>An update is sent to the database based on the selected option:</w:t>
      </w:r>
    </w:p>
    <w:p w:rsidR="003A2D87" w:rsidRDefault="003A2D87" w:rsidP="004F5541">
      <w:pPr>
        <w:pStyle w:val="ListParagraph"/>
        <w:keepNext/>
        <w:keepLines/>
        <w:numPr>
          <w:ilvl w:val="2"/>
          <w:numId w:val="7"/>
        </w:numPr>
        <w:spacing w:after="0" w:line="240" w:lineRule="auto"/>
      </w:pPr>
      <w:r>
        <w:t>Enable</w:t>
      </w:r>
    </w:p>
    <w:p w:rsidR="003A2D87" w:rsidRDefault="003A2D87" w:rsidP="004F5541">
      <w:pPr>
        <w:pStyle w:val="ListParagraph"/>
        <w:keepNext/>
        <w:keepLines/>
        <w:numPr>
          <w:ilvl w:val="2"/>
          <w:numId w:val="7"/>
        </w:numPr>
        <w:spacing w:after="0" w:line="240" w:lineRule="auto"/>
      </w:pPr>
      <w:r>
        <w:t>Disable</w:t>
      </w:r>
    </w:p>
    <w:p w:rsidR="003A2D87" w:rsidRDefault="003A2D87" w:rsidP="004F5541">
      <w:pPr>
        <w:pStyle w:val="ListParagraph"/>
        <w:keepNext/>
        <w:keepLines/>
        <w:numPr>
          <w:ilvl w:val="2"/>
          <w:numId w:val="7"/>
        </w:numPr>
        <w:spacing w:after="0" w:line="240" w:lineRule="auto"/>
      </w:pPr>
      <w:r>
        <w:t>Delete</w:t>
      </w:r>
    </w:p>
    <w:p w:rsidR="003A2D87" w:rsidRPr="00DF4BAA" w:rsidRDefault="003A2D87" w:rsidP="004F5541">
      <w:pPr>
        <w:pStyle w:val="ListParagraph"/>
        <w:keepNext/>
        <w:keepLines/>
        <w:numPr>
          <w:ilvl w:val="1"/>
          <w:numId w:val="7"/>
        </w:numPr>
        <w:spacing w:after="0" w:line="240" w:lineRule="auto"/>
      </w:pPr>
      <w:r>
        <w:t xml:space="preserve">The results are returned to the </w:t>
      </w:r>
      <w:r>
        <w:rPr>
          <w:b/>
        </w:rPr>
        <w:t>AdminEditView.</w:t>
      </w:r>
    </w:p>
    <w:p w:rsidR="003A2D87" w:rsidRPr="00DF4BAA" w:rsidRDefault="003A2D87" w:rsidP="004F5541">
      <w:pPr>
        <w:pStyle w:val="ListParagraph"/>
        <w:keepNext/>
        <w:keepLines/>
        <w:spacing w:after="0" w:line="240" w:lineRule="auto"/>
        <w:ind w:left="2520"/>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r>
        <w:t>AdminEditController()</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431C3E" w:rsidRPr="004D327B" w:rsidRDefault="00431C3E" w:rsidP="004F5541">
      <w:pPr>
        <w:pStyle w:val="Heading4"/>
        <w:keepNext/>
        <w:keepLines/>
      </w:pPr>
      <w:r>
        <w:t>PhysicianController</w:t>
      </w:r>
    </w:p>
    <w:p w:rsidR="00434E24" w:rsidRDefault="00431C3E" w:rsidP="004F5541">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r w:rsidRPr="00737642">
        <w:rPr>
          <w:b/>
        </w:rPr>
        <w:t>PhysicianView</w:t>
      </w:r>
      <w:r w:rsidRPr="00431C3E">
        <w:t>.</w:t>
      </w:r>
      <w:r w:rsidR="00B50D35">
        <w:t xml:space="preserve">  The actions available to the physician are detailed in the operations section below.</w:t>
      </w:r>
    </w:p>
    <w:p w:rsidR="00431C3E" w:rsidRPr="005F4CFA" w:rsidRDefault="00431C3E" w:rsidP="004F5541">
      <w:pPr>
        <w:keepNext/>
        <w:keepLines/>
        <w:spacing w:after="120" w:line="240" w:lineRule="auto"/>
        <w:rPr>
          <w:b/>
        </w:rPr>
      </w:pPr>
      <w:r>
        <w:rPr>
          <w:b/>
        </w:rPr>
        <w:t>&lt;&lt;Task&gt;&gt;</w:t>
      </w:r>
    </w:p>
    <w:p w:rsidR="00431C3E" w:rsidRPr="0062352A" w:rsidRDefault="00431C3E" w:rsidP="004F5541">
      <w:pPr>
        <w:keepNext/>
        <w:keepLines/>
        <w:spacing w:after="0" w:line="240" w:lineRule="auto"/>
        <w:ind w:firstLine="720"/>
        <w:rPr>
          <w:b/>
        </w:rPr>
      </w:pPr>
      <w:r>
        <w:rPr>
          <w:b/>
        </w:rPr>
        <w:t>Attributes:</w:t>
      </w:r>
    </w:p>
    <w:p w:rsidR="00431C3E" w:rsidRPr="00896712" w:rsidRDefault="00431C3E" w:rsidP="004F5541">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r w:rsidR="00434E24">
        <w:t>physician</w:t>
      </w:r>
    </w:p>
    <w:p w:rsidR="00431C3E" w:rsidRPr="009D1734" w:rsidRDefault="00434E24" w:rsidP="004F5541">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4F5541">
      <w:pPr>
        <w:keepNext/>
        <w:keepLines/>
        <w:spacing w:after="0" w:line="240" w:lineRule="auto"/>
        <w:rPr>
          <w:b/>
        </w:rPr>
      </w:pPr>
    </w:p>
    <w:p w:rsidR="00431C3E" w:rsidRDefault="009A54AF" w:rsidP="004F5541">
      <w:pPr>
        <w:keepNext/>
        <w:keepLines/>
        <w:spacing w:after="0" w:line="240" w:lineRule="auto"/>
        <w:ind w:left="720"/>
        <w:rPr>
          <w:b/>
        </w:rPr>
      </w:pPr>
      <w:r>
        <w:rPr>
          <w:b/>
        </w:rPr>
        <w:t>Operations:</w:t>
      </w:r>
    </w:p>
    <w:p w:rsidR="00431C3E" w:rsidRDefault="00431C3E" w:rsidP="004F5541">
      <w:pPr>
        <w:pStyle w:val="ListParagraph"/>
        <w:keepNext/>
        <w:keepLines/>
        <w:numPr>
          <w:ilvl w:val="0"/>
          <w:numId w:val="7"/>
        </w:numPr>
        <w:spacing w:after="0" w:line="240" w:lineRule="auto"/>
      </w:pPr>
      <w:r>
        <w:rPr>
          <w:b/>
        </w:rPr>
        <w:t>Public ActionResult</w:t>
      </w:r>
      <w:r>
        <w:t xml:space="preserve"> </w:t>
      </w:r>
      <w:r w:rsidR="00434E24">
        <w:t>C</w:t>
      </w:r>
      <w:r w:rsidR="00434E24" w:rsidRPr="00434E24">
        <w:t xml:space="preserve">reatePatient(Patient patient) </w:t>
      </w:r>
    </w:p>
    <w:p w:rsidR="00431C3E" w:rsidRDefault="00434E24" w:rsidP="004F5541">
      <w:pPr>
        <w:pStyle w:val="ListParagraph"/>
        <w:keepNext/>
        <w:keepLines/>
        <w:numPr>
          <w:ilvl w:val="1"/>
          <w:numId w:val="7"/>
        </w:numPr>
        <w:spacing w:after="0" w:line="240" w:lineRule="auto"/>
      </w:pPr>
      <w:r w:rsidRPr="00434E24">
        <w:t>The function to add a patient to the system.</w:t>
      </w:r>
    </w:p>
    <w:p w:rsidR="00434E24" w:rsidRDefault="00434E24" w:rsidP="004F5541">
      <w:pPr>
        <w:pStyle w:val="ListParagraph"/>
        <w:keepNext/>
        <w:keepLines/>
        <w:spacing w:after="0" w:line="240" w:lineRule="auto"/>
        <w:ind w:left="2520"/>
      </w:pPr>
    </w:p>
    <w:p w:rsidR="00434E24" w:rsidRDefault="00434E24" w:rsidP="004F5541">
      <w:pPr>
        <w:pStyle w:val="ListParagraph"/>
        <w:keepNext/>
        <w:keepLines/>
        <w:numPr>
          <w:ilvl w:val="0"/>
          <w:numId w:val="7"/>
        </w:numPr>
        <w:spacing w:after="0" w:line="240" w:lineRule="auto"/>
      </w:pPr>
      <w:r>
        <w:rPr>
          <w:b/>
        </w:rPr>
        <w:t>Public ActionResult</w:t>
      </w:r>
      <w:r>
        <w:t xml:space="preserve"> Delete</w:t>
      </w:r>
      <w:r w:rsidRPr="00434E24">
        <w:t xml:space="preserve">Patient(Patient patient) </w:t>
      </w:r>
    </w:p>
    <w:p w:rsidR="00434E24" w:rsidRDefault="00434E24" w:rsidP="004F5541">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4F5541">
      <w:pPr>
        <w:pStyle w:val="ListParagraph"/>
        <w:keepNext/>
        <w:keepLines/>
        <w:spacing w:after="0" w:line="240" w:lineRule="auto"/>
        <w:ind w:left="2520"/>
      </w:pPr>
    </w:p>
    <w:p w:rsidR="00B50D35" w:rsidRDefault="00B50D35" w:rsidP="004F5541">
      <w:pPr>
        <w:pStyle w:val="ListParagraph"/>
        <w:keepNext/>
        <w:keepLines/>
        <w:numPr>
          <w:ilvl w:val="0"/>
          <w:numId w:val="7"/>
        </w:numPr>
        <w:spacing w:after="0" w:line="240" w:lineRule="auto"/>
      </w:pPr>
      <w:r>
        <w:rPr>
          <w:b/>
        </w:rPr>
        <w:t>Public ActionResult</w:t>
      </w:r>
      <w:r>
        <w:t xml:space="preserve"> R</w:t>
      </w:r>
      <w:r w:rsidRPr="009A54AF">
        <w:t xml:space="preserve">equestPatientInformation(String </w:t>
      </w:r>
      <w:r>
        <w:t>patientId</w:t>
      </w:r>
      <w:r w:rsidRPr="009A54AF">
        <w:t xml:space="preserve">) </w:t>
      </w:r>
      <w:r w:rsidRPr="00434E24">
        <w:t xml:space="preserve"> </w:t>
      </w:r>
    </w:p>
    <w:p w:rsidR="00B50D35" w:rsidRDefault="00B50D35" w:rsidP="004F5541">
      <w:pPr>
        <w:pStyle w:val="ListParagraph"/>
        <w:keepNext/>
        <w:keepLines/>
        <w:numPr>
          <w:ilvl w:val="1"/>
          <w:numId w:val="7"/>
        </w:numPr>
        <w:spacing w:after="0" w:line="240" w:lineRule="auto"/>
      </w:pPr>
      <w:r w:rsidRPr="009A54AF">
        <w:t>The function to request pati</w:t>
      </w:r>
      <w:r>
        <w:t>ent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Public JsonResult</w:t>
      </w:r>
      <w:r>
        <w:t xml:space="preserve"> R</w:t>
      </w:r>
      <w:r w:rsidRPr="009A54AF">
        <w:t>equest</w:t>
      </w:r>
      <w:r>
        <w:t>DataById</w:t>
      </w:r>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B50D35" w:rsidRPr="00DF4BAA" w:rsidRDefault="00B50D35" w:rsidP="004F5541">
      <w:pPr>
        <w:pStyle w:val="ListParagraph"/>
        <w:keepNext/>
        <w:keepLines/>
        <w:spacing w:after="0" w:line="240" w:lineRule="auto"/>
        <w:ind w:left="1800"/>
      </w:pPr>
    </w:p>
    <w:p w:rsidR="00431C3E" w:rsidRDefault="00431C3E" w:rsidP="004F5541">
      <w:pPr>
        <w:keepNext/>
        <w:keepLines/>
        <w:spacing w:after="0" w:line="240" w:lineRule="auto"/>
        <w:ind w:left="720"/>
        <w:rPr>
          <w:b/>
        </w:rPr>
      </w:pPr>
      <w:r>
        <w:rPr>
          <w:b/>
        </w:rPr>
        <w:t>Constructors:</w:t>
      </w:r>
    </w:p>
    <w:p w:rsidR="00431C3E" w:rsidRDefault="00431C3E" w:rsidP="004F5541">
      <w:pPr>
        <w:pStyle w:val="ListParagraph"/>
        <w:keepNext/>
        <w:keepLines/>
        <w:numPr>
          <w:ilvl w:val="0"/>
          <w:numId w:val="14"/>
        </w:numPr>
        <w:spacing w:after="0" w:line="240" w:lineRule="auto"/>
        <w:rPr>
          <w:b/>
        </w:rPr>
      </w:pPr>
      <w:r>
        <w:rPr>
          <w:b/>
        </w:rPr>
        <w:t xml:space="preserve">Public </w:t>
      </w:r>
      <w:r w:rsidR="00434E24">
        <w:t>PhysicianController</w:t>
      </w:r>
      <w:r>
        <w:t>()</w:t>
      </w:r>
    </w:p>
    <w:p w:rsidR="00431C3E" w:rsidRDefault="00B50D35" w:rsidP="004F5541">
      <w:pPr>
        <w:pStyle w:val="ListParagraph"/>
        <w:keepNext/>
        <w:keepLines/>
        <w:numPr>
          <w:ilvl w:val="1"/>
          <w:numId w:val="14"/>
        </w:numPr>
        <w:spacing w:after="0" w:line="240" w:lineRule="auto"/>
      </w:pPr>
      <w:r>
        <w:t>Default constructor</w:t>
      </w:r>
      <w:r w:rsidR="00434E24">
        <w:t>.</w:t>
      </w:r>
    </w:p>
    <w:p w:rsidR="004E0537" w:rsidRDefault="004E0537" w:rsidP="004F5541">
      <w:pPr>
        <w:keepNext/>
        <w:keepLines/>
        <w:spacing w:after="0" w:line="240" w:lineRule="auto"/>
      </w:pPr>
    </w:p>
    <w:p w:rsidR="0070250D" w:rsidRPr="004D327B" w:rsidRDefault="0070250D" w:rsidP="004F5541">
      <w:pPr>
        <w:pStyle w:val="Heading4"/>
        <w:keepNext/>
        <w:keepLines/>
      </w:pPr>
      <w:r>
        <w:t>ExperimentController</w:t>
      </w:r>
    </w:p>
    <w:p w:rsidR="0070250D" w:rsidRDefault="0070250D" w:rsidP="004F5541">
      <w:pPr>
        <w:keepNext/>
        <w:keepLines/>
        <w:spacing w:after="120" w:line="240" w:lineRule="auto"/>
      </w:pPr>
      <w:r w:rsidRPr="00431C3E">
        <w:t xml:space="preserve">This class </w:t>
      </w:r>
      <w:r>
        <w:t xml:space="preserve">is responsible for handling experiment functions called from the </w:t>
      </w:r>
      <w:r w:rsidRPr="00D7622F">
        <w:rPr>
          <w:b/>
        </w:rPr>
        <w:t>ExperimentView</w:t>
      </w:r>
      <w:r>
        <w:t>.  The actions are available to the experiment administrators with physicians having access to the view experiment functionality.</w:t>
      </w:r>
    </w:p>
    <w:p w:rsidR="0070250D" w:rsidRPr="005F4CFA" w:rsidRDefault="0070250D" w:rsidP="004F5541">
      <w:pPr>
        <w:keepNext/>
        <w:keepLines/>
        <w:spacing w:after="120" w:line="240" w:lineRule="auto"/>
        <w:rPr>
          <w:b/>
        </w:rPr>
      </w:pPr>
      <w:r>
        <w:rPr>
          <w:b/>
        </w:rPr>
        <w:t>&lt;&lt;Task&gt;&gt;</w:t>
      </w:r>
    </w:p>
    <w:p w:rsidR="0070250D" w:rsidRPr="0062352A" w:rsidRDefault="0070250D" w:rsidP="004F5541">
      <w:pPr>
        <w:keepNext/>
        <w:keepLines/>
        <w:spacing w:after="0" w:line="240" w:lineRule="auto"/>
        <w:ind w:firstLine="720"/>
        <w:rPr>
          <w:b/>
        </w:rPr>
      </w:pPr>
      <w:r>
        <w:rPr>
          <w:b/>
        </w:rPr>
        <w:t>Attributes:</w:t>
      </w:r>
    </w:p>
    <w:p w:rsidR="0070250D" w:rsidRPr="00896712" w:rsidRDefault="0070250D" w:rsidP="004F5541">
      <w:pPr>
        <w:pStyle w:val="ListParagraph"/>
        <w:keepNext/>
        <w:keepLines/>
        <w:numPr>
          <w:ilvl w:val="0"/>
          <w:numId w:val="8"/>
        </w:numPr>
        <w:spacing w:after="0" w:line="240" w:lineRule="auto"/>
        <w:rPr>
          <w:b/>
        </w:rPr>
      </w:pPr>
      <w:r>
        <w:rPr>
          <w:b/>
        </w:rPr>
        <w:t xml:space="preserve">Private Collection&lt;Experiment&gt; </w:t>
      </w:r>
      <w:r>
        <w:t>experiments</w:t>
      </w:r>
    </w:p>
    <w:p w:rsidR="0070250D" w:rsidRPr="009D1734" w:rsidRDefault="0070250D" w:rsidP="004F5541">
      <w:pPr>
        <w:pStyle w:val="ListParagraph"/>
        <w:keepNext/>
        <w:keepLines/>
        <w:numPr>
          <w:ilvl w:val="1"/>
          <w:numId w:val="8"/>
        </w:numPr>
        <w:spacing w:after="0" w:line="240" w:lineRule="auto"/>
        <w:rPr>
          <w:b/>
        </w:rPr>
      </w:pPr>
      <w:r>
        <w:t xml:space="preserve">A collection of experiments available to the user. </w:t>
      </w:r>
    </w:p>
    <w:p w:rsidR="0070250D" w:rsidRPr="005F4CFA" w:rsidRDefault="0070250D" w:rsidP="004F5541">
      <w:pPr>
        <w:keepNext/>
        <w:keepLines/>
        <w:spacing w:after="0" w:line="240" w:lineRule="auto"/>
        <w:rPr>
          <w:b/>
        </w:rPr>
      </w:pPr>
    </w:p>
    <w:p w:rsidR="0070250D" w:rsidRDefault="0070250D" w:rsidP="004F5541">
      <w:pPr>
        <w:keepNext/>
        <w:keepLines/>
        <w:spacing w:after="0" w:line="240" w:lineRule="auto"/>
        <w:ind w:left="720"/>
        <w:rPr>
          <w:b/>
        </w:rPr>
      </w:pPr>
      <w:r>
        <w:rPr>
          <w:b/>
        </w:rPr>
        <w:t>Operations:</w:t>
      </w:r>
    </w:p>
    <w:p w:rsidR="0070250D" w:rsidRDefault="0070250D" w:rsidP="004F5541">
      <w:pPr>
        <w:pStyle w:val="ListParagraph"/>
        <w:keepNext/>
        <w:keepLines/>
        <w:numPr>
          <w:ilvl w:val="0"/>
          <w:numId w:val="7"/>
        </w:numPr>
        <w:spacing w:after="0" w:line="240" w:lineRule="auto"/>
      </w:pPr>
      <w:r>
        <w:rPr>
          <w:b/>
        </w:rPr>
        <w:t>Public ActionResult</w:t>
      </w:r>
      <w:r>
        <w:t xml:space="preserve"> C</w:t>
      </w:r>
      <w:r w:rsidRPr="00434E24">
        <w:t>reate</w:t>
      </w:r>
      <w:r w:rsidR="003C706F">
        <w:t>Experiment</w:t>
      </w:r>
      <w:r w:rsidRPr="00434E24">
        <w:t>(</w:t>
      </w:r>
      <w:r w:rsidR="00CE4DC8">
        <w:t>Experiment</w:t>
      </w:r>
      <w:r w:rsidRPr="00434E24">
        <w:t xml:space="preserve"> </w:t>
      </w:r>
      <w:r w:rsidR="00CE4DC8">
        <w:t>experiment</w:t>
      </w:r>
      <w:r w:rsidRPr="00434E24">
        <w:t xml:space="preserve">) </w:t>
      </w:r>
    </w:p>
    <w:p w:rsidR="0070250D" w:rsidRDefault="003C706F" w:rsidP="004F5541">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Public ActionResult</w:t>
      </w:r>
      <w:r>
        <w:t xml:space="preserve"> Delete</w:t>
      </w:r>
      <w:r w:rsidR="003C706F">
        <w:t>Experiment</w:t>
      </w:r>
      <w:r w:rsidRPr="00434E24">
        <w:t>(</w:t>
      </w:r>
      <w:r w:rsidR="00CE4DC8" w:rsidRPr="00CE4DC8">
        <w:t>Experiment experiment</w:t>
      </w:r>
      <w:r w:rsidRPr="00434E24">
        <w:t xml:space="preserve">) </w:t>
      </w:r>
    </w:p>
    <w:p w:rsidR="0070250D" w:rsidRDefault="0070250D" w:rsidP="004F5541">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Public ActionResult</w:t>
      </w:r>
      <w:r>
        <w:t xml:space="preserve"> </w:t>
      </w:r>
      <w:r w:rsidR="00CE4DC8">
        <w:t>EditExperiment</w:t>
      </w:r>
      <w:r w:rsidRPr="009A54AF">
        <w:t>(</w:t>
      </w:r>
      <w:r w:rsidR="00CE4DC8" w:rsidRPr="00CE4DC8">
        <w:t>Experiment experiment</w:t>
      </w:r>
      <w:r w:rsidRPr="009A54AF">
        <w:t xml:space="preserve">) </w:t>
      </w:r>
      <w:r w:rsidRPr="00434E24">
        <w:t xml:space="preserve"> </w:t>
      </w:r>
    </w:p>
    <w:p w:rsidR="0070250D" w:rsidRDefault="0070250D" w:rsidP="004F5541">
      <w:pPr>
        <w:pStyle w:val="ListParagraph"/>
        <w:keepNext/>
        <w:keepLines/>
        <w:numPr>
          <w:ilvl w:val="1"/>
          <w:numId w:val="7"/>
        </w:numPr>
        <w:spacing w:after="0" w:line="240" w:lineRule="auto"/>
      </w:pPr>
      <w:r w:rsidRPr="009A54AF">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Public ActionResult</w:t>
      </w:r>
      <w:r>
        <w:t xml:space="preserve"> RunExperiment</w:t>
      </w:r>
      <w:r w:rsidRPr="009A54AF">
        <w:t>(</w:t>
      </w:r>
      <w:r>
        <w:t>int</w:t>
      </w:r>
      <w:r w:rsidRPr="00CE4DC8">
        <w:t xml:space="preserve"> experiment</w:t>
      </w:r>
      <w:r>
        <w:t>Id</w:t>
      </w:r>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 experiment.</w:t>
      </w:r>
      <w:r w:rsidRPr="009A54AF">
        <w:t xml:space="preserve"> </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 xml:space="preserve">Private </w:t>
      </w:r>
      <w:r w:rsidR="00D41266">
        <w:rPr>
          <w:b/>
        </w:rPr>
        <w:t>string</w:t>
      </w:r>
      <w:r>
        <w:t xml:space="preserve"> ProcessData</w:t>
      </w:r>
      <w:r w:rsidRPr="009A54AF">
        <w:t>(</w:t>
      </w:r>
      <w:r>
        <w:t>Collection&lt;object&gt;</w:t>
      </w:r>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lastRenderedPageBreak/>
        <w:t xml:space="preserve">The </w:t>
      </w:r>
      <w:r>
        <w:t>function is here in the event that the data returned from the database will need to be processed in some way prior to be sending it to the view.</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Public JsonResult</w:t>
      </w:r>
      <w:r>
        <w:t xml:space="preserve"> R</w:t>
      </w:r>
      <w:r w:rsidRPr="009A54AF">
        <w:t>equest</w:t>
      </w:r>
      <w:r>
        <w:t>DataById</w:t>
      </w:r>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experiment data record.</w:t>
      </w:r>
    </w:p>
    <w:p w:rsidR="0070250D" w:rsidRPr="00DF4BAA" w:rsidRDefault="0070250D" w:rsidP="004F5541">
      <w:pPr>
        <w:pStyle w:val="ListParagraph"/>
        <w:keepNext/>
        <w:keepLines/>
        <w:spacing w:after="0" w:line="240" w:lineRule="auto"/>
        <w:ind w:left="1800"/>
      </w:pPr>
    </w:p>
    <w:p w:rsidR="0070250D" w:rsidRDefault="0070250D" w:rsidP="004F5541">
      <w:pPr>
        <w:keepNext/>
        <w:keepLines/>
        <w:spacing w:after="0" w:line="240" w:lineRule="auto"/>
        <w:ind w:left="720"/>
        <w:rPr>
          <w:b/>
        </w:rPr>
      </w:pPr>
      <w:r>
        <w:rPr>
          <w:b/>
        </w:rPr>
        <w:t>Constructors:</w:t>
      </w:r>
    </w:p>
    <w:p w:rsidR="0070250D" w:rsidRDefault="0070250D" w:rsidP="004F5541">
      <w:pPr>
        <w:pStyle w:val="ListParagraph"/>
        <w:keepNext/>
        <w:keepLines/>
        <w:numPr>
          <w:ilvl w:val="0"/>
          <w:numId w:val="14"/>
        </w:numPr>
        <w:spacing w:after="0" w:line="240" w:lineRule="auto"/>
        <w:rPr>
          <w:b/>
        </w:rPr>
      </w:pPr>
      <w:r>
        <w:rPr>
          <w:b/>
        </w:rPr>
        <w:t xml:space="preserve">Public </w:t>
      </w:r>
      <w:r w:rsidR="00CE4DC8">
        <w:t>Experiment</w:t>
      </w:r>
      <w:r>
        <w:t>Controller()</w:t>
      </w:r>
    </w:p>
    <w:p w:rsidR="0070250D" w:rsidRDefault="0070250D" w:rsidP="004F5541">
      <w:pPr>
        <w:pStyle w:val="ListParagraph"/>
        <w:keepNext/>
        <w:keepLines/>
        <w:numPr>
          <w:ilvl w:val="1"/>
          <w:numId w:val="14"/>
        </w:numPr>
        <w:spacing w:after="0" w:line="240" w:lineRule="auto"/>
      </w:pPr>
      <w:r>
        <w:t>Default constructor.</w:t>
      </w:r>
    </w:p>
    <w:p w:rsidR="00C52DFE" w:rsidRPr="004D327B" w:rsidRDefault="00C52DFE" w:rsidP="004F5541">
      <w:pPr>
        <w:pStyle w:val="Heading4"/>
        <w:keepNext/>
        <w:keepLines/>
      </w:pPr>
      <w:r>
        <w:t>PatientController</w:t>
      </w:r>
    </w:p>
    <w:p w:rsidR="00C52DFE" w:rsidRDefault="00C52DFE" w:rsidP="004F5541">
      <w:pPr>
        <w:keepNext/>
        <w:keepLines/>
        <w:spacing w:after="120" w:line="240" w:lineRule="auto"/>
      </w:pPr>
      <w:r w:rsidRPr="00431C3E">
        <w:t xml:space="preserve">This class is responsible for handling the </w:t>
      </w:r>
      <w:r>
        <w:t>various functions available to a patient</w:t>
      </w:r>
      <w:r w:rsidRPr="00431C3E">
        <w:t xml:space="preserve">.  This class provides the backend for the </w:t>
      </w:r>
      <w:r>
        <w:rPr>
          <w:b/>
        </w:rPr>
        <w:t>Patient</w:t>
      </w:r>
      <w:r w:rsidRPr="00737642">
        <w:rPr>
          <w:b/>
        </w:rPr>
        <w:t>View</w:t>
      </w:r>
      <w:r w:rsidRPr="00431C3E">
        <w:t>.</w:t>
      </w:r>
      <w:r>
        <w:t xml:space="preserve">  The actions available to the patient are detailed in the operations section below.</w:t>
      </w:r>
    </w:p>
    <w:p w:rsidR="00C52DFE" w:rsidRPr="005F4CFA" w:rsidRDefault="00C52DFE" w:rsidP="004F5541">
      <w:pPr>
        <w:keepNext/>
        <w:keepLines/>
        <w:spacing w:after="120" w:line="240" w:lineRule="auto"/>
        <w:rPr>
          <w:b/>
        </w:rPr>
      </w:pPr>
      <w:r>
        <w:rPr>
          <w:b/>
        </w:rPr>
        <w:t>&lt;&lt;Task&gt;&gt;</w:t>
      </w:r>
    </w:p>
    <w:p w:rsidR="00670B30" w:rsidRPr="004F5541" w:rsidRDefault="00C52DFE" w:rsidP="004F5541">
      <w:pPr>
        <w:keepNext/>
        <w:keepLines/>
        <w:spacing w:after="0" w:line="240" w:lineRule="auto"/>
        <w:ind w:left="720"/>
        <w:rPr>
          <w:b/>
        </w:rPr>
      </w:pPr>
      <w:r>
        <w:rPr>
          <w:b/>
        </w:rPr>
        <w:t>Operations:</w:t>
      </w:r>
    </w:p>
    <w:p w:rsidR="00C52DFE" w:rsidRDefault="00C52DFE" w:rsidP="004F5541">
      <w:pPr>
        <w:pStyle w:val="ListParagraph"/>
        <w:keepNext/>
        <w:keepLines/>
        <w:numPr>
          <w:ilvl w:val="0"/>
          <w:numId w:val="7"/>
        </w:numPr>
        <w:spacing w:after="0" w:line="240" w:lineRule="auto"/>
      </w:pPr>
      <w:r>
        <w:rPr>
          <w:b/>
        </w:rPr>
        <w:t>Public ActionResult</w:t>
      </w:r>
      <w:r>
        <w:t xml:space="preserve"> R</w:t>
      </w:r>
      <w:r w:rsidR="001F2595">
        <w:t>equest</w:t>
      </w:r>
      <w:r w:rsidRPr="009A54AF">
        <w:t xml:space="preserve">Information(String </w:t>
      </w:r>
      <w:r>
        <w:t>id</w:t>
      </w:r>
      <w:r w:rsidRPr="009A54AF">
        <w:t xml:space="preserve">) </w:t>
      </w:r>
      <w:r w:rsidRPr="00434E24">
        <w:t xml:space="preserve"> </w:t>
      </w:r>
    </w:p>
    <w:p w:rsidR="00C52DFE" w:rsidRDefault="00C52DFE" w:rsidP="004F5541">
      <w:pPr>
        <w:pStyle w:val="ListParagraph"/>
        <w:keepNext/>
        <w:keepLines/>
        <w:numPr>
          <w:ilvl w:val="1"/>
          <w:numId w:val="7"/>
        </w:numPr>
        <w:spacing w:after="0" w:line="240" w:lineRule="auto"/>
      </w:pPr>
      <w:r w:rsidRPr="009A54AF">
        <w:t xml:space="preserve">The function to request </w:t>
      </w:r>
      <w:r>
        <w:t xml:space="preserve">the </w:t>
      </w:r>
      <w:r w:rsidRPr="009A54AF">
        <w:t>pati</w:t>
      </w:r>
      <w:r>
        <w:t>ent’s own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Public JsonResult</w:t>
      </w:r>
      <w:r>
        <w:t xml:space="preserve"> R</w:t>
      </w:r>
      <w:r w:rsidRPr="009A54AF">
        <w:t>equest</w:t>
      </w:r>
      <w:r>
        <w:t>DataById</w:t>
      </w:r>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C52DFE" w:rsidRPr="00DF4BAA" w:rsidRDefault="00C52DFE" w:rsidP="004F5541">
      <w:pPr>
        <w:pStyle w:val="ListParagraph"/>
        <w:keepNext/>
        <w:keepLines/>
        <w:spacing w:after="0" w:line="240" w:lineRule="auto"/>
        <w:ind w:left="1800"/>
      </w:pPr>
    </w:p>
    <w:p w:rsidR="00C52DFE" w:rsidRDefault="00C52DFE" w:rsidP="004F5541">
      <w:pPr>
        <w:keepNext/>
        <w:keepLines/>
        <w:spacing w:after="0" w:line="240" w:lineRule="auto"/>
        <w:ind w:left="720"/>
        <w:rPr>
          <w:b/>
        </w:rPr>
      </w:pPr>
      <w:r>
        <w:rPr>
          <w:b/>
        </w:rPr>
        <w:t>Constructors:</w:t>
      </w:r>
    </w:p>
    <w:p w:rsidR="00C52DFE" w:rsidRDefault="00C52DFE" w:rsidP="004F5541">
      <w:pPr>
        <w:pStyle w:val="ListParagraph"/>
        <w:keepNext/>
        <w:keepLines/>
        <w:numPr>
          <w:ilvl w:val="0"/>
          <w:numId w:val="14"/>
        </w:numPr>
        <w:spacing w:after="0" w:line="240" w:lineRule="auto"/>
        <w:rPr>
          <w:b/>
        </w:rPr>
      </w:pPr>
      <w:r>
        <w:rPr>
          <w:b/>
        </w:rPr>
        <w:t xml:space="preserve">Public </w:t>
      </w:r>
      <w:r>
        <w:t>PatientController()</w:t>
      </w:r>
    </w:p>
    <w:p w:rsidR="00C52DFE" w:rsidRDefault="00C52DFE" w:rsidP="004F5541">
      <w:pPr>
        <w:pStyle w:val="ListParagraph"/>
        <w:keepNext/>
        <w:keepLines/>
        <w:numPr>
          <w:ilvl w:val="1"/>
          <w:numId w:val="14"/>
        </w:numPr>
        <w:spacing w:after="0" w:line="240" w:lineRule="auto"/>
      </w:pPr>
      <w:r>
        <w:t>Default constructor.</w:t>
      </w:r>
    </w:p>
    <w:p w:rsidR="0070250D" w:rsidRDefault="0070250D" w:rsidP="004F5541">
      <w:pPr>
        <w:keepNext/>
        <w:keepLines/>
        <w:spacing w:after="0" w:line="240" w:lineRule="auto"/>
      </w:pPr>
    </w:p>
    <w:p w:rsidR="00812105" w:rsidRDefault="002C6ED4" w:rsidP="004F5541">
      <w:pPr>
        <w:pStyle w:val="Heading2"/>
        <w:spacing w:line="360" w:lineRule="auto"/>
      </w:pPr>
      <w:bookmarkStart w:id="140" w:name="_Toc436603011"/>
      <w:bookmarkStart w:id="141" w:name="_Toc436012966"/>
      <w:bookmarkStart w:id="142" w:name="_Toc436012967"/>
      <w:bookmarkStart w:id="143" w:name="_Toc436791613"/>
      <w:bookmarkEnd w:id="140"/>
      <w:bookmarkEnd w:id="141"/>
      <w:bookmarkEnd w:id="142"/>
      <w:r>
        <w:t>Business Logic Layer Overview</w:t>
      </w:r>
      <w:bookmarkEnd w:id="143"/>
    </w:p>
    <w:p w:rsidR="00812105" w:rsidRDefault="00831F49" w:rsidP="004F5541">
      <w:pPr>
        <w:pStyle w:val="Heading3"/>
        <w:keepNext/>
        <w:keepLines/>
      </w:pPr>
      <w:bookmarkStart w:id="144" w:name="_Toc435182018"/>
      <w:bookmarkStart w:id="145" w:name="_Toc436791614"/>
      <w:r w:rsidRPr="0084672C">
        <w:t>Entities</w:t>
      </w:r>
      <w:bookmarkEnd w:id="144"/>
      <w:bookmarkEnd w:id="145"/>
    </w:p>
    <w:p w:rsidR="00E4479B" w:rsidRDefault="00E4479B" w:rsidP="004F5541">
      <w:pPr>
        <w:pStyle w:val="Heading4"/>
        <w:keepNext/>
        <w:keepLines/>
      </w:pPr>
      <w:bookmarkStart w:id="146" w:name="_Toc435182019"/>
      <w:r>
        <w:t>LoginViewModel</w:t>
      </w:r>
    </w:p>
    <w:p w:rsidR="00E4479B" w:rsidRDefault="00E4479B" w:rsidP="004F5541">
      <w:pPr>
        <w:keepNext/>
        <w:keepLines/>
      </w:pPr>
      <w:r w:rsidRPr="00F82B86">
        <w:t>T</w:t>
      </w:r>
      <w:r>
        <w:t>his</w:t>
      </w:r>
      <w:r w:rsidRPr="00F82B86">
        <w:t xml:space="preserve"> class contains data associated with </w:t>
      </w:r>
      <w:r>
        <w:t xml:space="preserve">a user’s login information.  </w:t>
      </w:r>
      <w:r w:rsidRPr="00F82B86">
        <w:t xml:space="preserve">The </w:t>
      </w:r>
      <w:r>
        <w:rPr>
          <w:b/>
        </w:rPr>
        <w:t>LoginViewModel</w:t>
      </w:r>
      <w:r w:rsidRPr="00F82B86">
        <w:t xml:space="preserve"> class is </w:t>
      </w:r>
      <w:r>
        <w:t>used</w:t>
      </w:r>
      <w:r w:rsidRPr="00F82B86">
        <w:t xml:space="preserve"> by the </w:t>
      </w:r>
      <w:r>
        <w:rPr>
          <w:b/>
        </w:rPr>
        <w:t>AccountController</w:t>
      </w:r>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r w:rsidRPr="009C1DA1">
        <w:t>UserName</w:t>
      </w:r>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lastRenderedPageBreak/>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RememberMe</w:t>
      </w:r>
    </w:p>
    <w:p w:rsidR="00E4479B" w:rsidRDefault="00E4479B" w:rsidP="004F5541">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keepNext/>
        <w:keepLines/>
        <w:spacing w:after="0" w:line="240" w:lineRule="auto"/>
      </w:pPr>
    </w:p>
    <w:p w:rsidR="00E4479B" w:rsidRDefault="00E4479B" w:rsidP="004F5541">
      <w:pPr>
        <w:pStyle w:val="Heading4"/>
        <w:keepNext/>
        <w:keepLines/>
      </w:pPr>
      <w:r>
        <w:t>RegisterViewModel</w:t>
      </w:r>
    </w:p>
    <w:p w:rsidR="00E4479B" w:rsidRDefault="00E4479B" w:rsidP="004F5541">
      <w:pPr>
        <w:keepNext/>
        <w:keepLines/>
      </w:pPr>
      <w:r w:rsidRPr="00F82B86">
        <w:t>T</w:t>
      </w:r>
      <w:r>
        <w:t>his</w:t>
      </w:r>
      <w:r w:rsidRPr="00F82B86">
        <w:t xml:space="preserve"> class contains data associated </w:t>
      </w:r>
      <w:r>
        <w:t xml:space="preserve">registering a new user account. </w:t>
      </w:r>
      <w:r w:rsidRPr="00F82B86">
        <w:t xml:space="preserve">The </w:t>
      </w:r>
      <w:r>
        <w:rPr>
          <w:b/>
        </w:rPr>
        <w:t>RegisterViewModel</w:t>
      </w:r>
      <w:r w:rsidRPr="00F82B86">
        <w:t xml:space="preserve"> class is </w:t>
      </w:r>
      <w:r>
        <w:t>used</w:t>
      </w:r>
      <w:r w:rsidRPr="00F82B86">
        <w:t xml:space="preserve"> by the </w:t>
      </w:r>
      <w:r>
        <w:rPr>
          <w:b/>
        </w:rPr>
        <w:t>AccountController</w:t>
      </w:r>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r w:rsidRPr="000A600B">
        <w:t>UserName</w:t>
      </w:r>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ConfirmPassword</w:t>
      </w:r>
    </w:p>
    <w:p w:rsidR="00E4479B" w:rsidRDefault="00E4479B" w:rsidP="004F5541">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pStyle w:val="ListParagraph"/>
        <w:keepNext/>
        <w:keepLines/>
        <w:spacing w:after="0" w:line="240" w:lineRule="auto"/>
        <w:ind w:left="1800"/>
      </w:pPr>
    </w:p>
    <w:p w:rsidR="00812105" w:rsidRDefault="00831F49" w:rsidP="004F5541">
      <w:pPr>
        <w:pStyle w:val="Heading4"/>
        <w:keepNext/>
        <w:keepLines/>
      </w:pPr>
      <w:r w:rsidRPr="0084672C">
        <w:t>Activity</w:t>
      </w:r>
      <w:bookmarkStart w:id="147" w:name="_User"/>
      <w:bookmarkEnd w:id="146"/>
      <w:bookmarkEnd w:id="147"/>
    </w:p>
    <w:p w:rsidR="00812105" w:rsidRDefault="00831F49" w:rsidP="004F5541">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r>
        <w:rPr>
          <w:b/>
        </w:rPr>
        <w:t>ActivitySelectionController</w:t>
      </w:r>
      <w:r w:rsidRPr="00F82B86">
        <w:t>.</w:t>
      </w:r>
    </w:p>
    <w:p w:rsidR="00812105" w:rsidRDefault="00831F49" w:rsidP="004F5541">
      <w:pPr>
        <w:keepNext/>
        <w:keepLines/>
        <w:spacing w:after="0" w:line="360" w:lineRule="auto"/>
        <w:rPr>
          <w:b/>
        </w:rPr>
      </w:pPr>
      <w:r>
        <w:rPr>
          <w:b/>
        </w:rPr>
        <w:t>&lt;&lt;Entity&gt;&gt;</w:t>
      </w:r>
    </w:p>
    <w:p w:rsidR="00812105" w:rsidRDefault="00831F49"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831F49">
        <w:rPr>
          <w:b/>
        </w:rPr>
        <w:t xml:space="preserve">int </w:t>
      </w:r>
      <w:r w:rsidR="00831F49">
        <w:t>fileId</w:t>
      </w:r>
    </w:p>
    <w:p w:rsidR="00812105" w:rsidRDefault="00831F49" w:rsidP="004F5541">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831F49">
        <w:rPr>
          <w:b/>
        </w:rPr>
        <w:t>DateTime</w:t>
      </w:r>
      <w:r w:rsidR="00831F49" w:rsidRPr="00F82B86">
        <w:t xml:space="preserve"> </w:t>
      </w:r>
      <w:r w:rsidR="00831F49">
        <w:t>TimeStamp</w:t>
      </w:r>
    </w:p>
    <w:p w:rsidR="00812105" w:rsidRDefault="00831F49" w:rsidP="004F5541">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lastRenderedPageBreak/>
        <w:t xml:space="preserve">Public </w:t>
      </w:r>
      <w:r w:rsidR="00831F49">
        <w:rPr>
          <w:b/>
        </w:rPr>
        <w:t>Activity</w:t>
      </w:r>
      <w:r w:rsidR="005E33EA">
        <w:rPr>
          <w:b/>
        </w:rPr>
        <w:t>Type</w:t>
      </w:r>
      <w:r w:rsidR="00831F49">
        <w:t xml:space="preserve"> DataActivity</w:t>
      </w:r>
    </w:p>
    <w:p w:rsidR="00812105" w:rsidRDefault="00831F49" w:rsidP="004F5541">
      <w:pPr>
        <w:pStyle w:val="ListParagraph"/>
        <w:keepNext/>
        <w:keepLines/>
        <w:numPr>
          <w:ilvl w:val="1"/>
          <w:numId w:val="10"/>
        </w:numPr>
        <w:spacing w:after="0" w:line="240" w:lineRule="auto"/>
      </w:pPr>
      <w:r>
        <w:t>The activity of the data</w:t>
      </w:r>
      <w:r w:rsidRPr="00441BE1">
        <w:t>.</w:t>
      </w:r>
    </w:p>
    <w:p w:rsidR="00812105" w:rsidRDefault="00812105" w:rsidP="004F5541">
      <w:pPr>
        <w:pStyle w:val="ListParagraph"/>
        <w:keepNext/>
        <w:keepLines/>
        <w:spacing w:after="0" w:line="240" w:lineRule="auto"/>
        <w:ind w:left="2520"/>
      </w:pPr>
    </w:p>
    <w:p w:rsidR="00812105" w:rsidRDefault="00831F49" w:rsidP="004F5541">
      <w:pPr>
        <w:keepNext/>
        <w:keepLines/>
        <w:spacing w:after="0" w:line="240" w:lineRule="auto"/>
        <w:ind w:firstLine="720"/>
        <w:rPr>
          <w:b/>
        </w:rPr>
      </w:pPr>
      <w:r>
        <w:rPr>
          <w:b/>
        </w:rPr>
        <w:t>Operations:</w:t>
      </w:r>
    </w:p>
    <w:p w:rsidR="00812105" w:rsidRDefault="00831F49"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Default="005E33EA" w:rsidP="004F5541">
      <w:pPr>
        <w:pStyle w:val="ListParagraph"/>
        <w:keepNext/>
        <w:keepLines/>
        <w:numPr>
          <w:ilvl w:val="0"/>
          <w:numId w:val="14"/>
        </w:numPr>
        <w:spacing w:after="0" w:line="240" w:lineRule="auto"/>
        <w:rPr>
          <w:b/>
        </w:rPr>
      </w:pPr>
      <w:r>
        <w:rPr>
          <w:b/>
        </w:rPr>
        <w:t xml:space="preserve">Public </w:t>
      </w:r>
      <w:r>
        <w:t>Activity()</w:t>
      </w:r>
    </w:p>
    <w:p w:rsidR="00812105" w:rsidRDefault="005E33EA" w:rsidP="004F5541">
      <w:pPr>
        <w:pStyle w:val="ListParagraph"/>
        <w:keepNext/>
        <w:keepLines/>
        <w:numPr>
          <w:ilvl w:val="1"/>
          <w:numId w:val="14"/>
        </w:numPr>
        <w:spacing w:after="0" w:line="240" w:lineRule="auto"/>
      </w:pPr>
      <w:r>
        <w:t>Default constructor</w:t>
      </w:r>
    </w:p>
    <w:p w:rsidR="00812105" w:rsidRDefault="00812105" w:rsidP="004F5541">
      <w:pPr>
        <w:keepNext/>
        <w:keepLines/>
        <w:spacing w:after="0" w:line="240" w:lineRule="auto"/>
      </w:pPr>
    </w:p>
    <w:p w:rsidR="00812105" w:rsidRDefault="0096020E" w:rsidP="004F5541">
      <w:pPr>
        <w:pStyle w:val="Heading4"/>
        <w:keepNext/>
        <w:keepLines/>
      </w:pPr>
      <w:r>
        <w:t>AspNetUser</w:t>
      </w:r>
    </w:p>
    <w:p w:rsidR="00812105" w:rsidRDefault="0096020E" w:rsidP="004F5541">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r w:rsidR="00B50D54">
        <w:rPr>
          <w:b/>
        </w:rPr>
        <w:t>Guid</w:t>
      </w:r>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Unique id for each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r w:rsidR="0096020E">
        <w:t>UserName</w:t>
      </w:r>
    </w:p>
    <w:p w:rsidR="00812105" w:rsidRDefault="0096020E" w:rsidP="004F5541">
      <w:pPr>
        <w:pStyle w:val="ListParagraph"/>
        <w:keepNext/>
        <w:keepLines/>
        <w:numPr>
          <w:ilvl w:val="1"/>
          <w:numId w:val="10"/>
        </w:numPr>
        <w:spacing w:after="0" w:line="240" w:lineRule="auto"/>
      </w:pPr>
      <w:r>
        <w:t>The user name used by each user that will be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 xml:space="preserve">string </w:t>
      </w:r>
      <w:r w:rsidR="0096020E">
        <w:t>PasswordHash</w:t>
      </w:r>
    </w:p>
    <w:p w:rsidR="00812105" w:rsidRDefault="0096020E" w:rsidP="004F5541">
      <w:pPr>
        <w:pStyle w:val="ListParagraph"/>
        <w:keepNext/>
        <w:keepLines/>
        <w:numPr>
          <w:ilvl w:val="1"/>
          <w:numId w:val="10"/>
        </w:numPr>
        <w:spacing w:after="0" w:line="240" w:lineRule="auto"/>
      </w:pPr>
      <w:r>
        <w:t>Hash string representing the user’s password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 xml:space="preserve">AccountStatus </w:t>
      </w:r>
      <w:r w:rsidR="0096020E">
        <w:t>Status</w:t>
      </w:r>
    </w:p>
    <w:p w:rsidR="00812105" w:rsidRDefault="00B50D54" w:rsidP="004F5541">
      <w:pPr>
        <w:pStyle w:val="ListParagraph"/>
        <w:keepNext/>
        <w:keepLines/>
        <w:numPr>
          <w:ilvl w:val="1"/>
          <w:numId w:val="10"/>
        </w:numPr>
        <w:spacing w:after="0" w:line="240" w:lineRule="auto"/>
      </w:pPr>
      <w:r>
        <w:t>Enumeration value that describes the current account status of the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rPr>
          <w:b/>
        </w:rPr>
      </w:pPr>
      <w:r>
        <w:rPr>
          <w:b/>
        </w:rPr>
        <w:t xml:space="preserve">Public </w:t>
      </w:r>
      <w:r w:rsidR="00B50D54">
        <w:rPr>
          <w:b/>
        </w:rPr>
        <w:t>Nullable&lt;string&gt;</w:t>
      </w:r>
      <w:r w:rsidR="0096020E">
        <w:rPr>
          <w:b/>
        </w:rPr>
        <w:t xml:space="preserve"> </w:t>
      </w:r>
      <w:r w:rsidR="00B50D54">
        <w:t>PatientId</w:t>
      </w:r>
    </w:p>
    <w:p w:rsidR="00812105" w:rsidRDefault="00B50D54" w:rsidP="004F5541">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B50D54">
        <w:rPr>
          <w:b/>
        </w:rPr>
        <w:t>Nullable&lt;int&gt;</w:t>
      </w:r>
      <w:r w:rsidR="0096020E">
        <w:t xml:space="preserve"> </w:t>
      </w:r>
      <w:r w:rsidR="00B50D54">
        <w:t>Physician</w:t>
      </w:r>
    </w:p>
    <w:p w:rsidR="00812105" w:rsidRDefault="00B50D54" w:rsidP="004F5541">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B50D54">
        <w:rPr>
          <w:b/>
        </w:rPr>
        <w:t>Nullable&lt;int&gt;</w:t>
      </w:r>
      <w:r w:rsidR="00B50D54">
        <w:t xml:space="preserve"> ExperimentManager</w:t>
      </w:r>
    </w:p>
    <w:p w:rsidR="00812105" w:rsidRDefault="00B50D54" w:rsidP="004F5541">
      <w:pPr>
        <w:pStyle w:val="ListParagraph"/>
        <w:keepNext/>
        <w:keepLines/>
        <w:numPr>
          <w:ilvl w:val="1"/>
          <w:numId w:val="10"/>
        </w:numPr>
        <w:spacing w:after="0" w:line="240" w:lineRule="auto"/>
        <w:rPr>
          <w:b/>
        </w:rPr>
      </w:pPr>
      <w:r>
        <w:t xml:space="preserve">If the user is a experiment manager this field will be used as a foreign key to the </w:t>
      </w:r>
      <w:r w:rsidR="00B07CB2" w:rsidRPr="00D6053C">
        <w:rPr>
          <w:b/>
        </w:rPr>
        <w:t>ExperimentManager</w:t>
      </w:r>
      <w:r>
        <w:t xml:space="preserve"> table Id field.</w:t>
      </w:r>
      <w:r w:rsidRPr="00E84F72">
        <w:rPr>
          <w:b/>
        </w:rPr>
        <w:t xml:space="preserve"> </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lastRenderedPageBreak/>
        <w:t>Public virtual AspNet</w:t>
      </w:r>
      <w:r w:rsidR="00B50D54">
        <w:rPr>
          <w:b/>
        </w:rPr>
        <w:t>Role</w:t>
      </w:r>
      <w:r w:rsidR="0096020E">
        <w:t xml:space="preserve"> </w:t>
      </w:r>
      <w:r>
        <w:t>AspNetRoles</w:t>
      </w:r>
    </w:p>
    <w:p w:rsidR="00812105" w:rsidRDefault="001B00C4" w:rsidP="004F5541">
      <w:pPr>
        <w:pStyle w:val="ListParagraph"/>
        <w:keepNext/>
        <w:keepLines/>
        <w:numPr>
          <w:ilvl w:val="1"/>
          <w:numId w:val="10"/>
        </w:numPr>
        <w:spacing w:after="0" w:line="240" w:lineRule="auto"/>
      </w:pPr>
      <w:r>
        <w:t xml:space="preserve">Link to the user role in the </w:t>
      </w:r>
      <w:r w:rsidR="00B07CB2" w:rsidRPr="00D6053C">
        <w:rPr>
          <w:b/>
        </w:rPr>
        <w:t>AspNetRole</w:t>
      </w:r>
      <w:r>
        <w:t xml:space="preserve"> table</w:t>
      </w:r>
      <w:r w:rsidR="0096020E">
        <w:t xml:space="preserve"> </w:t>
      </w:r>
    </w:p>
    <w:p w:rsidR="00812105" w:rsidRDefault="00812105" w:rsidP="004F5541">
      <w:pPr>
        <w:pStyle w:val="ListParagraph"/>
        <w:keepNext/>
        <w:keepLines/>
        <w:spacing w:after="0" w:line="240" w:lineRule="auto"/>
        <w:ind w:left="2520"/>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r w:rsidR="001B00C4">
        <w:t>AspNetUser</w:t>
      </w:r>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spacing w:after="0" w:line="240" w:lineRule="auto"/>
      </w:pPr>
    </w:p>
    <w:p w:rsidR="00812105" w:rsidRDefault="00282662" w:rsidP="004F5541">
      <w:pPr>
        <w:pStyle w:val="Heading4"/>
        <w:keepNext/>
        <w:keepLines/>
      </w:pPr>
      <w:r>
        <w:t>Patient</w:t>
      </w:r>
    </w:p>
    <w:p w:rsidR="00812105" w:rsidRDefault="00282662" w:rsidP="004F5541">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4F5541">
      <w:pPr>
        <w:keepNext/>
        <w:keepLines/>
        <w:spacing w:after="0" w:line="360" w:lineRule="auto"/>
        <w:rPr>
          <w:b/>
        </w:rPr>
      </w:pPr>
      <w:r>
        <w:rPr>
          <w:b/>
        </w:rPr>
        <w:t>&lt;&lt;Entity&gt;&gt;</w:t>
      </w:r>
    </w:p>
    <w:p w:rsidR="00812105" w:rsidRDefault="00282662"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4F5541">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282662">
        <w:rPr>
          <w:b/>
        </w:rPr>
        <w:t>int</w:t>
      </w:r>
      <w:r w:rsidR="00282662" w:rsidRPr="00F82B86">
        <w:t xml:space="preserve"> </w:t>
      </w:r>
      <w:r w:rsidR="00282662">
        <w:t>Age</w:t>
      </w:r>
    </w:p>
    <w:p w:rsidR="00812105" w:rsidRDefault="0078229C" w:rsidP="004F5541">
      <w:pPr>
        <w:pStyle w:val="ListParagraph"/>
        <w:keepNext/>
        <w:keepLines/>
        <w:numPr>
          <w:ilvl w:val="1"/>
          <w:numId w:val="10"/>
        </w:numPr>
        <w:spacing w:after="0" w:line="240" w:lineRule="auto"/>
      </w:pPr>
      <w:r>
        <w:t>The age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4F5541">
      <w:pPr>
        <w:pStyle w:val="ListParagraph"/>
        <w:keepNext/>
        <w:keepLines/>
        <w:numPr>
          <w:ilvl w:val="1"/>
          <w:numId w:val="10"/>
        </w:numPr>
        <w:spacing w:after="0" w:line="240" w:lineRule="auto"/>
      </w:pPr>
      <w:r>
        <w:t>The weight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 xml:space="preserve">int </w:t>
      </w:r>
      <w:r w:rsidR="0007275F">
        <w:t>Height</w:t>
      </w:r>
    </w:p>
    <w:p w:rsidR="00812105" w:rsidRDefault="0007275F" w:rsidP="004F5541">
      <w:pPr>
        <w:pStyle w:val="ListParagraph"/>
        <w:keepNext/>
        <w:keepLines/>
        <w:numPr>
          <w:ilvl w:val="1"/>
          <w:numId w:val="10"/>
        </w:numPr>
        <w:spacing w:after="0" w:line="240" w:lineRule="auto"/>
      </w:pPr>
      <w:r>
        <w:t>The height of the patient given in inches.</w:t>
      </w:r>
    </w:p>
    <w:p w:rsidR="00812105" w:rsidRDefault="00812105" w:rsidP="004F5541">
      <w:pPr>
        <w:pStyle w:val="ListParagraph"/>
        <w:keepNext/>
        <w:keepLines/>
        <w:spacing w:after="0" w:line="240" w:lineRule="auto"/>
        <w:ind w:left="2520"/>
      </w:pPr>
    </w:p>
    <w:p w:rsidR="00812105" w:rsidRPr="00D6053C" w:rsidRDefault="001B00C4" w:rsidP="004F5541">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4F5541">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78229C">
        <w:rPr>
          <w:b/>
        </w:rPr>
        <w:t>PatientEthnicity</w:t>
      </w:r>
      <w:r w:rsidR="00282662">
        <w:t xml:space="preserve"> </w:t>
      </w:r>
      <w:r w:rsidR="0078229C">
        <w:t>Ethnicity</w:t>
      </w:r>
    </w:p>
    <w:p w:rsidR="00812105" w:rsidRDefault="0078229C" w:rsidP="004F5541">
      <w:pPr>
        <w:pStyle w:val="ListParagraph"/>
        <w:keepNext/>
        <w:keepLines/>
        <w:numPr>
          <w:ilvl w:val="1"/>
          <w:numId w:val="10"/>
        </w:numPr>
        <w:spacing w:after="0" w:line="240" w:lineRule="auto"/>
      </w:pPr>
      <w:r>
        <w:t>Enumeration value used to describe the patient’s ethnicity.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Collection&lt;PatientRace&gt;</w:t>
      </w:r>
      <w:r w:rsidR="0007275F">
        <w:t xml:space="preserve"> Race</w:t>
      </w:r>
    </w:p>
    <w:p w:rsidR="00812105" w:rsidRDefault="0007275F" w:rsidP="004F5541">
      <w:pPr>
        <w:pStyle w:val="ListParagraph"/>
        <w:keepNext/>
        <w:keepLines/>
        <w:numPr>
          <w:ilvl w:val="1"/>
          <w:numId w:val="10"/>
        </w:numPr>
        <w:spacing w:after="0" w:line="240" w:lineRule="auto"/>
      </w:pPr>
      <w:r>
        <w:t>Collection of enumeration values used to describe the patient’s race.</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t xml:space="preserve">Public </w:t>
      </w:r>
      <w:r w:rsidR="0078229C">
        <w:rPr>
          <w:b/>
        </w:rPr>
        <w:t>PatientGender</w:t>
      </w:r>
      <w:r w:rsidR="0078229C">
        <w:t xml:space="preserve"> Gender</w:t>
      </w:r>
    </w:p>
    <w:p w:rsidR="00812105" w:rsidRDefault="0078229C" w:rsidP="004F5541">
      <w:pPr>
        <w:pStyle w:val="ListParagraph"/>
        <w:keepNext/>
        <w:keepLines/>
        <w:numPr>
          <w:ilvl w:val="1"/>
          <w:numId w:val="10"/>
        </w:numPr>
        <w:spacing w:after="0" w:line="240" w:lineRule="auto"/>
      </w:pPr>
      <w:r>
        <w:t>Enumeration value used to describe the patient’s gender.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virtual Physician</w:t>
      </w:r>
      <w:r>
        <w:t xml:space="preserve"> Physician</w:t>
      </w:r>
    </w:p>
    <w:p w:rsidR="00812105" w:rsidRDefault="001B00C4" w:rsidP="004F5541">
      <w:pPr>
        <w:pStyle w:val="ListParagraph"/>
        <w:keepNext/>
        <w:keepLines/>
        <w:numPr>
          <w:ilvl w:val="1"/>
          <w:numId w:val="10"/>
        </w:numPr>
        <w:spacing w:after="0" w:line="240" w:lineRule="auto"/>
      </w:pPr>
      <w:r>
        <w:t>Foreign key link to the patient’s physician.</w:t>
      </w:r>
    </w:p>
    <w:p w:rsidR="00812105" w:rsidRDefault="00812105" w:rsidP="004F5541">
      <w:pPr>
        <w:pStyle w:val="ListParagraph"/>
        <w:keepNext/>
        <w:keepLines/>
        <w:spacing w:after="0" w:line="240" w:lineRule="auto"/>
        <w:ind w:left="2520"/>
      </w:pPr>
    </w:p>
    <w:p w:rsidR="00812105" w:rsidRDefault="00282662" w:rsidP="004F5541">
      <w:pPr>
        <w:keepNext/>
        <w:keepLines/>
        <w:spacing w:after="0" w:line="240" w:lineRule="auto"/>
        <w:ind w:firstLine="720"/>
        <w:rPr>
          <w:b/>
        </w:rPr>
      </w:pPr>
      <w:r>
        <w:rPr>
          <w:b/>
        </w:rPr>
        <w:t>Operations:</w:t>
      </w:r>
    </w:p>
    <w:p w:rsidR="00812105" w:rsidRDefault="00282662"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Pr="00D6053C" w:rsidRDefault="005E33EA" w:rsidP="004F5541">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4F5541">
      <w:pPr>
        <w:pStyle w:val="ListParagraph"/>
        <w:keepNext/>
        <w:keepLines/>
        <w:numPr>
          <w:ilvl w:val="1"/>
          <w:numId w:val="14"/>
        </w:numPr>
        <w:spacing w:after="0" w:line="240" w:lineRule="auto"/>
        <w:rPr>
          <w:b/>
        </w:rPr>
      </w:pPr>
      <w:r>
        <w:t>Default constructor</w:t>
      </w:r>
    </w:p>
    <w:p w:rsidR="00812105" w:rsidRPr="00D6053C" w:rsidRDefault="00812105" w:rsidP="004F5541">
      <w:pPr>
        <w:pStyle w:val="ListParagraph"/>
        <w:keepNext/>
        <w:keepLines/>
        <w:spacing w:after="0" w:line="240" w:lineRule="auto"/>
        <w:ind w:left="2520"/>
        <w:rPr>
          <w:b/>
        </w:rPr>
      </w:pPr>
    </w:p>
    <w:p w:rsidR="00812105" w:rsidRDefault="0096020E" w:rsidP="004F5541">
      <w:pPr>
        <w:pStyle w:val="Heading4"/>
        <w:keepNext/>
        <w:keepLines/>
      </w:pPr>
      <w:r>
        <w:t>Physician</w:t>
      </w:r>
    </w:p>
    <w:p w:rsidR="00812105" w:rsidRDefault="0096020E" w:rsidP="004F5541">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r>
        <w:rPr>
          <w:b/>
        </w:rPr>
        <w:t>int</w:t>
      </w:r>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r>
        <w:t>FirstName</w:t>
      </w:r>
    </w:p>
    <w:p w:rsidR="00812105" w:rsidRDefault="007F09D4" w:rsidP="004F5541">
      <w:pPr>
        <w:pStyle w:val="ListParagraph"/>
        <w:keepNext/>
        <w:keepLines/>
        <w:numPr>
          <w:ilvl w:val="1"/>
          <w:numId w:val="10"/>
        </w:numPr>
        <w:spacing w:after="0" w:line="240" w:lineRule="auto"/>
      </w:pPr>
      <w:r>
        <w:t>Physician’s first name.</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r>
        <w:t>LastName</w:t>
      </w:r>
    </w:p>
    <w:p w:rsidR="00812105" w:rsidRDefault="007F09D4" w:rsidP="004F5541">
      <w:pPr>
        <w:pStyle w:val="ListParagraph"/>
        <w:keepNext/>
        <w:keepLines/>
        <w:numPr>
          <w:ilvl w:val="1"/>
          <w:numId w:val="10"/>
        </w:numPr>
        <w:spacing w:after="0" w:line="240" w:lineRule="auto"/>
      </w:pPr>
      <w:r>
        <w:t>Physician’s last name.</w:t>
      </w:r>
    </w:p>
    <w:p w:rsidR="00812105" w:rsidRDefault="00812105" w:rsidP="004F5541">
      <w:pPr>
        <w:keepNext/>
        <w:keepLines/>
        <w:spacing w:after="0" w:line="240" w:lineRule="auto"/>
      </w:pPr>
    </w:p>
    <w:p w:rsidR="00812105" w:rsidRDefault="007F09D4" w:rsidP="004F5541">
      <w:pPr>
        <w:pStyle w:val="ListParagraph"/>
        <w:keepNext/>
        <w:keepLines/>
        <w:numPr>
          <w:ilvl w:val="0"/>
          <w:numId w:val="10"/>
        </w:numPr>
        <w:spacing w:after="0" w:line="240" w:lineRule="auto"/>
      </w:pPr>
      <w:r>
        <w:rPr>
          <w:b/>
        </w:rPr>
        <w:t xml:space="preserve">Public string </w:t>
      </w:r>
      <w:r>
        <w:t>Address</w:t>
      </w:r>
    </w:p>
    <w:p w:rsidR="00812105" w:rsidRDefault="007F09D4" w:rsidP="004F5541">
      <w:pPr>
        <w:pStyle w:val="ListParagraph"/>
        <w:keepNext/>
        <w:keepLines/>
        <w:numPr>
          <w:ilvl w:val="1"/>
          <w:numId w:val="10"/>
        </w:numPr>
        <w:spacing w:after="0" w:line="240" w:lineRule="auto"/>
      </w:pPr>
      <w:r>
        <w:t>Physician’s office address information.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string </w:t>
      </w:r>
      <w:r>
        <w:t>Email</w:t>
      </w:r>
    </w:p>
    <w:p w:rsidR="00812105" w:rsidRDefault="001B00C4" w:rsidP="004F5541">
      <w:pPr>
        <w:pStyle w:val="ListParagraph"/>
        <w:keepNext/>
        <w:keepLines/>
        <w:numPr>
          <w:ilvl w:val="1"/>
          <w:numId w:val="10"/>
        </w:numPr>
        <w:spacing w:after="0" w:line="240" w:lineRule="auto"/>
      </w:pPr>
      <w:r>
        <w:t>Email address for the physician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string</w:t>
      </w:r>
      <w:r w:rsidR="0096020E">
        <w:rPr>
          <w:b/>
        </w:rPr>
        <w:t xml:space="preserve"> </w:t>
      </w:r>
      <w:r>
        <w:t>PhoneNumber</w:t>
      </w:r>
    </w:p>
    <w:p w:rsidR="00812105" w:rsidRDefault="001B00C4" w:rsidP="004F5541">
      <w:pPr>
        <w:pStyle w:val="ListParagraph"/>
        <w:keepNext/>
        <w:keepLines/>
        <w:numPr>
          <w:ilvl w:val="1"/>
          <w:numId w:val="10"/>
        </w:numPr>
        <w:spacing w:after="0" w:line="240" w:lineRule="auto"/>
      </w:pPr>
      <w:r>
        <w:t>Phone number for the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4F5541">
      <w:pPr>
        <w:pStyle w:val="ListParagraph"/>
        <w:keepNext/>
        <w:keepLines/>
        <w:numPr>
          <w:ilvl w:val="1"/>
          <w:numId w:val="10"/>
        </w:numPr>
        <w:spacing w:after="0" w:line="240" w:lineRule="auto"/>
      </w:pPr>
      <w:r>
        <w:t>Collection of all of the physician’s patients.</w:t>
      </w:r>
    </w:p>
    <w:p w:rsidR="00812105" w:rsidRDefault="00812105" w:rsidP="004F5541">
      <w:pPr>
        <w:keepNext/>
        <w:keepLines/>
        <w:spacing w:after="0" w:line="240" w:lineRule="auto"/>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812105" w:rsidRDefault="001C1550" w:rsidP="004F5541">
      <w:pPr>
        <w:pStyle w:val="Heading4"/>
        <w:keepNext/>
        <w:keepLines/>
      </w:pPr>
      <w:r>
        <w:lastRenderedPageBreak/>
        <w:t>ExperimentAdministrator</w:t>
      </w:r>
    </w:p>
    <w:p w:rsidR="00812105" w:rsidRDefault="001C1550" w:rsidP="004F5541">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4F5541">
      <w:pPr>
        <w:keepNext/>
        <w:keepLines/>
        <w:spacing w:after="0" w:line="360" w:lineRule="auto"/>
        <w:rPr>
          <w:b/>
        </w:rPr>
      </w:pPr>
      <w:r>
        <w:rPr>
          <w:b/>
        </w:rPr>
        <w:t>&lt;&lt;Entity&gt;&gt;</w:t>
      </w:r>
    </w:p>
    <w:p w:rsidR="00812105" w:rsidRDefault="001C1550"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int </w:t>
      </w:r>
      <w:r w:rsidRPr="00E84F72">
        <w:t>Id</w:t>
      </w:r>
    </w:p>
    <w:p w:rsidR="00812105" w:rsidRDefault="001C1550" w:rsidP="004F5541">
      <w:pPr>
        <w:pStyle w:val="ListParagraph"/>
        <w:keepNext/>
        <w:keepLines/>
        <w:numPr>
          <w:ilvl w:val="1"/>
          <w:numId w:val="10"/>
        </w:numPr>
        <w:spacing w:after="0" w:line="240" w:lineRule="auto"/>
      </w:pPr>
      <w:r>
        <w:t>Unique id generated by the system for each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r>
        <w:t>FirstName</w:t>
      </w:r>
    </w:p>
    <w:p w:rsidR="00812105" w:rsidRDefault="001C1550" w:rsidP="004F5541">
      <w:pPr>
        <w:pStyle w:val="ListParagraph"/>
        <w:keepNext/>
        <w:keepLines/>
        <w:numPr>
          <w:ilvl w:val="1"/>
          <w:numId w:val="10"/>
        </w:numPr>
        <w:spacing w:after="0" w:line="240" w:lineRule="auto"/>
      </w:pPr>
      <w:r>
        <w:t>Experiment administrator’s first name.</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r>
        <w:t>LastName</w:t>
      </w:r>
    </w:p>
    <w:p w:rsidR="00812105" w:rsidRDefault="001C1550" w:rsidP="004F5541">
      <w:pPr>
        <w:pStyle w:val="ListParagraph"/>
        <w:keepNext/>
        <w:keepLines/>
        <w:numPr>
          <w:ilvl w:val="1"/>
          <w:numId w:val="10"/>
        </w:numPr>
        <w:spacing w:after="0" w:line="240" w:lineRule="auto"/>
      </w:pPr>
      <w:r>
        <w:t>Experiment administrator’s last name.</w:t>
      </w:r>
    </w:p>
    <w:p w:rsidR="00812105" w:rsidRDefault="00812105" w:rsidP="004F5541">
      <w:pPr>
        <w:keepNext/>
        <w:keepLines/>
        <w:spacing w:after="0" w:line="240" w:lineRule="auto"/>
      </w:pPr>
    </w:p>
    <w:p w:rsidR="00812105" w:rsidRDefault="001C1550" w:rsidP="004F5541">
      <w:pPr>
        <w:pStyle w:val="ListParagraph"/>
        <w:keepNext/>
        <w:keepLines/>
        <w:numPr>
          <w:ilvl w:val="0"/>
          <w:numId w:val="10"/>
        </w:numPr>
        <w:spacing w:after="0" w:line="240" w:lineRule="auto"/>
      </w:pPr>
      <w:r>
        <w:rPr>
          <w:b/>
        </w:rPr>
        <w:t xml:space="preserve">Public string </w:t>
      </w:r>
      <w:r>
        <w:t>Address</w:t>
      </w:r>
    </w:p>
    <w:p w:rsidR="00812105" w:rsidRDefault="001C1550" w:rsidP="004F5541">
      <w:pPr>
        <w:pStyle w:val="ListParagraph"/>
        <w:keepNext/>
        <w:keepLines/>
        <w:numPr>
          <w:ilvl w:val="1"/>
          <w:numId w:val="10"/>
        </w:numPr>
        <w:spacing w:after="0" w:line="240" w:lineRule="auto"/>
      </w:pPr>
      <w:r>
        <w:t>Experiment administrator’s address information.</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r>
        <w:t>Email</w:t>
      </w:r>
    </w:p>
    <w:p w:rsidR="00812105" w:rsidRDefault="001C1550" w:rsidP="004F5541">
      <w:pPr>
        <w:pStyle w:val="ListParagraph"/>
        <w:keepNext/>
        <w:keepLines/>
        <w:numPr>
          <w:ilvl w:val="1"/>
          <w:numId w:val="10"/>
        </w:numPr>
        <w:spacing w:after="0" w:line="240" w:lineRule="auto"/>
      </w:pPr>
      <w:r>
        <w:t>Email address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r>
        <w:t>PhoneNumber</w:t>
      </w:r>
    </w:p>
    <w:p w:rsidR="00812105" w:rsidRDefault="001C1550" w:rsidP="004F5541">
      <w:pPr>
        <w:pStyle w:val="ListParagraph"/>
        <w:keepNext/>
        <w:keepLines/>
        <w:numPr>
          <w:ilvl w:val="1"/>
          <w:numId w:val="10"/>
        </w:numPr>
        <w:spacing w:after="0" w:line="240" w:lineRule="auto"/>
      </w:pPr>
      <w:r>
        <w:t>Phone number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4F5541">
      <w:pPr>
        <w:pStyle w:val="ListParagraph"/>
        <w:keepNext/>
        <w:keepLines/>
        <w:numPr>
          <w:ilvl w:val="1"/>
          <w:numId w:val="10"/>
        </w:numPr>
        <w:spacing w:after="0" w:line="240" w:lineRule="auto"/>
      </w:pPr>
      <w:r>
        <w:t>Collection of all of the experiment administrator experiments.</w:t>
      </w:r>
    </w:p>
    <w:p w:rsidR="00812105" w:rsidRDefault="006401A4" w:rsidP="004F5541">
      <w:pPr>
        <w:keepNext/>
        <w:keepLines/>
        <w:spacing w:after="0" w:line="240" w:lineRule="auto"/>
        <w:ind w:firstLine="720"/>
        <w:rPr>
          <w:b/>
        </w:rPr>
      </w:pPr>
      <w:r>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r>
        <w:t>ExperimentAdministrator()</w:t>
      </w:r>
    </w:p>
    <w:p w:rsidR="00812105" w:rsidRPr="00D6053C"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pStyle w:val="ListParagraph"/>
        <w:keepNext/>
        <w:keepLines/>
        <w:spacing w:after="0" w:line="240" w:lineRule="auto"/>
        <w:ind w:left="2520"/>
        <w:rPr>
          <w:b/>
        </w:rPr>
      </w:pPr>
    </w:p>
    <w:p w:rsidR="00812105" w:rsidRDefault="006401A4" w:rsidP="004F5541">
      <w:pPr>
        <w:pStyle w:val="Heading4"/>
        <w:keepNext/>
        <w:keepLines/>
      </w:pPr>
      <w:r>
        <w:t>Experiment</w:t>
      </w:r>
    </w:p>
    <w:p w:rsidR="00812105" w:rsidRDefault="006401A4" w:rsidP="004F5541">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4F5541">
      <w:pPr>
        <w:keepNext/>
        <w:keepLines/>
        <w:spacing w:after="0" w:line="360" w:lineRule="auto"/>
        <w:rPr>
          <w:b/>
        </w:rPr>
      </w:pPr>
      <w:r>
        <w:rPr>
          <w:b/>
        </w:rPr>
        <w:t>&lt;&lt;Entity&gt;&gt;</w:t>
      </w:r>
    </w:p>
    <w:p w:rsidR="00812105" w:rsidRDefault="006401A4"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int </w:t>
      </w:r>
      <w:r w:rsidRPr="00E84F72">
        <w:t>Id</w:t>
      </w:r>
    </w:p>
    <w:p w:rsidR="00812105" w:rsidRDefault="006401A4" w:rsidP="004F5541">
      <w:pPr>
        <w:pStyle w:val="ListParagraph"/>
        <w:keepNext/>
        <w:keepLines/>
        <w:numPr>
          <w:ilvl w:val="1"/>
          <w:numId w:val="10"/>
        </w:numPr>
        <w:spacing w:after="0" w:line="240" w:lineRule="auto"/>
      </w:pPr>
      <w:r>
        <w:t>Unique id generated by the system for each experiment.</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string </w:t>
      </w:r>
      <w:r>
        <w:t>Name</w:t>
      </w:r>
    </w:p>
    <w:p w:rsidR="00812105" w:rsidRDefault="006401A4" w:rsidP="004F5541">
      <w:pPr>
        <w:pStyle w:val="ListParagraph"/>
        <w:keepNext/>
        <w:keepLines/>
        <w:numPr>
          <w:ilvl w:val="1"/>
          <w:numId w:val="10"/>
        </w:numPr>
        <w:spacing w:after="0" w:line="240" w:lineRule="auto"/>
      </w:pPr>
      <w:r>
        <w:t>Experiment name.</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DateTime </w:t>
      </w:r>
      <w:r>
        <w:t>LastModified</w:t>
      </w:r>
    </w:p>
    <w:p w:rsidR="00812105" w:rsidRDefault="006401A4" w:rsidP="004F5541">
      <w:pPr>
        <w:pStyle w:val="ListParagraph"/>
        <w:keepNext/>
        <w:keepLines/>
        <w:numPr>
          <w:ilvl w:val="1"/>
          <w:numId w:val="10"/>
        </w:numPr>
        <w:spacing w:after="0" w:line="240" w:lineRule="auto"/>
      </w:pPr>
      <w:r>
        <w:t>Date information for when experiment was last modified.</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Public string</w:t>
      </w:r>
      <w:r>
        <w:t xml:space="preserve"> QueryString</w:t>
      </w:r>
    </w:p>
    <w:p w:rsidR="00812105" w:rsidRDefault="006401A4" w:rsidP="004F5541">
      <w:pPr>
        <w:pStyle w:val="ListParagraph"/>
        <w:keepNext/>
        <w:keepLines/>
        <w:numPr>
          <w:ilvl w:val="1"/>
          <w:numId w:val="10"/>
        </w:numPr>
        <w:spacing w:after="0" w:line="240" w:lineRule="auto"/>
      </w:pPr>
      <w:r>
        <w:t>Query information used to collect the experiment data.</w:t>
      </w:r>
    </w:p>
    <w:p w:rsidR="00812105" w:rsidRDefault="00812105" w:rsidP="004F5541">
      <w:pPr>
        <w:keepNext/>
        <w:keepLines/>
        <w:spacing w:after="0" w:line="240" w:lineRule="auto"/>
      </w:pPr>
    </w:p>
    <w:p w:rsidR="00812105" w:rsidRDefault="006401A4" w:rsidP="004F5541">
      <w:pPr>
        <w:pStyle w:val="ListParagraph"/>
        <w:keepNext/>
        <w:keepLines/>
        <w:numPr>
          <w:ilvl w:val="0"/>
          <w:numId w:val="10"/>
        </w:numPr>
        <w:spacing w:after="0" w:line="240" w:lineRule="auto"/>
      </w:pPr>
      <w:r>
        <w:rPr>
          <w:b/>
        </w:rPr>
        <w:t xml:space="preserve">Public virtual ExperimentAdministrator </w:t>
      </w:r>
      <w:r>
        <w:t>ExperimentAdministrator</w:t>
      </w:r>
    </w:p>
    <w:p w:rsidR="00812105" w:rsidRDefault="006401A4" w:rsidP="004F5541">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4F5541">
      <w:pPr>
        <w:pStyle w:val="ListParagraph"/>
        <w:keepNext/>
        <w:keepLines/>
        <w:spacing w:after="0" w:line="240" w:lineRule="auto"/>
        <w:ind w:left="2520"/>
      </w:pPr>
    </w:p>
    <w:p w:rsidR="00812105" w:rsidRPr="00D6053C" w:rsidRDefault="00B07CB2" w:rsidP="004F5541">
      <w:pPr>
        <w:keepNext/>
        <w:keepLines/>
        <w:spacing w:after="0" w:line="240" w:lineRule="auto"/>
        <w:ind w:firstLine="720"/>
        <w:rPr>
          <w:b/>
        </w:rPr>
      </w:pPr>
      <w:r w:rsidRPr="00D6053C">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r>
        <w:t>ExperimentAdministrator()</w:t>
      </w:r>
    </w:p>
    <w:p w:rsidR="00812105"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D6053C" w:rsidRDefault="00D6053C" w:rsidP="004F5541">
      <w:pPr>
        <w:pStyle w:val="Heading4"/>
        <w:keepNext/>
        <w:keepLines/>
      </w:pPr>
      <w:r>
        <w:t>Medical Device</w:t>
      </w:r>
    </w:p>
    <w:p w:rsidR="00D6053C" w:rsidRDefault="00D6053C" w:rsidP="004F5541">
      <w:pPr>
        <w:keepNext/>
        <w:keepLines/>
      </w:pPr>
      <w:r w:rsidRPr="00F82B86">
        <w:t>T</w:t>
      </w:r>
      <w:r>
        <w:t>his</w:t>
      </w:r>
      <w:r w:rsidRPr="00F82B86">
        <w:t xml:space="preserve"> clas</w:t>
      </w:r>
      <w:r>
        <w:t xml:space="preserve">s describes the attributes and construction of an </w:t>
      </w:r>
      <w:r>
        <w:rPr>
          <w:b/>
        </w:rPr>
        <w:t xml:space="preserve">MedicalDevice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int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medical device.</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Medical device name.</w:t>
      </w:r>
    </w:p>
    <w:p w:rsidR="00D6053C" w:rsidRDefault="00D6053C" w:rsidP="004F5541">
      <w:pPr>
        <w:keepNext/>
        <w:keepLines/>
        <w:spacing w:after="0" w:line="240" w:lineRule="auto"/>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r>
        <w:t>MedicalDevice()</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r>
        <w:t>PatientData</w:t>
      </w:r>
    </w:p>
    <w:p w:rsidR="00D6053C" w:rsidRDefault="00D6053C" w:rsidP="004F5541">
      <w:pPr>
        <w:keepNext/>
        <w:keepLines/>
      </w:pPr>
      <w:r w:rsidRPr="00F82B86">
        <w:t>T</w:t>
      </w:r>
      <w:r>
        <w:t>his</w:t>
      </w:r>
      <w:r w:rsidRPr="00F82B86">
        <w:t xml:space="preserve"> clas</w:t>
      </w:r>
      <w:r>
        <w:t xml:space="preserve">s describes the attributes and construction of a </w:t>
      </w:r>
      <w:r>
        <w:rPr>
          <w:b/>
        </w:rPr>
        <w:t xml:space="preserve">PatientData </w:t>
      </w:r>
      <w:r>
        <w:t xml:space="preserve">object.  </w:t>
      </w:r>
    </w:p>
    <w:p w:rsidR="00D6053C" w:rsidRDefault="00D6053C" w:rsidP="004F5541">
      <w:pPr>
        <w:keepNext/>
        <w:keepLines/>
        <w:spacing w:after="0" w:line="360" w:lineRule="auto"/>
        <w:rPr>
          <w:b/>
        </w:rPr>
      </w:pPr>
      <w:r>
        <w:rPr>
          <w:b/>
        </w:rPr>
        <w:lastRenderedPageBreak/>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r w:rsidR="001E362D">
        <w:rPr>
          <w:b/>
        </w:rPr>
        <w:t>Guid</w:t>
      </w:r>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Name of the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DateTime </w:t>
      </w:r>
      <w:r>
        <w:t>Date</w:t>
      </w:r>
    </w:p>
    <w:p w:rsidR="00D6053C" w:rsidRDefault="00D6053C" w:rsidP="004F5541">
      <w:pPr>
        <w:pStyle w:val="ListParagraph"/>
        <w:keepNext/>
        <w:keepLines/>
        <w:numPr>
          <w:ilvl w:val="1"/>
          <w:numId w:val="10"/>
        </w:numPr>
        <w:spacing w:after="0" w:line="240" w:lineRule="auto"/>
      </w:pPr>
      <w:r>
        <w:t>Date information for when the patient collected the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Public DateTime</w:t>
      </w:r>
      <w:r>
        <w:t xml:space="preserve"> UploadDate</w:t>
      </w:r>
    </w:p>
    <w:p w:rsidR="00D6053C" w:rsidRDefault="00D6053C" w:rsidP="004F5541">
      <w:pPr>
        <w:pStyle w:val="ListParagraph"/>
        <w:keepNext/>
        <w:keepLines/>
        <w:numPr>
          <w:ilvl w:val="1"/>
          <w:numId w:val="10"/>
        </w:numPr>
        <w:spacing w:after="0" w:line="240" w:lineRule="auto"/>
      </w:pPr>
      <w:r>
        <w:t>Date when the patient uploaded the data record to the system.</w:t>
      </w:r>
    </w:p>
    <w:p w:rsidR="00B81909" w:rsidRDefault="00B81909" w:rsidP="004F5541">
      <w:pPr>
        <w:pStyle w:val="ListParagraph"/>
        <w:keepNext/>
        <w:keepLines/>
        <w:spacing w:after="0" w:line="240" w:lineRule="auto"/>
        <w:ind w:left="2520"/>
      </w:pPr>
    </w:p>
    <w:p w:rsidR="00B81909" w:rsidRDefault="00B81909" w:rsidP="004F5541">
      <w:pPr>
        <w:pStyle w:val="ListParagraph"/>
        <w:keepNext/>
        <w:keepLines/>
        <w:numPr>
          <w:ilvl w:val="0"/>
          <w:numId w:val="10"/>
        </w:numPr>
        <w:spacing w:after="0" w:line="240" w:lineRule="auto"/>
      </w:pPr>
      <w:r>
        <w:rPr>
          <w:b/>
        </w:rPr>
        <w:t>Public DataType</w:t>
      </w:r>
      <w:r>
        <w:t xml:space="preserve"> DataType</w:t>
      </w:r>
    </w:p>
    <w:p w:rsidR="00B81909" w:rsidRDefault="00B81909" w:rsidP="004F5541">
      <w:pPr>
        <w:pStyle w:val="ListParagraph"/>
        <w:keepNext/>
        <w:keepLines/>
        <w:numPr>
          <w:ilvl w:val="1"/>
          <w:numId w:val="10"/>
        </w:numPr>
        <w:spacing w:after="0" w:line="240" w:lineRule="auto"/>
      </w:pPr>
      <w:r>
        <w:t>Enumeration detailing what type of data is stored in the patient data record.  This will be used to determine what database table should be queried to get the correct data for this data record.</w:t>
      </w:r>
    </w:p>
    <w:p w:rsidR="00D6053C" w:rsidRDefault="00D6053C" w:rsidP="004F5541">
      <w:pPr>
        <w:keepNext/>
        <w:keepLines/>
        <w:spacing w:after="0" w:line="240" w:lineRule="auto"/>
      </w:pPr>
    </w:p>
    <w:p w:rsidR="00D6053C" w:rsidRDefault="00D6053C" w:rsidP="004F5541">
      <w:pPr>
        <w:pStyle w:val="ListParagraph"/>
        <w:keepNext/>
        <w:keepLines/>
        <w:numPr>
          <w:ilvl w:val="0"/>
          <w:numId w:val="10"/>
        </w:numPr>
        <w:spacing w:after="0" w:line="240" w:lineRule="auto"/>
      </w:pPr>
      <w:r>
        <w:rPr>
          <w:b/>
        </w:rPr>
        <w:t xml:space="preserve">Public virtual Patient </w:t>
      </w:r>
      <w:r>
        <w:t>Patient</w:t>
      </w:r>
    </w:p>
    <w:p w:rsidR="00D6053C" w:rsidRDefault="00D6053C" w:rsidP="004F5541">
      <w:pPr>
        <w:pStyle w:val="ListParagraph"/>
        <w:keepNext/>
        <w:keepLines/>
        <w:numPr>
          <w:ilvl w:val="1"/>
          <w:numId w:val="10"/>
        </w:numPr>
        <w:spacing w:after="0" w:line="240" w:lineRule="auto"/>
      </w:pPr>
      <w:r>
        <w:t>Foreign key relationship to the Patient that the data record belongs to.</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MedicalDevice </w:t>
      </w:r>
      <w:r>
        <w:t>Device</w:t>
      </w:r>
    </w:p>
    <w:p w:rsidR="00D6053C" w:rsidRDefault="00D6053C" w:rsidP="004F5541">
      <w:pPr>
        <w:pStyle w:val="ListParagraph"/>
        <w:keepNext/>
        <w:keepLines/>
        <w:numPr>
          <w:ilvl w:val="1"/>
          <w:numId w:val="10"/>
        </w:numPr>
        <w:spacing w:after="0" w:line="240" w:lineRule="auto"/>
      </w:pPr>
      <w:r>
        <w:t>Foreign key relationship to the MedicalDevice that the data record was collected from.</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4F5541">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4F5541">
      <w:pPr>
        <w:pStyle w:val="ListParagraph"/>
        <w:keepNext/>
        <w:keepLines/>
        <w:spacing w:after="0" w:line="240" w:lineRule="auto"/>
        <w:ind w:left="1800"/>
      </w:pP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r>
        <w:t>PatientData()</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r>
        <w:t>MSBandAccelerometer</w:t>
      </w:r>
    </w:p>
    <w:p w:rsidR="00D6053C" w:rsidRDefault="00D6053C" w:rsidP="004F5541">
      <w:pPr>
        <w:keepNext/>
        <w:keepLines/>
      </w:pPr>
      <w:r w:rsidRPr="00F82B86">
        <w:t>T</w:t>
      </w:r>
      <w:r>
        <w:t>his</w:t>
      </w:r>
      <w:r w:rsidRPr="00F82B86">
        <w:t xml:space="preserve"> clas</w:t>
      </w:r>
      <w:r>
        <w:t xml:space="preserve">s describes the attributes and construction of a </w:t>
      </w:r>
      <w:r>
        <w:rPr>
          <w:b/>
        </w:rPr>
        <w:t xml:space="preserve">MSBandAccelerometer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lastRenderedPageBreak/>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int </w:t>
      </w:r>
      <w:r w:rsidRPr="00E84F72">
        <w:t>Id</w:t>
      </w:r>
    </w:p>
    <w:p w:rsidR="00D6053C" w:rsidRDefault="00D6053C" w:rsidP="004F5541">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DateTime </w:t>
      </w:r>
      <w:r>
        <w:t>Date</w:t>
      </w:r>
    </w:p>
    <w:p w:rsidR="00B81909" w:rsidRDefault="00D6053C" w:rsidP="004F5541">
      <w:pPr>
        <w:pStyle w:val="ListParagraph"/>
        <w:keepNext/>
        <w:keepLines/>
        <w:numPr>
          <w:ilvl w:val="1"/>
          <w:numId w:val="10"/>
        </w:numPr>
        <w:spacing w:after="0" w:line="240" w:lineRule="auto"/>
      </w:pPr>
      <w:r>
        <w:t>Date information for when the patient collected the data.</w:t>
      </w:r>
    </w:p>
    <w:p w:rsidR="00D6053C" w:rsidRDefault="00B81909" w:rsidP="004F5541">
      <w:pPr>
        <w:pStyle w:val="ListParagraph"/>
        <w:keepNext/>
        <w:keepLines/>
        <w:spacing w:after="0" w:line="240" w:lineRule="auto"/>
        <w:ind w:left="2520"/>
      </w:pPr>
      <w:r w:rsidDel="00B81909">
        <w:t xml:space="preserve"> </w:t>
      </w: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4F5541">
      <w:pPr>
        <w:pStyle w:val="ListParagraph"/>
        <w:keepNext/>
        <w:keepLines/>
        <w:numPr>
          <w:ilvl w:val="1"/>
          <w:numId w:val="10"/>
        </w:numPr>
        <w:spacing w:after="0" w:line="240" w:lineRule="auto"/>
      </w:pPr>
      <w:r>
        <w:t>Vertical axis of the accelerometer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4F5541">
      <w:pPr>
        <w:pStyle w:val="ListParagraph"/>
        <w:keepNext/>
        <w:keepLines/>
        <w:numPr>
          <w:ilvl w:val="1"/>
          <w:numId w:val="10"/>
        </w:numPr>
        <w:spacing w:after="0" w:line="240" w:lineRule="auto"/>
      </w:pPr>
      <w:r>
        <w:t>Lateral axis of the accelerometer data.</w:t>
      </w:r>
    </w:p>
    <w:p w:rsidR="001E362D" w:rsidRDefault="001E362D" w:rsidP="004F5541">
      <w:pPr>
        <w:pStyle w:val="ListParagraph"/>
        <w:keepNext/>
        <w:keepLines/>
        <w:spacing w:after="0" w:line="240" w:lineRule="auto"/>
        <w:ind w:left="2520"/>
      </w:pPr>
    </w:p>
    <w:p w:rsidR="001E362D" w:rsidRDefault="001E362D" w:rsidP="004F5541">
      <w:pPr>
        <w:pStyle w:val="ListParagraph"/>
        <w:keepNext/>
        <w:keepLines/>
        <w:numPr>
          <w:ilvl w:val="0"/>
          <w:numId w:val="10"/>
        </w:numPr>
        <w:spacing w:after="0" w:line="240" w:lineRule="auto"/>
      </w:pPr>
      <w:r>
        <w:rPr>
          <w:b/>
        </w:rPr>
        <w:t xml:space="preserve">Public float </w:t>
      </w:r>
      <w:r>
        <w:t>Sagittal</w:t>
      </w:r>
    </w:p>
    <w:p w:rsidR="001E362D" w:rsidRDefault="001E362D" w:rsidP="004F5541">
      <w:pPr>
        <w:pStyle w:val="ListParagraph"/>
        <w:keepNext/>
        <w:keepLines/>
        <w:numPr>
          <w:ilvl w:val="1"/>
          <w:numId w:val="10"/>
        </w:numPr>
        <w:spacing w:after="0" w:line="240" w:lineRule="auto"/>
      </w:pPr>
      <w:r>
        <w:t>Sagittal axis of the accelerometer data.</w:t>
      </w:r>
    </w:p>
    <w:p w:rsidR="00D6053C" w:rsidRDefault="00D6053C" w:rsidP="004F5541">
      <w:pPr>
        <w:pStyle w:val="ListParagraph"/>
        <w:keepNext/>
        <w:keepLines/>
        <w:spacing w:after="0" w:line="240" w:lineRule="auto"/>
        <w:ind w:left="2520"/>
      </w:pPr>
    </w:p>
    <w:p w:rsidR="00D6053C" w:rsidRDefault="001E362D" w:rsidP="004F5541">
      <w:pPr>
        <w:pStyle w:val="ListParagraph"/>
        <w:keepNext/>
        <w:keepLines/>
        <w:numPr>
          <w:ilvl w:val="0"/>
          <w:numId w:val="10"/>
        </w:numPr>
        <w:spacing w:after="0" w:line="240" w:lineRule="auto"/>
      </w:pPr>
      <w:r>
        <w:rPr>
          <w:b/>
        </w:rPr>
        <w:t>Public Guid</w:t>
      </w:r>
      <w:r w:rsidR="00D6053C">
        <w:rPr>
          <w:b/>
        </w:rPr>
        <w:t xml:space="preserve"> </w:t>
      </w:r>
      <w:r>
        <w:t>PatientDataId</w:t>
      </w:r>
    </w:p>
    <w:p w:rsidR="00D6053C" w:rsidRDefault="001E362D" w:rsidP="004F5541">
      <w:pPr>
        <w:pStyle w:val="ListParagraph"/>
        <w:keepNext/>
        <w:keepLines/>
        <w:numPr>
          <w:ilvl w:val="1"/>
          <w:numId w:val="10"/>
        </w:numPr>
        <w:spacing w:after="0" w:line="240" w:lineRule="auto"/>
      </w:pPr>
      <w:r>
        <w:t xml:space="preserve">Foreign key relationship to the id of the patient data record from the </w:t>
      </w:r>
      <w:r w:rsidRPr="00DE6FC9">
        <w:rPr>
          <w:b/>
        </w:rPr>
        <w:t>PatientData</w:t>
      </w:r>
      <w:r>
        <w:t xml:space="preserve"> table that this data record corresponds to. </w:t>
      </w: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r w:rsidR="001E362D">
        <w:t>MSBandAccelerometer</w:t>
      </w:r>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B342B8" w:rsidRDefault="00B342B8" w:rsidP="004F5541">
      <w:pPr>
        <w:pStyle w:val="Heading4"/>
        <w:keepNext/>
        <w:keepLines/>
      </w:pPr>
      <w:r>
        <w:t>MSBandCalories</w:t>
      </w:r>
    </w:p>
    <w:p w:rsidR="00B342B8" w:rsidRDefault="00B342B8" w:rsidP="004F5541">
      <w:pPr>
        <w:keepNext/>
        <w:keepLines/>
      </w:pPr>
      <w:r w:rsidRPr="00F82B86">
        <w:t>T</w:t>
      </w:r>
      <w:r>
        <w:t>his</w:t>
      </w:r>
      <w:r w:rsidRPr="00F82B86">
        <w:t xml:space="preserve"> clas</w:t>
      </w:r>
      <w:r>
        <w:t xml:space="preserve">s describes the attributes and construction of a </w:t>
      </w:r>
      <w:r>
        <w:rPr>
          <w:b/>
        </w:rPr>
        <w:t xml:space="preserve">MSBandCalories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int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Calorie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DateTime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int </w:t>
      </w:r>
      <w:r>
        <w:t>Total</w:t>
      </w:r>
    </w:p>
    <w:p w:rsidR="00B342B8" w:rsidRDefault="00B342B8" w:rsidP="004F5541">
      <w:pPr>
        <w:pStyle w:val="ListParagraph"/>
        <w:keepNext/>
        <w:keepLines/>
        <w:numPr>
          <w:ilvl w:val="1"/>
          <w:numId w:val="10"/>
        </w:numPr>
        <w:spacing w:after="0" w:line="240" w:lineRule="auto"/>
      </w:pPr>
      <w:r>
        <w:lastRenderedPageBreak/>
        <w:t>Total calories burned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Guid </w:t>
      </w:r>
      <w:r>
        <w:t>PatientDataId</w:t>
      </w:r>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r>
        <w:t>MSBandCalories()</w:t>
      </w:r>
    </w:p>
    <w:p w:rsidR="00B342B8" w:rsidRPr="00DE6FC9"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pPr>
    </w:p>
    <w:p w:rsidR="00B342B8" w:rsidRDefault="00B342B8" w:rsidP="004F5541">
      <w:pPr>
        <w:pStyle w:val="Heading4"/>
        <w:keepNext/>
        <w:keepLines/>
      </w:pPr>
      <w:r>
        <w:t>MSBandGyroscope</w:t>
      </w:r>
    </w:p>
    <w:p w:rsidR="00B342B8" w:rsidRDefault="00B342B8" w:rsidP="004F5541">
      <w:pPr>
        <w:keepNext/>
        <w:keepLines/>
      </w:pPr>
      <w:r w:rsidRPr="00F82B86">
        <w:t>T</w:t>
      </w:r>
      <w:r>
        <w:t>his</w:t>
      </w:r>
      <w:r w:rsidRPr="00F82B86">
        <w:t xml:space="preserve"> clas</w:t>
      </w:r>
      <w:r>
        <w:t xml:space="preserve">s describes the attributes and construction of a </w:t>
      </w:r>
      <w:r>
        <w:rPr>
          <w:b/>
        </w:rPr>
        <w:t xml:space="preserve">MSBandGyroscope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int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Gyproscope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DateTime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Public DateTime</w:t>
      </w:r>
      <w:r>
        <w:t xml:space="preserve"> Timestamp</w:t>
      </w:r>
    </w:p>
    <w:p w:rsidR="00B342B8" w:rsidRDefault="00B342B8" w:rsidP="004F5541">
      <w:pPr>
        <w:pStyle w:val="ListParagraph"/>
        <w:keepNext/>
        <w:keepLines/>
        <w:numPr>
          <w:ilvl w:val="1"/>
          <w:numId w:val="10"/>
        </w:numPr>
        <w:spacing w:after="0" w:line="240" w:lineRule="auto"/>
      </w:pPr>
      <w:r>
        <w:t>Timestamp detailing the when in the record each data point was collected.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float </w:t>
      </w:r>
      <w:r>
        <w:t>X</w:t>
      </w:r>
    </w:p>
    <w:p w:rsidR="00B342B8" w:rsidRDefault="00B342B8" w:rsidP="004F5541">
      <w:pPr>
        <w:pStyle w:val="ListParagraph"/>
        <w:keepNext/>
        <w:keepLines/>
        <w:numPr>
          <w:ilvl w:val="1"/>
          <w:numId w:val="10"/>
        </w:numPr>
        <w:spacing w:after="0" w:line="240" w:lineRule="auto"/>
      </w:pPr>
      <w:r>
        <w:t>X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Y</w:t>
      </w:r>
    </w:p>
    <w:p w:rsidR="00B342B8" w:rsidRDefault="00B342B8" w:rsidP="004F5541">
      <w:pPr>
        <w:pStyle w:val="ListParagraph"/>
        <w:keepNext/>
        <w:keepLines/>
        <w:numPr>
          <w:ilvl w:val="1"/>
          <w:numId w:val="10"/>
        </w:numPr>
        <w:spacing w:after="0" w:line="240" w:lineRule="auto"/>
      </w:pPr>
      <w:r>
        <w:t>Y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Z</w:t>
      </w:r>
    </w:p>
    <w:p w:rsidR="00B342B8" w:rsidRDefault="00B342B8" w:rsidP="004F5541">
      <w:pPr>
        <w:pStyle w:val="ListParagraph"/>
        <w:keepNext/>
        <w:keepLines/>
        <w:numPr>
          <w:ilvl w:val="1"/>
          <w:numId w:val="10"/>
        </w:numPr>
        <w:spacing w:after="0" w:line="240" w:lineRule="auto"/>
      </w:pPr>
      <w:r>
        <w:t>Z axis of the gyroscope data record.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Guid </w:t>
      </w:r>
      <w:r>
        <w:t>PatientDataId</w:t>
      </w:r>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lastRenderedPageBreak/>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r>
        <w:t>MSBandGyroscope()</w:t>
      </w:r>
    </w:p>
    <w:p w:rsidR="00B342B8"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rPr>
          <w:b/>
        </w:rPr>
      </w:pPr>
    </w:p>
    <w:p w:rsidR="00B342B8" w:rsidRDefault="00B342B8" w:rsidP="004F5541">
      <w:pPr>
        <w:pStyle w:val="Heading4"/>
        <w:keepNext/>
        <w:keepLines/>
      </w:pPr>
      <w:r>
        <w:t>MSBandHeartRate</w:t>
      </w:r>
    </w:p>
    <w:p w:rsidR="00B342B8" w:rsidRDefault="00B342B8" w:rsidP="004F5541">
      <w:pPr>
        <w:keepNext/>
        <w:keepLines/>
      </w:pPr>
      <w:r w:rsidRPr="00F82B86">
        <w:t>T</w:t>
      </w:r>
      <w:r>
        <w:t>his</w:t>
      </w:r>
      <w:r w:rsidRPr="00F82B86">
        <w:t xml:space="preserve"> clas</w:t>
      </w:r>
      <w:r>
        <w:t xml:space="preserve">s describes the attributes and construction of a </w:t>
      </w:r>
      <w:r>
        <w:rPr>
          <w:b/>
        </w:rPr>
        <w:t xml:space="preserve">MSBandHeartRate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int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DateTime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string </w:t>
      </w:r>
      <w:r>
        <w:t>ReadStatus</w:t>
      </w:r>
    </w:p>
    <w:p w:rsidR="00B342B8" w:rsidRDefault="00B342B8" w:rsidP="004F5541">
      <w:pPr>
        <w:pStyle w:val="ListParagraph"/>
        <w:keepNext/>
        <w:keepLines/>
        <w:numPr>
          <w:ilvl w:val="1"/>
          <w:numId w:val="10"/>
        </w:numPr>
        <w:spacing w:after="0" w:line="240" w:lineRule="auto"/>
      </w:pPr>
      <w:r>
        <w:t>Read status of  the heart rate monitor on the device.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int </w:t>
      </w:r>
      <w:r>
        <w:t>HeartRate</w:t>
      </w:r>
    </w:p>
    <w:p w:rsidR="00B342B8" w:rsidRDefault="00B342B8" w:rsidP="004F5541">
      <w:pPr>
        <w:pStyle w:val="ListParagraph"/>
        <w:keepNext/>
        <w:keepLines/>
        <w:numPr>
          <w:ilvl w:val="1"/>
          <w:numId w:val="10"/>
        </w:numPr>
        <w:spacing w:after="0" w:line="240" w:lineRule="auto"/>
      </w:pPr>
      <w:r>
        <w:t>Heart rate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Guid </w:t>
      </w:r>
      <w:r>
        <w:t>PatientDataId</w:t>
      </w:r>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r>
        <w:t>MSBandHeartRate()</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B342B8" w:rsidRDefault="00B342B8" w:rsidP="004F5541">
      <w:pPr>
        <w:pStyle w:val="Heading4"/>
        <w:keepNext/>
        <w:keepLines/>
      </w:pPr>
      <w:r>
        <w:t>MSBandDistance</w:t>
      </w:r>
    </w:p>
    <w:p w:rsidR="00B342B8" w:rsidRDefault="00B342B8" w:rsidP="004F5541">
      <w:pPr>
        <w:keepNext/>
        <w:keepLines/>
      </w:pPr>
      <w:r w:rsidRPr="00F82B86">
        <w:t>T</w:t>
      </w:r>
      <w:r>
        <w:t>his</w:t>
      </w:r>
      <w:r w:rsidRPr="00F82B86">
        <w:t xml:space="preserve"> clas</w:t>
      </w:r>
      <w:r>
        <w:t xml:space="preserve">s describes the attributes and construction of a </w:t>
      </w:r>
      <w:r>
        <w:rPr>
          <w:b/>
        </w:rPr>
        <w:t xml:space="preserve">MSBandDistance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int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Distance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DateTime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r w:rsidR="007B5345">
        <w:rPr>
          <w:b/>
        </w:rPr>
        <w:t>string</w:t>
      </w:r>
      <w:r>
        <w:rPr>
          <w:b/>
        </w:rPr>
        <w:t xml:space="preserve"> </w:t>
      </w:r>
      <w:r w:rsidR="007B5345">
        <w:t>MotionType</w:t>
      </w:r>
    </w:p>
    <w:p w:rsidR="00B342B8" w:rsidRDefault="007B5345" w:rsidP="004F5541">
      <w:pPr>
        <w:pStyle w:val="ListParagraph"/>
        <w:keepNext/>
        <w:keepLines/>
        <w:numPr>
          <w:ilvl w:val="1"/>
          <w:numId w:val="10"/>
        </w:numPr>
        <w:spacing w:after="0" w:line="240" w:lineRule="auto"/>
      </w:pPr>
      <w:r>
        <w:t>Describes the type of motion that is occurring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Pace</w:t>
      </w:r>
    </w:p>
    <w:p w:rsidR="007B5345" w:rsidRDefault="007B5345" w:rsidP="004F5541">
      <w:pPr>
        <w:pStyle w:val="ListParagraph"/>
        <w:keepNext/>
        <w:keepLines/>
        <w:numPr>
          <w:ilvl w:val="1"/>
          <w:numId w:val="10"/>
        </w:numPr>
        <w:spacing w:after="0" w:line="240" w:lineRule="auto"/>
      </w:pPr>
      <w:r>
        <w:t>Describes the pace of the movement in min/km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Speed</w:t>
      </w:r>
    </w:p>
    <w:p w:rsidR="007B5345" w:rsidRDefault="007B5345" w:rsidP="004F5541">
      <w:pPr>
        <w:pStyle w:val="ListParagraph"/>
        <w:keepNext/>
        <w:keepLines/>
        <w:numPr>
          <w:ilvl w:val="1"/>
          <w:numId w:val="10"/>
        </w:numPr>
        <w:spacing w:after="0" w:line="240" w:lineRule="auto"/>
      </w:pPr>
      <w:r>
        <w:t>Describes the speed of the user in km/hr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string </w:t>
      </w:r>
      <w:r>
        <w:t>Total</w:t>
      </w:r>
    </w:p>
    <w:p w:rsidR="007B5345" w:rsidRDefault="007B5345" w:rsidP="004F5541">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Guid </w:t>
      </w:r>
      <w:r>
        <w:t>PatientDataId</w:t>
      </w:r>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r>
        <w:t>MSBand</w:t>
      </w:r>
      <w:r w:rsidR="007B5345">
        <w:t>Distance</w:t>
      </w:r>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7B5345" w:rsidRDefault="007B5345" w:rsidP="004F5541">
      <w:pPr>
        <w:pStyle w:val="Heading4"/>
        <w:keepNext/>
        <w:keepLines/>
      </w:pPr>
      <w:r>
        <w:t>MSBandUV</w:t>
      </w:r>
    </w:p>
    <w:p w:rsidR="007B5345" w:rsidRDefault="007B5345" w:rsidP="004F5541">
      <w:pPr>
        <w:keepNext/>
        <w:keepLines/>
      </w:pPr>
      <w:r w:rsidRPr="00F82B86">
        <w:t>T</w:t>
      </w:r>
      <w:r>
        <w:t>his</w:t>
      </w:r>
      <w:r w:rsidRPr="00F82B86">
        <w:t xml:space="preserve"> clas</w:t>
      </w:r>
      <w:r>
        <w:t xml:space="preserve">s describes the attributes and construction of a </w:t>
      </w:r>
      <w:r>
        <w:rPr>
          <w:b/>
        </w:rPr>
        <w:t xml:space="preserve">MSBandUV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int </w:t>
      </w:r>
      <w:r w:rsidRPr="00E84F72">
        <w:t>Id</w:t>
      </w:r>
    </w:p>
    <w:p w:rsidR="007B5345" w:rsidRDefault="007B5345" w:rsidP="004F5541">
      <w:pPr>
        <w:pStyle w:val="ListParagraph"/>
        <w:keepNext/>
        <w:keepLines/>
        <w:numPr>
          <w:ilvl w:val="1"/>
          <w:numId w:val="10"/>
        </w:numPr>
        <w:spacing w:after="0" w:line="240" w:lineRule="auto"/>
      </w:pPr>
      <w:r>
        <w:lastRenderedPageBreak/>
        <w:t>Unique id generated by the system for each Microsoft Band UV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DateTime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int </w:t>
      </w:r>
      <w:r>
        <w:t>UVIndex</w:t>
      </w:r>
    </w:p>
    <w:p w:rsidR="007B5345" w:rsidRDefault="007B5345" w:rsidP="004F5541">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Guid </w:t>
      </w:r>
      <w:r>
        <w:t>PatientDataId</w:t>
      </w:r>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r>
        <w:t>MSBandUV()</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7B5345" w:rsidRDefault="007B5345" w:rsidP="004F5541">
      <w:pPr>
        <w:pStyle w:val="Heading4"/>
        <w:keepNext/>
        <w:keepLines/>
      </w:pPr>
      <w:r>
        <w:t>MSBand</w:t>
      </w:r>
      <w:r w:rsidR="00A132B0">
        <w:t>Temperature</w:t>
      </w:r>
    </w:p>
    <w:p w:rsidR="007B5345" w:rsidRDefault="007B5345" w:rsidP="004F5541">
      <w:pPr>
        <w:keepNext/>
        <w:keepLines/>
      </w:pPr>
      <w:r w:rsidRPr="00F82B86">
        <w:t>T</w:t>
      </w:r>
      <w:r>
        <w:t>his</w:t>
      </w:r>
      <w:r w:rsidRPr="00F82B86">
        <w:t xml:space="preserve"> clas</w:t>
      </w:r>
      <w:r>
        <w:t xml:space="preserve">s describes the attributes and construction of a </w:t>
      </w:r>
      <w:r>
        <w:rPr>
          <w:b/>
        </w:rPr>
        <w:t xml:space="preserve">MSBandTemperature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int </w:t>
      </w:r>
      <w:r w:rsidRPr="00E84F72">
        <w:t>Id</w:t>
      </w:r>
    </w:p>
    <w:p w:rsidR="007B5345" w:rsidRDefault="007B5345" w:rsidP="004F5541">
      <w:pPr>
        <w:pStyle w:val="ListParagraph"/>
        <w:keepNext/>
        <w:keepLines/>
        <w:numPr>
          <w:ilvl w:val="1"/>
          <w:numId w:val="10"/>
        </w:numPr>
        <w:spacing w:after="0" w:line="240" w:lineRule="auto"/>
      </w:pPr>
      <w:r>
        <w:t>Unique id generated by the system for each Microsoft Band Calorie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DateTime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int </w:t>
      </w:r>
      <w:r>
        <w:t>Temperature</w:t>
      </w:r>
    </w:p>
    <w:p w:rsidR="007B5345" w:rsidRDefault="007B5345" w:rsidP="004F5541">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Guid </w:t>
      </w:r>
      <w:r>
        <w:t>PatientDataId</w:t>
      </w:r>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r>
        <w:t>MSBandTemperature()</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CB3DCD" w:rsidRDefault="00CB3DCD" w:rsidP="004F5541">
      <w:pPr>
        <w:pStyle w:val="Heading4"/>
        <w:keepNext/>
        <w:keepLines/>
      </w:pPr>
      <w:r>
        <w:t>BasisPeakSummaryData</w:t>
      </w:r>
    </w:p>
    <w:p w:rsidR="00CB3DCD" w:rsidRDefault="00CB3DCD" w:rsidP="004F5541">
      <w:pPr>
        <w:keepNext/>
        <w:keepLines/>
      </w:pPr>
      <w:r w:rsidRPr="00F82B86">
        <w:t>T</w:t>
      </w:r>
      <w:r>
        <w:t>his</w:t>
      </w:r>
      <w:r w:rsidRPr="00F82B86">
        <w:t xml:space="preserve"> clas</w:t>
      </w:r>
      <w:r>
        <w:t xml:space="preserve">s describes the attributes and construction of a </w:t>
      </w:r>
      <w:r>
        <w:rPr>
          <w:b/>
        </w:rPr>
        <w:t xml:space="preserve">BasisPeakSummaryData </w:t>
      </w:r>
      <w:r>
        <w:t xml:space="preserve">object.  </w:t>
      </w:r>
    </w:p>
    <w:p w:rsidR="00CB3DCD" w:rsidRDefault="00CB3DCD" w:rsidP="004F5541">
      <w:pPr>
        <w:keepNext/>
        <w:keepLines/>
        <w:spacing w:after="0" w:line="360" w:lineRule="auto"/>
        <w:rPr>
          <w:b/>
        </w:rPr>
      </w:pPr>
      <w:r>
        <w:rPr>
          <w:b/>
        </w:rPr>
        <w:t>&lt;&lt;Entity&gt;&gt;</w:t>
      </w:r>
    </w:p>
    <w:p w:rsidR="00CB3DCD" w:rsidRDefault="00CB3DCD" w:rsidP="004F5541">
      <w:pPr>
        <w:keepNext/>
        <w:keepLines/>
        <w:spacing w:after="0" w:line="240" w:lineRule="auto"/>
        <w:ind w:firstLine="720"/>
      </w:pPr>
      <w:r>
        <w:rPr>
          <w:b/>
        </w:rPr>
        <w:t>Attributes:</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int </w:t>
      </w:r>
      <w:r w:rsidRPr="00E84F72">
        <w:t>Id</w:t>
      </w:r>
    </w:p>
    <w:p w:rsidR="00CB3DCD" w:rsidRDefault="00CB3DCD" w:rsidP="004F5541">
      <w:pPr>
        <w:pStyle w:val="ListParagraph"/>
        <w:keepNext/>
        <w:keepLines/>
        <w:numPr>
          <w:ilvl w:val="1"/>
          <w:numId w:val="10"/>
        </w:numPr>
        <w:spacing w:after="0" w:line="240" w:lineRule="auto"/>
      </w:pPr>
      <w:r>
        <w:t>Unique id generated by the system for each BasicPeak Summary data record.</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DateTime </w:t>
      </w:r>
      <w:r>
        <w:t>Date</w:t>
      </w:r>
    </w:p>
    <w:p w:rsidR="00CB3DCD" w:rsidRDefault="00CB3DCD" w:rsidP="004F5541">
      <w:pPr>
        <w:pStyle w:val="ListParagraph"/>
        <w:keepNext/>
        <w:keepLines/>
        <w:numPr>
          <w:ilvl w:val="1"/>
          <w:numId w:val="10"/>
        </w:numPr>
        <w:spacing w:after="0" w:line="240" w:lineRule="auto"/>
      </w:pPr>
      <w:r>
        <w:t>Date information for when the patient collected the data.</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Calories</w:t>
      </w:r>
    </w:p>
    <w:p w:rsidR="00CB3DCD" w:rsidRDefault="00CB3DCD" w:rsidP="004F5541">
      <w:pPr>
        <w:pStyle w:val="ListParagraph"/>
        <w:keepNext/>
        <w:keepLines/>
        <w:numPr>
          <w:ilvl w:val="1"/>
          <w:numId w:val="10"/>
        </w:numPr>
        <w:spacing w:after="0" w:line="240" w:lineRule="auto"/>
      </w:pPr>
      <w:r>
        <w:t>Total calories burned at the moment of each data sample</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GSR</w:t>
      </w:r>
    </w:p>
    <w:p w:rsidR="00CB3DCD" w:rsidRDefault="00CB3DCD" w:rsidP="004F5541">
      <w:pPr>
        <w:pStyle w:val="ListParagraph"/>
        <w:keepNext/>
        <w:keepLines/>
        <w:numPr>
          <w:ilvl w:val="1"/>
          <w:numId w:val="10"/>
        </w:numPr>
        <w:spacing w:after="0" w:line="240" w:lineRule="auto"/>
      </w:pPr>
      <w:r>
        <w:t>GSR data at the moment of each data sample.</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int </w:t>
      </w:r>
      <w:r>
        <w:t>HeartRate</w:t>
      </w:r>
    </w:p>
    <w:p w:rsidR="00CB3DCD" w:rsidRDefault="00CB3DCD" w:rsidP="004F5541">
      <w:pPr>
        <w:pStyle w:val="ListParagraph"/>
        <w:keepNext/>
        <w:keepLines/>
        <w:numPr>
          <w:ilvl w:val="1"/>
          <w:numId w:val="10"/>
        </w:numPr>
        <w:spacing w:after="0" w:line="240" w:lineRule="auto"/>
      </w:pPr>
      <w:r>
        <w:t>Heart rate at the moment of each data sample.</w:t>
      </w:r>
    </w:p>
    <w:p w:rsidR="00CB3DCD" w:rsidRDefault="00CB3DCD"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float </w:t>
      </w:r>
      <w:r>
        <w:t>SkinTemp</w:t>
      </w:r>
    </w:p>
    <w:p w:rsidR="002756E8" w:rsidRDefault="002756E8" w:rsidP="004F5541">
      <w:pPr>
        <w:pStyle w:val="ListParagraph"/>
        <w:keepNext/>
        <w:keepLines/>
        <w:numPr>
          <w:ilvl w:val="1"/>
          <w:numId w:val="10"/>
        </w:numPr>
        <w:spacing w:after="0" w:line="240" w:lineRule="auto"/>
      </w:pPr>
      <w:r>
        <w:t>Patient skin temperature at the moment of each data sample.</w:t>
      </w:r>
    </w:p>
    <w:p w:rsidR="002756E8" w:rsidRDefault="002756E8"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int </w:t>
      </w:r>
      <w:r>
        <w:t>Steps</w:t>
      </w:r>
    </w:p>
    <w:p w:rsidR="002756E8" w:rsidRDefault="002756E8" w:rsidP="004F5541">
      <w:pPr>
        <w:pStyle w:val="ListParagraph"/>
        <w:keepNext/>
        <w:keepLines/>
        <w:numPr>
          <w:ilvl w:val="1"/>
          <w:numId w:val="10"/>
        </w:numPr>
        <w:spacing w:after="0" w:line="240" w:lineRule="auto"/>
      </w:pPr>
      <w:r>
        <w:t>Number of steps the patient has taken at the moment of each data sample.</w:t>
      </w:r>
    </w:p>
    <w:p w:rsidR="002756E8" w:rsidRDefault="002756E8"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Guid </w:t>
      </w:r>
      <w:r>
        <w:t>PatientDataId</w:t>
      </w:r>
    </w:p>
    <w:p w:rsidR="00CB3DCD" w:rsidRDefault="00CB3DCD"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CB3DCD" w:rsidRDefault="00CB3DCD" w:rsidP="004F5541">
      <w:pPr>
        <w:pStyle w:val="ListParagraph"/>
        <w:keepNext/>
        <w:keepLines/>
        <w:spacing w:after="0" w:line="240" w:lineRule="auto"/>
        <w:ind w:left="2520"/>
      </w:pPr>
    </w:p>
    <w:p w:rsidR="00CB3DCD" w:rsidRPr="00D6053C" w:rsidRDefault="00CB3DCD" w:rsidP="004F5541">
      <w:pPr>
        <w:keepNext/>
        <w:keepLines/>
        <w:spacing w:after="0" w:line="240" w:lineRule="auto"/>
        <w:ind w:firstLine="720"/>
        <w:rPr>
          <w:b/>
        </w:rPr>
      </w:pPr>
      <w:r w:rsidRPr="00D6053C">
        <w:rPr>
          <w:b/>
        </w:rPr>
        <w:t>Operations:</w:t>
      </w:r>
    </w:p>
    <w:p w:rsidR="00CB3DCD" w:rsidRDefault="00CB3DCD" w:rsidP="004F5541">
      <w:pPr>
        <w:pStyle w:val="ListParagraph"/>
        <w:keepNext/>
        <w:keepLines/>
        <w:numPr>
          <w:ilvl w:val="0"/>
          <w:numId w:val="7"/>
        </w:numPr>
        <w:spacing w:after="0" w:line="240" w:lineRule="auto"/>
      </w:pPr>
      <w:r w:rsidRPr="00484ED5">
        <w:t>Sets and gets for all attributes.</w:t>
      </w:r>
    </w:p>
    <w:p w:rsidR="00CB3DCD" w:rsidRDefault="00CB3DCD" w:rsidP="004F5541">
      <w:pPr>
        <w:pStyle w:val="ListParagraph"/>
        <w:keepNext/>
        <w:keepLines/>
        <w:spacing w:after="0" w:line="240" w:lineRule="auto"/>
        <w:ind w:left="1800"/>
      </w:pPr>
    </w:p>
    <w:p w:rsidR="00CB3DCD" w:rsidRDefault="00CB3DCD" w:rsidP="004F5541">
      <w:pPr>
        <w:keepNext/>
        <w:keepLines/>
        <w:spacing w:after="0" w:line="240" w:lineRule="auto"/>
        <w:ind w:left="720"/>
        <w:rPr>
          <w:b/>
        </w:rPr>
      </w:pPr>
      <w:r>
        <w:rPr>
          <w:b/>
        </w:rPr>
        <w:t>Constructors:</w:t>
      </w:r>
    </w:p>
    <w:p w:rsidR="00CB3DCD" w:rsidRDefault="00CB3DCD" w:rsidP="004F5541">
      <w:pPr>
        <w:pStyle w:val="ListParagraph"/>
        <w:keepNext/>
        <w:keepLines/>
        <w:numPr>
          <w:ilvl w:val="0"/>
          <w:numId w:val="14"/>
        </w:numPr>
        <w:spacing w:after="0" w:line="240" w:lineRule="auto"/>
        <w:rPr>
          <w:b/>
        </w:rPr>
      </w:pPr>
      <w:r>
        <w:rPr>
          <w:b/>
        </w:rPr>
        <w:t xml:space="preserve">Public </w:t>
      </w:r>
      <w:r>
        <w:t>MSBandCalories()</w:t>
      </w:r>
    </w:p>
    <w:p w:rsidR="00CB3DCD" w:rsidRPr="0052061F" w:rsidRDefault="00CB3DCD" w:rsidP="004F5541">
      <w:pPr>
        <w:pStyle w:val="ListParagraph"/>
        <w:keepNext/>
        <w:keepLines/>
        <w:numPr>
          <w:ilvl w:val="1"/>
          <w:numId w:val="14"/>
        </w:numPr>
        <w:spacing w:after="0" w:line="240" w:lineRule="auto"/>
        <w:rPr>
          <w:b/>
        </w:rPr>
      </w:pPr>
      <w:r>
        <w:lastRenderedPageBreak/>
        <w:t>Default constructor</w:t>
      </w:r>
    </w:p>
    <w:p w:rsidR="00CB3DCD" w:rsidRDefault="00CB3DCD" w:rsidP="004F5541">
      <w:pPr>
        <w:keepNext/>
        <w:keepLines/>
      </w:pPr>
    </w:p>
    <w:p w:rsidR="003C4B11" w:rsidRDefault="003C4B11" w:rsidP="004F5541">
      <w:pPr>
        <w:pStyle w:val="Heading4"/>
        <w:keepNext/>
        <w:keepLines/>
      </w:pPr>
      <w:r>
        <w:t>ZephyrAccelerometer</w:t>
      </w:r>
    </w:p>
    <w:p w:rsidR="003C4B11" w:rsidRDefault="003C4B11" w:rsidP="004F5541">
      <w:pPr>
        <w:keepNext/>
        <w:keepLines/>
      </w:pPr>
      <w:r w:rsidRPr="00F82B86">
        <w:t>T</w:t>
      </w:r>
      <w:r>
        <w:t>his</w:t>
      </w:r>
      <w:r w:rsidRPr="00F82B86">
        <w:t xml:space="preserve"> clas</w:t>
      </w:r>
      <w:r>
        <w:t xml:space="preserve">s describes the attributes and construction of a </w:t>
      </w:r>
      <w:r>
        <w:rPr>
          <w:b/>
        </w:rPr>
        <w:t xml:space="preserve">ZephyrAccelerometer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int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Accelerometer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DateTime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int </w:t>
      </w:r>
      <w:r>
        <w:t>Vertical</w:t>
      </w:r>
    </w:p>
    <w:p w:rsidR="003C4B11" w:rsidRDefault="003C4B11" w:rsidP="004F5541">
      <w:pPr>
        <w:pStyle w:val="ListParagraph"/>
        <w:keepNext/>
        <w:keepLines/>
        <w:numPr>
          <w:ilvl w:val="1"/>
          <w:numId w:val="10"/>
        </w:numPr>
        <w:spacing w:after="0" w:line="240" w:lineRule="auto"/>
      </w:pPr>
      <w:r>
        <w:t>Vertical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int </w:t>
      </w:r>
      <w:r>
        <w:t>Lateral</w:t>
      </w:r>
    </w:p>
    <w:p w:rsidR="003C4B11" w:rsidRDefault="003C4B11" w:rsidP="004F5541">
      <w:pPr>
        <w:pStyle w:val="ListParagraph"/>
        <w:keepNext/>
        <w:keepLines/>
        <w:numPr>
          <w:ilvl w:val="1"/>
          <w:numId w:val="10"/>
        </w:numPr>
        <w:spacing w:after="0" w:line="240" w:lineRule="auto"/>
      </w:pPr>
      <w:r>
        <w:t>Lateral axis data from the device accelerometer</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int </w:t>
      </w:r>
      <w:r>
        <w:t>Sagittal</w:t>
      </w:r>
    </w:p>
    <w:p w:rsidR="003C4B11" w:rsidRDefault="003C4B11" w:rsidP="004F5541">
      <w:pPr>
        <w:pStyle w:val="ListParagraph"/>
        <w:keepNext/>
        <w:keepLines/>
        <w:numPr>
          <w:ilvl w:val="1"/>
          <w:numId w:val="10"/>
        </w:numPr>
        <w:spacing w:after="0" w:line="240" w:lineRule="auto"/>
      </w:pPr>
      <w:r>
        <w:t>Sagittal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Guid </w:t>
      </w:r>
      <w:r>
        <w:t>PatientDataId</w:t>
      </w:r>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r>
        <w:t>ZephyrAccelerometer()</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r>
        <w:t>ZephyrBreathingWaveform</w:t>
      </w:r>
    </w:p>
    <w:p w:rsidR="003C4B11" w:rsidRDefault="003C4B11" w:rsidP="004F5541">
      <w:pPr>
        <w:keepNext/>
        <w:keepLines/>
      </w:pPr>
      <w:r w:rsidRPr="00F82B86">
        <w:t>T</w:t>
      </w:r>
      <w:r>
        <w:t>his</w:t>
      </w:r>
      <w:r w:rsidRPr="00F82B86">
        <w:t xml:space="preserve"> clas</w:t>
      </w:r>
      <w:r>
        <w:t xml:space="preserve">s describes the attributes and construction of a </w:t>
      </w:r>
      <w:r>
        <w:rPr>
          <w:b/>
        </w:rPr>
        <w:t xml:space="preserve">ZephyrBreathingWaveform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lastRenderedPageBreak/>
        <w:t xml:space="preserve">Public int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DateTime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int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Guid </w:t>
      </w:r>
      <w:r>
        <w:t>PatientDataId</w:t>
      </w:r>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r>
        <w:t>ZephyrBreathingWaveform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r>
        <w:t>ZephyrECGWaveform</w:t>
      </w:r>
    </w:p>
    <w:p w:rsidR="003C4B11" w:rsidRDefault="003C4B11" w:rsidP="004F5541">
      <w:pPr>
        <w:keepNext/>
        <w:keepLines/>
      </w:pPr>
      <w:r w:rsidRPr="00F82B86">
        <w:t>T</w:t>
      </w:r>
      <w:r>
        <w:t>his</w:t>
      </w:r>
      <w:r w:rsidRPr="00F82B86">
        <w:t xml:space="preserve"> clas</w:t>
      </w:r>
      <w:r>
        <w:t xml:space="preserve">s describes the attributes and construction of a </w:t>
      </w:r>
      <w:r>
        <w:rPr>
          <w:b/>
        </w:rPr>
        <w:t xml:space="preserve">ZephyrECGWaveform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int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ECG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DateTime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int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Guid </w:t>
      </w:r>
      <w:r>
        <w:t>PatientDataId</w:t>
      </w:r>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r>
        <w:t>ZephyrECGWaveform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r>
        <w:t>Zephyr</w:t>
      </w:r>
      <w:r w:rsidR="00496B70">
        <w:t>EventData</w:t>
      </w:r>
    </w:p>
    <w:p w:rsidR="003C4B11" w:rsidRDefault="003C4B11" w:rsidP="004F5541">
      <w:pPr>
        <w:keepNext/>
        <w:keepLines/>
      </w:pPr>
      <w:r w:rsidRPr="00F82B86">
        <w:t>T</w:t>
      </w:r>
      <w:r>
        <w:t>his</w:t>
      </w:r>
      <w:r w:rsidRPr="00F82B86">
        <w:t xml:space="preserve"> clas</w:t>
      </w:r>
      <w:r>
        <w:t xml:space="preserve">s describes the attributes and construction of a </w:t>
      </w:r>
      <w:r>
        <w:rPr>
          <w:b/>
        </w:rPr>
        <w:t>Zephyr</w:t>
      </w:r>
      <w:r w:rsidR="00496B70">
        <w:rPr>
          <w:b/>
        </w:rPr>
        <w:t>EventData</w:t>
      </w:r>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int </w:t>
      </w:r>
      <w:r w:rsidRPr="00E84F72">
        <w:t>Id</w:t>
      </w:r>
    </w:p>
    <w:p w:rsidR="003C4B11" w:rsidRDefault="003C4B11" w:rsidP="004F554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DateTime </w:t>
      </w:r>
      <w:r w:rsidR="00496B70">
        <w:t>Date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int </w:t>
      </w:r>
      <w:r w:rsidR="00496B70">
        <w:t>Time</w:t>
      </w:r>
    </w:p>
    <w:p w:rsidR="003C4B11" w:rsidRDefault="00496B70" w:rsidP="004F5541">
      <w:pPr>
        <w:pStyle w:val="ListParagraph"/>
        <w:keepNext/>
        <w:keepLines/>
        <w:numPr>
          <w:ilvl w:val="1"/>
          <w:numId w:val="10"/>
        </w:numPr>
        <w:spacing w:after="0" w:line="240" w:lineRule="auto"/>
      </w:pPr>
      <w:r>
        <w:t>Time in ms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int </w:t>
      </w:r>
      <w:r>
        <w:t>EventCode</w:t>
      </w:r>
    </w:p>
    <w:p w:rsidR="00496B70" w:rsidRDefault="00496B70" w:rsidP="004F5541">
      <w:pPr>
        <w:pStyle w:val="ListParagraph"/>
        <w:keepNext/>
        <w:keepLines/>
        <w:numPr>
          <w:ilvl w:val="1"/>
          <w:numId w:val="10"/>
        </w:numPr>
        <w:spacing w:after="0" w:line="240" w:lineRule="auto"/>
      </w:pPr>
      <w:r>
        <w:t>Event code defined by the device when the event is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Type</w:t>
      </w:r>
    </w:p>
    <w:p w:rsidR="00496B70" w:rsidRDefault="00496B70" w:rsidP="004F5541">
      <w:pPr>
        <w:pStyle w:val="ListParagraph"/>
        <w:keepNext/>
        <w:keepLines/>
        <w:numPr>
          <w:ilvl w:val="1"/>
          <w:numId w:val="10"/>
        </w:numPr>
        <w:spacing w:after="0" w:line="240" w:lineRule="auto"/>
      </w:pPr>
      <w:r>
        <w:t>Type of event that was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Source</w:t>
      </w:r>
    </w:p>
    <w:p w:rsidR="00496B70" w:rsidRDefault="00496B70" w:rsidP="004F5541">
      <w:pPr>
        <w:pStyle w:val="ListParagraph"/>
        <w:keepNext/>
        <w:keepLines/>
        <w:numPr>
          <w:ilvl w:val="1"/>
          <w:numId w:val="10"/>
        </w:numPr>
        <w:spacing w:after="0" w:line="240" w:lineRule="auto"/>
      </w:pPr>
      <w:r>
        <w:t>Source of the device that caused the event to occur.</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int </w:t>
      </w:r>
      <w:r>
        <w:t>EventId</w:t>
      </w:r>
    </w:p>
    <w:p w:rsidR="00496B70" w:rsidRDefault="00496B70" w:rsidP="004F5541">
      <w:pPr>
        <w:pStyle w:val="ListParagraph"/>
        <w:keepNext/>
        <w:keepLines/>
        <w:numPr>
          <w:ilvl w:val="1"/>
          <w:numId w:val="10"/>
        </w:numPr>
        <w:spacing w:after="0" w:line="240" w:lineRule="auto"/>
      </w:pPr>
      <w:r>
        <w:t>Id given to the event.</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EventSpecificData</w:t>
      </w:r>
    </w:p>
    <w:p w:rsidR="00496B70" w:rsidRDefault="00496B70" w:rsidP="004F5541">
      <w:pPr>
        <w:pStyle w:val="ListParagraph"/>
        <w:keepNext/>
        <w:keepLines/>
        <w:numPr>
          <w:ilvl w:val="1"/>
          <w:numId w:val="10"/>
        </w:numPr>
        <w:spacing w:after="0" w:line="240" w:lineRule="auto"/>
      </w:pPr>
      <w:r>
        <w:t>Detail of what occurred that triggered the event.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Guid </w:t>
      </w:r>
      <w:r>
        <w:t>PatientDataId</w:t>
      </w:r>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lastRenderedPageBreak/>
        <w:t>Constructors:</w:t>
      </w:r>
    </w:p>
    <w:p w:rsidR="003C4B11" w:rsidRDefault="003C4B11" w:rsidP="004F5541">
      <w:pPr>
        <w:pStyle w:val="ListParagraph"/>
        <w:keepNext/>
        <w:keepLines/>
        <w:numPr>
          <w:ilvl w:val="0"/>
          <w:numId w:val="14"/>
        </w:numPr>
        <w:spacing w:after="0" w:line="240" w:lineRule="auto"/>
        <w:rPr>
          <w:b/>
        </w:rPr>
      </w:pPr>
      <w:r>
        <w:rPr>
          <w:b/>
        </w:rPr>
        <w:t xml:space="preserve">Public </w:t>
      </w:r>
      <w:r>
        <w:t>Zephyr</w:t>
      </w:r>
      <w:r w:rsidR="00496B70">
        <w:t>EventData</w:t>
      </w:r>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496B70" w:rsidRDefault="00496B70" w:rsidP="004F5541">
      <w:pPr>
        <w:pStyle w:val="Heading4"/>
        <w:keepNext/>
        <w:keepLines/>
      </w:pPr>
      <w:r>
        <w:t>ZephyrSummaryData</w:t>
      </w:r>
    </w:p>
    <w:p w:rsidR="00496B70" w:rsidRDefault="00496B70" w:rsidP="004F5541">
      <w:pPr>
        <w:keepNext/>
        <w:keepLines/>
      </w:pPr>
      <w:r w:rsidRPr="00F82B86">
        <w:t>T</w:t>
      </w:r>
      <w:r>
        <w:t>his</w:t>
      </w:r>
      <w:r w:rsidRPr="00F82B86">
        <w:t xml:space="preserve"> clas</w:t>
      </w:r>
      <w:r>
        <w:t xml:space="preserve">s describes the attributes and construction of a </w:t>
      </w:r>
      <w:r>
        <w:rPr>
          <w:b/>
        </w:rPr>
        <w:t xml:space="preserve">ZephyrSummaryData </w:t>
      </w:r>
      <w:r>
        <w:t xml:space="preserve">object.  </w:t>
      </w:r>
    </w:p>
    <w:p w:rsidR="00496B70" w:rsidRDefault="00496B70" w:rsidP="004F5541">
      <w:pPr>
        <w:keepNext/>
        <w:keepLines/>
        <w:spacing w:after="0" w:line="360" w:lineRule="auto"/>
        <w:rPr>
          <w:b/>
        </w:rPr>
      </w:pPr>
      <w:r>
        <w:rPr>
          <w:b/>
        </w:rPr>
        <w:t>&lt;&lt;Entity&gt;&gt;</w:t>
      </w:r>
    </w:p>
    <w:p w:rsidR="00496B70" w:rsidRDefault="00496B70" w:rsidP="004F5541">
      <w:pPr>
        <w:keepNext/>
        <w:keepLines/>
        <w:spacing w:after="0" w:line="240" w:lineRule="auto"/>
        <w:ind w:firstLine="720"/>
      </w:pPr>
      <w:r>
        <w:rPr>
          <w:b/>
        </w:rPr>
        <w:t>Attributes:</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int </w:t>
      </w:r>
      <w:r w:rsidRPr="00E84F72">
        <w:t>Id</w:t>
      </w:r>
    </w:p>
    <w:p w:rsidR="00496B70" w:rsidRDefault="00496B70" w:rsidP="004F5541">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DateTime </w:t>
      </w:r>
      <w:r>
        <w:t>Date</w:t>
      </w:r>
    </w:p>
    <w:p w:rsidR="00496B70" w:rsidRDefault="00496B70" w:rsidP="004F5541">
      <w:pPr>
        <w:pStyle w:val="ListParagraph"/>
        <w:keepNext/>
        <w:keepLines/>
        <w:numPr>
          <w:ilvl w:val="1"/>
          <w:numId w:val="10"/>
        </w:numPr>
        <w:spacing w:after="0" w:line="240" w:lineRule="auto"/>
      </w:pPr>
      <w:r>
        <w:t>Date information for when the patient collected the data.</w:t>
      </w:r>
    </w:p>
    <w:p w:rsidR="00496B70" w:rsidRDefault="00496B70" w:rsidP="004F5541">
      <w:pPr>
        <w:keepNext/>
        <w:keepLines/>
        <w:spacing w:after="0" w:line="240" w:lineRule="auto"/>
      </w:pPr>
    </w:p>
    <w:p w:rsidR="00496B70" w:rsidRDefault="00496B70" w:rsidP="004F5541">
      <w:pPr>
        <w:pStyle w:val="ListParagraph"/>
        <w:keepNext/>
        <w:keepLines/>
        <w:numPr>
          <w:ilvl w:val="0"/>
          <w:numId w:val="10"/>
        </w:numPr>
        <w:spacing w:after="0" w:line="240" w:lineRule="auto"/>
      </w:pPr>
      <w:r>
        <w:rPr>
          <w:b/>
        </w:rPr>
        <w:t xml:space="preserve">Public int </w:t>
      </w:r>
      <w:r w:rsidR="005676C7">
        <w:t>HeartRate</w:t>
      </w:r>
    </w:p>
    <w:p w:rsidR="00496B70" w:rsidRDefault="005676C7" w:rsidP="004F5541">
      <w:pPr>
        <w:pStyle w:val="ListParagraph"/>
        <w:keepNext/>
        <w:keepLines/>
        <w:numPr>
          <w:ilvl w:val="1"/>
          <w:numId w:val="10"/>
        </w:numPr>
        <w:spacing w:after="0" w:line="240" w:lineRule="auto"/>
      </w:pPr>
      <w:r>
        <w:t>Patient heart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int </w:t>
      </w:r>
      <w:r w:rsidR="005676C7">
        <w:t>BreathingRate</w:t>
      </w:r>
    </w:p>
    <w:p w:rsidR="005676C7" w:rsidRDefault="005676C7" w:rsidP="004F5541">
      <w:pPr>
        <w:pStyle w:val="ListParagraph"/>
        <w:keepNext/>
        <w:keepLines/>
        <w:numPr>
          <w:ilvl w:val="1"/>
          <w:numId w:val="10"/>
        </w:numPr>
        <w:spacing w:after="0" w:line="240" w:lineRule="auto"/>
      </w:pPr>
      <w:r>
        <w:t>Patient breathing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SkinTemp</w:t>
      </w:r>
    </w:p>
    <w:p w:rsidR="005676C7" w:rsidRDefault="005676C7" w:rsidP="004F5541">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int</w:t>
      </w:r>
      <w:r>
        <w:rPr>
          <w:b/>
        </w:rPr>
        <w:t xml:space="preserve"> </w:t>
      </w:r>
      <w:r w:rsidR="005676C7">
        <w:t>Posture</w:t>
      </w:r>
    </w:p>
    <w:p w:rsidR="005676C7" w:rsidRDefault="005676C7" w:rsidP="004F5541">
      <w:pPr>
        <w:pStyle w:val="ListParagraph"/>
        <w:keepNext/>
        <w:keepLines/>
        <w:numPr>
          <w:ilvl w:val="1"/>
          <w:numId w:val="10"/>
        </w:numPr>
        <w:spacing w:after="0" w:line="240" w:lineRule="auto"/>
      </w:pPr>
      <w:r>
        <w:t>Patient posture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4F5541">
      <w:pPr>
        <w:pStyle w:val="ListParagraph"/>
        <w:keepNext/>
        <w:keepLines/>
        <w:numPr>
          <w:ilvl w:val="1"/>
          <w:numId w:val="10"/>
        </w:numPr>
        <w:spacing w:after="0" w:line="240" w:lineRule="auto"/>
      </w:pPr>
      <w:r>
        <w:t>Patient activity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PeakAccel</w:t>
      </w:r>
    </w:p>
    <w:p w:rsidR="005676C7" w:rsidRDefault="005676C7" w:rsidP="004F5541">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r>
        <w:t>BatteryVolts</w:t>
      </w:r>
    </w:p>
    <w:p w:rsidR="005676C7" w:rsidRDefault="005676C7" w:rsidP="004F5541">
      <w:pPr>
        <w:pStyle w:val="ListParagraph"/>
        <w:keepNext/>
        <w:keepLines/>
        <w:numPr>
          <w:ilvl w:val="1"/>
          <w:numId w:val="10"/>
        </w:numPr>
        <w:spacing w:after="0" w:line="240" w:lineRule="auto"/>
      </w:pPr>
      <w:r>
        <w:t>Current voltage being supplied by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r>
        <w:t>BatterLevel</w:t>
      </w:r>
    </w:p>
    <w:p w:rsidR="005676C7" w:rsidRDefault="005676C7" w:rsidP="004F5541">
      <w:pPr>
        <w:pStyle w:val="ListParagraph"/>
        <w:keepNext/>
        <w:keepLines/>
        <w:numPr>
          <w:ilvl w:val="1"/>
          <w:numId w:val="10"/>
        </w:numPr>
        <w:spacing w:after="0" w:line="240" w:lineRule="auto"/>
      </w:pPr>
      <w:r>
        <w:t>Current battery level of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int </w:t>
      </w:r>
      <w:r>
        <w:t>BRAmplitude</w:t>
      </w:r>
    </w:p>
    <w:p w:rsidR="005676C7" w:rsidRDefault="005676C7" w:rsidP="004F5541">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int </w:t>
      </w:r>
      <w:r>
        <w:t>BRNoise</w:t>
      </w:r>
    </w:p>
    <w:p w:rsidR="005676C7" w:rsidRDefault="005676C7" w:rsidP="004F5541">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r w:rsidR="001B16E7">
        <w:rPr>
          <w:b/>
        </w:rPr>
        <w:t>int</w:t>
      </w:r>
      <w:r>
        <w:rPr>
          <w:b/>
        </w:rPr>
        <w:t xml:space="preserve"> </w:t>
      </w:r>
      <w:r w:rsidR="001B16E7">
        <w:t>BRConfidence</w:t>
      </w:r>
    </w:p>
    <w:p w:rsidR="00496B70" w:rsidRDefault="001B16E7" w:rsidP="004F5541">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int </w:t>
      </w:r>
      <w:r>
        <w:t>ECGAmplitude</w:t>
      </w:r>
    </w:p>
    <w:p w:rsidR="001B16E7" w:rsidRDefault="001B16E7" w:rsidP="004F5541">
      <w:pPr>
        <w:pStyle w:val="ListParagraph"/>
        <w:keepNext/>
        <w:keepLines/>
        <w:numPr>
          <w:ilvl w:val="1"/>
          <w:numId w:val="10"/>
        </w:numPr>
        <w:spacing w:after="0" w:line="240" w:lineRule="auto"/>
      </w:pPr>
      <w:r>
        <w:t>Patient ECG amplitude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int </w:t>
      </w:r>
      <w:r>
        <w:t>ECGNoise</w:t>
      </w:r>
    </w:p>
    <w:p w:rsidR="001B16E7" w:rsidRDefault="001B16E7" w:rsidP="004F5541">
      <w:pPr>
        <w:pStyle w:val="ListParagraph"/>
        <w:keepNext/>
        <w:keepLines/>
        <w:numPr>
          <w:ilvl w:val="1"/>
          <w:numId w:val="10"/>
        </w:numPr>
        <w:spacing w:after="0" w:line="240" w:lineRule="auto"/>
      </w:pPr>
      <w:r>
        <w:t>Patient ECG noise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int </w:t>
      </w:r>
      <w:r>
        <w:t>HRConfidence</w:t>
      </w:r>
    </w:p>
    <w:p w:rsidR="001B16E7" w:rsidRDefault="001B16E7" w:rsidP="004F5541">
      <w:pPr>
        <w:pStyle w:val="ListParagraph"/>
        <w:keepNext/>
        <w:keepLines/>
        <w:numPr>
          <w:ilvl w:val="1"/>
          <w:numId w:val="10"/>
        </w:numPr>
        <w:spacing w:after="0" w:line="240" w:lineRule="auto"/>
      </w:pPr>
      <w:r>
        <w:t>Device confidence in the heart rate measurement.</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int </w:t>
      </w:r>
      <w:r>
        <w:t>HRV</w:t>
      </w:r>
    </w:p>
    <w:p w:rsidR="001B16E7" w:rsidRDefault="001B16E7" w:rsidP="004F5541">
      <w:pPr>
        <w:pStyle w:val="ListParagraph"/>
        <w:keepNext/>
        <w:keepLines/>
        <w:numPr>
          <w:ilvl w:val="1"/>
          <w:numId w:val="10"/>
        </w:numPr>
        <w:spacing w:after="0" w:line="240" w:lineRule="auto"/>
      </w:pPr>
      <w:r>
        <w:t>HRV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int </w:t>
      </w:r>
      <w:r>
        <w:t>SystemConfidence</w:t>
      </w:r>
    </w:p>
    <w:p w:rsidR="001B16E7" w:rsidRDefault="001B16E7" w:rsidP="004F5541">
      <w:pPr>
        <w:pStyle w:val="ListParagraph"/>
        <w:keepNext/>
        <w:keepLines/>
        <w:numPr>
          <w:ilvl w:val="1"/>
          <w:numId w:val="10"/>
        </w:numPr>
        <w:spacing w:after="0" w:line="240" w:lineRule="auto"/>
      </w:pPr>
      <w:r>
        <w:t>Measurement of overall system confidence in the measurements.</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int </w:t>
      </w:r>
      <w:r>
        <w:t>GSR</w:t>
      </w:r>
    </w:p>
    <w:p w:rsidR="001B16E7" w:rsidRDefault="001B16E7" w:rsidP="004F5541">
      <w:pPr>
        <w:pStyle w:val="ListParagraph"/>
        <w:keepNext/>
        <w:keepLines/>
        <w:numPr>
          <w:ilvl w:val="1"/>
          <w:numId w:val="10"/>
        </w:numPr>
        <w:spacing w:after="0" w:line="240" w:lineRule="auto"/>
      </w:pPr>
      <w:r>
        <w:t>GSR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int </w:t>
      </w:r>
      <w:r>
        <w:t>ROGState</w:t>
      </w:r>
    </w:p>
    <w:p w:rsidR="001B16E7" w:rsidRDefault="001B16E7" w:rsidP="004F5541">
      <w:pPr>
        <w:pStyle w:val="ListParagraph"/>
        <w:keepNext/>
        <w:keepLines/>
        <w:numPr>
          <w:ilvl w:val="1"/>
          <w:numId w:val="10"/>
        </w:numPr>
        <w:spacing w:after="0" w:line="240" w:lineRule="auto"/>
      </w:pPr>
      <w:r>
        <w:t>Some device state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int </w:t>
      </w:r>
      <w:r>
        <w:t>ROGTime</w:t>
      </w:r>
    </w:p>
    <w:p w:rsidR="001B16E7" w:rsidRDefault="001B16E7" w:rsidP="004F5541">
      <w:pPr>
        <w:pStyle w:val="ListParagraph"/>
        <w:keepNext/>
        <w:keepLines/>
        <w:numPr>
          <w:ilvl w:val="1"/>
          <w:numId w:val="10"/>
        </w:numPr>
        <w:spacing w:after="0" w:line="240" w:lineRule="auto"/>
      </w:pPr>
      <w:r>
        <w:t>An incremental time value representing how many samples occurred inside the current ROGState.</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r>
        <w:t>VerticalMin</w:t>
      </w:r>
    </w:p>
    <w:p w:rsidR="001B16E7" w:rsidRDefault="001B16E7" w:rsidP="004F5541">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r>
        <w:t>VerticalPeak</w:t>
      </w:r>
    </w:p>
    <w:p w:rsidR="005F0972" w:rsidRDefault="005F0972" w:rsidP="004F5541">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r>
        <w:t>LateralMin</w:t>
      </w:r>
    </w:p>
    <w:p w:rsidR="005F0972" w:rsidRDefault="005F0972" w:rsidP="004F5541">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r>
        <w:t>LateralPeak</w:t>
      </w:r>
    </w:p>
    <w:p w:rsidR="005F0972" w:rsidRDefault="005F0972" w:rsidP="004F5541">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4F5541">
      <w:pPr>
        <w:pStyle w:val="ListParagraph"/>
        <w:keepNext/>
        <w:keepLines/>
        <w:spacing w:after="0" w:line="240" w:lineRule="auto"/>
        <w:ind w:left="1800"/>
      </w:pPr>
    </w:p>
    <w:p w:rsidR="005F0972" w:rsidRDefault="005F0972" w:rsidP="004F5541">
      <w:pPr>
        <w:pStyle w:val="ListParagraph"/>
        <w:keepNext/>
        <w:keepLines/>
        <w:numPr>
          <w:ilvl w:val="0"/>
          <w:numId w:val="10"/>
        </w:numPr>
        <w:spacing w:after="0" w:line="240" w:lineRule="auto"/>
      </w:pPr>
      <w:r>
        <w:rPr>
          <w:b/>
        </w:rPr>
        <w:t xml:space="preserve">Public float </w:t>
      </w:r>
      <w:r>
        <w:t>SagittalMin</w:t>
      </w:r>
    </w:p>
    <w:p w:rsidR="005F0972" w:rsidRDefault="005F0972" w:rsidP="004F5541">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r>
        <w:t>SagittalPeak</w:t>
      </w:r>
    </w:p>
    <w:p w:rsidR="005F0972" w:rsidRDefault="005F0972" w:rsidP="004F5541">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r>
        <w:t>DeviceTemp</w:t>
      </w:r>
    </w:p>
    <w:p w:rsidR="005F0972" w:rsidRDefault="005F0972" w:rsidP="004F5541">
      <w:pPr>
        <w:pStyle w:val="ListParagraph"/>
        <w:keepNext/>
        <w:keepLines/>
        <w:numPr>
          <w:ilvl w:val="1"/>
          <w:numId w:val="10"/>
        </w:numPr>
        <w:spacing w:after="0" w:line="240" w:lineRule="auto"/>
      </w:pPr>
      <w:r>
        <w:t>Device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int </w:t>
      </w:r>
      <w:r>
        <w:t>StatusInfo</w:t>
      </w:r>
    </w:p>
    <w:p w:rsidR="005F0972" w:rsidRDefault="005F0972" w:rsidP="004F5541">
      <w:pPr>
        <w:pStyle w:val="ListParagraph"/>
        <w:keepNext/>
        <w:keepLines/>
        <w:numPr>
          <w:ilvl w:val="1"/>
          <w:numId w:val="10"/>
        </w:numPr>
        <w:spacing w:after="0" w:line="240" w:lineRule="auto"/>
      </w:pPr>
      <w:r>
        <w:t>A status code provided by the device.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int </w:t>
      </w:r>
      <w:r>
        <w:t>LinkQuality</w:t>
      </w:r>
    </w:p>
    <w:p w:rsidR="005F0972" w:rsidRDefault="005F0972" w:rsidP="004F5541">
      <w:pPr>
        <w:pStyle w:val="ListParagraph"/>
        <w:keepNext/>
        <w:keepLines/>
        <w:numPr>
          <w:ilvl w:val="1"/>
          <w:numId w:val="10"/>
        </w:numPr>
        <w:spacing w:after="0" w:line="240" w:lineRule="auto"/>
      </w:pPr>
      <w:r>
        <w:t xml:space="preserve">Measurement of the quality of the device link.  </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int </w:t>
      </w:r>
      <w:r>
        <w:t>RSSI</w:t>
      </w:r>
    </w:p>
    <w:p w:rsidR="005F0972" w:rsidRDefault="005F0972" w:rsidP="004F5541">
      <w:pPr>
        <w:pStyle w:val="ListParagraph"/>
        <w:keepNext/>
        <w:keepLines/>
        <w:numPr>
          <w:ilvl w:val="1"/>
          <w:numId w:val="10"/>
        </w:numPr>
        <w:spacing w:after="0" w:line="240" w:lineRule="auto"/>
      </w:pPr>
      <w:r>
        <w:t>RSSI value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int </w:t>
      </w:r>
      <w:r>
        <w:t>TxPower</w:t>
      </w:r>
    </w:p>
    <w:p w:rsidR="005F0972" w:rsidRDefault="005F0972" w:rsidP="004F5541">
      <w:pPr>
        <w:pStyle w:val="ListParagraph"/>
        <w:keepNext/>
        <w:keepLines/>
        <w:numPr>
          <w:ilvl w:val="1"/>
          <w:numId w:val="10"/>
        </w:numPr>
        <w:spacing w:after="0" w:line="240" w:lineRule="auto"/>
      </w:pPr>
      <w:r>
        <w:t>Transmit power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r>
        <w:t>CoreTemp</w:t>
      </w:r>
    </w:p>
    <w:p w:rsidR="005F0972" w:rsidRDefault="005F0972" w:rsidP="004F5541">
      <w:pPr>
        <w:pStyle w:val="ListParagraph"/>
        <w:keepNext/>
        <w:keepLines/>
        <w:numPr>
          <w:ilvl w:val="1"/>
          <w:numId w:val="10"/>
        </w:numPr>
        <w:spacing w:after="0" w:line="240" w:lineRule="auto"/>
      </w:pPr>
      <w:r>
        <w:t>Device core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int </w:t>
      </w:r>
      <w:r>
        <w:t>AuxADC1</w:t>
      </w:r>
    </w:p>
    <w:p w:rsidR="005F0972" w:rsidRDefault="005F0972" w:rsidP="004F5541">
      <w:pPr>
        <w:pStyle w:val="ListParagraph"/>
        <w:keepNext/>
        <w:keepLines/>
        <w:numPr>
          <w:ilvl w:val="1"/>
          <w:numId w:val="10"/>
        </w:numPr>
        <w:spacing w:after="0" w:line="240" w:lineRule="auto"/>
      </w:pPr>
      <w:r>
        <w:t>Auxillary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int </w:t>
      </w:r>
      <w:r>
        <w:t>AuxADC2</w:t>
      </w:r>
    </w:p>
    <w:p w:rsidR="00E17631" w:rsidRDefault="00E17631" w:rsidP="004F5541">
      <w:pPr>
        <w:pStyle w:val="ListParagraph"/>
        <w:keepNext/>
        <w:keepLines/>
        <w:numPr>
          <w:ilvl w:val="1"/>
          <w:numId w:val="10"/>
        </w:numPr>
        <w:spacing w:after="0" w:line="240" w:lineRule="auto"/>
      </w:pPr>
      <w:r>
        <w:t>Auxillary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int </w:t>
      </w:r>
      <w:r>
        <w:t>AuxADC3</w:t>
      </w:r>
    </w:p>
    <w:p w:rsidR="00E17631" w:rsidRDefault="00E17631" w:rsidP="004F5541">
      <w:pPr>
        <w:pStyle w:val="ListParagraph"/>
        <w:keepNext/>
        <w:keepLines/>
        <w:numPr>
          <w:ilvl w:val="1"/>
          <w:numId w:val="10"/>
        </w:numPr>
        <w:spacing w:after="0" w:line="240" w:lineRule="auto"/>
      </w:pPr>
      <w:r>
        <w:t>Auxillary ADC value.</w:t>
      </w:r>
    </w:p>
    <w:p w:rsidR="005F0972" w:rsidRDefault="005F0972"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Guid </w:t>
      </w:r>
      <w:r>
        <w:t>PatientDataId</w:t>
      </w:r>
    </w:p>
    <w:p w:rsidR="00496B70" w:rsidRDefault="00496B70" w:rsidP="004F554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rsidR="00496B70" w:rsidRDefault="00496B70" w:rsidP="004F5541">
      <w:pPr>
        <w:pStyle w:val="ListParagraph"/>
        <w:keepNext/>
        <w:keepLines/>
        <w:spacing w:after="0" w:line="240" w:lineRule="auto"/>
        <w:ind w:left="2520"/>
      </w:pPr>
    </w:p>
    <w:p w:rsidR="00496B70" w:rsidRPr="00D6053C" w:rsidRDefault="00496B70" w:rsidP="004F5541">
      <w:pPr>
        <w:keepNext/>
        <w:keepLines/>
        <w:spacing w:after="0" w:line="240" w:lineRule="auto"/>
        <w:ind w:firstLine="720"/>
        <w:rPr>
          <w:b/>
        </w:rPr>
      </w:pPr>
      <w:r w:rsidRPr="00D6053C">
        <w:rPr>
          <w:b/>
        </w:rPr>
        <w:t>Operations:</w:t>
      </w:r>
    </w:p>
    <w:p w:rsidR="00496B70" w:rsidRDefault="00496B70" w:rsidP="004F5541">
      <w:pPr>
        <w:pStyle w:val="ListParagraph"/>
        <w:keepNext/>
        <w:keepLines/>
        <w:numPr>
          <w:ilvl w:val="0"/>
          <w:numId w:val="7"/>
        </w:numPr>
        <w:spacing w:after="0" w:line="240" w:lineRule="auto"/>
      </w:pPr>
      <w:r w:rsidRPr="00484ED5">
        <w:t>Sets and gets for all attributes.</w:t>
      </w:r>
    </w:p>
    <w:p w:rsidR="00496B70" w:rsidRDefault="00496B70" w:rsidP="004F5541">
      <w:pPr>
        <w:pStyle w:val="ListParagraph"/>
        <w:keepNext/>
        <w:keepLines/>
        <w:spacing w:after="0" w:line="240" w:lineRule="auto"/>
        <w:ind w:left="1800"/>
      </w:pPr>
    </w:p>
    <w:p w:rsidR="00496B70" w:rsidRDefault="00496B70" w:rsidP="004F5541">
      <w:pPr>
        <w:keepNext/>
        <w:keepLines/>
        <w:spacing w:after="0" w:line="240" w:lineRule="auto"/>
        <w:ind w:left="720"/>
        <w:rPr>
          <w:b/>
        </w:rPr>
      </w:pPr>
      <w:r>
        <w:rPr>
          <w:b/>
        </w:rPr>
        <w:t>Constructors:</w:t>
      </w:r>
    </w:p>
    <w:p w:rsidR="00496B70" w:rsidRDefault="00496B70" w:rsidP="004F5541">
      <w:pPr>
        <w:pStyle w:val="ListParagraph"/>
        <w:keepNext/>
        <w:keepLines/>
        <w:numPr>
          <w:ilvl w:val="0"/>
          <w:numId w:val="14"/>
        </w:numPr>
        <w:spacing w:after="0" w:line="240" w:lineRule="auto"/>
        <w:rPr>
          <w:b/>
        </w:rPr>
      </w:pPr>
      <w:r>
        <w:rPr>
          <w:b/>
        </w:rPr>
        <w:t xml:space="preserve">Public </w:t>
      </w:r>
      <w:r>
        <w:t>Zephyr</w:t>
      </w:r>
      <w:r w:rsidR="005676C7">
        <w:t>Summary</w:t>
      </w:r>
      <w:r>
        <w:t>Data ()</w:t>
      </w:r>
    </w:p>
    <w:p w:rsidR="00496B70" w:rsidRPr="0052061F" w:rsidRDefault="00496B70" w:rsidP="004F5541">
      <w:pPr>
        <w:pStyle w:val="ListParagraph"/>
        <w:keepNext/>
        <w:keepLines/>
        <w:numPr>
          <w:ilvl w:val="1"/>
          <w:numId w:val="14"/>
        </w:numPr>
        <w:spacing w:after="0" w:line="240" w:lineRule="auto"/>
        <w:rPr>
          <w:b/>
        </w:rPr>
      </w:pPr>
      <w:r>
        <w:t>Default constructor</w:t>
      </w:r>
    </w:p>
    <w:p w:rsidR="00496B70" w:rsidRDefault="00496B70" w:rsidP="004F5541">
      <w:pPr>
        <w:keepNext/>
        <w:keepLines/>
      </w:pPr>
    </w:p>
    <w:p w:rsidR="00812105" w:rsidRDefault="00831F49" w:rsidP="004F5541">
      <w:pPr>
        <w:pStyle w:val="Heading3"/>
        <w:keepNext/>
        <w:keepLines/>
      </w:pPr>
      <w:bookmarkStart w:id="148" w:name="_Toc435182020"/>
      <w:bookmarkStart w:id="149" w:name="_Toc436791615"/>
      <w:r w:rsidRPr="0084672C">
        <w:t>Enumerations</w:t>
      </w:r>
      <w:bookmarkEnd w:id="148"/>
      <w:bookmarkEnd w:id="149"/>
    </w:p>
    <w:p w:rsidR="00812105" w:rsidRDefault="00831F49" w:rsidP="004F5541">
      <w:pPr>
        <w:pStyle w:val="Heading4"/>
        <w:keepNext/>
        <w:keepLines/>
      </w:pPr>
      <w:bookmarkStart w:id="150" w:name="_Toc435182021"/>
      <w:r w:rsidRPr="0084672C">
        <w:t>Activity</w:t>
      </w:r>
      <w:r w:rsidR="005E33EA">
        <w:t>Type</w:t>
      </w:r>
      <w:bookmarkEnd w:id="150"/>
    </w:p>
    <w:p w:rsidR="00812105" w:rsidRDefault="00831F49" w:rsidP="004F5541">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4F5541">
      <w:pPr>
        <w:keepNext/>
        <w:keepLines/>
        <w:spacing w:after="0" w:line="360" w:lineRule="auto"/>
        <w:rPr>
          <w:b/>
        </w:rPr>
      </w:pPr>
      <w:r>
        <w:rPr>
          <w:b/>
        </w:rPr>
        <w:t>&lt;&lt;Enumeration&gt;&gt;</w:t>
      </w:r>
    </w:p>
    <w:p w:rsidR="00812105" w:rsidRDefault="00831F49" w:rsidP="004F5541">
      <w:pPr>
        <w:keepNext/>
        <w:keepLines/>
        <w:spacing w:after="0" w:line="240" w:lineRule="auto"/>
        <w:rPr>
          <w:b/>
        </w:rPr>
      </w:pPr>
      <w:r>
        <w:rPr>
          <w:b/>
        </w:rPr>
        <w:tab/>
        <w:t>Attributes:</w:t>
      </w:r>
    </w:p>
    <w:p w:rsidR="00E82D63" w:rsidRPr="004F5541" w:rsidRDefault="00E82D63" w:rsidP="004F5541">
      <w:pPr>
        <w:pStyle w:val="ListParagraph"/>
        <w:keepNext/>
        <w:keepLines/>
        <w:numPr>
          <w:ilvl w:val="0"/>
          <w:numId w:val="14"/>
        </w:numPr>
        <w:spacing w:after="0" w:line="240" w:lineRule="auto"/>
      </w:pPr>
      <w:r w:rsidRPr="004F5541">
        <w:t>Home: Cooking</w:t>
      </w:r>
    </w:p>
    <w:p w:rsidR="00E82D63" w:rsidRPr="004F5541" w:rsidRDefault="00E82D63" w:rsidP="004F5541">
      <w:pPr>
        <w:pStyle w:val="ListParagraph"/>
        <w:keepNext/>
        <w:keepLines/>
        <w:numPr>
          <w:ilvl w:val="0"/>
          <w:numId w:val="14"/>
        </w:numPr>
        <w:spacing w:after="0" w:line="240" w:lineRule="auto"/>
      </w:pPr>
      <w:r w:rsidRPr="004F5541">
        <w:t>Home: Doing housework</w:t>
      </w:r>
    </w:p>
    <w:p w:rsidR="00E82D63" w:rsidRPr="004F5541" w:rsidRDefault="00E82D63" w:rsidP="004F5541">
      <w:pPr>
        <w:pStyle w:val="ListParagraph"/>
        <w:keepNext/>
        <w:keepLines/>
        <w:numPr>
          <w:ilvl w:val="0"/>
          <w:numId w:val="14"/>
        </w:numPr>
        <w:spacing w:after="0" w:line="240" w:lineRule="auto"/>
      </w:pPr>
      <w:r w:rsidRPr="004F5541">
        <w:t>Home: Eating</w:t>
      </w:r>
    </w:p>
    <w:p w:rsidR="00E82D63" w:rsidRPr="004F5541" w:rsidRDefault="00E82D63" w:rsidP="004F5541">
      <w:pPr>
        <w:pStyle w:val="ListParagraph"/>
        <w:keepNext/>
        <w:keepLines/>
        <w:numPr>
          <w:ilvl w:val="0"/>
          <w:numId w:val="14"/>
        </w:numPr>
        <w:spacing w:after="0" w:line="240" w:lineRule="auto"/>
      </w:pPr>
      <w:r w:rsidRPr="004F5541">
        <w:t>Home: Watching TV</w:t>
      </w:r>
    </w:p>
    <w:p w:rsidR="00E82D63" w:rsidRPr="004F5541" w:rsidRDefault="00E82D63" w:rsidP="004F5541">
      <w:pPr>
        <w:pStyle w:val="ListParagraph"/>
        <w:keepNext/>
        <w:keepLines/>
        <w:numPr>
          <w:ilvl w:val="0"/>
          <w:numId w:val="14"/>
        </w:numPr>
        <w:spacing w:after="0" w:line="240" w:lineRule="auto"/>
      </w:pPr>
      <w:r w:rsidRPr="004F5541">
        <w:t>Home: Napping</w:t>
      </w:r>
    </w:p>
    <w:p w:rsidR="00E82D63" w:rsidRPr="004F5541" w:rsidRDefault="00E82D63" w:rsidP="004F5541">
      <w:pPr>
        <w:pStyle w:val="ListParagraph"/>
        <w:keepNext/>
        <w:keepLines/>
        <w:numPr>
          <w:ilvl w:val="0"/>
          <w:numId w:val="14"/>
        </w:numPr>
        <w:spacing w:after="0" w:line="240" w:lineRule="auto"/>
      </w:pPr>
      <w:r w:rsidRPr="004F5541">
        <w:t>Home: Sleeping</w:t>
      </w:r>
    </w:p>
    <w:p w:rsidR="00E82D63" w:rsidRPr="004F5541" w:rsidRDefault="00E82D63" w:rsidP="004F5541">
      <w:pPr>
        <w:pStyle w:val="ListParagraph"/>
        <w:keepNext/>
        <w:keepLines/>
        <w:numPr>
          <w:ilvl w:val="0"/>
          <w:numId w:val="14"/>
        </w:numPr>
        <w:spacing w:after="0" w:line="240" w:lineRule="auto"/>
      </w:pPr>
      <w:r w:rsidRPr="004F5541">
        <w:t>Home: Sitting</w:t>
      </w:r>
    </w:p>
    <w:p w:rsidR="00E82D63" w:rsidRPr="004F5541" w:rsidRDefault="00E82D63" w:rsidP="004F5541">
      <w:pPr>
        <w:pStyle w:val="ListParagraph"/>
        <w:keepNext/>
        <w:keepLines/>
        <w:numPr>
          <w:ilvl w:val="0"/>
          <w:numId w:val="14"/>
        </w:numPr>
        <w:spacing w:after="0" w:line="240" w:lineRule="auto"/>
      </w:pPr>
      <w:r w:rsidRPr="004F5541">
        <w:t>Home: Gardening</w:t>
      </w:r>
    </w:p>
    <w:p w:rsidR="00E82D63" w:rsidRDefault="00E82D63" w:rsidP="004F5541">
      <w:pPr>
        <w:pStyle w:val="ListParagraph"/>
        <w:keepNext/>
        <w:keepLines/>
        <w:numPr>
          <w:ilvl w:val="0"/>
          <w:numId w:val="14"/>
        </w:numPr>
        <w:spacing w:after="0" w:line="240" w:lineRule="auto"/>
      </w:pPr>
      <w:r w:rsidRPr="004F5541">
        <w:t>Driving</w:t>
      </w:r>
    </w:p>
    <w:p w:rsidR="00E82D63" w:rsidRPr="004F5541" w:rsidRDefault="00E82D63" w:rsidP="004F5541">
      <w:pPr>
        <w:pStyle w:val="ListParagraph"/>
        <w:keepNext/>
        <w:keepLines/>
        <w:numPr>
          <w:ilvl w:val="0"/>
          <w:numId w:val="14"/>
        </w:numPr>
        <w:spacing w:after="0" w:line="240" w:lineRule="auto"/>
      </w:pPr>
      <w:r w:rsidRPr="004F5541">
        <w:t>Using transportation (somebody else is driving)</w:t>
      </w:r>
    </w:p>
    <w:p w:rsidR="00E82D63" w:rsidRPr="004F5541" w:rsidRDefault="00E82D63" w:rsidP="004F5541">
      <w:pPr>
        <w:pStyle w:val="ListParagraph"/>
        <w:keepNext/>
        <w:keepLines/>
        <w:numPr>
          <w:ilvl w:val="0"/>
          <w:numId w:val="14"/>
        </w:numPr>
        <w:spacing w:after="0" w:line="240" w:lineRule="auto"/>
      </w:pPr>
      <w:r w:rsidRPr="004F5541">
        <w:t>Shopping</w:t>
      </w:r>
    </w:p>
    <w:p w:rsidR="00E82D63" w:rsidRPr="004F5541" w:rsidRDefault="00E82D63" w:rsidP="004F5541">
      <w:pPr>
        <w:pStyle w:val="ListParagraph"/>
        <w:keepNext/>
        <w:keepLines/>
        <w:numPr>
          <w:ilvl w:val="0"/>
          <w:numId w:val="14"/>
        </w:numPr>
        <w:spacing w:after="0" w:line="240" w:lineRule="auto"/>
      </w:pPr>
      <w:r w:rsidRPr="004F5541">
        <w:t>Office Work</w:t>
      </w:r>
    </w:p>
    <w:p w:rsidR="00E82D63" w:rsidRPr="004F5541" w:rsidRDefault="00E82D63" w:rsidP="004F5541">
      <w:pPr>
        <w:pStyle w:val="ListParagraph"/>
        <w:keepNext/>
        <w:keepLines/>
        <w:numPr>
          <w:ilvl w:val="0"/>
          <w:numId w:val="14"/>
        </w:numPr>
        <w:spacing w:after="0" w:line="240" w:lineRule="auto"/>
      </w:pPr>
      <w:r w:rsidRPr="004F5541">
        <w:t>Workplace Activities</w:t>
      </w:r>
    </w:p>
    <w:p w:rsidR="00E82D63" w:rsidRPr="004F5541" w:rsidRDefault="00E82D63" w:rsidP="004F5541">
      <w:pPr>
        <w:pStyle w:val="ListParagraph"/>
        <w:keepNext/>
        <w:keepLines/>
        <w:numPr>
          <w:ilvl w:val="0"/>
          <w:numId w:val="14"/>
        </w:numPr>
        <w:spacing w:after="0" w:line="240" w:lineRule="auto"/>
      </w:pPr>
      <w:r w:rsidRPr="004F5541">
        <w:t>Walking</w:t>
      </w:r>
    </w:p>
    <w:p w:rsidR="00E82D63" w:rsidRPr="004F5541" w:rsidRDefault="00E82D63" w:rsidP="004F5541">
      <w:pPr>
        <w:pStyle w:val="ListParagraph"/>
        <w:keepNext/>
        <w:keepLines/>
        <w:numPr>
          <w:ilvl w:val="0"/>
          <w:numId w:val="14"/>
        </w:numPr>
        <w:spacing w:after="0" w:line="240" w:lineRule="auto"/>
      </w:pPr>
      <w:r w:rsidRPr="004F5541">
        <w:t>Running</w:t>
      </w:r>
    </w:p>
    <w:p w:rsidR="00E82D63" w:rsidRPr="004F5541" w:rsidRDefault="00E82D63" w:rsidP="004F5541">
      <w:pPr>
        <w:pStyle w:val="ListParagraph"/>
        <w:keepNext/>
        <w:keepLines/>
        <w:numPr>
          <w:ilvl w:val="0"/>
          <w:numId w:val="14"/>
        </w:numPr>
        <w:spacing w:after="0" w:line="240" w:lineRule="auto"/>
      </w:pPr>
      <w:r w:rsidRPr="004F5541">
        <w:t>Climbing Stairs</w:t>
      </w:r>
    </w:p>
    <w:p w:rsidR="00E82D63" w:rsidRPr="004F5541" w:rsidRDefault="00E82D63" w:rsidP="004F5541">
      <w:pPr>
        <w:pStyle w:val="ListParagraph"/>
        <w:keepNext/>
        <w:keepLines/>
        <w:numPr>
          <w:ilvl w:val="0"/>
          <w:numId w:val="14"/>
        </w:numPr>
        <w:spacing w:after="0" w:line="240" w:lineRule="auto"/>
      </w:pPr>
      <w:r w:rsidRPr="004F5541">
        <w:t>Exercise – Low Intensity</w:t>
      </w:r>
    </w:p>
    <w:p w:rsidR="00E82D63" w:rsidRPr="004F5541" w:rsidRDefault="00E82D63" w:rsidP="004F5541">
      <w:pPr>
        <w:pStyle w:val="ListParagraph"/>
        <w:keepNext/>
        <w:keepLines/>
        <w:numPr>
          <w:ilvl w:val="0"/>
          <w:numId w:val="14"/>
        </w:numPr>
        <w:spacing w:after="0" w:line="240" w:lineRule="auto"/>
      </w:pPr>
      <w:r w:rsidRPr="004F5541">
        <w:t>Exercise – Medium Intensity</w:t>
      </w:r>
    </w:p>
    <w:p w:rsidR="00E82D63" w:rsidRPr="004F5541" w:rsidRDefault="00E82D63" w:rsidP="004F5541">
      <w:pPr>
        <w:pStyle w:val="ListParagraph"/>
        <w:keepNext/>
        <w:keepLines/>
        <w:numPr>
          <w:ilvl w:val="0"/>
          <w:numId w:val="14"/>
        </w:numPr>
        <w:spacing w:after="0" w:line="240" w:lineRule="auto"/>
      </w:pPr>
      <w:r w:rsidRPr="004F5541">
        <w:t>Exercise – High Intensity</w:t>
      </w:r>
    </w:p>
    <w:p w:rsidR="00E82D63" w:rsidRPr="004F5541" w:rsidRDefault="00E82D63" w:rsidP="004F5541">
      <w:pPr>
        <w:pStyle w:val="ListParagraph"/>
        <w:keepNext/>
        <w:keepLines/>
        <w:numPr>
          <w:ilvl w:val="0"/>
          <w:numId w:val="14"/>
        </w:numPr>
        <w:spacing w:after="0" w:line="240" w:lineRule="auto"/>
      </w:pPr>
      <w:r w:rsidRPr="004F5541">
        <w:t>Playing Sports</w:t>
      </w:r>
    </w:p>
    <w:p w:rsidR="00E82D63" w:rsidRPr="004F5541" w:rsidRDefault="00E82D63" w:rsidP="004F5541">
      <w:pPr>
        <w:pStyle w:val="ListParagraph"/>
        <w:keepNext/>
        <w:keepLines/>
        <w:numPr>
          <w:ilvl w:val="0"/>
          <w:numId w:val="14"/>
        </w:numPr>
        <w:spacing w:after="0" w:line="240" w:lineRule="auto"/>
      </w:pPr>
      <w:r w:rsidRPr="004F5541">
        <w:lastRenderedPageBreak/>
        <w:t>Swimming</w:t>
      </w:r>
    </w:p>
    <w:p w:rsidR="00E82D63" w:rsidRPr="004F5541" w:rsidRDefault="00E82D63" w:rsidP="004F5541">
      <w:pPr>
        <w:pStyle w:val="ListParagraph"/>
        <w:keepNext/>
        <w:keepLines/>
        <w:numPr>
          <w:ilvl w:val="0"/>
          <w:numId w:val="14"/>
        </w:numPr>
        <w:spacing w:after="0" w:line="240" w:lineRule="auto"/>
      </w:pPr>
      <w:r w:rsidRPr="004F5541">
        <w:t>Hiking</w:t>
      </w:r>
    </w:p>
    <w:p w:rsidR="00E82D63" w:rsidRDefault="00E82D63" w:rsidP="004F5541">
      <w:pPr>
        <w:pStyle w:val="ListParagraph"/>
        <w:keepNext/>
        <w:keepLines/>
        <w:numPr>
          <w:ilvl w:val="0"/>
          <w:numId w:val="14"/>
        </w:numPr>
        <w:spacing w:after="0" w:line="240" w:lineRule="auto"/>
      </w:pPr>
      <w:r w:rsidRPr="004F5541">
        <w:t>Biking</w:t>
      </w:r>
    </w:p>
    <w:p w:rsidR="00E82D63" w:rsidRDefault="00E82D63" w:rsidP="004F5541">
      <w:pPr>
        <w:pStyle w:val="ListParagraph"/>
        <w:keepNext/>
        <w:keepLines/>
        <w:numPr>
          <w:ilvl w:val="0"/>
          <w:numId w:val="14"/>
        </w:numPr>
        <w:spacing w:after="0" w:line="240" w:lineRule="auto"/>
      </w:pPr>
      <w:r w:rsidRPr="004F5541">
        <w:t>Miscellaneous</w:t>
      </w:r>
    </w:p>
    <w:p w:rsidR="00812105" w:rsidRDefault="00812105" w:rsidP="004F5541">
      <w:pPr>
        <w:pStyle w:val="ListParagraph"/>
        <w:keepNext/>
        <w:keepLines/>
        <w:spacing w:after="0" w:line="240" w:lineRule="auto"/>
        <w:ind w:left="1800"/>
        <w:rPr>
          <w:b/>
        </w:rPr>
      </w:pPr>
    </w:p>
    <w:p w:rsidR="00812105" w:rsidRDefault="0096020E" w:rsidP="004F5541">
      <w:pPr>
        <w:pStyle w:val="Heading4"/>
        <w:keepNext/>
        <w:keepLines/>
      </w:pPr>
      <w:r>
        <w:t>AccountStatus</w:t>
      </w:r>
    </w:p>
    <w:p w:rsidR="00812105" w:rsidRDefault="0096020E" w:rsidP="004F5541">
      <w:pPr>
        <w:keepNext/>
        <w:keepLines/>
        <w:spacing w:after="120" w:line="240" w:lineRule="auto"/>
      </w:pPr>
      <w:r>
        <w:t>This is the enumeration that contains the different account statuses.</w:t>
      </w:r>
    </w:p>
    <w:p w:rsidR="00812105" w:rsidRDefault="0096020E" w:rsidP="004F5541">
      <w:pPr>
        <w:keepNext/>
        <w:keepLines/>
        <w:spacing w:after="0" w:line="360" w:lineRule="auto"/>
        <w:rPr>
          <w:b/>
        </w:rPr>
      </w:pPr>
      <w:r>
        <w:rPr>
          <w:b/>
        </w:rPr>
        <w:t>&lt;&lt;Enumeration&gt;&gt;</w:t>
      </w:r>
    </w:p>
    <w:p w:rsidR="00812105" w:rsidRDefault="0096020E" w:rsidP="004F5541">
      <w:pPr>
        <w:keepNext/>
        <w:keepLines/>
        <w:spacing w:after="0" w:line="240" w:lineRule="auto"/>
        <w:rPr>
          <w:b/>
        </w:rPr>
      </w:pPr>
      <w:r>
        <w:rPr>
          <w:b/>
        </w:rPr>
        <w:tab/>
        <w:t>Attributes:</w:t>
      </w:r>
    </w:p>
    <w:p w:rsidR="00812105" w:rsidRPr="00D6053C" w:rsidRDefault="00B50D54" w:rsidP="004F5541">
      <w:pPr>
        <w:pStyle w:val="ListParagraph"/>
        <w:keepNext/>
        <w:keepLines/>
        <w:numPr>
          <w:ilvl w:val="0"/>
          <w:numId w:val="11"/>
        </w:numPr>
        <w:spacing w:after="0" w:line="240" w:lineRule="auto"/>
        <w:rPr>
          <w:b/>
        </w:rPr>
      </w:pPr>
      <w:r>
        <w:t>Pending</w:t>
      </w:r>
    </w:p>
    <w:p w:rsidR="00812105" w:rsidRPr="00D6053C" w:rsidRDefault="0096020E" w:rsidP="004F5541">
      <w:pPr>
        <w:pStyle w:val="ListParagraph"/>
        <w:keepNext/>
        <w:keepLines/>
        <w:numPr>
          <w:ilvl w:val="0"/>
          <w:numId w:val="11"/>
        </w:numPr>
        <w:spacing w:after="0" w:line="240" w:lineRule="auto"/>
        <w:rPr>
          <w:b/>
        </w:rPr>
      </w:pPr>
      <w:r>
        <w:t>Active</w:t>
      </w:r>
    </w:p>
    <w:p w:rsidR="00812105" w:rsidRDefault="0096020E" w:rsidP="004F5541">
      <w:pPr>
        <w:pStyle w:val="ListParagraph"/>
        <w:keepNext/>
        <w:keepLines/>
        <w:numPr>
          <w:ilvl w:val="0"/>
          <w:numId w:val="11"/>
        </w:numPr>
        <w:spacing w:after="0" w:line="240" w:lineRule="auto"/>
        <w:rPr>
          <w:b/>
        </w:rPr>
      </w:pPr>
      <w:r>
        <w:t>Inactive</w:t>
      </w:r>
    </w:p>
    <w:p w:rsidR="00812105" w:rsidRDefault="0078229C" w:rsidP="004F5541">
      <w:pPr>
        <w:pStyle w:val="Heading4"/>
        <w:keepNext/>
        <w:keepLines/>
      </w:pPr>
      <w:r>
        <w:t>PatientEthnicity</w:t>
      </w:r>
    </w:p>
    <w:p w:rsidR="00812105" w:rsidRDefault="0078229C" w:rsidP="004F5541">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4F5541">
      <w:pPr>
        <w:keepNext/>
        <w:keepLines/>
        <w:spacing w:after="0" w:line="360" w:lineRule="auto"/>
        <w:rPr>
          <w:b/>
        </w:rPr>
      </w:pPr>
      <w:r>
        <w:rPr>
          <w:b/>
        </w:rPr>
        <w:t>&lt;&lt;Enumeration&gt;&gt;</w:t>
      </w:r>
    </w:p>
    <w:p w:rsidR="00812105" w:rsidRDefault="0078229C" w:rsidP="004F5541">
      <w:pPr>
        <w:keepNext/>
        <w:keepLines/>
        <w:spacing w:after="0" w:line="240" w:lineRule="auto"/>
        <w:rPr>
          <w:b/>
        </w:rPr>
      </w:pPr>
      <w:r>
        <w:rPr>
          <w:b/>
        </w:rPr>
        <w:tab/>
        <w:t>Attributes:</w:t>
      </w:r>
    </w:p>
    <w:p w:rsidR="00812105" w:rsidRDefault="0078229C" w:rsidP="004F5541">
      <w:pPr>
        <w:pStyle w:val="ListParagraph"/>
        <w:keepNext/>
        <w:keepLines/>
        <w:numPr>
          <w:ilvl w:val="0"/>
          <w:numId w:val="11"/>
        </w:numPr>
        <w:spacing w:after="0" w:line="240" w:lineRule="auto"/>
        <w:rPr>
          <w:b/>
        </w:rPr>
      </w:pPr>
      <w:r>
        <w:t>Hispanic or Latino</w:t>
      </w:r>
    </w:p>
    <w:p w:rsidR="00812105" w:rsidRPr="00D6053C" w:rsidRDefault="0078229C" w:rsidP="004F5541">
      <w:pPr>
        <w:pStyle w:val="ListParagraph"/>
        <w:keepNext/>
        <w:keepLines/>
        <w:numPr>
          <w:ilvl w:val="0"/>
          <w:numId w:val="11"/>
        </w:numPr>
        <w:spacing w:after="0" w:line="240" w:lineRule="auto"/>
        <w:rPr>
          <w:b/>
        </w:rPr>
      </w:pPr>
      <w:r>
        <w:t>Not Hispanic or Latino</w:t>
      </w:r>
    </w:p>
    <w:p w:rsidR="00812105" w:rsidRDefault="00812105" w:rsidP="004F5541">
      <w:pPr>
        <w:keepNext/>
        <w:keepLines/>
        <w:spacing w:after="0" w:line="240" w:lineRule="auto"/>
        <w:rPr>
          <w:b/>
        </w:rPr>
      </w:pPr>
    </w:p>
    <w:p w:rsidR="00812105" w:rsidRDefault="0007275F" w:rsidP="004F5541">
      <w:pPr>
        <w:pStyle w:val="Heading4"/>
        <w:keepNext/>
        <w:keepLines/>
      </w:pPr>
      <w:r>
        <w:t>PatientRace</w:t>
      </w:r>
    </w:p>
    <w:p w:rsidR="00812105" w:rsidRDefault="0007275F" w:rsidP="004F5541">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American Indian or Alaska Native</w:t>
      </w:r>
    </w:p>
    <w:p w:rsidR="00812105" w:rsidRPr="00D6053C" w:rsidRDefault="0007275F" w:rsidP="004F5541">
      <w:pPr>
        <w:pStyle w:val="ListParagraph"/>
        <w:keepNext/>
        <w:keepLines/>
        <w:numPr>
          <w:ilvl w:val="0"/>
          <w:numId w:val="11"/>
        </w:numPr>
        <w:spacing w:after="0" w:line="240" w:lineRule="auto"/>
        <w:rPr>
          <w:b/>
        </w:rPr>
      </w:pPr>
      <w:r>
        <w:t>Asian</w:t>
      </w:r>
    </w:p>
    <w:p w:rsidR="00812105" w:rsidRPr="00D6053C" w:rsidRDefault="0007275F" w:rsidP="004F5541">
      <w:pPr>
        <w:pStyle w:val="ListParagraph"/>
        <w:keepNext/>
        <w:keepLines/>
        <w:numPr>
          <w:ilvl w:val="0"/>
          <w:numId w:val="11"/>
        </w:numPr>
        <w:spacing w:after="0" w:line="240" w:lineRule="auto"/>
        <w:rPr>
          <w:b/>
        </w:rPr>
      </w:pPr>
      <w:r>
        <w:t>Black or African American</w:t>
      </w:r>
    </w:p>
    <w:p w:rsidR="00812105" w:rsidRPr="00D6053C" w:rsidRDefault="0007275F" w:rsidP="004F5541">
      <w:pPr>
        <w:pStyle w:val="ListParagraph"/>
        <w:keepNext/>
        <w:keepLines/>
        <w:numPr>
          <w:ilvl w:val="0"/>
          <w:numId w:val="11"/>
        </w:numPr>
        <w:spacing w:after="0" w:line="240" w:lineRule="auto"/>
        <w:rPr>
          <w:b/>
        </w:rPr>
      </w:pPr>
      <w:r>
        <w:t>Native Hawaiian or Other Pacific Islander</w:t>
      </w:r>
    </w:p>
    <w:p w:rsidR="00812105" w:rsidRPr="00D6053C" w:rsidRDefault="0007275F" w:rsidP="004F5541">
      <w:pPr>
        <w:pStyle w:val="ListParagraph"/>
        <w:keepNext/>
        <w:keepLines/>
        <w:numPr>
          <w:ilvl w:val="0"/>
          <w:numId w:val="11"/>
        </w:numPr>
        <w:spacing w:after="0" w:line="240" w:lineRule="auto"/>
        <w:rPr>
          <w:b/>
        </w:rPr>
      </w:pPr>
      <w:r>
        <w:t>White</w:t>
      </w:r>
    </w:p>
    <w:p w:rsidR="00812105" w:rsidRPr="00D6053C" w:rsidRDefault="0007275F" w:rsidP="004F5541">
      <w:pPr>
        <w:pStyle w:val="ListParagraph"/>
        <w:keepNext/>
        <w:keepLines/>
        <w:numPr>
          <w:ilvl w:val="0"/>
          <w:numId w:val="11"/>
        </w:numPr>
        <w:spacing w:after="0" w:line="240" w:lineRule="auto"/>
        <w:rPr>
          <w:b/>
        </w:rPr>
      </w:pPr>
      <w:r>
        <w:t>Other</w:t>
      </w:r>
    </w:p>
    <w:p w:rsidR="00812105" w:rsidRPr="00D6053C" w:rsidRDefault="00812105" w:rsidP="004F5541">
      <w:pPr>
        <w:pStyle w:val="ListParagraph"/>
        <w:keepNext/>
        <w:keepLines/>
        <w:spacing w:after="0" w:line="240" w:lineRule="auto"/>
        <w:ind w:left="1800"/>
        <w:rPr>
          <w:b/>
        </w:rPr>
      </w:pPr>
    </w:p>
    <w:p w:rsidR="00812105" w:rsidRDefault="0007275F" w:rsidP="004F5541">
      <w:pPr>
        <w:pStyle w:val="Heading4"/>
        <w:keepNext/>
        <w:keepLines/>
      </w:pPr>
      <w:r>
        <w:t>PatientGender</w:t>
      </w:r>
    </w:p>
    <w:p w:rsidR="00812105" w:rsidRDefault="0007275F" w:rsidP="004F5541">
      <w:pPr>
        <w:keepNext/>
        <w:keepLines/>
        <w:spacing w:after="120" w:line="240" w:lineRule="auto"/>
      </w:pPr>
      <w:r>
        <w:t>This is the enumeration that contains the different gender types.</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Female</w:t>
      </w:r>
    </w:p>
    <w:p w:rsidR="00812105" w:rsidRDefault="0007275F" w:rsidP="004F5541">
      <w:pPr>
        <w:pStyle w:val="ListParagraph"/>
        <w:keepNext/>
        <w:keepLines/>
        <w:numPr>
          <w:ilvl w:val="0"/>
          <w:numId w:val="11"/>
        </w:numPr>
        <w:spacing w:after="0" w:line="240" w:lineRule="auto"/>
      </w:pPr>
      <w:r>
        <w:lastRenderedPageBreak/>
        <w:t>Male</w:t>
      </w:r>
    </w:p>
    <w:p w:rsidR="00812105" w:rsidRDefault="005E33EA" w:rsidP="004F5541">
      <w:pPr>
        <w:pStyle w:val="Heading4"/>
        <w:keepNext/>
        <w:keepLines/>
      </w:pPr>
      <w:r>
        <w:t>Region</w:t>
      </w:r>
    </w:p>
    <w:p w:rsidR="00812105" w:rsidRDefault="005E33EA" w:rsidP="004F5541">
      <w:pPr>
        <w:keepNext/>
        <w:keepLines/>
        <w:spacing w:after="120" w:line="240" w:lineRule="auto"/>
      </w:pPr>
      <w:r>
        <w:t>This is the enumeration that contains the names of the fifty states that make up the United States plus other major regions in the world.</w:t>
      </w:r>
    </w:p>
    <w:p w:rsidR="00812105" w:rsidRDefault="005E33EA" w:rsidP="004F5541">
      <w:pPr>
        <w:keepNext/>
        <w:keepLines/>
        <w:spacing w:after="0" w:line="360" w:lineRule="auto"/>
        <w:rPr>
          <w:b/>
        </w:rPr>
      </w:pPr>
      <w:r>
        <w:rPr>
          <w:b/>
        </w:rPr>
        <w:t>&lt;&lt;Enumeration&gt;&gt;</w:t>
      </w:r>
    </w:p>
    <w:p w:rsidR="00812105" w:rsidRDefault="005E33EA" w:rsidP="004F5541">
      <w:pPr>
        <w:keepNext/>
        <w:keepLines/>
        <w:spacing w:after="0" w:line="240" w:lineRule="auto"/>
        <w:rPr>
          <w:b/>
        </w:rPr>
      </w:pPr>
      <w:r>
        <w:rPr>
          <w:b/>
        </w:rPr>
        <w:tab/>
        <w:t>Attributes:</w:t>
      </w:r>
    </w:p>
    <w:p w:rsidR="00812105" w:rsidRDefault="005E33EA" w:rsidP="004F5541">
      <w:pPr>
        <w:pStyle w:val="ListParagraph"/>
        <w:keepNext/>
        <w:keepLines/>
        <w:numPr>
          <w:ilvl w:val="0"/>
          <w:numId w:val="13"/>
        </w:numPr>
        <w:spacing w:after="0" w:line="240" w:lineRule="auto"/>
        <w:ind w:left="1800"/>
      </w:pPr>
      <w:r>
        <w:t>Alabama</w:t>
      </w:r>
    </w:p>
    <w:p w:rsidR="00812105" w:rsidRDefault="005E33EA" w:rsidP="004F5541">
      <w:pPr>
        <w:pStyle w:val="ListParagraph"/>
        <w:keepNext/>
        <w:keepLines/>
        <w:numPr>
          <w:ilvl w:val="0"/>
          <w:numId w:val="13"/>
        </w:numPr>
        <w:spacing w:after="0" w:line="240" w:lineRule="auto"/>
        <w:ind w:left="1800"/>
      </w:pPr>
      <w:r>
        <w:t>Alaska</w:t>
      </w:r>
    </w:p>
    <w:p w:rsidR="00812105" w:rsidRDefault="005E33EA" w:rsidP="004F5541">
      <w:pPr>
        <w:pStyle w:val="ListParagraph"/>
        <w:keepNext/>
        <w:keepLines/>
        <w:numPr>
          <w:ilvl w:val="0"/>
          <w:numId w:val="13"/>
        </w:numPr>
        <w:spacing w:after="0" w:line="240" w:lineRule="auto"/>
        <w:ind w:left="1800"/>
      </w:pPr>
      <w:r>
        <w:t>American Samoa</w:t>
      </w:r>
    </w:p>
    <w:p w:rsidR="00812105" w:rsidRDefault="005E33EA" w:rsidP="004F5541">
      <w:pPr>
        <w:pStyle w:val="ListParagraph"/>
        <w:keepNext/>
        <w:keepLines/>
        <w:numPr>
          <w:ilvl w:val="0"/>
          <w:numId w:val="13"/>
        </w:numPr>
        <w:spacing w:after="0" w:line="240" w:lineRule="auto"/>
        <w:ind w:left="1800"/>
      </w:pPr>
      <w:r>
        <w:t>Arizona</w:t>
      </w:r>
    </w:p>
    <w:p w:rsidR="00812105" w:rsidRDefault="005E33EA" w:rsidP="004F5541">
      <w:pPr>
        <w:pStyle w:val="ListParagraph"/>
        <w:keepNext/>
        <w:keepLines/>
        <w:numPr>
          <w:ilvl w:val="0"/>
          <w:numId w:val="13"/>
        </w:numPr>
        <w:spacing w:after="0" w:line="240" w:lineRule="auto"/>
        <w:ind w:left="1800"/>
      </w:pPr>
      <w:r>
        <w:t>Arkansas</w:t>
      </w:r>
    </w:p>
    <w:p w:rsidR="00812105" w:rsidRDefault="005E33EA" w:rsidP="004F5541">
      <w:pPr>
        <w:pStyle w:val="ListParagraph"/>
        <w:keepNext/>
        <w:keepLines/>
        <w:numPr>
          <w:ilvl w:val="0"/>
          <w:numId w:val="13"/>
        </w:numPr>
        <w:spacing w:after="0" w:line="240" w:lineRule="auto"/>
        <w:ind w:left="1800"/>
      </w:pPr>
      <w:r>
        <w:t>California</w:t>
      </w:r>
    </w:p>
    <w:p w:rsidR="00812105" w:rsidRDefault="005E33EA" w:rsidP="004F5541">
      <w:pPr>
        <w:pStyle w:val="ListParagraph"/>
        <w:keepNext/>
        <w:keepLines/>
        <w:numPr>
          <w:ilvl w:val="0"/>
          <w:numId w:val="13"/>
        </w:numPr>
        <w:spacing w:after="0" w:line="240" w:lineRule="auto"/>
        <w:ind w:left="1800"/>
      </w:pPr>
      <w:r>
        <w:t>Colorado</w:t>
      </w:r>
    </w:p>
    <w:p w:rsidR="00812105" w:rsidRDefault="005E33EA" w:rsidP="004F5541">
      <w:pPr>
        <w:pStyle w:val="ListParagraph"/>
        <w:keepNext/>
        <w:keepLines/>
        <w:numPr>
          <w:ilvl w:val="0"/>
          <w:numId w:val="13"/>
        </w:numPr>
        <w:spacing w:after="0" w:line="240" w:lineRule="auto"/>
        <w:ind w:left="1800"/>
      </w:pPr>
      <w:r>
        <w:t>Connecticut</w:t>
      </w:r>
    </w:p>
    <w:p w:rsidR="00812105" w:rsidRDefault="005E33EA" w:rsidP="004F5541">
      <w:pPr>
        <w:pStyle w:val="ListParagraph"/>
        <w:keepNext/>
        <w:keepLines/>
        <w:numPr>
          <w:ilvl w:val="0"/>
          <w:numId w:val="13"/>
        </w:numPr>
        <w:spacing w:after="0" w:line="240" w:lineRule="auto"/>
        <w:ind w:left="1800"/>
      </w:pPr>
      <w:r>
        <w:t>District of Columbia</w:t>
      </w:r>
    </w:p>
    <w:p w:rsidR="00812105" w:rsidRDefault="005E33EA" w:rsidP="004F5541">
      <w:pPr>
        <w:pStyle w:val="ListParagraph"/>
        <w:keepNext/>
        <w:keepLines/>
        <w:numPr>
          <w:ilvl w:val="0"/>
          <w:numId w:val="13"/>
        </w:numPr>
        <w:spacing w:after="0" w:line="240" w:lineRule="auto"/>
        <w:ind w:left="1800"/>
      </w:pPr>
      <w:r>
        <w:t>Delaware</w:t>
      </w:r>
    </w:p>
    <w:p w:rsidR="00812105" w:rsidRDefault="005E33EA" w:rsidP="004F5541">
      <w:pPr>
        <w:pStyle w:val="ListParagraph"/>
        <w:keepNext/>
        <w:keepLines/>
        <w:numPr>
          <w:ilvl w:val="0"/>
          <w:numId w:val="13"/>
        </w:numPr>
        <w:spacing w:after="0" w:line="240" w:lineRule="auto"/>
        <w:ind w:left="1800"/>
      </w:pPr>
      <w:r>
        <w:t>Florida</w:t>
      </w:r>
    </w:p>
    <w:p w:rsidR="00812105" w:rsidRDefault="005E33EA" w:rsidP="004F5541">
      <w:pPr>
        <w:pStyle w:val="ListParagraph"/>
        <w:keepNext/>
        <w:keepLines/>
        <w:numPr>
          <w:ilvl w:val="0"/>
          <w:numId w:val="13"/>
        </w:numPr>
        <w:spacing w:after="0" w:line="240" w:lineRule="auto"/>
        <w:ind w:left="1800"/>
      </w:pPr>
      <w:r>
        <w:t>Georgia</w:t>
      </w:r>
    </w:p>
    <w:p w:rsidR="00812105" w:rsidRDefault="005E33EA" w:rsidP="004F5541">
      <w:pPr>
        <w:pStyle w:val="ListParagraph"/>
        <w:keepNext/>
        <w:keepLines/>
        <w:numPr>
          <w:ilvl w:val="0"/>
          <w:numId w:val="13"/>
        </w:numPr>
        <w:spacing w:after="0" w:line="240" w:lineRule="auto"/>
        <w:ind w:left="1800"/>
      </w:pPr>
      <w:r>
        <w:t>Guam</w:t>
      </w:r>
    </w:p>
    <w:p w:rsidR="00812105" w:rsidRDefault="005E33EA" w:rsidP="004F5541">
      <w:pPr>
        <w:pStyle w:val="ListParagraph"/>
        <w:keepNext/>
        <w:keepLines/>
        <w:numPr>
          <w:ilvl w:val="0"/>
          <w:numId w:val="13"/>
        </w:numPr>
        <w:spacing w:after="0" w:line="240" w:lineRule="auto"/>
        <w:ind w:left="1800"/>
      </w:pPr>
      <w:r>
        <w:t>Hawaii</w:t>
      </w:r>
    </w:p>
    <w:p w:rsidR="00812105" w:rsidRDefault="005E33EA" w:rsidP="004F5541">
      <w:pPr>
        <w:pStyle w:val="ListParagraph"/>
        <w:keepNext/>
        <w:keepLines/>
        <w:numPr>
          <w:ilvl w:val="0"/>
          <w:numId w:val="13"/>
        </w:numPr>
        <w:spacing w:after="0" w:line="240" w:lineRule="auto"/>
        <w:ind w:left="1800"/>
      </w:pPr>
      <w:r>
        <w:t>Idaho</w:t>
      </w:r>
    </w:p>
    <w:p w:rsidR="00812105" w:rsidRDefault="005E33EA" w:rsidP="004F5541">
      <w:pPr>
        <w:pStyle w:val="ListParagraph"/>
        <w:keepNext/>
        <w:keepLines/>
        <w:numPr>
          <w:ilvl w:val="0"/>
          <w:numId w:val="13"/>
        </w:numPr>
        <w:spacing w:after="0" w:line="240" w:lineRule="auto"/>
        <w:ind w:left="1800"/>
      </w:pPr>
      <w:r>
        <w:t>Illinois</w:t>
      </w:r>
    </w:p>
    <w:p w:rsidR="00812105" w:rsidRDefault="005E33EA" w:rsidP="004F5541">
      <w:pPr>
        <w:pStyle w:val="ListParagraph"/>
        <w:keepNext/>
        <w:keepLines/>
        <w:numPr>
          <w:ilvl w:val="0"/>
          <w:numId w:val="13"/>
        </w:numPr>
        <w:spacing w:after="0" w:line="240" w:lineRule="auto"/>
        <w:ind w:left="1800"/>
      </w:pPr>
      <w:r>
        <w:t>Indiana</w:t>
      </w:r>
    </w:p>
    <w:p w:rsidR="00812105" w:rsidRDefault="005E33EA" w:rsidP="004F5541">
      <w:pPr>
        <w:pStyle w:val="ListParagraph"/>
        <w:keepNext/>
        <w:keepLines/>
        <w:numPr>
          <w:ilvl w:val="0"/>
          <w:numId w:val="13"/>
        </w:numPr>
        <w:spacing w:after="0" w:line="240" w:lineRule="auto"/>
        <w:ind w:left="1800"/>
      </w:pPr>
      <w:r>
        <w:t>Iowa</w:t>
      </w:r>
    </w:p>
    <w:p w:rsidR="00812105" w:rsidRDefault="005E33EA" w:rsidP="004F5541">
      <w:pPr>
        <w:pStyle w:val="ListParagraph"/>
        <w:keepNext/>
        <w:keepLines/>
        <w:numPr>
          <w:ilvl w:val="0"/>
          <w:numId w:val="13"/>
        </w:numPr>
        <w:spacing w:after="0" w:line="240" w:lineRule="auto"/>
        <w:ind w:left="1800"/>
      </w:pPr>
      <w:r>
        <w:t>Kansas</w:t>
      </w:r>
    </w:p>
    <w:p w:rsidR="00812105" w:rsidRDefault="005E33EA" w:rsidP="004F5541">
      <w:pPr>
        <w:pStyle w:val="ListParagraph"/>
        <w:keepNext/>
        <w:keepLines/>
        <w:numPr>
          <w:ilvl w:val="0"/>
          <w:numId w:val="13"/>
        </w:numPr>
        <w:spacing w:after="0" w:line="240" w:lineRule="auto"/>
        <w:ind w:left="1800"/>
      </w:pPr>
      <w:r>
        <w:t>Kentucky</w:t>
      </w:r>
    </w:p>
    <w:p w:rsidR="00812105" w:rsidRDefault="005E33EA" w:rsidP="004F5541">
      <w:pPr>
        <w:pStyle w:val="ListParagraph"/>
        <w:keepNext/>
        <w:keepLines/>
        <w:numPr>
          <w:ilvl w:val="0"/>
          <w:numId w:val="13"/>
        </w:numPr>
        <w:spacing w:after="0" w:line="240" w:lineRule="auto"/>
        <w:ind w:left="1800"/>
      </w:pPr>
      <w:r>
        <w:t>Louisiana</w:t>
      </w:r>
    </w:p>
    <w:p w:rsidR="00812105" w:rsidRDefault="005E33EA" w:rsidP="004F5541">
      <w:pPr>
        <w:pStyle w:val="ListParagraph"/>
        <w:keepNext/>
        <w:keepLines/>
        <w:numPr>
          <w:ilvl w:val="0"/>
          <w:numId w:val="13"/>
        </w:numPr>
        <w:spacing w:after="0" w:line="240" w:lineRule="auto"/>
        <w:ind w:left="1800"/>
      </w:pPr>
      <w:r>
        <w:t>Maine</w:t>
      </w:r>
    </w:p>
    <w:p w:rsidR="00812105" w:rsidRDefault="005E33EA" w:rsidP="004F5541">
      <w:pPr>
        <w:pStyle w:val="ListParagraph"/>
        <w:keepNext/>
        <w:keepLines/>
        <w:numPr>
          <w:ilvl w:val="0"/>
          <w:numId w:val="13"/>
        </w:numPr>
        <w:spacing w:after="0" w:line="240" w:lineRule="auto"/>
        <w:ind w:left="1800"/>
      </w:pPr>
      <w:r>
        <w:t>Maryland</w:t>
      </w:r>
    </w:p>
    <w:p w:rsidR="00812105" w:rsidRDefault="005E33EA" w:rsidP="004F5541">
      <w:pPr>
        <w:pStyle w:val="ListParagraph"/>
        <w:keepNext/>
        <w:keepLines/>
        <w:numPr>
          <w:ilvl w:val="0"/>
          <w:numId w:val="13"/>
        </w:numPr>
        <w:spacing w:after="0" w:line="240" w:lineRule="auto"/>
        <w:ind w:left="1800"/>
      </w:pPr>
      <w:r>
        <w:t>Massachusetts</w:t>
      </w:r>
    </w:p>
    <w:p w:rsidR="00812105" w:rsidRDefault="005E33EA" w:rsidP="004F5541">
      <w:pPr>
        <w:pStyle w:val="ListParagraph"/>
        <w:keepNext/>
        <w:keepLines/>
        <w:numPr>
          <w:ilvl w:val="0"/>
          <w:numId w:val="13"/>
        </w:numPr>
        <w:spacing w:after="0" w:line="240" w:lineRule="auto"/>
        <w:ind w:left="1800"/>
      </w:pPr>
      <w:r>
        <w:t>Michigan</w:t>
      </w:r>
    </w:p>
    <w:p w:rsidR="00812105" w:rsidRDefault="005E33EA" w:rsidP="004F5541">
      <w:pPr>
        <w:pStyle w:val="ListParagraph"/>
        <w:keepNext/>
        <w:keepLines/>
        <w:numPr>
          <w:ilvl w:val="0"/>
          <w:numId w:val="13"/>
        </w:numPr>
        <w:spacing w:after="0" w:line="240" w:lineRule="auto"/>
        <w:ind w:left="1800"/>
      </w:pPr>
      <w:r>
        <w:t>Minnesota</w:t>
      </w:r>
    </w:p>
    <w:p w:rsidR="00812105" w:rsidRDefault="005E33EA" w:rsidP="004F5541">
      <w:pPr>
        <w:pStyle w:val="ListParagraph"/>
        <w:keepNext/>
        <w:keepLines/>
        <w:numPr>
          <w:ilvl w:val="0"/>
          <w:numId w:val="13"/>
        </w:numPr>
        <w:spacing w:after="0" w:line="240" w:lineRule="auto"/>
        <w:ind w:left="1800"/>
      </w:pPr>
      <w:r>
        <w:t>Mississippi</w:t>
      </w:r>
    </w:p>
    <w:p w:rsidR="00812105" w:rsidRDefault="005E33EA" w:rsidP="004F5541">
      <w:pPr>
        <w:pStyle w:val="ListParagraph"/>
        <w:keepNext/>
        <w:keepLines/>
        <w:numPr>
          <w:ilvl w:val="0"/>
          <w:numId w:val="13"/>
        </w:numPr>
        <w:spacing w:after="0" w:line="240" w:lineRule="auto"/>
        <w:ind w:left="1800"/>
      </w:pPr>
      <w:r>
        <w:t>Missouri</w:t>
      </w:r>
    </w:p>
    <w:p w:rsidR="00812105" w:rsidRDefault="005E33EA" w:rsidP="004F5541">
      <w:pPr>
        <w:pStyle w:val="ListParagraph"/>
        <w:keepNext/>
        <w:keepLines/>
        <w:numPr>
          <w:ilvl w:val="0"/>
          <w:numId w:val="13"/>
        </w:numPr>
        <w:spacing w:after="0" w:line="240" w:lineRule="auto"/>
        <w:ind w:left="1800"/>
      </w:pPr>
      <w:r>
        <w:t>Montana</w:t>
      </w:r>
    </w:p>
    <w:p w:rsidR="00812105" w:rsidRDefault="005E33EA" w:rsidP="004F5541">
      <w:pPr>
        <w:pStyle w:val="ListParagraph"/>
        <w:keepNext/>
        <w:keepLines/>
        <w:numPr>
          <w:ilvl w:val="0"/>
          <w:numId w:val="13"/>
        </w:numPr>
        <w:spacing w:after="0" w:line="240" w:lineRule="auto"/>
        <w:ind w:left="1800"/>
      </w:pPr>
      <w:r>
        <w:t>Nebraska</w:t>
      </w:r>
    </w:p>
    <w:p w:rsidR="00812105" w:rsidRDefault="005E33EA" w:rsidP="004F5541">
      <w:pPr>
        <w:pStyle w:val="ListParagraph"/>
        <w:keepNext/>
        <w:keepLines/>
        <w:numPr>
          <w:ilvl w:val="0"/>
          <w:numId w:val="13"/>
        </w:numPr>
        <w:spacing w:after="0" w:line="240" w:lineRule="auto"/>
        <w:ind w:left="1800"/>
      </w:pPr>
      <w:r>
        <w:t>Nevada</w:t>
      </w:r>
    </w:p>
    <w:p w:rsidR="00812105" w:rsidRDefault="005E33EA" w:rsidP="004F5541">
      <w:pPr>
        <w:pStyle w:val="ListParagraph"/>
        <w:keepNext/>
        <w:keepLines/>
        <w:numPr>
          <w:ilvl w:val="0"/>
          <w:numId w:val="13"/>
        </w:numPr>
        <w:spacing w:after="0" w:line="240" w:lineRule="auto"/>
        <w:ind w:left="1800"/>
      </w:pPr>
      <w:r>
        <w:t>New Hampshire</w:t>
      </w:r>
    </w:p>
    <w:p w:rsidR="00812105" w:rsidRDefault="005E33EA" w:rsidP="004F5541">
      <w:pPr>
        <w:pStyle w:val="ListParagraph"/>
        <w:keepNext/>
        <w:keepLines/>
        <w:numPr>
          <w:ilvl w:val="0"/>
          <w:numId w:val="13"/>
        </w:numPr>
        <w:spacing w:after="0" w:line="240" w:lineRule="auto"/>
        <w:ind w:left="1800"/>
      </w:pPr>
      <w:r>
        <w:t>New Jersey</w:t>
      </w:r>
    </w:p>
    <w:p w:rsidR="00812105" w:rsidRDefault="005E33EA" w:rsidP="004F5541">
      <w:pPr>
        <w:pStyle w:val="ListParagraph"/>
        <w:keepNext/>
        <w:keepLines/>
        <w:numPr>
          <w:ilvl w:val="0"/>
          <w:numId w:val="13"/>
        </w:numPr>
        <w:spacing w:after="0" w:line="240" w:lineRule="auto"/>
        <w:ind w:left="1800"/>
      </w:pPr>
      <w:r>
        <w:t>New Mexico</w:t>
      </w:r>
    </w:p>
    <w:p w:rsidR="00812105" w:rsidRDefault="005E33EA" w:rsidP="004F5541">
      <w:pPr>
        <w:pStyle w:val="ListParagraph"/>
        <w:keepNext/>
        <w:keepLines/>
        <w:numPr>
          <w:ilvl w:val="0"/>
          <w:numId w:val="13"/>
        </w:numPr>
        <w:spacing w:after="0" w:line="240" w:lineRule="auto"/>
        <w:ind w:left="1800"/>
      </w:pPr>
      <w:r>
        <w:t>New York</w:t>
      </w:r>
    </w:p>
    <w:p w:rsidR="00812105" w:rsidRDefault="005E33EA" w:rsidP="004F5541">
      <w:pPr>
        <w:pStyle w:val="ListParagraph"/>
        <w:keepNext/>
        <w:keepLines/>
        <w:numPr>
          <w:ilvl w:val="0"/>
          <w:numId w:val="13"/>
        </w:numPr>
        <w:spacing w:after="0" w:line="240" w:lineRule="auto"/>
        <w:ind w:left="1800"/>
      </w:pPr>
      <w:r>
        <w:lastRenderedPageBreak/>
        <w:t>North Carolina</w:t>
      </w:r>
    </w:p>
    <w:p w:rsidR="00812105" w:rsidRDefault="005E33EA" w:rsidP="004F5541">
      <w:pPr>
        <w:pStyle w:val="ListParagraph"/>
        <w:keepNext/>
        <w:keepLines/>
        <w:numPr>
          <w:ilvl w:val="0"/>
          <w:numId w:val="13"/>
        </w:numPr>
        <w:spacing w:after="0" w:line="240" w:lineRule="auto"/>
        <w:ind w:left="1800"/>
      </w:pPr>
      <w:r>
        <w:t>North Marianas Islands</w:t>
      </w:r>
    </w:p>
    <w:p w:rsidR="00812105" w:rsidRDefault="005E33EA" w:rsidP="004F5541">
      <w:pPr>
        <w:pStyle w:val="ListParagraph"/>
        <w:keepNext/>
        <w:keepLines/>
        <w:numPr>
          <w:ilvl w:val="0"/>
          <w:numId w:val="13"/>
        </w:numPr>
        <w:spacing w:after="0" w:line="240" w:lineRule="auto"/>
        <w:ind w:left="1800"/>
      </w:pPr>
      <w:r>
        <w:t>North Dakota</w:t>
      </w:r>
    </w:p>
    <w:p w:rsidR="00812105" w:rsidRDefault="005E33EA" w:rsidP="004F5541">
      <w:pPr>
        <w:pStyle w:val="ListParagraph"/>
        <w:keepNext/>
        <w:keepLines/>
        <w:numPr>
          <w:ilvl w:val="0"/>
          <w:numId w:val="13"/>
        </w:numPr>
        <w:spacing w:after="0" w:line="240" w:lineRule="auto"/>
        <w:ind w:left="1800"/>
      </w:pPr>
      <w:r>
        <w:t>Ohio</w:t>
      </w:r>
    </w:p>
    <w:p w:rsidR="00812105" w:rsidRDefault="005E33EA" w:rsidP="004F5541">
      <w:pPr>
        <w:pStyle w:val="ListParagraph"/>
        <w:keepNext/>
        <w:keepLines/>
        <w:numPr>
          <w:ilvl w:val="0"/>
          <w:numId w:val="13"/>
        </w:numPr>
        <w:spacing w:after="0" w:line="240" w:lineRule="auto"/>
        <w:ind w:left="1800"/>
      </w:pPr>
      <w:r>
        <w:t>Oklahoma</w:t>
      </w:r>
    </w:p>
    <w:p w:rsidR="00812105" w:rsidRDefault="005E33EA" w:rsidP="004F5541">
      <w:pPr>
        <w:pStyle w:val="ListParagraph"/>
        <w:keepNext/>
        <w:keepLines/>
        <w:numPr>
          <w:ilvl w:val="0"/>
          <w:numId w:val="13"/>
        </w:numPr>
        <w:spacing w:after="0" w:line="240" w:lineRule="auto"/>
        <w:ind w:left="1800"/>
      </w:pPr>
      <w:r>
        <w:t>Oregon</w:t>
      </w:r>
    </w:p>
    <w:p w:rsidR="00812105" w:rsidRDefault="005E33EA" w:rsidP="004F5541">
      <w:pPr>
        <w:pStyle w:val="ListParagraph"/>
        <w:keepNext/>
        <w:keepLines/>
        <w:numPr>
          <w:ilvl w:val="0"/>
          <w:numId w:val="13"/>
        </w:numPr>
        <w:spacing w:after="0" w:line="240" w:lineRule="auto"/>
        <w:ind w:left="1800"/>
      </w:pPr>
      <w:r>
        <w:t>Pennsylvania</w:t>
      </w:r>
    </w:p>
    <w:p w:rsidR="00812105" w:rsidRDefault="005E33EA" w:rsidP="004F5541">
      <w:pPr>
        <w:pStyle w:val="ListParagraph"/>
        <w:keepNext/>
        <w:keepLines/>
        <w:numPr>
          <w:ilvl w:val="0"/>
          <w:numId w:val="13"/>
        </w:numPr>
        <w:spacing w:after="0" w:line="240" w:lineRule="auto"/>
        <w:ind w:left="1800"/>
      </w:pPr>
      <w:r>
        <w:t>Puerto Rico</w:t>
      </w:r>
    </w:p>
    <w:p w:rsidR="00812105" w:rsidRDefault="005E33EA" w:rsidP="004F5541">
      <w:pPr>
        <w:pStyle w:val="ListParagraph"/>
        <w:keepNext/>
        <w:keepLines/>
        <w:numPr>
          <w:ilvl w:val="0"/>
          <w:numId w:val="13"/>
        </w:numPr>
        <w:spacing w:after="0" w:line="240" w:lineRule="auto"/>
        <w:ind w:left="1800"/>
      </w:pPr>
      <w:r>
        <w:t>Rhode Island</w:t>
      </w:r>
    </w:p>
    <w:p w:rsidR="00812105" w:rsidRDefault="005E33EA" w:rsidP="004F5541">
      <w:pPr>
        <w:pStyle w:val="ListParagraph"/>
        <w:keepNext/>
        <w:keepLines/>
        <w:numPr>
          <w:ilvl w:val="0"/>
          <w:numId w:val="13"/>
        </w:numPr>
        <w:spacing w:after="0" w:line="240" w:lineRule="auto"/>
        <w:ind w:left="1800"/>
      </w:pPr>
      <w:r>
        <w:t>South Carolina</w:t>
      </w:r>
    </w:p>
    <w:p w:rsidR="00812105" w:rsidRDefault="005E33EA" w:rsidP="004F5541">
      <w:pPr>
        <w:pStyle w:val="ListParagraph"/>
        <w:keepNext/>
        <w:keepLines/>
        <w:numPr>
          <w:ilvl w:val="0"/>
          <w:numId w:val="13"/>
        </w:numPr>
        <w:spacing w:after="0" w:line="240" w:lineRule="auto"/>
        <w:ind w:left="1800"/>
      </w:pPr>
      <w:r>
        <w:t>South Dakota</w:t>
      </w:r>
    </w:p>
    <w:p w:rsidR="00812105" w:rsidRDefault="005E33EA" w:rsidP="004F5541">
      <w:pPr>
        <w:pStyle w:val="ListParagraph"/>
        <w:keepNext/>
        <w:keepLines/>
        <w:numPr>
          <w:ilvl w:val="0"/>
          <w:numId w:val="13"/>
        </w:numPr>
        <w:spacing w:after="0" w:line="240" w:lineRule="auto"/>
        <w:ind w:left="1800"/>
      </w:pPr>
      <w:r>
        <w:t>Tennessee</w:t>
      </w:r>
    </w:p>
    <w:p w:rsidR="00812105" w:rsidRDefault="005E33EA" w:rsidP="004F5541">
      <w:pPr>
        <w:pStyle w:val="ListParagraph"/>
        <w:keepNext/>
        <w:keepLines/>
        <w:numPr>
          <w:ilvl w:val="0"/>
          <w:numId w:val="13"/>
        </w:numPr>
        <w:spacing w:after="0" w:line="240" w:lineRule="auto"/>
        <w:ind w:left="1800"/>
      </w:pPr>
      <w:r>
        <w:t>Texas</w:t>
      </w:r>
    </w:p>
    <w:p w:rsidR="00812105" w:rsidRDefault="005E33EA" w:rsidP="004F5541">
      <w:pPr>
        <w:pStyle w:val="ListParagraph"/>
        <w:keepNext/>
        <w:keepLines/>
        <w:numPr>
          <w:ilvl w:val="0"/>
          <w:numId w:val="13"/>
        </w:numPr>
        <w:spacing w:after="0" w:line="240" w:lineRule="auto"/>
        <w:ind w:left="1800"/>
      </w:pPr>
      <w:r>
        <w:t>Utah</w:t>
      </w:r>
    </w:p>
    <w:p w:rsidR="00812105" w:rsidRDefault="005E33EA" w:rsidP="004F5541">
      <w:pPr>
        <w:pStyle w:val="ListParagraph"/>
        <w:keepNext/>
        <w:keepLines/>
        <w:numPr>
          <w:ilvl w:val="0"/>
          <w:numId w:val="13"/>
        </w:numPr>
        <w:spacing w:after="0" w:line="240" w:lineRule="auto"/>
        <w:ind w:left="1800"/>
      </w:pPr>
      <w:r>
        <w:t>Vermont</w:t>
      </w:r>
    </w:p>
    <w:p w:rsidR="00812105" w:rsidRDefault="005E33EA" w:rsidP="004F5541">
      <w:pPr>
        <w:pStyle w:val="ListParagraph"/>
        <w:keepNext/>
        <w:keepLines/>
        <w:numPr>
          <w:ilvl w:val="0"/>
          <w:numId w:val="13"/>
        </w:numPr>
        <w:spacing w:after="0" w:line="240" w:lineRule="auto"/>
        <w:ind w:left="1800"/>
      </w:pPr>
      <w:r>
        <w:t>Virginia</w:t>
      </w:r>
    </w:p>
    <w:p w:rsidR="00812105" w:rsidRDefault="005E33EA" w:rsidP="004F5541">
      <w:pPr>
        <w:pStyle w:val="ListParagraph"/>
        <w:keepNext/>
        <w:keepLines/>
        <w:numPr>
          <w:ilvl w:val="0"/>
          <w:numId w:val="13"/>
        </w:numPr>
        <w:spacing w:after="0" w:line="240" w:lineRule="auto"/>
        <w:ind w:left="1800"/>
      </w:pPr>
      <w:r>
        <w:t>Virgin Islands</w:t>
      </w:r>
    </w:p>
    <w:p w:rsidR="00812105" w:rsidRDefault="005E33EA" w:rsidP="004F5541">
      <w:pPr>
        <w:pStyle w:val="ListParagraph"/>
        <w:keepNext/>
        <w:keepLines/>
        <w:numPr>
          <w:ilvl w:val="0"/>
          <w:numId w:val="13"/>
        </w:numPr>
        <w:spacing w:after="0" w:line="240" w:lineRule="auto"/>
        <w:ind w:left="1800"/>
      </w:pPr>
      <w:r>
        <w:t>Washington</w:t>
      </w:r>
    </w:p>
    <w:p w:rsidR="00812105" w:rsidRDefault="005E33EA" w:rsidP="004F5541">
      <w:pPr>
        <w:pStyle w:val="ListParagraph"/>
        <w:keepNext/>
        <w:keepLines/>
        <w:numPr>
          <w:ilvl w:val="0"/>
          <w:numId w:val="13"/>
        </w:numPr>
        <w:spacing w:after="0" w:line="240" w:lineRule="auto"/>
        <w:ind w:left="1800"/>
      </w:pPr>
      <w:r>
        <w:t>West Virginia</w:t>
      </w:r>
    </w:p>
    <w:p w:rsidR="00812105" w:rsidRDefault="005E33EA" w:rsidP="004F5541">
      <w:pPr>
        <w:pStyle w:val="ListParagraph"/>
        <w:keepNext/>
        <w:keepLines/>
        <w:numPr>
          <w:ilvl w:val="0"/>
          <w:numId w:val="13"/>
        </w:numPr>
        <w:spacing w:after="0" w:line="240" w:lineRule="auto"/>
        <w:ind w:left="1800"/>
      </w:pPr>
      <w:r>
        <w:t>Wisconsin</w:t>
      </w:r>
    </w:p>
    <w:p w:rsidR="00812105" w:rsidRDefault="005E33EA" w:rsidP="004F5541">
      <w:pPr>
        <w:pStyle w:val="ListParagraph"/>
        <w:keepNext/>
        <w:keepLines/>
        <w:numPr>
          <w:ilvl w:val="0"/>
          <w:numId w:val="13"/>
        </w:numPr>
        <w:spacing w:after="0" w:line="240" w:lineRule="auto"/>
        <w:ind w:left="1800"/>
      </w:pPr>
      <w:r>
        <w:t>Wyoming</w:t>
      </w:r>
    </w:p>
    <w:p w:rsidR="00812105" w:rsidRDefault="005E33EA" w:rsidP="004F5541">
      <w:pPr>
        <w:pStyle w:val="ListParagraph"/>
        <w:keepNext/>
        <w:keepLines/>
        <w:numPr>
          <w:ilvl w:val="0"/>
          <w:numId w:val="13"/>
        </w:numPr>
        <w:spacing w:after="0" w:line="240" w:lineRule="auto"/>
        <w:ind w:left="1800"/>
      </w:pPr>
      <w:r>
        <w:t>European Union</w:t>
      </w:r>
    </w:p>
    <w:p w:rsidR="00812105" w:rsidRDefault="005E33EA" w:rsidP="004F5541">
      <w:pPr>
        <w:pStyle w:val="ListParagraph"/>
        <w:keepNext/>
        <w:keepLines/>
        <w:numPr>
          <w:ilvl w:val="0"/>
          <w:numId w:val="13"/>
        </w:numPr>
        <w:spacing w:after="0" w:line="240" w:lineRule="auto"/>
        <w:ind w:left="1800"/>
      </w:pPr>
      <w:r>
        <w:t>Eastern Europe</w:t>
      </w:r>
    </w:p>
    <w:p w:rsidR="00812105" w:rsidRDefault="005E33EA" w:rsidP="004F5541">
      <w:pPr>
        <w:pStyle w:val="ListParagraph"/>
        <w:keepNext/>
        <w:keepLines/>
        <w:numPr>
          <w:ilvl w:val="0"/>
          <w:numId w:val="13"/>
        </w:numPr>
        <w:spacing w:after="0" w:line="240" w:lineRule="auto"/>
        <w:ind w:left="1800"/>
      </w:pPr>
      <w:r>
        <w:t>Africa</w:t>
      </w:r>
    </w:p>
    <w:p w:rsidR="00812105" w:rsidRDefault="005E33EA" w:rsidP="004F5541">
      <w:pPr>
        <w:pStyle w:val="ListParagraph"/>
        <w:keepNext/>
        <w:keepLines/>
        <w:numPr>
          <w:ilvl w:val="0"/>
          <w:numId w:val="13"/>
        </w:numPr>
        <w:spacing w:after="0" w:line="240" w:lineRule="auto"/>
        <w:ind w:left="1800"/>
      </w:pPr>
      <w:r>
        <w:t>South America</w:t>
      </w:r>
    </w:p>
    <w:p w:rsidR="00812105" w:rsidRDefault="005E33EA" w:rsidP="004F5541">
      <w:pPr>
        <w:pStyle w:val="ListParagraph"/>
        <w:keepNext/>
        <w:keepLines/>
        <w:numPr>
          <w:ilvl w:val="0"/>
          <w:numId w:val="13"/>
        </w:numPr>
        <w:spacing w:after="0" w:line="240" w:lineRule="auto"/>
        <w:ind w:left="1800"/>
      </w:pPr>
      <w:r>
        <w:t>Central America</w:t>
      </w:r>
    </w:p>
    <w:p w:rsidR="00812105" w:rsidRDefault="005E33EA" w:rsidP="004F5541">
      <w:pPr>
        <w:pStyle w:val="ListParagraph"/>
        <w:keepNext/>
        <w:keepLines/>
        <w:numPr>
          <w:ilvl w:val="0"/>
          <w:numId w:val="13"/>
        </w:numPr>
        <w:spacing w:after="0" w:line="240" w:lineRule="auto"/>
        <w:ind w:left="1800"/>
      </w:pPr>
      <w:r>
        <w:t>Asia</w:t>
      </w:r>
    </w:p>
    <w:p w:rsidR="00812105" w:rsidRDefault="005E33EA" w:rsidP="004F5541">
      <w:pPr>
        <w:pStyle w:val="ListParagraph"/>
        <w:keepNext/>
        <w:keepLines/>
        <w:numPr>
          <w:ilvl w:val="0"/>
          <w:numId w:val="13"/>
        </w:numPr>
        <w:spacing w:after="0" w:line="240" w:lineRule="auto"/>
        <w:ind w:left="1800"/>
      </w:pPr>
      <w:r>
        <w:t>Oceania</w:t>
      </w:r>
    </w:p>
    <w:p w:rsidR="00812105" w:rsidRDefault="005E33EA" w:rsidP="004F5541">
      <w:pPr>
        <w:pStyle w:val="ListParagraph"/>
        <w:keepNext/>
        <w:keepLines/>
        <w:numPr>
          <w:ilvl w:val="0"/>
          <w:numId w:val="13"/>
        </w:numPr>
        <w:spacing w:after="0" w:line="240" w:lineRule="auto"/>
        <w:ind w:left="1800"/>
      </w:pPr>
      <w:r>
        <w:t>North America</w:t>
      </w:r>
    </w:p>
    <w:p w:rsidR="009C0C20" w:rsidRDefault="005E33EA" w:rsidP="004F5541">
      <w:pPr>
        <w:pStyle w:val="ListParagraph"/>
        <w:keepNext/>
        <w:keepLines/>
        <w:numPr>
          <w:ilvl w:val="0"/>
          <w:numId w:val="13"/>
        </w:numPr>
        <w:spacing w:after="0" w:line="240" w:lineRule="auto"/>
        <w:ind w:left="1800"/>
      </w:pPr>
      <w:r>
        <w:t>The Caribbean</w:t>
      </w:r>
    </w:p>
    <w:p w:rsidR="009C0C20" w:rsidRDefault="009C0C20" w:rsidP="004F5541">
      <w:pPr>
        <w:keepNext/>
        <w:keepLines/>
        <w:spacing w:after="0" w:line="240" w:lineRule="auto"/>
      </w:pPr>
    </w:p>
    <w:p w:rsidR="009C0C20" w:rsidRDefault="009C0C20" w:rsidP="004F5541">
      <w:pPr>
        <w:pStyle w:val="Heading4"/>
        <w:keepNext/>
        <w:keepLines/>
      </w:pPr>
      <w:r>
        <w:t>DataType</w:t>
      </w:r>
    </w:p>
    <w:p w:rsidR="009C0C20" w:rsidRDefault="009C0C20" w:rsidP="004F5541">
      <w:pPr>
        <w:keepNext/>
        <w:keepLines/>
        <w:spacing w:after="120" w:line="240" w:lineRule="auto"/>
      </w:pPr>
      <w:r>
        <w:t>This is the enumeration that contains the different data types stored in the system.</w:t>
      </w:r>
    </w:p>
    <w:p w:rsidR="009C0C20" w:rsidRDefault="009C0C20" w:rsidP="004F5541">
      <w:pPr>
        <w:keepNext/>
        <w:keepLines/>
        <w:spacing w:after="0" w:line="360" w:lineRule="auto"/>
        <w:rPr>
          <w:b/>
        </w:rPr>
      </w:pPr>
      <w:r>
        <w:rPr>
          <w:b/>
        </w:rPr>
        <w:t>&lt;&lt;Enumeration&gt;&gt;</w:t>
      </w:r>
    </w:p>
    <w:p w:rsidR="009C0C20" w:rsidRDefault="009C0C20" w:rsidP="004F5541">
      <w:pPr>
        <w:keepNext/>
        <w:keepLines/>
        <w:spacing w:after="0" w:line="240" w:lineRule="auto"/>
        <w:rPr>
          <w:b/>
        </w:rPr>
      </w:pPr>
      <w:r>
        <w:rPr>
          <w:b/>
        </w:rPr>
        <w:tab/>
        <w:t>Attributes:</w:t>
      </w:r>
    </w:p>
    <w:p w:rsidR="009C0C20" w:rsidRDefault="009C0C20" w:rsidP="004F5541">
      <w:pPr>
        <w:pStyle w:val="ListParagraph"/>
        <w:keepNext/>
        <w:keepLines/>
        <w:numPr>
          <w:ilvl w:val="0"/>
          <w:numId w:val="11"/>
        </w:numPr>
        <w:spacing w:after="0" w:line="240" w:lineRule="auto"/>
        <w:rPr>
          <w:b/>
        </w:rPr>
      </w:pPr>
      <w:r>
        <w:t>HeartRate</w:t>
      </w:r>
    </w:p>
    <w:p w:rsidR="009C0C20" w:rsidRDefault="009C0C20" w:rsidP="004F5541">
      <w:pPr>
        <w:pStyle w:val="ListParagraph"/>
        <w:keepNext/>
        <w:keepLines/>
        <w:numPr>
          <w:ilvl w:val="0"/>
          <w:numId w:val="11"/>
        </w:numPr>
        <w:spacing w:after="0" w:line="240" w:lineRule="auto"/>
      </w:pPr>
      <w:r>
        <w:t>Breathing</w:t>
      </w:r>
    </w:p>
    <w:p w:rsidR="009C0C20" w:rsidRDefault="009C0C20" w:rsidP="004F5541">
      <w:pPr>
        <w:pStyle w:val="ListParagraph"/>
        <w:keepNext/>
        <w:keepLines/>
        <w:numPr>
          <w:ilvl w:val="0"/>
          <w:numId w:val="11"/>
        </w:numPr>
        <w:spacing w:after="0" w:line="240" w:lineRule="auto"/>
      </w:pPr>
      <w:r>
        <w:t>Calorie</w:t>
      </w:r>
    </w:p>
    <w:p w:rsidR="009C0C20" w:rsidRDefault="009C0C20" w:rsidP="004F5541">
      <w:pPr>
        <w:pStyle w:val="ListParagraph"/>
        <w:keepNext/>
        <w:keepLines/>
        <w:numPr>
          <w:ilvl w:val="0"/>
          <w:numId w:val="11"/>
        </w:numPr>
        <w:spacing w:after="0" w:line="240" w:lineRule="auto"/>
      </w:pPr>
      <w:r>
        <w:t>Accelerometer</w:t>
      </w:r>
    </w:p>
    <w:p w:rsidR="009C0C20" w:rsidRDefault="009C0C20" w:rsidP="004F5541">
      <w:pPr>
        <w:pStyle w:val="ListParagraph"/>
        <w:keepNext/>
        <w:keepLines/>
        <w:numPr>
          <w:ilvl w:val="0"/>
          <w:numId w:val="11"/>
        </w:numPr>
        <w:spacing w:after="0" w:line="240" w:lineRule="auto"/>
      </w:pPr>
      <w:r>
        <w:t>Gyroscope</w:t>
      </w:r>
    </w:p>
    <w:p w:rsidR="009C0C20" w:rsidRDefault="009C0C20" w:rsidP="004F5541">
      <w:pPr>
        <w:pStyle w:val="ListParagraph"/>
        <w:keepNext/>
        <w:keepLines/>
        <w:numPr>
          <w:ilvl w:val="0"/>
          <w:numId w:val="11"/>
        </w:numPr>
        <w:spacing w:after="0" w:line="240" w:lineRule="auto"/>
      </w:pPr>
      <w:r>
        <w:t>Pedometer</w:t>
      </w:r>
    </w:p>
    <w:p w:rsidR="009C0C20" w:rsidRDefault="009C0C20" w:rsidP="004F5541">
      <w:pPr>
        <w:pStyle w:val="ListParagraph"/>
        <w:keepNext/>
        <w:keepLines/>
        <w:numPr>
          <w:ilvl w:val="0"/>
          <w:numId w:val="11"/>
        </w:numPr>
        <w:spacing w:after="0" w:line="240" w:lineRule="auto"/>
      </w:pPr>
      <w:r>
        <w:lastRenderedPageBreak/>
        <w:t>Distance</w:t>
      </w:r>
    </w:p>
    <w:p w:rsidR="009C0C20" w:rsidRDefault="009C0C20" w:rsidP="004F5541">
      <w:pPr>
        <w:pStyle w:val="ListParagraph"/>
        <w:keepNext/>
        <w:keepLines/>
        <w:numPr>
          <w:ilvl w:val="0"/>
          <w:numId w:val="11"/>
        </w:numPr>
        <w:spacing w:after="0" w:line="240" w:lineRule="auto"/>
      </w:pPr>
      <w:r>
        <w:t>UV</w:t>
      </w:r>
    </w:p>
    <w:p w:rsidR="009C0C20" w:rsidRDefault="009C0C20" w:rsidP="004F5541">
      <w:pPr>
        <w:pStyle w:val="ListParagraph"/>
        <w:keepNext/>
        <w:keepLines/>
        <w:numPr>
          <w:ilvl w:val="0"/>
          <w:numId w:val="11"/>
        </w:numPr>
        <w:spacing w:after="0" w:line="240" w:lineRule="auto"/>
      </w:pPr>
      <w:r>
        <w:t>Temperature</w:t>
      </w:r>
    </w:p>
    <w:p w:rsidR="009C0C20" w:rsidRDefault="009C0C20" w:rsidP="004F5541">
      <w:pPr>
        <w:pStyle w:val="ListParagraph"/>
        <w:keepNext/>
        <w:keepLines/>
        <w:numPr>
          <w:ilvl w:val="0"/>
          <w:numId w:val="11"/>
        </w:numPr>
        <w:spacing w:after="0" w:line="240" w:lineRule="auto"/>
      </w:pPr>
      <w:r>
        <w:t>Summary</w:t>
      </w:r>
    </w:p>
    <w:p w:rsidR="009C0C20" w:rsidRDefault="009C0C20" w:rsidP="004F5541">
      <w:pPr>
        <w:pStyle w:val="ListParagraph"/>
        <w:keepNext/>
        <w:keepLines/>
        <w:numPr>
          <w:ilvl w:val="0"/>
          <w:numId w:val="11"/>
        </w:numPr>
        <w:spacing w:after="0" w:line="240" w:lineRule="auto"/>
      </w:pPr>
      <w:r>
        <w:t>Event</w:t>
      </w:r>
    </w:p>
    <w:p w:rsidR="009C0C20" w:rsidRDefault="009C0C20" w:rsidP="004F5541">
      <w:pPr>
        <w:keepNext/>
        <w:keepLines/>
        <w:spacing w:after="0" w:line="240" w:lineRule="auto"/>
      </w:pPr>
    </w:p>
    <w:p w:rsidR="00812105" w:rsidRDefault="002C6ED4" w:rsidP="004F5541">
      <w:pPr>
        <w:pStyle w:val="Heading2"/>
      </w:pPr>
      <w:bookmarkStart w:id="151" w:name="_Toc436620889"/>
      <w:bookmarkStart w:id="152" w:name="_Toc436791616"/>
      <w:bookmarkEnd w:id="151"/>
      <w:r>
        <w:t>Data Access Layer Overview</w:t>
      </w:r>
      <w:bookmarkEnd w:id="152"/>
    </w:p>
    <w:p w:rsidR="00812105" w:rsidRDefault="00881C36" w:rsidP="004F5541">
      <w:pPr>
        <w:pStyle w:val="Heading3"/>
        <w:keepNext/>
        <w:keepLines/>
      </w:pPr>
      <w:bookmarkStart w:id="153" w:name="_Toc436791617"/>
      <w:r>
        <w:t>SQL Client</w:t>
      </w:r>
      <w:bookmarkEnd w:id="153"/>
    </w:p>
    <w:p w:rsidR="00881C36" w:rsidRDefault="00881C36" w:rsidP="004F5541">
      <w:pPr>
        <w:pStyle w:val="Heading4"/>
        <w:keepNext/>
        <w:keepLines/>
      </w:pPr>
      <w:r>
        <w:t>SQLRespository</w:t>
      </w:r>
    </w:p>
    <w:p w:rsidR="00881C36" w:rsidRDefault="00881C36" w:rsidP="004F5541">
      <w:pPr>
        <w:keepNext/>
        <w:keepLines/>
      </w:pPr>
      <w:r>
        <w:t xml:space="preserve">This class is a </w:t>
      </w:r>
      <w:r w:rsidR="00A74B6E">
        <w:t>repository</w:t>
      </w:r>
      <w:r>
        <w:t xml:space="preserve"> client that contains all of the functions </w:t>
      </w:r>
      <w:r w:rsidR="00A74B6E">
        <w:t xml:space="preserve">needed to interface with the system’s SQL database.  This class will implement the </w:t>
      </w:r>
      <w:r w:rsidR="00A74B6E" w:rsidRPr="003C3B4F">
        <w:rPr>
          <w:b/>
        </w:rPr>
        <w:t>IDisposable</w:t>
      </w:r>
      <w:r w:rsidR="00A74B6E">
        <w:t xml:space="preserve"> interface.</w:t>
      </w:r>
    </w:p>
    <w:p w:rsidR="00A74B6E" w:rsidRDefault="00A74B6E" w:rsidP="004F5541">
      <w:pPr>
        <w:keepNext/>
        <w:keepLines/>
        <w:spacing w:after="0" w:line="360" w:lineRule="auto"/>
      </w:pPr>
      <w:r>
        <w:rPr>
          <w:b/>
        </w:rPr>
        <w:t>&lt;&lt;Repository&gt;&gt;</w:t>
      </w:r>
    </w:p>
    <w:p w:rsidR="00A74B6E" w:rsidRDefault="00A74B6E" w:rsidP="004F5541">
      <w:pPr>
        <w:keepNext/>
        <w:keepLines/>
        <w:spacing w:after="0" w:line="240" w:lineRule="auto"/>
        <w:rPr>
          <w:b/>
        </w:rPr>
      </w:pPr>
      <w:r>
        <w:tab/>
      </w:r>
      <w:r>
        <w:rPr>
          <w:b/>
        </w:rPr>
        <w:t>Attributes:</w:t>
      </w:r>
    </w:p>
    <w:p w:rsidR="00A74B6E" w:rsidRPr="003C3B4F" w:rsidRDefault="00A74B6E" w:rsidP="004F5541">
      <w:pPr>
        <w:pStyle w:val="ListParagraph"/>
        <w:keepNext/>
        <w:keepLines/>
        <w:numPr>
          <w:ilvl w:val="0"/>
          <w:numId w:val="16"/>
        </w:numPr>
        <w:spacing w:after="0" w:line="240" w:lineRule="auto"/>
        <w:ind w:left="1800"/>
        <w:rPr>
          <w:b/>
        </w:rPr>
      </w:pPr>
      <w:r>
        <w:rPr>
          <w:b/>
        </w:rPr>
        <w:t xml:space="preserve">Private DBContext </w:t>
      </w:r>
      <w:r>
        <w:t>context</w:t>
      </w:r>
    </w:p>
    <w:p w:rsidR="00A74B6E" w:rsidRPr="003C3B4F" w:rsidRDefault="00A74B6E" w:rsidP="004F5541">
      <w:pPr>
        <w:pStyle w:val="ListParagraph"/>
        <w:keepNext/>
        <w:keepLines/>
        <w:numPr>
          <w:ilvl w:val="1"/>
          <w:numId w:val="16"/>
        </w:numPr>
        <w:spacing w:after="0" w:line="240" w:lineRule="auto"/>
        <w:ind w:left="1800" w:firstLine="0"/>
        <w:rPr>
          <w:b/>
        </w:rPr>
      </w:pPr>
      <w:r>
        <w:t>Entity Framework database context used to connect to the SQL database.</w:t>
      </w:r>
    </w:p>
    <w:p w:rsidR="00A74B6E" w:rsidRPr="003C3B4F" w:rsidRDefault="00A74B6E" w:rsidP="004F5541">
      <w:pPr>
        <w:pStyle w:val="ListParagraph"/>
        <w:keepNext/>
        <w:keepLines/>
        <w:spacing w:after="0" w:line="240" w:lineRule="auto"/>
        <w:ind w:left="1800"/>
        <w:rPr>
          <w:b/>
        </w:rPr>
      </w:pPr>
    </w:p>
    <w:p w:rsidR="00A74B6E" w:rsidRPr="00400F4A" w:rsidRDefault="00A74B6E" w:rsidP="004F5541">
      <w:pPr>
        <w:pStyle w:val="ListParagraph"/>
        <w:keepNext/>
        <w:keepLines/>
        <w:numPr>
          <w:ilvl w:val="0"/>
          <w:numId w:val="16"/>
        </w:numPr>
        <w:spacing w:after="0" w:line="240" w:lineRule="auto"/>
        <w:ind w:left="1800"/>
        <w:rPr>
          <w:b/>
        </w:rPr>
      </w:pPr>
      <w:r>
        <w:rPr>
          <w:b/>
        </w:rPr>
        <w:t xml:space="preserve">Private bool </w:t>
      </w:r>
      <w:r>
        <w:t>disposed</w:t>
      </w:r>
    </w:p>
    <w:p w:rsidR="00A74B6E" w:rsidRPr="003C3B4F" w:rsidRDefault="00A74B6E" w:rsidP="004F5541">
      <w:pPr>
        <w:pStyle w:val="ListParagraph"/>
        <w:keepNext/>
        <w:keepLines/>
        <w:numPr>
          <w:ilvl w:val="1"/>
          <w:numId w:val="16"/>
        </w:numPr>
        <w:spacing w:after="0" w:line="240" w:lineRule="auto"/>
        <w:ind w:left="1800" w:firstLine="0"/>
        <w:rPr>
          <w:b/>
        </w:rPr>
      </w:pPr>
      <w:r>
        <w:t>Default value is false.</w:t>
      </w:r>
    </w:p>
    <w:p w:rsidR="00A74B6E" w:rsidRPr="003C3B4F" w:rsidRDefault="00A74B6E" w:rsidP="004F5541">
      <w:pPr>
        <w:pStyle w:val="ListParagraph"/>
        <w:keepNext/>
        <w:keepLines/>
        <w:numPr>
          <w:ilvl w:val="1"/>
          <w:numId w:val="16"/>
        </w:numPr>
        <w:spacing w:after="0" w:line="240" w:lineRule="auto"/>
        <w:ind w:left="2160"/>
        <w:rPr>
          <w:b/>
        </w:rPr>
      </w:pPr>
      <w:r>
        <w:t>Used to signal application garbage collector whether the db context needs to be disposed or already has been.</w:t>
      </w:r>
    </w:p>
    <w:p w:rsidR="007B78DE" w:rsidRPr="003C3B4F" w:rsidRDefault="007B78DE" w:rsidP="004F5541">
      <w:pPr>
        <w:pStyle w:val="ListParagraph"/>
        <w:keepNext/>
        <w:keepLines/>
        <w:spacing w:after="0" w:line="240" w:lineRule="auto"/>
        <w:ind w:left="2160"/>
        <w:rPr>
          <w:b/>
        </w:rPr>
      </w:pPr>
    </w:p>
    <w:p w:rsidR="00A74B6E" w:rsidRPr="00D6053C" w:rsidRDefault="00A74B6E" w:rsidP="004F5541">
      <w:pPr>
        <w:keepNext/>
        <w:keepLines/>
        <w:spacing w:after="0" w:line="240" w:lineRule="auto"/>
        <w:ind w:firstLine="720"/>
        <w:rPr>
          <w:b/>
        </w:rPr>
      </w:pPr>
      <w:r w:rsidRPr="00D6053C">
        <w:rPr>
          <w:b/>
        </w:rPr>
        <w:t>Operations:</w:t>
      </w:r>
    </w:p>
    <w:p w:rsidR="00A74B6E" w:rsidRDefault="007B78DE" w:rsidP="004F5541">
      <w:pPr>
        <w:pStyle w:val="ListParagraph"/>
        <w:keepNext/>
        <w:keepLines/>
        <w:numPr>
          <w:ilvl w:val="0"/>
          <w:numId w:val="7"/>
        </w:numPr>
        <w:spacing w:after="0" w:line="240" w:lineRule="auto"/>
      </w:pPr>
      <w:r w:rsidRPr="003C3B4F">
        <w:rPr>
          <w:b/>
        </w:rPr>
        <w:t>Public</w:t>
      </w:r>
      <w:r>
        <w:t xml:space="preserve"> </w:t>
      </w:r>
      <w:r w:rsidRPr="003C3B4F">
        <w:rPr>
          <w:b/>
        </w:rPr>
        <w:t>Patient</w:t>
      </w:r>
      <w:r>
        <w:t xml:space="preserve"> GetPatientById(string id)</w:t>
      </w:r>
    </w:p>
    <w:p w:rsidR="007B78DE" w:rsidRDefault="007B78DE" w:rsidP="004F5541">
      <w:pPr>
        <w:pStyle w:val="ListParagraph"/>
        <w:keepNext/>
        <w:keepLines/>
        <w:numPr>
          <w:ilvl w:val="1"/>
          <w:numId w:val="7"/>
        </w:numPr>
        <w:spacing w:after="0" w:line="240" w:lineRule="auto"/>
        <w:ind w:left="2160"/>
      </w:pPr>
      <w:r>
        <w:t>This function is used to get a patient from the database using the patient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GetPatientsByPhysician(</w:t>
      </w:r>
      <w:r w:rsidR="00BC4A9F">
        <w:t>int</w:t>
      </w:r>
      <w:r>
        <w:t xml:space="preserve"> physicianId)</w:t>
      </w:r>
    </w:p>
    <w:p w:rsidR="00B84AA1" w:rsidRDefault="00B84AA1" w:rsidP="004F5541">
      <w:pPr>
        <w:pStyle w:val="ListParagraph"/>
        <w:keepNext/>
        <w:keepLines/>
        <w:numPr>
          <w:ilvl w:val="1"/>
          <w:numId w:val="7"/>
        </w:numPr>
        <w:spacing w:after="0" w:line="240" w:lineRule="auto"/>
        <w:ind w:left="2160"/>
      </w:pPr>
      <w:r>
        <w:t>This function is used to get a collection of patients belonging to a physician using the physician’s id.</w:t>
      </w:r>
    </w:p>
    <w:p w:rsidR="00B84AA1" w:rsidRPr="003C3B4F"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GetPatients()</w:t>
      </w:r>
    </w:p>
    <w:p w:rsidR="00B84AA1" w:rsidRDefault="00B84AA1" w:rsidP="004F5541">
      <w:pPr>
        <w:pStyle w:val="ListParagraph"/>
        <w:keepNext/>
        <w:keepLines/>
        <w:numPr>
          <w:ilvl w:val="1"/>
          <w:numId w:val="7"/>
        </w:numPr>
        <w:spacing w:after="0" w:line="240" w:lineRule="auto"/>
        <w:ind w:left="2160"/>
      </w:pPr>
      <w:r>
        <w:t>This function is used to get all the patients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InsertPatient(Patient patient)</w:t>
      </w:r>
    </w:p>
    <w:p w:rsidR="00B84AA1" w:rsidRDefault="00B84AA1" w:rsidP="004F5541">
      <w:pPr>
        <w:pStyle w:val="ListParagraph"/>
        <w:keepNext/>
        <w:keepLines/>
        <w:numPr>
          <w:ilvl w:val="1"/>
          <w:numId w:val="7"/>
        </w:numPr>
        <w:spacing w:after="0" w:line="240" w:lineRule="auto"/>
        <w:ind w:left="2160"/>
      </w:pPr>
      <w:r>
        <w:t>This function is used to add a patient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UpdatePatient(Patient patient)</w:t>
      </w:r>
    </w:p>
    <w:p w:rsidR="00B84AA1" w:rsidRDefault="00B84AA1" w:rsidP="004F5541">
      <w:pPr>
        <w:pStyle w:val="ListParagraph"/>
        <w:keepNext/>
        <w:keepLines/>
        <w:numPr>
          <w:ilvl w:val="1"/>
          <w:numId w:val="7"/>
        </w:numPr>
        <w:spacing w:after="0" w:line="240" w:lineRule="auto"/>
        <w:ind w:left="2160"/>
      </w:pPr>
      <w:r>
        <w:t>This function is used to update a patient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DeletePatient(string patientId)</w:t>
      </w:r>
    </w:p>
    <w:p w:rsidR="00B84AA1" w:rsidRDefault="00B84AA1" w:rsidP="004F5541">
      <w:pPr>
        <w:pStyle w:val="ListParagraph"/>
        <w:keepNext/>
        <w:keepLines/>
        <w:numPr>
          <w:ilvl w:val="1"/>
          <w:numId w:val="7"/>
        </w:numPr>
        <w:spacing w:after="0" w:line="240" w:lineRule="auto"/>
        <w:ind w:left="2160"/>
      </w:pPr>
      <w:r>
        <w:lastRenderedPageBreak/>
        <w:t>This function is used to delete a patient from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Experiment</w:t>
      </w:r>
      <w:r>
        <w:t xml:space="preserve"> GetExperimentById(string id)</w:t>
      </w:r>
    </w:p>
    <w:p w:rsidR="00B84AA1" w:rsidRDefault="00B84AA1" w:rsidP="004F5541">
      <w:pPr>
        <w:pStyle w:val="ListParagraph"/>
        <w:keepNext/>
        <w:keepLines/>
        <w:numPr>
          <w:ilvl w:val="1"/>
          <w:numId w:val="7"/>
        </w:numPr>
        <w:spacing w:after="0" w:line="240" w:lineRule="auto"/>
        <w:ind w:left="2160"/>
      </w:pPr>
      <w:r>
        <w:t>This function is used to get an experiment from the database using the experiment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GetExperimentsByAdmin(</w:t>
      </w:r>
      <w:r w:rsidR="00BC4A9F">
        <w:t>int</w:t>
      </w:r>
      <w:r>
        <w:t xml:space="preserve"> experimentAdminId)</w:t>
      </w:r>
    </w:p>
    <w:p w:rsidR="00B84AA1" w:rsidRDefault="00B84AA1" w:rsidP="004F5541">
      <w:pPr>
        <w:pStyle w:val="ListParagraph"/>
        <w:keepNext/>
        <w:keepLines/>
        <w:numPr>
          <w:ilvl w:val="1"/>
          <w:numId w:val="7"/>
        </w:numPr>
        <w:spacing w:after="0" w:line="240" w:lineRule="auto"/>
        <w:ind w:left="2160"/>
      </w:pPr>
      <w:r>
        <w:t>This function is used to get a collection of experiments belonging to a</w:t>
      </w:r>
      <w:r w:rsidR="00BA3A47">
        <w:t>n</w:t>
      </w:r>
      <w:r>
        <w:t xml:space="preserve"> </w:t>
      </w:r>
      <w:r w:rsidR="00BA3A47">
        <w:t>experiment administrator</w:t>
      </w:r>
      <w:r>
        <w:t xml:space="preserve"> using the </w:t>
      </w:r>
      <w:r w:rsidR="00BA3A47">
        <w:t xml:space="preserve">experiment administrator’s </w:t>
      </w:r>
      <w:r>
        <w:t>id.</w:t>
      </w:r>
    </w:p>
    <w:p w:rsidR="00B84AA1" w:rsidRPr="00400F4A"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r w:rsidR="00BA3A47">
        <w:t>GetExperiments</w:t>
      </w:r>
      <w:r>
        <w:t>()</w:t>
      </w:r>
    </w:p>
    <w:p w:rsidR="00B84AA1" w:rsidRDefault="00B84AA1" w:rsidP="004F5541">
      <w:pPr>
        <w:pStyle w:val="ListParagraph"/>
        <w:keepNext/>
        <w:keepLines/>
        <w:numPr>
          <w:ilvl w:val="1"/>
          <w:numId w:val="7"/>
        </w:numPr>
        <w:spacing w:after="0" w:line="240" w:lineRule="auto"/>
        <w:ind w:left="2160"/>
      </w:pPr>
      <w:r>
        <w:t xml:space="preserve">This function is used to get all the </w:t>
      </w:r>
      <w:r w:rsidR="00BA3A47">
        <w:t>experiments</w:t>
      </w:r>
      <w:r>
        <w:t xml:space="preserve">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InsertExperiment(Experiment experiment)</w:t>
      </w:r>
    </w:p>
    <w:p w:rsidR="00B84AA1" w:rsidRDefault="00B84AA1" w:rsidP="004F5541">
      <w:pPr>
        <w:pStyle w:val="ListParagraph"/>
        <w:keepNext/>
        <w:keepLines/>
        <w:numPr>
          <w:ilvl w:val="1"/>
          <w:numId w:val="7"/>
        </w:numPr>
        <w:spacing w:after="0" w:line="240" w:lineRule="auto"/>
        <w:ind w:left="2160"/>
      </w:pPr>
      <w:r>
        <w:t>This function is used to add an experiment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UpdateExperiment(Experiment experiment)</w:t>
      </w:r>
    </w:p>
    <w:p w:rsidR="00B84AA1" w:rsidRDefault="00B84AA1" w:rsidP="004F5541">
      <w:pPr>
        <w:pStyle w:val="ListParagraph"/>
        <w:keepNext/>
        <w:keepLines/>
        <w:numPr>
          <w:ilvl w:val="1"/>
          <w:numId w:val="7"/>
        </w:numPr>
        <w:spacing w:after="0" w:line="240" w:lineRule="auto"/>
        <w:ind w:left="2160"/>
      </w:pPr>
      <w:r>
        <w:t>This function is used to update an experiment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DeleteExperiment(</w:t>
      </w:r>
      <w:r w:rsidR="00BC4A9F">
        <w:t>int</w:t>
      </w:r>
      <w:r>
        <w:t xml:space="preserve"> experimentId)</w:t>
      </w:r>
    </w:p>
    <w:p w:rsidR="00B84AA1" w:rsidRDefault="00B84AA1" w:rsidP="004F5541">
      <w:pPr>
        <w:pStyle w:val="ListParagraph"/>
        <w:keepNext/>
        <w:keepLines/>
        <w:numPr>
          <w:ilvl w:val="1"/>
          <w:numId w:val="7"/>
        </w:numPr>
        <w:spacing w:after="0" w:line="240" w:lineRule="auto"/>
        <w:ind w:left="2160"/>
      </w:pPr>
      <w:r>
        <w:t>This function is used to delete an experiment from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sidR="003F5D6E">
        <w:rPr>
          <w:b/>
        </w:rPr>
        <w:t>Physician</w:t>
      </w:r>
      <w:r>
        <w:t xml:space="preserve"> Get</w:t>
      </w:r>
      <w:r w:rsidR="003F5D6E">
        <w:t>Physician</w:t>
      </w:r>
      <w:r>
        <w:t>ById(</w:t>
      </w:r>
      <w:r w:rsidR="00BC4A9F">
        <w:t>int</w:t>
      </w:r>
      <w:r>
        <w:t xml:space="preserve"> id)</w:t>
      </w:r>
    </w:p>
    <w:p w:rsidR="00BA3A47" w:rsidRDefault="00BA3A47" w:rsidP="004F5541">
      <w:pPr>
        <w:pStyle w:val="ListParagraph"/>
        <w:keepNext/>
        <w:keepLines/>
        <w:numPr>
          <w:ilvl w:val="1"/>
          <w:numId w:val="7"/>
        </w:numPr>
        <w:spacing w:after="0" w:line="240" w:lineRule="auto"/>
        <w:ind w:left="2160"/>
      </w:pPr>
      <w:r>
        <w:t>This function is used to get a</w:t>
      </w:r>
      <w:r w:rsidR="003F5D6E">
        <w:t xml:space="preserve"> physician</w:t>
      </w:r>
      <w:r>
        <w:t xml:space="preserve"> from the database using the </w:t>
      </w:r>
      <w:r w:rsidR="003F5D6E">
        <w:t>physician</w:t>
      </w:r>
      <w:r>
        <w:t xml:space="preserve"> Id.</w:t>
      </w:r>
    </w:p>
    <w:p w:rsidR="00BA3A47" w:rsidRDefault="00BA3A47" w:rsidP="004F5541">
      <w:pPr>
        <w:pStyle w:val="ListParagraph"/>
        <w:keepNext/>
        <w:keepLines/>
        <w:spacing w:after="0" w:line="240" w:lineRule="auto"/>
        <w:ind w:left="2160"/>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Collection&lt;</w:t>
      </w:r>
      <w:r w:rsidR="003F5D6E">
        <w:rPr>
          <w:b/>
        </w:rPr>
        <w:t>Physician</w:t>
      </w:r>
      <w:r>
        <w:rPr>
          <w:b/>
        </w:rPr>
        <w:t>&gt;</w:t>
      </w:r>
      <w:r>
        <w:t xml:space="preserve"> Get</w:t>
      </w:r>
      <w:r w:rsidR="003F5D6E">
        <w:t>Physicians</w:t>
      </w:r>
      <w:r>
        <w:t>()</w:t>
      </w:r>
    </w:p>
    <w:p w:rsidR="00BA3A47" w:rsidRDefault="00BA3A47" w:rsidP="004F5541">
      <w:pPr>
        <w:pStyle w:val="ListParagraph"/>
        <w:keepNext/>
        <w:keepLines/>
        <w:numPr>
          <w:ilvl w:val="1"/>
          <w:numId w:val="7"/>
        </w:numPr>
        <w:spacing w:after="0" w:line="240" w:lineRule="auto"/>
        <w:ind w:left="2160"/>
      </w:pPr>
      <w:r>
        <w:t xml:space="preserve">This function is used to get all the </w:t>
      </w:r>
      <w:r w:rsidR="003F5D6E">
        <w:t>physicians</w:t>
      </w:r>
      <w:r>
        <w:t xml:space="preserve"> in the system.</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Insert</w:t>
      </w:r>
      <w:r w:rsidR="003F5D6E">
        <w:t>Physician</w:t>
      </w:r>
      <w:r>
        <w:t>(</w:t>
      </w:r>
      <w:r w:rsidR="003F5D6E">
        <w:t>Physician</w:t>
      </w:r>
      <w:r>
        <w:t xml:space="preserve"> </w:t>
      </w:r>
      <w:r w:rsidR="003F5D6E">
        <w:t>physician</w:t>
      </w:r>
      <w:r>
        <w:t>)</w:t>
      </w:r>
    </w:p>
    <w:p w:rsidR="00BA3A47" w:rsidRDefault="00BA3A47" w:rsidP="004F5541">
      <w:pPr>
        <w:pStyle w:val="ListParagraph"/>
        <w:keepNext/>
        <w:keepLines/>
        <w:numPr>
          <w:ilvl w:val="1"/>
          <w:numId w:val="7"/>
        </w:numPr>
        <w:spacing w:after="0" w:line="240" w:lineRule="auto"/>
        <w:ind w:left="2160"/>
      </w:pPr>
      <w:r>
        <w:t>This function is used to add a</w:t>
      </w:r>
      <w:r w:rsidR="003F5D6E">
        <w:t xml:space="preserve"> physician </w:t>
      </w:r>
      <w:r>
        <w:t>to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Update</w:t>
      </w:r>
      <w:r w:rsidR="003F5D6E">
        <w:t>Physician</w:t>
      </w:r>
      <w:r>
        <w:t>(</w:t>
      </w:r>
      <w:r w:rsidR="003F5D6E">
        <w:t>Physician physician</w:t>
      </w:r>
      <w:r>
        <w:t>)</w:t>
      </w:r>
    </w:p>
    <w:p w:rsidR="00BA3A47" w:rsidRDefault="00BA3A47" w:rsidP="004F5541">
      <w:pPr>
        <w:pStyle w:val="ListParagraph"/>
        <w:keepNext/>
        <w:keepLines/>
        <w:numPr>
          <w:ilvl w:val="1"/>
          <w:numId w:val="7"/>
        </w:numPr>
        <w:spacing w:after="0" w:line="240" w:lineRule="auto"/>
        <w:ind w:left="2160"/>
      </w:pPr>
      <w:r>
        <w:t>This function is used to update a</w:t>
      </w:r>
      <w:r w:rsidR="003F5D6E">
        <w:t xml:space="preserve"> physician </w:t>
      </w:r>
      <w:r>
        <w:t>record in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Delete</w:t>
      </w:r>
      <w:r w:rsidR="003F5D6E">
        <w:t>Physician</w:t>
      </w:r>
      <w:r>
        <w:t>(</w:t>
      </w:r>
      <w:r w:rsidR="00BC4A9F">
        <w:t>int</w:t>
      </w:r>
      <w:r>
        <w:t xml:space="preserve"> </w:t>
      </w:r>
      <w:r w:rsidR="003F5D6E">
        <w:t>physician</w:t>
      </w:r>
      <w:r>
        <w:t>Id)</w:t>
      </w:r>
    </w:p>
    <w:p w:rsidR="00BA3A47" w:rsidRDefault="00BA3A47" w:rsidP="004F5541">
      <w:pPr>
        <w:pStyle w:val="ListParagraph"/>
        <w:keepNext/>
        <w:keepLines/>
        <w:numPr>
          <w:ilvl w:val="1"/>
          <w:numId w:val="7"/>
        </w:numPr>
        <w:spacing w:after="0" w:line="240" w:lineRule="auto"/>
        <w:ind w:left="2160"/>
      </w:pPr>
      <w:r>
        <w:t>This function is used to delete</w:t>
      </w:r>
      <w:r w:rsidR="003F5D6E">
        <w:t xml:space="preserve"> a physician </w:t>
      </w:r>
      <w:r>
        <w:t>from the database.</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ExperimentAdministrator</w:t>
      </w:r>
      <w:r>
        <w:t xml:space="preserve"> GetExperimentAdminById(</w:t>
      </w:r>
      <w:r w:rsidR="00BC4A9F">
        <w:t>int</w:t>
      </w:r>
      <w:r>
        <w:t xml:space="preserve"> id)</w:t>
      </w:r>
    </w:p>
    <w:p w:rsidR="003F5D6E" w:rsidRDefault="003F5D6E" w:rsidP="004F5541">
      <w:pPr>
        <w:pStyle w:val="ListParagraph"/>
        <w:keepNext/>
        <w:keepLines/>
        <w:numPr>
          <w:ilvl w:val="1"/>
          <w:numId w:val="7"/>
        </w:numPr>
        <w:spacing w:after="0" w:line="240" w:lineRule="auto"/>
        <w:ind w:left="2160"/>
      </w:pPr>
      <w:r>
        <w:t>This function is used to get an experiment administrator from the database using the experiment administrator Id.</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Collection&lt;ExperimentAdministrator&gt;</w:t>
      </w:r>
      <w:r>
        <w:t xml:space="preserve"> GetExperimentAdmins()</w:t>
      </w:r>
    </w:p>
    <w:p w:rsidR="003F5D6E" w:rsidRDefault="003F5D6E" w:rsidP="004F5541">
      <w:pPr>
        <w:pStyle w:val="ListParagraph"/>
        <w:keepNext/>
        <w:keepLines/>
        <w:numPr>
          <w:ilvl w:val="1"/>
          <w:numId w:val="7"/>
        </w:numPr>
        <w:spacing w:after="0" w:line="240" w:lineRule="auto"/>
        <w:ind w:left="2160"/>
      </w:pPr>
      <w:r>
        <w:lastRenderedPageBreak/>
        <w:t>This function is used to get all the experiment administrators in the system.</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InsertExperimentAdmin (ExperimentAdmin experimentAdmin)</w:t>
      </w:r>
    </w:p>
    <w:p w:rsidR="003F5D6E" w:rsidRDefault="003F5D6E" w:rsidP="004F5541">
      <w:pPr>
        <w:pStyle w:val="ListParagraph"/>
        <w:keepNext/>
        <w:keepLines/>
        <w:numPr>
          <w:ilvl w:val="1"/>
          <w:numId w:val="7"/>
        </w:numPr>
        <w:spacing w:after="0" w:line="240" w:lineRule="auto"/>
        <w:ind w:left="2160"/>
      </w:pPr>
      <w:r>
        <w:t>This function is used to add an experiment administrator to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UpdateExperimentAdmin (ExperimentAdmin experimentAdmin)</w:t>
      </w:r>
    </w:p>
    <w:p w:rsidR="003F5D6E" w:rsidRDefault="003F5D6E" w:rsidP="004F5541">
      <w:pPr>
        <w:pStyle w:val="ListParagraph"/>
        <w:keepNext/>
        <w:keepLines/>
        <w:numPr>
          <w:ilvl w:val="1"/>
          <w:numId w:val="7"/>
        </w:numPr>
        <w:spacing w:after="0" w:line="240" w:lineRule="auto"/>
        <w:ind w:left="2160"/>
      </w:pPr>
      <w:r>
        <w:t>This function is used to update an experiment administrator record in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DeleteExperimentAdmin (</w:t>
      </w:r>
      <w:r w:rsidR="00BC4A9F">
        <w:t>int</w:t>
      </w:r>
      <w:r>
        <w:t xml:space="preserve"> experimentAdminId)</w:t>
      </w:r>
    </w:p>
    <w:p w:rsidR="003F5D6E" w:rsidRDefault="003F5D6E" w:rsidP="004F5541">
      <w:pPr>
        <w:pStyle w:val="ListParagraph"/>
        <w:keepNext/>
        <w:keepLines/>
        <w:numPr>
          <w:ilvl w:val="1"/>
          <w:numId w:val="7"/>
        </w:numPr>
        <w:spacing w:after="0" w:line="240" w:lineRule="auto"/>
        <w:ind w:left="2160"/>
      </w:pPr>
      <w:r>
        <w:t>This function is used to delete an experiment administrator from the database.</w:t>
      </w:r>
    </w:p>
    <w:p w:rsidR="00C30035" w:rsidRDefault="00C30035"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GetPatientDataById (string patientDataId)</w:t>
      </w:r>
    </w:p>
    <w:p w:rsidR="008D31F2" w:rsidRDefault="008D31F2" w:rsidP="008D31F2">
      <w:pPr>
        <w:pStyle w:val="ListParagraph"/>
        <w:keepNext/>
        <w:keepLines/>
        <w:numPr>
          <w:ilvl w:val="1"/>
          <w:numId w:val="7"/>
        </w:numPr>
        <w:spacing w:after="0" w:line="240" w:lineRule="auto"/>
        <w:ind w:left="2160"/>
      </w:pPr>
      <w:r>
        <w:t>This function is used to get a patient data record from the database using its id.</w:t>
      </w:r>
    </w:p>
    <w:p w:rsidR="008D31F2" w:rsidRDefault="008D31F2" w:rsidP="00F15F5C">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GetPatientDataByPatient(Patient patient)</w:t>
      </w:r>
    </w:p>
    <w:p w:rsidR="008D31F2" w:rsidRDefault="008D31F2" w:rsidP="00F15F5C">
      <w:pPr>
        <w:pStyle w:val="ListParagraph"/>
        <w:keepNext/>
        <w:keepLines/>
        <w:numPr>
          <w:ilvl w:val="1"/>
          <w:numId w:val="7"/>
        </w:numPr>
        <w:spacing w:after="0" w:line="240" w:lineRule="auto"/>
        <w:ind w:left="2160"/>
      </w:pPr>
      <w:r>
        <w:t>This function is used to get all the patient data records from the database for a patient.</w:t>
      </w:r>
    </w:p>
    <w:p w:rsidR="008D31F2" w:rsidRPr="00F15F5C" w:rsidRDefault="008D31F2" w:rsidP="00F15F5C">
      <w:pPr>
        <w:pStyle w:val="ListParagraph"/>
        <w:keepNext/>
        <w:keepLines/>
        <w:spacing w:after="0" w:line="240" w:lineRule="auto"/>
        <w:ind w:left="1800"/>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Insert</w:t>
      </w:r>
      <w:r w:rsidR="00BC4A9F">
        <w:t>PatientData</w:t>
      </w:r>
      <w:r>
        <w:t xml:space="preserve"> (</w:t>
      </w:r>
      <w:r w:rsidR="00BC4A9F">
        <w:t>PatientData</w:t>
      </w:r>
      <w:r>
        <w:t xml:space="preserve"> </w:t>
      </w:r>
      <w:r w:rsidR="00BC4A9F">
        <w:t>patientData</w:t>
      </w:r>
      <w:r>
        <w:t>)</w:t>
      </w:r>
    </w:p>
    <w:p w:rsidR="00C30035" w:rsidRDefault="00C30035" w:rsidP="004F5541">
      <w:pPr>
        <w:pStyle w:val="ListParagraph"/>
        <w:keepNext/>
        <w:keepLines/>
        <w:numPr>
          <w:ilvl w:val="1"/>
          <w:numId w:val="7"/>
        </w:numPr>
        <w:spacing w:after="0" w:line="240" w:lineRule="auto"/>
        <w:ind w:left="2160"/>
      </w:pPr>
      <w:r>
        <w:t>This function is used to add a</w:t>
      </w:r>
      <w:r w:rsidR="00BC4A9F">
        <w:t xml:space="preserve"> new patient data record</w:t>
      </w:r>
      <w:r>
        <w:t xml:space="preserve"> to the database.</w:t>
      </w:r>
    </w:p>
    <w:p w:rsidR="00C30035" w:rsidRDefault="00C30035" w:rsidP="004F5541">
      <w:pPr>
        <w:keepNext/>
        <w:keepLines/>
        <w:spacing w:after="0" w:line="240" w:lineRule="auto"/>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Delete</w:t>
      </w:r>
      <w:r w:rsidR="00BC4A9F">
        <w:t>PatientData</w:t>
      </w:r>
      <w:r>
        <w:t xml:space="preserve"> (string </w:t>
      </w:r>
      <w:r w:rsidR="00BC4A9F">
        <w:t>patientData</w:t>
      </w:r>
      <w:r>
        <w:t>Id)</w:t>
      </w:r>
    </w:p>
    <w:p w:rsidR="00C30035" w:rsidRDefault="00C30035" w:rsidP="004F5541">
      <w:pPr>
        <w:pStyle w:val="ListParagraph"/>
        <w:keepNext/>
        <w:keepLines/>
        <w:numPr>
          <w:ilvl w:val="1"/>
          <w:numId w:val="7"/>
        </w:numPr>
        <w:spacing w:after="0" w:line="240" w:lineRule="auto"/>
        <w:ind w:left="2160"/>
      </w:pPr>
      <w:r>
        <w:t>This function is used to delete a</w:t>
      </w:r>
      <w:r w:rsidR="00BC4A9F">
        <w:t xml:space="preserve"> patient data record </w:t>
      </w:r>
      <w:r>
        <w:t>from the database.</w:t>
      </w:r>
    </w:p>
    <w:p w:rsidR="00BC4A9F" w:rsidRDefault="00BC4A9F" w:rsidP="004F5541">
      <w:pPr>
        <w:pStyle w:val="ListParagraph"/>
        <w:keepNext/>
        <w:keepLines/>
        <w:spacing w:after="0" w:line="240" w:lineRule="auto"/>
        <w:ind w:left="216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GetActivityById (int activityId)</w:t>
      </w:r>
    </w:p>
    <w:p w:rsidR="008D31F2" w:rsidRDefault="008D31F2" w:rsidP="008D31F2">
      <w:pPr>
        <w:pStyle w:val="ListParagraph"/>
        <w:keepNext/>
        <w:keepLines/>
        <w:numPr>
          <w:ilvl w:val="1"/>
          <w:numId w:val="7"/>
        </w:numPr>
        <w:spacing w:after="0" w:line="240" w:lineRule="auto"/>
        <w:ind w:left="2160"/>
      </w:pPr>
      <w:r>
        <w:t>This function is used to get an activity record from the database using its id.</w:t>
      </w:r>
    </w:p>
    <w:p w:rsidR="008D31F2" w:rsidRDefault="008D31F2" w:rsidP="008D31F2">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GetActivitiesByDataRecord(PatientData patientData)</w:t>
      </w:r>
    </w:p>
    <w:p w:rsidR="008D31F2" w:rsidRDefault="008D31F2" w:rsidP="008D31F2">
      <w:pPr>
        <w:pStyle w:val="ListParagraph"/>
        <w:keepNext/>
        <w:keepLines/>
        <w:numPr>
          <w:ilvl w:val="1"/>
          <w:numId w:val="7"/>
        </w:numPr>
        <w:spacing w:after="0" w:line="240" w:lineRule="auto"/>
        <w:ind w:left="2160"/>
      </w:pPr>
      <w:r>
        <w:t>This function is used to get all the activity records from the database for a patient data record.</w:t>
      </w:r>
    </w:p>
    <w:p w:rsidR="008D31F2" w:rsidRPr="00F15F5C" w:rsidRDefault="008D31F2" w:rsidP="00F15F5C">
      <w:pPr>
        <w:pStyle w:val="ListParagraph"/>
        <w:keepNext/>
        <w:keepLines/>
        <w:spacing w:after="0" w:line="240" w:lineRule="auto"/>
        <w:ind w:left="1800"/>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InsertActivity (Activity activity)</w:t>
      </w:r>
    </w:p>
    <w:p w:rsidR="00BC4A9F" w:rsidRDefault="00BC4A9F" w:rsidP="004F5541">
      <w:pPr>
        <w:pStyle w:val="ListParagraph"/>
        <w:keepNext/>
        <w:keepLines/>
        <w:numPr>
          <w:ilvl w:val="1"/>
          <w:numId w:val="7"/>
        </w:numPr>
        <w:spacing w:after="0" w:line="240" w:lineRule="auto"/>
        <w:ind w:left="2160"/>
      </w:pPr>
      <w:r>
        <w:t>This function is used to add a new activity to the database.</w:t>
      </w:r>
    </w:p>
    <w:p w:rsidR="00BC4A9F" w:rsidRDefault="00BC4A9F" w:rsidP="004F5541">
      <w:pPr>
        <w:keepNext/>
        <w:keepLines/>
        <w:spacing w:after="0" w:line="240" w:lineRule="auto"/>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DeleteActivity (int activityId)</w:t>
      </w:r>
    </w:p>
    <w:p w:rsidR="00BC4A9F" w:rsidRDefault="00BC4A9F" w:rsidP="004F5541">
      <w:pPr>
        <w:pStyle w:val="ListParagraph"/>
        <w:keepNext/>
        <w:keepLines/>
        <w:numPr>
          <w:ilvl w:val="1"/>
          <w:numId w:val="7"/>
        </w:numPr>
        <w:spacing w:after="0" w:line="240" w:lineRule="auto"/>
        <w:ind w:left="2160"/>
      </w:pPr>
      <w:r>
        <w:t>This function is used to delete an activity from the database.</w:t>
      </w:r>
    </w:p>
    <w:p w:rsidR="00BC4A9F" w:rsidRDefault="00BC4A9F" w:rsidP="004F5541">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GetZephyr</w:t>
      </w:r>
      <w:r>
        <w:t>Accel (string patientDataId)</w:t>
      </w:r>
    </w:p>
    <w:p w:rsidR="008D31F2" w:rsidRDefault="008D31F2" w:rsidP="008D31F2">
      <w:pPr>
        <w:pStyle w:val="ListParagraph"/>
        <w:keepNext/>
        <w:keepLines/>
        <w:numPr>
          <w:ilvl w:val="1"/>
          <w:numId w:val="7"/>
        </w:numPr>
        <w:spacing w:after="0" w:line="240" w:lineRule="auto"/>
        <w:ind w:left="2160"/>
      </w:pPr>
      <w:r>
        <w:t>This function is used to get all the Zephyr accelerometer data records from the database using the corresponding patient data record id.</w:t>
      </w:r>
    </w:p>
    <w:p w:rsidR="008D31F2" w:rsidRPr="00CA09C7" w:rsidRDefault="008D31F2" w:rsidP="00F15F5C">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InsertZephyrAccel (ZephyrAccelerometer zephyrAccelerometer)</w:t>
      </w:r>
    </w:p>
    <w:p w:rsidR="008D31F2" w:rsidRDefault="008D31F2" w:rsidP="008D31F2">
      <w:pPr>
        <w:pStyle w:val="ListParagraph"/>
        <w:keepNext/>
        <w:keepLines/>
        <w:numPr>
          <w:ilvl w:val="1"/>
          <w:numId w:val="7"/>
        </w:numPr>
        <w:spacing w:after="0" w:line="240" w:lineRule="auto"/>
        <w:ind w:left="2160"/>
      </w:pPr>
      <w:r>
        <w:t>This function is used to add a new Zephyr Accelerometer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Delete</w:t>
      </w:r>
      <w:r w:rsidR="001B3C13">
        <w:t>ZephyrAccel</w:t>
      </w:r>
      <w:r>
        <w:t xml:space="preserve"> (int zephyrAccelerometerId)</w:t>
      </w:r>
    </w:p>
    <w:p w:rsidR="008D31F2" w:rsidRDefault="008D31F2" w:rsidP="008D31F2">
      <w:pPr>
        <w:pStyle w:val="ListParagraph"/>
        <w:keepNext/>
        <w:keepLines/>
        <w:numPr>
          <w:ilvl w:val="1"/>
          <w:numId w:val="7"/>
        </w:numPr>
        <w:spacing w:after="0" w:line="240" w:lineRule="auto"/>
        <w:ind w:left="2160"/>
      </w:pPr>
      <w:r>
        <w:t>This function is used to delete an Zephyr Accelerometer record from the database.</w:t>
      </w:r>
    </w:p>
    <w:p w:rsidR="00C30035" w:rsidRDefault="00C30035"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GetZephyr</w:t>
      </w:r>
      <w:r>
        <w:t>ECG (string patientDataId)</w:t>
      </w:r>
    </w:p>
    <w:p w:rsidR="008D31F2" w:rsidRDefault="008D31F2" w:rsidP="008D31F2">
      <w:pPr>
        <w:pStyle w:val="ListParagraph"/>
        <w:keepNext/>
        <w:keepLines/>
        <w:numPr>
          <w:ilvl w:val="1"/>
          <w:numId w:val="7"/>
        </w:numPr>
        <w:spacing w:after="0" w:line="240" w:lineRule="auto"/>
        <w:ind w:left="2160"/>
      </w:pPr>
      <w:r>
        <w:t>This function is used to get all the Zephyr ECG data records from the database using the corresponding patient data record id.</w:t>
      </w:r>
    </w:p>
    <w:p w:rsidR="008D31F2" w:rsidRPr="00CA09C7"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InsertZephyr</w:t>
      </w:r>
      <w:r w:rsidR="001B3C13">
        <w:t>ECG</w:t>
      </w:r>
      <w:r>
        <w:t xml:space="preserve"> (ZephyrECGWaveform zephyrECGWaveform)</w:t>
      </w:r>
    </w:p>
    <w:p w:rsidR="008D31F2" w:rsidRDefault="008D31F2" w:rsidP="008D31F2">
      <w:pPr>
        <w:pStyle w:val="ListParagraph"/>
        <w:keepNext/>
        <w:keepLines/>
        <w:numPr>
          <w:ilvl w:val="1"/>
          <w:numId w:val="7"/>
        </w:numPr>
        <w:spacing w:after="0" w:line="240" w:lineRule="auto"/>
        <w:ind w:left="2160"/>
      </w:pPr>
      <w:r>
        <w:t>This function is used to add a new Zephyr ECG wareform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Delete</w:t>
      </w:r>
      <w:r w:rsidR="001B3C13">
        <w:t>ZephyrECG (int zephyrECGWaveform</w:t>
      </w:r>
      <w:r>
        <w:t>Id)</w:t>
      </w:r>
    </w:p>
    <w:p w:rsidR="008D31F2" w:rsidRDefault="008D31F2" w:rsidP="008D31F2">
      <w:pPr>
        <w:pStyle w:val="ListParagraph"/>
        <w:keepNext/>
        <w:keepLines/>
        <w:numPr>
          <w:ilvl w:val="1"/>
          <w:numId w:val="7"/>
        </w:numPr>
        <w:spacing w:after="0" w:line="240" w:lineRule="auto"/>
        <w:ind w:left="2160"/>
      </w:pPr>
      <w:r>
        <w:t>Th</w:t>
      </w:r>
      <w:r w:rsidR="001B3C13">
        <w:t>is function is used to delete a</w:t>
      </w:r>
      <w:r>
        <w:t xml:space="preserve"> Zephyr ECG wareform record from the database.</w:t>
      </w:r>
    </w:p>
    <w:p w:rsidR="008D31F2" w:rsidRDefault="008D31F2"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GetZephyr</w:t>
      </w:r>
      <w:r>
        <w:t>Breathing (string patientDataId)</w:t>
      </w:r>
    </w:p>
    <w:p w:rsidR="008D31F2" w:rsidRDefault="008D31F2" w:rsidP="008D31F2">
      <w:pPr>
        <w:pStyle w:val="ListParagraph"/>
        <w:keepNext/>
        <w:keepLines/>
        <w:numPr>
          <w:ilvl w:val="1"/>
          <w:numId w:val="7"/>
        </w:numPr>
        <w:spacing w:after="0" w:line="240" w:lineRule="auto"/>
        <w:ind w:left="2160"/>
      </w:pPr>
      <w:r>
        <w:t>This function is used to get all the Zephyr Breathing data records from the database using the corresponding patient data record id.</w:t>
      </w:r>
    </w:p>
    <w:p w:rsidR="008D31F2" w:rsidRPr="00CA09C7"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InsertZephyrBreathing (ZephyrBreathingWaveform zephyrBreathing</w:t>
      </w:r>
      <w:r>
        <w:t>Waveform)</w:t>
      </w:r>
    </w:p>
    <w:p w:rsidR="008D31F2" w:rsidRDefault="008D31F2" w:rsidP="008D31F2">
      <w:pPr>
        <w:pStyle w:val="ListParagraph"/>
        <w:keepNext/>
        <w:keepLines/>
        <w:numPr>
          <w:ilvl w:val="1"/>
          <w:numId w:val="7"/>
        </w:numPr>
        <w:spacing w:after="0" w:line="240" w:lineRule="auto"/>
        <w:ind w:left="2160"/>
      </w:pPr>
      <w:r>
        <w:t xml:space="preserve">This function is used to add a new Zephyr </w:t>
      </w:r>
      <w:r w:rsidR="001B3C13">
        <w:t>Breathing</w:t>
      </w:r>
      <w:r>
        <w:t xml:space="preserve"> wareform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Delet</w:t>
      </w:r>
      <w:r w:rsidR="001B3C13">
        <w:t>eZephyrBreathing (int zephyrBreathingWaveform</w:t>
      </w:r>
      <w:r>
        <w:t>Id)</w:t>
      </w:r>
    </w:p>
    <w:p w:rsidR="008D31F2" w:rsidRDefault="008D31F2" w:rsidP="008D31F2">
      <w:pPr>
        <w:pStyle w:val="ListParagraph"/>
        <w:keepNext/>
        <w:keepLines/>
        <w:numPr>
          <w:ilvl w:val="1"/>
          <w:numId w:val="7"/>
        </w:numPr>
        <w:spacing w:after="0" w:line="240" w:lineRule="auto"/>
        <w:ind w:left="2160"/>
      </w:pPr>
      <w:r>
        <w:t>Th</w:t>
      </w:r>
      <w:r w:rsidR="001B3C13">
        <w:t>is function is used to delete a</w:t>
      </w:r>
      <w:r>
        <w:t xml:space="preserve"> Zephyr ECG wareform record from the database.</w:t>
      </w:r>
    </w:p>
    <w:p w:rsidR="008D31F2" w:rsidRDefault="008D31F2"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GetZephyrEventData (string patientDataId)</w:t>
      </w:r>
    </w:p>
    <w:p w:rsidR="001B3C13" w:rsidRDefault="001B3C13" w:rsidP="001B3C13">
      <w:pPr>
        <w:pStyle w:val="ListParagraph"/>
        <w:keepNext/>
        <w:keepLines/>
        <w:numPr>
          <w:ilvl w:val="1"/>
          <w:numId w:val="7"/>
        </w:numPr>
        <w:spacing w:after="0" w:line="240" w:lineRule="auto"/>
        <w:ind w:left="2160"/>
      </w:pPr>
      <w:r>
        <w:t>This function is used to get all the Zephyr event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InsertZephyrEventData (ZephyrEventData zephyrEventData)</w:t>
      </w:r>
    </w:p>
    <w:p w:rsidR="001B3C13" w:rsidRDefault="001B3C13" w:rsidP="001B3C13">
      <w:pPr>
        <w:pStyle w:val="ListParagraph"/>
        <w:keepNext/>
        <w:keepLines/>
        <w:numPr>
          <w:ilvl w:val="1"/>
          <w:numId w:val="7"/>
        </w:numPr>
        <w:spacing w:after="0" w:line="240" w:lineRule="auto"/>
        <w:ind w:left="2160"/>
      </w:pPr>
      <w:r>
        <w:t>This function is used to add a new Zephyr event data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DeleteZephyrEventData (int zephyrEventDataId)</w:t>
      </w:r>
    </w:p>
    <w:p w:rsidR="001B3C13" w:rsidRDefault="001B3C13" w:rsidP="001B3C13">
      <w:pPr>
        <w:pStyle w:val="ListParagraph"/>
        <w:keepNext/>
        <w:keepLines/>
        <w:numPr>
          <w:ilvl w:val="1"/>
          <w:numId w:val="7"/>
        </w:numPr>
        <w:spacing w:after="0" w:line="240" w:lineRule="auto"/>
        <w:ind w:left="2160"/>
      </w:pPr>
      <w:r>
        <w:lastRenderedPageBreak/>
        <w:t>This function is used to delete a Zephyr event data 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GetZephyrSummaryData (string patientDataId)</w:t>
      </w:r>
    </w:p>
    <w:p w:rsidR="001B3C13" w:rsidRDefault="001B3C13" w:rsidP="001B3C13">
      <w:pPr>
        <w:pStyle w:val="ListParagraph"/>
        <w:keepNext/>
        <w:keepLines/>
        <w:numPr>
          <w:ilvl w:val="1"/>
          <w:numId w:val="7"/>
        </w:numPr>
        <w:spacing w:after="0" w:line="240" w:lineRule="auto"/>
        <w:ind w:left="2160"/>
      </w:pPr>
      <w:r>
        <w:t>This function is used to get all the Zephyr summary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InsertZephyrSummaryData (ZephyrSummaryData zephyrSummaryData)</w:t>
      </w:r>
    </w:p>
    <w:p w:rsidR="001B3C13" w:rsidRDefault="001B3C13" w:rsidP="001B3C13">
      <w:pPr>
        <w:pStyle w:val="ListParagraph"/>
        <w:keepNext/>
        <w:keepLines/>
        <w:numPr>
          <w:ilvl w:val="1"/>
          <w:numId w:val="7"/>
        </w:numPr>
        <w:spacing w:after="0" w:line="240" w:lineRule="auto"/>
        <w:ind w:left="2160"/>
      </w:pPr>
      <w:r>
        <w:t>This function is used to add a new Zephyr summary data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DeleteZephyrSummaryData (int zephyrSummaryDataId)</w:t>
      </w:r>
    </w:p>
    <w:p w:rsidR="001B3C13" w:rsidRDefault="001B3C13" w:rsidP="001B3C13">
      <w:pPr>
        <w:pStyle w:val="ListParagraph"/>
        <w:keepNext/>
        <w:keepLines/>
        <w:numPr>
          <w:ilvl w:val="1"/>
          <w:numId w:val="7"/>
        </w:numPr>
        <w:spacing w:after="0" w:line="240" w:lineRule="auto"/>
        <w:ind w:left="2160"/>
      </w:pPr>
      <w:r>
        <w:t>This function is used to delete a Zephyr summary data 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GetBasicPeakSummaryData (string patientDataId)</w:t>
      </w:r>
    </w:p>
    <w:p w:rsidR="001B3C13" w:rsidRDefault="001B3C13" w:rsidP="001B3C13">
      <w:pPr>
        <w:pStyle w:val="ListParagraph"/>
        <w:keepNext/>
        <w:keepLines/>
        <w:numPr>
          <w:ilvl w:val="1"/>
          <w:numId w:val="7"/>
        </w:numPr>
        <w:spacing w:after="0" w:line="240" w:lineRule="auto"/>
        <w:ind w:left="2160"/>
      </w:pPr>
      <w:r>
        <w:t>This function is used to get all the Basic Peak summary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InsertBasicPeakSummaryData (BasicPeakSummaryData basisSummaryData)</w:t>
      </w:r>
    </w:p>
    <w:p w:rsidR="001B3C13" w:rsidRDefault="001B3C13" w:rsidP="001B3C13">
      <w:pPr>
        <w:pStyle w:val="ListParagraph"/>
        <w:keepNext/>
        <w:keepLines/>
        <w:numPr>
          <w:ilvl w:val="1"/>
          <w:numId w:val="7"/>
        </w:numPr>
        <w:spacing w:after="0" w:line="240" w:lineRule="auto"/>
        <w:ind w:left="2160"/>
      </w:pPr>
      <w:r>
        <w:t>This function is used to add a new Basic Peak summary data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DeleteBasicPeakSummaryData (int basisSummaryDataId)</w:t>
      </w:r>
    </w:p>
    <w:p w:rsidR="001B3C13" w:rsidRDefault="001B3C13" w:rsidP="001B3C13">
      <w:pPr>
        <w:pStyle w:val="ListParagraph"/>
        <w:keepNext/>
        <w:keepLines/>
        <w:numPr>
          <w:ilvl w:val="1"/>
          <w:numId w:val="7"/>
        </w:numPr>
        <w:spacing w:after="0" w:line="240" w:lineRule="auto"/>
        <w:ind w:left="2160"/>
      </w:pPr>
      <w:r>
        <w:t>This function is used to delete a Basic Peaksummary data record from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GetMSBandAccel (string patientDataId)</w:t>
      </w:r>
    </w:p>
    <w:p w:rsidR="001B3C13" w:rsidRDefault="001B3C13" w:rsidP="001B3C13">
      <w:pPr>
        <w:pStyle w:val="ListParagraph"/>
        <w:keepNext/>
        <w:keepLines/>
        <w:numPr>
          <w:ilvl w:val="1"/>
          <w:numId w:val="7"/>
        </w:numPr>
        <w:spacing w:after="0" w:line="240" w:lineRule="auto"/>
        <w:ind w:left="2160"/>
      </w:pPr>
      <w:r>
        <w:t>This function is used to get all the MS Band accelerometer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InsertMSBandAccel (MSBandAccelerometer msBandAccelerometer)</w:t>
      </w:r>
    </w:p>
    <w:p w:rsidR="001B3C13" w:rsidRDefault="001B3C13" w:rsidP="001B3C13">
      <w:pPr>
        <w:pStyle w:val="ListParagraph"/>
        <w:keepNext/>
        <w:keepLines/>
        <w:numPr>
          <w:ilvl w:val="1"/>
          <w:numId w:val="7"/>
        </w:numPr>
        <w:spacing w:after="0" w:line="240" w:lineRule="auto"/>
        <w:ind w:left="2160"/>
      </w:pPr>
      <w:r>
        <w:t>This function is used to add a new MS Band Accelerometer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DeleteMSBandAccel (int msBandAccelerometerId)</w:t>
      </w:r>
    </w:p>
    <w:p w:rsidR="001B3C13" w:rsidRDefault="001B3C13" w:rsidP="001B3C13">
      <w:pPr>
        <w:pStyle w:val="ListParagraph"/>
        <w:keepNext/>
        <w:keepLines/>
        <w:numPr>
          <w:ilvl w:val="1"/>
          <w:numId w:val="7"/>
        </w:numPr>
        <w:spacing w:after="0" w:line="240" w:lineRule="auto"/>
        <w:ind w:left="2160"/>
      </w:pPr>
      <w:r>
        <w:t>This function is used to delete a MS Band Accelerometer 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GetMSBandCalories (string patientDataId)</w:t>
      </w:r>
    </w:p>
    <w:p w:rsidR="001B3C13" w:rsidRDefault="001B3C13" w:rsidP="001B3C13">
      <w:pPr>
        <w:pStyle w:val="ListParagraph"/>
        <w:keepNext/>
        <w:keepLines/>
        <w:numPr>
          <w:ilvl w:val="1"/>
          <w:numId w:val="7"/>
        </w:numPr>
        <w:spacing w:after="0" w:line="240" w:lineRule="auto"/>
        <w:ind w:left="2160"/>
      </w:pPr>
      <w:r>
        <w:t>This function is used to get all the MS Band calorie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InsertMSBandCalorie (MSBandCalorie msBandCalorie)</w:t>
      </w:r>
    </w:p>
    <w:p w:rsidR="001B3C13" w:rsidRDefault="001B3C13" w:rsidP="001B3C13">
      <w:pPr>
        <w:pStyle w:val="ListParagraph"/>
        <w:keepNext/>
        <w:keepLines/>
        <w:numPr>
          <w:ilvl w:val="1"/>
          <w:numId w:val="7"/>
        </w:numPr>
        <w:spacing w:after="0" w:line="240" w:lineRule="auto"/>
        <w:ind w:left="2160"/>
      </w:pPr>
      <w:r>
        <w:t>This function is used to add a new MS Band calorie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DeleteMSBandCalorie (int msBandCalorieId)</w:t>
      </w:r>
    </w:p>
    <w:p w:rsidR="001B3C13" w:rsidRDefault="001B3C13" w:rsidP="001B3C13">
      <w:pPr>
        <w:pStyle w:val="ListParagraph"/>
        <w:keepNext/>
        <w:keepLines/>
        <w:numPr>
          <w:ilvl w:val="1"/>
          <w:numId w:val="7"/>
        </w:numPr>
        <w:spacing w:after="0" w:line="240" w:lineRule="auto"/>
        <w:ind w:left="2160"/>
      </w:pPr>
      <w:r>
        <w:t>This function is used to delete a MS Band calorie record from the database.</w:t>
      </w:r>
    </w:p>
    <w:p w:rsidR="00B82F96" w:rsidRDefault="00B82F96" w:rsidP="00F15F5C">
      <w:pPr>
        <w:pStyle w:val="ListParagraph"/>
        <w:keepNext/>
        <w:keepLines/>
        <w:spacing w:after="0" w:line="240" w:lineRule="auto"/>
        <w:ind w:left="216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GetMSBand</w:t>
      </w:r>
      <w:r w:rsidR="00B82F96">
        <w:t>Gyroscrope</w:t>
      </w:r>
      <w:r>
        <w:t xml:space="preserve"> (string patientDataId)</w:t>
      </w:r>
    </w:p>
    <w:p w:rsidR="001B3C13" w:rsidRDefault="001B3C13" w:rsidP="001B3C13">
      <w:pPr>
        <w:pStyle w:val="ListParagraph"/>
        <w:keepNext/>
        <w:keepLines/>
        <w:numPr>
          <w:ilvl w:val="1"/>
          <w:numId w:val="7"/>
        </w:numPr>
        <w:spacing w:after="0" w:line="240" w:lineRule="auto"/>
        <w:ind w:left="2160"/>
      </w:pPr>
      <w:r>
        <w:t xml:space="preserve">This function is used to get all the MS Band </w:t>
      </w:r>
      <w:r w:rsidR="00B82F96">
        <w:t>gyroscope</w:t>
      </w:r>
      <w:r>
        <w:t xml:space="preserve">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InsertMSBand</w:t>
      </w:r>
      <w:r w:rsidR="00B82F96">
        <w:t>Gyroscope</w:t>
      </w:r>
      <w:r>
        <w:t xml:space="preserve"> (MSBand</w:t>
      </w:r>
      <w:r w:rsidR="00B82F96">
        <w:t>Gyroscope</w:t>
      </w:r>
      <w:r>
        <w:t xml:space="preserve"> msBand</w:t>
      </w:r>
      <w:r w:rsidR="00B82F96">
        <w:t>Gyroscope</w:t>
      </w:r>
      <w:r>
        <w:t>)</w:t>
      </w:r>
    </w:p>
    <w:p w:rsidR="001B3C13" w:rsidRDefault="001B3C13" w:rsidP="001B3C13">
      <w:pPr>
        <w:pStyle w:val="ListParagraph"/>
        <w:keepNext/>
        <w:keepLines/>
        <w:numPr>
          <w:ilvl w:val="1"/>
          <w:numId w:val="7"/>
        </w:numPr>
        <w:spacing w:after="0" w:line="240" w:lineRule="auto"/>
        <w:ind w:left="2160"/>
      </w:pPr>
      <w:r>
        <w:t>This function is used to add a new MS Band</w:t>
      </w:r>
      <w:r w:rsidR="00B82F96">
        <w:t xml:space="preserve"> gyroscope </w:t>
      </w:r>
      <w:r>
        <w:t>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DeleteMSBand</w:t>
      </w:r>
      <w:r w:rsidR="00B82F96">
        <w:t>Gyroscope</w:t>
      </w:r>
      <w:r>
        <w:t xml:space="preserve"> (int msBand</w:t>
      </w:r>
      <w:r w:rsidR="00B82F96">
        <w:t>Gyroscope</w:t>
      </w:r>
      <w:r>
        <w:t>Id)</w:t>
      </w:r>
    </w:p>
    <w:p w:rsidR="001B3C13" w:rsidRDefault="001B3C13" w:rsidP="001B3C13">
      <w:pPr>
        <w:pStyle w:val="ListParagraph"/>
        <w:keepNext/>
        <w:keepLines/>
        <w:numPr>
          <w:ilvl w:val="1"/>
          <w:numId w:val="7"/>
        </w:numPr>
        <w:spacing w:after="0" w:line="240" w:lineRule="auto"/>
        <w:ind w:left="2160"/>
      </w:pPr>
      <w:r>
        <w:t xml:space="preserve">This function is used to delete a MS Band </w:t>
      </w:r>
      <w:r w:rsidR="00B82F96">
        <w:t xml:space="preserve">gyroscope </w:t>
      </w:r>
      <w:r>
        <w:t>record from the database.</w:t>
      </w:r>
    </w:p>
    <w:p w:rsidR="001B3C13" w:rsidRDefault="001B3C13" w:rsidP="00F15F5C">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GetMSBandHeartRate (string patientDataId)</w:t>
      </w:r>
    </w:p>
    <w:p w:rsidR="00B82F96" w:rsidRDefault="00B82F96" w:rsidP="00B82F96">
      <w:pPr>
        <w:pStyle w:val="ListParagraph"/>
        <w:keepNext/>
        <w:keepLines/>
        <w:numPr>
          <w:ilvl w:val="1"/>
          <w:numId w:val="7"/>
        </w:numPr>
        <w:spacing w:after="0" w:line="240" w:lineRule="auto"/>
        <w:ind w:left="2160"/>
      </w:pPr>
      <w:r>
        <w:t>This function is used to get all the MS Band heart rate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InsertMSBandHeartRate (MSBandHeartRate msBandHeartRate)</w:t>
      </w:r>
    </w:p>
    <w:p w:rsidR="00B82F96" w:rsidRDefault="00B82F96" w:rsidP="00B82F96">
      <w:pPr>
        <w:pStyle w:val="ListParagraph"/>
        <w:keepNext/>
        <w:keepLines/>
        <w:numPr>
          <w:ilvl w:val="1"/>
          <w:numId w:val="7"/>
        </w:numPr>
        <w:spacing w:after="0" w:line="240" w:lineRule="auto"/>
        <w:ind w:left="2160"/>
      </w:pPr>
      <w:r>
        <w:t>This function is used to add a new MS Band heart rate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DeleteMSBandHeartRate (int msBandHeartRateId)</w:t>
      </w:r>
    </w:p>
    <w:p w:rsidR="00B82F96" w:rsidRDefault="00B82F96" w:rsidP="00B82F96">
      <w:pPr>
        <w:pStyle w:val="ListParagraph"/>
        <w:keepNext/>
        <w:keepLines/>
        <w:numPr>
          <w:ilvl w:val="1"/>
          <w:numId w:val="7"/>
        </w:numPr>
        <w:spacing w:after="0" w:line="240" w:lineRule="auto"/>
        <w:ind w:left="2160"/>
      </w:pPr>
      <w:r>
        <w:t>This function is used to delete a MS Band heart rate record from the database.</w:t>
      </w:r>
    </w:p>
    <w:p w:rsidR="001B3C13" w:rsidRDefault="001B3C13"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GetMSBandDistance (string patientDataId)</w:t>
      </w:r>
    </w:p>
    <w:p w:rsidR="00B82F96" w:rsidRDefault="00B82F96" w:rsidP="00B82F96">
      <w:pPr>
        <w:pStyle w:val="ListParagraph"/>
        <w:keepNext/>
        <w:keepLines/>
        <w:numPr>
          <w:ilvl w:val="1"/>
          <w:numId w:val="7"/>
        </w:numPr>
        <w:spacing w:after="0" w:line="240" w:lineRule="auto"/>
        <w:ind w:left="2160"/>
      </w:pPr>
      <w:r>
        <w:t>This function is used to get all the MS Band distance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InsertMSBandDistance (MSBandDistance msBandDistance)</w:t>
      </w:r>
    </w:p>
    <w:p w:rsidR="00B82F96" w:rsidRDefault="00B82F96" w:rsidP="00B82F96">
      <w:pPr>
        <w:pStyle w:val="ListParagraph"/>
        <w:keepNext/>
        <w:keepLines/>
        <w:numPr>
          <w:ilvl w:val="1"/>
          <w:numId w:val="7"/>
        </w:numPr>
        <w:spacing w:after="0" w:line="240" w:lineRule="auto"/>
        <w:ind w:left="2160"/>
      </w:pPr>
      <w:r>
        <w:t>This function is used to add a new MS Band distance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DeleteMSBandDistance (int msBandDistanceId)</w:t>
      </w:r>
    </w:p>
    <w:p w:rsidR="00B82F96" w:rsidRDefault="00B82F96" w:rsidP="00B82F96">
      <w:pPr>
        <w:pStyle w:val="ListParagraph"/>
        <w:keepNext/>
        <w:keepLines/>
        <w:numPr>
          <w:ilvl w:val="1"/>
          <w:numId w:val="7"/>
        </w:numPr>
        <w:spacing w:after="0" w:line="240" w:lineRule="auto"/>
        <w:ind w:left="2160"/>
      </w:pPr>
      <w:r>
        <w:t>This function is used to delete a MS Band distance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lastRenderedPageBreak/>
        <w:t>Public</w:t>
      </w:r>
      <w:r>
        <w:t xml:space="preserve"> </w:t>
      </w:r>
      <w:r>
        <w:rPr>
          <w:b/>
        </w:rPr>
        <w:t>bool</w:t>
      </w:r>
      <w:r>
        <w:t xml:space="preserve"> GetMSBandPedometer (string patientDataId)</w:t>
      </w:r>
    </w:p>
    <w:p w:rsidR="00B82F96" w:rsidRDefault="00B82F96" w:rsidP="00B82F96">
      <w:pPr>
        <w:pStyle w:val="ListParagraph"/>
        <w:keepNext/>
        <w:keepLines/>
        <w:numPr>
          <w:ilvl w:val="1"/>
          <w:numId w:val="7"/>
        </w:numPr>
        <w:spacing w:after="0" w:line="240" w:lineRule="auto"/>
        <w:ind w:left="2160"/>
      </w:pPr>
      <w:r>
        <w:t>This function is used to get all the MS Band pedometer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InsertMSBandPedometer (MSBandPedometer msBandPedometer)</w:t>
      </w:r>
    </w:p>
    <w:p w:rsidR="00B82F96" w:rsidRDefault="00B82F96" w:rsidP="00B82F96">
      <w:pPr>
        <w:pStyle w:val="ListParagraph"/>
        <w:keepNext/>
        <w:keepLines/>
        <w:numPr>
          <w:ilvl w:val="1"/>
          <w:numId w:val="7"/>
        </w:numPr>
        <w:spacing w:after="0" w:line="240" w:lineRule="auto"/>
        <w:ind w:left="2160"/>
      </w:pPr>
      <w:r>
        <w:t>This function is used to add a new MS Band pedometer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DeleteMSBandPedometer (int msBandPedometerId)</w:t>
      </w:r>
    </w:p>
    <w:p w:rsidR="00B82F96" w:rsidRDefault="00B82F96" w:rsidP="00B82F96">
      <w:pPr>
        <w:pStyle w:val="ListParagraph"/>
        <w:keepNext/>
        <w:keepLines/>
        <w:numPr>
          <w:ilvl w:val="1"/>
          <w:numId w:val="7"/>
        </w:numPr>
        <w:spacing w:after="0" w:line="240" w:lineRule="auto"/>
        <w:ind w:left="2160"/>
      </w:pPr>
      <w:r>
        <w:t>This function is used to delete a MS Band pedometer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GetMSBandUVIndex (string patientDataId)</w:t>
      </w:r>
    </w:p>
    <w:p w:rsidR="00B82F96" w:rsidRDefault="00B82F96" w:rsidP="00B82F96">
      <w:pPr>
        <w:pStyle w:val="ListParagraph"/>
        <w:keepNext/>
        <w:keepLines/>
        <w:numPr>
          <w:ilvl w:val="1"/>
          <w:numId w:val="7"/>
        </w:numPr>
        <w:spacing w:after="0" w:line="240" w:lineRule="auto"/>
        <w:ind w:left="2160"/>
      </w:pPr>
      <w:r>
        <w:t>This function is used to get all the MS Band UV index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InsertMSBandUVIndex (MSBandPedometer msBandPedometer)</w:t>
      </w:r>
    </w:p>
    <w:p w:rsidR="00B82F96" w:rsidRDefault="00B82F96" w:rsidP="00B82F96">
      <w:pPr>
        <w:pStyle w:val="ListParagraph"/>
        <w:keepNext/>
        <w:keepLines/>
        <w:numPr>
          <w:ilvl w:val="1"/>
          <w:numId w:val="7"/>
        </w:numPr>
        <w:spacing w:after="0" w:line="240" w:lineRule="auto"/>
        <w:ind w:left="2160"/>
      </w:pPr>
      <w:r>
        <w:t>This function is used to add a new MS Band UV index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DeleteMSBandUVIndex (int msBandUVIndexId)</w:t>
      </w:r>
    </w:p>
    <w:p w:rsidR="00B82F96" w:rsidRDefault="00B82F96" w:rsidP="00B82F96">
      <w:pPr>
        <w:pStyle w:val="ListParagraph"/>
        <w:keepNext/>
        <w:keepLines/>
        <w:numPr>
          <w:ilvl w:val="1"/>
          <w:numId w:val="7"/>
        </w:numPr>
        <w:spacing w:after="0" w:line="240" w:lineRule="auto"/>
        <w:ind w:left="2160"/>
      </w:pPr>
      <w:r>
        <w:t>This function is used to delete a MS Band UV index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GetMSBandTemperature (string patientDataId)</w:t>
      </w:r>
    </w:p>
    <w:p w:rsidR="00B82F96" w:rsidRDefault="00B82F96" w:rsidP="00B82F96">
      <w:pPr>
        <w:pStyle w:val="ListParagraph"/>
        <w:keepNext/>
        <w:keepLines/>
        <w:numPr>
          <w:ilvl w:val="1"/>
          <w:numId w:val="7"/>
        </w:numPr>
        <w:spacing w:after="0" w:line="240" w:lineRule="auto"/>
        <w:ind w:left="2160"/>
      </w:pPr>
      <w:r>
        <w:t>This function is used to get all the MS Band temperature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InsertMSBandTemperature (MSBandTemperature msBandTemperature)</w:t>
      </w:r>
    </w:p>
    <w:p w:rsidR="00B82F96" w:rsidRDefault="00B82F96" w:rsidP="00B82F96">
      <w:pPr>
        <w:pStyle w:val="ListParagraph"/>
        <w:keepNext/>
        <w:keepLines/>
        <w:numPr>
          <w:ilvl w:val="1"/>
          <w:numId w:val="7"/>
        </w:numPr>
        <w:spacing w:after="0" w:line="240" w:lineRule="auto"/>
        <w:ind w:left="2160"/>
      </w:pPr>
      <w:r>
        <w:t>This function is used to add a new MS Band temperature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DeleteMSBandTemperature (int msBandTemperatureId)</w:t>
      </w:r>
    </w:p>
    <w:p w:rsidR="00B82F96" w:rsidRDefault="00B82F96" w:rsidP="00B82F96">
      <w:pPr>
        <w:pStyle w:val="ListParagraph"/>
        <w:keepNext/>
        <w:keepLines/>
        <w:numPr>
          <w:ilvl w:val="1"/>
          <w:numId w:val="7"/>
        </w:numPr>
        <w:spacing w:after="0" w:line="240" w:lineRule="auto"/>
        <w:ind w:left="2160"/>
      </w:pPr>
      <w:r>
        <w:t>This function is used to delete a MS Band temperature record from the database.</w:t>
      </w:r>
    </w:p>
    <w:p w:rsidR="00B82F96" w:rsidRDefault="00B82F96" w:rsidP="004F5541">
      <w:pPr>
        <w:pStyle w:val="ListParagraph"/>
        <w:keepNext/>
        <w:keepLines/>
        <w:spacing w:after="0" w:line="240" w:lineRule="auto"/>
        <w:ind w:left="1800"/>
      </w:pPr>
    </w:p>
    <w:p w:rsidR="00A74B6E" w:rsidRDefault="00A74B6E" w:rsidP="004F5541">
      <w:pPr>
        <w:keepNext/>
        <w:keepLines/>
        <w:spacing w:after="0" w:line="240" w:lineRule="auto"/>
        <w:ind w:left="720"/>
        <w:rPr>
          <w:b/>
        </w:rPr>
      </w:pPr>
      <w:r>
        <w:rPr>
          <w:b/>
        </w:rPr>
        <w:t>Constructors:</w:t>
      </w:r>
    </w:p>
    <w:p w:rsidR="00A74B6E" w:rsidRDefault="00A74B6E" w:rsidP="004F5541">
      <w:pPr>
        <w:pStyle w:val="ListParagraph"/>
        <w:keepNext/>
        <w:keepLines/>
        <w:numPr>
          <w:ilvl w:val="0"/>
          <w:numId w:val="14"/>
        </w:numPr>
        <w:spacing w:after="0" w:line="240" w:lineRule="auto"/>
        <w:rPr>
          <w:b/>
        </w:rPr>
      </w:pPr>
      <w:r>
        <w:rPr>
          <w:b/>
        </w:rPr>
        <w:t xml:space="preserve">Public </w:t>
      </w:r>
      <w:r>
        <w:t>SQLRespository ()</w:t>
      </w:r>
    </w:p>
    <w:p w:rsidR="00A74B6E" w:rsidRPr="003C3B4F" w:rsidRDefault="00A74B6E" w:rsidP="004F5541">
      <w:pPr>
        <w:pStyle w:val="ListParagraph"/>
        <w:keepNext/>
        <w:keepLines/>
        <w:numPr>
          <w:ilvl w:val="1"/>
          <w:numId w:val="14"/>
        </w:numPr>
        <w:spacing w:after="0" w:line="240" w:lineRule="auto"/>
        <w:rPr>
          <w:b/>
        </w:rPr>
      </w:pPr>
      <w:r>
        <w:t>Default constructor</w:t>
      </w:r>
    </w:p>
    <w:p w:rsidR="00A74B6E" w:rsidRPr="003C3B4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t xml:space="preserve">Public </w:t>
      </w:r>
      <w:r>
        <w:t>SQLRespository (string url)</w:t>
      </w:r>
    </w:p>
    <w:p w:rsidR="00A74B6E" w:rsidRPr="003C3B4F" w:rsidRDefault="00A74B6E" w:rsidP="004F5541">
      <w:pPr>
        <w:pStyle w:val="ListParagraph"/>
        <w:keepNext/>
        <w:keepLines/>
        <w:numPr>
          <w:ilvl w:val="1"/>
          <w:numId w:val="14"/>
        </w:numPr>
        <w:spacing w:after="0" w:line="240" w:lineRule="auto"/>
        <w:rPr>
          <w:b/>
        </w:rPr>
      </w:pPr>
      <w:r>
        <w:t>Constructor that accepts the database url to construct db context with.</w:t>
      </w:r>
    </w:p>
    <w:p w:rsidR="00A74B6E" w:rsidRPr="0052061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lastRenderedPageBreak/>
        <w:t xml:space="preserve">Public </w:t>
      </w:r>
      <w:r>
        <w:t>SQLRespository (DbContext context)</w:t>
      </w:r>
    </w:p>
    <w:p w:rsidR="00A74B6E" w:rsidRPr="0052061F" w:rsidRDefault="00A74B6E" w:rsidP="004F5541">
      <w:pPr>
        <w:pStyle w:val="ListParagraph"/>
        <w:keepNext/>
        <w:keepLines/>
        <w:numPr>
          <w:ilvl w:val="1"/>
          <w:numId w:val="14"/>
        </w:numPr>
        <w:spacing w:after="0" w:line="240" w:lineRule="auto"/>
        <w:rPr>
          <w:b/>
        </w:rPr>
      </w:pPr>
      <w:r>
        <w:t>Constructor used if db context as already been created.</w:t>
      </w:r>
    </w:p>
    <w:p w:rsidR="00A74B6E" w:rsidRPr="0052061F" w:rsidRDefault="00A74B6E" w:rsidP="004F5541">
      <w:pPr>
        <w:pStyle w:val="ListParagraph"/>
        <w:keepNext/>
        <w:keepLines/>
        <w:spacing w:after="0" w:line="240" w:lineRule="auto"/>
        <w:ind w:left="1800"/>
        <w:rPr>
          <w:b/>
        </w:rPr>
      </w:pPr>
    </w:p>
    <w:p w:rsidR="001252A8" w:rsidRDefault="001252A8">
      <w:pPr>
        <w:rPr>
          <w:b/>
        </w:rPr>
      </w:pPr>
      <w:r>
        <w:rPr>
          <w:b/>
        </w:rPr>
        <w:br w:type="page"/>
      </w:r>
    </w:p>
    <w:p w:rsidR="001252A8" w:rsidRDefault="001252A8" w:rsidP="001252A8">
      <w:pPr>
        <w:pStyle w:val="Heading1"/>
        <w:numPr>
          <w:ilvl w:val="0"/>
          <w:numId w:val="0"/>
        </w:numPr>
        <w:ind w:left="432" w:hanging="432"/>
      </w:pPr>
      <w:bookmarkStart w:id="154" w:name="_Toc436791618"/>
      <w:r>
        <w:lastRenderedPageBreak/>
        <w:t>Appendix A: Data Dictionary</w:t>
      </w:r>
      <w:bookmarkEnd w:id="154"/>
    </w:p>
    <w:p w:rsidR="001252A8" w:rsidRPr="001252A8" w:rsidRDefault="001252A8" w:rsidP="001252A8"/>
    <w:tbl>
      <w:tblPr>
        <w:tblStyle w:val="LightShading-Accent1"/>
        <w:tblW w:w="10048" w:type="dxa"/>
        <w:tblLook w:val="04A0" w:firstRow="1" w:lastRow="0" w:firstColumn="1" w:lastColumn="0" w:noHBand="0" w:noVBand="1"/>
      </w:tblPr>
      <w:tblGrid>
        <w:gridCol w:w="2898"/>
        <w:gridCol w:w="7150"/>
      </w:tblGrid>
      <w:tr w:rsidR="001252A8" w:rsidTr="008D3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Name/Data Type</w:t>
            </w:r>
          </w:p>
        </w:tc>
        <w:tc>
          <w:tcPr>
            <w:tcW w:w="7150" w:type="dxa"/>
          </w:tcPr>
          <w:p w:rsidR="001252A8" w:rsidRDefault="001252A8" w:rsidP="008D31F2">
            <w:pPr>
              <w:keepNext/>
              <w:keepLines/>
              <w:widowControl w:val="0"/>
              <w:cnfStyle w:val="100000000000" w:firstRow="1" w:lastRow="0" w:firstColumn="0" w:lastColumn="0" w:oddVBand="0" w:evenVBand="0" w:oddHBand="0" w:evenHBand="0" w:firstRowFirstColumn="0" w:firstRowLastColumn="0" w:lastRowFirstColumn="0" w:lastRowLastColumn="0"/>
            </w:pPr>
            <w:r>
              <w:t>Description</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Address/string</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 Max: 200 Alphanumeric characters</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Age(years)/int</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200 Integers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Dates, Times/DateTime</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All dates and times are validated against the DateTime data type</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Email/string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100 Alphanumeric characters (format [*@*.*])</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Ethnicity/PatientEthnicity</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list will be provided to the user.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FirstName/string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Gender/PatientGender</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Male or Female</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Height(inches)/int</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200 Integers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ID/GUID</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Globally Unique Identifier (system generated)</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LastName/string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Location/</w:t>
            </w:r>
            <w:r>
              <w:t xml:space="preserve"> Region</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drop down of choices will be provided.</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Name/string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Password/string</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12, Max: 50 Alphanumeric characters; must contain (1 upper case letter, 1 lower case letter, one special character, 1 number)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PhoneNumber/string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15 Alphanumeric characters limited to digits and the following character set [‘(’, ’)’, ’ ’, ’-’, ‘.’]</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Race/PatientRace</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list will be provided to the user.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Username/string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12,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Weight(pounds)/float</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1.0 Max: 1,000 Floating point numbers</w:t>
            </w:r>
          </w:p>
        </w:tc>
      </w:tr>
    </w:tbl>
    <w:p w:rsidR="001252A8" w:rsidRPr="003C3B4F" w:rsidRDefault="001252A8" w:rsidP="004F5541">
      <w:pPr>
        <w:pStyle w:val="ListParagraph"/>
        <w:keepNext/>
        <w:keepLines/>
        <w:ind w:left="1800"/>
        <w:rPr>
          <w:b/>
        </w:rPr>
      </w:pPr>
    </w:p>
    <w:sectPr w:rsidR="001252A8" w:rsidRPr="003C3B4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0AF" w:rsidRDefault="009900AF" w:rsidP="0017110C">
      <w:r>
        <w:separator/>
      </w:r>
    </w:p>
  </w:endnote>
  <w:endnote w:type="continuationSeparator" w:id="0">
    <w:p w:rsidR="009900AF" w:rsidRDefault="009900AF"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91F" w:rsidRDefault="009900AF"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54591F" w:rsidRPr="00515BB6" w:rsidRDefault="0054591F"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ins w:id="14" w:author="Glen" w:date="2015-12-06T21:28:00Z">
      <w:r w:rsidR="00957BA5">
        <w:rPr>
          <w:noProof/>
          <w:snapToGrid w:val="0"/>
        </w:rPr>
        <w:t>12/6/2015</w:t>
      </w:r>
    </w:ins>
    <w:del w:id="15" w:author="Glen" w:date="2015-12-06T20:59:00Z">
      <w:r w:rsidDel="0054591F">
        <w:rPr>
          <w:noProof/>
          <w:snapToGrid w:val="0"/>
        </w:rPr>
        <w:delText>12/4/2015</w:delText>
      </w:r>
    </w:del>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6" w:author="Glen" w:date="2015-12-06T21:28:00Z">
      <w:r w:rsidR="00957BA5">
        <w:rPr>
          <w:noProof/>
          <w:snapToGrid w:val="0"/>
        </w:rPr>
        <w:t>9:28:54 PM</w:t>
      </w:r>
    </w:ins>
    <w:del w:id="17" w:author="Glen" w:date="2015-12-06T20:59:00Z">
      <w:r w:rsidDel="0054591F">
        <w:rPr>
          <w:noProof/>
          <w:snapToGrid w:val="0"/>
        </w:rPr>
        <w:delText>3:08:24 AM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957BA5">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91F" w:rsidRDefault="009900AF"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54591F" w:rsidRPr="0017110C" w:rsidRDefault="0054591F"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ins w:id="18" w:author="Glen" w:date="2015-12-06T21:28:00Z">
      <w:r w:rsidR="00957BA5">
        <w:rPr>
          <w:noProof/>
          <w:snapToGrid w:val="0"/>
        </w:rPr>
        <w:t>12/6/2015</w:t>
      </w:r>
    </w:ins>
    <w:del w:id="19" w:author="Glen" w:date="2015-12-06T20:59:00Z">
      <w:r w:rsidDel="0054591F">
        <w:rPr>
          <w:noProof/>
          <w:snapToGrid w:val="0"/>
        </w:rPr>
        <w:delText>12/4/2015</w:delText>
      </w:r>
    </w:del>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20" w:author="Glen" w:date="2015-12-06T21:28:00Z">
      <w:r w:rsidR="00957BA5">
        <w:rPr>
          <w:noProof/>
          <w:snapToGrid w:val="0"/>
        </w:rPr>
        <w:t>9:28:54 PM</w:t>
      </w:r>
    </w:ins>
    <w:del w:id="21" w:author="Glen" w:date="2015-12-06T20:59:00Z">
      <w:r w:rsidDel="0054591F">
        <w:rPr>
          <w:noProof/>
          <w:snapToGrid w:val="0"/>
        </w:rPr>
        <w:delText>3:08:24 AM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957BA5">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0AF" w:rsidRDefault="009900AF" w:rsidP="0017110C">
      <w:r>
        <w:separator/>
      </w:r>
    </w:p>
  </w:footnote>
  <w:footnote w:type="continuationSeparator" w:id="0">
    <w:p w:rsidR="009900AF" w:rsidRDefault="009900AF"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91F" w:rsidRPr="00515BB6" w:rsidRDefault="009900AF"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54591F" w:rsidRPr="00515BB6">
      <w:t>Software Design Specification</w:t>
    </w:r>
  </w:p>
  <w:p w:rsidR="0054591F" w:rsidRDefault="0054591F"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91F" w:rsidRPr="00515BB6" w:rsidRDefault="009900AF"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54591F" w:rsidRPr="00515BB6">
      <w:t>Software Design Specification</w:t>
    </w:r>
  </w:p>
  <w:p w:rsidR="0054591F" w:rsidRDefault="0054591F"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3654E"/>
    <w:multiLevelType w:val="hybridMultilevel"/>
    <w:tmpl w:val="4BE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3451DB"/>
    <w:multiLevelType w:val="hybridMultilevel"/>
    <w:tmpl w:val="A4365B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1"/>
  </w:num>
  <w:num w:numId="6">
    <w:abstractNumId w:val="4"/>
  </w:num>
  <w:num w:numId="7">
    <w:abstractNumId w:val="5"/>
  </w:num>
  <w:num w:numId="8">
    <w:abstractNumId w:val="12"/>
  </w:num>
  <w:num w:numId="9">
    <w:abstractNumId w:val="10"/>
  </w:num>
  <w:num w:numId="10">
    <w:abstractNumId w:val="0"/>
  </w:num>
  <w:num w:numId="11">
    <w:abstractNumId w:val="9"/>
  </w:num>
  <w:num w:numId="12">
    <w:abstractNumId w:val="6"/>
  </w:num>
  <w:num w:numId="13">
    <w:abstractNumId w:val="14"/>
  </w:num>
  <w:num w:numId="14">
    <w:abstractNumId w:val="13"/>
  </w:num>
  <w:num w:numId="15">
    <w:abstractNumId w:val="7"/>
  </w:num>
  <w:num w:numId="1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22A8C"/>
    <w:rsid w:val="00035256"/>
    <w:rsid w:val="0003781E"/>
    <w:rsid w:val="0007031F"/>
    <w:rsid w:val="0007275F"/>
    <w:rsid w:val="000975D2"/>
    <w:rsid w:val="000D5552"/>
    <w:rsid w:val="000F42A1"/>
    <w:rsid w:val="000F7F35"/>
    <w:rsid w:val="001129E1"/>
    <w:rsid w:val="001163F5"/>
    <w:rsid w:val="001252A8"/>
    <w:rsid w:val="001670D1"/>
    <w:rsid w:val="0017110C"/>
    <w:rsid w:val="00171C09"/>
    <w:rsid w:val="00173E55"/>
    <w:rsid w:val="00185338"/>
    <w:rsid w:val="001A383F"/>
    <w:rsid w:val="001A5281"/>
    <w:rsid w:val="001B00C4"/>
    <w:rsid w:val="001B16E7"/>
    <w:rsid w:val="001B3C13"/>
    <w:rsid w:val="001C1550"/>
    <w:rsid w:val="001D332D"/>
    <w:rsid w:val="001E362D"/>
    <w:rsid w:val="001F2595"/>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82712"/>
    <w:rsid w:val="003868C2"/>
    <w:rsid w:val="003A2D87"/>
    <w:rsid w:val="003C3B4F"/>
    <w:rsid w:val="003C4B11"/>
    <w:rsid w:val="003C706F"/>
    <w:rsid w:val="003E6B4F"/>
    <w:rsid w:val="003F5D6E"/>
    <w:rsid w:val="004207E5"/>
    <w:rsid w:val="00431C3E"/>
    <w:rsid w:val="00432BB9"/>
    <w:rsid w:val="00434E24"/>
    <w:rsid w:val="00440981"/>
    <w:rsid w:val="004551DF"/>
    <w:rsid w:val="00460CF6"/>
    <w:rsid w:val="00491329"/>
    <w:rsid w:val="00496B70"/>
    <w:rsid w:val="00497CB8"/>
    <w:rsid w:val="004B61A3"/>
    <w:rsid w:val="004E0537"/>
    <w:rsid w:val="004F5541"/>
    <w:rsid w:val="00515BB6"/>
    <w:rsid w:val="00541555"/>
    <w:rsid w:val="0054591F"/>
    <w:rsid w:val="00557925"/>
    <w:rsid w:val="00565F75"/>
    <w:rsid w:val="005676C7"/>
    <w:rsid w:val="005A781D"/>
    <w:rsid w:val="005D60DE"/>
    <w:rsid w:val="005E33EA"/>
    <w:rsid w:val="005E7C1F"/>
    <w:rsid w:val="005F0972"/>
    <w:rsid w:val="006401A4"/>
    <w:rsid w:val="00670B30"/>
    <w:rsid w:val="00685161"/>
    <w:rsid w:val="006F6EE6"/>
    <w:rsid w:val="0070250D"/>
    <w:rsid w:val="00721908"/>
    <w:rsid w:val="00737642"/>
    <w:rsid w:val="00744FE5"/>
    <w:rsid w:val="0078229C"/>
    <w:rsid w:val="007B5345"/>
    <w:rsid w:val="007B78DE"/>
    <w:rsid w:val="007C090E"/>
    <w:rsid w:val="007E3E89"/>
    <w:rsid w:val="007F09D4"/>
    <w:rsid w:val="00810349"/>
    <w:rsid w:val="00812105"/>
    <w:rsid w:val="008156F5"/>
    <w:rsid w:val="00831F49"/>
    <w:rsid w:val="0084672C"/>
    <w:rsid w:val="008620AB"/>
    <w:rsid w:val="00881C36"/>
    <w:rsid w:val="00894DD5"/>
    <w:rsid w:val="008D31F2"/>
    <w:rsid w:val="008D41D6"/>
    <w:rsid w:val="008E5C7B"/>
    <w:rsid w:val="00906EB1"/>
    <w:rsid w:val="00931549"/>
    <w:rsid w:val="00957BA5"/>
    <w:rsid w:val="0096020E"/>
    <w:rsid w:val="009721F8"/>
    <w:rsid w:val="009900AF"/>
    <w:rsid w:val="009A54AF"/>
    <w:rsid w:val="009B2D67"/>
    <w:rsid w:val="009C0C20"/>
    <w:rsid w:val="009C1DA1"/>
    <w:rsid w:val="00A132B0"/>
    <w:rsid w:val="00A1564C"/>
    <w:rsid w:val="00A27D82"/>
    <w:rsid w:val="00A72A82"/>
    <w:rsid w:val="00A74B6E"/>
    <w:rsid w:val="00A76E74"/>
    <w:rsid w:val="00A855E1"/>
    <w:rsid w:val="00AB2A75"/>
    <w:rsid w:val="00AD06D0"/>
    <w:rsid w:val="00B07CB2"/>
    <w:rsid w:val="00B342B8"/>
    <w:rsid w:val="00B50D35"/>
    <w:rsid w:val="00B50D54"/>
    <w:rsid w:val="00B524B5"/>
    <w:rsid w:val="00B81909"/>
    <w:rsid w:val="00B82F96"/>
    <w:rsid w:val="00B84AA1"/>
    <w:rsid w:val="00BA3A47"/>
    <w:rsid w:val="00BC4A9F"/>
    <w:rsid w:val="00BD3375"/>
    <w:rsid w:val="00BE0208"/>
    <w:rsid w:val="00C0027C"/>
    <w:rsid w:val="00C11723"/>
    <w:rsid w:val="00C30035"/>
    <w:rsid w:val="00C30229"/>
    <w:rsid w:val="00C441FA"/>
    <w:rsid w:val="00C52DFE"/>
    <w:rsid w:val="00C669B4"/>
    <w:rsid w:val="00C758B7"/>
    <w:rsid w:val="00C80789"/>
    <w:rsid w:val="00C80C83"/>
    <w:rsid w:val="00C9659E"/>
    <w:rsid w:val="00C97EF9"/>
    <w:rsid w:val="00CB1294"/>
    <w:rsid w:val="00CB3DCD"/>
    <w:rsid w:val="00CC2697"/>
    <w:rsid w:val="00CE4DC8"/>
    <w:rsid w:val="00D23E45"/>
    <w:rsid w:val="00D41266"/>
    <w:rsid w:val="00D51F37"/>
    <w:rsid w:val="00D56F86"/>
    <w:rsid w:val="00D6053C"/>
    <w:rsid w:val="00D7622F"/>
    <w:rsid w:val="00D868C8"/>
    <w:rsid w:val="00D91470"/>
    <w:rsid w:val="00DC638C"/>
    <w:rsid w:val="00DE3E90"/>
    <w:rsid w:val="00DE6FC9"/>
    <w:rsid w:val="00DF4BAA"/>
    <w:rsid w:val="00E17631"/>
    <w:rsid w:val="00E2307C"/>
    <w:rsid w:val="00E4479B"/>
    <w:rsid w:val="00E75173"/>
    <w:rsid w:val="00E82D63"/>
    <w:rsid w:val="00E90171"/>
    <w:rsid w:val="00EA2092"/>
    <w:rsid w:val="00EA28CA"/>
    <w:rsid w:val="00EF4E4C"/>
    <w:rsid w:val="00F15F5C"/>
    <w:rsid w:val="00F42BF2"/>
    <w:rsid w:val="00F70D50"/>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159BBFD0-1FDE-4D2A-8615-42D9FE3B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850069870">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282298543">
      <w:bodyDiv w:val="1"/>
      <w:marLeft w:val="0"/>
      <w:marRight w:val="0"/>
      <w:marTop w:val="0"/>
      <w:marBottom w:val="0"/>
      <w:divBdr>
        <w:top w:val="none" w:sz="0" w:space="0" w:color="auto"/>
        <w:left w:val="none" w:sz="0" w:space="0" w:color="auto"/>
        <w:bottom w:val="none" w:sz="0" w:space="0" w:color="auto"/>
        <w:right w:val="none" w:sz="0" w:space="0" w:color="auto"/>
      </w:divBdr>
    </w:div>
    <w:div w:id="149626295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UAH%20Fit%20Vault%20Sofware%20Requirements.docx"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52B047-E54C-476F-A74D-BBED61169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63</Pages>
  <Words>10977</Words>
  <Characters>62574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73405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Glen</cp:lastModifiedBy>
  <cp:revision>66</cp:revision>
  <dcterms:created xsi:type="dcterms:W3CDTF">2015-10-11T22:13:00Z</dcterms:created>
  <dcterms:modified xsi:type="dcterms:W3CDTF">2015-12-07T03:29:00Z</dcterms:modified>
</cp:coreProperties>
</file>