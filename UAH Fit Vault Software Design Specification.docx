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B81909"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B81909"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bookmarkStart w:id="0" w:name="_GoBack"/>
                <w:bookmarkEnd w:id="0"/>
              </w:p>
            </w:tc>
          </w:tr>
        </w:tbl>
        <w:p w:rsidR="00515BB6" w:rsidRDefault="00B81909" w:rsidP="0017110C">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1-29T00:00:00Z">
                          <w:dateFormat w:val="M/d/yyyy"/>
                          <w:lid w:val="en-US"/>
                          <w:storeMappedDataAs w:val="dateTime"/>
                          <w:calendar w:val="gregorian"/>
                        </w:date>
                      </w:sdtPr>
                      <w:sdtContent>
                        <w:p w:rsidR="00B81909" w:rsidRDefault="003C3B4F" w:rsidP="0017110C">
                          <w:pPr>
                            <w:pStyle w:val="Subtitle"/>
                          </w:pPr>
                          <w:del w:id="1" w:author="Jimmy Duggan" w:date="2015-11-30T04:27:00Z">
                            <w:r w:rsidDel="003C3B4F">
                              <w:delText>11/29/2015</w:delText>
                            </w:r>
                          </w:del>
                          <w:ins w:id="2" w:author="Jimmy Duggan" w:date="2015-11-30T04:27:00Z">
                            <w:r>
                              <w:t>11/29/2015</w:t>
                            </w:r>
                          </w:ins>
                        </w:p>
                      </w:sdtContent>
                    </w:sdt>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3" w:name="_Toc431750915"/>
      <w:bookmarkStart w:id="4" w:name="_Toc431762509"/>
      <w:bookmarkStart w:id="5" w:name="_Toc436620865"/>
      <w:r w:rsidRPr="00515BB6">
        <w:lastRenderedPageBreak/>
        <w:t>Revision History</w:t>
      </w:r>
      <w:bookmarkEnd w:id="3"/>
      <w:bookmarkEnd w:id="4"/>
      <w:bookmarkEnd w:id="5"/>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Added detailed design for </w:t>
            </w:r>
            <w:proofErr w:type="spellStart"/>
            <w:r>
              <w:t>SelectDataController</w:t>
            </w:r>
            <w:proofErr w:type="spellEnd"/>
            <w:r>
              <w:t xml:space="preserve"> and </w:t>
            </w:r>
            <w:proofErr w:type="spellStart"/>
            <w:r>
              <w:t>SelectActivityController</w:t>
            </w:r>
            <w:proofErr w:type="spellEnd"/>
            <w:r>
              <w:t xml:space="preserve">.  Added detailed design for Activity Model and </w:t>
            </w:r>
            <w:proofErr w:type="spellStart"/>
            <w:r>
              <w:t>ActivityType</w:t>
            </w:r>
            <w:proofErr w:type="spellEnd"/>
            <w:r>
              <w:t xml:space="preserv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W. Sisulak</w:t>
            </w:r>
          </w:p>
        </w:tc>
      </w:tr>
      <w:tr w:rsidR="005D60DE" w:rsidTr="00515BB6">
        <w:tc>
          <w:tcPr>
            <w:tcW w:w="144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 xml:space="preserve">Added several new enumerations.  Added detailed design for all the various system user objects.  Added </w:t>
            </w:r>
            <w:proofErr w:type="gramStart"/>
            <w:r>
              <w:t>experiment object</w:t>
            </w:r>
            <w:proofErr w:type="gramEnd"/>
            <w:r>
              <w:t xml:space="preserve"> design.  Created structure and relationship section with description of data ingestion feature.</w:t>
            </w:r>
          </w:p>
        </w:tc>
        <w:tc>
          <w:tcPr>
            <w:tcW w:w="1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J. Duggan</w:t>
            </w:r>
          </w:p>
        </w:tc>
      </w:tr>
      <w:tr w:rsidR="00DE6FC9" w:rsidTr="00515BB6">
        <w:tc>
          <w:tcPr>
            <w:tcW w:w="144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Added database schema and associated detailed designs of the various objects shown in the schema.</w:t>
            </w:r>
          </w:p>
          <w:p w:rsidR="00DF4BAA" w:rsidRDefault="00DF4BAA" w:rsidP="0017110C">
            <w:pPr>
              <w:pStyle w:val="BodyText1"/>
            </w:pPr>
            <w:r>
              <w:t>Added glossary.</w:t>
            </w:r>
          </w:p>
        </w:tc>
        <w:tc>
          <w:tcPr>
            <w:tcW w:w="1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J. Duggan</w:t>
            </w:r>
          </w:p>
          <w:p w:rsidR="00DF4BAA" w:rsidRDefault="00DF4BAA" w:rsidP="0017110C">
            <w:pPr>
              <w:pStyle w:val="BodyText1"/>
            </w:pPr>
            <w:r>
              <w:t>W. Sisulak</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DC638C">
            <w:pPr>
              <w:pStyle w:val="BodyText1"/>
            </w:pPr>
            <w:r>
              <w:t xml:space="preserve">Added </w:t>
            </w:r>
            <w:r w:rsidR="00DC638C">
              <w:t xml:space="preserve">account </w:t>
            </w:r>
            <w:r>
              <w:t>controller</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T. Wilkins</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Added Administrator Tools features and corresponding detailed design of the classes involved.</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W. Sisulak</w:t>
            </w:r>
          </w:p>
          <w:p w:rsidR="00E75173" w:rsidRDefault="00E75173" w:rsidP="0017110C">
            <w:pPr>
              <w:pStyle w:val="BodyText1"/>
            </w:pPr>
            <w:r>
              <w:t>J. Duggan</w:t>
            </w:r>
          </w:p>
        </w:tc>
      </w:tr>
      <w:tr w:rsidR="000975D2" w:rsidTr="00515BB6">
        <w:tc>
          <w:tcPr>
            <w:tcW w:w="144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Added Physician detailed design and feature descriptions</w:t>
            </w:r>
            <w:r w:rsidR="00565F75">
              <w:t>.  Added feature description for account management.</w:t>
            </w:r>
          </w:p>
        </w:tc>
        <w:tc>
          <w:tcPr>
            <w:tcW w:w="1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 xml:space="preserve">G. </w:t>
            </w:r>
            <w:proofErr w:type="spellStart"/>
            <w:r>
              <w:t>Riden</w:t>
            </w:r>
            <w:proofErr w:type="spellEnd"/>
          </w:p>
          <w:p w:rsidR="00565F75" w:rsidRDefault="00565F75" w:rsidP="0017110C">
            <w:pPr>
              <w:pStyle w:val="BodyText1"/>
            </w:pPr>
            <w:r>
              <w:t>T. Wilkins</w:t>
            </w:r>
          </w:p>
        </w:tc>
      </w:tr>
      <w:tr w:rsidR="001163F5" w:rsidTr="00515BB6">
        <w:tc>
          <w:tcPr>
            <w:tcW w:w="144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Added patient delete notes to admin tools feature section 2.2.2</w:t>
            </w:r>
            <w:r w:rsidR="00D41266">
              <w:t>.  Added experiment detailed design and feature description.</w:t>
            </w:r>
          </w:p>
        </w:tc>
        <w:tc>
          <w:tcPr>
            <w:tcW w:w="1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J. Duggan</w:t>
            </w:r>
          </w:p>
        </w:tc>
      </w:tr>
      <w:tr w:rsidR="00881C36" w:rsidTr="00515BB6">
        <w:tc>
          <w:tcPr>
            <w:tcW w:w="144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lastRenderedPageBreak/>
              <w:t>0.12</w:t>
            </w:r>
          </w:p>
        </w:tc>
        <w:tc>
          <w:tcPr>
            <w:tcW w:w="162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 xml:space="preserve">Updated database schema to add new data type field to </w:t>
            </w:r>
            <w:proofErr w:type="spellStart"/>
            <w:r>
              <w:t>PatientData</w:t>
            </w:r>
            <w:proofErr w:type="spellEnd"/>
            <w:r>
              <w:t xml:space="preserve"> table.  Removed unnecessary timestamp fields from tables.</w:t>
            </w:r>
            <w:r w:rsidR="003C3B4F">
              <w:t xml:space="preserve">  Added initial version of data repository class.</w:t>
            </w:r>
          </w:p>
        </w:tc>
        <w:tc>
          <w:tcPr>
            <w:tcW w:w="179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J. Duggan</w:t>
            </w:r>
          </w:p>
        </w:tc>
      </w:tr>
    </w:tbl>
    <w:p w:rsidR="00881C36" w:rsidRDefault="00881C36" w:rsidP="00D7622F">
      <w:pPr>
        <w:rPr>
          <w:b/>
          <w:bCs/>
        </w:rPr>
      </w:pPr>
    </w:p>
    <w:sdt>
      <w:sdtPr>
        <w:rPr>
          <w:b/>
          <w:bCs/>
        </w:rPr>
        <w:id w:val="1079721431"/>
        <w:docPartObj>
          <w:docPartGallery w:val="Table of Contents"/>
          <w:docPartUnique/>
        </w:docPartObj>
      </w:sdtPr>
      <w:sdtEndPr>
        <w:rPr>
          <w:b w:val="0"/>
          <w:bCs w:val="0"/>
          <w:noProof/>
        </w:rPr>
      </w:sdtEndPr>
      <w:sdtContent>
        <w:p w:rsidR="00881C36" w:rsidRDefault="00881C36" w:rsidP="00D7622F">
          <w:pPr>
            <w:rPr>
              <w:b/>
              <w:bCs/>
            </w:rPr>
          </w:pPr>
        </w:p>
        <w:p w:rsidR="00881C36" w:rsidRDefault="00881C36">
          <w:pPr>
            <w:rPr>
              <w:b/>
              <w:bCs/>
            </w:rPr>
          </w:pPr>
          <w:r>
            <w:rPr>
              <w:b/>
              <w:bCs/>
            </w:rPr>
            <w:br w:type="page"/>
          </w:r>
        </w:p>
        <w:p w:rsidR="00515BB6" w:rsidRPr="00515BB6" w:rsidRDefault="00515BB6" w:rsidP="00D7622F">
          <w:pPr>
            <w:rPr>
              <w:rStyle w:val="Heading1Char"/>
            </w:rPr>
          </w:pPr>
          <w:bookmarkStart w:id="6" w:name="_Toc436620866"/>
          <w:r w:rsidRPr="00515BB6">
            <w:rPr>
              <w:rStyle w:val="Heading1Char"/>
            </w:rPr>
            <w:lastRenderedPageBreak/>
            <w:t>Table of Contents</w:t>
          </w:r>
          <w:bookmarkEnd w:id="6"/>
        </w:p>
        <w:p w:rsidR="003C3B4F" w:rsidRDefault="00B07CB2">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w:instrText>
          </w:r>
          <w:r w:rsidR="005D60DE">
            <w:instrText>3</w:instrText>
          </w:r>
          <w:r w:rsidR="00515BB6">
            <w:instrText xml:space="preserve">" \h \z \u </w:instrText>
          </w:r>
          <w:r>
            <w:fldChar w:fldCharType="separate"/>
          </w:r>
          <w:hyperlink w:anchor="_Toc436620865" w:history="1">
            <w:r w:rsidR="003C3B4F" w:rsidRPr="00B33AA4">
              <w:rPr>
                <w:rStyle w:val="Hyperlink"/>
                <w:noProof/>
              </w:rPr>
              <w:t>Revision History</w:t>
            </w:r>
            <w:r w:rsidR="003C3B4F">
              <w:rPr>
                <w:noProof/>
                <w:webHidden/>
              </w:rPr>
              <w:tab/>
            </w:r>
            <w:r w:rsidR="003C3B4F">
              <w:rPr>
                <w:noProof/>
                <w:webHidden/>
              </w:rPr>
              <w:fldChar w:fldCharType="begin"/>
            </w:r>
            <w:r w:rsidR="003C3B4F">
              <w:rPr>
                <w:noProof/>
                <w:webHidden/>
              </w:rPr>
              <w:instrText xml:space="preserve"> PAGEREF _Toc436620865 \h </w:instrText>
            </w:r>
            <w:r w:rsidR="003C3B4F">
              <w:rPr>
                <w:noProof/>
                <w:webHidden/>
              </w:rPr>
            </w:r>
            <w:r w:rsidR="003C3B4F">
              <w:rPr>
                <w:noProof/>
                <w:webHidden/>
              </w:rPr>
              <w:fldChar w:fldCharType="separate"/>
            </w:r>
            <w:r w:rsidR="003C3B4F">
              <w:rPr>
                <w:noProof/>
                <w:webHidden/>
              </w:rPr>
              <w:t>i</w:t>
            </w:r>
            <w:r w:rsidR="003C3B4F">
              <w:rPr>
                <w:noProof/>
                <w:webHidden/>
              </w:rPr>
              <w:fldChar w:fldCharType="end"/>
            </w:r>
          </w:hyperlink>
        </w:p>
        <w:p w:rsidR="003C3B4F" w:rsidRDefault="003C3B4F">
          <w:pPr>
            <w:pStyle w:val="TOC1"/>
            <w:tabs>
              <w:tab w:val="right" w:leader="dot" w:pos="9350"/>
            </w:tabs>
            <w:rPr>
              <w:rFonts w:asciiTheme="minorHAnsi" w:eastAsiaTheme="minorEastAsia" w:hAnsiTheme="minorHAnsi" w:cstheme="minorBidi"/>
              <w:noProof/>
              <w:sz w:val="22"/>
              <w:szCs w:val="22"/>
            </w:rPr>
          </w:pPr>
          <w:hyperlink w:anchor="_Toc436620866" w:history="1">
            <w:r w:rsidRPr="00B33AA4">
              <w:rPr>
                <w:rStyle w:val="Hyperlink"/>
                <w:noProof/>
              </w:rPr>
              <w:t>Table of Contents</w:t>
            </w:r>
            <w:r>
              <w:rPr>
                <w:noProof/>
                <w:webHidden/>
              </w:rPr>
              <w:tab/>
            </w:r>
            <w:r>
              <w:rPr>
                <w:noProof/>
                <w:webHidden/>
              </w:rPr>
              <w:fldChar w:fldCharType="begin"/>
            </w:r>
            <w:r>
              <w:rPr>
                <w:noProof/>
                <w:webHidden/>
              </w:rPr>
              <w:instrText xml:space="preserve"> PAGEREF _Toc436620866 \h </w:instrText>
            </w:r>
            <w:r>
              <w:rPr>
                <w:noProof/>
                <w:webHidden/>
              </w:rPr>
            </w:r>
            <w:r>
              <w:rPr>
                <w:noProof/>
                <w:webHidden/>
              </w:rPr>
              <w:fldChar w:fldCharType="separate"/>
            </w:r>
            <w:r>
              <w:rPr>
                <w:noProof/>
                <w:webHidden/>
              </w:rPr>
              <w:t>iii</w:t>
            </w:r>
            <w:r>
              <w:rPr>
                <w:noProof/>
                <w:webHidden/>
              </w:rPr>
              <w:fldChar w:fldCharType="end"/>
            </w:r>
          </w:hyperlink>
        </w:p>
        <w:p w:rsidR="003C3B4F" w:rsidRDefault="003C3B4F">
          <w:pPr>
            <w:pStyle w:val="TOC1"/>
            <w:tabs>
              <w:tab w:val="left" w:pos="480"/>
              <w:tab w:val="right" w:leader="dot" w:pos="9350"/>
            </w:tabs>
            <w:rPr>
              <w:rFonts w:asciiTheme="minorHAnsi" w:eastAsiaTheme="minorEastAsia" w:hAnsiTheme="minorHAnsi" w:cstheme="minorBidi"/>
              <w:noProof/>
              <w:sz w:val="22"/>
              <w:szCs w:val="22"/>
            </w:rPr>
          </w:pPr>
          <w:hyperlink w:anchor="_Toc436620867" w:history="1">
            <w:r w:rsidRPr="00B33AA4">
              <w:rPr>
                <w:rStyle w:val="Hyperlink"/>
                <w:noProof/>
              </w:rPr>
              <w:t>1</w:t>
            </w:r>
            <w:r>
              <w:rPr>
                <w:rFonts w:asciiTheme="minorHAnsi" w:eastAsiaTheme="minorEastAsia" w:hAnsiTheme="minorHAnsi" w:cstheme="minorBidi"/>
                <w:noProof/>
                <w:sz w:val="22"/>
                <w:szCs w:val="22"/>
              </w:rPr>
              <w:tab/>
            </w:r>
            <w:r w:rsidRPr="00B33AA4">
              <w:rPr>
                <w:rStyle w:val="Hyperlink"/>
                <w:noProof/>
              </w:rPr>
              <w:t>Introduction</w:t>
            </w:r>
            <w:r>
              <w:rPr>
                <w:noProof/>
                <w:webHidden/>
              </w:rPr>
              <w:tab/>
            </w:r>
            <w:r>
              <w:rPr>
                <w:noProof/>
                <w:webHidden/>
              </w:rPr>
              <w:fldChar w:fldCharType="begin"/>
            </w:r>
            <w:r>
              <w:rPr>
                <w:noProof/>
                <w:webHidden/>
              </w:rPr>
              <w:instrText xml:space="preserve"> PAGEREF _Toc436620867 \h </w:instrText>
            </w:r>
            <w:r>
              <w:rPr>
                <w:noProof/>
                <w:webHidden/>
              </w:rPr>
            </w:r>
            <w:r>
              <w:rPr>
                <w:noProof/>
                <w:webHidden/>
              </w:rPr>
              <w:fldChar w:fldCharType="separate"/>
            </w:r>
            <w:r>
              <w:rPr>
                <w:noProof/>
                <w:webHidden/>
              </w:rPr>
              <w:t>1</w:t>
            </w:r>
            <w:r>
              <w:rPr>
                <w:noProof/>
                <w:webHidden/>
              </w:rPr>
              <w:fldChar w:fldCharType="end"/>
            </w:r>
          </w:hyperlink>
        </w:p>
        <w:p w:rsidR="003C3B4F" w:rsidRDefault="003C3B4F">
          <w:pPr>
            <w:pStyle w:val="TOC2"/>
            <w:tabs>
              <w:tab w:val="left" w:pos="880"/>
              <w:tab w:val="right" w:leader="dot" w:pos="9350"/>
            </w:tabs>
            <w:rPr>
              <w:rFonts w:asciiTheme="minorHAnsi" w:eastAsiaTheme="minorEastAsia" w:hAnsiTheme="minorHAnsi" w:cstheme="minorBidi"/>
              <w:noProof/>
              <w:sz w:val="22"/>
              <w:szCs w:val="22"/>
            </w:rPr>
          </w:pPr>
          <w:hyperlink w:anchor="_Toc436620868" w:history="1">
            <w:r w:rsidRPr="00B33AA4">
              <w:rPr>
                <w:rStyle w:val="Hyperlink"/>
                <w:noProof/>
              </w:rPr>
              <w:t>1.1</w:t>
            </w:r>
            <w:r>
              <w:rPr>
                <w:rFonts w:asciiTheme="minorHAnsi" w:eastAsiaTheme="minorEastAsia" w:hAnsiTheme="minorHAnsi" w:cstheme="minorBidi"/>
                <w:noProof/>
                <w:sz w:val="22"/>
                <w:szCs w:val="22"/>
              </w:rPr>
              <w:tab/>
            </w:r>
            <w:r w:rsidRPr="00B33AA4">
              <w:rPr>
                <w:rStyle w:val="Hyperlink"/>
                <w:noProof/>
              </w:rPr>
              <w:t>Purpose</w:t>
            </w:r>
            <w:r>
              <w:rPr>
                <w:noProof/>
                <w:webHidden/>
              </w:rPr>
              <w:tab/>
            </w:r>
            <w:r>
              <w:rPr>
                <w:noProof/>
                <w:webHidden/>
              </w:rPr>
              <w:fldChar w:fldCharType="begin"/>
            </w:r>
            <w:r>
              <w:rPr>
                <w:noProof/>
                <w:webHidden/>
              </w:rPr>
              <w:instrText xml:space="preserve"> PAGEREF _Toc436620868 \h </w:instrText>
            </w:r>
            <w:r>
              <w:rPr>
                <w:noProof/>
                <w:webHidden/>
              </w:rPr>
            </w:r>
            <w:r>
              <w:rPr>
                <w:noProof/>
                <w:webHidden/>
              </w:rPr>
              <w:fldChar w:fldCharType="separate"/>
            </w:r>
            <w:r>
              <w:rPr>
                <w:noProof/>
                <w:webHidden/>
              </w:rPr>
              <w:t>1</w:t>
            </w:r>
            <w:r>
              <w:rPr>
                <w:noProof/>
                <w:webHidden/>
              </w:rPr>
              <w:fldChar w:fldCharType="end"/>
            </w:r>
          </w:hyperlink>
        </w:p>
        <w:p w:rsidR="003C3B4F" w:rsidRDefault="003C3B4F">
          <w:pPr>
            <w:pStyle w:val="TOC2"/>
            <w:tabs>
              <w:tab w:val="left" w:pos="880"/>
              <w:tab w:val="right" w:leader="dot" w:pos="9350"/>
            </w:tabs>
            <w:rPr>
              <w:rFonts w:asciiTheme="minorHAnsi" w:eastAsiaTheme="minorEastAsia" w:hAnsiTheme="minorHAnsi" w:cstheme="minorBidi"/>
              <w:noProof/>
              <w:sz w:val="22"/>
              <w:szCs w:val="22"/>
            </w:rPr>
          </w:pPr>
          <w:hyperlink w:anchor="_Toc436620869" w:history="1">
            <w:r w:rsidRPr="00B33AA4">
              <w:rPr>
                <w:rStyle w:val="Hyperlink"/>
                <w:noProof/>
              </w:rPr>
              <w:t>1.1</w:t>
            </w:r>
            <w:r>
              <w:rPr>
                <w:rFonts w:asciiTheme="minorHAnsi" w:eastAsiaTheme="minorEastAsia" w:hAnsiTheme="minorHAnsi" w:cstheme="minorBidi"/>
                <w:noProof/>
                <w:sz w:val="22"/>
                <w:szCs w:val="22"/>
              </w:rPr>
              <w:tab/>
            </w:r>
            <w:r w:rsidRPr="00B33AA4">
              <w:rPr>
                <w:rStyle w:val="Hyperlink"/>
                <w:noProof/>
              </w:rPr>
              <w:t>Scope</w:t>
            </w:r>
            <w:r>
              <w:rPr>
                <w:noProof/>
                <w:webHidden/>
              </w:rPr>
              <w:tab/>
            </w:r>
            <w:r>
              <w:rPr>
                <w:noProof/>
                <w:webHidden/>
              </w:rPr>
              <w:fldChar w:fldCharType="begin"/>
            </w:r>
            <w:r>
              <w:rPr>
                <w:noProof/>
                <w:webHidden/>
              </w:rPr>
              <w:instrText xml:space="preserve"> PAGEREF _Toc436620869 \h </w:instrText>
            </w:r>
            <w:r>
              <w:rPr>
                <w:noProof/>
                <w:webHidden/>
              </w:rPr>
            </w:r>
            <w:r>
              <w:rPr>
                <w:noProof/>
                <w:webHidden/>
              </w:rPr>
              <w:fldChar w:fldCharType="separate"/>
            </w:r>
            <w:r>
              <w:rPr>
                <w:noProof/>
                <w:webHidden/>
              </w:rPr>
              <w:t>1</w:t>
            </w:r>
            <w:r>
              <w:rPr>
                <w:noProof/>
                <w:webHidden/>
              </w:rPr>
              <w:fldChar w:fldCharType="end"/>
            </w:r>
          </w:hyperlink>
        </w:p>
        <w:p w:rsidR="003C3B4F" w:rsidRDefault="003C3B4F">
          <w:pPr>
            <w:pStyle w:val="TOC2"/>
            <w:tabs>
              <w:tab w:val="left" w:pos="880"/>
              <w:tab w:val="right" w:leader="dot" w:pos="9350"/>
            </w:tabs>
            <w:rPr>
              <w:rFonts w:asciiTheme="minorHAnsi" w:eastAsiaTheme="minorEastAsia" w:hAnsiTheme="minorHAnsi" w:cstheme="minorBidi"/>
              <w:noProof/>
              <w:sz w:val="22"/>
              <w:szCs w:val="22"/>
            </w:rPr>
          </w:pPr>
          <w:hyperlink w:anchor="_Toc436620870" w:history="1">
            <w:r w:rsidRPr="00B33AA4">
              <w:rPr>
                <w:rStyle w:val="Hyperlink"/>
                <w:noProof/>
              </w:rPr>
              <w:t>1.2</w:t>
            </w:r>
            <w:r>
              <w:rPr>
                <w:rFonts w:asciiTheme="minorHAnsi" w:eastAsiaTheme="minorEastAsia" w:hAnsiTheme="minorHAnsi" w:cstheme="minorBidi"/>
                <w:noProof/>
                <w:sz w:val="22"/>
                <w:szCs w:val="22"/>
              </w:rPr>
              <w:tab/>
            </w:r>
            <w:r w:rsidRPr="00B33AA4">
              <w:rPr>
                <w:rStyle w:val="Hyperlink"/>
                <w:noProof/>
              </w:rPr>
              <w:t>Definitions, Acronyms, and Abbreviations</w:t>
            </w:r>
            <w:r>
              <w:rPr>
                <w:noProof/>
                <w:webHidden/>
              </w:rPr>
              <w:tab/>
            </w:r>
            <w:r>
              <w:rPr>
                <w:noProof/>
                <w:webHidden/>
              </w:rPr>
              <w:fldChar w:fldCharType="begin"/>
            </w:r>
            <w:r>
              <w:rPr>
                <w:noProof/>
                <w:webHidden/>
              </w:rPr>
              <w:instrText xml:space="preserve"> PAGEREF _Toc436620870 \h </w:instrText>
            </w:r>
            <w:r>
              <w:rPr>
                <w:noProof/>
                <w:webHidden/>
              </w:rPr>
            </w:r>
            <w:r>
              <w:rPr>
                <w:noProof/>
                <w:webHidden/>
              </w:rPr>
              <w:fldChar w:fldCharType="separate"/>
            </w:r>
            <w:r>
              <w:rPr>
                <w:noProof/>
                <w:webHidden/>
              </w:rPr>
              <w:t>2</w:t>
            </w:r>
            <w:r>
              <w:rPr>
                <w:noProof/>
                <w:webHidden/>
              </w:rPr>
              <w:fldChar w:fldCharType="end"/>
            </w:r>
          </w:hyperlink>
        </w:p>
        <w:p w:rsidR="003C3B4F" w:rsidRDefault="003C3B4F">
          <w:pPr>
            <w:pStyle w:val="TOC2"/>
            <w:tabs>
              <w:tab w:val="left" w:pos="880"/>
              <w:tab w:val="right" w:leader="dot" w:pos="9350"/>
            </w:tabs>
            <w:rPr>
              <w:rFonts w:asciiTheme="minorHAnsi" w:eastAsiaTheme="minorEastAsia" w:hAnsiTheme="minorHAnsi" w:cstheme="minorBidi"/>
              <w:noProof/>
              <w:sz w:val="22"/>
              <w:szCs w:val="22"/>
            </w:rPr>
          </w:pPr>
          <w:hyperlink w:anchor="_Toc436620871" w:history="1">
            <w:r w:rsidRPr="00B33AA4">
              <w:rPr>
                <w:rStyle w:val="Hyperlink"/>
                <w:noProof/>
              </w:rPr>
              <w:t>1.3</w:t>
            </w:r>
            <w:r>
              <w:rPr>
                <w:rFonts w:asciiTheme="minorHAnsi" w:eastAsiaTheme="minorEastAsia" w:hAnsiTheme="minorHAnsi" w:cstheme="minorBidi"/>
                <w:noProof/>
                <w:sz w:val="22"/>
                <w:szCs w:val="22"/>
              </w:rPr>
              <w:tab/>
            </w:r>
            <w:r w:rsidRPr="00B33AA4">
              <w:rPr>
                <w:rStyle w:val="Hyperlink"/>
                <w:noProof/>
              </w:rPr>
              <w:t>References</w:t>
            </w:r>
            <w:r>
              <w:rPr>
                <w:noProof/>
                <w:webHidden/>
              </w:rPr>
              <w:tab/>
            </w:r>
            <w:r>
              <w:rPr>
                <w:noProof/>
                <w:webHidden/>
              </w:rPr>
              <w:fldChar w:fldCharType="begin"/>
            </w:r>
            <w:r>
              <w:rPr>
                <w:noProof/>
                <w:webHidden/>
              </w:rPr>
              <w:instrText xml:space="preserve"> PAGEREF _Toc436620871 \h </w:instrText>
            </w:r>
            <w:r>
              <w:rPr>
                <w:noProof/>
                <w:webHidden/>
              </w:rPr>
            </w:r>
            <w:r>
              <w:rPr>
                <w:noProof/>
                <w:webHidden/>
              </w:rPr>
              <w:fldChar w:fldCharType="separate"/>
            </w:r>
            <w:r>
              <w:rPr>
                <w:noProof/>
                <w:webHidden/>
              </w:rPr>
              <w:t>3</w:t>
            </w:r>
            <w:r>
              <w:rPr>
                <w:noProof/>
                <w:webHidden/>
              </w:rPr>
              <w:fldChar w:fldCharType="end"/>
            </w:r>
          </w:hyperlink>
        </w:p>
        <w:p w:rsidR="003C3B4F" w:rsidRDefault="003C3B4F">
          <w:pPr>
            <w:pStyle w:val="TOC2"/>
            <w:tabs>
              <w:tab w:val="left" w:pos="880"/>
              <w:tab w:val="right" w:leader="dot" w:pos="9350"/>
            </w:tabs>
            <w:rPr>
              <w:rFonts w:asciiTheme="minorHAnsi" w:eastAsiaTheme="minorEastAsia" w:hAnsiTheme="minorHAnsi" w:cstheme="minorBidi"/>
              <w:noProof/>
              <w:sz w:val="22"/>
              <w:szCs w:val="22"/>
            </w:rPr>
          </w:pPr>
          <w:hyperlink w:anchor="_Toc436620872" w:history="1">
            <w:r w:rsidRPr="00B33AA4">
              <w:rPr>
                <w:rStyle w:val="Hyperlink"/>
                <w:noProof/>
              </w:rPr>
              <w:t>1.4</w:t>
            </w:r>
            <w:r>
              <w:rPr>
                <w:rFonts w:asciiTheme="minorHAnsi" w:eastAsiaTheme="minorEastAsia" w:hAnsiTheme="minorHAnsi" w:cstheme="minorBidi"/>
                <w:noProof/>
                <w:sz w:val="22"/>
                <w:szCs w:val="22"/>
              </w:rPr>
              <w:tab/>
            </w:r>
            <w:r w:rsidRPr="00B33AA4">
              <w:rPr>
                <w:rStyle w:val="Hyperlink"/>
                <w:noProof/>
              </w:rPr>
              <w:t>Overview</w:t>
            </w:r>
            <w:r>
              <w:rPr>
                <w:noProof/>
                <w:webHidden/>
              </w:rPr>
              <w:tab/>
            </w:r>
            <w:r>
              <w:rPr>
                <w:noProof/>
                <w:webHidden/>
              </w:rPr>
              <w:fldChar w:fldCharType="begin"/>
            </w:r>
            <w:r>
              <w:rPr>
                <w:noProof/>
                <w:webHidden/>
              </w:rPr>
              <w:instrText xml:space="preserve"> PAGEREF _Toc436620872 \h </w:instrText>
            </w:r>
            <w:r>
              <w:rPr>
                <w:noProof/>
                <w:webHidden/>
              </w:rPr>
            </w:r>
            <w:r>
              <w:rPr>
                <w:noProof/>
                <w:webHidden/>
              </w:rPr>
              <w:fldChar w:fldCharType="separate"/>
            </w:r>
            <w:r>
              <w:rPr>
                <w:noProof/>
                <w:webHidden/>
              </w:rPr>
              <w:t>3</w:t>
            </w:r>
            <w:r>
              <w:rPr>
                <w:noProof/>
                <w:webHidden/>
              </w:rPr>
              <w:fldChar w:fldCharType="end"/>
            </w:r>
          </w:hyperlink>
        </w:p>
        <w:p w:rsidR="003C3B4F" w:rsidRDefault="003C3B4F">
          <w:pPr>
            <w:pStyle w:val="TOC2"/>
            <w:tabs>
              <w:tab w:val="left" w:pos="880"/>
              <w:tab w:val="right" w:leader="dot" w:pos="9350"/>
            </w:tabs>
            <w:rPr>
              <w:rFonts w:asciiTheme="minorHAnsi" w:eastAsiaTheme="minorEastAsia" w:hAnsiTheme="minorHAnsi" w:cstheme="minorBidi"/>
              <w:noProof/>
              <w:sz w:val="22"/>
              <w:szCs w:val="22"/>
            </w:rPr>
          </w:pPr>
          <w:hyperlink w:anchor="_Toc436620873" w:history="1">
            <w:r w:rsidRPr="00B33AA4">
              <w:rPr>
                <w:rStyle w:val="Hyperlink"/>
                <w:noProof/>
              </w:rPr>
              <w:t>1.5</w:t>
            </w:r>
            <w:r>
              <w:rPr>
                <w:rFonts w:asciiTheme="minorHAnsi" w:eastAsiaTheme="minorEastAsia" w:hAnsiTheme="minorHAnsi" w:cstheme="minorBidi"/>
                <w:noProof/>
                <w:sz w:val="22"/>
                <w:szCs w:val="22"/>
              </w:rPr>
              <w:tab/>
            </w:r>
            <w:r w:rsidRPr="00B33AA4">
              <w:rPr>
                <w:rStyle w:val="Hyperlink"/>
                <w:noProof/>
              </w:rPr>
              <w:t>Application Framework</w:t>
            </w:r>
            <w:r>
              <w:rPr>
                <w:noProof/>
                <w:webHidden/>
              </w:rPr>
              <w:tab/>
            </w:r>
            <w:r>
              <w:rPr>
                <w:noProof/>
                <w:webHidden/>
              </w:rPr>
              <w:fldChar w:fldCharType="begin"/>
            </w:r>
            <w:r>
              <w:rPr>
                <w:noProof/>
                <w:webHidden/>
              </w:rPr>
              <w:instrText xml:space="preserve"> PAGEREF _Toc436620873 \h </w:instrText>
            </w:r>
            <w:r>
              <w:rPr>
                <w:noProof/>
                <w:webHidden/>
              </w:rPr>
            </w:r>
            <w:r>
              <w:rPr>
                <w:noProof/>
                <w:webHidden/>
              </w:rPr>
              <w:fldChar w:fldCharType="separate"/>
            </w:r>
            <w:r>
              <w:rPr>
                <w:noProof/>
                <w:webHidden/>
              </w:rPr>
              <w:t>3</w:t>
            </w:r>
            <w:r>
              <w:rPr>
                <w:noProof/>
                <w:webHidden/>
              </w:rPr>
              <w:fldChar w:fldCharType="end"/>
            </w:r>
          </w:hyperlink>
        </w:p>
        <w:p w:rsidR="003C3B4F" w:rsidRDefault="003C3B4F">
          <w:pPr>
            <w:pStyle w:val="TOC1"/>
            <w:tabs>
              <w:tab w:val="left" w:pos="480"/>
              <w:tab w:val="right" w:leader="dot" w:pos="9350"/>
            </w:tabs>
            <w:rPr>
              <w:rFonts w:asciiTheme="minorHAnsi" w:eastAsiaTheme="minorEastAsia" w:hAnsiTheme="minorHAnsi" w:cstheme="minorBidi"/>
              <w:noProof/>
              <w:sz w:val="22"/>
              <w:szCs w:val="22"/>
            </w:rPr>
          </w:pPr>
          <w:hyperlink w:anchor="_Toc436620874" w:history="1">
            <w:r w:rsidRPr="00B33AA4">
              <w:rPr>
                <w:rStyle w:val="Hyperlink"/>
                <w:noProof/>
              </w:rPr>
              <w:t>2</w:t>
            </w:r>
            <w:r>
              <w:rPr>
                <w:rFonts w:asciiTheme="minorHAnsi" w:eastAsiaTheme="minorEastAsia" w:hAnsiTheme="minorHAnsi" w:cstheme="minorBidi"/>
                <w:noProof/>
                <w:sz w:val="22"/>
                <w:szCs w:val="22"/>
              </w:rPr>
              <w:tab/>
            </w:r>
            <w:r w:rsidRPr="00B33AA4">
              <w:rPr>
                <w:rStyle w:val="Hyperlink"/>
                <w:noProof/>
              </w:rPr>
              <w:t>System Architecture Description</w:t>
            </w:r>
            <w:r>
              <w:rPr>
                <w:noProof/>
                <w:webHidden/>
              </w:rPr>
              <w:tab/>
            </w:r>
            <w:r>
              <w:rPr>
                <w:noProof/>
                <w:webHidden/>
              </w:rPr>
              <w:fldChar w:fldCharType="begin"/>
            </w:r>
            <w:r>
              <w:rPr>
                <w:noProof/>
                <w:webHidden/>
              </w:rPr>
              <w:instrText xml:space="preserve"> PAGEREF _Toc436620874 \h </w:instrText>
            </w:r>
            <w:r>
              <w:rPr>
                <w:noProof/>
                <w:webHidden/>
              </w:rPr>
            </w:r>
            <w:r>
              <w:rPr>
                <w:noProof/>
                <w:webHidden/>
              </w:rPr>
              <w:fldChar w:fldCharType="separate"/>
            </w:r>
            <w:r>
              <w:rPr>
                <w:noProof/>
                <w:webHidden/>
              </w:rPr>
              <w:t>3</w:t>
            </w:r>
            <w:r>
              <w:rPr>
                <w:noProof/>
                <w:webHidden/>
              </w:rPr>
              <w:fldChar w:fldCharType="end"/>
            </w:r>
          </w:hyperlink>
        </w:p>
        <w:p w:rsidR="003C3B4F" w:rsidRDefault="003C3B4F">
          <w:pPr>
            <w:pStyle w:val="TOC2"/>
            <w:tabs>
              <w:tab w:val="left" w:pos="880"/>
              <w:tab w:val="right" w:leader="dot" w:pos="9350"/>
            </w:tabs>
            <w:rPr>
              <w:rFonts w:asciiTheme="minorHAnsi" w:eastAsiaTheme="minorEastAsia" w:hAnsiTheme="minorHAnsi" w:cstheme="minorBidi"/>
              <w:noProof/>
              <w:sz w:val="22"/>
              <w:szCs w:val="22"/>
            </w:rPr>
          </w:pPr>
          <w:hyperlink w:anchor="_Toc436620875" w:history="1">
            <w:r w:rsidRPr="00B33AA4">
              <w:rPr>
                <w:rStyle w:val="Hyperlink"/>
                <w:noProof/>
              </w:rPr>
              <w:t>2.1</w:t>
            </w:r>
            <w:r>
              <w:rPr>
                <w:rFonts w:asciiTheme="minorHAnsi" w:eastAsiaTheme="minorEastAsia" w:hAnsiTheme="minorHAnsi" w:cstheme="minorBidi"/>
                <w:noProof/>
                <w:sz w:val="22"/>
                <w:szCs w:val="22"/>
              </w:rPr>
              <w:tab/>
            </w:r>
            <w:r w:rsidRPr="00B33AA4">
              <w:rPr>
                <w:rStyle w:val="Hyperlink"/>
                <w:noProof/>
              </w:rPr>
              <w:t>Overview of Components</w:t>
            </w:r>
            <w:r>
              <w:rPr>
                <w:noProof/>
                <w:webHidden/>
              </w:rPr>
              <w:tab/>
            </w:r>
            <w:r>
              <w:rPr>
                <w:noProof/>
                <w:webHidden/>
              </w:rPr>
              <w:fldChar w:fldCharType="begin"/>
            </w:r>
            <w:r>
              <w:rPr>
                <w:noProof/>
                <w:webHidden/>
              </w:rPr>
              <w:instrText xml:space="preserve"> PAGEREF _Toc436620875 \h </w:instrText>
            </w:r>
            <w:r>
              <w:rPr>
                <w:noProof/>
                <w:webHidden/>
              </w:rPr>
            </w:r>
            <w:r>
              <w:rPr>
                <w:noProof/>
                <w:webHidden/>
              </w:rPr>
              <w:fldChar w:fldCharType="separate"/>
            </w:r>
            <w:r>
              <w:rPr>
                <w:noProof/>
                <w:webHidden/>
              </w:rPr>
              <w:t>3</w:t>
            </w:r>
            <w:r>
              <w:rPr>
                <w:noProof/>
                <w:webHidden/>
              </w:rPr>
              <w:fldChar w:fldCharType="end"/>
            </w:r>
          </w:hyperlink>
        </w:p>
        <w:p w:rsidR="003C3B4F" w:rsidRDefault="003C3B4F">
          <w:pPr>
            <w:pStyle w:val="TOC2"/>
            <w:tabs>
              <w:tab w:val="left" w:pos="880"/>
              <w:tab w:val="right" w:leader="dot" w:pos="9350"/>
            </w:tabs>
            <w:rPr>
              <w:rFonts w:asciiTheme="minorHAnsi" w:eastAsiaTheme="minorEastAsia" w:hAnsiTheme="minorHAnsi" w:cstheme="minorBidi"/>
              <w:noProof/>
              <w:sz w:val="22"/>
              <w:szCs w:val="22"/>
            </w:rPr>
          </w:pPr>
          <w:hyperlink w:anchor="_Toc436620876" w:history="1">
            <w:r w:rsidRPr="00B33AA4">
              <w:rPr>
                <w:rStyle w:val="Hyperlink"/>
                <w:noProof/>
              </w:rPr>
              <w:t>2.2</w:t>
            </w:r>
            <w:r>
              <w:rPr>
                <w:rFonts w:asciiTheme="minorHAnsi" w:eastAsiaTheme="minorEastAsia" w:hAnsiTheme="minorHAnsi" w:cstheme="minorBidi"/>
                <w:noProof/>
                <w:sz w:val="22"/>
                <w:szCs w:val="22"/>
              </w:rPr>
              <w:tab/>
            </w:r>
            <w:r w:rsidRPr="00B33AA4">
              <w:rPr>
                <w:rStyle w:val="Hyperlink"/>
                <w:noProof/>
              </w:rPr>
              <w:t>Structure and Relationships</w:t>
            </w:r>
            <w:r>
              <w:rPr>
                <w:noProof/>
                <w:webHidden/>
              </w:rPr>
              <w:tab/>
            </w:r>
            <w:r>
              <w:rPr>
                <w:noProof/>
                <w:webHidden/>
              </w:rPr>
              <w:fldChar w:fldCharType="begin"/>
            </w:r>
            <w:r>
              <w:rPr>
                <w:noProof/>
                <w:webHidden/>
              </w:rPr>
              <w:instrText xml:space="preserve"> PAGEREF _Toc436620876 \h </w:instrText>
            </w:r>
            <w:r>
              <w:rPr>
                <w:noProof/>
                <w:webHidden/>
              </w:rPr>
            </w:r>
            <w:r>
              <w:rPr>
                <w:noProof/>
                <w:webHidden/>
              </w:rPr>
              <w:fldChar w:fldCharType="separate"/>
            </w:r>
            <w:r>
              <w:rPr>
                <w:noProof/>
                <w:webHidden/>
              </w:rPr>
              <w:t>5</w:t>
            </w:r>
            <w:r>
              <w:rPr>
                <w:noProof/>
                <w:webHidden/>
              </w:rPr>
              <w:fldChar w:fldCharType="end"/>
            </w:r>
          </w:hyperlink>
        </w:p>
        <w:p w:rsidR="003C3B4F" w:rsidRDefault="003C3B4F">
          <w:pPr>
            <w:pStyle w:val="TOC3"/>
            <w:tabs>
              <w:tab w:val="left" w:pos="1320"/>
              <w:tab w:val="right" w:leader="dot" w:pos="9350"/>
            </w:tabs>
            <w:rPr>
              <w:rFonts w:asciiTheme="minorHAnsi" w:eastAsiaTheme="minorEastAsia" w:hAnsiTheme="minorHAnsi" w:cstheme="minorBidi"/>
              <w:noProof/>
              <w:sz w:val="22"/>
              <w:szCs w:val="22"/>
            </w:rPr>
          </w:pPr>
          <w:hyperlink w:anchor="_Toc436620877" w:history="1">
            <w:r w:rsidRPr="00B33AA4">
              <w:rPr>
                <w:rStyle w:val="Hyperlink"/>
                <w:noProof/>
              </w:rPr>
              <w:t>2.2.1</w:t>
            </w:r>
            <w:r>
              <w:rPr>
                <w:rFonts w:asciiTheme="minorHAnsi" w:eastAsiaTheme="minorEastAsia" w:hAnsiTheme="minorHAnsi" w:cstheme="minorBidi"/>
                <w:noProof/>
                <w:sz w:val="22"/>
                <w:szCs w:val="22"/>
              </w:rPr>
              <w:tab/>
            </w:r>
            <w:r w:rsidRPr="00B33AA4">
              <w:rPr>
                <w:rStyle w:val="Hyperlink"/>
                <w:noProof/>
              </w:rPr>
              <w:t>Data Ingestion</w:t>
            </w:r>
            <w:r>
              <w:rPr>
                <w:noProof/>
                <w:webHidden/>
              </w:rPr>
              <w:tab/>
            </w:r>
            <w:r>
              <w:rPr>
                <w:noProof/>
                <w:webHidden/>
              </w:rPr>
              <w:fldChar w:fldCharType="begin"/>
            </w:r>
            <w:r>
              <w:rPr>
                <w:noProof/>
                <w:webHidden/>
              </w:rPr>
              <w:instrText xml:space="preserve"> PAGEREF _Toc436620877 \h </w:instrText>
            </w:r>
            <w:r>
              <w:rPr>
                <w:noProof/>
                <w:webHidden/>
              </w:rPr>
            </w:r>
            <w:r>
              <w:rPr>
                <w:noProof/>
                <w:webHidden/>
              </w:rPr>
              <w:fldChar w:fldCharType="separate"/>
            </w:r>
            <w:r>
              <w:rPr>
                <w:noProof/>
                <w:webHidden/>
              </w:rPr>
              <w:t>5</w:t>
            </w:r>
            <w:r>
              <w:rPr>
                <w:noProof/>
                <w:webHidden/>
              </w:rPr>
              <w:fldChar w:fldCharType="end"/>
            </w:r>
          </w:hyperlink>
        </w:p>
        <w:p w:rsidR="003C3B4F" w:rsidRDefault="003C3B4F">
          <w:pPr>
            <w:pStyle w:val="TOC3"/>
            <w:tabs>
              <w:tab w:val="left" w:pos="1320"/>
              <w:tab w:val="right" w:leader="dot" w:pos="9350"/>
            </w:tabs>
            <w:rPr>
              <w:rFonts w:asciiTheme="minorHAnsi" w:eastAsiaTheme="minorEastAsia" w:hAnsiTheme="minorHAnsi" w:cstheme="minorBidi"/>
              <w:noProof/>
              <w:sz w:val="22"/>
              <w:szCs w:val="22"/>
            </w:rPr>
          </w:pPr>
          <w:hyperlink w:anchor="_Toc436620878" w:history="1">
            <w:r w:rsidRPr="00B33AA4">
              <w:rPr>
                <w:rStyle w:val="Hyperlink"/>
                <w:noProof/>
              </w:rPr>
              <w:t>2.2.2</w:t>
            </w:r>
            <w:r>
              <w:rPr>
                <w:rFonts w:asciiTheme="minorHAnsi" w:eastAsiaTheme="minorEastAsia" w:hAnsiTheme="minorHAnsi" w:cstheme="minorBidi"/>
                <w:noProof/>
                <w:sz w:val="22"/>
                <w:szCs w:val="22"/>
              </w:rPr>
              <w:tab/>
            </w:r>
            <w:r w:rsidRPr="00B33AA4">
              <w:rPr>
                <w:rStyle w:val="Hyperlink"/>
                <w:noProof/>
              </w:rPr>
              <w:t>Administrator Tools</w:t>
            </w:r>
            <w:r>
              <w:rPr>
                <w:noProof/>
                <w:webHidden/>
              </w:rPr>
              <w:tab/>
            </w:r>
            <w:r>
              <w:rPr>
                <w:noProof/>
                <w:webHidden/>
              </w:rPr>
              <w:fldChar w:fldCharType="begin"/>
            </w:r>
            <w:r>
              <w:rPr>
                <w:noProof/>
                <w:webHidden/>
              </w:rPr>
              <w:instrText xml:space="preserve"> PAGEREF _Toc436620878 \h </w:instrText>
            </w:r>
            <w:r>
              <w:rPr>
                <w:noProof/>
                <w:webHidden/>
              </w:rPr>
            </w:r>
            <w:r>
              <w:rPr>
                <w:noProof/>
                <w:webHidden/>
              </w:rPr>
              <w:fldChar w:fldCharType="separate"/>
            </w:r>
            <w:r>
              <w:rPr>
                <w:noProof/>
                <w:webHidden/>
              </w:rPr>
              <w:t>6</w:t>
            </w:r>
            <w:r>
              <w:rPr>
                <w:noProof/>
                <w:webHidden/>
              </w:rPr>
              <w:fldChar w:fldCharType="end"/>
            </w:r>
          </w:hyperlink>
        </w:p>
        <w:p w:rsidR="003C3B4F" w:rsidRDefault="003C3B4F">
          <w:pPr>
            <w:pStyle w:val="TOC3"/>
            <w:tabs>
              <w:tab w:val="left" w:pos="1320"/>
              <w:tab w:val="right" w:leader="dot" w:pos="9350"/>
            </w:tabs>
            <w:rPr>
              <w:rFonts w:asciiTheme="minorHAnsi" w:eastAsiaTheme="minorEastAsia" w:hAnsiTheme="minorHAnsi" w:cstheme="minorBidi"/>
              <w:noProof/>
              <w:sz w:val="22"/>
              <w:szCs w:val="22"/>
            </w:rPr>
          </w:pPr>
          <w:hyperlink w:anchor="_Toc436620879" w:history="1">
            <w:r w:rsidRPr="00B33AA4">
              <w:rPr>
                <w:rStyle w:val="Hyperlink"/>
                <w:noProof/>
              </w:rPr>
              <w:t>2.2.3</w:t>
            </w:r>
            <w:r>
              <w:rPr>
                <w:rFonts w:asciiTheme="minorHAnsi" w:eastAsiaTheme="minorEastAsia" w:hAnsiTheme="minorHAnsi" w:cstheme="minorBidi"/>
                <w:noProof/>
                <w:sz w:val="22"/>
                <w:szCs w:val="22"/>
              </w:rPr>
              <w:tab/>
            </w:r>
            <w:r w:rsidRPr="00B33AA4">
              <w:rPr>
                <w:rStyle w:val="Hyperlink"/>
                <w:noProof/>
              </w:rPr>
              <w:t>Account Management</w:t>
            </w:r>
            <w:r>
              <w:rPr>
                <w:noProof/>
                <w:webHidden/>
              </w:rPr>
              <w:tab/>
            </w:r>
            <w:r>
              <w:rPr>
                <w:noProof/>
                <w:webHidden/>
              </w:rPr>
              <w:fldChar w:fldCharType="begin"/>
            </w:r>
            <w:r>
              <w:rPr>
                <w:noProof/>
                <w:webHidden/>
              </w:rPr>
              <w:instrText xml:space="preserve"> PAGEREF _Toc436620879 \h </w:instrText>
            </w:r>
            <w:r>
              <w:rPr>
                <w:noProof/>
                <w:webHidden/>
              </w:rPr>
            </w:r>
            <w:r>
              <w:rPr>
                <w:noProof/>
                <w:webHidden/>
              </w:rPr>
              <w:fldChar w:fldCharType="separate"/>
            </w:r>
            <w:r>
              <w:rPr>
                <w:noProof/>
                <w:webHidden/>
              </w:rPr>
              <w:t>8</w:t>
            </w:r>
            <w:r>
              <w:rPr>
                <w:noProof/>
                <w:webHidden/>
              </w:rPr>
              <w:fldChar w:fldCharType="end"/>
            </w:r>
          </w:hyperlink>
        </w:p>
        <w:p w:rsidR="003C3B4F" w:rsidRDefault="003C3B4F">
          <w:pPr>
            <w:pStyle w:val="TOC3"/>
            <w:tabs>
              <w:tab w:val="left" w:pos="1320"/>
              <w:tab w:val="right" w:leader="dot" w:pos="9350"/>
            </w:tabs>
            <w:rPr>
              <w:rFonts w:asciiTheme="minorHAnsi" w:eastAsiaTheme="minorEastAsia" w:hAnsiTheme="minorHAnsi" w:cstheme="minorBidi"/>
              <w:noProof/>
              <w:sz w:val="22"/>
              <w:szCs w:val="22"/>
            </w:rPr>
          </w:pPr>
          <w:hyperlink w:anchor="_Toc436620880" w:history="1">
            <w:r w:rsidRPr="00B33AA4">
              <w:rPr>
                <w:rStyle w:val="Hyperlink"/>
                <w:noProof/>
              </w:rPr>
              <w:t>2.2.4</w:t>
            </w:r>
            <w:r>
              <w:rPr>
                <w:rFonts w:asciiTheme="minorHAnsi" w:eastAsiaTheme="minorEastAsia" w:hAnsiTheme="minorHAnsi" w:cstheme="minorBidi"/>
                <w:noProof/>
                <w:sz w:val="22"/>
                <w:szCs w:val="22"/>
              </w:rPr>
              <w:tab/>
            </w:r>
            <w:r w:rsidRPr="00B33AA4">
              <w:rPr>
                <w:rStyle w:val="Hyperlink"/>
                <w:noProof/>
              </w:rPr>
              <w:t>Physician Actions</w:t>
            </w:r>
            <w:r>
              <w:rPr>
                <w:noProof/>
                <w:webHidden/>
              </w:rPr>
              <w:tab/>
            </w:r>
            <w:r>
              <w:rPr>
                <w:noProof/>
                <w:webHidden/>
              </w:rPr>
              <w:fldChar w:fldCharType="begin"/>
            </w:r>
            <w:r>
              <w:rPr>
                <w:noProof/>
                <w:webHidden/>
              </w:rPr>
              <w:instrText xml:space="preserve"> PAGEREF _Toc436620880 \h </w:instrText>
            </w:r>
            <w:r>
              <w:rPr>
                <w:noProof/>
                <w:webHidden/>
              </w:rPr>
            </w:r>
            <w:r>
              <w:rPr>
                <w:noProof/>
                <w:webHidden/>
              </w:rPr>
              <w:fldChar w:fldCharType="separate"/>
            </w:r>
            <w:r>
              <w:rPr>
                <w:noProof/>
                <w:webHidden/>
              </w:rPr>
              <w:t>11</w:t>
            </w:r>
            <w:r>
              <w:rPr>
                <w:noProof/>
                <w:webHidden/>
              </w:rPr>
              <w:fldChar w:fldCharType="end"/>
            </w:r>
          </w:hyperlink>
        </w:p>
        <w:p w:rsidR="003C3B4F" w:rsidRDefault="003C3B4F">
          <w:pPr>
            <w:pStyle w:val="TOC3"/>
            <w:tabs>
              <w:tab w:val="left" w:pos="1320"/>
              <w:tab w:val="right" w:leader="dot" w:pos="9350"/>
            </w:tabs>
            <w:rPr>
              <w:rFonts w:asciiTheme="minorHAnsi" w:eastAsiaTheme="minorEastAsia" w:hAnsiTheme="minorHAnsi" w:cstheme="minorBidi"/>
              <w:noProof/>
              <w:sz w:val="22"/>
              <w:szCs w:val="22"/>
            </w:rPr>
          </w:pPr>
          <w:hyperlink w:anchor="_Toc436620881" w:history="1">
            <w:r w:rsidRPr="00B33AA4">
              <w:rPr>
                <w:rStyle w:val="Hyperlink"/>
                <w:noProof/>
              </w:rPr>
              <w:t>2.2.5</w:t>
            </w:r>
            <w:r>
              <w:rPr>
                <w:rFonts w:asciiTheme="minorHAnsi" w:eastAsiaTheme="minorEastAsia" w:hAnsiTheme="minorHAnsi" w:cstheme="minorBidi"/>
                <w:noProof/>
                <w:sz w:val="22"/>
                <w:szCs w:val="22"/>
              </w:rPr>
              <w:tab/>
            </w:r>
            <w:r w:rsidRPr="00B33AA4">
              <w:rPr>
                <w:rStyle w:val="Hyperlink"/>
                <w:noProof/>
              </w:rPr>
              <w:t>Experiment Tools</w:t>
            </w:r>
            <w:r>
              <w:rPr>
                <w:noProof/>
                <w:webHidden/>
              </w:rPr>
              <w:tab/>
            </w:r>
            <w:r>
              <w:rPr>
                <w:noProof/>
                <w:webHidden/>
              </w:rPr>
              <w:fldChar w:fldCharType="begin"/>
            </w:r>
            <w:r>
              <w:rPr>
                <w:noProof/>
                <w:webHidden/>
              </w:rPr>
              <w:instrText xml:space="preserve"> PAGEREF _Toc436620881 \h </w:instrText>
            </w:r>
            <w:r>
              <w:rPr>
                <w:noProof/>
                <w:webHidden/>
              </w:rPr>
            </w:r>
            <w:r>
              <w:rPr>
                <w:noProof/>
                <w:webHidden/>
              </w:rPr>
              <w:fldChar w:fldCharType="separate"/>
            </w:r>
            <w:r>
              <w:rPr>
                <w:noProof/>
                <w:webHidden/>
              </w:rPr>
              <w:t>13</w:t>
            </w:r>
            <w:r>
              <w:rPr>
                <w:noProof/>
                <w:webHidden/>
              </w:rPr>
              <w:fldChar w:fldCharType="end"/>
            </w:r>
          </w:hyperlink>
        </w:p>
        <w:p w:rsidR="003C3B4F" w:rsidRDefault="003C3B4F">
          <w:pPr>
            <w:pStyle w:val="TOC2"/>
            <w:tabs>
              <w:tab w:val="left" w:pos="880"/>
              <w:tab w:val="right" w:leader="dot" w:pos="9350"/>
            </w:tabs>
            <w:rPr>
              <w:rFonts w:asciiTheme="minorHAnsi" w:eastAsiaTheme="minorEastAsia" w:hAnsiTheme="minorHAnsi" w:cstheme="minorBidi"/>
              <w:noProof/>
              <w:sz w:val="22"/>
              <w:szCs w:val="22"/>
            </w:rPr>
          </w:pPr>
          <w:hyperlink w:anchor="_Toc436620882" w:history="1">
            <w:r w:rsidRPr="00B33AA4">
              <w:rPr>
                <w:rStyle w:val="Hyperlink"/>
                <w:noProof/>
              </w:rPr>
              <w:t>2.3</w:t>
            </w:r>
            <w:r>
              <w:rPr>
                <w:rFonts w:asciiTheme="minorHAnsi" w:eastAsiaTheme="minorEastAsia" w:hAnsiTheme="minorHAnsi" w:cstheme="minorBidi"/>
                <w:noProof/>
                <w:sz w:val="22"/>
                <w:szCs w:val="22"/>
              </w:rPr>
              <w:tab/>
            </w:r>
            <w:r w:rsidRPr="00B33AA4">
              <w:rPr>
                <w:rStyle w:val="Hyperlink"/>
                <w:noProof/>
              </w:rPr>
              <w:t>Database Schema</w:t>
            </w:r>
            <w:r>
              <w:rPr>
                <w:noProof/>
                <w:webHidden/>
              </w:rPr>
              <w:tab/>
            </w:r>
            <w:r>
              <w:rPr>
                <w:noProof/>
                <w:webHidden/>
              </w:rPr>
              <w:fldChar w:fldCharType="begin"/>
            </w:r>
            <w:r>
              <w:rPr>
                <w:noProof/>
                <w:webHidden/>
              </w:rPr>
              <w:instrText xml:space="preserve"> PAGEREF _Toc436620882 \h </w:instrText>
            </w:r>
            <w:r>
              <w:rPr>
                <w:noProof/>
                <w:webHidden/>
              </w:rPr>
            </w:r>
            <w:r>
              <w:rPr>
                <w:noProof/>
                <w:webHidden/>
              </w:rPr>
              <w:fldChar w:fldCharType="separate"/>
            </w:r>
            <w:r>
              <w:rPr>
                <w:noProof/>
                <w:webHidden/>
              </w:rPr>
              <w:t>16</w:t>
            </w:r>
            <w:r>
              <w:rPr>
                <w:noProof/>
                <w:webHidden/>
              </w:rPr>
              <w:fldChar w:fldCharType="end"/>
            </w:r>
          </w:hyperlink>
        </w:p>
        <w:p w:rsidR="003C3B4F" w:rsidRDefault="003C3B4F">
          <w:pPr>
            <w:pStyle w:val="TOC1"/>
            <w:tabs>
              <w:tab w:val="left" w:pos="480"/>
              <w:tab w:val="right" w:leader="dot" w:pos="9350"/>
            </w:tabs>
            <w:rPr>
              <w:rFonts w:asciiTheme="minorHAnsi" w:eastAsiaTheme="minorEastAsia" w:hAnsiTheme="minorHAnsi" w:cstheme="minorBidi"/>
              <w:noProof/>
              <w:sz w:val="22"/>
              <w:szCs w:val="22"/>
            </w:rPr>
          </w:pPr>
          <w:hyperlink w:anchor="_Toc436620883" w:history="1">
            <w:r w:rsidRPr="00B33AA4">
              <w:rPr>
                <w:rStyle w:val="Hyperlink"/>
                <w:noProof/>
              </w:rPr>
              <w:t>3</w:t>
            </w:r>
            <w:r>
              <w:rPr>
                <w:rFonts w:asciiTheme="minorHAnsi" w:eastAsiaTheme="minorEastAsia" w:hAnsiTheme="minorHAnsi" w:cstheme="minorBidi"/>
                <w:noProof/>
                <w:sz w:val="22"/>
                <w:szCs w:val="22"/>
              </w:rPr>
              <w:tab/>
            </w:r>
            <w:r w:rsidRPr="00B33AA4">
              <w:rPr>
                <w:rStyle w:val="Hyperlink"/>
                <w:noProof/>
              </w:rPr>
              <w:t>Detailed Description of Components</w:t>
            </w:r>
            <w:r>
              <w:rPr>
                <w:noProof/>
                <w:webHidden/>
              </w:rPr>
              <w:tab/>
            </w:r>
            <w:r>
              <w:rPr>
                <w:noProof/>
                <w:webHidden/>
              </w:rPr>
              <w:fldChar w:fldCharType="begin"/>
            </w:r>
            <w:r>
              <w:rPr>
                <w:noProof/>
                <w:webHidden/>
              </w:rPr>
              <w:instrText xml:space="preserve"> PAGEREF _Toc436620883 \h </w:instrText>
            </w:r>
            <w:r>
              <w:rPr>
                <w:noProof/>
                <w:webHidden/>
              </w:rPr>
            </w:r>
            <w:r>
              <w:rPr>
                <w:noProof/>
                <w:webHidden/>
              </w:rPr>
              <w:fldChar w:fldCharType="separate"/>
            </w:r>
            <w:r>
              <w:rPr>
                <w:noProof/>
                <w:webHidden/>
              </w:rPr>
              <w:t>17</w:t>
            </w:r>
            <w:r>
              <w:rPr>
                <w:noProof/>
                <w:webHidden/>
              </w:rPr>
              <w:fldChar w:fldCharType="end"/>
            </w:r>
          </w:hyperlink>
        </w:p>
        <w:p w:rsidR="003C3B4F" w:rsidRDefault="003C3B4F">
          <w:pPr>
            <w:pStyle w:val="TOC2"/>
            <w:tabs>
              <w:tab w:val="left" w:pos="880"/>
              <w:tab w:val="right" w:leader="dot" w:pos="9350"/>
            </w:tabs>
            <w:rPr>
              <w:rFonts w:asciiTheme="minorHAnsi" w:eastAsiaTheme="minorEastAsia" w:hAnsiTheme="minorHAnsi" w:cstheme="minorBidi"/>
              <w:noProof/>
              <w:sz w:val="22"/>
              <w:szCs w:val="22"/>
            </w:rPr>
          </w:pPr>
          <w:hyperlink w:anchor="_Toc436620884" w:history="1">
            <w:r w:rsidRPr="00B33AA4">
              <w:rPr>
                <w:rStyle w:val="Hyperlink"/>
                <w:noProof/>
              </w:rPr>
              <w:t>3.1</w:t>
            </w:r>
            <w:r>
              <w:rPr>
                <w:rFonts w:asciiTheme="minorHAnsi" w:eastAsiaTheme="minorEastAsia" w:hAnsiTheme="minorHAnsi" w:cstheme="minorBidi"/>
                <w:noProof/>
                <w:sz w:val="22"/>
                <w:szCs w:val="22"/>
              </w:rPr>
              <w:tab/>
            </w:r>
            <w:r w:rsidRPr="00B33AA4">
              <w:rPr>
                <w:rStyle w:val="Hyperlink"/>
                <w:noProof/>
              </w:rPr>
              <w:t>Presentation Layer Overview</w:t>
            </w:r>
            <w:r>
              <w:rPr>
                <w:noProof/>
                <w:webHidden/>
              </w:rPr>
              <w:tab/>
            </w:r>
            <w:r>
              <w:rPr>
                <w:noProof/>
                <w:webHidden/>
              </w:rPr>
              <w:fldChar w:fldCharType="begin"/>
            </w:r>
            <w:r>
              <w:rPr>
                <w:noProof/>
                <w:webHidden/>
              </w:rPr>
              <w:instrText xml:space="preserve"> PAGEREF _Toc436620884 \h </w:instrText>
            </w:r>
            <w:r>
              <w:rPr>
                <w:noProof/>
                <w:webHidden/>
              </w:rPr>
            </w:r>
            <w:r>
              <w:rPr>
                <w:noProof/>
                <w:webHidden/>
              </w:rPr>
              <w:fldChar w:fldCharType="separate"/>
            </w:r>
            <w:r>
              <w:rPr>
                <w:noProof/>
                <w:webHidden/>
              </w:rPr>
              <w:t>18</w:t>
            </w:r>
            <w:r>
              <w:rPr>
                <w:noProof/>
                <w:webHidden/>
              </w:rPr>
              <w:fldChar w:fldCharType="end"/>
            </w:r>
          </w:hyperlink>
        </w:p>
        <w:p w:rsidR="003C3B4F" w:rsidRDefault="003C3B4F">
          <w:pPr>
            <w:pStyle w:val="TOC3"/>
            <w:tabs>
              <w:tab w:val="left" w:pos="1320"/>
              <w:tab w:val="right" w:leader="dot" w:pos="9350"/>
            </w:tabs>
            <w:rPr>
              <w:rFonts w:asciiTheme="minorHAnsi" w:eastAsiaTheme="minorEastAsia" w:hAnsiTheme="minorHAnsi" w:cstheme="minorBidi"/>
              <w:noProof/>
              <w:sz w:val="22"/>
              <w:szCs w:val="22"/>
            </w:rPr>
          </w:pPr>
          <w:hyperlink w:anchor="_Toc436620885" w:history="1">
            <w:r w:rsidRPr="00B33AA4">
              <w:rPr>
                <w:rStyle w:val="Hyperlink"/>
                <w:noProof/>
              </w:rPr>
              <w:t>3.1.1</w:t>
            </w:r>
            <w:r>
              <w:rPr>
                <w:rFonts w:asciiTheme="minorHAnsi" w:eastAsiaTheme="minorEastAsia" w:hAnsiTheme="minorHAnsi" w:cstheme="minorBidi"/>
                <w:noProof/>
                <w:sz w:val="22"/>
                <w:szCs w:val="22"/>
              </w:rPr>
              <w:tab/>
            </w:r>
            <w:r w:rsidRPr="00B33AA4">
              <w:rPr>
                <w:rStyle w:val="Hyperlink"/>
                <w:noProof/>
              </w:rPr>
              <w:t>Controllers</w:t>
            </w:r>
            <w:r>
              <w:rPr>
                <w:noProof/>
                <w:webHidden/>
              </w:rPr>
              <w:tab/>
            </w:r>
            <w:r>
              <w:rPr>
                <w:noProof/>
                <w:webHidden/>
              </w:rPr>
              <w:fldChar w:fldCharType="begin"/>
            </w:r>
            <w:r>
              <w:rPr>
                <w:noProof/>
                <w:webHidden/>
              </w:rPr>
              <w:instrText xml:space="preserve"> PAGEREF _Toc436620885 \h </w:instrText>
            </w:r>
            <w:r>
              <w:rPr>
                <w:noProof/>
                <w:webHidden/>
              </w:rPr>
            </w:r>
            <w:r>
              <w:rPr>
                <w:noProof/>
                <w:webHidden/>
              </w:rPr>
              <w:fldChar w:fldCharType="separate"/>
            </w:r>
            <w:r>
              <w:rPr>
                <w:noProof/>
                <w:webHidden/>
              </w:rPr>
              <w:t>18</w:t>
            </w:r>
            <w:r>
              <w:rPr>
                <w:noProof/>
                <w:webHidden/>
              </w:rPr>
              <w:fldChar w:fldCharType="end"/>
            </w:r>
          </w:hyperlink>
        </w:p>
        <w:p w:rsidR="003C3B4F" w:rsidRDefault="003C3B4F">
          <w:pPr>
            <w:pStyle w:val="TOC2"/>
            <w:tabs>
              <w:tab w:val="left" w:pos="880"/>
              <w:tab w:val="right" w:leader="dot" w:pos="9350"/>
            </w:tabs>
            <w:rPr>
              <w:rFonts w:asciiTheme="minorHAnsi" w:eastAsiaTheme="minorEastAsia" w:hAnsiTheme="minorHAnsi" w:cstheme="minorBidi"/>
              <w:noProof/>
              <w:sz w:val="22"/>
              <w:szCs w:val="22"/>
            </w:rPr>
          </w:pPr>
          <w:hyperlink w:anchor="_Toc436620886" w:history="1">
            <w:r w:rsidRPr="00B33AA4">
              <w:rPr>
                <w:rStyle w:val="Hyperlink"/>
                <w:noProof/>
              </w:rPr>
              <w:t>3.2</w:t>
            </w:r>
            <w:r>
              <w:rPr>
                <w:rFonts w:asciiTheme="minorHAnsi" w:eastAsiaTheme="minorEastAsia" w:hAnsiTheme="minorHAnsi" w:cstheme="minorBidi"/>
                <w:noProof/>
                <w:sz w:val="22"/>
                <w:szCs w:val="22"/>
              </w:rPr>
              <w:tab/>
            </w:r>
            <w:r w:rsidRPr="00B33AA4">
              <w:rPr>
                <w:rStyle w:val="Hyperlink"/>
                <w:noProof/>
              </w:rPr>
              <w:t>Business Logic Layer Overview</w:t>
            </w:r>
            <w:r>
              <w:rPr>
                <w:noProof/>
                <w:webHidden/>
              </w:rPr>
              <w:tab/>
            </w:r>
            <w:r>
              <w:rPr>
                <w:noProof/>
                <w:webHidden/>
              </w:rPr>
              <w:fldChar w:fldCharType="begin"/>
            </w:r>
            <w:r>
              <w:rPr>
                <w:noProof/>
                <w:webHidden/>
              </w:rPr>
              <w:instrText xml:space="preserve"> PAGEREF _Toc436620886 \h </w:instrText>
            </w:r>
            <w:r>
              <w:rPr>
                <w:noProof/>
                <w:webHidden/>
              </w:rPr>
            </w:r>
            <w:r>
              <w:rPr>
                <w:noProof/>
                <w:webHidden/>
              </w:rPr>
              <w:fldChar w:fldCharType="separate"/>
            </w:r>
            <w:r>
              <w:rPr>
                <w:noProof/>
                <w:webHidden/>
              </w:rPr>
              <w:t>23</w:t>
            </w:r>
            <w:r>
              <w:rPr>
                <w:noProof/>
                <w:webHidden/>
              </w:rPr>
              <w:fldChar w:fldCharType="end"/>
            </w:r>
          </w:hyperlink>
        </w:p>
        <w:p w:rsidR="003C3B4F" w:rsidRDefault="003C3B4F">
          <w:pPr>
            <w:pStyle w:val="TOC3"/>
            <w:tabs>
              <w:tab w:val="left" w:pos="1320"/>
              <w:tab w:val="right" w:leader="dot" w:pos="9350"/>
            </w:tabs>
            <w:rPr>
              <w:rFonts w:asciiTheme="minorHAnsi" w:eastAsiaTheme="minorEastAsia" w:hAnsiTheme="minorHAnsi" w:cstheme="minorBidi"/>
              <w:noProof/>
              <w:sz w:val="22"/>
              <w:szCs w:val="22"/>
            </w:rPr>
          </w:pPr>
          <w:hyperlink w:anchor="_Toc436620887" w:history="1">
            <w:r w:rsidRPr="00B33AA4">
              <w:rPr>
                <w:rStyle w:val="Hyperlink"/>
                <w:noProof/>
              </w:rPr>
              <w:t>3.2.1</w:t>
            </w:r>
            <w:r>
              <w:rPr>
                <w:rFonts w:asciiTheme="minorHAnsi" w:eastAsiaTheme="minorEastAsia" w:hAnsiTheme="minorHAnsi" w:cstheme="minorBidi"/>
                <w:noProof/>
                <w:sz w:val="22"/>
                <w:szCs w:val="22"/>
              </w:rPr>
              <w:tab/>
            </w:r>
            <w:r w:rsidRPr="00B33AA4">
              <w:rPr>
                <w:rStyle w:val="Hyperlink"/>
                <w:noProof/>
              </w:rPr>
              <w:t>Entities</w:t>
            </w:r>
            <w:r>
              <w:rPr>
                <w:noProof/>
                <w:webHidden/>
              </w:rPr>
              <w:tab/>
            </w:r>
            <w:r>
              <w:rPr>
                <w:noProof/>
                <w:webHidden/>
              </w:rPr>
              <w:fldChar w:fldCharType="begin"/>
            </w:r>
            <w:r>
              <w:rPr>
                <w:noProof/>
                <w:webHidden/>
              </w:rPr>
              <w:instrText xml:space="preserve"> PAGEREF _Toc436620887 \h </w:instrText>
            </w:r>
            <w:r>
              <w:rPr>
                <w:noProof/>
                <w:webHidden/>
              </w:rPr>
            </w:r>
            <w:r>
              <w:rPr>
                <w:noProof/>
                <w:webHidden/>
              </w:rPr>
              <w:fldChar w:fldCharType="separate"/>
            </w:r>
            <w:r>
              <w:rPr>
                <w:noProof/>
                <w:webHidden/>
              </w:rPr>
              <w:t>23</w:t>
            </w:r>
            <w:r>
              <w:rPr>
                <w:noProof/>
                <w:webHidden/>
              </w:rPr>
              <w:fldChar w:fldCharType="end"/>
            </w:r>
          </w:hyperlink>
        </w:p>
        <w:p w:rsidR="003C3B4F" w:rsidRDefault="003C3B4F">
          <w:pPr>
            <w:pStyle w:val="TOC3"/>
            <w:tabs>
              <w:tab w:val="left" w:pos="1320"/>
              <w:tab w:val="right" w:leader="dot" w:pos="9350"/>
            </w:tabs>
            <w:rPr>
              <w:rFonts w:asciiTheme="minorHAnsi" w:eastAsiaTheme="minorEastAsia" w:hAnsiTheme="minorHAnsi" w:cstheme="minorBidi"/>
              <w:noProof/>
              <w:sz w:val="22"/>
              <w:szCs w:val="22"/>
            </w:rPr>
          </w:pPr>
          <w:hyperlink w:anchor="_Toc436620888" w:history="1">
            <w:r w:rsidRPr="00B33AA4">
              <w:rPr>
                <w:rStyle w:val="Hyperlink"/>
                <w:noProof/>
              </w:rPr>
              <w:t>3.2.2</w:t>
            </w:r>
            <w:r>
              <w:rPr>
                <w:rFonts w:asciiTheme="minorHAnsi" w:eastAsiaTheme="minorEastAsia" w:hAnsiTheme="minorHAnsi" w:cstheme="minorBidi"/>
                <w:noProof/>
                <w:sz w:val="22"/>
                <w:szCs w:val="22"/>
              </w:rPr>
              <w:tab/>
            </w:r>
            <w:r w:rsidRPr="00B33AA4">
              <w:rPr>
                <w:rStyle w:val="Hyperlink"/>
                <w:noProof/>
              </w:rPr>
              <w:t>Enumerations</w:t>
            </w:r>
            <w:r>
              <w:rPr>
                <w:noProof/>
                <w:webHidden/>
              </w:rPr>
              <w:tab/>
            </w:r>
            <w:r>
              <w:rPr>
                <w:noProof/>
                <w:webHidden/>
              </w:rPr>
              <w:fldChar w:fldCharType="begin"/>
            </w:r>
            <w:r>
              <w:rPr>
                <w:noProof/>
                <w:webHidden/>
              </w:rPr>
              <w:instrText xml:space="preserve"> PAGEREF _Toc436620888 \h </w:instrText>
            </w:r>
            <w:r>
              <w:rPr>
                <w:noProof/>
                <w:webHidden/>
              </w:rPr>
            </w:r>
            <w:r>
              <w:rPr>
                <w:noProof/>
                <w:webHidden/>
              </w:rPr>
              <w:fldChar w:fldCharType="separate"/>
            </w:r>
            <w:r>
              <w:rPr>
                <w:noProof/>
                <w:webHidden/>
              </w:rPr>
              <w:t>43</w:t>
            </w:r>
            <w:r>
              <w:rPr>
                <w:noProof/>
                <w:webHidden/>
              </w:rPr>
              <w:fldChar w:fldCharType="end"/>
            </w:r>
          </w:hyperlink>
        </w:p>
        <w:p w:rsidR="003C3B4F" w:rsidRDefault="003C3B4F">
          <w:pPr>
            <w:pStyle w:val="TOC2"/>
            <w:tabs>
              <w:tab w:val="left" w:pos="880"/>
              <w:tab w:val="right" w:leader="dot" w:pos="9350"/>
            </w:tabs>
            <w:rPr>
              <w:rFonts w:asciiTheme="minorHAnsi" w:eastAsiaTheme="minorEastAsia" w:hAnsiTheme="minorHAnsi" w:cstheme="minorBidi"/>
              <w:noProof/>
              <w:sz w:val="22"/>
              <w:szCs w:val="22"/>
            </w:rPr>
          </w:pPr>
          <w:hyperlink w:anchor="_Toc436620890" w:history="1">
            <w:r w:rsidRPr="00B33AA4">
              <w:rPr>
                <w:rStyle w:val="Hyperlink"/>
                <w:noProof/>
              </w:rPr>
              <w:t>3.3</w:t>
            </w:r>
            <w:r>
              <w:rPr>
                <w:rFonts w:asciiTheme="minorHAnsi" w:eastAsiaTheme="minorEastAsia" w:hAnsiTheme="minorHAnsi" w:cstheme="minorBidi"/>
                <w:noProof/>
                <w:sz w:val="22"/>
                <w:szCs w:val="22"/>
              </w:rPr>
              <w:tab/>
            </w:r>
            <w:r w:rsidRPr="00B33AA4">
              <w:rPr>
                <w:rStyle w:val="Hyperlink"/>
                <w:noProof/>
              </w:rPr>
              <w:t>Data Access Layer Overview</w:t>
            </w:r>
            <w:r>
              <w:rPr>
                <w:noProof/>
                <w:webHidden/>
              </w:rPr>
              <w:tab/>
            </w:r>
            <w:r>
              <w:rPr>
                <w:noProof/>
                <w:webHidden/>
              </w:rPr>
              <w:fldChar w:fldCharType="begin"/>
            </w:r>
            <w:r>
              <w:rPr>
                <w:noProof/>
                <w:webHidden/>
              </w:rPr>
              <w:instrText xml:space="preserve"> PAGEREF _Toc436620890 \h </w:instrText>
            </w:r>
            <w:r>
              <w:rPr>
                <w:noProof/>
                <w:webHidden/>
              </w:rPr>
            </w:r>
            <w:r>
              <w:rPr>
                <w:noProof/>
                <w:webHidden/>
              </w:rPr>
              <w:fldChar w:fldCharType="separate"/>
            </w:r>
            <w:r>
              <w:rPr>
                <w:noProof/>
                <w:webHidden/>
              </w:rPr>
              <w:t>46</w:t>
            </w:r>
            <w:r>
              <w:rPr>
                <w:noProof/>
                <w:webHidden/>
              </w:rPr>
              <w:fldChar w:fldCharType="end"/>
            </w:r>
          </w:hyperlink>
        </w:p>
        <w:p w:rsidR="003C3B4F" w:rsidRDefault="003C3B4F">
          <w:pPr>
            <w:pStyle w:val="TOC3"/>
            <w:tabs>
              <w:tab w:val="left" w:pos="1320"/>
              <w:tab w:val="right" w:leader="dot" w:pos="9350"/>
            </w:tabs>
            <w:rPr>
              <w:rFonts w:asciiTheme="minorHAnsi" w:eastAsiaTheme="minorEastAsia" w:hAnsiTheme="minorHAnsi" w:cstheme="minorBidi"/>
              <w:noProof/>
              <w:sz w:val="22"/>
              <w:szCs w:val="22"/>
            </w:rPr>
          </w:pPr>
          <w:hyperlink w:anchor="_Toc436620891" w:history="1">
            <w:r w:rsidRPr="00B33AA4">
              <w:rPr>
                <w:rStyle w:val="Hyperlink"/>
                <w:noProof/>
              </w:rPr>
              <w:t>3.3.1</w:t>
            </w:r>
            <w:r>
              <w:rPr>
                <w:rFonts w:asciiTheme="minorHAnsi" w:eastAsiaTheme="minorEastAsia" w:hAnsiTheme="minorHAnsi" w:cstheme="minorBidi"/>
                <w:noProof/>
                <w:sz w:val="22"/>
                <w:szCs w:val="22"/>
              </w:rPr>
              <w:tab/>
            </w:r>
            <w:r w:rsidRPr="00B33AA4">
              <w:rPr>
                <w:rStyle w:val="Hyperlink"/>
                <w:noProof/>
              </w:rPr>
              <w:t>SQL Client</w:t>
            </w:r>
            <w:r>
              <w:rPr>
                <w:noProof/>
                <w:webHidden/>
              </w:rPr>
              <w:tab/>
            </w:r>
            <w:r>
              <w:rPr>
                <w:noProof/>
                <w:webHidden/>
              </w:rPr>
              <w:fldChar w:fldCharType="begin"/>
            </w:r>
            <w:r>
              <w:rPr>
                <w:noProof/>
                <w:webHidden/>
              </w:rPr>
              <w:instrText xml:space="preserve"> PAGEREF _Toc436620891 \h </w:instrText>
            </w:r>
            <w:r>
              <w:rPr>
                <w:noProof/>
                <w:webHidden/>
              </w:rPr>
            </w:r>
            <w:r>
              <w:rPr>
                <w:noProof/>
                <w:webHidden/>
              </w:rPr>
              <w:fldChar w:fldCharType="separate"/>
            </w:r>
            <w:r>
              <w:rPr>
                <w:noProof/>
                <w:webHidden/>
              </w:rPr>
              <w:t>46</w:t>
            </w:r>
            <w:r>
              <w:rPr>
                <w:noProof/>
                <w:webHidden/>
              </w:rPr>
              <w:fldChar w:fldCharType="end"/>
            </w:r>
          </w:hyperlink>
        </w:p>
        <w:p w:rsidR="0017110C" w:rsidRDefault="00B07CB2" w:rsidP="003C3B4F">
          <w:pPr>
            <w:sectPr w:rsidR="0017110C" w:rsidSect="00515BB6">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rPr>
              <w:noProof/>
            </w:rPr>
            <w:fldChar w:fldCharType="end"/>
          </w:r>
        </w:p>
      </w:sdtContent>
    </w:sdt>
    <w:p w:rsidR="0017110C" w:rsidRDefault="0017110C" w:rsidP="003C3B4F">
      <w:pPr>
        <w:pStyle w:val="Title"/>
        <w:keepNext/>
        <w:keepLines/>
      </w:pPr>
      <w:r>
        <w:lastRenderedPageBreak/>
        <w:t xml:space="preserve">Software </w:t>
      </w:r>
      <w:r w:rsidR="00CC2697">
        <w:t>Design Specification</w:t>
      </w:r>
    </w:p>
    <w:p w:rsidR="0017110C" w:rsidRPr="005A781D" w:rsidRDefault="0017110C" w:rsidP="003C3B4F">
      <w:pPr>
        <w:pStyle w:val="Heading1"/>
        <w:numPr>
          <w:ilvl w:val="0"/>
          <w:numId w:val="2"/>
        </w:numPr>
      </w:pPr>
      <w:bookmarkStart w:id="7" w:name="_Toc431750916"/>
      <w:bookmarkStart w:id="8" w:name="_Toc431762510"/>
      <w:bookmarkStart w:id="9" w:name="_Toc436620867"/>
      <w:r w:rsidRPr="005A781D">
        <w:t>Introduction</w:t>
      </w:r>
      <w:bookmarkEnd w:id="7"/>
      <w:bookmarkEnd w:id="8"/>
      <w:bookmarkEnd w:id="9"/>
    </w:p>
    <w:p w:rsidR="0017110C" w:rsidRPr="0017110C" w:rsidRDefault="0017110C" w:rsidP="003C3B4F">
      <w:pPr>
        <w:pStyle w:val="Heading2"/>
        <w:numPr>
          <w:ilvl w:val="1"/>
          <w:numId w:val="2"/>
        </w:numPr>
      </w:pPr>
      <w:bookmarkStart w:id="10" w:name="_Toc431750917"/>
      <w:bookmarkStart w:id="11" w:name="_Toc431762511"/>
      <w:bookmarkStart w:id="12" w:name="_Toc436620868"/>
      <w:r w:rsidRPr="0017110C">
        <w:t>Purpose</w:t>
      </w:r>
      <w:bookmarkEnd w:id="10"/>
      <w:bookmarkEnd w:id="11"/>
      <w:bookmarkEnd w:id="12"/>
    </w:p>
    <w:p w:rsidR="0017110C" w:rsidRPr="0017110C" w:rsidRDefault="0017110C" w:rsidP="003C3B4F">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3C3B4F">
      <w:pPr>
        <w:pStyle w:val="Heading2"/>
      </w:pPr>
      <w:bookmarkStart w:id="13" w:name="_Toc431750918"/>
      <w:bookmarkStart w:id="14" w:name="_Toc431762512"/>
      <w:bookmarkStart w:id="15" w:name="_Toc436620869"/>
      <w:r>
        <w:t>Scope</w:t>
      </w:r>
      <w:bookmarkEnd w:id="13"/>
      <w:bookmarkEnd w:id="14"/>
      <w:bookmarkEnd w:id="15"/>
    </w:p>
    <w:p w:rsidR="0003781E" w:rsidRDefault="0003781E" w:rsidP="003C3B4F">
      <w:pPr>
        <w:keepNext/>
        <w:keepLines/>
      </w:pPr>
      <w:bookmarkStart w:id="16" w:name="_Toc431145049"/>
      <w:bookmarkStart w:id="17" w:name="_Toc431750919"/>
      <w:bookmarkStart w:id="18"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3C3B4F">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03781E" w:rsidRDefault="0003781E" w:rsidP="003C3B4F">
      <w:pPr>
        <w:pStyle w:val="ListParagraph"/>
        <w:keepNext/>
        <w:keepLines/>
        <w:numPr>
          <w:ilvl w:val="0"/>
          <w:numId w:val="3"/>
        </w:numPr>
      </w:pPr>
      <w:r>
        <w:t>Simple Moving Average</w:t>
      </w:r>
    </w:p>
    <w:p w:rsidR="0003781E" w:rsidRDefault="0003781E" w:rsidP="003C3B4F">
      <w:pPr>
        <w:pStyle w:val="ListParagraph"/>
        <w:keepNext/>
        <w:keepLines/>
        <w:numPr>
          <w:ilvl w:val="0"/>
          <w:numId w:val="3"/>
        </w:numPr>
      </w:pPr>
      <w:r>
        <w:t>Data correlation discovery between the multiple devices.</w:t>
      </w:r>
    </w:p>
    <w:p w:rsidR="0003781E" w:rsidRDefault="0003781E" w:rsidP="003C3B4F">
      <w:pPr>
        <w:pStyle w:val="ListParagraph"/>
        <w:keepNext/>
        <w:keepLines/>
        <w:numPr>
          <w:ilvl w:val="0"/>
          <w:numId w:val="3"/>
        </w:numPr>
      </w:pPr>
      <w:r>
        <w:t>Simply display data that was uploaded to the customer in a graphical format.</w:t>
      </w:r>
    </w:p>
    <w:p w:rsidR="0003781E" w:rsidRDefault="0003781E" w:rsidP="003C3B4F">
      <w:pPr>
        <w:pStyle w:val="ListParagraph"/>
        <w:keepNext/>
        <w:keepLines/>
        <w:numPr>
          <w:ilvl w:val="0"/>
          <w:numId w:val="3"/>
        </w:numPr>
      </w:pPr>
      <w:r>
        <w:t xml:space="preserve">Calculate the user’s activity.  </w:t>
      </w:r>
    </w:p>
    <w:p w:rsidR="0003781E" w:rsidRDefault="0003781E" w:rsidP="003C3B4F">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3C3B4F">
      <w:pPr>
        <w:pStyle w:val="Heading2"/>
      </w:pPr>
      <w:bookmarkStart w:id="19" w:name="_Toc436620870"/>
      <w:r>
        <w:t>Definitions, Acronyms, and Abbreviations</w:t>
      </w:r>
      <w:bookmarkEnd w:id="16"/>
      <w:bookmarkEnd w:id="17"/>
      <w:bookmarkEnd w:id="18"/>
      <w:bookmarkEnd w:id="19"/>
    </w:p>
    <w:tbl>
      <w:tblPr>
        <w:tblStyle w:val="LightShading-Accent1"/>
        <w:tblW w:w="10048" w:type="dxa"/>
        <w:tblLook w:val="04A0" w:firstRow="1" w:lastRow="0" w:firstColumn="1" w:lastColumn="0" w:noHBand="0" w:noVBand="1"/>
      </w:tblPr>
      <w:tblGrid>
        <w:gridCol w:w="2898"/>
        <w:gridCol w:w="7150"/>
      </w:tblGrid>
      <w:tr w:rsidR="00254328" w:rsidRPr="002469FB" w:rsidTr="00254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Account</w:t>
            </w:r>
          </w:p>
        </w:tc>
        <w:tc>
          <w:tcPr>
            <w:tcW w:w="7150" w:type="dxa"/>
          </w:tcPr>
          <w:p w:rsidR="00254328" w:rsidRDefault="00254328" w:rsidP="003C3B4F">
            <w:pPr>
              <w:keepNext/>
              <w:keepLines/>
              <w:widowControl w:val="0"/>
              <w:cnfStyle w:val="100000000000" w:firstRow="1" w:lastRow="0" w:firstColumn="0" w:lastColumn="0" w:oddVBand="0" w:evenVBand="0" w:oddHBand="0" w:evenHBand="0" w:firstRowFirstColumn="0" w:firstRowLastColumn="0" w:lastRowFirstColumn="0" w:lastRowLastColumn="0"/>
            </w:pPr>
            <w:r>
              <w:t>Roles and permissions assigned to a user and stored electronically</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Activity</w:t>
            </w:r>
          </w:p>
        </w:tc>
        <w:tc>
          <w:tcPr>
            <w:tcW w:w="7150" w:type="dxa"/>
          </w:tcPr>
          <w:p w:rsidR="00254328" w:rsidRDefault="00254328" w:rsidP="003C3B4F">
            <w:pPr>
              <w:keepNext/>
              <w:keepLines/>
              <w:widowControl w:val="0"/>
              <w:cnfStyle w:val="000000100000" w:firstRow="0" w:lastRow="0" w:firstColumn="0" w:lastColumn="0" w:oddVBand="0" w:evenVBand="0" w:oddHBand="1" w:evenHBand="0" w:firstRowFirstColumn="0" w:firstRowLastColumn="0" w:lastRowFirstColumn="0" w:lastRowLastColumn="0"/>
            </w:pPr>
            <w:r>
              <w:t>Action performed by patient (ex. running, walking, sleeping)</w:t>
            </w:r>
          </w:p>
        </w:tc>
      </w:tr>
      <w:tr w:rsidR="002643C6"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3C3B4F">
            <w:pPr>
              <w:keepNext/>
              <w:keepLines/>
              <w:widowControl w:val="0"/>
              <w:rPr>
                <w:i/>
              </w:rPr>
            </w:pPr>
            <w:r>
              <w:rPr>
                <w:i/>
              </w:rPr>
              <w:t>ASP.NET</w:t>
            </w:r>
          </w:p>
        </w:tc>
        <w:tc>
          <w:tcPr>
            <w:tcW w:w="7150" w:type="dxa"/>
          </w:tcPr>
          <w:p w:rsidR="002643C6" w:rsidRDefault="002643C6" w:rsidP="003C3B4F">
            <w:pPr>
              <w:keepNext/>
              <w:keepLines/>
              <w:widowControl w:val="0"/>
              <w:cnfStyle w:val="000000000000" w:firstRow="0" w:lastRow="0" w:firstColumn="0" w:lastColumn="0" w:oddVBand="0" w:evenVBand="0" w:oddHBand="0" w:evenHBand="0" w:firstRowFirstColumn="0" w:firstRowLastColumn="0" w:lastRowFirstColumn="0" w:lastRowLastColumn="0"/>
            </w:pPr>
            <w:r>
              <w:t>Microsoft web based software architecture</w:t>
            </w:r>
          </w:p>
        </w:tc>
      </w:tr>
      <w:tr w:rsidR="002643C6"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3C3B4F">
            <w:pPr>
              <w:keepNext/>
              <w:keepLines/>
              <w:widowControl w:val="0"/>
              <w:rPr>
                <w:i/>
              </w:rPr>
            </w:pPr>
            <w:r>
              <w:rPr>
                <w:i/>
              </w:rPr>
              <w:t>C#</w:t>
            </w:r>
          </w:p>
        </w:tc>
        <w:tc>
          <w:tcPr>
            <w:tcW w:w="7150" w:type="dxa"/>
          </w:tcPr>
          <w:p w:rsidR="002643C6" w:rsidRDefault="002643C6" w:rsidP="003C3B4F">
            <w:pPr>
              <w:keepNext/>
              <w:keepLines/>
              <w:widowControl w:val="0"/>
              <w:cnfStyle w:val="000000100000" w:firstRow="0" w:lastRow="0" w:firstColumn="0" w:lastColumn="0" w:oddVBand="0" w:evenVBand="0" w:oddHBand="1" w:evenHBand="0" w:firstRowFirstColumn="0" w:firstRowLastColumn="0" w:lastRowFirstColumn="0" w:lastRowLastColumn="0"/>
            </w:pPr>
            <w:r>
              <w:t>C “Sharp” Microsoft .NET programming language</w:t>
            </w:r>
          </w:p>
        </w:tc>
      </w:tr>
      <w:tr w:rsidR="00812105"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812105" w:rsidRDefault="00812105" w:rsidP="003C3B4F">
            <w:pPr>
              <w:keepNext/>
              <w:keepLines/>
              <w:widowControl w:val="0"/>
              <w:rPr>
                <w:i/>
              </w:rPr>
            </w:pPr>
            <w:r>
              <w:rPr>
                <w:i/>
              </w:rPr>
              <w:t>Controller</w:t>
            </w:r>
          </w:p>
        </w:tc>
        <w:tc>
          <w:tcPr>
            <w:tcW w:w="7150" w:type="dxa"/>
          </w:tcPr>
          <w:p w:rsidR="00812105" w:rsidRDefault="00812105" w:rsidP="003C3B4F">
            <w:pPr>
              <w:keepNext/>
              <w:keepLines/>
              <w:widowControl w:val="0"/>
              <w:cnfStyle w:val="000000000000" w:firstRow="0" w:lastRow="0" w:firstColumn="0" w:lastColumn="0" w:oddVBand="0" w:evenVBand="0" w:oddHBand="0" w:evenHBand="0" w:firstRowFirstColumn="0" w:firstRowLastColumn="0" w:lastRowFirstColumn="0" w:lastRowLastColumn="0"/>
            </w:pPr>
            <w:r>
              <w:t>Middle layer logic, interaction between the view and data model</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csv</w:t>
            </w:r>
          </w:p>
        </w:tc>
        <w:tc>
          <w:tcPr>
            <w:tcW w:w="7150" w:type="dxa"/>
          </w:tcPr>
          <w:p w:rsidR="00254328" w:rsidRDefault="00254328" w:rsidP="003C3B4F">
            <w:pPr>
              <w:keepNext/>
              <w:keepLines/>
              <w:widowControl w:val="0"/>
              <w:cnfStyle w:val="000000100000" w:firstRow="0" w:lastRow="0" w:firstColumn="0" w:lastColumn="0" w:oddVBand="0" w:evenVBand="0" w:oddHBand="1" w:evenHBand="0" w:firstRowFirstColumn="0" w:firstRowLastColumn="0" w:lastRowFirstColumn="0" w:lastRowLastColumn="0"/>
            </w:pPr>
            <w:r>
              <w:t>Comma-separated values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Pr="00CD56CE" w:rsidRDefault="00254328" w:rsidP="003C3B4F">
            <w:pPr>
              <w:keepNext/>
              <w:keepLines/>
              <w:widowControl w:val="0"/>
              <w:rPr>
                <w:i/>
              </w:rPr>
            </w:pPr>
            <w:r>
              <w:rPr>
                <w:i/>
              </w:rPr>
              <w:t>Customer</w:t>
            </w:r>
          </w:p>
        </w:tc>
        <w:tc>
          <w:tcPr>
            <w:tcW w:w="7150" w:type="dxa"/>
          </w:tcPr>
          <w:p w:rsidR="00254328" w:rsidRPr="002469FB"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A person or group requesting the software to be built</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proofErr w:type="spellStart"/>
            <w:r>
              <w:rPr>
                <w:i/>
              </w:rPr>
              <w:t>dat</w:t>
            </w:r>
            <w:proofErr w:type="spellEnd"/>
          </w:p>
        </w:tc>
        <w:tc>
          <w:tcPr>
            <w:tcW w:w="7150" w:type="dxa"/>
          </w:tcPr>
          <w:p w:rsidR="00254328" w:rsidRDefault="00254328" w:rsidP="003C3B4F">
            <w:pPr>
              <w:keepNext/>
              <w:keepLines/>
              <w:widowControl w:val="0"/>
              <w:cnfStyle w:val="000000100000" w:firstRow="0" w:lastRow="0" w:firstColumn="0" w:lastColumn="0" w:oddVBand="0" w:evenVBand="0" w:oddHBand="1" w:evenHBand="0" w:firstRowFirstColumn="0" w:firstRowLastColumn="0" w:lastRowFirstColumn="0" w:lastRowLastColumn="0"/>
            </w:pPr>
            <w:r>
              <w:t>Data file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Data</w:t>
            </w:r>
          </w:p>
        </w:tc>
        <w:tc>
          <w:tcPr>
            <w:tcW w:w="7150" w:type="dxa"/>
          </w:tcPr>
          <w:p w:rsidR="00254328"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Patient information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Database</w:t>
            </w:r>
          </w:p>
        </w:tc>
        <w:tc>
          <w:tcPr>
            <w:tcW w:w="7150" w:type="dxa"/>
          </w:tcPr>
          <w:p w:rsidR="00254328" w:rsidRDefault="00254328" w:rsidP="003C3B4F">
            <w:pPr>
              <w:keepNext/>
              <w:keepLines/>
              <w:widowControl w:val="0"/>
              <w:cnfStyle w:val="000000100000" w:firstRow="0" w:lastRow="0" w:firstColumn="0" w:lastColumn="0" w:oddVBand="0" w:evenVBand="0" w:oddHBand="1" w:evenHBand="0" w:firstRowFirstColumn="0" w:firstRowLastColumn="0" w:lastRowFirstColumn="0" w:lastRowLastColumn="0"/>
            </w:pPr>
            <w:r>
              <w:t>Storage medium for patient data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Database Service</w:t>
            </w:r>
          </w:p>
        </w:tc>
        <w:tc>
          <w:tcPr>
            <w:tcW w:w="7150" w:type="dxa"/>
          </w:tcPr>
          <w:p w:rsidR="00254328"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Database functionality accessible via the internet</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3C3B4F">
            <w:pPr>
              <w:keepNext/>
              <w:keepLines/>
              <w:widowControl w:val="0"/>
              <w:rPr>
                <w:i/>
              </w:rPr>
            </w:pPr>
            <w:r>
              <w:rPr>
                <w:i/>
              </w:rPr>
              <w:t>ECG</w:t>
            </w:r>
          </w:p>
        </w:tc>
        <w:tc>
          <w:tcPr>
            <w:tcW w:w="7150" w:type="dxa"/>
          </w:tcPr>
          <w:p w:rsidR="003E6B4F" w:rsidRDefault="003E6B4F" w:rsidP="003C3B4F">
            <w:pPr>
              <w:keepNext/>
              <w:keepLines/>
              <w:widowControl w:val="0"/>
              <w:cnfStyle w:val="000000100000" w:firstRow="0" w:lastRow="0" w:firstColumn="0" w:lastColumn="0" w:oddVBand="0" w:evenVBand="0" w:oddHBand="1" w:evenHBand="0" w:firstRowFirstColumn="0" w:firstRowLastColumn="0" w:lastRowFirstColumn="0" w:lastRowLastColumn="0"/>
            </w:pPr>
            <w:r>
              <w:t>Electro Cardio Gram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Experiment</w:t>
            </w:r>
          </w:p>
        </w:tc>
        <w:tc>
          <w:tcPr>
            <w:tcW w:w="7150" w:type="dxa"/>
          </w:tcPr>
          <w:p w:rsidR="00254328"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Combining of data to generate a report based on input criteria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Experiment Admin</w:t>
            </w:r>
          </w:p>
        </w:tc>
        <w:tc>
          <w:tcPr>
            <w:tcW w:w="7150" w:type="dxa"/>
          </w:tcPr>
          <w:p w:rsidR="00254328" w:rsidRDefault="00254328" w:rsidP="003C3B4F">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run experiments on patient data</w:t>
            </w:r>
          </w:p>
        </w:tc>
      </w:tr>
      <w:tr w:rsidR="003E6B4F"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3C3B4F">
            <w:pPr>
              <w:keepNext/>
              <w:keepLines/>
              <w:widowControl w:val="0"/>
              <w:rPr>
                <w:i/>
              </w:rPr>
            </w:pPr>
            <w:r>
              <w:rPr>
                <w:i/>
              </w:rPr>
              <w:t>GSR</w:t>
            </w:r>
          </w:p>
        </w:tc>
        <w:tc>
          <w:tcPr>
            <w:tcW w:w="7150" w:type="dxa"/>
          </w:tcPr>
          <w:p w:rsidR="003E6B4F" w:rsidRDefault="003E6B4F" w:rsidP="003C3B4F">
            <w:pPr>
              <w:keepNext/>
              <w:keepLines/>
              <w:widowControl w:val="0"/>
              <w:cnfStyle w:val="000000000000" w:firstRow="0" w:lastRow="0" w:firstColumn="0" w:lastColumn="0" w:oddVBand="0" w:evenVBand="0" w:oddHBand="0" w:evenHBand="0" w:firstRowFirstColumn="0" w:firstRowLastColumn="0" w:lastRowFirstColumn="0" w:lastRowLastColumn="0"/>
            </w:pPr>
            <w:proofErr w:type="spellStart"/>
            <w:r>
              <w:t>Galovanic</w:t>
            </w:r>
            <w:proofErr w:type="spellEnd"/>
            <w:r>
              <w:t xml:space="preserve"> Skin Resistance</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GUI</w:t>
            </w:r>
          </w:p>
        </w:tc>
        <w:tc>
          <w:tcPr>
            <w:tcW w:w="7150" w:type="dxa"/>
          </w:tcPr>
          <w:p w:rsidR="00254328" w:rsidRDefault="00254328" w:rsidP="003C3B4F">
            <w:pPr>
              <w:keepNext/>
              <w:keepLines/>
              <w:widowControl w:val="0"/>
              <w:cnfStyle w:val="000000100000" w:firstRow="0" w:lastRow="0" w:firstColumn="0" w:lastColumn="0" w:oddVBand="0" w:evenVBand="0" w:oddHBand="1" w:evenHBand="0" w:firstRowFirstColumn="0" w:firstRowLastColumn="0" w:lastRowFirstColumn="0" w:lastRowLastColumn="0"/>
            </w:pPr>
            <w:r>
              <w:t>Graphical User Interface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HTTP(S)</w:t>
            </w:r>
          </w:p>
        </w:tc>
        <w:tc>
          <w:tcPr>
            <w:tcW w:w="7150" w:type="dxa"/>
          </w:tcPr>
          <w:p w:rsidR="00254328"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Hypertext Transfer Protocol (Secure)</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3C3B4F">
            <w:pPr>
              <w:keepNext/>
              <w:keepLines/>
              <w:widowControl w:val="0"/>
              <w:rPr>
                <w:i/>
              </w:rPr>
            </w:pPr>
            <w:r>
              <w:rPr>
                <w:i/>
              </w:rPr>
              <w:t>HRV</w:t>
            </w:r>
          </w:p>
        </w:tc>
        <w:tc>
          <w:tcPr>
            <w:tcW w:w="7150" w:type="dxa"/>
          </w:tcPr>
          <w:p w:rsidR="003E6B4F" w:rsidRDefault="003E6B4F" w:rsidP="003C3B4F">
            <w:pPr>
              <w:keepNext/>
              <w:keepLines/>
              <w:widowControl w:val="0"/>
              <w:cnfStyle w:val="000000100000" w:firstRow="0" w:lastRow="0" w:firstColumn="0" w:lastColumn="0" w:oddVBand="0" w:evenVBand="0" w:oddHBand="1" w:evenHBand="0" w:firstRowFirstColumn="0" w:firstRowLastColumn="0" w:lastRowFirstColumn="0" w:lastRowLastColumn="0"/>
            </w:pPr>
            <w:r>
              <w:t>Heart Rate Variability</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IEEE</w:t>
            </w:r>
          </w:p>
        </w:tc>
        <w:tc>
          <w:tcPr>
            <w:tcW w:w="7150" w:type="dxa"/>
          </w:tcPr>
          <w:p w:rsidR="00254328"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Institute of Electrical and Electronics Engineers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Interface</w:t>
            </w:r>
          </w:p>
        </w:tc>
        <w:tc>
          <w:tcPr>
            <w:tcW w:w="7150" w:type="dxa"/>
          </w:tcPr>
          <w:p w:rsidR="00254328" w:rsidRDefault="00254328" w:rsidP="003C3B4F">
            <w:pPr>
              <w:keepNext/>
              <w:keepLines/>
              <w:widowControl w:val="0"/>
              <w:cnfStyle w:val="000000100000" w:firstRow="0" w:lastRow="0" w:firstColumn="0" w:lastColumn="0" w:oddVBand="0" w:evenVBand="0" w:oddHBand="1" w:evenHBand="0" w:firstRowFirstColumn="0" w:firstRowLastColumn="0" w:lastRowFirstColumn="0" w:lastRowLastColumn="0"/>
            </w:pPr>
            <w:r>
              <w:t>Medium in which a user interacts with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Medical Device</w:t>
            </w:r>
          </w:p>
        </w:tc>
        <w:tc>
          <w:tcPr>
            <w:tcW w:w="7150" w:type="dxa"/>
          </w:tcPr>
          <w:p w:rsidR="00254328"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A device worn by a patient to collect medical data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Model</w:t>
            </w:r>
          </w:p>
        </w:tc>
        <w:tc>
          <w:tcPr>
            <w:tcW w:w="7150" w:type="dxa"/>
          </w:tcPr>
          <w:p w:rsidR="00254328" w:rsidRDefault="00254328" w:rsidP="003C3B4F">
            <w:pPr>
              <w:keepNext/>
              <w:keepLines/>
              <w:widowControl w:val="0"/>
              <w:cnfStyle w:val="000000100000" w:firstRow="0" w:lastRow="0" w:firstColumn="0" w:lastColumn="0" w:oddVBand="0" w:evenVBand="0" w:oddHBand="1" w:evenHBand="0" w:firstRowFirstColumn="0" w:firstRowLastColumn="0" w:lastRowFirstColumn="0" w:lastRowLastColumn="0"/>
            </w:pPr>
            <w:r>
              <w:t>Data base representation</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MVC</w:t>
            </w:r>
          </w:p>
        </w:tc>
        <w:tc>
          <w:tcPr>
            <w:tcW w:w="7150" w:type="dxa"/>
          </w:tcPr>
          <w:p w:rsidR="00254328"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Model View Controller</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Patient</w:t>
            </w:r>
          </w:p>
        </w:tc>
        <w:tc>
          <w:tcPr>
            <w:tcW w:w="7150" w:type="dxa"/>
          </w:tcPr>
          <w:p w:rsidR="00254328" w:rsidRDefault="00254328" w:rsidP="003C3B4F">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under the care of a physician</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Physician</w:t>
            </w:r>
          </w:p>
        </w:tc>
        <w:tc>
          <w:tcPr>
            <w:tcW w:w="7150" w:type="dxa"/>
          </w:tcPr>
          <w:p w:rsidR="00254328"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treats patients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Query</w:t>
            </w:r>
          </w:p>
        </w:tc>
        <w:tc>
          <w:tcPr>
            <w:tcW w:w="7150" w:type="dxa"/>
          </w:tcPr>
          <w:p w:rsidR="00254328" w:rsidRDefault="00254328" w:rsidP="003C3B4F">
            <w:pPr>
              <w:keepNext/>
              <w:keepLines/>
              <w:widowControl w:val="0"/>
              <w:cnfStyle w:val="000000100000" w:firstRow="0" w:lastRow="0" w:firstColumn="0" w:lastColumn="0" w:oddVBand="0" w:evenVBand="0" w:oddHBand="1" w:evenHBand="0" w:firstRowFirstColumn="0" w:firstRowLastColumn="0" w:lastRowFirstColumn="0" w:lastRowLastColumn="0"/>
            </w:pPr>
            <w:r>
              <w:t>Request for information based on parameters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Query Builder</w:t>
            </w:r>
          </w:p>
        </w:tc>
        <w:tc>
          <w:tcPr>
            <w:tcW w:w="7150" w:type="dxa"/>
          </w:tcPr>
          <w:p w:rsidR="00254328"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Aids in building queries</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3C3B4F">
            <w:pPr>
              <w:keepNext/>
              <w:keepLines/>
              <w:widowControl w:val="0"/>
              <w:rPr>
                <w:i/>
              </w:rPr>
            </w:pPr>
            <w:r>
              <w:rPr>
                <w:i/>
              </w:rPr>
              <w:t>RSSI</w:t>
            </w:r>
          </w:p>
        </w:tc>
        <w:tc>
          <w:tcPr>
            <w:tcW w:w="7150" w:type="dxa"/>
          </w:tcPr>
          <w:p w:rsidR="003E6B4F" w:rsidRDefault="003E6B4F" w:rsidP="003C3B4F">
            <w:pPr>
              <w:keepNext/>
              <w:keepLines/>
              <w:widowControl w:val="0"/>
              <w:cnfStyle w:val="000000100000" w:firstRow="0" w:lastRow="0" w:firstColumn="0" w:lastColumn="0" w:oddVBand="0" w:evenVBand="0" w:oddHBand="1" w:evenHBand="0" w:firstRowFirstColumn="0" w:firstRowLastColumn="0" w:lastRowFirstColumn="0" w:lastRowLastColumn="0"/>
            </w:pPr>
            <w:r>
              <w:t>Bluetooth signal strength</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SDD</w:t>
            </w:r>
          </w:p>
        </w:tc>
        <w:tc>
          <w:tcPr>
            <w:tcW w:w="7150" w:type="dxa"/>
          </w:tcPr>
          <w:p w:rsidR="00254328"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Software Design Document/Software Design Specification</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SQL</w:t>
            </w:r>
          </w:p>
        </w:tc>
        <w:tc>
          <w:tcPr>
            <w:tcW w:w="7150" w:type="dxa"/>
          </w:tcPr>
          <w:p w:rsidR="00254328" w:rsidRDefault="00254328" w:rsidP="003C3B4F">
            <w:pPr>
              <w:keepNext/>
              <w:keepLines/>
              <w:widowControl w:val="0"/>
              <w:cnfStyle w:val="000000100000" w:firstRow="0" w:lastRow="0" w:firstColumn="0" w:lastColumn="0" w:oddVBand="0" w:evenVBand="0" w:oddHBand="1" w:evenHBand="0" w:firstRowFirstColumn="0" w:firstRowLastColumn="0" w:lastRowFirstColumn="0" w:lastRowLastColumn="0"/>
            </w:pPr>
            <w:r>
              <w:t>Structured Query Language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Stakeholder</w:t>
            </w:r>
          </w:p>
        </w:tc>
        <w:tc>
          <w:tcPr>
            <w:tcW w:w="7150" w:type="dxa"/>
          </w:tcPr>
          <w:p w:rsidR="00254328"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Anyone who has a stake in the outcome of the project</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System Admin</w:t>
            </w:r>
          </w:p>
        </w:tc>
        <w:tc>
          <w:tcPr>
            <w:tcW w:w="7150" w:type="dxa"/>
          </w:tcPr>
          <w:p w:rsidR="00254328" w:rsidRDefault="00254328" w:rsidP="003C3B4F">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manage other user accounts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System Developer</w:t>
            </w:r>
          </w:p>
        </w:tc>
        <w:tc>
          <w:tcPr>
            <w:tcW w:w="7150" w:type="dxa"/>
          </w:tcPr>
          <w:p w:rsidR="00254328"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An individual involved in the design and construction of a system</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Tester</w:t>
            </w:r>
          </w:p>
        </w:tc>
        <w:tc>
          <w:tcPr>
            <w:tcW w:w="7150" w:type="dxa"/>
          </w:tcPr>
          <w:p w:rsidR="00254328" w:rsidRDefault="00254328" w:rsidP="003C3B4F">
            <w:pPr>
              <w:keepNext/>
              <w:keepLines/>
              <w:widowControl w:val="0"/>
              <w:cnfStyle w:val="000000100000" w:firstRow="0" w:lastRow="0" w:firstColumn="0" w:lastColumn="0" w:oddVBand="0" w:evenVBand="0" w:oddHBand="1" w:evenHBand="0" w:firstRowFirstColumn="0" w:firstRowLastColumn="0" w:lastRowFirstColumn="0" w:lastRowLastColumn="0"/>
            </w:pPr>
            <w:r>
              <w:t>An individual involved in the testing of a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UAH</w:t>
            </w:r>
          </w:p>
        </w:tc>
        <w:tc>
          <w:tcPr>
            <w:tcW w:w="7150" w:type="dxa"/>
          </w:tcPr>
          <w:p w:rsidR="00254328"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The University of Alabama in Huntsville</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User</w:t>
            </w:r>
          </w:p>
        </w:tc>
        <w:tc>
          <w:tcPr>
            <w:tcW w:w="7150" w:type="dxa"/>
          </w:tcPr>
          <w:p w:rsidR="00254328" w:rsidRDefault="00254328" w:rsidP="003C3B4F">
            <w:pPr>
              <w:keepNext/>
              <w:keepLines/>
              <w:widowControl w:val="0"/>
              <w:cnfStyle w:val="000000100000" w:firstRow="0" w:lastRow="0" w:firstColumn="0" w:lastColumn="0" w:oddVBand="0" w:evenVBand="0" w:oddHBand="1" w:evenHBand="0" w:firstRowFirstColumn="0" w:firstRowLastColumn="0" w:lastRowFirstColumn="0" w:lastRowLastColumn="0"/>
            </w:pPr>
            <w:r>
              <w:t>Operator of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View</w:t>
            </w:r>
          </w:p>
        </w:tc>
        <w:tc>
          <w:tcPr>
            <w:tcW w:w="7150" w:type="dxa"/>
          </w:tcPr>
          <w:p w:rsidR="00254328"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User presentation GUI</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Web Application</w:t>
            </w:r>
          </w:p>
        </w:tc>
        <w:tc>
          <w:tcPr>
            <w:tcW w:w="7150" w:type="dxa"/>
          </w:tcPr>
          <w:p w:rsidR="00254328" w:rsidRDefault="00254328" w:rsidP="003C3B4F">
            <w:pPr>
              <w:keepNext/>
              <w:keepLines/>
              <w:widowControl w:val="0"/>
              <w:cnfStyle w:val="000000100000" w:firstRow="0" w:lastRow="0" w:firstColumn="0" w:lastColumn="0" w:oddVBand="0" w:evenVBand="0" w:oddHBand="1" w:evenHBand="0" w:firstRowFirstColumn="0" w:firstRowLastColumn="0" w:lastRowFirstColumn="0" w:lastRowLastColumn="0"/>
            </w:pPr>
            <w:r>
              <w:t>An application hosted on a server and accessible via the internet most commonly through a web browser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Web Based</w:t>
            </w:r>
          </w:p>
        </w:tc>
        <w:tc>
          <w:tcPr>
            <w:tcW w:w="7150" w:type="dxa"/>
          </w:tcPr>
          <w:p w:rsidR="00254328"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Accessible via the internet utilizing HTTP/HTTPS</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t>Web Browser</w:t>
            </w:r>
          </w:p>
        </w:tc>
        <w:tc>
          <w:tcPr>
            <w:tcW w:w="7150" w:type="dxa"/>
          </w:tcPr>
          <w:p w:rsidR="00254328" w:rsidRDefault="00254328" w:rsidP="003C3B4F">
            <w:pPr>
              <w:keepNext/>
              <w:keepLines/>
              <w:widowControl w:val="0"/>
              <w:cnfStyle w:val="000000100000" w:firstRow="0" w:lastRow="0" w:firstColumn="0" w:lastColumn="0" w:oddVBand="0" w:evenVBand="0" w:oddHBand="1" w:evenHBand="0" w:firstRowFirstColumn="0" w:firstRowLastColumn="0" w:lastRowFirstColumn="0" w:lastRowLastColumn="0"/>
            </w:pPr>
            <w:r>
              <w:t xml:space="preserve">An interface to view web applications over the internet (example: Firefox, </w:t>
            </w:r>
            <w:r>
              <w:lastRenderedPageBreak/>
              <w:t>Internet Explorer)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3C3B4F">
            <w:pPr>
              <w:keepNext/>
              <w:keepLines/>
              <w:widowControl w:val="0"/>
              <w:rPr>
                <w:i/>
              </w:rPr>
            </w:pPr>
            <w:r>
              <w:rPr>
                <w:i/>
              </w:rPr>
              <w:lastRenderedPageBreak/>
              <w:t>Web Service</w:t>
            </w:r>
          </w:p>
        </w:tc>
        <w:tc>
          <w:tcPr>
            <w:tcW w:w="7150" w:type="dxa"/>
          </w:tcPr>
          <w:p w:rsidR="00254328" w:rsidRDefault="00254328" w:rsidP="003C3B4F">
            <w:pPr>
              <w:keepNext/>
              <w:keepLines/>
              <w:widowControl w:val="0"/>
              <w:cnfStyle w:val="000000000000" w:firstRow="0" w:lastRow="0" w:firstColumn="0" w:lastColumn="0" w:oddVBand="0" w:evenVBand="0" w:oddHBand="0" w:evenHBand="0" w:firstRowFirstColumn="0" w:firstRowLastColumn="0" w:lastRowFirstColumn="0" w:lastRowLastColumn="0"/>
            </w:pPr>
            <w:r>
              <w:t>A software service accessible over the internet</w:t>
            </w:r>
          </w:p>
        </w:tc>
      </w:tr>
    </w:tbl>
    <w:p w:rsidR="0017110C" w:rsidRPr="0039305F" w:rsidRDefault="0017110C" w:rsidP="003C3B4F">
      <w:pPr>
        <w:keepNext/>
        <w:keepLines/>
      </w:pPr>
    </w:p>
    <w:p w:rsidR="0017110C" w:rsidRDefault="0017110C" w:rsidP="003C3B4F">
      <w:pPr>
        <w:pStyle w:val="Heading2"/>
      </w:pPr>
      <w:r>
        <w:t xml:space="preserve"> </w:t>
      </w:r>
      <w:bookmarkStart w:id="20" w:name="_Toc431750920"/>
      <w:bookmarkStart w:id="21" w:name="_Toc431762514"/>
      <w:bookmarkStart w:id="22" w:name="_Toc436620871"/>
      <w:r>
        <w:t>References</w:t>
      </w:r>
      <w:bookmarkEnd w:id="20"/>
      <w:bookmarkEnd w:id="21"/>
      <w:bookmarkEnd w:id="22"/>
    </w:p>
    <w:p w:rsidR="0017110C" w:rsidRDefault="0017110C" w:rsidP="003C3B4F">
      <w:pPr>
        <w:keepNext/>
        <w:keepLines/>
      </w:pPr>
      <w:r>
        <w:t xml:space="preserve">IEEE </w:t>
      </w:r>
      <w:proofErr w:type="spellStart"/>
      <w:proofErr w:type="gramStart"/>
      <w:r>
        <w:t>Std</w:t>
      </w:r>
      <w:proofErr w:type="spellEnd"/>
      <w:proofErr w:type="gramEnd"/>
      <w:r>
        <w:t xml:space="preserve"> 1016-1998</w:t>
      </w:r>
      <w:r w:rsidRPr="004E6292">
        <w:t xml:space="preserve">, </w:t>
      </w:r>
      <w:r>
        <w:t>IEEE Standard for Software Design Specification</w:t>
      </w:r>
    </w:p>
    <w:p w:rsidR="00812105" w:rsidRDefault="0007275F" w:rsidP="003C3B4F">
      <w:pPr>
        <w:keepNext/>
        <w:keepLines/>
      </w:pPr>
      <w:r w:rsidRPr="0007275F">
        <w:t>Definitions for New Race and Ethnicity Categories</w:t>
      </w:r>
      <w:r>
        <w:t xml:space="preserve"> (</w:t>
      </w:r>
      <w:r w:rsidRPr="0007275F">
        <w:t>https://nces.ed.gov/ipeds/reic/definitions.asp</w:t>
      </w:r>
      <w:r>
        <w:t>)</w:t>
      </w:r>
    </w:p>
    <w:p w:rsidR="00812105" w:rsidRDefault="00B81909" w:rsidP="003C3B4F">
      <w:pPr>
        <w:keepNext/>
        <w:keepLines/>
      </w:pPr>
      <w:hyperlink r:id="rId15" w:history="1">
        <w:r w:rsidR="00EA28CA" w:rsidRPr="00EA28CA">
          <w:rPr>
            <w:rStyle w:val="Hyperlink"/>
          </w:rPr>
          <w:t xml:space="preserve">UAH Fit Vault </w:t>
        </w:r>
        <w:proofErr w:type="spellStart"/>
        <w:r w:rsidR="00EA28CA" w:rsidRPr="00EA28CA">
          <w:rPr>
            <w:rStyle w:val="Hyperlink"/>
          </w:rPr>
          <w:t>Sofware</w:t>
        </w:r>
        <w:proofErr w:type="spellEnd"/>
        <w:r w:rsidR="00EA28CA" w:rsidRPr="00EA28CA">
          <w:rPr>
            <w:rStyle w:val="Hyperlink"/>
          </w:rPr>
          <w:t xml:space="preserve"> Requirements.docx</w:t>
        </w:r>
      </w:hyperlink>
    </w:p>
    <w:p w:rsidR="00812105" w:rsidRDefault="00185338" w:rsidP="003C3B4F">
      <w:pPr>
        <w:pStyle w:val="Heading2"/>
      </w:pPr>
      <w:bookmarkStart w:id="23" w:name="_Toc436620872"/>
      <w:r>
        <w:t>Overview</w:t>
      </w:r>
      <w:bookmarkEnd w:id="23"/>
    </w:p>
    <w:p w:rsidR="00812105" w:rsidRDefault="00185338" w:rsidP="003C3B4F">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812105" w:rsidRDefault="002F2E05" w:rsidP="003C3B4F">
      <w:pPr>
        <w:pStyle w:val="Heading2"/>
        <w:spacing w:before="0" w:after="200"/>
        <w:contextualSpacing/>
      </w:pPr>
      <w:bookmarkStart w:id="24" w:name="_Toc434658785"/>
      <w:bookmarkStart w:id="25" w:name="_Toc436620873"/>
      <w:r>
        <w:t>Application Framework</w:t>
      </w:r>
      <w:bookmarkEnd w:id="24"/>
      <w:bookmarkEnd w:id="25"/>
    </w:p>
    <w:p w:rsidR="00812105" w:rsidRDefault="002F2E05" w:rsidP="003C3B4F">
      <w:pPr>
        <w:keepNext/>
        <w:keepLines/>
      </w:pPr>
      <w:r>
        <w:t>The application is designed to work with the Microsoft ASP.NET MVC web application framework. This framework uses the Microsoft .NET Framework and Common Language Runtime languages (specifically C#)</w:t>
      </w:r>
    </w:p>
    <w:p w:rsidR="00812105" w:rsidRDefault="002F2E05" w:rsidP="003C3B4F">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812105" w:rsidRDefault="005A781D" w:rsidP="003C3B4F">
      <w:pPr>
        <w:pStyle w:val="Heading1"/>
      </w:pPr>
      <w:bookmarkStart w:id="26" w:name="_Toc436620874"/>
      <w:r>
        <w:t>System Architecture Description</w:t>
      </w:r>
      <w:bookmarkEnd w:id="26"/>
    </w:p>
    <w:p w:rsidR="00812105" w:rsidRDefault="00EA2092" w:rsidP="003C3B4F">
      <w:pPr>
        <w:pStyle w:val="Heading2"/>
      </w:pPr>
      <w:bookmarkStart w:id="27" w:name="_Toc436620875"/>
      <w:r>
        <w:t>Overview of Components</w:t>
      </w:r>
      <w:bookmarkEnd w:id="27"/>
    </w:p>
    <w:p w:rsidR="00812105" w:rsidRDefault="003868C2" w:rsidP="003C3B4F">
      <w:pPr>
        <w:keepNext/>
        <w:keepLines/>
        <w:spacing w:after="0" w:line="240" w:lineRule="auto"/>
      </w:pPr>
      <w:r>
        <w:rPr>
          <w:noProof/>
        </w:rPr>
        <w:lastRenderedPageBreak/>
        <w:drawing>
          <wp:inline distT="0" distB="0" distL="0" distR="0" wp14:anchorId="253D02DD" wp14:editId="30A3AAA2">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812105" w:rsidRDefault="00EA2092" w:rsidP="003C3B4F">
      <w:pPr>
        <w:keepNext/>
        <w:keepLines/>
        <w:spacing w:after="0" w:line="240" w:lineRule="auto"/>
        <w:jc w:val="center"/>
      </w:pPr>
      <w:r w:rsidRPr="00EA2092">
        <w:rPr>
          <w:b/>
        </w:rPr>
        <w:t>Figure 2.1</w:t>
      </w:r>
      <w:r w:rsidR="00C80C83">
        <w:t xml:space="preserve">: </w:t>
      </w:r>
      <w:r>
        <w:t>Architectural Overview</w:t>
      </w:r>
    </w:p>
    <w:p w:rsidR="00812105" w:rsidRDefault="00812105" w:rsidP="003C3B4F">
      <w:pPr>
        <w:keepNext/>
        <w:keepLines/>
        <w:spacing w:after="0" w:line="240" w:lineRule="auto"/>
        <w:jc w:val="center"/>
      </w:pPr>
    </w:p>
    <w:p w:rsidR="00812105" w:rsidRDefault="00EA2092" w:rsidP="003C3B4F">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812105" w:rsidRDefault="00812105" w:rsidP="003C3B4F">
      <w:pPr>
        <w:keepNext/>
        <w:keepLines/>
        <w:spacing w:after="0" w:line="240" w:lineRule="auto"/>
      </w:pPr>
    </w:p>
    <w:p w:rsidR="00812105" w:rsidRDefault="00EA2092" w:rsidP="003C3B4F">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812105" w:rsidRDefault="00812105" w:rsidP="003C3B4F">
      <w:pPr>
        <w:keepNext/>
        <w:keepLines/>
        <w:spacing w:after="0" w:line="240" w:lineRule="auto"/>
      </w:pPr>
    </w:p>
    <w:p w:rsidR="00812105" w:rsidRDefault="00EA2092" w:rsidP="003C3B4F">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812105" w:rsidRDefault="00812105" w:rsidP="003C3B4F">
      <w:pPr>
        <w:keepNext/>
        <w:keepLines/>
        <w:spacing w:after="0" w:line="240" w:lineRule="auto"/>
      </w:pPr>
    </w:p>
    <w:p w:rsidR="00812105" w:rsidRDefault="00EA2092" w:rsidP="003C3B4F">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812105" w:rsidRDefault="00EA28CA" w:rsidP="003C3B4F">
      <w:pPr>
        <w:pStyle w:val="Heading2"/>
      </w:pPr>
      <w:bookmarkStart w:id="28" w:name="_Toc436620876"/>
      <w:r>
        <w:lastRenderedPageBreak/>
        <w:t>Structure and Relationships</w:t>
      </w:r>
      <w:bookmarkEnd w:id="28"/>
    </w:p>
    <w:p w:rsidR="00812105" w:rsidRDefault="00EA28CA" w:rsidP="003C3B4F">
      <w:pPr>
        <w:pStyle w:val="ListParagraph"/>
        <w:keepNext/>
        <w:keepLines/>
        <w:ind w:left="0"/>
      </w:pPr>
      <w:r>
        <w:t xml:space="preserve">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w:t>
      </w:r>
      <w:proofErr w:type="gramStart"/>
      <w:r>
        <w:t>system</w:t>
      </w:r>
      <w:proofErr w:type="gramEnd"/>
      <w:r>
        <w:t xml:space="preserve"> components needed to satisfy the feature’s functionality.</w:t>
      </w:r>
    </w:p>
    <w:p w:rsidR="00812105" w:rsidRDefault="001A5281" w:rsidP="003C3B4F">
      <w:pPr>
        <w:pStyle w:val="Heading3"/>
        <w:keepNext/>
        <w:keepLines/>
      </w:pPr>
      <w:bookmarkStart w:id="29" w:name="_Toc436620877"/>
      <w:r>
        <w:t>Data Ingestion</w:t>
      </w:r>
      <w:bookmarkEnd w:id="29"/>
    </w:p>
    <w:p w:rsidR="00812105" w:rsidRDefault="001A5281" w:rsidP="003C3B4F">
      <w:pPr>
        <w:keepNext/>
        <w:keepLines/>
      </w:pPr>
      <w:r>
        <w:t>Data ingestion is a feature that encapsulates the process of the patient selecting data files, assigning activities to the data, the system processing the data, and finally uploading the data and saving it to the system’s SQL database.</w:t>
      </w:r>
    </w:p>
    <w:p w:rsidR="00812105" w:rsidRDefault="001A5281" w:rsidP="003C3B4F">
      <w:pPr>
        <w:keepNext/>
        <w:keepLines/>
      </w:pPr>
      <w:r>
        <w:t xml:space="preserve">This process begins with a patient navigating to the </w:t>
      </w:r>
      <w:proofErr w:type="spellStart"/>
      <w:r w:rsidR="00B07CB2" w:rsidRPr="00D6053C">
        <w:rPr>
          <w:b/>
        </w:rPr>
        <w:t>SelectDataView</w:t>
      </w:r>
      <w:proofErr w:type="spellEnd"/>
      <w:r>
        <w:rPr>
          <w:b/>
        </w:rPr>
        <w:t xml:space="preserve"> </w:t>
      </w:r>
      <w:r>
        <w:t xml:space="preserve">and selecting the data that they would like to upload to the system.  The data selection can occur in one of two ways.  The system shall give the patient the ability to click a browse button on the view that will prompt the user with a modal that can traverse the file system structure of the machine the patient is using.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r w:rsidR="00C441FA">
        <w:t>is</w:t>
      </w:r>
      <w:r>
        <w:t xml:space="preserve"> performed the files will be listed in a list element on the view for review.  </w:t>
      </w:r>
      <w:r w:rsidR="00C441FA">
        <w:t>The patient shall be given the opportunity to remove files from the list that they do not wish to upload.  When the patient is satisfied the patient can click a “Next” button to proceed to assigning activities to the data.</w:t>
      </w:r>
    </w:p>
    <w:p w:rsidR="00812105" w:rsidRDefault="00E90171" w:rsidP="003C3B4F">
      <w:pPr>
        <w:keepNext/>
        <w:keepLines/>
      </w:pPr>
      <w:r>
        <w:t xml:space="preserve">After clicking the “Next” button the </w:t>
      </w:r>
      <w:proofErr w:type="spellStart"/>
      <w:r w:rsidR="00B07CB2" w:rsidRPr="00D6053C">
        <w:rPr>
          <w:b/>
        </w:rPr>
        <w:t>SelectActivityView</w:t>
      </w:r>
      <w:proofErr w:type="spellEnd"/>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 the patient can click a “Upload” button to begin processing the data.  After the system processes the data it will be uploaded and saved to the SQL database.</w:t>
      </w:r>
    </w:p>
    <w:p w:rsidR="00812105" w:rsidRDefault="00812105" w:rsidP="003C3B4F">
      <w:pPr>
        <w:keepNext/>
        <w:keepLines/>
      </w:pPr>
      <w:r w:rsidRPr="00D6053C">
        <w:rPr>
          <w:noProof/>
        </w:rPr>
        <w:lastRenderedPageBreak/>
        <w:drawing>
          <wp:inline distT="0" distB="0" distL="0" distR="0" wp14:anchorId="11D5D43C" wp14:editId="533BAAEF">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812105" w:rsidRDefault="00B07CB2" w:rsidP="003C3B4F">
      <w:pPr>
        <w:keepNext/>
        <w:keepLines/>
        <w:jc w:val="center"/>
        <w:rPr>
          <w:b/>
        </w:rPr>
      </w:pPr>
      <w:r w:rsidRPr="00D6053C">
        <w:rPr>
          <w:b/>
        </w:rPr>
        <w:t>Figure 2.2</w:t>
      </w:r>
      <w:r w:rsidR="00E90171">
        <w:t>: Sequence Diagram of Data Ingestion Feature</w:t>
      </w:r>
      <w:r w:rsidRPr="00D6053C">
        <w:rPr>
          <w:b/>
        </w:rPr>
        <w:t xml:space="preserve"> </w:t>
      </w:r>
    </w:p>
    <w:p w:rsidR="003A2D87" w:rsidRDefault="003A2D87" w:rsidP="003C3B4F">
      <w:pPr>
        <w:pStyle w:val="Heading3"/>
        <w:keepNext/>
        <w:keepLines/>
      </w:pPr>
      <w:bookmarkStart w:id="30" w:name="_Toc436620878"/>
      <w:r>
        <w:t>Administrator Tools</w:t>
      </w:r>
      <w:bookmarkEnd w:id="30"/>
    </w:p>
    <w:p w:rsidR="003A2D87" w:rsidRPr="00DF4BAA" w:rsidRDefault="003A2D87" w:rsidP="003C3B4F">
      <w:pPr>
        <w:keepNext/>
        <w:keepLines/>
      </w:pPr>
      <w:r>
        <w:t xml:space="preserve">The administrator shall have access to a number of tools used for user management.  The first of these tools is the ability to approve or reject a user.  </w:t>
      </w:r>
      <w:r w:rsidR="00F42BF2">
        <w:t xml:space="preserve">When a new user registers as a Physician or an Experiment Administrator a System Administrator will have to approve their account in order for them to use the system.  Upon creation of a new Physician or Experiment Administrator account, when a System Administrator views the </w:t>
      </w:r>
      <w:proofErr w:type="spellStart"/>
      <w:r w:rsidR="00F42BF2" w:rsidRPr="00DF4BAA">
        <w:rPr>
          <w:b/>
        </w:rPr>
        <w:t>AdminHomeView</w:t>
      </w:r>
      <w:proofErr w:type="spellEnd"/>
      <w:r w:rsidR="00F42BF2">
        <w:t xml:space="preserve">, they will see a list of user accounts that are pending approval.  From this point the Admin will have the option of either clicking an approve button or a reject button.  </w:t>
      </w:r>
      <w:r w:rsidR="001D332D">
        <w:t xml:space="preserve">Based on that choice the user account will either update to an active or inactive status.  </w:t>
      </w:r>
    </w:p>
    <w:p w:rsidR="003A2D87" w:rsidRDefault="001D332D" w:rsidP="003C3B4F">
      <w:pPr>
        <w:keepNext/>
        <w:keepLines/>
      </w:pPr>
      <w:r>
        <w:rPr>
          <w:noProof/>
        </w:rPr>
        <w:lastRenderedPageBreak/>
        <w:drawing>
          <wp:inline distT="0" distB="0" distL="0" distR="0" wp14:anchorId="331961F3" wp14:editId="6FCF79EC">
            <wp:extent cx="5939790" cy="2926080"/>
            <wp:effectExtent l="0" t="0" r="0" b="0"/>
            <wp:docPr id="5" name="Picture 5" descr="C:\Users\jimmy.duggan\Documents\GitHub\med656\Diagrams\Sequence Diagrams\approverejectaccoun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approverejectaccountsequen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926080"/>
                    </a:xfrm>
                    <a:prstGeom prst="rect">
                      <a:avLst/>
                    </a:prstGeom>
                    <a:noFill/>
                    <a:ln>
                      <a:noFill/>
                    </a:ln>
                  </pic:spPr>
                </pic:pic>
              </a:graphicData>
            </a:graphic>
          </wp:inline>
        </w:drawing>
      </w:r>
    </w:p>
    <w:p w:rsidR="003A2D87" w:rsidRPr="00DF4BAA" w:rsidRDefault="003A2D87" w:rsidP="003C3B4F">
      <w:pPr>
        <w:pStyle w:val="Caption"/>
        <w:keepNext/>
        <w:keepLines/>
        <w:jc w:val="center"/>
        <w:rPr>
          <w:color w:val="auto"/>
          <w:sz w:val="24"/>
          <w:szCs w:val="24"/>
        </w:rPr>
      </w:pPr>
      <w:r w:rsidRPr="00DF4BAA">
        <w:rPr>
          <w:color w:val="auto"/>
          <w:sz w:val="24"/>
          <w:szCs w:val="24"/>
        </w:rPr>
        <w:t xml:space="preserve">Figure </w:t>
      </w:r>
      <w:r>
        <w:rPr>
          <w:color w:val="auto"/>
          <w:sz w:val="24"/>
          <w:szCs w:val="24"/>
        </w:rPr>
        <w:t>2.3</w:t>
      </w:r>
      <w:r w:rsidRPr="00DF4BAA">
        <w:rPr>
          <w:color w:val="auto"/>
          <w:sz w:val="24"/>
          <w:szCs w:val="24"/>
        </w:rPr>
        <w:t xml:space="preserve">: </w:t>
      </w:r>
      <w:r w:rsidRPr="00DF4BAA">
        <w:rPr>
          <w:b w:val="0"/>
          <w:color w:val="auto"/>
          <w:sz w:val="24"/>
          <w:szCs w:val="24"/>
        </w:rPr>
        <w:t>Approve Reject Account Sequence Diagram</w:t>
      </w:r>
    </w:p>
    <w:p w:rsidR="00744FE5" w:rsidRDefault="00744FE5" w:rsidP="003C3B4F">
      <w:pPr>
        <w:keepNext/>
        <w:keepLines/>
      </w:pPr>
      <w:r>
        <w:t>The second set of Administrator tools</w:t>
      </w:r>
      <w:r w:rsidR="001129E1">
        <w:t xml:space="preserve"> involves editing the existing users in the database.  These functions include enabling, disabling and deleting a user.  </w:t>
      </w:r>
      <w:r w:rsidR="00C11723">
        <w:t xml:space="preserve">When coming to the </w:t>
      </w:r>
      <w:proofErr w:type="spellStart"/>
      <w:r w:rsidR="00C11723" w:rsidRPr="00DF4BAA">
        <w:t>AdminHomeView</w:t>
      </w:r>
      <w:proofErr w:type="spellEnd"/>
      <w:r w:rsidR="00C11723">
        <w:t xml:space="preserve"> the admin will see a list of Physicians and Experiment Administrators.   When selecting a Physician, the Administrator will have the option to retrieve a list of the Physician’s patients from the database.  Once a user has been selected</w:t>
      </w:r>
      <w:r w:rsidR="00A855E1">
        <w:t xml:space="preserve"> the Administrator will press a submit button and will navigate to the </w:t>
      </w:r>
      <w:proofErr w:type="spellStart"/>
      <w:r w:rsidR="00A855E1" w:rsidRPr="00DF4BAA">
        <w:t>AdminEditView</w:t>
      </w:r>
      <w:proofErr w:type="spellEnd"/>
      <w:r w:rsidR="00A855E1">
        <w:t>.  There will be three options available: enable, disable, and delete.  After the action is selected the user record will be updated in the database.</w:t>
      </w:r>
    </w:p>
    <w:p w:rsidR="001129E1" w:rsidRPr="00DF4BAA" w:rsidRDefault="001163F5" w:rsidP="003C3B4F">
      <w:pPr>
        <w:keepNext/>
        <w:keepLines/>
      </w:pPr>
      <w:r w:rsidRPr="001163F5">
        <w:t>Regarding account deletion, when a system administrator deletes a user account that is a patient, all of the data associated with the patient will be deleted from the database.  If in the future it is decided that this is not the desired functionality, it is suggested that the ability to delete a patient be removed from the system.  A patient that would normally have been deleted shall be disabled instead.  This will leave the patient record in the database allowing all the patient data to remain as well.</w:t>
      </w:r>
    </w:p>
    <w:p w:rsidR="001129E1" w:rsidRPr="00AB528B" w:rsidRDefault="001129E1" w:rsidP="003C3B4F">
      <w:pPr>
        <w:pStyle w:val="Caption"/>
        <w:keepNext/>
        <w:keepLines/>
        <w:jc w:val="center"/>
        <w:rPr>
          <w:color w:val="auto"/>
          <w:sz w:val="24"/>
          <w:szCs w:val="24"/>
        </w:rPr>
      </w:pPr>
      <w:r>
        <w:rPr>
          <w:noProof/>
        </w:rPr>
        <w:lastRenderedPageBreak/>
        <w:drawing>
          <wp:inline distT="0" distB="0" distL="0" distR="0" wp14:anchorId="058539FD" wp14:editId="630E5E13">
            <wp:extent cx="5939790" cy="2934335"/>
            <wp:effectExtent l="0" t="0" r="0" b="0"/>
            <wp:docPr id="8" name="Picture 8" descr="C:\Users\jimmy.duggan\Documents\GitHub\med656\Diagrams\Sequence Diagrams\enabledisabledelet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nabledisabledeletesequen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934335"/>
                    </a:xfrm>
                    <a:prstGeom prst="rect">
                      <a:avLst/>
                    </a:prstGeom>
                    <a:noFill/>
                    <a:ln>
                      <a:noFill/>
                    </a:ln>
                  </pic:spPr>
                </pic:pic>
              </a:graphicData>
            </a:graphic>
          </wp:inline>
        </w:drawing>
      </w:r>
      <w:r w:rsidRPr="001129E1">
        <w:rPr>
          <w:color w:val="auto"/>
          <w:sz w:val="24"/>
          <w:szCs w:val="24"/>
        </w:rPr>
        <w:t xml:space="preserve"> </w:t>
      </w:r>
      <w:r w:rsidRPr="00AB528B">
        <w:rPr>
          <w:color w:val="auto"/>
          <w:sz w:val="24"/>
          <w:szCs w:val="24"/>
        </w:rPr>
        <w:t xml:space="preserve">Figure </w:t>
      </w:r>
      <w:r>
        <w:rPr>
          <w:color w:val="auto"/>
          <w:sz w:val="24"/>
          <w:szCs w:val="24"/>
        </w:rPr>
        <w:t>2.4</w:t>
      </w:r>
      <w:r w:rsidRPr="00AB528B">
        <w:rPr>
          <w:color w:val="auto"/>
          <w:sz w:val="24"/>
          <w:szCs w:val="24"/>
        </w:rPr>
        <w:t xml:space="preserve">: </w:t>
      </w:r>
      <w:r w:rsidRPr="00AB528B">
        <w:rPr>
          <w:b w:val="0"/>
          <w:color w:val="auto"/>
          <w:sz w:val="24"/>
          <w:szCs w:val="24"/>
        </w:rPr>
        <w:t>Approve</w:t>
      </w:r>
      <w:r w:rsidR="00D91470">
        <w:rPr>
          <w:b w:val="0"/>
          <w:color w:val="auto"/>
          <w:sz w:val="24"/>
          <w:szCs w:val="24"/>
        </w:rPr>
        <w:t>/</w:t>
      </w:r>
      <w:r w:rsidRPr="00AB528B">
        <w:rPr>
          <w:b w:val="0"/>
          <w:color w:val="auto"/>
          <w:sz w:val="24"/>
          <w:szCs w:val="24"/>
        </w:rPr>
        <w:t>Reject</w:t>
      </w:r>
      <w:r w:rsidR="00D91470">
        <w:rPr>
          <w:b w:val="0"/>
          <w:color w:val="auto"/>
          <w:sz w:val="24"/>
          <w:szCs w:val="24"/>
        </w:rPr>
        <w:t>/Delete</w:t>
      </w:r>
      <w:r w:rsidRPr="00AB528B">
        <w:rPr>
          <w:b w:val="0"/>
          <w:color w:val="auto"/>
          <w:sz w:val="24"/>
          <w:szCs w:val="24"/>
        </w:rPr>
        <w:t xml:space="preserve"> Account Sequence Diagram</w:t>
      </w:r>
    </w:p>
    <w:p w:rsidR="001129E1" w:rsidRDefault="001129E1" w:rsidP="003C3B4F">
      <w:pPr>
        <w:keepNext/>
        <w:keepLines/>
      </w:pPr>
    </w:p>
    <w:p w:rsidR="000D5552" w:rsidRDefault="000D5552" w:rsidP="003C3B4F">
      <w:pPr>
        <w:pStyle w:val="Heading3"/>
        <w:keepNext/>
        <w:keepLines/>
      </w:pPr>
      <w:bookmarkStart w:id="31" w:name="_Toc436620879"/>
      <w:r>
        <w:t>Account Management</w:t>
      </w:r>
      <w:bookmarkEnd w:id="31"/>
    </w:p>
    <w:p w:rsidR="007E3E89" w:rsidRDefault="000D5552" w:rsidP="003C3B4F">
      <w:pPr>
        <w:keepNext/>
        <w:keepLines/>
      </w:pPr>
      <w:r>
        <w:t xml:space="preserve">The account management feature encompasses the various tools available to the user for creating and managing their accounts.  Patients will have access to the account management tools but will not be allowed to create their own accounts.  Patient account creation will be described in the Physician Tools section </w:t>
      </w:r>
      <w:r w:rsidR="007E3E89">
        <w:t>2.2.4.</w:t>
      </w:r>
      <w:r w:rsidR="00565F75">
        <w:t xml:space="preserve">   </w:t>
      </w:r>
    </w:p>
    <w:p w:rsidR="007E3E89" w:rsidRDefault="007E3E89" w:rsidP="003C3B4F">
      <w:pPr>
        <w:keepNext/>
        <w:keepLines/>
      </w:pPr>
      <w:r>
        <w:t xml:space="preserve">The first tool shown below in figure 2.5 is account creation.  </w:t>
      </w:r>
      <w:r w:rsidRPr="007E3E89">
        <w:t xml:space="preserve">The </w:t>
      </w:r>
      <w:proofErr w:type="spellStart"/>
      <w:r w:rsidRPr="007E3E89">
        <w:t>AccountController</w:t>
      </w:r>
      <w:proofErr w:type="spellEnd"/>
      <w:r w:rsidRPr="007E3E89">
        <w:t xml:space="preserve"> will provide a </w:t>
      </w:r>
      <w:proofErr w:type="gramStart"/>
      <w:r w:rsidRPr="007E3E89">
        <w:t>Register(</w:t>
      </w:r>
      <w:proofErr w:type="gramEnd"/>
      <w:r w:rsidRPr="007E3E89">
        <w:t xml:space="preserve">model) procedure. The </w:t>
      </w:r>
      <w:proofErr w:type="spellStart"/>
      <w:r w:rsidRPr="007E3E89">
        <w:t>AccountController</w:t>
      </w:r>
      <w:proofErr w:type="spellEnd"/>
      <w:r w:rsidRPr="007E3E89">
        <w:t xml:space="preserve"> will create a new </w:t>
      </w:r>
      <w:proofErr w:type="spellStart"/>
      <w:r w:rsidRPr="007E3E89">
        <w:t>ApplicationUser</w:t>
      </w:r>
      <w:proofErr w:type="spellEnd"/>
      <w:r w:rsidRPr="007E3E89">
        <w:t xml:space="preserve"> when the </w:t>
      </w:r>
      <w:proofErr w:type="gramStart"/>
      <w:r w:rsidRPr="007E3E89">
        <w:t>Register(</w:t>
      </w:r>
      <w:proofErr w:type="gramEnd"/>
      <w:r w:rsidRPr="007E3E89">
        <w:t xml:space="preserve">) procedure is called. Then the </w:t>
      </w:r>
      <w:proofErr w:type="spellStart"/>
      <w:r w:rsidRPr="007E3E89">
        <w:t>AccountController</w:t>
      </w:r>
      <w:proofErr w:type="spellEnd"/>
      <w:r w:rsidRPr="007E3E89">
        <w:t xml:space="preserve"> will then call the Microsoft provided </w:t>
      </w:r>
      <w:proofErr w:type="spellStart"/>
      <w:r w:rsidRPr="007E3E89">
        <w:t>UserManager's</w:t>
      </w:r>
      <w:proofErr w:type="spellEnd"/>
      <w:r w:rsidRPr="007E3E89">
        <w:t xml:space="preserve"> </w:t>
      </w:r>
      <w:proofErr w:type="gramStart"/>
      <w:r w:rsidRPr="007E3E89">
        <w:t>Create(</w:t>
      </w:r>
      <w:proofErr w:type="spellStart"/>
      <w:proofErr w:type="gramEnd"/>
      <w:r w:rsidRPr="007E3E89">
        <w:t>ApplicationUser,Password</w:t>
      </w:r>
      <w:proofErr w:type="spellEnd"/>
      <w:r w:rsidRPr="007E3E89">
        <w:t xml:space="preserve">) procedure. This procedure will return a Success if the creation was successful. If a Success is returned, the </w:t>
      </w:r>
      <w:proofErr w:type="spellStart"/>
      <w:r w:rsidRPr="007E3E89">
        <w:t>AccountController</w:t>
      </w:r>
      <w:proofErr w:type="spellEnd"/>
      <w:r w:rsidRPr="007E3E89">
        <w:t xml:space="preserve"> will redirect the user back to the Home page. </w:t>
      </w:r>
    </w:p>
    <w:p w:rsidR="000D5552" w:rsidRDefault="007E3E89" w:rsidP="003C3B4F">
      <w:pPr>
        <w:keepNext/>
        <w:keepLines/>
        <w:jc w:val="center"/>
      </w:pPr>
      <w:r>
        <w:rPr>
          <w:noProof/>
        </w:rPr>
        <w:lastRenderedPageBreak/>
        <w:drawing>
          <wp:inline distT="0" distB="0" distL="0" distR="0" wp14:anchorId="5B2B87FA" wp14:editId="300C6208">
            <wp:extent cx="4150581" cy="2557884"/>
            <wp:effectExtent l="0" t="0" r="0" b="0"/>
            <wp:docPr id="7" name="Picture 7" descr="C:\Users\jimmy.duggan\Documents\GitHub\med656\Diagrams\Sequence Diagrams\GoodCreate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GoodCreateUserSequenc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0410" cy="2557779"/>
                    </a:xfrm>
                    <a:prstGeom prst="rect">
                      <a:avLst/>
                    </a:prstGeom>
                    <a:noFill/>
                    <a:ln>
                      <a:noFill/>
                    </a:ln>
                  </pic:spPr>
                </pic:pic>
              </a:graphicData>
            </a:graphic>
          </wp:inline>
        </w:drawing>
      </w:r>
    </w:p>
    <w:p w:rsidR="007E3E89" w:rsidRPr="00737642" w:rsidRDefault="007E3E89" w:rsidP="003C3B4F">
      <w:pPr>
        <w:keepNext/>
        <w:keepLines/>
        <w:jc w:val="center"/>
      </w:pPr>
      <w:r w:rsidRPr="00737642">
        <w:rPr>
          <w:b/>
        </w:rPr>
        <w:t>Figure 2.</w:t>
      </w:r>
      <w:r>
        <w:rPr>
          <w:b/>
        </w:rPr>
        <w:t>5</w:t>
      </w:r>
      <w:r w:rsidRPr="00737642">
        <w:t>:</w:t>
      </w:r>
      <w:r>
        <w:rPr>
          <w:b/>
        </w:rPr>
        <w:t xml:space="preserve"> </w:t>
      </w:r>
      <w:r>
        <w:t>Account Creation Sequence Diagram</w:t>
      </w:r>
    </w:p>
    <w:p w:rsidR="000D5552" w:rsidRDefault="007E3E89" w:rsidP="003C3B4F">
      <w:pPr>
        <w:keepNext/>
        <w:keepLines/>
      </w:pPr>
      <w:r>
        <w:t xml:space="preserve">Next in figure 2.6 the edit account tool is detailed.  </w:t>
      </w:r>
      <w:r w:rsidRPr="007E3E89">
        <w:t xml:space="preserve">The </w:t>
      </w:r>
      <w:proofErr w:type="spellStart"/>
      <w:r w:rsidRPr="007E3E89">
        <w:t>AccountController</w:t>
      </w:r>
      <w:proofErr w:type="spellEnd"/>
      <w:r w:rsidRPr="007E3E89">
        <w:t xml:space="preserve"> will offer a </w:t>
      </w:r>
      <w:proofErr w:type="gramStart"/>
      <w:r w:rsidRPr="007E3E89">
        <w:t>Edit(</w:t>
      </w:r>
      <w:proofErr w:type="gramEnd"/>
      <w:r w:rsidRPr="007E3E89">
        <w:t xml:space="preserve">model) procedure. This procedure will interact with the Database object. When the </w:t>
      </w:r>
      <w:proofErr w:type="gramStart"/>
      <w:r w:rsidRPr="007E3E89">
        <w:t>Edit(</w:t>
      </w:r>
      <w:proofErr w:type="gramEnd"/>
      <w:r w:rsidRPr="007E3E89">
        <w:t xml:space="preserve">) procedure is called, the </w:t>
      </w:r>
      <w:proofErr w:type="spellStart"/>
      <w:r w:rsidRPr="007E3E89">
        <w:t>AccountController</w:t>
      </w:r>
      <w:proofErr w:type="spellEnd"/>
      <w:r w:rsidRPr="007E3E89">
        <w:t xml:space="preserve"> will get the username by using the Microsoft provided attribute </w:t>
      </w:r>
      <w:proofErr w:type="spellStart"/>
      <w:r w:rsidRPr="007E3E89">
        <w:t>User.Identity.Name</w:t>
      </w:r>
      <w:proofErr w:type="spellEnd"/>
      <w:r w:rsidRPr="007E3E89">
        <w:t xml:space="preserve">. The </w:t>
      </w:r>
      <w:proofErr w:type="spellStart"/>
      <w:r w:rsidRPr="007E3E89">
        <w:t>AccountController</w:t>
      </w:r>
      <w:proofErr w:type="spellEnd"/>
      <w:r w:rsidRPr="007E3E89">
        <w:t xml:space="preserve"> will then call the Database's </w:t>
      </w:r>
      <w:proofErr w:type="spellStart"/>
      <w:proofErr w:type="gramStart"/>
      <w:r w:rsidRPr="007E3E89">
        <w:t>UserProfiles.FirstOrDefault</w:t>
      </w:r>
      <w:proofErr w:type="spellEnd"/>
      <w:r w:rsidRPr="007E3E89">
        <w:t>(</w:t>
      </w:r>
      <w:proofErr w:type="gramEnd"/>
      <w:r w:rsidRPr="007E3E89">
        <w:t xml:space="preserve">Username). This procedure will respond with the </w:t>
      </w:r>
      <w:proofErr w:type="spellStart"/>
      <w:r w:rsidRPr="007E3E89">
        <w:t>UserProfile</w:t>
      </w:r>
      <w:proofErr w:type="spellEnd"/>
      <w:r w:rsidRPr="007E3E89">
        <w:t xml:space="preserve"> corresponding to the Username. The </w:t>
      </w:r>
      <w:proofErr w:type="spellStart"/>
      <w:r w:rsidRPr="007E3E89">
        <w:t>AccountController</w:t>
      </w:r>
      <w:proofErr w:type="spellEnd"/>
      <w:r w:rsidRPr="007E3E89">
        <w:t xml:space="preserve"> will then set all the </w:t>
      </w:r>
      <w:proofErr w:type="spellStart"/>
      <w:r w:rsidRPr="007E3E89">
        <w:t>UserProfile</w:t>
      </w:r>
      <w:proofErr w:type="spellEnd"/>
      <w:r w:rsidRPr="007E3E89">
        <w:t xml:space="preserve"> attributes to the values provided in the model that was passed in with the </w:t>
      </w:r>
      <w:proofErr w:type="gramStart"/>
      <w:r w:rsidRPr="007E3E89">
        <w:t>Edit(</w:t>
      </w:r>
      <w:proofErr w:type="gramEnd"/>
      <w:r w:rsidRPr="007E3E89">
        <w:t xml:space="preserve">model) call. Then the </w:t>
      </w:r>
      <w:proofErr w:type="spellStart"/>
      <w:r w:rsidRPr="007E3E89">
        <w:t>AccountController</w:t>
      </w:r>
      <w:proofErr w:type="spellEnd"/>
      <w:r w:rsidRPr="007E3E89">
        <w:t xml:space="preserve"> will set the Database's </w:t>
      </w:r>
      <w:proofErr w:type="gramStart"/>
      <w:r w:rsidRPr="007E3E89">
        <w:t>Entry(</w:t>
      </w:r>
      <w:proofErr w:type="spellStart"/>
      <w:proofErr w:type="gramEnd"/>
      <w:r w:rsidRPr="007E3E89">
        <w:t>UserProfile</w:t>
      </w:r>
      <w:proofErr w:type="spellEnd"/>
      <w:r w:rsidRPr="007E3E89">
        <w:t xml:space="preserve">).State to </w:t>
      </w:r>
      <w:proofErr w:type="spellStart"/>
      <w:r w:rsidRPr="007E3E89">
        <w:t>EntityState.Modified</w:t>
      </w:r>
      <w:proofErr w:type="spellEnd"/>
      <w:r w:rsidRPr="007E3E89">
        <w:t xml:space="preserve"> and call the Database's </w:t>
      </w:r>
      <w:proofErr w:type="spellStart"/>
      <w:r w:rsidRPr="007E3E89">
        <w:t>SaveChanges</w:t>
      </w:r>
      <w:proofErr w:type="spellEnd"/>
      <w:r w:rsidRPr="007E3E89">
        <w:t xml:space="preserve">() procedure. The </w:t>
      </w:r>
      <w:proofErr w:type="spellStart"/>
      <w:r w:rsidRPr="007E3E89">
        <w:t>AccountController</w:t>
      </w:r>
      <w:proofErr w:type="spellEnd"/>
      <w:r w:rsidRPr="007E3E89">
        <w:t xml:space="preserve"> can then redirect the User to the Home page again.</w:t>
      </w:r>
    </w:p>
    <w:p w:rsidR="007E3E89" w:rsidRDefault="007E3E89" w:rsidP="003C3B4F">
      <w:pPr>
        <w:keepNext/>
        <w:keepLines/>
      </w:pPr>
    </w:p>
    <w:p w:rsidR="000D5552" w:rsidRDefault="000D5552" w:rsidP="003C3B4F">
      <w:pPr>
        <w:keepNext/>
        <w:keepLines/>
        <w:jc w:val="center"/>
      </w:pPr>
      <w:r>
        <w:rPr>
          <w:noProof/>
        </w:rPr>
        <w:lastRenderedPageBreak/>
        <w:drawing>
          <wp:inline distT="0" distB="0" distL="0" distR="0" wp14:anchorId="2BF20375" wp14:editId="7E7B62A3">
            <wp:extent cx="4333461" cy="3584811"/>
            <wp:effectExtent l="0" t="0" r="0" b="0"/>
            <wp:docPr id="6" name="Picture 6" descr="C:\Users\jimmy.duggan\Documents\GitHub\med656\Diagrams\Sequence Diagrams\GoodEdit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GoodEditUserSequence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7103" cy="3587824"/>
                    </a:xfrm>
                    <a:prstGeom prst="rect">
                      <a:avLst/>
                    </a:prstGeom>
                    <a:noFill/>
                    <a:ln>
                      <a:noFill/>
                    </a:ln>
                  </pic:spPr>
                </pic:pic>
              </a:graphicData>
            </a:graphic>
          </wp:inline>
        </w:drawing>
      </w:r>
    </w:p>
    <w:p w:rsidR="007E3E89" w:rsidRPr="001E5B33" w:rsidRDefault="007E3E89" w:rsidP="003C3B4F">
      <w:pPr>
        <w:keepNext/>
        <w:keepLines/>
        <w:jc w:val="center"/>
      </w:pPr>
      <w:r w:rsidRPr="001E5B33">
        <w:rPr>
          <w:b/>
        </w:rPr>
        <w:t>Figure 2.</w:t>
      </w:r>
      <w:r>
        <w:rPr>
          <w:b/>
        </w:rPr>
        <w:t>6</w:t>
      </w:r>
      <w:r w:rsidRPr="001E5B33">
        <w:t>:</w:t>
      </w:r>
      <w:r>
        <w:rPr>
          <w:b/>
        </w:rPr>
        <w:t xml:space="preserve"> </w:t>
      </w:r>
      <w:r w:rsidR="00565F75">
        <w:t>Edit Account</w:t>
      </w:r>
      <w:r>
        <w:t xml:space="preserve"> Sequence Diagram</w:t>
      </w:r>
    </w:p>
    <w:p w:rsidR="007E3E89" w:rsidRDefault="00565F75" w:rsidP="003C3B4F">
      <w:pPr>
        <w:keepNext/>
        <w:keepLines/>
      </w:pPr>
      <w:r>
        <w:t>Two other key elements involved in user account management are the ability securely login to your account and to logout of your account.  Figure 2.6 details the login in functionality, and figure 2.7 details the logout function.</w:t>
      </w:r>
    </w:p>
    <w:p w:rsidR="00565F75" w:rsidRDefault="00565F75" w:rsidP="003C3B4F">
      <w:pPr>
        <w:keepNext/>
        <w:keepLines/>
      </w:pPr>
      <w:r w:rsidRPr="00565F75">
        <w:t xml:space="preserve">The </w:t>
      </w:r>
      <w:proofErr w:type="spellStart"/>
      <w:r w:rsidRPr="00565F75">
        <w:t>AccountController</w:t>
      </w:r>
      <w:proofErr w:type="spellEnd"/>
      <w:r w:rsidRPr="00565F75">
        <w:t xml:space="preserve"> will offer a </w:t>
      </w:r>
      <w:proofErr w:type="gramStart"/>
      <w:r w:rsidRPr="00565F75">
        <w:t>Login(</w:t>
      </w:r>
      <w:proofErr w:type="gramEnd"/>
      <w:r w:rsidRPr="00565F75">
        <w:t xml:space="preserve">) procedure. It will interact with the Microsoft provided </w:t>
      </w:r>
      <w:proofErr w:type="spellStart"/>
      <w:r w:rsidRPr="00565F75">
        <w:t>UserManager</w:t>
      </w:r>
      <w:proofErr w:type="spellEnd"/>
      <w:r w:rsidRPr="00565F75">
        <w:t xml:space="preserve"> and </w:t>
      </w:r>
      <w:proofErr w:type="spellStart"/>
      <w:r w:rsidRPr="00565F75">
        <w:t>SignInManager</w:t>
      </w:r>
      <w:proofErr w:type="spellEnd"/>
      <w:r w:rsidRPr="00565F75">
        <w:t xml:space="preserve"> objects. When the Login is called it will call the </w:t>
      </w:r>
      <w:proofErr w:type="spellStart"/>
      <w:r w:rsidRPr="00565F75">
        <w:t>UserManager's</w:t>
      </w:r>
      <w:proofErr w:type="spellEnd"/>
      <w:r w:rsidRPr="00565F75">
        <w:t xml:space="preserve"> </w:t>
      </w:r>
      <w:proofErr w:type="spellStart"/>
      <w:proofErr w:type="gramStart"/>
      <w:r w:rsidRPr="00565F75">
        <w:t>FindByName</w:t>
      </w:r>
      <w:proofErr w:type="spellEnd"/>
      <w:r w:rsidRPr="00565F75">
        <w:t>(</w:t>
      </w:r>
      <w:proofErr w:type="gramEnd"/>
      <w:r w:rsidRPr="00565F75">
        <w:t xml:space="preserve">Username) procedure to make sure the user exists in the database. Then the </w:t>
      </w:r>
      <w:proofErr w:type="gramStart"/>
      <w:r w:rsidRPr="00565F75">
        <w:t>Login(</w:t>
      </w:r>
      <w:proofErr w:type="gramEnd"/>
      <w:r w:rsidRPr="00565F75">
        <w:t xml:space="preserve">) procedure will call the </w:t>
      </w:r>
      <w:proofErr w:type="spellStart"/>
      <w:r w:rsidRPr="00565F75">
        <w:t>SignInManager's</w:t>
      </w:r>
      <w:proofErr w:type="spellEnd"/>
      <w:r w:rsidRPr="00565F75">
        <w:t xml:space="preserve"> </w:t>
      </w:r>
      <w:proofErr w:type="spellStart"/>
      <w:r w:rsidRPr="00565F75">
        <w:t>PasswordSignIn</w:t>
      </w:r>
      <w:proofErr w:type="spellEnd"/>
      <w:r w:rsidRPr="00565F75">
        <w:t>(</w:t>
      </w:r>
      <w:proofErr w:type="spellStart"/>
      <w:r w:rsidRPr="00565F75">
        <w:t>Username,Password,RememberMe</w:t>
      </w:r>
      <w:proofErr w:type="spellEnd"/>
      <w:r w:rsidRPr="00565F75">
        <w:t xml:space="preserve">) procedure. This will return a </w:t>
      </w:r>
      <w:proofErr w:type="spellStart"/>
      <w:r w:rsidRPr="00565F75">
        <w:t>SignInStatus</w:t>
      </w:r>
      <w:proofErr w:type="spellEnd"/>
      <w:r w:rsidRPr="00565F75">
        <w:t xml:space="preserve"> that tells the </w:t>
      </w:r>
      <w:proofErr w:type="spellStart"/>
      <w:r w:rsidRPr="00565F75">
        <w:t>AccountController</w:t>
      </w:r>
      <w:proofErr w:type="spellEnd"/>
      <w:r w:rsidRPr="00565F75">
        <w:t xml:space="preserve"> if the </w:t>
      </w:r>
      <w:proofErr w:type="spellStart"/>
      <w:r w:rsidRPr="00565F75">
        <w:t>signin</w:t>
      </w:r>
      <w:proofErr w:type="spellEnd"/>
      <w:r w:rsidRPr="00565F75">
        <w:t xml:space="preserve"> was successful. If the </w:t>
      </w:r>
      <w:proofErr w:type="spellStart"/>
      <w:r w:rsidRPr="00565F75">
        <w:t>signin</w:t>
      </w:r>
      <w:proofErr w:type="spellEnd"/>
      <w:r w:rsidRPr="00565F75">
        <w:t xml:space="preserve"> was successful, the </w:t>
      </w:r>
      <w:proofErr w:type="spellStart"/>
      <w:r w:rsidRPr="00565F75">
        <w:t>AccountController</w:t>
      </w:r>
      <w:proofErr w:type="spellEnd"/>
      <w:r w:rsidRPr="00565F75">
        <w:t xml:space="preserve"> will redirect the user to the </w:t>
      </w:r>
      <w:proofErr w:type="spellStart"/>
      <w:r w:rsidRPr="00565F75">
        <w:t>retURL</w:t>
      </w:r>
      <w:proofErr w:type="spellEnd"/>
      <w:r w:rsidRPr="00565F75">
        <w:t>.</w:t>
      </w:r>
    </w:p>
    <w:p w:rsidR="00565F75" w:rsidRDefault="00565F75" w:rsidP="003C3B4F">
      <w:pPr>
        <w:keepNext/>
        <w:keepLines/>
        <w:jc w:val="center"/>
      </w:pPr>
      <w:r>
        <w:rPr>
          <w:noProof/>
        </w:rPr>
        <w:lastRenderedPageBreak/>
        <w:drawing>
          <wp:inline distT="0" distB="0" distL="0" distR="0" wp14:anchorId="46DB0B07" wp14:editId="5C42D5DF">
            <wp:extent cx="5279666" cy="2618292"/>
            <wp:effectExtent l="0" t="0" r="0" b="0"/>
            <wp:docPr id="9" name="Picture 9" descr="C:\Users\jimmy.duggan\Documents\GitHub\med656\Diagrams\Sequence Diagrams\Good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GoodLoginSequence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766" cy="2618342"/>
                    </a:xfrm>
                    <a:prstGeom prst="rect">
                      <a:avLst/>
                    </a:prstGeom>
                    <a:noFill/>
                    <a:ln>
                      <a:noFill/>
                    </a:ln>
                  </pic:spPr>
                </pic:pic>
              </a:graphicData>
            </a:graphic>
          </wp:inline>
        </w:drawing>
      </w:r>
    </w:p>
    <w:p w:rsidR="00565F75" w:rsidRDefault="00565F75" w:rsidP="003C3B4F">
      <w:pPr>
        <w:keepNext/>
        <w:keepLines/>
        <w:jc w:val="center"/>
      </w:pPr>
      <w:r w:rsidRPr="001E5B33">
        <w:rPr>
          <w:b/>
        </w:rPr>
        <w:t>Figure 2.</w:t>
      </w:r>
      <w:r>
        <w:rPr>
          <w:b/>
        </w:rPr>
        <w:t>7</w:t>
      </w:r>
      <w:r w:rsidRPr="001E5B33">
        <w:t>:</w:t>
      </w:r>
      <w:r>
        <w:rPr>
          <w:b/>
        </w:rPr>
        <w:t xml:space="preserve"> </w:t>
      </w:r>
      <w:r>
        <w:t>Login Sequence Diagram</w:t>
      </w:r>
    </w:p>
    <w:p w:rsidR="00565F75" w:rsidRDefault="00565F75" w:rsidP="003C3B4F">
      <w:pPr>
        <w:keepNext/>
        <w:keepLines/>
      </w:pPr>
      <w:r w:rsidRPr="00565F75">
        <w:t xml:space="preserve">The </w:t>
      </w:r>
      <w:proofErr w:type="spellStart"/>
      <w:r w:rsidRPr="00565F75">
        <w:t>AccountController</w:t>
      </w:r>
      <w:proofErr w:type="spellEnd"/>
      <w:r w:rsidRPr="00565F75">
        <w:t xml:space="preserve"> has a public procedure called </w:t>
      </w:r>
      <w:proofErr w:type="gramStart"/>
      <w:r w:rsidRPr="00565F75">
        <w:t>Logoff(</w:t>
      </w:r>
      <w:proofErr w:type="gramEnd"/>
      <w:r w:rsidRPr="00565F75">
        <w:t xml:space="preserve">). This procedure when called by the user shall call the </w:t>
      </w:r>
      <w:proofErr w:type="spellStart"/>
      <w:proofErr w:type="gramStart"/>
      <w:r w:rsidRPr="00565F75">
        <w:t>formAuthentication.SignOut</w:t>
      </w:r>
      <w:proofErr w:type="spellEnd"/>
      <w:r w:rsidRPr="00565F75">
        <w:t>(</w:t>
      </w:r>
      <w:proofErr w:type="gramEnd"/>
      <w:r w:rsidRPr="00565F75">
        <w:t xml:space="preserve">) procedure provided by Microsoft in the MVC library. Once the </w:t>
      </w:r>
      <w:proofErr w:type="spellStart"/>
      <w:proofErr w:type="gramStart"/>
      <w:r w:rsidRPr="00565F75">
        <w:t>SignOut</w:t>
      </w:r>
      <w:proofErr w:type="spellEnd"/>
      <w:r w:rsidRPr="00565F75">
        <w:t>(</w:t>
      </w:r>
      <w:proofErr w:type="gramEnd"/>
      <w:r w:rsidRPr="00565F75">
        <w:t>) procedure has finished, the Logoff() procedure will redirect the user back to the Login screen.</w:t>
      </w:r>
    </w:p>
    <w:p w:rsidR="00565F75" w:rsidRPr="001E5B33" w:rsidRDefault="00565F75" w:rsidP="003C3B4F">
      <w:pPr>
        <w:keepNext/>
        <w:keepLines/>
        <w:jc w:val="center"/>
      </w:pPr>
      <w:r>
        <w:rPr>
          <w:noProof/>
        </w:rPr>
        <w:drawing>
          <wp:inline distT="0" distB="0" distL="0" distR="0" wp14:anchorId="0E6DDC54" wp14:editId="27AA2F1A">
            <wp:extent cx="3307743" cy="2598737"/>
            <wp:effectExtent l="0" t="0" r="0" b="0"/>
            <wp:docPr id="10" name="Picture 10" descr="C:\Users\jimmy.duggan\Documents\GitHub\med656\Diagrams\Sequence Diagrams\GoodLogou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GoodLogoutSequence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7718" cy="2598717"/>
                    </a:xfrm>
                    <a:prstGeom prst="rect">
                      <a:avLst/>
                    </a:prstGeom>
                    <a:noFill/>
                    <a:ln>
                      <a:noFill/>
                    </a:ln>
                  </pic:spPr>
                </pic:pic>
              </a:graphicData>
            </a:graphic>
          </wp:inline>
        </w:drawing>
      </w:r>
    </w:p>
    <w:p w:rsidR="00565F75" w:rsidRDefault="00565F75" w:rsidP="003C3B4F">
      <w:pPr>
        <w:keepNext/>
        <w:keepLines/>
        <w:jc w:val="center"/>
      </w:pPr>
      <w:r w:rsidRPr="001E5B33">
        <w:rPr>
          <w:b/>
        </w:rPr>
        <w:t>Figure 2.</w:t>
      </w:r>
      <w:r>
        <w:rPr>
          <w:b/>
        </w:rPr>
        <w:t>8</w:t>
      </w:r>
      <w:r w:rsidRPr="001E5B33">
        <w:t>:</w:t>
      </w:r>
      <w:r>
        <w:rPr>
          <w:b/>
        </w:rPr>
        <w:t xml:space="preserve"> </w:t>
      </w:r>
      <w:r>
        <w:t>Logoff Sequence Diagram</w:t>
      </w:r>
    </w:p>
    <w:p w:rsidR="00565F75" w:rsidRDefault="00737642" w:rsidP="003C3B4F">
      <w:pPr>
        <w:pStyle w:val="Heading3"/>
        <w:keepNext/>
        <w:keepLines/>
      </w:pPr>
      <w:bookmarkStart w:id="32" w:name="_Toc436620880"/>
      <w:r>
        <w:t>Physician Actions</w:t>
      </w:r>
      <w:bookmarkEnd w:id="32"/>
    </w:p>
    <w:p w:rsidR="00737642" w:rsidRDefault="00737642" w:rsidP="003C3B4F">
      <w:pPr>
        <w:keepNext/>
        <w:keepLines/>
      </w:pPr>
      <w:r>
        <w:rPr>
          <w:noProof/>
        </w:rPr>
        <w:lastRenderedPageBreak/>
        <w:drawing>
          <wp:inline distT="0" distB="0" distL="0" distR="0" wp14:anchorId="417A6DC3" wp14:editId="10D19FD8">
            <wp:extent cx="5943600" cy="234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ysician_CreatePatie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rsidR="009B2D67" w:rsidRDefault="009B2D67" w:rsidP="003C3B4F">
      <w:pPr>
        <w:keepNext/>
        <w:keepLines/>
        <w:jc w:val="center"/>
      </w:pPr>
      <w:r w:rsidRPr="001E5B33">
        <w:rPr>
          <w:b/>
        </w:rPr>
        <w:t>Figure 2.</w:t>
      </w:r>
      <w:r>
        <w:rPr>
          <w:b/>
        </w:rPr>
        <w:t>9</w:t>
      </w:r>
      <w:r w:rsidRPr="001E5B33">
        <w:t>:</w:t>
      </w:r>
      <w:r>
        <w:rPr>
          <w:b/>
        </w:rPr>
        <w:t xml:space="preserve"> </w:t>
      </w:r>
      <w:r>
        <w:t>Create Patient Sequence Diagram</w:t>
      </w:r>
    </w:p>
    <w:p w:rsidR="00737642" w:rsidRDefault="00737642" w:rsidP="003C3B4F">
      <w:pPr>
        <w:keepNext/>
        <w:keepLines/>
      </w:pPr>
      <w:r>
        <w:t>Physician: Create Patient</w:t>
      </w:r>
    </w:p>
    <w:p w:rsidR="00737642" w:rsidRDefault="00737642" w:rsidP="003C3B4F">
      <w:pPr>
        <w:keepNext/>
        <w:keepLines/>
      </w:pPr>
      <w:r>
        <w:t>The “Physician: Create Patient” sequence diagram details the interactions when a physician adds a patient to the system.  The physician will supply the details of the patient to the system, and the system will generate a password for the user and add the user to the database.  If successful, the system will reply with a confirmation that the user was added to the database and the generated password.  If unsuccessful, the system will display error information.</w:t>
      </w:r>
    </w:p>
    <w:p w:rsidR="009B2D67" w:rsidRDefault="00737642" w:rsidP="003C3B4F">
      <w:pPr>
        <w:keepNext/>
        <w:keepLines/>
        <w:jc w:val="center"/>
      </w:pPr>
      <w:r>
        <w:rPr>
          <w:noProof/>
        </w:rPr>
        <w:drawing>
          <wp:inline distT="0" distB="0" distL="0" distR="0" wp14:anchorId="18B261E0" wp14:editId="0E6193D6">
            <wp:extent cx="5943600" cy="1901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ysician_DeletePatie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r w:rsidR="009B2D67" w:rsidRPr="001E5B33">
        <w:rPr>
          <w:b/>
        </w:rPr>
        <w:t>Figure 2.</w:t>
      </w:r>
      <w:r w:rsidR="009B2D67">
        <w:rPr>
          <w:b/>
        </w:rPr>
        <w:t>10</w:t>
      </w:r>
      <w:r w:rsidR="009B2D67" w:rsidRPr="001E5B33">
        <w:t>:</w:t>
      </w:r>
      <w:r w:rsidR="009B2D67">
        <w:rPr>
          <w:b/>
        </w:rPr>
        <w:t xml:space="preserve"> </w:t>
      </w:r>
      <w:r w:rsidR="009B2D67">
        <w:t>Delete Patient Sequence Diagram</w:t>
      </w:r>
    </w:p>
    <w:p w:rsidR="00737642" w:rsidRDefault="00737642" w:rsidP="003C3B4F">
      <w:pPr>
        <w:keepNext/>
        <w:keepLines/>
      </w:pPr>
      <w:r>
        <w:t>Physician: Delete Patient</w:t>
      </w:r>
    </w:p>
    <w:p w:rsidR="00737642" w:rsidRDefault="00737642" w:rsidP="003C3B4F">
      <w:pPr>
        <w:keepNext/>
        <w:keepLines/>
      </w:pPr>
      <w:r>
        <w:lastRenderedPageBreak/>
        <w:t>The “Physician: Delete Patient” sequence diagram details the interactions when a physician removes a patient from the system.  The physician must select one of their patients to remove from the system.  After the physician has selected a patient, the system will attempt to delete the patient.  If successful, the system will reply that the patient was deleted or else display error information.</w:t>
      </w:r>
      <w:r w:rsidR="009B2D67">
        <w:t xml:space="preserve">  As per section 2.2.2, deleting a patient will also remove all the patient data from the system.</w:t>
      </w:r>
    </w:p>
    <w:p w:rsidR="009B2D67" w:rsidRDefault="00737642" w:rsidP="003C3B4F">
      <w:pPr>
        <w:keepNext/>
        <w:keepLines/>
        <w:jc w:val="center"/>
      </w:pPr>
      <w:r>
        <w:rPr>
          <w:noProof/>
        </w:rPr>
        <w:drawing>
          <wp:inline distT="0" distB="0" distL="0" distR="0" wp14:anchorId="6837F03B" wp14:editId="4507FD5F">
            <wp:extent cx="5943600" cy="2153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ysician_ViewPatientData.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53285"/>
                    </a:xfrm>
                    <a:prstGeom prst="rect">
                      <a:avLst/>
                    </a:prstGeom>
                  </pic:spPr>
                </pic:pic>
              </a:graphicData>
            </a:graphic>
          </wp:inline>
        </w:drawing>
      </w:r>
      <w:r w:rsidR="009B2D67" w:rsidRPr="009B2D67">
        <w:rPr>
          <w:b/>
        </w:rPr>
        <w:t xml:space="preserve"> </w:t>
      </w:r>
      <w:r w:rsidR="009B2D67" w:rsidRPr="001E5B33">
        <w:rPr>
          <w:b/>
        </w:rPr>
        <w:t>Figure 2.</w:t>
      </w:r>
      <w:r w:rsidR="009B2D67">
        <w:rPr>
          <w:b/>
        </w:rPr>
        <w:t>11</w:t>
      </w:r>
      <w:r w:rsidR="009B2D67" w:rsidRPr="001E5B33">
        <w:t>:</w:t>
      </w:r>
      <w:r w:rsidR="009B2D67">
        <w:rPr>
          <w:b/>
        </w:rPr>
        <w:t xml:space="preserve"> </w:t>
      </w:r>
      <w:r w:rsidR="009B2D67">
        <w:t>View Patient Data Sequence Diagram</w:t>
      </w:r>
    </w:p>
    <w:p w:rsidR="00737642" w:rsidRDefault="00737642" w:rsidP="003C3B4F">
      <w:pPr>
        <w:keepNext/>
        <w:keepLines/>
      </w:pPr>
      <w:r>
        <w:t>Physician: View Patient Data</w:t>
      </w:r>
    </w:p>
    <w:p w:rsidR="00737642" w:rsidRDefault="00737642" w:rsidP="003C3B4F">
      <w:pPr>
        <w:keepNext/>
        <w:keepLines/>
      </w:pPr>
      <w:r>
        <w:t xml:space="preserve">The “Physician: View Patient Data” sequence diagram details the interactions when a physician wants to view the data for one of their patients.  The physician selects a patient to view the data for.  After the physician makes their selection, the </w:t>
      </w:r>
      <w:proofErr w:type="spellStart"/>
      <w:r>
        <w:t>PhysicianController</w:t>
      </w:r>
      <w:proofErr w:type="spellEnd"/>
      <w:r>
        <w:t xml:space="preserve"> will query the database for the patient information.  The </w:t>
      </w:r>
      <w:proofErr w:type="spellStart"/>
      <w:r>
        <w:t>PhysicianView</w:t>
      </w:r>
      <w:proofErr w:type="spellEnd"/>
      <w:r>
        <w:t xml:space="preserve"> will display the patient information.</w:t>
      </w:r>
    </w:p>
    <w:p w:rsidR="00737642" w:rsidRDefault="009B2D67" w:rsidP="003C3B4F">
      <w:pPr>
        <w:pStyle w:val="Heading3"/>
        <w:keepNext/>
        <w:keepLines/>
      </w:pPr>
      <w:bookmarkStart w:id="33" w:name="_Toc436620881"/>
      <w:r>
        <w:t>Experiment Tools</w:t>
      </w:r>
      <w:bookmarkEnd w:id="33"/>
    </w:p>
    <w:p w:rsidR="009B2D67" w:rsidRDefault="009B2D67" w:rsidP="003C3B4F">
      <w:pPr>
        <w:keepNext/>
        <w:keepLines/>
      </w:pPr>
      <w:r>
        <w:t>This section describes the various experiment tools made available to experiment administrators and physicians by the system.  The experiment administrator will be the only user allowed to create, modify, and delete experiments.  The physicians using this system will have access to view the experiments that have been created by the experiment administrators using the system.</w:t>
      </w:r>
      <w:r w:rsidR="006F6EE6">
        <w:t xml:space="preserve">  Experiments will be created based on various criteria such as age, height, weight, ethnicity, race, location, and gender.</w:t>
      </w:r>
    </w:p>
    <w:p w:rsidR="006F6EE6" w:rsidRDefault="006F6EE6" w:rsidP="003C3B4F">
      <w:pPr>
        <w:keepNext/>
        <w:keepLines/>
      </w:pPr>
      <w:r>
        <w:lastRenderedPageBreak/>
        <w:t xml:space="preserve">The create experiment function in figure 2.12 functions as follows.  As experiment administrator navigates to the experiment module in the web application.  Pressing a create experiment button on the </w:t>
      </w:r>
      <w:proofErr w:type="spellStart"/>
      <w:r>
        <w:t>ExperimentView</w:t>
      </w:r>
      <w:proofErr w:type="spellEnd"/>
      <w:r>
        <w:t xml:space="preserve"> will display a modal form with criteria for creating the experiment.  The form will include the criteria list above as well as drop down selection list containing various types of medical data that can be used in the experiments.  Once the experiment administrator is satisfied with the experiment criteria, a create button on the modal can be pressed to call the </w:t>
      </w:r>
      <w:proofErr w:type="spellStart"/>
      <w:r>
        <w:t>CreateExperiment</w:t>
      </w:r>
      <w:proofErr w:type="spellEnd"/>
      <w:r>
        <w:t xml:space="preserve"> function in the </w:t>
      </w:r>
      <w:proofErr w:type="spellStart"/>
      <w:r>
        <w:t>ExperimentController</w:t>
      </w:r>
      <w:proofErr w:type="spellEnd"/>
      <w:r>
        <w:t xml:space="preserve">.  The controller will issue an </w:t>
      </w:r>
      <w:proofErr w:type="spellStart"/>
      <w:r>
        <w:t>InsertExperiment</w:t>
      </w:r>
      <w:proofErr w:type="spellEnd"/>
      <w:r>
        <w:t xml:space="preserve"> call passing the newly created Experiment object to the database to be added.</w:t>
      </w:r>
    </w:p>
    <w:p w:rsidR="006F6EE6" w:rsidRDefault="006F6EE6" w:rsidP="003C3B4F">
      <w:pPr>
        <w:keepNext/>
        <w:keepLines/>
      </w:pPr>
      <w:r>
        <w:rPr>
          <w:noProof/>
        </w:rPr>
        <w:drawing>
          <wp:inline distT="0" distB="0" distL="0" distR="0" wp14:anchorId="797D2B3F" wp14:editId="51F0F617">
            <wp:extent cx="5939790" cy="2719070"/>
            <wp:effectExtent l="0" t="0" r="0" b="0"/>
            <wp:docPr id="11" name="Picture 11" descr="C:\Users\jimmy.duggan\Documents\GitHub\med656\Diagrams\Sequence Diagrams\crea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createexperim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3C3B4F">
      <w:pPr>
        <w:keepNext/>
        <w:keepLines/>
        <w:jc w:val="center"/>
      </w:pPr>
      <w:r w:rsidRPr="001E5B33">
        <w:rPr>
          <w:b/>
        </w:rPr>
        <w:t>Figure 2.</w:t>
      </w:r>
      <w:r>
        <w:rPr>
          <w:b/>
        </w:rPr>
        <w:t>12</w:t>
      </w:r>
      <w:r w:rsidRPr="001E5B33">
        <w:t>:</w:t>
      </w:r>
      <w:r>
        <w:rPr>
          <w:b/>
        </w:rPr>
        <w:t xml:space="preserve"> </w:t>
      </w:r>
      <w:r>
        <w:t>Create Experiment Sequence Diagram</w:t>
      </w:r>
    </w:p>
    <w:p w:rsidR="006F6EE6" w:rsidRDefault="006F6EE6" w:rsidP="003C3B4F">
      <w:pPr>
        <w:keepNext/>
        <w:keepLines/>
      </w:pPr>
      <w:r>
        <w:t xml:space="preserve">The edit experiment function shown in figure 2.13 operates as follows.  The experiment administrator shall have a list of their current experiments viewable when they access the </w:t>
      </w:r>
      <w:proofErr w:type="spellStart"/>
      <w:r>
        <w:t>ExperimentView</w:t>
      </w:r>
      <w:proofErr w:type="spellEnd"/>
      <w:r>
        <w:t>.</w:t>
      </w:r>
      <w:r w:rsidR="00460CF6">
        <w:t xml:space="preserve">  Selecting the edit option next to the experiment will display the same modal that was filled out when creating the experiment.  </w:t>
      </w:r>
      <w:r>
        <w:t xml:space="preserve">  </w:t>
      </w:r>
      <w:r w:rsidR="00460CF6">
        <w:t xml:space="preserve">This time the form will already be filled out with the current experiment criteria.  The experiment administrator may now change any element of the experiment he or she wishes.  Pressing an update button now on the modal will call the </w:t>
      </w:r>
      <w:proofErr w:type="spellStart"/>
      <w:r w:rsidR="00460CF6">
        <w:t>EditExperiment</w:t>
      </w:r>
      <w:proofErr w:type="spellEnd"/>
      <w:r w:rsidR="00460CF6">
        <w:t xml:space="preserve"> function in the </w:t>
      </w:r>
      <w:proofErr w:type="spellStart"/>
      <w:r w:rsidR="00460CF6">
        <w:t>ExperimentController</w:t>
      </w:r>
      <w:proofErr w:type="spellEnd"/>
      <w:r w:rsidR="00460CF6">
        <w:t xml:space="preserve">.  The controller will then tell the database to update the experiment record by calling the </w:t>
      </w:r>
      <w:proofErr w:type="spellStart"/>
      <w:r w:rsidR="00460CF6">
        <w:t>UpdateExperiment</w:t>
      </w:r>
      <w:proofErr w:type="spellEnd"/>
      <w:r w:rsidR="00460CF6">
        <w:t xml:space="preserve"> function passing the updated Experiment object as a parameter.</w:t>
      </w:r>
    </w:p>
    <w:p w:rsidR="006F6EE6" w:rsidRDefault="006F6EE6" w:rsidP="003C3B4F">
      <w:pPr>
        <w:keepNext/>
        <w:keepLines/>
      </w:pPr>
      <w:r>
        <w:rPr>
          <w:noProof/>
        </w:rPr>
        <w:lastRenderedPageBreak/>
        <w:drawing>
          <wp:inline distT="0" distB="0" distL="0" distR="0" wp14:anchorId="3DF7C56F" wp14:editId="655E0DC3">
            <wp:extent cx="5939790" cy="2719070"/>
            <wp:effectExtent l="0" t="0" r="0" b="0"/>
            <wp:docPr id="12" name="Picture 12" descr="C:\Users\jimmy.duggan\Documents\GitHub\med656\Diagrams\Sequence Diagrams\edit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editexperim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3C3B4F">
      <w:pPr>
        <w:keepNext/>
        <w:keepLines/>
        <w:jc w:val="center"/>
      </w:pPr>
      <w:r w:rsidRPr="001E5B33">
        <w:rPr>
          <w:b/>
        </w:rPr>
        <w:t>Figure 2.</w:t>
      </w:r>
      <w:r>
        <w:rPr>
          <w:b/>
        </w:rPr>
        <w:t>13</w:t>
      </w:r>
      <w:r w:rsidRPr="001E5B33">
        <w:t>:</w:t>
      </w:r>
      <w:r>
        <w:rPr>
          <w:b/>
        </w:rPr>
        <w:t xml:space="preserve"> </w:t>
      </w:r>
      <w:r>
        <w:t>Edit Experiment Sequence Diagram</w:t>
      </w:r>
    </w:p>
    <w:p w:rsidR="00460CF6" w:rsidRDefault="00460CF6" w:rsidP="003C3B4F">
      <w:pPr>
        <w:keepNext/>
        <w:keepLines/>
      </w:pPr>
      <w:r>
        <w:t xml:space="preserve">Deleting an experiment involves an experiment administrator navigating to the </w:t>
      </w:r>
      <w:proofErr w:type="spellStart"/>
      <w:r>
        <w:t>ExperimentView</w:t>
      </w:r>
      <w:proofErr w:type="spellEnd"/>
      <w:r>
        <w:t xml:space="preserve"> and pressing the delete button next to one of their experiments.  A modal dialog asking if the experiment administrator is sure that they wish to delete the experiment will appear.  Clicking the “OK” button will call the </w:t>
      </w:r>
      <w:proofErr w:type="spellStart"/>
      <w:r>
        <w:t>DeleteExperiment</w:t>
      </w:r>
      <w:proofErr w:type="spellEnd"/>
      <w:r>
        <w:t xml:space="preserve"> function in the </w:t>
      </w:r>
      <w:proofErr w:type="spellStart"/>
      <w:r>
        <w:t>ExperimentController</w:t>
      </w:r>
      <w:proofErr w:type="spellEnd"/>
      <w:r>
        <w:t>.  The controller will inform the database that the experiment needs to be deleted.  This process is illustrated in figure 2.14 below.</w:t>
      </w:r>
    </w:p>
    <w:p w:rsidR="006F6EE6" w:rsidRDefault="00460CF6" w:rsidP="003C3B4F">
      <w:pPr>
        <w:keepNext/>
        <w:keepLines/>
      </w:pPr>
      <w:r>
        <w:rPr>
          <w:noProof/>
        </w:rPr>
        <w:drawing>
          <wp:inline distT="0" distB="0" distL="0" distR="0" wp14:anchorId="18AFAEF1" wp14:editId="26D71424">
            <wp:extent cx="5939790" cy="2719070"/>
            <wp:effectExtent l="0" t="0" r="0" b="0"/>
            <wp:docPr id="13" name="Picture 13" descr="C:\Users\jimmy.duggan\Documents\GitHub\med656\Diagrams\Sequence Diagrams\dele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deleteexperime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460CF6" w:rsidRDefault="00460CF6" w:rsidP="003C3B4F">
      <w:pPr>
        <w:keepNext/>
        <w:keepLines/>
        <w:jc w:val="center"/>
      </w:pPr>
      <w:r w:rsidRPr="001E5B33">
        <w:rPr>
          <w:b/>
        </w:rPr>
        <w:t>Figure 2.</w:t>
      </w:r>
      <w:r>
        <w:rPr>
          <w:b/>
        </w:rPr>
        <w:t>14</w:t>
      </w:r>
      <w:r w:rsidRPr="001E5B33">
        <w:t>:</w:t>
      </w:r>
      <w:r>
        <w:rPr>
          <w:b/>
        </w:rPr>
        <w:t xml:space="preserve"> </w:t>
      </w:r>
      <w:r>
        <w:t>Delete Experiment Sequence Diagram</w:t>
      </w:r>
    </w:p>
    <w:p w:rsidR="00460CF6" w:rsidRDefault="00460CF6" w:rsidP="003C3B4F">
      <w:pPr>
        <w:keepNext/>
        <w:keepLines/>
      </w:pPr>
      <w:r>
        <w:lastRenderedPageBreak/>
        <w:t>Both the physicians and experiment administrators will have access to viewing the experiments</w:t>
      </w:r>
      <w:r w:rsidR="00DE3E90">
        <w:t xml:space="preserve"> created in the system.  Upon navigating to the </w:t>
      </w:r>
      <w:proofErr w:type="spellStart"/>
      <w:r w:rsidR="00DE3E90">
        <w:t>ExperimentView</w:t>
      </w:r>
      <w:proofErr w:type="spellEnd"/>
      <w:r w:rsidR="00DE3E90">
        <w:t>, they physician will be able to view a list of all experiments in the system.  The experiment administrator however will only have a list of the experiments they have created.  Clicking a view button next to the experiment will</w:t>
      </w:r>
      <w:r w:rsidR="008620AB">
        <w:t xml:space="preserve"> call the </w:t>
      </w:r>
      <w:proofErr w:type="spellStart"/>
      <w:r w:rsidR="008620AB">
        <w:t>RunExperiment</w:t>
      </w:r>
      <w:proofErr w:type="spellEnd"/>
      <w:r w:rsidR="008620AB">
        <w:t xml:space="preserve"> function in the </w:t>
      </w:r>
      <w:proofErr w:type="spellStart"/>
      <w:r w:rsidR="008620AB">
        <w:t>ExperimentController</w:t>
      </w:r>
      <w:proofErr w:type="spellEnd"/>
      <w:r w:rsidR="008620AB">
        <w:t xml:space="preserve">.  This will </w:t>
      </w:r>
      <w:r w:rsidR="000F42A1">
        <w:t>get the experiment query information from the database and execute the query.  The controller will collect all of the patients that meet the experiment criteria</w:t>
      </w:r>
      <w:r w:rsidR="00312E29">
        <w:t xml:space="preserve">.  The controller will then request the relevant medical data for each patient based on the experiment criteria.  Figure 2.15 shows a function called </w:t>
      </w:r>
      <w:proofErr w:type="spellStart"/>
      <w:proofErr w:type="gramStart"/>
      <w:r w:rsidR="00312E29">
        <w:t>CollectData</w:t>
      </w:r>
      <w:proofErr w:type="spellEnd"/>
      <w:r w:rsidR="00312E29">
        <w:t>(</w:t>
      </w:r>
      <w:proofErr w:type="gramEnd"/>
      <w:r w:rsidR="00312E29">
        <w:t xml:space="preserve">).  This function is merely a placeholder for the various calls to the database that are required to collect all of the medical data.  Once all the data is collect the controller will process the data in order to return in back to the </w:t>
      </w:r>
      <w:proofErr w:type="spellStart"/>
      <w:r w:rsidR="00312E29">
        <w:t>ExperimentView</w:t>
      </w:r>
      <w:proofErr w:type="spellEnd"/>
      <w:r w:rsidR="00312E29">
        <w:t xml:space="preserve"> where the results of the experiment are now displayed.</w:t>
      </w:r>
    </w:p>
    <w:p w:rsidR="00460CF6" w:rsidRDefault="000F42A1" w:rsidP="003C3B4F">
      <w:pPr>
        <w:keepNext/>
        <w:keepLines/>
        <w:jc w:val="center"/>
      </w:pPr>
      <w:r>
        <w:rPr>
          <w:b/>
          <w:noProof/>
        </w:rPr>
        <w:drawing>
          <wp:inline distT="0" distB="0" distL="0" distR="0" wp14:anchorId="6E0815FC" wp14:editId="47405743">
            <wp:extent cx="5939790" cy="4079240"/>
            <wp:effectExtent l="0" t="0" r="0" b="0"/>
            <wp:docPr id="17" name="Picture 17" descr="C:\Users\jimmy.duggan\Documents\GitHub\med656\Diagrams\Sequence Diagrams\view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viewexperimen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4079240"/>
                    </a:xfrm>
                    <a:prstGeom prst="rect">
                      <a:avLst/>
                    </a:prstGeom>
                    <a:noFill/>
                    <a:ln>
                      <a:noFill/>
                    </a:ln>
                  </pic:spPr>
                </pic:pic>
              </a:graphicData>
            </a:graphic>
          </wp:inline>
        </w:drawing>
      </w:r>
      <w:r w:rsidR="00460CF6" w:rsidRPr="00460CF6">
        <w:rPr>
          <w:b/>
        </w:rPr>
        <w:t xml:space="preserve"> </w:t>
      </w:r>
      <w:r w:rsidR="00460CF6" w:rsidRPr="001E5B33">
        <w:rPr>
          <w:b/>
        </w:rPr>
        <w:t>Figure 2.</w:t>
      </w:r>
      <w:r w:rsidR="00460CF6">
        <w:rPr>
          <w:b/>
        </w:rPr>
        <w:t>1</w:t>
      </w:r>
      <w:r w:rsidR="00312E29">
        <w:rPr>
          <w:b/>
        </w:rPr>
        <w:t>5</w:t>
      </w:r>
      <w:r w:rsidR="00460CF6" w:rsidRPr="001E5B33">
        <w:t>:</w:t>
      </w:r>
      <w:r w:rsidR="00460CF6">
        <w:rPr>
          <w:b/>
        </w:rPr>
        <w:t xml:space="preserve"> </w:t>
      </w:r>
      <w:r w:rsidR="00460CF6">
        <w:t>View Experiment Sequence Diagram</w:t>
      </w:r>
    </w:p>
    <w:p w:rsidR="00460CF6" w:rsidRPr="00D7622F" w:rsidRDefault="00460CF6" w:rsidP="003C3B4F">
      <w:pPr>
        <w:keepNext/>
        <w:keepLines/>
      </w:pPr>
    </w:p>
    <w:p w:rsidR="00DE6FC9" w:rsidRDefault="00DE6FC9" w:rsidP="003C3B4F">
      <w:pPr>
        <w:pStyle w:val="Heading2"/>
      </w:pPr>
      <w:bookmarkStart w:id="34" w:name="_Toc436615109"/>
      <w:bookmarkStart w:id="35" w:name="_Toc436615147"/>
      <w:bookmarkStart w:id="36" w:name="_Toc436620882"/>
      <w:bookmarkEnd w:id="34"/>
      <w:bookmarkEnd w:id="35"/>
      <w:r>
        <w:t>Database Schema</w:t>
      </w:r>
      <w:bookmarkEnd w:id="36"/>
    </w:p>
    <w:p w:rsidR="0007031F" w:rsidRPr="0007031F" w:rsidRDefault="00D91470" w:rsidP="003C3B4F">
      <w:pPr>
        <w:keepNext/>
        <w:keepLines/>
      </w:pPr>
      <w:r>
        <w:lastRenderedPageBreak/>
        <w:t>Figure 2.</w:t>
      </w:r>
      <w:r w:rsidR="00B81909">
        <w:t>16</w:t>
      </w:r>
      <w:r>
        <w:t xml:space="preserve"> </w:t>
      </w:r>
      <w:r w:rsidR="0007031F">
        <w:t>below shows the SQL database schema that will be implemented with this system.  The database that will be used is SQL Server 2014.  The database will be developed using the Entity Framework 6.0 package through Visual Studio 2015.  The diagram shows all the tables and columns in each table.  Primary keys for each table are denoted with (PK), and foreign keys are denoted with (FK).  The links show not only the association information but also point to the columns in each table the foreign key refers to.  Each class is further described in the detailed design section 3.2.1.</w:t>
      </w:r>
    </w:p>
    <w:p w:rsidR="00DE6FC9" w:rsidRDefault="00B81909" w:rsidP="003C3B4F">
      <w:pPr>
        <w:keepNext/>
        <w:keepLines/>
      </w:pPr>
      <w:r>
        <w:rPr>
          <w:noProof/>
        </w:rPr>
        <w:drawing>
          <wp:inline distT="0" distB="0" distL="0" distR="0" wp14:anchorId="0888061A" wp14:editId="655EDB4D">
            <wp:extent cx="6591210" cy="5231958"/>
            <wp:effectExtent l="0" t="0" r="0" b="0"/>
            <wp:docPr id="18" name="Picture 18" descr="C:\Users\jimmy.duggan\Documents\GitHub\med656\Diagrams\databas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databaseschem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1394" cy="5232104"/>
                    </a:xfrm>
                    <a:prstGeom prst="rect">
                      <a:avLst/>
                    </a:prstGeom>
                    <a:noFill/>
                    <a:ln>
                      <a:noFill/>
                    </a:ln>
                  </pic:spPr>
                </pic:pic>
              </a:graphicData>
            </a:graphic>
          </wp:inline>
        </w:drawing>
      </w:r>
    </w:p>
    <w:p w:rsidR="0007031F" w:rsidRPr="0007031F" w:rsidRDefault="0007031F" w:rsidP="003C3B4F">
      <w:pPr>
        <w:keepNext/>
        <w:keepLines/>
        <w:jc w:val="center"/>
      </w:pPr>
      <w:r w:rsidRPr="0007031F">
        <w:rPr>
          <w:b/>
        </w:rPr>
        <w:t>Figure 2.</w:t>
      </w:r>
      <w:r w:rsidR="00B81909">
        <w:rPr>
          <w:b/>
        </w:rPr>
        <w:t>16</w:t>
      </w:r>
      <w:r w:rsidRPr="0007031F">
        <w:rPr>
          <w:b/>
        </w:rPr>
        <w:t>:</w:t>
      </w:r>
      <w:r>
        <w:t xml:space="preserve"> Database Schema</w:t>
      </w:r>
    </w:p>
    <w:p w:rsidR="00812105" w:rsidRDefault="005A781D" w:rsidP="003C3B4F">
      <w:pPr>
        <w:pStyle w:val="Heading1"/>
      </w:pPr>
      <w:bookmarkStart w:id="37" w:name="_Toc436620883"/>
      <w:r>
        <w:t>Detailed Description of Components</w:t>
      </w:r>
      <w:bookmarkEnd w:id="37"/>
    </w:p>
    <w:p w:rsidR="00812105" w:rsidRDefault="002C6ED4" w:rsidP="003C3B4F">
      <w:pPr>
        <w:pStyle w:val="Heading2"/>
      </w:pPr>
      <w:bookmarkStart w:id="38" w:name="_Toc436620884"/>
      <w:r>
        <w:lastRenderedPageBreak/>
        <w:t>Presentation Layer Overview</w:t>
      </w:r>
      <w:bookmarkEnd w:id="38"/>
    </w:p>
    <w:p w:rsidR="00812105" w:rsidRDefault="00287C9A" w:rsidP="003C3B4F">
      <w:pPr>
        <w:pStyle w:val="Heading3"/>
        <w:keepNext/>
        <w:keepLines/>
      </w:pPr>
      <w:bookmarkStart w:id="39" w:name="_Toc435182015"/>
      <w:bookmarkStart w:id="40" w:name="_Toc436620885"/>
      <w:r w:rsidRPr="00282662">
        <w:t>Controllers</w:t>
      </w:r>
      <w:bookmarkStart w:id="41" w:name="_UserLoginController"/>
      <w:bookmarkEnd w:id="39"/>
      <w:bookmarkEnd w:id="40"/>
      <w:bookmarkEnd w:id="41"/>
    </w:p>
    <w:p w:rsidR="00812105" w:rsidRPr="00297E9F" w:rsidRDefault="00287C9A" w:rsidP="003C3B4F">
      <w:pPr>
        <w:pStyle w:val="Heading4"/>
        <w:keepNext/>
        <w:keepLines/>
      </w:pPr>
      <w:proofErr w:type="spellStart"/>
      <w:r w:rsidRPr="00297E9F">
        <w:t>SelectDataController</w:t>
      </w:r>
      <w:bookmarkStart w:id="42" w:name="_UserAccountController"/>
      <w:bookmarkEnd w:id="42"/>
      <w:proofErr w:type="spellEnd"/>
    </w:p>
    <w:p w:rsidR="00812105" w:rsidRDefault="00287C9A" w:rsidP="003C3B4F">
      <w:pPr>
        <w:keepNext/>
        <w:keepLines/>
        <w:spacing w:after="120" w:line="240" w:lineRule="auto"/>
      </w:pPr>
      <w:r>
        <w:t xml:space="preserve">This class is responsible for selecting the data files for processing. This class provides the backend for the </w:t>
      </w:r>
      <w:proofErr w:type="spellStart"/>
      <w:r>
        <w:rPr>
          <w:b/>
        </w:rPr>
        <w:t>SelectDataView</w:t>
      </w:r>
      <w:proofErr w:type="spellEnd"/>
      <w:r>
        <w:t xml:space="preserve">.  See Figure </w:t>
      </w:r>
      <w:r w:rsidR="00DE6FC9">
        <w:t>2.2</w:t>
      </w:r>
      <w:r>
        <w:t xml:space="preserve"> sequence diagram for this controller.</w:t>
      </w:r>
    </w:p>
    <w:p w:rsidR="00812105" w:rsidRDefault="00287C9A" w:rsidP="003C3B4F">
      <w:pPr>
        <w:keepNext/>
        <w:keepLines/>
        <w:spacing w:after="0" w:line="240" w:lineRule="auto"/>
        <w:rPr>
          <w:b/>
        </w:rPr>
      </w:pPr>
      <w:r>
        <w:rPr>
          <w:b/>
        </w:rPr>
        <w:t>&lt;&lt;Task&gt;&gt;</w:t>
      </w:r>
    </w:p>
    <w:p w:rsidR="00812105" w:rsidRDefault="00287C9A" w:rsidP="003C3B4F">
      <w:pPr>
        <w:keepNext/>
        <w:keepLines/>
        <w:spacing w:after="0" w:line="240" w:lineRule="auto"/>
        <w:ind w:firstLine="720"/>
        <w:rPr>
          <w:b/>
        </w:rPr>
      </w:pPr>
      <w:r>
        <w:rPr>
          <w:b/>
        </w:rPr>
        <w:t>Attributes:</w:t>
      </w:r>
    </w:p>
    <w:p w:rsidR="00812105" w:rsidRDefault="00287C9A" w:rsidP="003C3B4F">
      <w:pPr>
        <w:pStyle w:val="ListParagraph"/>
        <w:keepNext/>
        <w:keepLines/>
        <w:numPr>
          <w:ilvl w:val="0"/>
          <w:numId w:val="8"/>
        </w:numPr>
        <w:spacing w:after="0" w:line="240" w:lineRule="auto"/>
      </w:pPr>
      <w:r>
        <w:rPr>
          <w:b/>
        </w:rPr>
        <w:t>Private Collection&lt;</w:t>
      </w:r>
      <w:proofErr w:type="spellStart"/>
      <w:r>
        <w:rPr>
          <w:b/>
        </w:rPr>
        <w:t>int</w:t>
      </w:r>
      <w:proofErr w:type="spellEnd"/>
      <w:r>
        <w:rPr>
          <w:b/>
        </w:rPr>
        <w:t xml:space="preserve">, String&gt; </w:t>
      </w:r>
      <w:proofErr w:type="spellStart"/>
      <w:r>
        <w:t>DataFiles</w:t>
      </w:r>
      <w:proofErr w:type="spellEnd"/>
    </w:p>
    <w:p w:rsidR="00812105" w:rsidRDefault="00287C9A" w:rsidP="003C3B4F">
      <w:pPr>
        <w:pStyle w:val="ListParagraph"/>
        <w:keepNext/>
        <w:keepLines/>
        <w:numPr>
          <w:ilvl w:val="1"/>
          <w:numId w:val="8"/>
        </w:numPr>
        <w:spacing w:after="0" w:line="240" w:lineRule="auto"/>
      </w:pPr>
      <w:r>
        <w:t>Dictionary containing the paths to the data files and a unique id.</w:t>
      </w:r>
    </w:p>
    <w:p w:rsidR="00812105" w:rsidRDefault="00812105" w:rsidP="003C3B4F">
      <w:pPr>
        <w:pStyle w:val="ListParagraph"/>
        <w:keepNext/>
        <w:keepLines/>
        <w:spacing w:after="0" w:line="240" w:lineRule="auto"/>
        <w:ind w:left="2160"/>
      </w:pPr>
    </w:p>
    <w:p w:rsidR="00812105" w:rsidRDefault="00287C9A" w:rsidP="003C3B4F">
      <w:pPr>
        <w:pStyle w:val="ListParagraph"/>
        <w:keepNext/>
        <w:keepLines/>
        <w:numPr>
          <w:ilvl w:val="0"/>
          <w:numId w:val="8"/>
        </w:numPr>
        <w:spacing w:after="0" w:line="240" w:lineRule="auto"/>
      </w:pPr>
      <w:r>
        <w:rPr>
          <w:b/>
        </w:rPr>
        <w:t xml:space="preserve">Private String </w:t>
      </w:r>
      <w:proofErr w:type="spellStart"/>
      <w:r>
        <w:t>DirectoryPath</w:t>
      </w:r>
      <w:proofErr w:type="spellEnd"/>
    </w:p>
    <w:p w:rsidR="00812105" w:rsidRDefault="00287C9A" w:rsidP="003C3B4F">
      <w:pPr>
        <w:pStyle w:val="ListParagraph"/>
        <w:keepNext/>
        <w:keepLines/>
        <w:numPr>
          <w:ilvl w:val="1"/>
          <w:numId w:val="8"/>
        </w:numPr>
        <w:spacing w:after="0" w:line="240" w:lineRule="auto"/>
      </w:pPr>
      <w:r>
        <w:t>Path to the directory containing the data files to be processed.</w:t>
      </w:r>
    </w:p>
    <w:p w:rsidR="00812105" w:rsidRDefault="00812105" w:rsidP="003C3B4F">
      <w:pPr>
        <w:keepNext/>
        <w:keepLines/>
        <w:spacing w:after="0" w:line="240" w:lineRule="auto"/>
        <w:rPr>
          <w:b/>
        </w:rPr>
      </w:pPr>
    </w:p>
    <w:p w:rsidR="00812105" w:rsidRDefault="00287C9A" w:rsidP="003C3B4F">
      <w:pPr>
        <w:keepNext/>
        <w:keepLines/>
        <w:spacing w:after="0" w:line="240" w:lineRule="auto"/>
        <w:ind w:left="720"/>
        <w:rPr>
          <w:b/>
        </w:rPr>
      </w:pPr>
      <w:r>
        <w:rPr>
          <w:b/>
        </w:rPr>
        <w:t>Operations:</w:t>
      </w:r>
    </w:p>
    <w:p w:rsidR="00812105" w:rsidRDefault="00287C9A" w:rsidP="003C3B4F">
      <w:pPr>
        <w:pStyle w:val="ListParagraph"/>
        <w:keepNext/>
        <w:keepLines/>
        <w:numPr>
          <w:ilvl w:val="0"/>
          <w:numId w:val="7"/>
        </w:numPr>
        <w:spacing w:after="0" w:line="240" w:lineRule="auto"/>
      </w:pPr>
      <w:r>
        <w:t>Sets and gets for all attributes.</w:t>
      </w:r>
    </w:p>
    <w:p w:rsidR="00812105" w:rsidRDefault="00812105" w:rsidP="003C3B4F">
      <w:pPr>
        <w:keepNext/>
        <w:keepLines/>
        <w:spacing w:after="0" w:line="240" w:lineRule="auto"/>
        <w:ind w:left="720"/>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btnFolderBrowse</w:t>
      </w:r>
      <w:r>
        <w:t>Click</w:t>
      </w:r>
      <w:proofErr w:type="spellEnd"/>
      <w:r>
        <w:t>()</w:t>
      </w:r>
    </w:p>
    <w:p w:rsidR="00812105" w:rsidRDefault="00287C9A" w:rsidP="003C3B4F">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proofErr w:type="spellStart"/>
      <w:r>
        <w:t>DirectoryPath</w:t>
      </w:r>
      <w:proofErr w:type="spellEnd"/>
      <w:r>
        <w:t xml:space="preserve"> is set.</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3C3B4F">
      <w:pPr>
        <w:keepNext/>
        <w:keepLines/>
        <w:spacing w:after="0" w:line="240" w:lineRule="auto"/>
        <w:ind w:left="720"/>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DragAndDropFiles</w:t>
      </w:r>
      <w:proofErr w:type="spellEnd"/>
      <w:r>
        <w:t>()</w:t>
      </w:r>
    </w:p>
    <w:p w:rsidR="00812105" w:rsidRDefault="00287C9A" w:rsidP="003C3B4F">
      <w:pPr>
        <w:pStyle w:val="ListParagraph"/>
        <w:keepNext/>
        <w:keepLines/>
        <w:numPr>
          <w:ilvl w:val="1"/>
          <w:numId w:val="7"/>
        </w:numPr>
        <w:spacing w:after="0" w:line="240" w:lineRule="auto"/>
      </w:pPr>
      <w:r w:rsidRPr="005D09AF">
        <w:t xml:space="preserve">When the </w:t>
      </w:r>
      <w:r>
        <w:t>desired files are selected and dropped into the GUI window.</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3C3B4F">
      <w:pPr>
        <w:keepNext/>
        <w:keepLines/>
        <w:spacing w:after="0" w:line="240" w:lineRule="auto"/>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btnClearClick</w:t>
      </w:r>
      <w:proofErr w:type="spellEnd"/>
      <w:r>
        <w:t>()</w:t>
      </w:r>
    </w:p>
    <w:p w:rsidR="00812105" w:rsidRDefault="00287C9A" w:rsidP="003C3B4F">
      <w:pPr>
        <w:pStyle w:val="ListParagraph"/>
        <w:keepNext/>
        <w:keepLines/>
        <w:numPr>
          <w:ilvl w:val="1"/>
          <w:numId w:val="7"/>
        </w:numPr>
        <w:spacing w:after="0" w:line="240" w:lineRule="auto"/>
      </w:pPr>
      <w:r>
        <w:t>When the clear button is clicked any stored data and file path(s) will be removed.</w:t>
      </w:r>
    </w:p>
    <w:p w:rsidR="00812105" w:rsidRDefault="00287C9A" w:rsidP="003C3B4F">
      <w:pPr>
        <w:pStyle w:val="ListParagraph"/>
        <w:keepNext/>
        <w:keepLines/>
        <w:numPr>
          <w:ilvl w:val="2"/>
          <w:numId w:val="7"/>
        </w:numPr>
        <w:spacing w:after="0" w:line="240" w:lineRule="auto"/>
      </w:pPr>
      <w:proofErr w:type="spellStart"/>
      <w:r>
        <w:t>DirectoryPath</w:t>
      </w:r>
      <w:proofErr w:type="spellEnd"/>
      <w:r>
        <w:t xml:space="preserve"> variable reset</w:t>
      </w:r>
    </w:p>
    <w:p w:rsidR="00812105" w:rsidRDefault="00287C9A" w:rsidP="003C3B4F">
      <w:pPr>
        <w:pStyle w:val="ListParagraph"/>
        <w:keepNext/>
        <w:keepLines/>
        <w:numPr>
          <w:ilvl w:val="2"/>
          <w:numId w:val="7"/>
        </w:numPr>
        <w:spacing w:after="0" w:line="240" w:lineRule="auto"/>
      </w:pPr>
      <w:proofErr w:type="spellStart"/>
      <w:r>
        <w:t>DataFiles</w:t>
      </w:r>
      <w:proofErr w:type="spellEnd"/>
      <w:r>
        <w:t xml:space="preserve"> collection emptied</w:t>
      </w:r>
    </w:p>
    <w:p w:rsidR="00812105" w:rsidRDefault="00287C9A" w:rsidP="003C3B4F">
      <w:pPr>
        <w:pStyle w:val="ListParagraph"/>
        <w:keepNext/>
        <w:keepLines/>
        <w:numPr>
          <w:ilvl w:val="2"/>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3C3B4F">
      <w:pPr>
        <w:pStyle w:val="ListParagraph"/>
        <w:keepNext/>
        <w:keepLines/>
        <w:spacing w:after="0" w:line="240" w:lineRule="auto"/>
        <w:ind w:left="2520"/>
      </w:pPr>
    </w:p>
    <w:p w:rsidR="00812105" w:rsidRDefault="00287C9A" w:rsidP="003C3B4F">
      <w:pPr>
        <w:pStyle w:val="ListParagraph"/>
        <w:keepNext/>
        <w:keepLines/>
        <w:numPr>
          <w:ilvl w:val="0"/>
          <w:numId w:val="7"/>
        </w:numPr>
        <w:spacing w:after="0" w:line="240" w:lineRule="auto"/>
      </w:pPr>
      <w:r>
        <w:rPr>
          <w:b/>
        </w:rPr>
        <w:t xml:space="preserve">Private </w:t>
      </w:r>
      <w:proofErr w:type="spellStart"/>
      <w:r>
        <w:rPr>
          <w:b/>
        </w:rPr>
        <w:t>ActionResult</w:t>
      </w:r>
      <w:proofErr w:type="spellEnd"/>
      <w:r>
        <w:t xml:space="preserve"> </w:t>
      </w:r>
      <w:proofErr w:type="spellStart"/>
      <w:r>
        <w:t>btnNextClick</w:t>
      </w:r>
      <w:proofErr w:type="spellEnd"/>
      <w:r>
        <w:t>()</w:t>
      </w:r>
    </w:p>
    <w:p w:rsidR="00812105" w:rsidRDefault="00287C9A" w:rsidP="003C3B4F">
      <w:pPr>
        <w:pStyle w:val="ListParagraph"/>
        <w:keepNext/>
        <w:keepLines/>
        <w:numPr>
          <w:ilvl w:val="1"/>
          <w:numId w:val="7"/>
        </w:numPr>
        <w:spacing w:after="0" w:line="240" w:lineRule="auto"/>
      </w:pPr>
      <w:r>
        <w:t xml:space="preserve">When the next button is clicked the file locations of the files in the </w:t>
      </w:r>
      <w:proofErr w:type="spellStart"/>
      <w:r>
        <w:t>DirectoryPath</w:t>
      </w:r>
      <w:proofErr w:type="spellEnd"/>
      <w:r>
        <w:t xml:space="preserve"> are added to the </w:t>
      </w:r>
      <w:proofErr w:type="spellStart"/>
      <w:r>
        <w:t>DataFiles</w:t>
      </w:r>
      <w:proofErr w:type="spellEnd"/>
      <w:r>
        <w:t xml:space="preserve"> collection.</w:t>
      </w:r>
    </w:p>
    <w:p w:rsidR="00812105" w:rsidRDefault="00287C9A" w:rsidP="003C3B4F">
      <w:pPr>
        <w:pStyle w:val="ListParagraph"/>
        <w:keepNext/>
        <w:keepLines/>
        <w:numPr>
          <w:ilvl w:val="1"/>
          <w:numId w:val="7"/>
        </w:numPr>
        <w:spacing w:after="0" w:line="240" w:lineRule="auto"/>
      </w:pPr>
      <w:r>
        <w:t xml:space="preserve">The </w:t>
      </w:r>
      <w:proofErr w:type="spellStart"/>
      <w:r>
        <w:t>DataFiles</w:t>
      </w:r>
      <w:proofErr w:type="spellEnd"/>
      <w:r>
        <w:t xml:space="preserve"> collection is passed to the </w:t>
      </w:r>
      <w:proofErr w:type="spellStart"/>
      <w:r w:rsidRPr="0084672C">
        <w:rPr>
          <w:b/>
        </w:rPr>
        <w:t>SelectActivityController</w:t>
      </w:r>
      <w:proofErr w:type="spellEnd"/>
      <w:r w:rsidRPr="0084672C">
        <w:rPr>
          <w:b/>
        </w:rPr>
        <w:t>.</w:t>
      </w:r>
    </w:p>
    <w:p w:rsidR="00812105" w:rsidRDefault="00812105" w:rsidP="003C3B4F">
      <w:pPr>
        <w:pStyle w:val="ListParagraph"/>
        <w:keepNext/>
        <w:keepLines/>
        <w:spacing w:after="0" w:line="240" w:lineRule="auto"/>
        <w:ind w:left="2520"/>
      </w:pPr>
    </w:p>
    <w:p w:rsidR="00812105" w:rsidRDefault="00287C9A" w:rsidP="003C3B4F">
      <w:pPr>
        <w:pStyle w:val="Heading4"/>
        <w:keepNext/>
        <w:keepLines/>
      </w:pPr>
      <w:bookmarkStart w:id="43" w:name="_UserHomeController"/>
      <w:bookmarkStart w:id="44" w:name="_Toc435182017"/>
      <w:bookmarkEnd w:id="43"/>
      <w:proofErr w:type="spellStart"/>
      <w:r>
        <w:t>SelectActivity</w:t>
      </w:r>
      <w:r w:rsidRPr="00896712">
        <w:t>Controller</w:t>
      </w:r>
      <w:bookmarkEnd w:id="44"/>
      <w:proofErr w:type="spellEnd"/>
    </w:p>
    <w:p w:rsidR="00812105" w:rsidRDefault="00287C9A" w:rsidP="003C3B4F">
      <w:pPr>
        <w:keepNext/>
        <w:keepLines/>
        <w:spacing w:after="0" w:line="240" w:lineRule="auto"/>
      </w:pPr>
      <w:r>
        <w:lastRenderedPageBreak/>
        <w:t xml:space="preserve">This class is responsible for assigning an activity to a date and time portion of a data file.  This class provides the backend for the </w:t>
      </w:r>
      <w:proofErr w:type="spellStart"/>
      <w:r>
        <w:rPr>
          <w:b/>
        </w:rPr>
        <w:t>SelectActivityView</w:t>
      </w:r>
      <w:proofErr w:type="spellEnd"/>
      <w:r>
        <w:t xml:space="preserve">.  See Figure </w:t>
      </w:r>
      <w:r w:rsidR="00DE6FC9">
        <w:t xml:space="preserve">2.2 </w:t>
      </w:r>
      <w:r>
        <w:t>sequence diagram for this controller.</w:t>
      </w:r>
    </w:p>
    <w:p w:rsidR="00812105" w:rsidRDefault="00812105" w:rsidP="003C3B4F">
      <w:pPr>
        <w:keepNext/>
        <w:keepLines/>
        <w:spacing w:after="0" w:line="240" w:lineRule="auto"/>
      </w:pPr>
    </w:p>
    <w:p w:rsidR="00812105" w:rsidRDefault="00287C9A" w:rsidP="003C3B4F">
      <w:pPr>
        <w:keepNext/>
        <w:keepLines/>
        <w:spacing w:after="0" w:line="240" w:lineRule="auto"/>
        <w:rPr>
          <w:b/>
        </w:rPr>
      </w:pPr>
      <w:r>
        <w:rPr>
          <w:b/>
        </w:rPr>
        <w:t>&lt;&lt;Task&gt;&gt;</w:t>
      </w:r>
    </w:p>
    <w:p w:rsidR="00812105" w:rsidRDefault="00287C9A" w:rsidP="003C3B4F">
      <w:pPr>
        <w:keepNext/>
        <w:keepLines/>
        <w:spacing w:after="0" w:line="240" w:lineRule="auto"/>
        <w:ind w:firstLine="720"/>
        <w:rPr>
          <w:b/>
        </w:rPr>
      </w:pPr>
      <w:r>
        <w:rPr>
          <w:b/>
        </w:rPr>
        <w:t>Attributes:</w:t>
      </w:r>
    </w:p>
    <w:p w:rsidR="00812105" w:rsidRDefault="00287C9A" w:rsidP="003C3B4F">
      <w:pPr>
        <w:pStyle w:val="ListParagraph"/>
        <w:keepNext/>
        <w:keepLines/>
        <w:numPr>
          <w:ilvl w:val="0"/>
          <w:numId w:val="8"/>
        </w:numPr>
        <w:spacing w:after="0" w:line="240" w:lineRule="auto"/>
        <w:rPr>
          <w:b/>
        </w:rPr>
      </w:pPr>
      <w:r>
        <w:rPr>
          <w:b/>
        </w:rPr>
        <w:t xml:space="preserve">Private Collection&lt;Activity&gt; </w:t>
      </w:r>
      <w:r>
        <w:t>Activities</w:t>
      </w:r>
    </w:p>
    <w:p w:rsidR="00812105" w:rsidRDefault="00287C9A" w:rsidP="003C3B4F">
      <w:pPr>
        <w:pStyle w:val="ListParagraph"/>
        <w:keepNext/>
        <w:keepLines/>
        <w:numPr>
          <w:ilvl w:val="1"/>
          <w:numId w:val="8"/>
        </w:numPr>
        <w:spacing w:after="0" w:line="240" w:lineRule="auto"/>
        <w:rPr>
          <w:b/>
        </w:rPr>
      </w:pPr>
      <w:proofErr w:type="gramStart"/>
      <w:r>
        <w:t>Activities is</w:t>
      </w:r>
      <w:proofErr w:type="gramEnd"/>
      <w:r>
        <w:t xml:space="preserve"> a collection used to hold all </w:t>
      </w:r>
      <w:r>
        <w:rPr>
          <w:b/>
        </w:rPr>
        <w:t xml:space="preserve">Activity </w:t>
      </w:r>
      <w:r>
        <w:t xml:space="preserve">objects. </w:t>
      </w:r>
    </w:p>
    <w:p w:rsidR="00812105" w:rsidRDefault="00812105" w:rsidP="003C3B4F">
      <w:pPr>
        <w:keepNext/>
        <w:keepLines/>
        <w:spacing w:after="0" w:line="240" w:lineRule="auto"/>
        <w:rPr>
          <w:b/>
        </w:rPr>
      </w:pPr>
    </w:p>
    <w:p w:rsidR="00812105" w:rsidRDefault="00287C9A" w:rsidP="003C3B4F">
      <w:pPr>
        <w:keepNext/>
        <w:keepLines/>
        <w:spacing w:after="0" w:line="240" w:lineRule="auto"/>
        <w:ind w:left="720"/>
        <w:rPr>
          <w:b/>
        </w:rPr>
      </w:pPr>
      <w:r>
        <w:rPr>
          <w:b/>
        </w:rPr>
        <w:t>Operations:</w:t>
      </w:r>
    </w:p>
    <w:p w:rsidR="00812105" w:rsidRDefault="00287C9A" w:rsidP="003C3B4F">
      <w:pPr>
        <w:pStyle w:val="ListParagraph"/>
        <w:keepNext/>
        <w:keepLines/>
        <w:numPr>
          <w:ilvl w:val="0"/>
          <w:numId w:val="7"/>
        </w:numPr>
        <w:spacing w:after="0" w:line="240" w:lineRule="auto"/>
      </w:pPr>
      <w:r>
        <w:t>Sets and gets for all attributes.</w:t>
      </w:r>
    </w:p>
    <w:p w:rsidR="00812105" w:rsidRDefault="00812105" w:rsidP="003C3B4F">
      <w:pPr>
        <w:keepNext/>
        <w:keepLines/>
        <w:spacing w:after="0" w:line="240" w:lineRule="auto"/>
        <w:ind w:left="720"/>
        <w:rPr>
          <w:b/>
        </w:rPr>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SelectFile</w:t>
      </w:r>
      <w:proofErr w:type="spellEnd"/>
      <w:r>
        <w:t>()</w:t>
      </w:r>
    </w:p>
    <w:p w:rsidR="00812105" w:rsidRDefault="00287C9A" w:rsidP="003C3B4F">
      <w:pPr>
        <w:pStyle w:val="ListParagraph"/>
        <w:keepNext/>
        <w:keepLines/>
        <w:numPr>
          <w:ilvl w:val="1"/>
          <w:numId w:val="7"/>
        </w:numPr>
        <w:spacing w:after="0" w:line="240" w:lineRule="auto"/>
      </w:pPr>
      <w:r>
        <w:t>A data file is selected (id).</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3C3B4F">
      <w:pPr>
        <w:keepNext/>
        <w:keepLines/>
        <w:spacing w:after="0" w:line="240" w:lineRule="auto"/>
        <w:ind w:left="720"/>
        <w:rPr>
          <w:b/>
        </w:rPr>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SelectActivity</w:t>
      </w:r>
      <w:proofErr w:type="spellEnd"/>
      <w:r>
        <w:t>()</w:t>
      </w:r>
    </w:p>
    <w:p w:rsidR="00812105" w:rsidRDefault="00287C9A" w:rsidP="003C3B4F">
      <w:pPr>
        <w:pStyle w:val="ListParagraph"/>
        <w:keepNext/>
        <w:keepLines/>
        <w:numPr>
          <w:ilvl w:val="1"/>
          <w:numId w:val="7"/>
        </w:numPr>
        <w:spacing w:after="0" w:line="240" w:lineRule="auto"/>
      </w:pPr>
      <w:r>
        <w:t>An activity is selected.</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3C3B4F">
      <w:pPr>
        <w:keepNext/>
        <w:keepLines/>
        <w:spacing w:after="0" w:line="240" w:lineRule="auto"/>
        <w:ind w:left="720"/>
        <w:rPr>
          <w:b/>
        </w:rPr>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AddDateRange</w:t>
      </w:r>
      <w:proofErr w:type="spellEnd"/>
      <w:r>
        <w:t>()</w:t>
      </w:r>
    </w:p>
    <w:p w:rsidR="00812105" w:rsidRDefault="00287C9A" w:rsidP="003C3B4F">
      <w:pPr>
        <w:pStyle w:val="ListParagraph"/>
        <w:keepNext/>
        <w:keepLines/>
        <w:numPr>
          <w:ilvl w:val="1"/>
          <w:numId w:val="7"/>
        </w:numPr>
        <w:spacing w:after="0" w:line="240" w:lineRule="auto"/>
      </w:pPr>
      <w:r>
        <w:t>A date and time range is selected.</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3C3B4F">
      <w:pPr>
        <w:keepNext/>
        <w:keepLines/>
        <w:spacing w:after="0" w:line="240" w:lineRule="auto"/>
        <w:ind w:left="720"/>
        <w:rPr>
          <w:b/>
        </w:rPr>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AddActivity</w:t>
      </w:r>
      <w:proofErr w:type="spellEnd"/>
      <w:r>
        <w:t>()</w:t>
      </w:r>
    </w:p>
    <w:p w:rsidR="00812105" w:rsidRDefault="00287C9A" w:rsidP="003C3B4F">
      <w:pPr>
        <w:pStyle w:val="ListParagraph"/>
        <w:keepNext/>
        <w:keepLines/>
        <w:numPr>
          <w:ilvl w:val="1"/>
          <w:numId w:val="7"/>
        </w:numPr>
        <w:spacing w:after="0" w:line="240" w:lineRule="auto"/>
      </w:pPr>
      <w:r>
        <w:t>An activity object is created and assigned the values from the selections</w:t>
      </w:r>
    </w:p>
    <w:p w:rsidR="00812105" w:rsidRDefault="00287C9A" w:rsidP="003C3B4F">
      <w:pPr>
        <w:pStyle w:val="ListParagraph"/>
        <w:keepNext/>
        <w:keepLines/>
        <w:numPr>
          <w:ilvl w:val="2"/>
          <w:numId w:val="7"/>
        </w:numPr>
        <w:spacing w:after="0" w:line="240" w:lineRule="auto"/>
      </w:pPr>
      <w:r>
        <w:t>File id</w:t>
      </w:r>
    </w:p>
    <w:p w:rsidR="00812105" w:rsidRDefault="00287C9A" w:rsidP="003C3B4F">
      <w:pPr>
        <w:pStyle w:val="ListParagraph"/>
        <w:keepNext/>
        <w:keepLines/>
        <w:numPr>
          <w:ilvl w:val="2"/>
          <w:numId w:val="7"/>
        </w:numPr>
        <w:spacing w:after="0" w:line="240" w:lineRule="auto"/>
      </w:pPr>
      <w:r>
        <w:t>Activity</w:t>
      </w:r>
    </w:p>
    <w:p w:rsidR="00812105" w:rsidRDefault="00287C9A" w:rsidP="003C3B4F">
      <w:pPr>
        <w:pStyle w:val="ListParagraph"/>
        <w:keepNext/>
        <w:keepLines/>
        <w:numPr>
          <w:ilvl w:val="2"/>
          <w:numId w:val="7"/>
        </w:numPr>
        <w:spacing w:after="0" w:line="240" w:lineRule="auto"/>
      </w:pPr>
      <w:r>
        <w:t>Date time range</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3C3B4F">
      <w:pPr>
        <w:pStyle w:val="ListParagraph"/>
        <w:keepNext/>
        <w:keepLines/>
        <w:spacing w:after="0" w:line="240" w:lineRule="auto"/>
        <w:ind w:left="2520"/>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ProcessData</w:t>
      </w:r>
      <w:proofErr w:type="spellEnd"/>
      <w:r>
        <w:t>()</w:t>
      </w:r>
    </w:p>
    <w:p w:rsidR="00812105" w:rsidRDefault="00287C9A" w:rsidP="003C3B4F">
      <w:pPr>
        <w:pStyle w:val="ListParagraph"/>
        <w:keepNext/>
        <w:keepLines/>
        <w:numPr>
          <w:ilvl w:val="1"/>
          <w:numId w:val="7"/>
        </w:numPr>
        <w:spacing w:after="0" w:line="240" w:lineRule="auto"/>
      </w:pPr>
      <w:r>
        <w:t>Iterates through the data files.</w:t>
      </w:r>
    </w:p>
    <w:p w:rsidR="00812105" w:rsidRDefault="00287C9A" w:rsidP="003C3B4F">
      <w:pPr>
        <w:pStyle w:val="ListParagraph"/>
        <w:keepNext/>
        <w:keepLines/>
        <w:numPr>
          <w:ilvl w:val="2"/>
          <w:numId w:val="7"/>
        </w:numPr>
        <w:spacing w:after="0" w:line="240" w:lineRule="auto"/>
      </w:pPr>
      <w:r>
        <w:t>Calls the Validate method to validate each data file</w:t>
      </w:r>
    </w:p>
    <w:p w:rsidR="00812105" w:rsidRDefault="00287C9A" w:rsidP="003C3B4F">
      <w:pPr>
        <w:pStyle w:val="ListParagraph"/>
        <w:keepNext/>
        <w:keepLines/>
        <w:numPr>
          <w:ilvl w:val="3"/>
          <w:numId w:val="7"/>
        </w:numPr>
        <w:spacing w:after="0" w:line="240" w:lineRule="auto"/>
      </w:pPr>
      <w:r>
        <w:t>If a file is invalid it is not process and any associated activates are dropped.</w:t>
      </w:r>
    </w:p>
    <w:p w:rsidR="00812105" w:rsidRDefault="00287C9A" w:rsidP="003C3B4F">
      <w:pPr>
        <w:pStyle w:val="ListParagraph"/>
        <w:keepNext/>
        <w:keepLines/>
        <w:numPr>
          <w:ilvl w:val="3"/>
          <w:numId w:val="7"/>
        </w:numPr>
        <w:spacing w:after="0" w:line="240" w:lineRule="auto"/>
      </w:pPr>
      <w:r>
        <w:t xml:space="preserve">If a file is valid the </w:t>
      </w:r>
      <w:proofErr w:type="spellStart"/>
      <w:r>
        <w:t>UploadDataFile</w:t>
      </w:r>
      <w:proofErr w:type="spellEnd"/>
      <w:r>
        <w:t xml:space="preserve"> method is called and passed the data file object</w:t>
      </w:r>
    </w:p>
    <w:p w:rsidR="00812105" w:rsidRDefault="00287C9A" w:rsidP="003C3B4F">
      <w:pPr>
        <w:pStyle w:val="ListParagraph"/>
        <w:keepNext/>
        <w:keepLines/>
        <w:numPr>
          <w:ilvl w:val="4"/>
          <w:numId w:val="7"/>
        </w:numPr>
        <w:spacing w:after="0" w:line="240" w:lineRule="auto"/>
      </w:pPr>
      <w:r>
        <w:t xml:space="preserve">Any </w:t>
      </w:r>
      <w:proofErr w:type="gramStart"/>
      <w:r>
        <w:t>activities associated with the data file is</w:t>
      </w:r>
      <w:proofErr w:type="gramEnd"/>
      <w:r>
        <w:t xml:space="preserve"> uploaded via the </w:t>
      </w:r>
      <w:proofErr w:type="spellStart"/>
      <w:r>
        <w:t>UploadDataActivity</w:t>
      </w:r>
      <w:proofErr w:type="spellEnd"/>
      <w:r>
        <w:t xml:space="preserve"> method.</w:t>
      </w:r>
    </w:p>
    <w:p w:rsidR="00812105" w:rsidRDefault="00287C9A" w:rsidP="003C3B4F">
      <w:pPr>
        <w:pStyle w:val="ListParagraph"/>
        <w:keepNext/>
        <w:keepLines/>
        <w:numPr>
          <w:ilvl w:val="1"/>
          <w:numId w:val="7"/>
        </w:numPr>
        <w:spacing w:after="0" w:line="240" w:lineRule="auto"/>
      </w:pPr>
      <w:r>
        <w:t xml:space="preserve">When processing is complete the results will be returned to the </w:t>
      </w:r>
      <w:proofErr w:type="spellStart"/>
      <w:r>
        <w:rPr>
          <w:b/>
        </w:rPr>
        <w:t>SelectActivityView</w:t>
      </w:r>
      <w:proofErr w:type="spellEnd"/>
    </w:p>
    <w:p w:rsidR="00812105" w:rsidRDefault="00812105" w:rsidP="003C3B4F">
      <w:pPr>
        <w:keepNext/>
        <w:keepLines/>
        <w:spacing w:after="0" w:line="240" w:lineRule="auto"/>
      </w:pPr>
    </w:p>
    <w:p w:rsidR="00812105" w:rsidRDefault="00812105" w:rsidP="003C3B4F">
      <w:pPr>
        <w:pStyle w:val="ListParagraph"/>
        <w:keepNext/>
        <w:keepLines/>
        <w:spacing w:after="0" w:line="240" w:lineRule="auto"/>
        <w:ind w:left="3960"/>
      </w:pPr>
    </w:p>
    <w:p w:rsidR="00812105" w:rsidRDefault="00287C9A" w:rsidP="003C3B4F">
      <w:pPr>
        <w:pStyle w:val="ListParagraph"/>
        <w:keepNext/>
        <w:keepLines/>
        <w:numPr>
          <w:ilvl w:val="0"/>
          <w:numId w:val="7"/>
        </w:numPr>
        <w:spacing w:after="0" w:line="240" w:lineRule="auto"/>
      </w:pPr>
      <w:r>
        <w:rPr>
          <w:b/>
        </w:rPr>
        <w:lastRenderedPageBreak/>
        <w:t xml:space="preserve">Public </w:t>
      </w:r>
      <w:proofErr w:type="spellStart"/>
      <w:r>
        <w:rPr>
          <w:b/>
        </w:rPr>
        <w:t>ActionResult</w:t>
      </w:r>
      <w:proofErr w:type="spellEnd"/>
      <w:r>
        <w:t xml:space="preserve"> Validate(</w:t>
      </w:r>
      <w:r>
        <w:rPr>
          <w:b/>
        </w:rPr>
        <w:t>File file</w:t>
      </w:r>
      <w:r>
        <w:t>)</w:t>
      </w:r>
    </w:p>
    <w:p w:rsidR="00812105" w:rsidRDefault="00287C9A" w:rsidP="003C3B4F">
      <w:pPr>
        <w:pStyle w:val="ListParagraph"/>
        <w:keepNext/>
        <w:keepLines/>
        <w:numPr>
          <w:ilvl w:val="1"/>
          <w:numId w:val="7"/>
        </w:numPr>
        <w:spacing w:after="0" w:line="240" w:lineRule="auto"/>
      </w:pPr>
      <w:r>
        <w:t>Returns if the file is valid or invalid.</w:t>
      </w:r>
    </w:p>
    <w:p w:rsidR="00812105" w:rsidRDefault="00812105" w:rsidP="003C3B4F">
      <w:pPr>
        <w:keepNext/>
        <w:keepLines/>
        <w:spacing w:after="0" w:line="240" w:lineRule="auto"/>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UploadDataFile</w:t>
      </w:r>
      <w:proofErr w:type="spellEnd"/>
      <w:r>
        <w:t>(</w:t>
      </w:r>
      <w:r>
        <w:rPr>
          <w:b/>
        </w:rPr>
        <w:t>File file</w:t>
      </w:r>
      <w:r>
        <w:t>)</w:t>
      </w:r>
    </w:p>
    <w:p w:rsidR="00812105" w:rsidRDefault="00287C9A" w:rsidP="003C3B4F">
      <w:pPr>
        <w:pStyle w:val="ListParagraph"/>
        <w:keepNext/>
        <w:keepLines/>
        <w:numPr>
          <w:ilvl w:val="1"/>
          <w:numId w:val="7"/>
        </w:numPr>
        <w:spacing w:after="0" w:line="240" w:lineRule="auto"/>
      </w:pPr>
      <w:r>
        <w:t>This method uploads the data file into the database.</w:t>
      </w:r>
    </w:p>
    <w:p w:rsidR="00812105" w:rsidRDefault="00287C9A" w:rsidP="003C3B4F">
      <w:pPr>
        <w:pStyle w:val="ListParagraph"/>
        <w:keepNext/>
        <w:keepLines/>
        <w:spacing w:after="0" w:line="240" w:lineRule="auto"/>
        <w:ind w:left="2520"/>
      </w:pPr>
      <w:r>
        <w:t xml:space="preserve"> </w:t>
      </w: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UploadActivity</w:t>
      </w:r>
      <w:proofErr w:type="spellEnd"/>
      <w:r>
        <w:t>(</w:t>
      </w:r>
      <w:r>
        <w:rPr>
          <w:b/>
        </w:rPr>
        <w:t>Activity activity</w:t>
      </w:r>
      <w:r>
        <w:t>)</w:t>
      </w:r>
    </w:p>
    <w:p w:rsidR="00812105" w:rsidRDefault="00287C9A" w:rsidP="003C3B4F">
      <w:pPr>
        <w:pStyle w:val="ListParagraph"/>
        <w:keepNext/>
        <w:keepLines/>
        <w:numPr>
          <w:ilvl w:val="1"/>
          <w:numId w:val="7"/>
        </w:numPr>
        <w:spacing w:after="0" w:line="240" w:lineRule="auto"/>
      </w:pPr>
      <w:r>
        <w:t>This method uploads the activity into the database.</w:t>
      </w:r>
    </w:p>
    <w:p w:rsidR="003A2D87" w:rsidRDefault="003A2D87" w:rsidP="003C3B4F">
      <w:pPr>
        <w:keepNext/>
        <w:keepLines/>
        <w:spacing w:after="0" w:line="240" w:lineRule="auto"/>
      </w:pPr>
    </w:p>
    <w:p w:rsidR="00E4479B" w:rsidRDefault="00E4479B" w:rsidP="003C3B4F">
      <w:pPr>
        <w:pStyle w:val="Heading4"/>
        <w:keepNext/>
        <w:keepLines/>
      </w:pPr>
      <w:bookmarkStart w:id="45" w:name="_Toc436013596"/>
      <w:proofErr w:type="spellStart"/>
      <w:r>
        <w:t>Account</w:t>
      </w:r>
      <w:r w:rsidRPr="00896712">
        <w:t>Controller</w:t>
      </w:r>
      <w:proofErr w:type="spellEnd"/>
    </w:p>
    <w:p w:rsidR="00E4479B" w:rsidRDefault="00E4479B" w:rsidP="003C3B4F">
      <w:pPr>
        <w:keepNext/>
        <w:keepLines/>
        <w:spacing w:after="0" w:line="240" w:lineRule="auto"/>
      </w:pPr>
      <w:r>
        <w:t xml:space="preserve">This class is responsible for user accounts. This class provides the backend for the </w:t>
      </w:r>
      <w:proofErr w:type="spellStart"/>
      <w:r w:rsidRPr="009C1DA1">
        <w:rPr>
          <w:b/>
        </w:rPr>
        <w:t>AccountView</w:t>
      </w:r>
      <w:proofErr w:type="spellEnd"/>
      <w:r>
        <w:t>.</w:t>
      </w:r>
    </w:p>
    <w:p w:rsidR="00E4479B" w:rsidRDefault="00E4479B" w:rsidP="003C3B4F">
      <w:pPr>
        <w:keepNext/>
        <w:keepLines/>
        <w:spacing w:after="0" w:line="240" w:lineRule="auto"/>
      </w:pPr>
    </w:p>
    <w:p w:rsidR="00E4479B" w:rsidRDefault="00E4479B" w:rsidP="003C3B4F">
      <w:pPr>
        <w:keepNext/>
        <w:keepLines/>
        <w:spacing w:after="0" w:line="240" w:lineRule="auto"/>
        <w:rPr>
          <w:b/>
        </w:rPr>
      </w:pPr>
      <w:r>
        <w:rPr>
          <w:b/>
        </w:rPr>
        <w:t>&lt;&lt;Task&gt;&gt;</w:t>
      </w:r>
    </w:p>
    <w:p w:rsidR="00E4479B" w:rsidRDefault="00E4479B" w:rsidP="003C3B4F">
      <w:pPr>
        <w:keepNext/>
        <w:keepLines/>
        <w:spacing w:after="0" w:line="240" w:lineRule="auto"/>
        <w:ind w:left="720"/>
        <w:rPr>
          <w:b/>
        </w:rPr>
      </w:pPr>
      <w:r>
        <w:rPr>
          <w:b/>
        </w:rPr>
        <w:t>Operations:</w:t>
      </w:r>
    </w:p>
    <w:p w:rsidR="00E4479B" w:rsidRDefault="00E4479B" w:rsidP="003C3B4F">
      <w:pPr>
        <w:pStyle w:val="ListParagraph"/>
        <w:keepNext/>
        <w:keepLines/>
        <w:numPr>
          <w:ilvl w:val="0"/>
          <w:numId w:val="7"/>
        </w:numPr>
        <w:spacing w:after="0" w:line="240" w:lineRule="auto"/>
      </w:pPr>
      <w:r w:rsidRPr="000A600B">
        <w:rPr>
          <w:b/>
        </w:rPr>
        <w:t xml:space="preserve">Public </w:t>
      </w:r>
      <w:proofErr w:type="spellStart"/>
      <w:r w:rsidRPr="000A600B">
        <w:rPr>
          <w:b/>
        </w:rPr>
        <w:t>ActionResult</w:t>
      </w:r>
      <w:proofErr w:type="spellEnd"/>
      <w:r>
        <w:t xml:space="preserve"> Login(</w:t>
      </w:r>
      <w:proofErr w:type="spellStart"/>
      <w:r>
        <w:t>LoginViewModel</w:t>
      </w:r>
      <w:proofErr w:type="spellEnd"/>
      <w:r>
        <w:t xml:space="preserve"> model, String </w:t>
      </w:r>
      <w:proofErr w:type="spellStart"/>
      <w:r>
        <w:t>returnURL</w:t>
      </w:r>
      <w:proofErr w:type="spellEnd"/>
      <w:r>
        <w:t>)</w:t>
      </w:r>
    </w:p>
    <w:p w:rsidR="00E4479B" w:rsidRDefault="00E4479B" w:rsidP="003C3B4F">
      <w:pPr>
        <w:pStyle w:val="ListParagraph"/>
        <w:keepNext/>
        <w:keepLines/>
        <w:numPr>
          <w:ilvl w:val="1"/>
          <w:numId w:val="7"/>
        </w:numPr>
        <w:spacing w:after="0" w:line="240" w:lineRule="auto"/>
      </w:pPr>
      <w:r>
        <w:t>Finds the user by name (username).</w:t>
      </w:r>
    </w:p>
    <w:p w:rsidR="00E4479B" w:rsidRDefault="00E4479B" w:rsidP="003C3B4F">
      <w:pPr>
        <w:pStyle w:val="ListParagraph"/>
        <w:keepNext/>
        <w:keepLines/>
        <w:numPr>
          <w:ilvl w:val="1"/>
          <w:numId w:val="7"/>
        </w:numPr>
        <w:spacing w:after="0" w:line="240" w:lineRule="auto"/>
      </w:pPr>
      <w:r>
        <w:t>Calls the sign in manager to sign in by password.</w:t>
      </w:r>
    </w:p>
    <w:p w:rsidR="00E4479B" w:rsidRDefault="00E4479B" w:rsidP="003C3B4F">
      <w:pPr>
        <w:pStyle w:val="ListParagraph"/>
        <w:keepNext/>
        <w:keepLines/>
        <w:numPr>
          <w:ilvl w:val="1"/>
          <w:numId w:val="7"/>
        </w:numPr>
        <w:spacing w:after="0" w:line="240" w:lineRule="auto"/>
      </w:pPr>
      <w:r>
        <w:t xml:space="preserve">Returns the </w:t>
      </w:r>
      <w:proofErr w:type="spellStart"/>
      <w:r>
        <w:t>returnURL</w:t>
      </w:r>
      <w:proofErr w:type="spellEnd"/>
      <w:r>
        <w:t>.</w:t>
      </w:r>
    </w:p>
    <w:p w:rsidR="00E4479B" w:rsidRDefault="00E4479B" w:rsidP="003C3B4F">
      <w:pPr>
        <w:keepNext/>
        <w:keepLines/>
        <w:spacing w:after="0" w:line="240" w:lineRule="auto"/>
        <w:ind w:left="720"/>
        <w:rPr>
          <w:b/>
        </w:rPr>
      </w:pPr>
    </w:p>
    <w:p w:rsidR="00E4479B" w:rsidRDefault="00E4479B"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Logoff()</w:t>
      </w:r>
    </w:p>
    <w:p w:rsidR="00E4479B" w:rsidRDefault="00E4479B" w:rsidP="003C3B4F">
      <w:pPr>
        <w:pStyle w:val="ListParagraph"/>
        <w:keepNext/>
        <w:keepLines/>
        <w:numPr>
          <w:ilvl w:val="1"/>
          <w:numId w:val="7"/>
        </w:numPr>
        <w:spacing w:after="0" w:line="240" w:lineRule="auto"/>
      </w:pPr>
      <w:r>
        <w:t>Calls the form authentication’s sign out procedure.</w:t>
      </w:r>
    </w:p>
    <w:p w:rsidR="00E4479B" w:rsidRDefault="00E4479B" w:rsidP="003C3B4F">
      <w:pPr>
        <w:keepNext/>
        <w:keepLines/>
        <w:spacing w:after="0" w:line="240" w:lineRule="auto"/>
      </w:pPr>
    </w:p>
    <w:p w:rsidR="00E4479B" w:rsidRDefault="00E4479B" w:rsidP="003C3B4F">
      <w:pPr>
        <w:pStyle w:val="ListParagraph"/>
        <w:keepNext/>
        <w:keepLines/>
        <w:numPr>
          <w:ilvl w:val="0"/>
          <w:numId w:val="7"/>
        </w:numPr>
        <w:spacing w:after="0" w:line="240" w:lineRule="auto"/>
      </w:pPr>
      <w:r w:rsidRPr="000A600B">
        <w:rPr>
          <w:b/>
        </w:rPr>
        <w:t xml:space="preserve">Public </w:t>
      </w:r>
      <w:r>
        <w:rPr>
          <w:b/>
        </w:rPr>
        <w:t>Task&lt;</w:t>
      </w:r>
      <w:proofErr w:type="spellStart"/>
      <w:r w:rsidRPr="000A600B">
        <w:rPr>
          <w:b/>
        </w:rPr>
        <w:t>ActionResult</w:t>
      </w:r>
      <w:proofErr w:type="spellEnd"/>
      <w:r>
        <w:rPr>
          <w:b/>
        </w:rPr>
        <w:t>&gt;</w:t>
      </w:r>
      <w:r>
        <w:t xml:space="preserve"> Register(</w:t>
      </w:r>
      <w:proofErr w:type="spellStart"/>
      <w:r>
        <w:t>RegisterVIewModel</w:t>
      </w:r>
      <w:proofErr w:type="spellEnd"/>
      <w:r>
        <w:t xml:space="preserve"> model)</w:t>
      </w:r>
    </w:p>
    <w:p w:rsidR="00E4479B" w:rsidRDefault="00E4479B" w:rsidP="003C3B4F">
      <w:pPr>
        <w:pStyle w:val="ListParagraph"/>
        <w:keepNext/>
        <w:keepLines/>
        <w:numPr>
          <w:ilvl w:val="1"/>
          <w:numId w:val="7"/>
        </w:numPr>
        <w:spacing w:after="0" w:line="240" w:lineRule="auto"/>
      </w:pPr>
      <w:r>
        <w:t>Calls user manager’s create</w:t>
      </w:r>
    </w:p>
    <w:p w:rsidR="00E4479B" w:rsidRDefault="00E4479B" w:rsidP="003C3B4F">
      <w:pPr>
        <w:pStyle w:val="ListParagraph"/>
        <w:keepNext/>
        <w:keepLines/>
        <w:numPr>
          <w:ilvl w:val="1"/>
          <w:numId w:val="7"/>
        </w:numPr>
        <w:spacing w:after="0" w:line="240" w:lineRule="auto"/>
      </w:pPr>
      <w:r>
        <w:t>Returns success</w:t>
      </w:r>
    </w:p>
    <w:bookmarkEnd w:id="45"/>
    <w:p w:rsidR="00E75173" w:rsidRDefault="00E75173" w:rsidP="003C3B4F">
      <w:pPr>
        <w:keepNext/>
        <w:keepLines/>
        <w:spacing w:after="0" w:line="240" w:lineRule="auto"/>
      </w:pPr>
    </w:p>
    <w:p w:rsidR="003A2D87" w:rsidRPr="004D327B" w:rsidRDefault="003A2D87" w:rsidP="003C3B4F">
      <w:pPr>
        <w:pStyle w:val="Heading4"/>
        <w:keepNext/>
        <w:keepLines/>
      </w:pPr>
      <w:bookmarkStart w:id="46" w:name="_Toc435695128"/>
      <w:proofErr w:type="spellStart"/>
      <w:r>
        <w:t>AdminHome</w:t>
      </w:r>
      <w:r w:rsidRPr="004D327B">
        <w:t>Controller</w:t>
      </w:r>
      <w:bookmarkEnd w:id="46"/>
      <w:proofErr w:type="spellEnd"/>
    </w:p>
    <w:p w:rsidR="003A2D87" w:rsidRDefault="003A2D87" w:rsidP="003C3B4F">
      <w:pPr>
        <w:keepNext/>
        <w:keepLines/>
        <w:spacing w:after="120" w:line="240" w:lineRule="auto"/>
      </w:pPr>
      <w:r>
        <w:t xml:space="preserve">This class is responsible for accepting or rejecting a user account request. This class provides the backend for the </w:t>
      </w:r>
      <w:proofErr w:type="spellStart"/>
      <w:r>
        <w:rPr>
          <w:b/>
        </w:rPr>
        <w:t>AdminHomeView</w:t>
      </w:r>
      <w:proofErr w:type="spellEnd"/>
      <w:r>
        <w:t xml:space="preserve">.  The </w:t>
      </w:r>
      <w:proofErr w:type="spellStart"/>
      <w:r>
        <w:t>AdminHomeView</w:t>
      </w:r>
      <w:proofErr w:type="spellEnd"/>
      <w:r>
        <w:t xml:space="preserve"> has a link to navigate to look-up a user in order to delete, enable, or disable their account.  See Figure </w:t>
      </w:r>
      <w:r w:rsidR="00E4479B">
        <w:t xml:space="preserve">2.3 and 2.4 </w:t>
      </w:r>
      <w:r>
        <w:t>sequence diagram for this controller.</w:t>
      </w:r>
    </w:p>
    <w:p w:rsidR="003A2D87" w:rsidRPr="005F4CFA" w:rsidRDefault="003A2D87" w:rsidP="003C3B4F">
      <w:pPr>
        <w:keepNext/>
        <w:keepLines/>
        <w:spacing w:after="120" w:line="240" w:lineRule="auto"/>
        <w:rPr>
          <w:b/>
        </w:rPr>
      </w:pPr>
      <w:r>
        <w:rPr>
          <w:b/>
        </w:rPr>
        <w:t>&lt;&lt;Task&gt;&gt;</w:t>
      </w:r>
    </w:p>
    <w:p w:rsidR="003A2D87" w:rsidRPr="009C2D44" w:rsidRDefault="003A2D87" w:rsidP="003C3B4F">
      <w:pPr>
        <w:keepNext/>
        <w:keepLines/>
        <w:spacing w:after="0" w:line="240" w:lineRule="auto"/>
        <w:ind w:firstLine="720"/>
        <w:rPr>
          <w:b/>
        </w:rPr>
      </w:pPr>
      <w:r>
        <w:rPr>
          <w:b/>
        </w:rPr>
        <w:t>Attributes:</w:t>
      </w:r>
    </w:p>
    <w:p w:rsidR="003A2D87" w:rsidRPr="00F82B86" w:rsidRDefault="003A2D87" w:rsidP="003C3B4F">
      <w:pPr>
        <w:pStyle w:val="ListParagraph"/>
        <w:keepNext/>
        <w:keepLines/>
        <w:numPr>
          <w:ilvl w:val="0"/>
          <w:numId w:val="8"/>
        </w:numPr>
        <w:spacing w:after="0" w:line="240" w:lineRule="auto"/>
      </w:pPr>
      <w:r>
        <w:rPr>
          <w:b/>
        </w:rPr>
        <w:t xml:space="preserve">Private Collection&lt;String&gt; </w:t>
      </w:r>
      <w:proofErr w:type="spellStart"/>
      <w:r>
        <w:t>UserNames</w:t>
      </w:r>
      <w:proofErr w:type="spellEnd"/>
    </w:p>
    <w:p w:rsidR="003A2D87" w:rsidRDefault="003A2D87" w:rsidP="003C3B4F">
      <w:pPr>
        <w:pStyle w:val="ListParagraph"/>
        <w:keepNext/>
        <w:keepLines/>
        <w:numPr>
          <w:ilvl w:val="1"/>
          <w:numId w:val="8"/>
        </w:numPr>
        <w:spacing w:after="0" w:line="240" w:lineRule="auto"/>
      </w:pPr>
      <w:r>
        <w:t>Collection of usernames of accounts to be approved or rejected.</w:t>
      </w:r>
    </w:p>
    <w:p w:rsidR="003A2D87" w:rsidRPr="00026A18" w:rsidRDefault="003A2D87" w:rsidP="003C3B4F">
      <w:pPr>
        <w:keepNext/>
        <w:keepLines/>
        <w:spacing w:after="0" w:line="240" w:lineRule="auto"/>
        <w:rPr>
          <w:b/>
        </w:rPr>
      </w:pPr>
    </w:p>
    <w:p w:rsidR="003A2D87" w:rsidRDefault="003A2D87" w:rsidP="003C3B4F">
      <w:pPr>
        <w:keepNext/>
        <w:keepLines/>
        <w:spacing w:after="0" w:line="240" w:lineRule="auto"/>
        <w:ind w:left="720"/>
      </w:pPr>
      <w:r>
        <w:rPr>
          <w:b/>
        </w:rPr>
        <w:t>Operations:</w:t>
      </w:r>
    </w:p>
    <w:p w:rsidR="00D56F86" w:rsidRDefault="00D56F86" w:rsidP="003C3B4F">
      <w:pPr>
        <w:pStyle w:val="ListParagraph"/>
        <w:keepNext/>
        <w:keepLines/>
        <w:numPr>
          <w:ilvl w:val="0"/>
          <w:numId w:val="7"/>
        </w:numPr>
        <w:spacing w:after="0" w:line="240" w:lineRule="auto"/>
      </w:pPr>
      <w:r>
        <w:rPr>
          <w:b/>
        </w:rPr>
        <w:t>Public string</w:t>
      </w:r>
      <w:r>
        <w:t xml:space="preserve"> </w:t>
      </w:r>
      <w:proofErr w:type="spellStart"/>
      <w:r>
        <w:t>GetPhysicians</w:t>
      </w:r>
      <w:proofErr w:type="spellEnd"/>
      <w:r>
        <w:t>()</w:t>
      </w:r>
    </w:p>
    <w:p w:rsidR="00D56F86" w:rsidRDefault="00D56F86" w:rsidP="003C3B4F">
      <w:pPr>
        <w:pStyle w:val="ListParagraph"/>
        <w:keepNext/>
        <w:keepLines/>
        <w:numPr>
          <w:ilvl w:val="1"/>
          <w:numId w:val="7"/>
        </w:numPr>
        <w:spacing w:after="0" w:line="240" w:lineRule="auto"/>
      </w:pPr>
      <w:r>
        <w:t>Gets a list of all the physicians in the system.</w:t>
      </w:r>
    </w:p>
    <w:p w:rsidR="00D56F86" w:rsidRDefault="00D56F86" w:rsidP="003C3B4F">
      <w:pPr>
        <w:pStyle w:val="ListParagraph"/>
        <w:keepNext/>
        <w:keepLines/>
        <w:spacing w:after="0" w:line="240" w:lineRule="auto"/>
        <w:ind w:left="2520"/>
      </w:pPr>
    </w:p>
    <w:p w:rsidR="00D56F86" w:rsidRDefault="00D56F86" w:rsidP="003C3B4F">
      <w:pPr>
        <w:pStyle w:val="ListParagraph"/>
        <w:keepNext/>
        <w:keepLines/>
        <w:numPr>
          <w:ilvl w:val="0"/>
          <w:numId w:val="7"/>
        </w:numPr>
        <w:spacing w:after="0" w:line="240" w:lineRule="auto"/>
      </w:pPr>
      <w:r>
        <w:rPr>
          <w:b/>
        </w:rPr>
        <w:t>Public string</w:t>
      </w:r>
      <w:r>
        <w:t xml:space="preserve"> </w:t>
      </w:r>
      <w:proofErr w:type="spellStart"/>
      <w:r>
        <w:t>GetExperimentAdministrators</w:t>
      </w:r>
      <w:proofErr w:type="spellEnd"/>
      <w:r>
        <w:t>()</w:t>
      </w:r>
    </w:p>
    <w:p w:rsidR="00D56F86" w:rsidRDefault="00D56F86" w:rsidP="003C3B4F">
      <w:pPr>
        <w:pStyle w:val="ListParagraph"/>
        <w:keepNext/>
        <w:keepLines/>
        <w:numPr>
          <w:ilvl w:val="1"/>
          <w:numId w:val="7"/>
        </w:numPr>
        <w:spacing w:after="0" w:line="240" w:lineRule="auto"/>
      </w:pPr>
      <w:r>
        <w:lastRenderedPageBreak/>
        <w:t>Gets a list of all the experiment administrators in the system.</w:t>
      </w:r>
    </w:p>
    <w:p w:rsidR="00D56F86" w:rsidRDefault="00D56F86" w:rsidP="003C3B4F">
      <w:pPr>
        <w:pStyle w:val="ListParagraph"/>
        <w:keepNext/>
        <w:keepLines/>
        <w:spacing w:after="0" w:line="240" w:lineRule="auto"/>
        <w:ind w:left="2520"/>
      </w:pPr>
    </w:p>
    <w:p w:rsidR="00D56F86" w:rsidRDefault="00D56F86" w:rsidP="003C3B4F">
      <w:pPr>
        <w:pStyle w:val="ListParagraph"/>
        <w:keepNext/>
        <w:keepLines/>
        <w:numPr>
          <w:ilvl w:val="0"/>
          <w:numId w:val="7"/>
        </w:numPr>
        <w:spacing w:after="0" w:line="240" w:lineRule="auto"/>
      </w:pPr>
      <w:r>
        <w:rPr>
          <w:b/>
        </w:rPr>
        <w:t>Public string</w:t>
      </w:r>
      <w:r>
        <w:t xml:space="preserve"> </w:t>
      </w:r>
      <w:proofErr w:type="spellStart"/>
      <w:r>
        <w:t>GetPatients</w:t>
      </w:r>
      <w:proofErr w:type="spellEnd"/>
      <w:r>
        <w:t>(</w:t>
      </w:r>
      <w:proofErr w:type="spellStart"/>
      <w:r>
        <w:t>int</w:t>
      </w:r>
      <w:proofErr w:type="spellEnd"/>
      <w:r>
        <w:t xml:space="preserve"> </w:t>
      </w:r>
      <w:proofErr w:type="spellStart"/>
      <w:r>
        <w:t>PhysicianId</w:t>
      </w:r>
      <w:proofErr w:type="spellEnd"/>
      <w:r>
        <w:t>)</w:t>
      </w:r>
    </w:p>
    <w:p w:rsidR="00D56F86" w:rsidRDefault="00D56F86" w:rsidP="003C3B4F">
      <w:pPr>
        <w:pStyle w:val="ListParagraph"/>
        <w:keepNext/>
        <w:keepLines/>
        <w:numPr>
          <w:ilvl w:val="1"/>
          <w:numId w:val="7"/>
        </w:numPr>
        <w:spacing w:after="0" w:line="240" w:lineRule="auto"/>
      </w:pPr>
      <w:r>
        <w:t>Gets a list of all the patients for the selected physician in the system.</w:t>
      </w:r>
    </w:p>
    <w:p w:rsidR="00D56F86" w:rsidRDefault="00D56F86" w:rsidP="003C3B4F">
      <w:pPr>
        <w:keepNext/>
        <w:keepLines/>
        <w:spacing w:after="0" w:line="240" w:lineRule="auto"/>
      </w:pPr>
    </w:p>
    <w:p w:rsidR="003A2D87" w:rsidRDefault="003A2D87"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rsidR="00F42BF2">
        <w:t>Approve</w:t>
      </w:r>
      <w:r>
        <w:t>Click</w:t>
      </w:r>
      <w:proofErr w:type="spellEnd"/>
      <w:r>
        <w:t>()</w:t>
      </w:r>
    </w:p>
    <w:p w:rsidR="003A2D87" w:rsidRDefault="003A2D87" w:rsidP="003C3B4F">
      <w:pPr>
        <w:pStyle w:val="ListParagraph"/>
        <w:keepNext/>
        <w:keepLines/>
        <w:numPr>
          <w:ilvl w:val="1"/>
          <w:numId w:val="7"/>
        </w:numPr>
        <w:spacing w:after="0" w:line="240" w:lineRule="auto"/>
      </w:pPr>
      <w:r w:rsidRPr="005D09AF">
        <w:t xml:space="preserve">When the </w:t>
      </w:r>
      <w:r w:rsidR="00F42BF2">
        <w:t>approve</w:t>
      </w:r>
      <w:r>
        <w:t xml:space="preserve"> button is clicked the user account request is approved.</w:t>
      </w:r>
    </w:p>
    <w:p w:rsidR="003A2D87" w:rsidRPr="005831D2" w:rsidRDefault="003A2D87" w:rsidP="003C3B4F">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3A2D87" w:rsidRDefault="003A2D87" w:rsidP="003C3B4F">
      <w:pPr>
        <w:keepNext/>
        <w:keepLines/>
        <w:spacing w:after="0" w:line="240" w:lineRule="auto"/>
        <w:ind w:left="720"/>
      </w:pPr>
    </w:p>
    <w:p w:rsidR="003A2D87" w:rsidRDefault="003A2D87"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t>RejectClick</w:t>
      </w:r>
      <w:proofErr w:type="spellEnd"/>
      <w:r>
        <w:t>()</w:t>
      </w:r>
    </w:p>
    <w:p w:rsidR="003A2D87" w:rsidRDefault="003A2D87" w:rsidP="003C3B4F">
      <w:pPr>
        <w:pStyle w:val="ListParagraph"/>
        <w:keepNext/>
        <w:keepLines/>
        <w:numPr>
          <w:ilvl w:val="1"/>
          <w:numId w:val="7"/>
        </w:numPr>
        <w:spacing w:after="0" w:line="240" w:lineRule="auto"/>
      </w:pPr>
      <w:r w:rsidRPr="005D09AF">
        <w:t xml:space="preserve">When the </w:t>
      </w:r>
      <w:r>
        <w:t>reject button is clicked the user account request is denied.</w:t>
      </w:r>
    </w:p>
    <w:p w:rsidR="003A2D87" w:rsidRPr="00DF4BAA" w:rsidRDefault="003A2D87" w:rsidP="003C3B4F">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D56F86" w:rsidRPr="00DF4BAA" w:rsidRDefault="00D56F86" w:rsidP="003C3B4F">
      <w:pPr>
        <w:pStyle w:val="ListParagraph"/>
        <w:keepNext/>
        <w:keepLines/>
        <w:spacing w:after="0" w:line="240" w:lineRule="auto"/>
        <w:ind w:left="2520"/>
      </w:pPr>
    </w:p>
    <w:p w:rsidR="00D56F86" w:rsidRDefault="00D56F86"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btnSubmit</w:t>
      </w:r>
      <w:proofErr w:type="spellEnd"/>
      <w:r>
        <w:t>()</w:t>
      </w:r>
    </w:p>
    <w:p w:rsidR="00D56F86" w:rsidRDefault="00D56F86" w:rsidP="003C3B4F">
      <w:pPr>
        <w:pStyle w:val="ListParagraph"/>
        <w:keepNext/>
        <w:keepLines/>
        <w:numPr>
          <w:ilvl w:val="1"/>
          <w:numId w:val="7"/>
        </w:numPr>
        <w:spacing w:after="0" w:line="240" w:lineRule="auto"/>
      </w:pPr>
      <w:r>
        <w:t>A query by username is sent to the database and the user account information is returned.</w:t>
      </w:r>
    </w:p>
    <w:p w:rsidR="00D56F86" w:rsidRPr="00AB528B" w:rsidRDefault="00D56F86" w:rsidP="003C3B4F">
      <w:pPr>
        <w:pStyle w:val="ListParagraph"/>
        <w:keepNext/>
        <w:keepLines/>
        <w:numPr>
          <w:ilvl w:val="1"/>
          <w:numId w:val="7"/>
        </w:numPr>
        <w:spacing w:after="0" w:line="240" w:lineRule="auto"/>
      </w:pPr>
      <w:r>
        <w:t xml:space="preserve">The user account information is passed to the </w:t>
      </w:r>
      <w:proofErr w:type="spellStart"/>
      <w:r>
        <w:rPr>
          <w:b/>
        </w:rPr>
        <w:t>AdminEditController</w:t>
      </w:r>
      <w:proofErr w:type="spellEnd"/>
      <w:r>
        <w:rPr>
          <w:b/>
        </w:rPr>
        <w:t>.</w:t>
      </w:r>
    </w:p>
    <w:p w:rsidR="003A2D87" w:rsidRDefault="003A2D87" w:rsidP="003C3B4F">
      <w:pPr>
        <w:pStyle w:val="ListParagraph"/>
        <w:keepNext/>
        <w:keepLines/>
        <w:spacing w:after="0" w:line="240" w:lineRule="auto"/>
        <w:ind w:left="2520"/>
        <w:rPr>
          <w:b/>
        </w:rPr>
      </w:pPr>
    </w:p>
    <w:p w:rsidR="003A2D87" w:rsidRDefault="003A2D87" w:rsidP="003C3B4F">
      <w:pPr>
        <w:keepNext/>
        <w:keepLines/>
        <w:spacing w:after="0" w:line="240" w:lineRule="auto"/>
        <w:ind w:left="720"/>
        <w:rPr>
          <w:b/>
        </w:rPr>
      </w:pPr>
      <w:r>
        <w:rPr>
          <w:b/>
        </w:rPr>
        <w:t>Constructors:</w:t>
      </w:r>
    </w:p>
    <w:p w:rsidR="003A2D87" w:rsidRDefault="003A2D87" w:rsidP="003C3B4F">
      <w:pPr>
        <w:pStyle w:val="ListParagraph"/>
        <w:keepNext/>
        <w:keepLines/>
        <w:numPr>
          <w:ilvl w:val="0"/>
          <w:numId w:val="14"/>
        </w:numPr>
        <w:spacing w:after="0" w:line="240" w:lineRule="auto"/>
        <w:rPr>
          <w:b/>
        </w:rPr>
      </w:pPr>
      <w:r>
        <w:rPr>
          <w:b/>
        </w:rPr>
        <w:t xml:space="preserve">Public </w:t>
      </w:r>
      <w:proofErr w:type="spellStart"/>
      <w:r>
        <w:t>AdminHomeController</w:t>
      </w:r>
      <w:proofErr w:type="spellEnd"/>
      <w:r>
        <w:t>()</w:t>
      </w:r>
    </w:p>
    <w:p w:rsidR="003A2D87" w:rsidRDefault="003A2D87" w:rsidP="003C3B4F">
      <w:pPr>
        <w:pStyle w:val="ListParagraph"/>
        <w:keepNext/>
        <w:keepLines/>
        <w:numPr>
          <w:ilvl w:val="1"/>
          <w:numId w:val="14"/>
        </w:numPr>
        <w:spacing w:after="0" w:line="240" w:lineRule="auto"/>
        <w:rPr>
          <w:b/>
        </w:rPr>
      </w:pPr>
      <w:r>
        <w:t>Default constructor</w:t>
      </w:r>
    </w:p>
    <w:p w:rsidR="003A2D87" w:rsidRDefault="003A2D87" w:rsidP="003C3B4F">
      <w:pPr>
        <w:pStyle w:val="ListParagraph"/>
        <w:keepNext/>
        <w:keepLines/>
        <w:spacing w:after="0" w:line="240" w:lineRule="auto"/>
        <w:ind w:left="2520"/>
      </w:pPr>
    </w:p>
    <w:p w:rsidR="003A2D87" w:rsidRPr="004D327B" w:rsidRDefault="003A2D87" w:rsidP="003C3B4F">
      <w:pPr>
        <w:pStyle w:val="Heading4"/>
        <w:keepNext/>
        <w:keepLines/>
      </w:pPr>
      <w:bookmarkStart w:id="47" w:name="_Toc435695130"/>
      <w:proofErr w:type="spellStart"/>
      <w:r>
        <w:t>AdminEdit</w:t>
      </w:r>
      <w:r w:rsidRPr="00896712">
        <w:t>Controller</w:t>
      </w:r>
      <w:bookmarkEnd w:id="47"/>
      <w:proofErr w:type="spellEnd"/>
    </w:p>
    <w:p w:rsidR="003A2D87" w:rsidRDefault="003A2D87" w:rsidP="003C3B4F">
      <w:pPr>
        <w:keepNext/>
        <w:keepLines/>
        <w:spacing w:after="120" w:line="240" w:lineRule="auto"/>
      </w:pPr>
      <w:r>
        <w:t xml:space="preserve">This class is responsible for allowing the system administrator to enable, disable, or delete a user account.  This class provides the backend for the </w:t>
      </w:r>
      <w:proofErr w:type="spellStart"/>
      <w:r>
        <w:rPr>
          <w:b/>
        </w:rPr>
        <w:t>AdminEditView</w:t>
      </w:r>
      <w:proofErr w:type="spellEnd"/>
      <w:r>
        <w:t>.     See Figure 2</w:t>
      </w:r>
      <w:r w:rsidR="00E4479B">
        <w:t>.4</w:t>
      </w:r>
      <w:r>
        <w:t xml:space="preserve"> sequence diagram for this controller.</w:t>
      </w:r>
    </w:p>
    <w:p w:rsidR="003A2D87" w:rsidRPr="005F4CFA" w:rsidRDefault="003A2D87" w:rsidP="003C3B4F">
      <w:pPr>
        <w:keepNext/>
        <w:keepLines/>
        <w:spacing w:after="120" w:line="240" w:lineRule="auto"/>
        <w:rPr>
          <w:b/>
        </w:rPr>
      </w:pPr>
      <w:r>
        <w:rPr>
          <w:b/>
        </w:rPr>
        <w:t>&lt;&lt;Task&gt;&gt;</w:t>
      </w:r>
    </w:p>
    <w:p w:rsidR="003A2D87" w:rsidRPr="0062352A" w:rsidRDefault="003A2D87" w:rsidP="003C3B4F">
      <w:pPr>
        <w:keepNext/>
        <w:keepLines/>
        <w:spacing w:after="0" w:line="240" w:lineRule="auto"/>
        <w:ind w:firstLine="720"/>
        <w:rPr>
          <w:b/>
        </w:rPr>
      </w:pPr>
      <w:r>
        <w:rPr>
          <w:b/>
        </w:rPr>
        <w:t>Attributes:</w:t>
      </w:r>
    </w:p>
    <w:p w:rsidR="003A2D87" w:rsidRPr="00896712" w:rsidRDefault="003A2D87" w:rsidP="003C3B4F">
      <w:pPr>
        <w:pStyle w:val="ListParagraph"/>
        <w:keepNext/>
        <w:keepLines/>
        <w:numPr>
          <w:ilvl w:val="0"/>
          <w:numId w:val="8"/>
        </w:numPr>
        <w:spacing w:after="0" w:line="240" w:lineRule="auto"/>
        <w:rPr>
          <w:b/>
        </w:rPr>
      </w:pPr>
      <w:r>
        <w:rPr>
          <w:b/>
        </w:rPr>
        <w:t xml:space="preserve">Private String </w:t>
      </w:r>
      <w:r>
        <w:t>Username</w:t>
      </w:r>
    </w:p>
    <w:p w:rsidR="003A2D87" w:rsidRPr="009D1734" w:rsidRDefault="003A2D87" w:rsidP="003C3B4F">
      <w:pPr>
        <w:pStyle w:val="ListParagraph"/>
        <w:keepNext/>
        <w:keepLines/>
        <w:numPr>
          <w:ilvl w:val="1"/>
          <w:numId w:val="8"/>
        </w:numPr>
        <w:spacing w:after="0" w:line="240" w:lineRule="auto"/>
        <w:rPr>
          <w:b/>
        </w:rPr>
      </w:pPr>
      <w:r>
        <w:t xml:space="preserve">The username of the account to modify. </w:t>
      </w:r>
    </w:p>
    <w:p w:rsidR="003A2D87" w:rsidRPr="005F4CFA" w:rsidRDefault="003A2D87" w:rsidP="003C3B4F">
      <w:pPr>
        <w:keepNext/>
        <w:keepLines/>
        <w:spacing w:after="0" w:line="240" w:lineRule="auto"/>
        <w:rPr>
          <w:b/>
        </w:rPr>
      </w:pPr>
    </w:p>
    <w:p w:rsidR="003A2D87" w:rsidRDefault="003A2D87" w:rsidP="003C3B4F">
      <w:pPr>
        <w:keepNext/>
        <w:keepLines/>
        <w:spacing w:after="0" w:line="240" w:lineRule="auto"/>
        <w:ind w:left="720"/>
        <w:rPr>
          <w:b/>
        </w:rPr>
      </w:pPr>
      <w:r>
        <w:rPr>
          <w:b/>
        </w:rPr>
        <w:t>Operations:</w:t>
      </w:r>
    </w:p>
    <w:p w:rsidR="003A2D87" w:rsidRDefault="003A2D87"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btnUpdate</w:t>
      </w:r>
      <w:proofErr w:type="spellEnd"/>
      <w:r>
        <w:t>()</w:t>
      </w:r>
    </w:p>
    <w:p w:rsidR="003A2D87" w:rsidRDefault="003A2D87" w:rsidP="003C3B4F">
      <w:pPr>
        <w:pStyle w:val="ListParagraph"/>
        <w:keepNext/>
        <w:keepLines/>
        <w:numPr>
          <w:ilvl w:val="1"/>
          <w:numId w:val="7"/>
        </w:numPr>
        <w:spacing w:after="0" w:line="240" w:lineRule="auto"/>
      </w:pPr>
      <w:r>
        <w:t>An update is sent to the database based on the selected option:</w:t>
      </w:r>
    </w:p>
    <w:p w:rsidR="003A2D87" w:rsidRDefault="003A2D87" w:rsidP="003C3B4F">
      <w:pPr>
        <w:pStyle w:val="ListParagraph"/>
        <w:keepNext/>
        <w:keepLines/>
        <w:numPr>
          <w:ilvl w:val="2"/>
          <w:numId w:val="7"/>
        </w:numPr>
        <w:spacing w:after="0" w:line="240" w:lineRule="auto"/>
      </w:pPr>
      <w:r>
        <w:t>Enable</w:t>
      </w:r>
    </w:p>
    <w:p w:rsidR="003A2D87" w:rsidRDefault="003A2D87" w:rsidP="003C3B4F">
      <w:pPr>
        <w:pStyle w:val="ListParagraph"/>
        <w:keepNext/>
        <w:keepLines/>
        <w:numPr>
          <w:ilvl w:val="2"/>
          <w:numId w:val="7"/>
        </w:numPr>
        <w:spacing w:after="0" w:line="240" w:lineRule="auto"/>
      </w:pPr>
      <w:r>
        <w:t>Disable</w:t>
      </w:r>
    </w:p>
    <w:p w:rsidR="003A2D87" w:rsidRDefault="003A2D87" w:rsidP="003C3B4F">
      <w:pPr>
        <w:pStyle w:val="ListParagraph"/>
        <w:keepNext/>
        <w:keepLines/>
        <w:numPr>
          <w:ilvl w:val="2"/>
          <w:numId w:val="7"/>
        </w:numPr>
        <w:spacing w:after="0" w:line="240" w:lineRule="auto"/>
      </w:pPr>
      <w:r>
        <w:t>Delete</w:t>
      </w:r>
    </w:p>
    <w:p w:rsidR="003A2D87" w:rsidRPr="00DF4BAA" w:rsidRDefault="003A2D87" w:rsidP="003C3B4F">
      <w:pPr>
        <w:pStyle w:val="ListParagraph"/>
        <w:keepNext/>
        <w:keepLines/>
        <w:numPr>
          <w:ilvl w:val="1"/>
          <w:numId w:val="7"/>
        </w:numPr>
        <w:spacing w:after="0" w:line="240" w:lineRule="auto"/>
      </w:pPr>
      <w:r>
        <w:t xml:space="preserve">The results are returned to the </w:t>
      </w:r>
      <w:proofErr w:type="spellStart"/>
      <w:r>
        <w:rPr>
          <w:b/>
        </w:rPr>
        <w:t>AdminEditView</w:t>
      </w:r>
      <w:proofErr w:type="spellEnd"/>
      <w:r>
        <w:rPr>
          <w:b/>
        </w:rPr>
        <w:t>.</w:t>
      </w:r>
    </w:p>
    <w:p w:rsidR="003A2D87" w:rsidRPr="00DF4BAA" w:rsidRDefault="003A2D87" w:rsidP="003C3B4F">
      <w:pPr>
        <w:pStyle w:val="ListParagraph"/>
        <w:keepNext/>
        <w:keepLines/>
        <w:spacing w:after="0" w:line="240" w:lineRule="auto"/>
        <w:ind w:left="2520"/>
      </w:pPr>
    </w:p>
    <w:p w:rsidR="003A2D87" w:rsidRDefault="003A2D87" w:rsidP="003C3B4F">
      <w:pPr>
        <w:keepNext/>
        <w:keepLines/>
        <w:spacing w:after="0" w:line="240" w:lineRule="auto"/>
        <w:ind w:left="720"/>
        <w:rPr>
          <w:b/>
        </w:rPr>
      </w:pPr>
      <w:r>
        <w:rPr>
          <w:b/>
        </w:rPr>
        <w:t>Constructors:</w:t>
      </w:r>
    </w:p>
    <w:p w:rsidR="003A2D87" w:rsidRDefault="003A2D87" w:rsidP="003C3B4F">
      <w:pPr>
        <w:pStyle w:val="ListParagraph"/>
        <w:keepNext/>
        <w:keepLines/>
        <w:numPr>
          <w:ilvl w:val="0"/>
          <w:numId w:val="14"/>
        </w:numPr>
        <w:spacing w:after="0" w:line="240" w:lineRule="auto"/>
        <w:rPr>
          <w:b/>
        </w:rPr>
      </w:pPr>
      <w:r>
        <w:rPr>
          <w:b/>
        </w:rPr>
        <w:t xml:space="preserve">Public </w:t>
      </w:r>
      <w:proofErr w:type="spellStart"/>
      <w:r>
        <w:t>AdminEditController</w:t>
      </w:r>
      <w:proofErr w:type="spellEnd"/>
      <w:r>
        <w:t>()</w:t>
      </w:r>
    </w:p>
    <w:p w:rsidR="003A2D87" w:rsidRDefault="003A2D87" w:rsidP="003C3B4F">
      <w:pPr>
        <w:pStyle w:val="ListParagraph"/>
        <w:keepNext/>
        <w:keepLines/>
        <w:numPr>
          <w:ilvl w:val="1"/>
          <w:numId w:val="14"/>
        </w:numPr>
        <w:spacing w:after="0" w:line="240" w:lineRule="auto"/>
        <w:rPr>
          <w:b/>
        </w:rPr>
      </w:pPr>
      <w:r>
        <w:t>Default constructor</w:t>
      </w:r>
    </w:p>
    <w:p w:rsidR="003A2D87" w:rsidRDefault="003A2D87" w:rsidP="003C3B4F">
      <w:pPr>
        <w:pStyle w:val="ListParagraph"/>
        <w:keepNext/>
        <w:keepLines/>
        <w:spacing w:after="0" w:line="240" w:lineRule="auto"/>
        <w:ind w:left="2520"/>
      </w:pPr>
    </w:p>
    <w:p w:rsidR="00431C3E" w:rsidRPr="004D327B" w:rsidRDefault="00431C3E" w:rsidP="003C3B4F">
      <w:pPr>
        <w:pStyle w:val="Heading4"/>
        <w:keepNext/>
        <w:keepLines/>
      </w:pPr>
      <w:proofErr w:type="spellStart"/>
      <w:r>
        <w:t>PhysicianController</w:t>
      </w:r>
      <w:proofErr w:type="spellEnd"/>
    </w:p>
    <w:p w:rsidR="00434E24" w:rsidRDefault="00431C3E" w:rsidP="003C3B4F">
      <w:pPr>
        <w:keepNext/>
        <w:keepLines/>
        <w:spacing w:after="120" w:line="240" w:lineRule="auto"/>
      </w:pPr>
      <w:r w:rsidRPr="00431C3E">
        <w:t xml:space="preserve">This class is responsible for handling the </w:t>
      </w:r>
      <w:r w:rsidR="00B50D35">
        <w:t>various functions available to a physician</w:t>
      </w:r>
      <w:r w:rsidRPr="00431C3E">
        <w:t xml:space="preserve">.  This class provides the backend for the </w:t>
      </w:r>
      <w:proofErr w:type="spellStart"/>
      <w:r w:rsidRPr="00737642">
        <w:rPr>
          <w:b/>
        </w:rPr>
        <w:t>PhysicianView</w:t>
      </w:r>
      <w:proofErr w:type="spellEnd"/>
      <w:r w:rsidRPr="00431C3E">
        <w:t>.</w:t>
      </w:r>
      <w:r w:rsidR="00B50D35">
        <w:t xml:space="preserve">  The actions available to the physician are detailed in the operations section below.</w:t>
      </w:r>
    </w:p>
    <w:p w:rsidR="00431C3E" w:rsidRPr="005F4CFA" w:rsidRDefault="00431C3E" w:rsidP="003C3B4F">
      <w:pPr>
        <w:keepNext/>
        <w:keepLines/>
        <w:spacing w:after="120" w:line="240" w:lineRule="auto"/>
        <w:rPr>
          <w:b/>
        </w:rPr>
      </w:pPr>
      <w:r>
        <w:rPr>
          <w:b/>
        </w:rPr>
        <w:t>&lt;&lt;Task&gt;&gt;</w:t>
      </w:r>
    </w:p>
    <w:p w:rsidR="00431C3E" w:rsidRPr="0062352A" w:rsidRDefault="00431C3E" w:rsidP="003C3B4F">
      <w:pPr>
        <w:keepNext/>
        <w:keepLines/>
        <w:spacing w:after="0" w:line="240" w:lineRule="auto"/>
        <w:ind w:firstLine="720"/>
        <w:rPr>
          <w:b/>
        </w:rPr>
      </w:pPr>
      <w:r>
        <w:rPr>
          <w:b/>
        </w:rPr>
        <w:t>Attributes:</w:t>
      </w:r>
    </w:p>
    <w:p w:rsidR="00431C3E" w:rsidRPr="00896712" w:rsidRDefault="00431C3E" w:rsidP="003C3B4F">
      <w:pPr>
        <w:pStyle w:val="ListParagraph"/>
        <w:keepNext/>
        <w:keepLines/>
        <w:numPr>
          <w:ilvl w:val="0"/>
          <w:numId w:val="8"/>
        </w:numPr>
        <w:spacing w:after="0" w:line="240" w:lineRule="auto"/>
        <w:rPr>
          <w:b/>
        </w:rPr>
      </w:pPr>
      <w:r>
        <w:rPr>
          <w:b/>
        </w:rPr>
        <w:t xml:space="preserve">Private </w:t>
      </w:r>
      <w:r w:rsidR="00434E24">
        <w:rPr>
          <w:b/>
        </w:rPr>
        <w:t>Physician</w:t>
      </w:r>
      <w:r>
        <w:rPr>
          <w:b/>
        </w:rPr>
        <w:t xml:space="preserve"> </w:t>
      </w:r>
      <w:proofErr w:type="spellStart"/>
      <w:r w:rsidR="00434E24">
        <w:t>physician</w:t>
      </w:r>
      <w:proofErr w:type="spellEnd"/>
    </w:p>
    <w:p w:rsidR="00431C3E" w:rsidRPr="009D1734" w:rsidRDefault="00434E24" w:rsidP="003C3B4F">
      <w:pPr>
        <w:pStyle w:val="ListParagraph"/>
        <w:keepNext/>
        <w:keepLines/>
        <w:numPr>
          <w:ilvl w:val="1"/>
          <w:numId w:val="8"/>
        </w:numPr>
        <w:spacing w:after="0" w:line="240" w:lineRule="auto"/>
        <w:rPr>
          <w:b/>
        </w:rPr>
      </w:pPr>
      <w:r>
        <w:t>T</w:t>
      </w:r>
      <w:r w:rsidRPr="00434E24">
        <w:t>he phys</w:t>
      </w:r>
      <w:r>
        <w:t>ician associated with the class</w:t>
      </w:r>
      <w:r w:rsidR="00431C3E">
        <w:t xml:space="preserve">. </w:t>
      </w:r>
    </w:p>
    <w:p w:rsidR="00431C3E" w:rsidRPr="005F4CFA" w:rsidRDefault="00431C3E" w:rsidP="003C3B4F">
      <w:pPr>
        <w:keepNext/>
        <w:keepLines/>
        <w:spacing w:after="0" w:line="240" w:lineRule="auto"/>
        <w:rPr>
          <w:b/>
        </w:rPr>
      </w:pPr>
    </w:p>
    <w:p w:rsidR="00431C3E" w:rsidRDefault="009A54AF" w:rsidP="003C3B4F">
      <w:pPr>
        <w:keepNext/>
        <w:keepLines/>
        <w:spacing w:after="0" w:line="240" w:lineRule="auto"/>
        <w:ind w:left="720"/>
        <w:rPr>
          <w:b/>
        </w:rPr>
      </w:pPr>
      <w:r>
        <w:rPr>
          <w:b/>
        </w:rPr>
        <w:t>Operations:</w:t>
      </w:r>
    </w:p>
    <w:p w:rsidR="00431C3E" w:rsidRDefault="00431C3E"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434E24">
        <w:t>C</w:t>
      </w:r>
      <w:r w:rsidR="00434E24" w:rsidRPr="00434E24">
        <w:t>reatePatient</w:t>
      </w:r>
      <w:proofErr w:type="spellEnd"/>
      <w:r w:rsidR="00434E24" w:rsidRPr="00434E24">
        <w:t xml:space="preserve">(Patient patient) </w:t>
      </w:r>
    </w:p>
    <w:p w:rsidR="00431C3E" w:rsidRDefault="00434E24" w:rsidP="003C3B4F">
      <w:pPr>
        <w:pStyle w:val="ListParagraph"/>
        <w:keepNext/>
        <w:keepLines/>
        <w:numPr>
          <w:ilvl w:val="1"/>
          <w:numId w:val="7"/>
        </w:numPr>
        <w:spacing w:after="0" w:line="240" w:lineRule="auto"/>
      </w:pPr>
      <w:r w:rsidRPr="00434E24">
        <w:t>The function to add a patient to the system.</w:t>
      </w:r>
    </w:p>
    <w:p w:rsidR="00434E24" w:rsidRDefault="00434E24" w:rsidP="003C3B4F">
      <w:pPr>
        <w:pStyle w:val="ListParagraph"/>
        <w:keepNext/>
        <w:keepLines/>
        <w:spacing w:after="0" w:line="240" w:lineRule="auto"/>
        <w:ind w:left="2520"/>
      </w:pPr>
    </w:p>
    <w:p w:rsidR="00434E24" w:rsidRDefault="00434E24"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Pr="00434E24">
        <w:t>Patient</w:t>
      </w:r>
      <w:proofErr w:type="spellEnd"/>
      <w:r w:rsidRPr="00434E24">
        <w:t xml:space="preserve">(Patient patient) </w:t>
      </w:r>
    </w:p>
    <w:p w:rsidR="00434E24" w:rsidRDefault="00434E24" w:rsidP="003C3B4F">
      <w:pPr>
        <w:pStyle w:val="ListParagraph"/>
        <w:keepNext/>
        <w:keepLines/>
        <w:numPr>
          <w:ilvl w:val="1"/>
          <w:numId w:val="7"/>
        </w:numPr>
        <w:spacing w:after="0" w:line="240" w:lineRule="auto"/>
      </w:pPr>
      <w:r w:rsidRPr="00434E24">
        <w:t>The function to r</w:t>
      </w:r>
      <w:r>
        <w:t>emove a patient from the system</w:t>
      </w:r>
      <w:r w:rsidRPr="00434E24">
        <w:t>.</w:t>
      </w:r>
    </w:p>
    <w:p w:rsidR="00B50D35" w:rsidRDefault="00B50D35" w:rsidP="003C3B4F">
      <w:pPr>
        <w:pStyle w:val="ListParagraph"/>
        <w:keepNext/>
        <w:keepLines/>
        <w:spacing w:after="0" w:line="240" w:lineRule="auto"/>
        <w:ind w:left="2520"/>
      </w:pPr>
    </w:p>
    <w:p w:rsidR="00B50D35" w:rsidRDefault="00B50D35"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w:t>
      </w:r>
      <w:r w:rsidRPr="009A54AF">
        <w:t>equestPatientInformation</w:t>
      </w:r>
      <w:proofErr w:type="spellEnd"/>
      <w:r w:rsidRPr="009A54AF">
        <w:t xml:space="preserve">(String </w:t>
      </w:r>
      <w:proofErr w:type="spellStart"/>
      <w:r>
        <w:t>patientId</w:t>
      </w:r>
      <w:proofErr w:type="spellEnd"/>
      <w:r w:rsidRPr="009A54AF">
        <w:t xml:space="preserve">) </w:t>
      </w:r>
      <w:r w:rsidRPr="00434E24">
        <w:t xml:space="preserve"> </w:t>
      </w:r>
    </w:p>
    <w:p w:rsidR="00B50D35" w:rsidRDefault="00B50D35" w:rsidP="003C3B4F">
      <w:pPr>
        <w:pStyle w:val="ListParagraph"/>
        <w:keepNext/>
        <w:keepLines/>
        <w:numPr>
          <w:ilvl w:val="1"/>
          <w:numId w:val="7"/>
        </w:numPr>
        <w:spacing w:after="0" w:line="240" w:lineRule="auto"/>
      </w:pPr>
      <w:r w:rsidRPr="009A54AF">
        <w:t>The function to request pati</w:t>
      </w:r>
      <w:r>
        <w:t>ent information from the system</w:t>
      </w:r>
      <w:r w:rsidRPr="00434E24">
        <w:t>.</w:t>
      </w:r>
    </w:p>
    <w:p w:rsidR="00B50D35" w:rsidRPr="00DF4BAA" w:rsidRDefault="00B50D35" w:rsidP="003C3B4F">
      <w:pPr>
        <w:pStyle w:val="ListParagraph"/>
        <w:keepNext/>
        <w:keepLines/>
        <w:spacing w:after="0" w:line="240" w:lineRule="auto"/>
        <w:ind w:left="1800"/>
      </w:pPr>
    </w:p>
    <w:p w:rsidR="00431C3E" w:rsidRDefault="00431C3E" w:rsidP="003C3B4F">
      <w:pPr>
        <w:keepNext/>
        <w:keepLines/>
        <w:spacing w:after="0" w:line="240" w:lineRule="auto"/>
        <w:ind w:left="720"/>
        <w:rPr>
          <w:b/>
        </w:rPr>
      </w:pPr>
      <w:r>
        <w:rPr>
          <w:b/>
        </w:rPr>
        <w:t>Constructors:</w:t>
      </w:r>
    </w:p>
    <w:p w:rsidR="00431C3E" w:rsidRDefault="00431C3E" w:rsidP="003C3B4F">
      <w:pPr>
        <w:pStyle w:val="ListParagraph"/>
        <w:keepNext/>
        <w:keepLines/>
        <w:numPr>
          <w:ilvl w:val="0"/>
          <w:numId w:val="14"/>
        </w:numPr>
        <w:spacing w:after="0" w:line="240" w:lineRule="auto"/>
        <w:rPr>
          <w:b/>
        </w:rPr>
      </w:pPr>
      <w:r>
        <w:rPr>
          <w:b/>
        </w:rPr>
        <w:t xml:space="preserve">Public </w:t>
      </w:r>
      <w:proofErr w:type="spellStart"/>
      <w:r w:rsidR="00434E24">
        <w:t>PhysicianController</w:t>
      </w:r>
      <w:proofErr w:type="spellEnd"/>
      <w:r>
        <w:t>()</w:t>
      </w:r>
    </w:p>
    <w:p w:rsidR="00431C3E" w:rsidRDefault="00B50D35" w:rsidP="003C3B4F">
      <w:pPr>
        <w:pStyle w:val="ListParagraph"/>
        <w:keepNext/>
        <w:keepLines/>
        <w:numPr>
          <w:ilvl w:val="1"/>
          <w:numId w:val="14"/>
        </w:numPr>
        <w:spacing w:after="0" w:line="240" w:lineRule="auto"/>
      </w:pPr>
      <w:r>
        <w:t>Default constructor</w:t>
      </w:r>
      <w:r w:rsidR="00434E24">
        <w:t>.</w:t>
      </w:r>
    </w:p>
    <w:p w:rsidR="004E0537" w:rsidRDefault="004E0537" w:rsidP="003C3B4F">
      <w:pPr>
        <w:keepNext/>
        <w:keepLines/>
        <w:spacing w:after="0" w:line="240" w:lineRule="auto"/>
      </w:pPr>
    </w:p>
    <w:p w:rsidR="0070250D" w:rsidRPr="004D327B" w:rsidRDefault="0070250D" w:rsidP="003C3B4F">
      <w:pPr>
        <w:pStyle w:val="Heading4"/>
        <w:keepNext/>
        <w:keepLines/>
      </w:pPr>
      <w:proofErr w:type="spellStart"/>
      <w:r>
        <w:t>ExperimentController</w:t>
      </w:r>
      <w:proofErr w:type="spellEnd"/>
    </w:p>
    <w:p w:rsidR="0070250D" w:rsidRDefault="0070250D" w:rsidP="003C3B4F">
      <w:pPr>
        <w:keepNext/>
        <w:keepLines/>
        <w:spacing w:after="120" w:line="240" w:lineRule="auto"/>
      </w:pPr>
      <w:r w:rsidRPr="00431C3E">
        <w:t xml:space="preserve">This class </w:t>
      </w:r>
      <w:r>
        <w:t xml:space="preserve">is responsible for handling experiment functions called from the </w:t>
      </w:r>
      <w:proofErr w:type="spellStart"/>
      <w:r w:rsidRPr="00D7622F">
        <w:rPr>
          <w:b/>
        </w:rPr>
        <w:t>ExperimentView</w:t>
      </w:r>
      <w:proofErr w:type="spellEnd"/>
      <w:r>
        <w:t>.  The actions are available to the experiment administrators with physicians having access to the view experiment functionality.</w:t>
      </w:r>
    </w:p>
    <w:p w:rsidR="0070250D" w:rsidRPr="005F4CFA" w:rsidRDefault="0070250D" w:rsidP="003C3B4F">
      <w:pPr>
        <w:keepNext/>
        <w:keepLines/>
        <w:spacing w:after="120" w:line="240" w:lineRule="auto"/>
        <w:rPr>
          <w:b/>
        </w:rPr>
      </w:pPr>
      <w:r>
        <w:rPr>
          <w:b/>
        </w:rPr>
        <w:t>&lt;&lt;Task&gt;&gt;</w:t>
      </w:r>
    </w:p>
    <w:p w:rsidR="0070250D" w:rsidRPr="0062352A" w:rsidRDefault="0070250D" w:rsidP="003C3B4F">
      <w:pPr>
        <w:keepNext/>
        <w:keepLines/>
        <w:spacing w:after="0" w:line="240" w:lineRule="auto"/>
        <w:ind w:firstLine="720"/>
        <w:rPr>
          <w:b/>
        </w:rPr>
      </w:pPr>
      <w:r>
        <w:rPr>
          <w:b/>
        </w:rPr>
        <w:t>Attributes:</w:t>
      </w:r>
    </w:p>
    <w:p w:rsidR="0070250D" w:rsidRPr="00896712" w:rsidRDefault="0070250D" w:rsidP="003C3B4F">
      <w:pPr>
        <w:pStyle w:val="ListParagraph"/>
        <w:keepNext/>
        <w:keepLines/>
        <w:numPr>
          <w:ilvl w:val="0"/>
          <w:numId w:val="8"/>
        </w:numPr>
        <w:spacing w:after="0" w:line="240" w:lineRule="auto"/>
        <w:rPr>
          <w:b/>
        </w:rPr>
      </w:pPr>
      <w:r>
        <w:rPr>
          <w:b/>
        </w:rPr>
        <w:t xml:space="preserve">Private Collection&lt;Experiment&gt; </w:t>
      </w:r>
      <w:r>
        <w:t>experiments</w:t>
      </w:r>
    </w:p>
    <w:p w:rsidR="0070250D" w:rsidRPr="009D1734" w:rsidRDefault="0070250D" w:rsidP="003C3B4F">
      <w:pPr>
        <w:pStyle w:val="ListParagraph"/>
        <w:keepNext/>
        <w:keepLines/>
        <w:numPr>
          <w:ilvl w:val="1"/>
          <w:numId w:val="8"/>
        </w:numPr>
        <w:spacing w:after="0" w:line="240" w:lineRule="auto"/>
        <w:rPr>
          <w:b/>
        </w:rPr>
      </w:pPr>
      <w:r>
        <w:t xml:space="preserve">A collection of experiments available to the user. </w:t>
      </w:r>
    </w:p>
    <w:p w:rsidR="0070250D" w:rsidRPr="005F4CFA" w:rsidRDefault="0070250D" w:rsidP="003C3B4F">
      <w:pPr>
        <w:keepNext/>
        <w:keepLines/>
        <w:spacing w:after="0" w:line="240" w:lineRule="auto"/>
        <w:rPr>
          <w:b/>
        </w:rPr>
      </w:pPr>
    </w:p>
    <w:p w:rsidR="0070250D" w:rsidRDefault="0070250D" w:rsidP="003C3B4F">
      <w:pPr>
        <w:keepNext/>
        <w:keepLines/>
        <w:spacing w:after="0" w:line="240" w:lineRule="auto"/>
        <w:ind w:left="720"/>
        <w:rPr>
          <w:b/>
        </w:rPr>
      </w:pPr>
      <w:r>
        <w:rPr>
          <w:b/>
        </w:rPr>
        <w:t>Operations:</w:t>
      </w:r>
    </w:p>
    <w:p w:rsidR="0070250D" w:rsidRDefault="0070250D"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C</w:t>
      </w:r>
      <w:r w:rsidRPr="00434E24">
        <w:t>reate</w:t>
      </w:r>
      <w:r w:rsidR="003C706F">
        <w:t>Experiment</w:t>
      </w:r>
      <w:proofErr w:type="spellEnd"/>
      <w:r w:rsidRPr="00434E24">
        <w:t>(</w:t>
      </w:r>
      <w:r w:rsidR="00CE4DC8">
        <w:t>Experiment</w:t>
      </w:r>
      <w:r w:rsidRPr="00434E24">
        <w:t xml:space="preserve"> </w:t>
      </w:r>
      <w:r w:rsidR="00CE4DC8">
        <w:t>experiment</w:t>
      </w:r>
      <w:r w:rsidRPr="00434E24">
        <w:t xml:space="preserve">) </w:t>
      </w:r>
    </w:p>
    <w:p w:rsidR="0070250D" w:rsidRDefault="003C706F" w:rsidP="003C3B4F">
      <w:pPr>
        <w:pStyle w:val="ListParagraph"/>
        <w:keepNext/>
        <w:keepLines/>
        <w:numPr>
          <w:ilvl w:val="1"/>
          <w:numId w:val="7"/>
        </w:numPr>
        <w:spacing w:after="0" w:line="240" w:lineRule="auto"/>
      </w:pPr>
      <w:r>
        <w:t>The function</w:t>
      </w:r>
      <w:r w:rsidR="00CE4DC8">
        <w:t xml:space="preserve"> used</w:t>
      </w:r>
      <w:r>
        <w:t xml:space="preserve"> to add an experiment </w:t>
      </w:r>
      <w:r w:rsidR="0070250D" w:rsidRPr="00434E24">
        <w:t>to the system.</w:t>
      </w:r>
    </w:p>
    <w:p w:rsidR="0070250D" w:rsidRDefault="0070250D" w:rsidP="003C3B4F">
      <w:pPr>
        <w:pStyle w:val="ListParagraph"/>
        <w:keepNext/>
        <w:keepLines/>
        <w:spacing w:after="0" w:line="240" w:lineRule="auto"/>
        <w:ind w:left="2520"/>
      </w:pPr>
    </w:p>
    <w:p w:rsidR="0070250D" w:rsidRDefault="0070250D"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003C706F">
        <w:t>Experiment</w:t>
      </w:r>
      <w:proofErr w:type="spellEnd"/>
      <w:r w:rsidRPr="00434E24">
        <w:t>(</w:t>
      </w:r>
      <w:r w:rsidR="00CE4DC8" w:rsidRPr="00CE4DC8">
        <w:t>Experiment experiment</w:t>
      </w:r>
      <w:r w:rsidRPr="00434E24">
        <w:t xml:space="preserve">) </w:t>
      </w:r>
    </w:p>
    <w:p w:rsidR="0070250D" w:rsidRDefault="0070250D" w:rsidP="003C3B4F">
      <w:pPr>
        <w:pStyle w:val="ListParagraph"/>
        <w:keepNext/>
        <w:keepLines/>
        <w:numPr>
          <w:ilvl w:val="1"/>
          <w:numId w:val="7"/>
        </w:numPr>
        <w:spacing w:after="0" w:line="240" w:lineRule="auto"/>
      </w:pPr>
      <w:r w:rsidRPr="00434E24">
        <w:t>The function</w:t>
      </w:r>
      <w:r w:rsidR="00CE4DC8">
        <w:t xml:space="preserve"> used</w:t>
      </w:r>
      <w:r w:rsidRPr="00434E24">
        <w:t xml:space="preserve"> to r</w:t>
      </w:r>
      <w:r w:rsidR="003C706F">
        <w:t xml:space="preserve">emove an experiment </w:t>
      </w:r>
      <w:r>
        <w:t>from the system</w:t>
      </w:r>
      <w:r w:rsidRPr="00434E24">
        <w:t>.</w:t>
      </w:r>
    </w:p>
    <w:p w:rsidR="0070250D" w:rsidRDefault="0070250D" w:rsidP="003C3B4F">
      <w:pPr>
        <w:pStyle w:val="ListParagraph"/>
        <w:keepNext/>
        <w:keepLines/>
        <w:spacing w:after="0" w:line="240" w:lineRule="auto"/>
        <w:ind w:left="2520"/>
      </w:pPr>
    </w:p>
    <w:p w:rsidR="0070250D" w:rsidRDefault="0070250D"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CE4DC8">
        <w:t>EditExperiment</w:t>
      </w:r>
      <w:proofErr w:type="spellEnd"/>
      <w:r w:rsidRPr="009A54AF">
        <w:t>(</w:t>
      </w:r>
      <w:r w:rsidR="00CE4DC8" w:rsidRPr="00CE4DC8">
        <w:t>Experiment experiment</w:t>
      </w:r>
      <w:r w:rsidRPr="009A54AF">
        <w:t xml:space="preserve">) </w:t>
      </w:r>
      <w:r w:rsidRPr="00434E24">
        <w:t xml:space="preserve"> </w:t>
      </w:r>
    </w:p>
    <w:p w:rsidR="0070250D" w:rsidRDefault="0070250D" w:rsidP="003C3B4F">
      <w:pPr>
        <w:pStyle w:val="ListParagraph"/>
        <w:keepNext/>
        <w:keepLines/>
        <w:numPr>
          <w:ilvl w:val="1"/>
          <w:numId w:val="7"/>
        </w:numPr>
        <w:spacing w:after="0" w:line="240" w:lineRule="auto"/>
      </w:pPr>
      <w:r w:rsidRPr="009A54AF">
        <w:lastRenderedPageBreak/>
        <w:t xml:space="preserve">The function </w:t>
      </w:r>
      <w:r w:rsidR="00CE4DC8">
        <w:t xml:space="preserve">used </w:t>
      </w:r>
      <w:r w:rsidRPr="009A54AF">
        <w:t xml:space="preserve">to </w:t>
      </w:r>
      <w:r w:rsidR="00CE4DC8">
        <w:t>edit an experiment</w:t>
      </w:r>
      <w:r w:rsidRPr="009A54AF">
        <w:t xml:space="preserve"> </w:t>
      </w:r>
      <w:r w:rsidR="00CE4DC8">
        <w:t>in</w:t>
      </w:r>
      <w:r>
        <w:t xml:space="preserve"> the system</w:t>
      </w:r>
      <w:r w:rsidRPr="00434E24">
        <w:t>.</w:t>
      </w:r>
    </w:p>
    <w:p w:rsidR="00CE4DC8" w:rsidRDefault="00CE4DC8" w:rsidP="003C3B4F">
      <w:pPr>
        <w:pStyle w:val="ListParagraph"/>
        <w:keepNext/>
        <w:keepLines/>
        <w:spacing w:after="0" w:line="240" w:lineRule="auto"/>
        <w:ind w:left="2520"/>
      </w:pPr>
    </w:p>
    <w:p w:rsidR="00CE4DC8" w:rsidRDefault="00CE4DC8"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RunExperiment</w:t>
      </w:r>
      <w:proofErr w:type="spellEnd"/>
      <w:r w:rsidRPr="009A54AF">
        <w:t>(</w:t>
      </w:r>
      <w:proofErr w:type="spellStart"/>
      <w:r>
        <w:t>int</w:t>
      </w:r>
      <w:proofErr w:type="spellEnd"/>
      <w:r w:rsidRPr="00CE4DC8">
        <w:t xml:space="preserve"> </w:t>
      </w:r>
      <w:proofErr w:type="spellStart"/>
      <w:r w:rsidRPr="00CE4DC8">
        <w:t>experiment</w:t>
      </w:r>
      <w:r>
        <w:t>Id</w:t>
      </w:r>
      <w:proofErr w:type="spellEnd"/>
      <w:r w:rsidRPr="009A54AF">
        <w:t xml:space="preserve">) </w:t>
      </w:r>
      <w:r w:rsidRPr="00434E24">
        <w:t xml:space="preserve"> </w:t>
      </w:r>
    </w:p>
    <w:p w:rsidR="00CE4DC8" w:rsidRDefault="00CE4DC8" w:rsidP="003C3B4F">
      <w:pPr>
        <w:pStyle w:val="ListParagraph"/>
        <w:keepNext/>
        <w:keepLines/>
        <w:numPr>
          <w:ilvl w:val="1"/>
          <w:numId w:val="7"/>
        </w:numPr>
        <w:spacing w:after="0" w:line="240" w:lineRule="auto"/>
      </w:pPr>
      <w:r w:rsidRPr="009A54AF">
        <w:t xml:space="preserve">The function </w:t>
      </w:r>
      <w:r>
        <w:t xml:space="preserve">used </w:t>
      </w:r>
      <w:r w:rsidRPr="009A54AF">
        <w:t xml:space="preserve">to </w:t>
      </w:r>
      <w:r>
        <w:t>run the selected experiment.</w:t>
      </w:r>
      <w:r w:rsidRPr="009A54AF">
        <w:t xml:space="preserve"> </w:t>
      </w:r>
    </w:p>
    <w:p w:rsidR="00CE4DC8" w:rsidRDefault="00CE4DC8" w:rsidP="003C3B4F">
      <w:pPr>
        <w:pStyle w:val="ListParagraph"/>
        <w:keepNext/>
        <w:keepLines/>
        <w:spacing w:after="0" w:line="240" w:lineRule="auto"/>
        <w:ind w:left="2520"/>
      </w:pPr>
    </w:p>
    <w:p w:rsidR="00CE4DC8" w:rsidRDefault="00CE4DC8" w:rsidP="003C3B4F">
      <w:pPr>
        <w:pStyle w:val="ListParagraph"/>
        <w:keepNext/>
        <w:keepLines/>
        <w:numPr>
          <w:ilvl w:val="0"/>
          <w:numId w:val="7"/>
        </w:numPr>
        <w:spacing w:after="0" w:line="240" w:lineRule="auto"/>
      </w:pPr>
      <w:r>
        <w:rPr>
          <w:b/>
        </w:rPr>
        <w:t xml:space="preserve">Private </w:t>
      </w:r>
      <w:r w:rsidR="00D41266">
        <w:rPr>
          <w:b/>
        </w:rPr>
        <w:t>string</w:t>
      </w:r>
      <w:r>
        <w:t xml:space="preserve"> </w:t>
      </w:r>
      <w:proofErr w:type="spellStart"/>
      <w:r>
        <w:t>ProcessData</w:t>
      </w:r>
      <w:proofErr w:type="spellEnd"/>
      <w:r w:rsidRPr="009A54AF">
        <w:t>(</w:t>
      </w:r>
      <w:r>
        <w:t>Collection&lt;object&gt;</w:t>
      </w:r>
      <w:r w:rsidRPr="009A54AF">
        <w:t xml:space="preserve">) </w:t>
      </w:r>
      <w:r w:rsidRPr="00434E24">
        <w:t xml:space="preserve"> </w:t>
      </w:r>
    </w:p>
    <w:p w:rsidR="00CE4DC8" w:rsidRDefault="00CE4DC8" w:rsidP="003C3B4F">
      <w:pPr>
        <w:pStyle w:val="ListParagraph"/>
        <w:keepNext/>
        <w:keepLines/>
        <w:numPr>
          <w:ilvl w:val="1"/>
          <w:numId w:val="7"/>
        </w:numPr>
        <w:spacing w:after="0" w:line="240" w:lineRule="auto"/>
      </w:pPr>
      <w:r w:rsidRPr="009A54AF">
        <w:t xml:space="preserve">The </w:t>
      </w:r>
      <w:r>
        <w:t>function is here in the event that the data returned from the database will need to be processed in some way prior to be sending it to the view.</w:t>
      </w:r>
    </w:p>
    <w:p w:rsidR="0070250D" w:rsidRPr="00DF4BAA" w:rsidRDefault="0070250D" w:rsidP="003C3B4F">
      <w:pPr>
        <w:pStyle w:val="ListParagraph"/>
        <w:keepNext/>
        <w:keepLines/>
        <w:spacing w:after="0" w:line="240" w:lineRule="auto"/>
        <w:ind w:left="1800"/>
      </w:pPr>
    </w:p>
    <w:p w:rsidR="0070250D" w:rsidRDefault="0070250D" w:rsidP="003C3B4F">
      <w:pPr>
        <w:keepNext/>
        <w:keepLines/>
        <w:spacing w:after="0" w:line="240" w:lineRule="auto"/>
        <w:ind w:left="720"/>
        <w:rPr>
          <w:b/>
        </w:rPr>
      </w:pPr>
      <w:r>
        <w:rPr>
          <w:b/>
        </w:rPr>
        <w:t>Constructors:</w:t>
      </w:r>
    </w:p>
    <w:p w:rsidR="0070250D" w:rsidRDefault="0070250D" w:rsidP="003C3B4F">
      <w:pPr>
        <w:pStyle w:val="ListParagraph"/>
        <w:keepNext/>
        <w:keepLines/>
        <w:numPr>
          <w:ilvl w:val="0"/>
          <w:numId w:val="14"/>
        </w:numPr>
        <w:spacing w:after="0" w:line="240" w:lineRule="auto"/>
        <w:rPr>
          <w:b/>
        </w:rPr>
      </w:pPr>
      <w:r>
        <w:rPr>
          <w:b/>
        </w:rPr>
        <w:t xml:space="preserve">Public </w:t>
      </w:r>
      <w:proofErr w:type="spellStart"/>
      <w:r w:rsidR="00CE4DC8">
        <w:t>Experiment</w:t>
      </w:r>
      <w:r>
        <w:t>Controller</w:t>
      </w:r>
      <w:proofErr w:type="spellEnd"/>
      <w:r>
        <w:t>()</w:t>
      </w:r>
    </w:p>
    <w:p w:rsidR="0070250D" w:rsidRDefault="0070250D" w:rsidP="003C3B4F">
      <w:pPr>
        <w:pStyle w:val="ListParagraph"/>
        <w:keepNext/>
        <w:keepLines/>
        <w:numPr>
          <w:ilvl w:val="1"/>
          <w:numId w:val="14"/>
        </w:numPr>
        <w:spacing w:after="0" w:line="240" w:lineRule="auto"/>
      </w:pPr>
      <w:r>
        <w:t>Default constructor.</w:t>
      </w:r>
    </w:p>
    <w:p w:rsidR="0070250D" w:rsidRDefault="0070250D" w:rsidP="003C3B4F">
      <w:pPr>
        <w:keepNext/>
        <w:keepLines/>
        <w:spacing w:after="0" w:line="240" w:lineRule="auto"/>
      </w:pPr>
    </w:p>
    <w:p w:rsidR="00812105" w:rsidRDefault="002C6ED4" w:rsidP="003C3B4F">
      <w:pPr>
        <w:pStyle w:val="Heading2"/>
        <w:spacing w:line="360" w:lineRule="auto"/>
      </w:pPr>
      <w:bookmarkStart w:id="48" w:name="_Toc436603011"/>
      <w:bookmarkStart w:id="49" w:name="_Toc436012966"/>
      <w:bookmarkStart w:id="50" w:name="_Toc436012967"/>
      <w:bookmarkStart w:id="51" w:name="_Toc436620886"/>
      <w:bookmarkEnd w:id="48"/>
      <w:bookmarkEnd w:id="49"/>
      <w:bookmarkEnd w:id="50"/>
      <w:r>
        <w:t>Business Logic Layer Overview</w:t>
      </w:r>
      <w:bookmarkEnd w:id="51"/>
    </w:p>
    <w:p w:rsidR="00812105" w:rsidRDefault="00831F49" w:rsidP="003C3B4F">
      <w:pPr>
        <w:pStyle w:val="Heading3"/>
        <w:keepNext/>
        <w:keepLines/>
      </w:pPr>
      <w:bookmarkStart w:id="52" w:name="_Toc435182018"/>
      <w:bookmarkStart w:id="53" w:name="_Toc436620887"/>
      <w:r w:rsidRPr="0084672C">
        <w:t>Entities</w:t>
      </w:r>
      <w:bookmarkEnd w:id="52"/>
      <w:bookmarkEnd w:id="53"/>
    </w:p>
    <w:p w:rsidR="00E4479B" w:rsidRDefault="00E4479B" w:rsidP="003C3B4F">
      <w:pPr>
        <w:pStyle w:val="Heading4"/>
        <w:keepNext/>
        <w:keepLines/>
      </w:pPr>
      <w:bookmarkStart w:id="54" w:name="_Toc435182019"/>
      <w:proofErr w:type="spellStart"/>
      <w:r>
        <w:t>LoginViewModel</w:t>
      </w:r>
      <w:proofErr w:type="spellEnd"/>
    </w:p>
    <w:p w:rsidR="00E4479B" w:rsidRDefault="00E4479B" w:rsidP="003C3B4F">
      <w:pPr>
        <w:keepNext/>
        <w:keepLines/>
      </w:pPr>
      <w:r w:rsidRPr="00F82B86">
        <w:t>T</w:t>
      </w:r>
      <w:r>
        <w:t>his</w:t>
      </w:r>
      <w:r w:rsidRPr="00F82B86">
        <w:t xml:space="preserve"> class contains data associated with </w:t>
      </w:r>
      <w:r>
        <w:t xml:space="preserve">a user’s login information.  </w:t>
      </w:r>
      <w:r w:rsidRPr="00F82B86">
        <w:t xml:space="preserve">The </w:t>
      </w:r>
      <w:proofErr w:type="spellStart"/>
      <w:r>
        <w:rPr>
          <w:b/>
        </w:rPr>
        <w:t>LoginViewModel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3C3B4F">
      <w:pPr>
        <w:keepNext/>
        <w:keepLines/>
        <w:spacing w:after="0" w:line="360" w:lineRule="auto"/>
        <w:rPr>
          <w:b/>
        </w:rPr>
      </w:pPr>
      <w:r>
        <w:rPr>
          <w:b/>
        </w:rPr>
        <w:t>&lt;&lt;Entity&gt;&gt;</w:t>
      </w:r>
    </w:p>
    <w:p w:rsidR="00E4479B" w:rsidRDefault="00E4479B" w:rsidP="003C3B4F">
      <w:pPr>
        <w:keepNext/>
        <w:keepLines/>
        <w:spacing w:after="0" w:line="240" w:lineRule="auto"/>
        <w:ind w:firstLine="720"/>
      </w:pPr>
      <w:r>
        <w:rPr>
          <w:b/>
        </w:rPr>
        <w:t>Attributes:</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 xml:space="preserve">Public string </w:t>
      </w:r>
      <w:proofErr w:type="spellStart"/>
      <w:r w:rsidRPr="009C1DA1">
        <w:t>UserName</w:t>
      </w:r>
      <w:proofErr w:type="spellEnd"/>
    </w:p>
    <w:p w:rsidR="00E4479B" w:rsidRDefault="00E4479B" w:rsidP="003C3B4F">
      <w:pPr>
        <w:pStyle w:val="ListParagraph"/>
        <w:keepNext/>
        <w:keepLines/>
        <w:numPr>
          <w:ilvl w:val="1"/>
          <w:numId w:val="10"/>
        </w:numPr>
        <w:spacing w:after="0" w:line="240" w:lineRule="auto"/>
      </w:pPr>
      <w:r>
        <w:t>Username of the user that is used to authenticate their login.</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3C3B4F">
      <w:pPr>
        <w:pStyle w:val="ListParagraph"/>
        <w:keepNext/>
        <w:keepLines/>
        <w:numPr>
          <w:ilvl w:val="1"/>
          <w:numId w:val="10"/>
        </w:numPr>
        <w:spacing w:after="0" w:line="240" w:lineRule="auto"/>
      </w:pPr>
      <w:r>
        <w:t>Password of the user that is used to authenticate their login.</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Public bool</w:t>
      </w:r>
      <w:r>
        <w:t xml:space="preserve"> </w:t>
      </w:r>
      <w:proofErr w:type="spellStart"/>
      <w:r>
        <w:t>RememberMe</w:t>
      </w:r>
      <w:proofErr w:type="spellEnd"/>
    </w:p>
    <w:p w:rsidR="00E4479B" w:rsidRDefault="00E4479B" w:rsidP="003C3B4F">
      <w:pPr>
        <w:pStyle w:val="ListParagraph"/>
        <w:keepNext/>
        <w:keepLines/>
        <w:numPr>
          <w:ilvl w:val="1"/>
          <w:numId w:val="10"/>
        </w:numPr>
        <w:spacing w:after="0" w:line="240" w:lineRule="auto"/>
      </w:pPr>
      <w:r>
        <w:t>Used to inform the browser to remember the login and password information in a cookie for future logins by that user.</w:t>
      </w:r>
    </w:p>
    <w:p w:rsidR="00E4479B" w:rsidRDefault="00E4479B" w:rsidP="003C3B4F">
      <w:pPr>
        <w:pStyle w:val="ListParagraph"/>
        <w:keepNext/>
        <w:keepLines/>
        <w:spacing w:after="0" w:line="240" w:lineRule="auto"/>
        <w:ind w:left="2520"/>
      </w:pPr>
    </w:p>
    <w:p w:rsidR="00E4479B" w:rsidRDefault="00E4479B" w:rsidP="003C3B4F">
      <w:pPr>
        <w:keepNext/>
        <w:keepLines/>
        <w:spacing w:after="0" w:line="240" w:lineRule="auto"/>
        <w:ind w:firstLine="720"/>
        <w:rPr>
          <w:b/>
        </w:rPr>
      </w:pPr>
      <w:r>
        <w:rPr>
          <w:b/>
        </w:rPr>
        <w:t>Operations:</w:t>
      </w:r>
    </w:p>
    <w:p w:rsidR="00E4479B" w:rsidRDefault="00E4479B" w:rsidP="003C3B4F">
      <w:pPr>
        <w:pStyle w:val="ListParagraph"/>
        <w:keepNext/>
        <w:keepLines/>
        <w:numPr>
          <w:ilvl w:val="0"/>
          <w:numId w:val="7"/>
        </w:numPr>
        <w:spacing w:after="0" w:line="240" w:lineRule="auto"/>
      </w:pPr>
      <w:r w:rsidRPr="00484ED5">
        <w:t>Sets and gets for all attributes.</w:t>
      </w:r>
    </w:p>
    <w:p w:rsidR="00E4479B" w:rsidRDefault="00E4479B" w:rsidP="003C3B4F">
      <w:pPr>
        <w:keepNext/>
        <w:keepLines/>
        <w:spacing w:after="0" w:line="240" w:lineRule="auto"/>
      </w:pPr>
    </w:p>
    <w:p w:rsidR="00E4479B" w:rsidRDefault="00E4479B" w:rsidP="003C3B4F">
      <w:pPr>
        <w:pStyle w:val="Heading4"/>
        <w:keepNext/>
        <w:keepLines/>
      </w:pPr>
      <w:proofErr w:type="spellStart"/>
      <w:r>
        <w:t>RegisterViewModel</w:t>
      </w:r>
      <w:proofErr w:type="spellEnd"/>
    </w:p>
    <w:p w:rsidR="00E4479B" w:rsidRDefault="00E4479B" w:rsidP="003C3B4F">
      <w:pPr>
        <w:keepNext/>
        <w:keepLines/>
      </w:pPr>
      <w:r w:rsidRPr="00F82B86">
        <w:t>T</w:t>
      </w:r>
      <w:r>
        <w:t>his</w:t>
      </w:r>
      <w:r w:rsidRPr="00F82B86">
        <w:t xml:space="preserve"> class contains data associated </w:t>
      </w:r>
      <w:r>
        <w:t xml:space="preserve">registering a new user account. </w:t>
      </w:r>
      <w:r w:rsidRPr="00F82B86">
        <w:t xml:space="preserve">The </w:t>
      </w:r>
      <w:proofErr w:type="spellStart"/>
      <w:r>
        <w:rPr>
          <w:b/>
        </w:rPr>
        <w:t>RegisterViewModel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3C3B4F">
      <w:pPr>
        <w:keepNext/>
        <w:keepLines/>
        <w:spacing w:after="0" w:line="360" w:lineRule="auto"/>
        <w:rPr>
          <w:b/>
        </w:rPr>
      </w:pPr>
      <w:r>
        <w:rPr>
          <w:b/>
        </w:rPr>
        <w:lastRenderedPageBreak/>
        <w:t>&lt;&lt;Entity&gt;&gt;</w:t>
      </w:r>
    </w:p>
    <w:p w:rsidR="00E4479B" w:rsidRDefault="00E4479B" w:rsidP="003C3B4F">
      <w:pPr>
        <w:keepNext/>
        <w:keepLines/>
        <w:spacing w:after="0" w:line="240" w:lineRule="auto"/>
        <w:ind w:firstLine="720"/>
      </w:pPr>
      <w:r>
        <w:rPr>
          <w:b/>
        </w:rPr>
        <w:t>Attributes:</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 xml:space="preserve">Public string </w:t>
      </w:r>
      <w:proofErr w:type="spellStart"/>
      <w:r w:rsidRPr="000A600B">
        <w:t>UserName</w:t>
      </w:r>
      <w:proofErr w:type="spellEnd"/>
    </w:p>
    <w:p w:rsidR="00E4479B" w:rsidRDefault="00E4479B" w:rsidP="003C3B4F">
      <w:pPr>
        <w:pStyle w:val="ListParagraph"/>
        <w:keepNext/>
        <w:keepLines/>
        <w:numPr>
          <w:ilvl w:val="1"/>
          <w:numId w:val="10"/>
        </w:numPr>
        <w:spacing w:after="0" w:line="240" w:lineRule="auto"/>
      </w:pPr>
      <w:r>
        <w:t>Username of the user that is used to authenticate their login.</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3C3B4F">
      <w:pPr>
        <w:pStyle w:val="ListParagraph"/>
        <w:keepNext/>
        <w:keepLines/>
        <w:numPr>
          <w:ilvl w:val="1"/>
          <w:numId w:val="10"/>
        </w:numPr>
        <w:spacing w:after="0" w:line="240" w:lineRule="auto"/>
      </w:pPr>
      <w:r>
        <w:t>Password of the user that is used to authenticate their login.</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Public bool</w:t>
      </w:r>
      <w:r>
        <w:t xml:space="preserve"> </w:t>
      </w:r>
      <w:proofErr w:type="spellStart"/>
      <w:r>
        <w:t>ConfirmPassword</w:t>
      </w:r>
      <w:proofErr w:type="spellEnd"/>
    </w:p>
    <w:p w:rsidR="00E4479B" w:rsidRDefault="00E4479B" w:rsidP="003C3B4F">
      <w:pPr>
        <w:pStyle w:val="ListParagraph"/>
        <w:keepNext/>
        <w:keepLines/>
        <w:numPr>
          <w:ilvl w:val="1"/>
          <w:numId w:val="10"/>
        </w:numPr>
        <w:spacing w:after="0" w:line="240" w:lineRule="auto"/>
      </w:pPr>
      <w:r>
        <w:t>Password of the user that is used to authenticate their login.  Must match the Password field in order to successfully register.</w:t>
      </w:r>
    </w:p>
    <w:p w:rsidR="00E4479B" w:rsidRDefault="00E4479B" w:rsidP="003C3B4F">
      <w:pPr>
        <w:pStyle w:val="ListParagraph"/>
        <w:keepNext/>
        <w:keepLines/>
        <w:spacing w:after="0" w:line="240" w:lineRule="auto"/>
        <w:ind w:left="2520"/>
      </w:pPr>
    </w:p>
    <w:p w:rsidR="00E4479B" w:rsidRDefault="00E4479B" w:rsidP="003C3B4F">
      <w:pPr>
        <w:keepNext/>
        <w:keepLines/>
        <w:spacing w:after="0" w:line="240" w:lineRule="auto"/>
        <w:ind w:firstLine="720"/>
        <w:rPr>
          <w:b/>
        </w:rPr>
      </w:pPr>
      <w:r>
        <w:rPr>
          <w:b/>
        </w:rPr>
        <w:t>Operations:</w:t>
      </w:r>
    </w:p>
    <w:p w:rsidR="00E4479B" w:rsidRDefault="00E4479B" w:rsidP="003C3B4F">
      <w:pPr>
        <w:pStyle w:val="ListParagraph"/>
        <w:keepNext/>
        <w:keepLines/>
        <w:numPr>
          <w:ilvl w:val="0"/>
          <w:numId w:val="7"/>
        </w:numPr>
        <w:spacing w:after="0" w:line="240" w:lineRule="auto"/>
      </w:pPr>
      <w:r w:rsidRPr="00484ED5">
        <w:t>Sets and gets for all attributes.</w:t>
      </w:r>
    </w:p>
    <w:p w:rsidR="00E4479B" w:rsidRDefault="00E4479B" w:rsidP="003C3B4F">
      <w:pPr>
        <w:pStyle w:val="ListParagraph"/>
        <w:keepNext/>
        <w:keepLines/>
        <w:spacing w:after="0" w:line="240" w:lineRule="auto"/>
        <w:ind w:left="1800"/>
      </w:pPr>
    </w:p>
    <w:p w:rsidR="00812105" w:rsidRDefault="00831F49" w:rsidP="003C3B4F">
      <w:pPr>
        <w:pStyle w:val="Heading4"/>
        <w:keepNext/>
        <w:keepLines/>
      </w:pPr>
      <w:r w:rsidRPr="0084672C">
        <w:t>Activity</w:t>
      </w:r>
      <w:bookmarkStart w:id="55" w:name="_User"/>
      <w:bookmarkEnd w:id="54"/>
      <w:bookmarkEnd w:id="55"/>
    </w:p>
    <w:p w:rsidR="00812105" w:rsidRDefault="00831F49" w:rsidP="003C3B4F">
      <w:pPr>
        <w:keepNext/>
        <w:keepLines/>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proofErr w:type="spellStart"/>
      <w:r>
        <w:rPr>
          <w:b/>
        </w:rPr>
        <w:t>ActivitySelectionController</w:t>
      </w:r>
      <w:proofErr w:type="spellEnd"/>
      <w:r w:rsidRPr="00F82B86">
        <w:t>.</w:t>
      </w:r>
    </w:p>
    <w:p w:rsidR="00812105" w:rsidRDefault="00831F49" w:rsidP="003C3B4F">
      <w:pPr>
        <w:keepNext/>
        <w:keepLines/>
        <w:spacing w:after="0" w:line="360" w:lineRule="auto"/>
        <w:rPr>
          <w:b/>
        </w:rPr>
      </w:pPr>
      <w:r>
        <w:rPr>
          <w:b/>
        </w:rPr>
        <w:t>&lt;&lt;Entity&gt;&gt;</w:t>
      </w:r>
    </w:p>
    <w:p w:rsidR="00812105" w:rsidRDefault="00831F49"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831F49">
        <w:rPr>
          <w:b/>
        </w:rPr>
        <w:t>int</w:t>
      </w:r>
      <w:proofErr w:type="spellEnd"/>
      <w:r w:rsidR="00831F49">
        <w:rPr>
          <w:b/>
        </w:rPr>
        <w:t xml:space="preserve"> </w:t>
      </w:r>
      <w:proofErr w:type="spellStart"/>
      <w:r w:rsidR="00831F49">
        <w:t>fileId</w:t>
      </w:r>
      <w:proofErr w:type="spellEnd"/>
    </w:p>
    <w:p w:rsidR="00812105" w:rsidRDefault="00831F49" w:rsidP="003C3B4F">
      <w:pPr>
        <w:pStyle w:val="ListParagraph"/>
        <w:keepNext/>
        <w:keepLines/>
        <w:numPr>
          <w:ilvl w:val="1"/>
          <w:numId w:val="10"/>
        </w:numPr>
        <w:spacing w:after="0" w:line="240" w:lineRule="auto"/>
      </w:pPr>
      <w:r w:rsidRPr="00F82B86">
        <w:t xml:space="preserve">The </w:t>
      </w:r>
      <w:r>
        <w:t>id of the file to be assigned an activity.</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831F49">
        <w:rPr>
          <w:b/>
        </w:rPr>
        <w:t>DateTime</w:t>
      </w:r>
      <w:proofErr w:type="spellEnd"/>
      <w:r w:rsidR="00831F49" w:rsidRPr="00F82B86">
        <w:t xml:space="preserve"> </w:t>
      </w:r>
      <w:proofErr w:type="spellStart"/>
      <w:r w:rsidR="00831F49">
        <w:t>TimeStamp</w:t>
      </w:r>
      <w:proofErr w:type="spellEnd"/>
    </w:p>
    <w:p w:rsidR="00812105" w:rsidRDefault="00831F49" w:rsidP="003C3B4F">
      <w:pPr>
        <w:pStyle w:val="ListParagraph"/>
        <w:keepNext/>
        <w:keepLines/>
        <w:numPr>
          <w:ilvl w:val="1"/>
          <w:numId w:val="10"/>
        </w:numPr>
        <w:spacing w:after="0" w:line="240" w:lineRule="auto"/>
      </w:pPr>
      <w:r w:rsidRPr="00F82B86">
        <w:t xml:space="preserve">The </w:t>
      </w:r>
      <w:r>
        <w:t>date and time of the activity</w:t>
      </w:r>
      <w:r w:rsidRPr="00F82B86">
        <w:t>.</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831F49">
        <w:rPr>
          <w:b/>
        </w:rPr>
        <w:t>Activity</w:t>
      </w:r>
      <w:r w:rsidR="005E33EA">
        <w:rPr>
          <w:b/>
        </w:rPr>
        <w:t>Type</w:t>
      </w:r>
      <w:proofErr w:type="spellEnd"/>
      <w:r w:rsidR="00831F49">
        <w:t xml:space="preserve"> </w:t>
      </w:r>
      <w:proofErr w:type="spellStart"/>
      <w:r w:rsidR="00831F49">
        <w:t>DataActivity</w:t>
      </w:r>
      <w:proofErr w:type="spellEnd"/>
    </w:p>
    <w:p w:rsidR="00812105" w:rsidRDefault="00831F49" w:rsidP="003C3B4F">
      <w:pPr>
        <w:pStyle w:val="ListParagraph"/>
        <w:keepNext/>
        <w:keepLines/>
        <w:numPr>
          <w:ilvl w:val="1"/>
          <w:numId w:val="10"/>
        </w:numPr>
        <w:spacing w:after="0" w:line="240" w:lineRule="auto"/>
      </w:pPr>
      <w:r>
        <w:t>The activity of the data</w:t>
      </w:r>
      <w:r w:rsidRPr="00441BE1">
        <w:t>.</w:t>
      </w:r>
    </w:p>
    <w:p w:rsidR="00812105" w:rsidRDefault="00812105" w:rsidP="003C3B4F">
      <w:pPr>
        <w:pStyle w:val="ListParagraph"/>
        <w:keepNext/>
        <w:keepLines/>
        <w:spacing w:after="0" w:line="240" w:lineRule="auto"/>
        <w:ind w:left="2520"/>
      </w:pPr>
    </w:p>
    <w:p w:rsidR="00812105" w:rsidRDefault="00831F49" w:rsidP="003C3B4F">
      <w:pPr>
        <w:keepNext/>
        <w:keepLines/>
        <w:spacing w:after="0" w:line="240" w:lineRule="auto"/>
        <w:ind w:firstLine="720"/>
        <w:rPr>
          <w:b/>
        </w:rPr>
      </w:pPr>
      <w:r>
        <w:rPr>
          <w:b/>
        </w:rPr>
        <w:t>Operations:</w:t>
      </w:r>
    </w:p>
    <w:p w:rsidR="00812105" w:rsidRDefault="00831F49"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5E33EA" w:rsidP="003C3B4F">
      <w:pPr>
        <w:keepNext/>
        <w:keepLines/>
        <w:spacing w:after="0" w:line="240" w:lineRule="auto"/>
        <w:ind w:left="720"/>
        <w:rPr>
          <w:b/>
        </w:rPr>
      </w:pPr>
      <w:r>
        <w:rPr>
          <w:b/>
        </w:rPr>
        <w:t>Constructors:</w:t>
      </w:r>
    </w:p>
    <w:p w:rsidR="00812105" w:rsidRDefault="005E33EA" w:rsidP="003C3B4F">
      <w:pPr>
        <w:pStyle w:val="ListParagraph"/>
        <w:keepNext/>
        <w:keepLines/>
        <w:numPr>
          <w:ilvl w:val="0"/>
          <w:numId w:val="14"/>
        </w:numPr>
        <w:spacing w:after="0" w:line="240" w:lineRule="auto"/>
        <w:rPr>
          <w:b/>
        </w:rPr>
      </w:pPr>
      <w:r>
        <w:rPr>
          <w:b/>
        </w:rPr>
        <w:t xml:space="preserve">Public </w:t>
      </w:r>
      <w:r>
        <w:t>Activity()</w:t>
      </w:r>
    </w:p>
    <w:p w:rsidR="00812105" w:rsidRDefault="005E33EA" w:rsidP="003C3B4F">
      <w:pPr>
        <w:pStyle w:val="ListParagraph"/>
        <w:keepNext/>
        <w:keepLines/>
        <w:numPr>
          <w:ilvl w:val="1"/>
          <w:numId w:val="14"/>
        </w:numPr>
        <w:spacing w:after="0" w:line="240" w:lineRule="auto"/>
      </w:pPr>
      <w:r>
        <w:t>Default constructor</w:t>
      </w:r>
    </w:p>
    <w:p w:rsidR="00812105" w:rsidRDefault="00812105" w:rsidP="003C3B4F">
      <w:pPr>
        <w:keepNext/>
        <w:keepLines/>
        <w:spacing w:after="0" w:line="240" w:lineRule="auto"/>
      </w:pPr>
    </w:p>
    <w:p w:rsidR="00812105" w:rsidRDefault="0096020E" w:rsidP="003C3B4F">
      <w:pPr>
        <w:pStyle w:val="Heading4"/>
        <w:keepNext/>
        <w:keepLines/>
      </w:pPr>
      <w:proofErr w:type="spellStart"/>
      <w:r>
        <w:t>AspNetUser</w:t>
      </w:r>
      <w:proofErr w:type="spellEnd"/>
    </w:p>
    <w:p w:rsidR="00812105" w:rsidRDefault="0096020E" w:rsidP="003C3B4F">
      <w:pPr>
        <w:keepNext/>
        <w:keepLines/>
      </w:pPr>
      <w:r w:rsidRPr="00F82B86">
        <w:t>T</w:t>
      </w:r>
      <w:r>
        <w:t>his</w:t>
      </w:r>
      <w:r w:rsidRPr="00F82B86">
        <w:t xml:space="preserve"> clas</w:t>
      </w:r>
      <w:r>
        <w:t xml:space="preserve">s describes the attributes common to all users.  This will act as a base class for </w:t>
      </w:r>
      <w:r w:rsidR="00B07CB2" w:rsidRPr="00D6053C">
        <w:rPr>
          <w:b/>
        </w:rPr>
        <w:t>Patients</w:t>
      </w:r>
      <w:r>
        <w:t xml:space="preserve">, </w:t>
      </w:r>
      <w:r w:rsidR="00B07CB2" w:rsidRPr="00D6053C">
        <w:rPr>
          <w:b/>
        </w:rPr>
        <w:t>Physicians</w:t>
      </w:r>
      <w:r>
        <w:t xml:space="preserve">, and </w:t>
      </w:r>
      <w:r w:rsidR="00B07CB2" w:rsidRPr="00D6053C">
        <w:rPr>
          <w:b/>
        </w:rPr>
        <w:t>Experiment Administrators</w:t>
      </w:r>
      <w:r>
        <w:t xml:space="preserve">.  </w:t>
      </w:r>
    </w:p>
    <w:p w:rsidR="00812105" w:rsidRDefault="0096020E" w:rsidP="003C3B4F">
      <w:pPr>
        <w:keepNext/>
        <w:keepLines/>
        <w:spacing w:after="0" w:line="360" w:lineRule="auto"/>
        <w:rPr>
          <w:b/>
        </w:rPr>
      </w:pPr>
      <w:r>
        <w:rPr>
          <w:b/>
        </w:rPr>
        <w:lastRenderedPageBreak/>
        <w:t>&lt;&lt;Entity&gt;&gt;</w:t>
      </w:r>
    </w:p>
    <w:p w:rsidR="00812105" w:rsidRDefault="0096020E"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Public</w:t>
      </w:r>
      <w:r w:rsidR="0096020E">
        <w:rPr>
          <w:b/>
        </w:rPr>
        <w:t xml:space="preserve"> </w:t>
      </w:r>
      <w:proofErr w:type="spellStart"/>
      <w:r w:rsidR="00B50D54">
        <w:rPr>
          <w:b/>
        </w:rPr>
        <w:t>Guid</w:t>
      </w:r>
      <w:proofErr w:type="spellEnd"/>
      <w:r w:rsidR="0096020E">
        <w:rPr>
          <w:b/>
        </w:rPr>
        <w:t xml:space="preserve"> </w:t>
      </w:r>
      <w:r w:rsidR="0096020E" w:rsidRPr="00E84F72">
        <w:t>Id</w:t>
      </w:r>
    </w:p>
    <w:p w:rsidR="00812105" w:rsidRDefault="0096020E" w:rsidP="003C3B4F">
      <w:pPr>
        <w:pStyle w:val="ListParagraph"/>
        <w:keepNext/>
        <w:keepLines/>
        <w:numPr>
          <w:ilvl w:val="1"/>
          <w:numId w:val="10"/>
        </w:numPr>
        <w:spacing w:after="0" w:line="240" w:lineRule="auto"/>
      </w:pPr>
      <w:r>
        <w:t>Unique id for each user.</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r w:rsidR="0096020E">
        <w:rPr>
          <w:b/>
        </w:rPr>
        <w:t>string</w:t>
      </w:r>
      <w:r w:rsidR="0096020E" w:rsidRPr="00F82B86">
        <w:t xml:space="preserve"> </w:t>
      </w:r>
      <w:proofErr w:type="spellStart"/>
      <w:r w:rsidR="0096020E">
        <w:t>UserName</w:t>
      </w:r>
      <w:proofErr w:type="spellEnd"/>
    </w:p>
    <w:p w:rsidR="00812105" w:rsidRDefault="0096020E" w:rsidP="003C3B4F">
      <w:pPr>
        <w:pStyle w:val="ListParagraph"/>
        <w:keepNext/>
        <w:keepLines/>
        <w:numPr>
          <w:ilvl w:val="1"/>
          <w:numId w:val="10"/>
        </w:numPr>
        <w:spacing w:after="0" w:line="240" w:lineRule="auto"/>
      </w:pPr>
      <w:r>
        <w:t>The user name used by each user that will be used to log into the system.</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r w:rsidR="0096020E">
        <w:rPr>
          <w:b/>
        </w:rPr>
        <w:t xml:space="preserve">string </w:t>
      </w:r>
      <w:proofErr w:type="spellStart"/>
      <w:r w:rsidR="0096020E">
        <w:t>PasswordHash</w:t>
      </w:r>
      <w:proofErr w:type="spellEnd"/>
    </w:p>
    <w:p w:rsidR="00812105" w:rsidRDefault="0096020E" w:rsidP="003C3B4F">
      <w:pPr>
        <w:pStyle w:val="ListParagraph"/>
        <w:keepNext/>
        <w:keepLines/>
        <w:numPr>
          <w:ilvl w:val="1"/>
          <w:numId w:val="10"/>
        </w:numPr>
        <w:spacing w:after="0" w:line="240" w:lineRule="auto"/>
      </w:pPr>
      <w:r>
        <w:t>Hash string representing the user’s password used to log into the system.</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96020E">
        <w:rPr>
          <w:b/>
        </w:rPr>
        <w:t>AccountStatus</w:t>
      </w:r>
      <w:proofErr w:type="spellEnd"/>
      <w:r w:rsidR="0096020E">
        <w:rPr>
          <w:b/>
        </w:rPr>
        <w:t xml:space="preserve"> </w:t>
      </w:r>
      <w:r w:rsidR="0096020E">
        <w:t>Status</w:t>
      </w:r>
    </w:p>
    <w:p w:rsidR="00812105" w:rsidRDefault="00B50D54" w:rsidP="003C3B4F">
      <w:pPr>
        <w:pStyle w:val="ListParagraph"/>
        <w:keepNext/>
        <w:keepLines/>
        <w:numPr>
          <w:ilvl w:val="1"/>
          <w:numId w:val="10"/>
        </w:numPr>
        <w:spacing w:after="0" w:line="240" w:lineRule="auto"/>
      </w:pPr>
      <w:r>
        <w:t>Enumeration value that describes the current account status of the user.</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rPr>
          <w:b/>
        </w:rPr>
      </w:pPr>
      <w:r>
        <w:rPr>
          <w:b/>
        </w:rPr>
        <w:t xml:space="preserve">Public </w:t>
      </w:r>
      <w:proofErr w:type="spellStart"/>
      <w:r w:rsidR="00B50D54">
        <w:rPr>
          <w:b/>
        </w:rPr>
        <w:t>Nullable</w:t>
      </w:r>
      <w:proofErr w:type="spellEnd"/>
      <w:r w:rsidR="00B50D54">
        <w:rPr>
          <w:b/>
        </w:rPr>
        <w:t>&lt;string&gt;</w:t>
      </w:r>
      <w:r w:rsidR="0096020E">
        <w:rPr>
          <w:b/>
        </w:rPr>
        <w:t xml:space="preserve"> </w:t>
      </w:r>
      <w:proofErr w:type="spellStart"/>
      <w:r w:rsidR="00B50D54">
        <w:t>PatientId</w:t>
      </w:r>
      <w:proofErr w:type="spellEnd"/>
    </w:p>
    <w:p w:rsidR="00812105" w:rsidRDefault="00B50D54" w:rsidP="003C3B4F">
      <w:pPr>
        <w:pStyle w:val="ListParagraph"/>
        <w:keepNext/>
        <w:keepLines/>
        <w:numPr>
          <w:ilvl w:val="1"/>
          <w:numId w:val="10"/>
        </w:numPr>
        <w:spacing w:after="0" w:line="240" w:lineRule="auto"/>
        <w:rPr>
          <w:b/>
        </w:rPr>
      </w:pPr>
      <w:r>
        <w:t xml:space="preserve">If the user is a patient this field will be used as a foreign key to the </w:t>
      </w:r>
      <w:r>
        <w:rPr>
          <w:b/>
        </w:rPr>
        <w:t>Patient</w:t>
      </w:r>
      <w:r>
        <w:t xml:space="preserve"> table Id field.</w:t>
      </w:r>
      <w:r w:rsidR="0096020E" w:rsidRPr="00E84F72">
        <w:rPr>
          <w:b/>
        </w:rPr>
        <w:t xml:space="preserve"> </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96020E">
        <w:t xml:space="preserve"> </w:t>
      </w:r>
      <w:r w:rsidR="00B50D54">
        <w:t>Physician</w:t>
      </w:r>
    </w:p>
    <w:p w:rsidR="00812105" w:rsidRDefault="00B50D54" w:rsidP="003C3B4F">
      <w:pPr>
        <w:pStyle w:val="ListParagraph"/>
        <w:keepNext/>
        <w:keepLines/>
        <w:numPr>
          <w:ilvl w:val="1"/>
          <w:numId w:val="10"/>
        </w:numPr>
        <w:spacing w:after="0" w:line="240" w:lineRule="auto"/>
        <w:rPr>
          <w:b/>
        </w:rPr>
      </w:pPr>
      <w:r>
        <w:t xml:space="preserve">If the user is a physician this field will be used as a foreign key to the </w:t>
      </w:r>
      <w:r>
        <w:rPr>
          <w:b/>
        </w:rPr>
        <w:t>Physician</w:t>
      </w:r>
      <w:r>
        <w:t xml:space="preserve"> table Id field.</w:t>
      </w:r>
      <w:r w:rsidRPr="00E84F72">
        <w:rPr>
          <w:b/>
        </w:rPr>
        <w:t xml:space="preserve"> </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B50D54">
        <w:t xml:space="preserve"> </w:t>
      </w:r>
      <w:proofErr w:type="spellStart"/>
      <w:r w:rsidR="00B50D54">
        <w:t>ExperimentManager</w:t>
      </w:r>
      <w:proofErr w:type="spellEnd"/>
    </w:p>
    <w:p w:rsidR="00812105" w:rsidRDefault="00B50D54" w:rsidP="003C3B4F">
      <w:pPr>
        <w:pStyle w:val="ListParagraph"/>
        <w:keepNext/>
        <w:keepLines/>
        <w:numPr>
          <w:ilvl w:val="1"/>
          <w:numId w:val="10"/>
        </w:numPr>
        <w:spacing w:after="0" w:line="240" w:lineRule="auto"/>
        <w:rPr>
          <w:b/>
        </w:rPr>
      </w:pPr>
      <w:r>
        <w:t xml:space="preserve">If the user is </w:t>
      </w:r>
      <w:proofErr w:type="spellStart"/>
      <w:proofErr w:type="gramStart"/>
      <w:r>
        <w:t>a</w:t>
      </w:r>
      <w:proofErr w:type="spellEnd"/>
      <w:proofErr w:type="gramEnd"/>
      <w:r>
        <w:t xml:space="preserve"> experiment manager this field will be used as a foreign key to the </w:t>
      </w:r>
      <w:proofErr w:type="spellStart"/>
      <w:r w:rsidR="00B07CB2" w:rsidRPr="00D6053C">
        <w:rPr>
          <w:b/>
        </w:rPr>
        <w:t>ExperimentManager</w:t>
      </w:r>
      <w:proofErr w:type="spellEnd"/>
      <w:r>
        <w:t xml:space="preserve"> table Id field.</w:t>
      </w:r>
      <w:r w:rsidRPr="00E84F72">
        <w:rPr>
          <w:b/>
        </w:rPr>
        <w:t xml:space="preserve"> </w:t>
      </w:r>
    </w:p>
    <w:p w:rsidR="00812105" w:rsidRDefault="00812105" w:rsidP="003C3B4F">
      <w:pPr>
        <w:pStyle w:val="ListParagraph"/>
        <w:keepNext/>
        <w:keepLines/>
        <w:spacing w:after="0" w:line="240" w:lineRule="auto"/>
        <w:ind w:left="1800"/>
      </w:pPr>
    </w:p>
    <w:p w:rsidR="00812105" w:rsidRDefault="001B00C4" w:rsidP="003C3B4F">
      <w:pPr>
        <w:pStyle w:val="ListParagraph"/>
        <w:keepNext/>
        <w:keepLines/>
        <w:numPr>
          <w:ilvl w:val="0"/>
          <w:numId w:val="10"/>
        </w:numPr>
        <w:spacing w:after="0" w:line="240" w:lineRule="auto"/>
      </w:pPr>
      <w:r>
        <w:rPr>
          <w:b/>
        </w:rPr>
        <w:t xml:space="preserve">Public virtual </w:t>
      </w:r>
      <w:proofErr w:type="spellStart"/>
      <w:r>
        <w:rPr>
          <w:b/>
        </w:rPr>
        <w:t>AspNet</w:t>
      </w:r>
      <w:r w:rsidR="00B50D54">
        <w:rPr>
          <w:b/>
        </w:rPr>
        <w:t>Role</w:t>
      </w:r>
      <w:proofErr w:type="spellEnd"/>
      <w:r w:rsidR="0096020E">
        <w:t xml:space="preserve"> </w:t>
      </w:r>
      <w:proofErr w:type="spellStart"/>
      <w:r>
        <w:t>AspNetRoles</w:t>
      </w:r>
      <w:proofErr w:type="spellEnd"/>
    </w:p>
    <w:p w:rsidR="00812105" w:rsidRDefault="001B00C4" w:rsidP="003C3B4F">
      <w:pPr>
        <w:pStyle w:val="ListParagraph"/>
        <w:keepNext/>
        <w:keepLines/>
        <w:numPr>
          <w:ilvl w:val="1"/>
          <w:numId w:val="10"/>
        </w:numPr>
        <w:spacing w:after="0" w:line="240" w:lineRule="auto"/>
      </w:pPr>
      <w:r>
        <w:t xml:space="preserve">Link to the user role in the </w:t>
      </w:r>
      <w:proofErr w:type="spellStart"/>
      <w:r w:rsidR="00B07CB2" w:rsidRPr="00D6053C">
        <w:rPr>
          <w:b/>
        </w:rPr>
        <w:t>AspNetRole</w:t>
      </w:r>
      <w:proofErr w:type="spellEnd"/>
      <w:r>
        <w:t xml:space="preserve"> table</w:t>
      </w:r>
      <w:r w:rsidR="0096020E">
        <w:t xml:space="preserve"> </w:t>
      </w:r>
    </w:p>
    <w:p w:rsidR="00812105" w:rsidRDefault="00812105" w:rsidP="003C3B4F">
      <w:pPr>
        <w:pStyle w:val="ListParagraph"/>
        <w:keepNext/>
        <w:keepLines/>
        <w:spacing w:after="0" w:line="240" w:lineRule="auto"/>
        <w:ind w:left="2520"/>
      </w:pPr>
    </w:p>
    <w:p w:rsidR="00812105" w:rsidRDefault="0096020E" w:rsidP="003C3B4F">
      <w:pPr>
        <w:keepNext/>
        <w:keepLines/>
        <w:spacing w:after="0" w:line="240" w:lineRule="auto"/>
        <w:ind w:firstLine="720"/>
        <w:rPr>
          <w:b/>
        </w:rPr>
      </w:pPr>
      <w:r>
        <w:rPr>
          <w:b/>
        </w:rPr>
        <w:t>Operations:</w:t>
      </w:r>
    </w:p>
    <w:p w:rsidR="00812105" w:rsidRDefault="0096020E"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96020E" w:rsidP="003C3B4F">
      <w:pPr>
        <w:keepNext/>
        <w:keepLines/>
        <w:spacing w:after="0" w:line="240" w:lineRule="auto"/>
        <w:ind w:left="720"/>
        <w:rPr>
          <w:b/>
        </w:rPr>
      </w:pPr>
      <w:r>
        <w:rPr>
          <w:b/>
        </w:rPr>
        <w:t>Constructors:</w:t>
      </w:r>
    </w:p>
    <w:p w:rsidR="00812105" w:rsidRDefault="0096020E" w:rsidP="003C3B4F">
      <w:pPr>
        <w:pStyle w:val="ListParagraph"/>
        <w:keepNext/>
        <w:keepLines/>
        <w:numPr>
          <w:ilvl w:val="0"/>
          <w:numId w:val="14"/>
        </w:numPr>
        <w:spacing w:after="0" w:line="240" w:lineRule="auto"/>
        <w:rPr>
          <w:b/>
        </w:rPr>
      </w:pPr>
      <w:r>
        <w:rPr>
          <w:b/>
        </w:rPr>
        <w:t xml:space="preserve">Public </w:t>
      </w:r>
      <w:proofErr w:type="spellStart"/>
      <w:r w:rsidR="001B00C4">
        <w:t>AspNetUser</w:t>
      </w:r>
      <w:proofErr w:type="spellEnd"/>
      <w:r>
        <w:t>()</w:t>
      </w:r>
    </w:p>
    <w:p w:rsidR="00812105" w:rsidRDefault="0096020E" w:rsidP="003C3B4F">
      <w:pPr>
        <w:pStyle w:val="ListParagraph"/>
        <w:keepNext/>
        <w:keepLines/>
        <w:numPr>
          <w:ilvl w:val="1"/>
          <w:numId w:val="14"/>
        </w:numPr>
        <w:spacing w:after="0" w:line="240" w:lineRule="auto"/>
        <w:rPr>
          <w:b/>
        </w:rPr>
      </w:pPr>
      <w:r>
        <w:t>Default constructor</w:t>
      </w:r>
    </w:p>
    <w:p w:rsidR="00812105" w:rsidRDefault="00812105" w:rsidP="003C3B4F">
      <w:pPr>
        <w:keepNext/>
        <w:keepLines/>
        <w:spacing w:after="0" w:line="240" w:lineRule="auto"/>
      </w:pPr>
    </w:p>
    <w:p w:rsidR="00812105" w:rsidRDefault="00282662" w:rsidP="003C3B4F">
      <w:pPr>
        <w:pStyle w:val="Heading4"/>
        <w:keepNext/>
        <w:keepLines/>
      </w:pPr>
      <w:r>
        <w:t>Patient</w:t>
      </w:r>
    </w:p>
    <w:p w:rsidR="00812105" w:rsidRDefault="00282662" w:rsidP="003C3B4F">
      <w:pPr>
        <w:keepNext/>
        <w:keepLines/>
      </w:pPr>
      <w:r w:rsidRPr="00F82B86">
        <w:t>T</w:t>
      </w:r>
      <w:r>
        <w:t>his</w:t>
      </w:r>
      <w:r w:rsidRPr="00F82B86">
        <w:t xml:space="preserve"> clas</w:t>
      </w:r>
      <w:r>
        <w:t xml:space="preserve">s describes the attributes and construction of a </w:t>
      </w:r>
      <w:r>
        <w:rPr>
          <w:b/>
        </w:rPr>
        <w:t>Patient</w:t>
      </w:r>
      <w:r>
        <w:t xml:space="preserve"> </w:t>
      </w:r>
      <w:r w:rsidR="006401A4">
        <w:t xml:space="preserve">user </w:t>
      </w:r>
      <w:r>
        <w:t xml:space="preserve">object.  </w:t>
      </w:r>
    </w:p>
    <w:p w:rsidR="00812105" w:rsidRDefault="00282662" w:rsidP="003C3B4F">
      <w:pPr>
        <w:keepNext/>
        <w:keepLines/>
        <w:spacing w:after="0" w:line="360" w:lineRule="auto"/>
        <w:rPr>
          <w:b/>
        </w:rPr>
      </w:pPr>
      <w:r>
        <w:rPr>
          <w:b/>
        </w:rPr>
        <w:t>&lt;&lt;Entity&gt;&gt;</w:t>
      </w:r>
    </w:p>
    <w:p w:rsidR="00812105" w:rsidRDefault="00282662" w:rsidP="003C3B4F">
      <w:pPr>
        <w:keepNext/>
        <w:keepLines/>
        <w:spacing w:after="0" w:line="240" w:lineRule="auto"/>
        <w:ind w:firstLine="720"/>
      </w:pPr>
      <w:r>
        <w:rPr>
          <w:b/>
        </w:rPr>
        <w:lastRenderedPageBreak/>
        <w:t>Attributes:</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r w:rsidR="00282662">
        <w:rPr>
          <w:b/>
        </w:rPr>
        <w:t xml:space="preserve">string </w:t>
      </w:r>
      <w:r w:rsidR="00B07CB2" w:rsidRPr="00D6053C">
        <w:t>Id</w:t>
      </w:r>
    </w:p>
    <w:p w:rsidR="00812105" w:rsidRDefault="00282662" w:rsidP="003C3B4F">
      <w:pPr>
        <w:pStyle w:val="ListParagraph"/>
        <w:keepNext/>
        <w:keepLines/>
        <w:numPr>
          <w:ilvl w:val="1"/>
          <w:numId w:val="10"/>
        </w:numPr>
        <w:spacing w:after="0" w:line="240" w:lineRule="auto"/>
      </w:pPr>
      <w:r>
        <w:t>Unique patient id created by the patient’s physician used to identify their patients.</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282662">
        <w:rPr>
          <w:b/>
        </w:rPr>
        <w:t>int</w:t>
      </w:r>
      <w:proofErr w:type="spellEnd"/>
      <w:r w:rsidR="00282662" w:rsidRPr="00F82B86">
        <w:t xml:space="preserve"> </w:t>
      </w:r>
      <w:r w:rsidR="00282662">
        <w:t>Age</w:t>
      </w:r>
    </w:p>
    <w:p w:rsidR="00812105" w:rsidRDefault="0078229C" w:rsidP="003C3B4F">
      <w:pPr>
        <w:pStyle w:val="ListParagraph"/>
        <w:keepNext/>
        <w:keepLines/>
        <w:numPr>
          <w:ilvl w:val="1"/>
          <w:numId w:val="10"/>
        </w:numPr>
        <w:spacing w:after="0" w:line="240" w:lineRule="auto"/>
      </w:pPr>
      <w:r>
        <w:t>The age of the patient.</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r w:rsidR="0007275F">
        <w:rPr>
          <w:b/>
        </w:rPr>
        <w:t xml:space="preserve">float </w:t>
      </w:r>
      <w:r w:rsidR="0007275F">
        <w:t>Weight</w:t>
      </w:r>
    </w:p>
    <w:p w:rsidR="00812105" w:rsidRDefault="0007275F" w:rsidP="003C3B4F">
      <w:pPr>
        <w:pStyle w:val="ListParagraph"/>
        <w:keepNext/>
        <w:keepLines/>
        <w:numPr>
          <w:ilvl w:val="1"/>
          <w:numId w:val="10"/>
        </w:numPr>
        <w:spacing w:after="0" w:line="240" w:lineRule="auto"/>
      </w:pPr>
      <w:r>
        <w:t>The weight of the patient.</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07275F">
        <w:rPr>
          <w:b/>
        </w:rPr>
        <w:t>int</w:t>
      </w:r>
      <w:proofErr w:type="spellEnd"/>
      <w:r w:rsidR="0007275F">
        <w:rPr>
          <w:b/>
        </w:rPr>
        <w:t xml:space="preserve"> </w:t>
      </w:r>
      <w:r w:rsidR="0007275F">
        <w:t>Height</w:t>
      </w:r>
    </w:p>
    <w:p w:rsidR="00812105" w:rsidRDefault="0007275F" w:rsidP="003C3B4F">
      <w:pPr>
        <w:pStyle w:val="ListParagraph"/>
        <w:keepNext/>
        <w:keepLines/>
        <w:numPr>
          <w:ilvl w:val="1"/>
          <w:numId w:val="10"/>
        </w:numPr>
        <w:spacing w:after="0" w:line="240" w:lineRule="auto"/>
      </w:pPr>
      <w:r>
        <w:t>The height of the patient given in inches.</w:t>
      </w:r>
    </w:p>
    <w:p w:rsidR="00812105" w:rsidRDefault="00812105" w:rsidP="003C3B4F">
      <w:pPr>
        <w:pStyle w:val="ListParagraph"/>
        <w:keepNext/>
        <w:keepLines/>
        <w:spacing w:after="0" w:line="240" w:lineRule="auto"/>
        <w:ind w:left="2520"/>
      </w:pPr>
    </w:p>
    <w:p w:rsidR="00812105" w:rsidRPr="00D6053C" w:rsidRDefault="001B00C4" w:rsidP="003C3B4F">
      <w:pPr>
        <w:pStyle w:val="ListParagraph"/>
        <w:keepNext/>
        <w:keepLines/>
        <w:numPr>
          <w:ilvl w:val="0"/>
          <w:numId w:val="10"/>
        </w:numPr>
        <w:spacing w:after="0" w:line="240" w:lineRule="auto"/>
        <w:rPr>
          <w:b/>
        </w:rPr>
      </w:pPr>
      <w:r>
        <w:rPr>
          <w:b/>
        </w:rPr>
        <w:t xml:space="preserve">Public </w:t>
      </w:r>
      <w:r w:rsidR="005E33EA">
        <w:rPr>
          <w:b/>
        </w:rPr>
        <w:t xml:space="preserve">Region </w:t>
      </w:r>
      <w:r w:rsidR="005E33EA">
        <w:t>Location</w:t>
      </w:r>
    </w:p>
    <w:p w:rsidR="00812105" w:rsidRPr="00D6053C" w:rsidRDefault="005E33EA" w:rsidP="003C3B4F">
      <w:pPr>
        <w:pStyle w:val="ListParagraph"/>
        <w:keepNext/>
        <w:keepLines/>
        <w:numPr>
          <w:ilvl w:val="1"/>
          <w:numId w:val="10"/>
        </w:numPr>
        <w:spacing w:after="0" w:line="240" w:lineRule="auto"/>
        <w:rPr>
          <w:b/>
        </w:rPr>
      </w:pPr>
      <w:r>
        <w:t>The state where the patient is located.</w:t>
      </w:r>
      <w:r w:rsidR="00B07CB2" w:rsidRPr="00D6053C">
        <w:rPr>
          <w:b/>
        </w:rPr>
        <w:t xml:space="preserve"> </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78229C">
        <w:rPr>
          <w:b/>
        </w:rPr>
        <w:t>PatientEthnicity</w:t>
      </w:r>
      <w:proofErr w:type="spellEnd"/>
      <w:r w:rsidR="00282662">
        <w:t xml:space="preserve"> </w:t>
      </w:r>
      <w:r w:rsidR="0078229C">
        <w:t>Ethnicity</w:t>
      </w:r>
    </w:p>
    <w:p w:rsidR="00812105" w:rsidRDefault="0078229C" w:rsidP="003C3B4F">
      <w:pPr>
        <w:pStyle w:val="ListParagraph"/>
        <w:keepNext/>
        <w:keepLines/>
        <w:numPr>
          <w:ilvl w:val="1"/>
          <w:numId w:val="10"/>
        </w:numPr>
        <w:spacing w:after="0" w:line="240" w:lineRule="auto"/>
      </w:pPr>
      <w:r>
        <w:t>Enumeration value used to describe the patient’s ethnicity.</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r w:rsidR="0007275F">
        <w:rPr>
          <w:b/>
        </w:rPr>
        <w:t>Collection&lt;</w:t>
      </w:r>
      <w:proofErr w:type="spellStart"/>
      <w:r w:rsidR="0007275F">
        <w:rPr>
          <w:b/>
        </w:rPr>
        <w:t>PatientRace</w:t>
      </w:r>
      <w:proofErr w:type="spellEnd"/>
      <w:r w:rsidR="0007275F">
        <w:rPr>
          <w:b/>
        </w:rPr>
        <w:t>&gt;</w:t>
      </w:r>
      <w:r w:rsidR="0007275F">
        <w:t xml:space="preserve"> Race</w:t>
      </w:r>
    </w:p>
    <w:p w:rsidR="00812105" w:rsidRDefault="0007275F" w:rsidP="003C3B4F">
      <w:pPr>
        <w:pStyle w:val="ListParagraph"/>
        <w:keepNext/>
        <w:keepLines/>
        <w:numPr>
          <w:ilvl w:val="1"/>
          <w:numId w:val="10"/>
        </w:numPr>
        <w:spacing w:after="0" w:line="240" w:lineRule="auto"/>
      </w:pPr>
      <w:r>
        <w:t>Collection of enumeration values used to describe the patient’s race.</w:t>
      </w:r>
    </w:p>
    <w:p w:rsidR="00812105" w:rsidRDefault="00812105" w:rsidP="003C3B4F">
      <w:pPr>
        <w:pStyle w:val="ListParagraph"/>
        <w:keepNext/>
        <w:keepLines/>
        <w:spacing w:after="0" w:line="240" w:lineRule="auto"/>
        <w:ind w:left="180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78229C">
        <w:rPr>
          <w:b/>
        </w:rPr>
        <w:t>PatientGender</w:t>
      </w:r>
      <w:proofErr w:type="spellEnd"/>
      <w:r w:rsidR="0078229C">
        <w:t xml:space="preserve"> Gender</w:t>
      </w:r>
    </w:p>
    <w:p w:rsidR="00812105" w:rsidRDefault="0078229C" w:rsidP="003C3B4F">
      <w:pPr>
        <w:pStyle w:val="ListParagraph"/>
        <w:keepNext/>
        <w:keepLines/>
        <w:numPr>
          <w:ilvl w:val="1"/>
          <w:numId w:val="10"/>
        </w:numPr>
        <w:spacing w:after="0" w:line="240" w:lineRule="auto"/>
      </w:pPr>
      <w:r>
        <w:t>Enumeration value used to describe the patient’s gender.</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Public virtual Physician</w:t>
      </w:r>
      <w:r>
        <w:t xml:space="preserve"> </w:t>
      </w:r>
      <w:proofErr w:type="spellStart"/>
      <w:r>
        <w:t>Physician</w:t>
      </w:r>
      <w:proofErr w:type="spellEnd"/>
    </w:p>
    <w:p w:rsidR="00812105" w:rsidRDefault="001B00C4" w:rsidP="003C3B4F">
      <w:pPr>
        <w:pStyle w:val="ListParagraph"/>
        <w:keepNext/>
        <w:keepLines/>
        <w:numPr>
          <w:ilvl w:val="1"/>
          <w:numId w:val="10"/>
        </w:numPr>
        <w:spacing w:after="0" w:line="240" w:lineRule="auto"/>
      </w:pPr>
      <w:r>
        <w:t>Foreign key link to the patient’s physician.</w:t>
      </w:r>
    </w:p>
    <w:p w:rsidR="00812105" w:rsidRDefault="00812105" w:rsidP="003C3B4F">
      <w:pPr>
        <w:pStyle w:val="ListParagraph"/>
        <w:keepNext/>
        <w:keepLines/>
        <w:spacing w:after="0" w:line="240" w:lineRule="auto"/>
        <w:ind w:left="2520"/>
      </w:pPr>
    </w:p>
    <w:p w:rsidR="00812105" w:rsidRDefault="00282662" w:rsidP="003C3B4F">
      <w:pPr>
        <w:keepNext/>
        <w:keepLines/>
        <w:spacing w:after="0" w:line="240" w:lineRule="auto"/>
        <w:ind w:firstLine="720"/>
        <w:rPr>
          <w:b/>
        </w:rPr>
      </w:pPr>
      <w:r>
        <w:rPr>
          <w:b/>
        </w:rPr>
        <w:t>Operations:</w:t>
      </w:r>
    </w:p>
    <w:p w:rsidR="00812105" w:rsidRDefault="00282662"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5E33EA" w:rsidP="003C3B4F">
      <w:pPr>
        <w:keepNext/>
        <w:keepLines/>
        <w:spacing w:after="0" w:line="240" w:lineRule="auto"/>
        <w:ind w:left="720"/>
        <w:rPr>
          <w:b/>
        </w:rPr>
      </w:pPr>
      <w:r>
        <w:rPr>
          <w:b/>
        </w:rPr>
        <w:t>Constructors:</w:t>
      </w:r>
    </w:p>
    <w:p w:rsidR="00812105" w:rsidRPr="00D6053C" w:rsidRDefault="005E33EA" w:rsidP="003C3B4F">
      <w:pPr>
        <w:pStyle w:val="ListParagraph"/>
        <w:keepNext/>
        <w:keepLines/>
        <w:numPr>
          <w:ilvl w:val="0"/>
          <w:numId w:val="14"/>
        </w:numPr>
        <w:spacing w:after="0" w:line="240" w:lineRule="auto"/>
        <w:rPr>
          <w:b/>
        </w:rPr>
      </w:pPr>
      <w:r>
        <w:rPr>
          <w:b/>
        </w:rPr>
        <w:t xml:space="preserve">Public </w:t>
      </w:r>
      <w:r>
        <w:t>Patient()</w:t>
      </w:r>
    </w:p>
    <w:p w:rsidR="00812105" w:rsidRPr="00D6053C" w:rsidRDefault="005E33EA" w:rsidP="003C3B4F">
      <w:pPr>
        <w:pStyle w:val="ListParagraph"/>
        <w:keepNext/>
        <w:keepLines/>
        <w:numPr>
          <w:ilvl w:val="1"/>
          <w:numId w:val="14"/>
        </w:numPr>
        <w:spacing w:after="0" w:line="240" w:lineRule="auto"/>
        <w:rPr>
          <w:b/>
        </w:rPr>
      </w:pPr>
      <w:r>
        <w:t>Default constructor</w:t>
      </w:r>
    </w:p>
    <w:p w:rsidR="00812105" w:rsidRPr="00D6053C" w:rsidRDefault="00812105" w:rsidP="003C3B4F">
      <w:pPr>
        <w:pStyle w:val="ListParagraph"/>
        <w:keepNext/>
        <w:keepLines/>
        <w:spacing w:after="0" w:line="240" w:lineRule="auto"/>
        <w:ind w:left="2520"/>
        <w:rPr>
          <w:b/>
        </w:rPr>
      </w:pPr>
    </w:p>
    <w:p w:rsidR="00812105" w:rsidRDefault="0096020E" w:rsidP="003C3B4F">
      <w:pPr>
        <w:pStyle w:val="Heading4"/>
        <w:keepNext/>
        <w:keepLines/>
      </w:pPr>
      <w:r>
        <w:t>Physician</w:t>
      </w:r>
    </w:p>
    <w:p w:rsidR="00812105" w:rsidRDefault="0096020E" w:rsidP="003C3B4F">
      <w:pPr>
        <w:keepNext/>
        <w:keepLines/>
      </w:pPr>
      <w:r w:rsidRPr="00F82B86">
        <w:t>T</w:t>
      </w:r>
      <w:r>
        <w:t>his</w:t>
      </w:r>
      <w:r w:rsidRPr="00F82B86">
        <w:t xml:space="preserve"> clas</w:t>
      </w:r>
      <w:r>
        <w:t xml:space="preserve">s describes the attributes and construction of a </w:t>
      </w:r>
      <w:r>
        <w:rPr>
          <w:b/>
        </w:rPr>
        <w:t>Physician</w:t>
      </w:r>
      <w:r>
        <w:t xml:space="preserve"> </w:t>
      </w:r>
      <w:r w:rsidR="006401A4">
        <w:t xml:space="preserve">user </w:t>
      </w:r>
      <w:r>
        <w:t xml:space="preserve">object.  </w:t>
      </w:r>
    </w:p>
    <w:p w:rsidR="00812105" w:rsidRDefault="0096020E" w:rsidP="003C3B4F">
      <w:pPr>
        <w:keepNext/>
        <w:keepLines/>
        <w:spacing w:after="0" w:line="360" w:lineRule="auto"/>
        <w:rPr>
          <w:b/>
        </w:rPr>
      </w:pPr>
      <w:r>
        <w:rPr>
          <w:b/>
        </w:rPr>
        <w:t>&lt;&lt;Entity&gt;&gt;</w:t>
      </w:r>
    </w:p>
    <w:p w:rsidR="00812105" w:rsidRDefault="0096020E"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lastRenderedPageBreak/>
        <w:t>Public</w:t>
      </w:r>
      <w:r w:rsidR="0096020E">
        <w:rPr>
          <w:b/>
        </w:rPr>
        <w:t xml:space="preserve"> </w:t>
      </w:r>
      <w:proofErr w:type="spellStart"/>
      <w:r>
        <w:rPr>
          <w:b/>
        </w:rPr>
        <w:t>int</w:t>
      </w:r>
      <w:proofErr w:type="spellEnd"/>
      <w:r w:rsidR="0096020E">
        <w:rPr>
          <w:b/>
        </w:rPr>
        <w:t xml:space="preserve"> </w:t>
      </w:r>
      <w:r w:rsidR="0096020E" w:rsidRPr="00E84F72">
        <w:t>Id</w:t>
      </w:r>
    </w:p>
    <w:p w:rsidR="00812105" w:rsidRDefault="0096020E" w:rsidP="003C3B4F">
      <w:pPr>
        <w:pStyle w:val="ListParagraph"/>
        <w:keepNext/>
        <w:keepLines/>
        <w:numPr>
          <w:ilvl w:val="1"/>
          <w:numId w:val="10"/>
        </w:numPr>
        <w:spacing w:after="0" w:line="240" w:lineRule="auto"/>
      </w:pPr>
      <w:r>
        <w:t xml:space="preserve">Unique </w:t>
      </w:r>
      <w:r w:rsidR="001B00C4">
        <w:t>id generated by the system for each physician.</w:t>
      </w:r>
    </w:p>
    <w:p w:rsidR="00812105" w:rsidRDefault="00812105" w:rsidP="003C3B4F">
      <w:pPr>
        <w:pStyle w:val="ListParagraph"/>
        <w:keepNext/>
        <w:keepLines/>
        <w:spacing w:after="0" w:line="240" w:lineRule="auto"/>
        <w:ind w:left="2520"/>
      </w:pPr>
    </w:p>
    <w:p w:rsidR="00812105" w:rsidRDefault="007F09D4" w:rsidP="003C3B4F">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7F09D4" w:rsidP="003C3B4F">
      <w:pPr>
        <w:pStyle w:val="ListParagraph"/>
        <w:keepNext/>
        <w:keepLines/>
        <w:numPr>
          <w:ilvl w:val="1"/>
          <w:numId w:val="10"/>
        </w:numPr>
        <w:spacing w:after="0" w:line="240" w:lineRule="auto"/>
      </w:pPr>
      <w:r>
        <w:t>Physician’s first name.</w:t>
      </w:r>
    </w:p>
    <w:p w:rsidR="00812105" w:rsidRDefault="00812105" w:rsidP="003C3B4F">
      <w:pPr>
        <w:pStyle w:val="ListParagraph"/>
        <w:keepNext/>
        <w:keepLines/>
        <w:spacing w:after="0" w:line="240" w:lineRule="auto"/>
        <w:ind w:left="2520"/>
      </w:pPr>
    </w:p>
    <w:p w:rsidR="00812105" w:rsidRDefault="007F09D4" w:rsidP="003C3B4F">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7F09D4" w:rsidP="003C3B4F">
      <w:pPr>
        <w:pStyle w:val="ListParagraph"/>
        <w:keepNext/>
        <w:keepLines/>
        <w:numPr>
          <w:ilvl w:val="1"/>
          <w:numId w:val="10"/>
        </w:numPr>
        <w:spacing w:after="0" w:line="240" w:lineRule="auto"/>
      </w:pPr>
      <w:r>
        <w:t>Physician’s last name.</w:t>
      </w:r>
    </w:p>
    <w:p w:rsidR="00812105" w:rsidRDefault="00812105" w:rsidP="003C3B4F">
      <w:pPr>
        <w:keepNext/>
        <w:keepLines/>
        <w:spacing w:after="0" w:line="240" w:lineRule="auto"/>
      </w:pPr>
    </w:p>
    <w:p w:rsidR="00812105" w:rsidRDefault="007F09D4" w:rsidP="003C3B4F">
      <w:pPr>
        <w:pStyle w:val="ListParagraph"/>
        <w:keepNext/>
        <w:keepLines/>
        <w:numPr>
          <w:ilvl w:val="0"/>
          <w:numId w:val="10"/>
        </w:numPr>
        <w:spacing w:after="0" w:line="240" w:lineRule="auto"/>
      </w:pPr>
      <w:r>
        <w:rPr>
          <w:b/>
        </w:rPr>
        <w:t xml:space="preserve">Public string </w:t>
      </w:r>
      <w:r>
        <w:t>Address</w:t>
      </w:r>
    </w:p>
    <w:p w:rsidR="00812105" w:rsidRDefault="007F09D4" w:rsidP="003C3B4F">
      <w:pPr>
        <w:pStyle w:val="ListParagraph"/>
        <w:keepNext/>
        <w:keepLines/>
        <w:numPr>
          <w:ilvl w:val="1"/>
          <w:numId w:val="10"/>
        </w:numPr>
        <w:spacing w:after="0" w:line="240" w:lineRule="auto"/>
      </w:pPr>
      <w:r>
        <w:t xml:space="preserve">Physician’s </w:t>
      </w:r>
      <w:proofErr w:type="gramStart"/>
      <w:r>
        <w:t>office address</w:t>
      </w:r>
      <w:proofErr w:type="gramEnd"/>
      <w:r>
        <w:t xml:space="preserve"> information.</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string </w:t>
      </w:r>
      <w:r>
        <w:t>Email</w:t>
      </w:r>
    </w:p>
    <w:p w:rsidR="00812105" w:rsidRDefault="001B00C4" w:rsidP="003C3B4F">
      <w:pPr>
        <w:pStyle w:val="ListParagraph"/>
        <w:keepNext/>
        <w:keepLines/>
        <w:numPr>
          <w:ilvl w:val="1"/>
          <w:numId w:val="10"/>
        </w:numPr>
        <w:spacing w:after="0" w:line="240" w:lineRule="auto"/>
      </w:pPr>
      <w:r>
        <w:t>Email address for the physician</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Public string</w:t>
      </w:r>
      <w:r w:rsidR="0096020E">
        <w:rPr>
          <w:b/>
        </w:rPr>
        <w:t xml:space="preserve"> </w:t>
      </w:r>
      <w:proofErr w:type="spellStart"/>
      <w:r>
        <w:t>PhoneNumber</w:t>
      </w:r>
      <w:proofErr w:type="spellEnd"/>
    </w:p>
    <w:p w:rsidR="00812105" w:rsidRDefault="001B00C4" w:rsidP="003C3B4F">
      <w:pPr>
        <w:pStyle w:val="ListParagraph"/>
        <w:keepNext/>
        <w:keepLines/>
        <w:numPr>
          <w:ilvl w:val="1"/>
          <w:numId w:val="10"/>
        </w:numPr>
        <w:spacing w:after="0" w:line="240" w:lineRule="auto"/>
      </w:pPr>
      <w:r>
        <w:t>Phone number for the physician</w:t>
      </w:r>
    </w:p>
    <w:p w:rsidR="00812105" w:rsidRDefault="00812105" w:rsidP="003C3B4F">
      <w:pPr>
        <w:pStyle w:val="ListParagraph"/>
        <w:keepNext/>
        <w:keepLines/>
        <w:spacing w:after="0" w:line="240" w:lineRule="auto"/>
        <w:ind w:left="2520"/>
      </w:pPr>
    </w:p>
    <w:p w:rsidR="00812105" w:rsidRDefault="007F09D4" w:rsidP="003C3B4F">
      <w:pPr>
        <w:pStyle w:val="ListParagraph"/>
        <w:keepNext/>
        <w:keepLines/>
        <w:numPr>
          <w:ilvl w:val="0"/>
          <w:numId w:val="10"/>
        </w:numPr>
        <w:spacing w:after="0" w:line="240" w:lineRule="auto"/>
      </w:pPr>
      <w:r>
        <w:rPr>
          <w:b/>
        </w:rPr>
        <w:t>Public virtual</w:t>
      </w:r>
      <w:r w:rsidR="0096020E">
        <w:rPr>
          <w:b/>
        </w:rPr>
        <w:t xml:space="preserve"> </w:t>
      </w:r>
      <w:r w:rsidR="001B00C4">
        <w:rPr>
          <w:b/>
        </w:rPr>
        <w:t>Collection&lt;Parent&gt;</w:t>
      </w:r>
      <w:r w:rsidR="0096020E">
        <w:rPr>
          <w:b/>
        </w:rPr>
        <w:t xml:space="preserve"> </w:t>
      </w:r>
      <w:r>
        <w:t>Patients</w:t>
      </w:r>
    </w:p>
    <w:p w:rsidR="00812105" w:rsidRDefault="007F09D4" w:rsidP="003C3B4F">
      <w:pPr>
        <w:pStyle w:val="ListParagraph"/>
        <w:keepNext/>
        <w:keepLines/>
        <w:numPr>
          <w:ilvl w:val="1"/>
          <w:numId w:val="10"/>
        </w:numPr>
        <w:spacing w:after="0" w:line="240" w:lineRule="auto"/>
      </w:pPr>
      <w:r>
        <w:t>Collection of all of the physician’s patients.</w:t>
      </w:r>
    </w:p>
    <w:p w:rsidR="00812105" w:rsidRDefault="00812105" w:rsidP="003C3B4F">
      <w:pPr>
        <w:keepNext/>
        <w:keepLines/>
        <w:spacing w:after="0" w:line="240" w:lineRule="auto"/>
      </w:pPr>
    </w:p>
    <w:p w:rsidR="00812105" w:rsidRDefault="0096020E" w:rsidP="003C3B4F">
      <w:pPr>
        <w:keepNext/>
        <w:keepLines/>
        <w:spacing w:after="0" w:line="240" w:lineRule="auto"/>
        <w:ind w:firstLine="720"/>
        <w:rPr>
          <w:b/>
        </w:rPr>
      </w:pPr>
      <w:r>
        <w:rPr>
          <w:b/>
        </w:rPr>
        <w:t>Operations:</w:t>
      </w:r>
    </w:p>
    <w:p w:rsidR="00812105" w:rsidRDefault="0096020E"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96020E" w:rsidP="003C3B4F">
      <w:pPr>
        <w:keepNext/>
        <w:keepLines/>
        <w:spacing w:after="0" w:line="240" w:lineRule="auto"/>
        <w:ind w:left="720"/>
        <w:rPr>
          <w:b/>
        </w:rPr>
      </w:pPr>
      <w:r>
        <w:rPr>
          <w:b/>
        </w:rPr>
        <w:t>Constructors:</w:t>
      </w:r>
    </w:p>
    <w:p w:rsidR="00812105" w:rsidRDefault="0096020E" w:rsidP="003C3B4F">
      <w:pPr>
        <w:pStyle w:val="ListParagraph"/>
        <w:keepNext/>
        <w:keepLines/>
        <w:numPr>
          <w:ilvl w:val="0"/>
          <w:numId w:val="14"/>
        </w:numPr>
        <w:spacing w:after="0" w:line="240" w:lineRule="auto"/>
        <w:rPr>
          <w:b/>
        </w:rPr>
      </w:pPr>
      <w:r>
        <w:rPr>
          <w:b/>
        </w:rPr>
        <w:t xml:space="preserve">Public </w:t>
      </w:r>
      <w:r w:rsidR="007F09D4">
        <w:t>Physician</w:t>
      </w:r>
      <w:r>
        <w:t>()</w:t>
      </w:r>
    </w:p>
    <w:p w:rsidR="00812105" w:rsidRDefault="0096020E" w:rsidP="003C3B4F">
      <w:pPr>
        <w:pStyle w:val="ListParagraph"/>
        <w:keepNext/>
        <w:keepLines/>
        <w:numPr>
          <w:ilvl w:val="1"/>
          <w:numId w:val="14"/>
        </w:numPr>
        <w:spacing w:after="0" w:line="240" w:lineRule="auto"/>
        <w:rPr>
          <w:b/>
        </w:rPr>
      </w:pPr>
      <w:r>
        <w:t>Default constructor</w:t>
      </w:r>
    </w:p>
    <w:p w:rsidR="00812105" w:rsidRDefault="00812105" w:rsidP="003C3B4F">
      <w:pPr>
        <w:keepNext/>
        <w:keepLines/>
      </w:pPr>
    </w:p>
    <w:p w:rsidR="00812105" w:rsidRDefault="001C1550" w:rsidP="003C3B4F">
      <w:pPr>
        <w:pStyle w:val="Heading4"/>
        <w:keepNext/>
        <w:keepLines/>
      </w:pPr>
      <w:proofErr w:type="spellStart"/>
      <w:r>
        <w:t>ExperimentAdministrator</w:t>
      </w:r>
      <w:proofErr w:type="spellEnd"/>
    </w:p>
    <w:p w:rsidR="00812105" w:rsidRDefault="001C1550" w:rsidP="003C3B4F">
      <w:pPr>
        <w:keepNext/>
        <w:keepLines/>
      </w:pPr>
      <w:r w:rsidRPr="00F82B86">
        <w:t>T</w:t>
      </w:r>
      <w:r>
        <w:t>his</w:t>
      </w:r>
      <w:r w:rsidRPr="00F82B86">
        <w:t xml:space="preserve"> clas</w:t>
      </w:r>
      <w:r>
        <w:t xml:space="preserve">s describes the attributes and construction of an </w:t>
      </w:r>
      <w:r>
        <w:rPr>
          <w:b/>
        </w:rPr>
        <w:t>Experiment Administrator</w:t>
      </w:r>
      <w:r>
        <w:t xml:space="preserve"> </w:t>
      </w:r>
      <w:r w:rsidR="006401A4">
        <w:t xml:space="preserve">user </w:t>
      </w:r>
      <w:r>
        <w:t xml:space="preserve">object.  </w:t>
      </w:r>
    </w:p>
    <w:p w:rsidR="00812105" w:rsidRDefault="001C1550" w:rsidP="003C3B4F">
      <w:pPr>
        <w:keepNext/>
        <w:keepLines/>
        <w:spacing w:after="0" w:line="360" w:lineRule="auto"/>
        <w:rPr>
          <w:b/>
        </w:rPr>
      </w:pPr>
      <w:r>
        <w:rPr>
          <w:b/>
        </w:rPr>
        <w:t>&lt;&lt;Entity&gt;&gt;</w:t>
      </w:r>
    </w:p>
    <w:p w:rsidR="00812105" w:rsidRDefault="001C1550"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1C1550" w:rsidP="003C3B4F">
      <w:pPr>
        <w:pStyle w:val="ListParagraph"/>
        <w:keepNext/>
        <w:keepLines/>
        <w:numPr>
          <w:ilvl w:val="1"/>
          <w:numId w:val="10"/>
        </w:numPr>
        <w:spacing w:after="0" w:line="240" w:lineRule="auto"/>
      </w:pPr>
      <w:r>
        <w:t>Unique id generated by the system for each experiment administrator.</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1C1550" w:rsidP="003C3B4F">
      <w:pPr>
        <w:pStyle w:val="ListParagraph"/>
        <w:keepNext/>
        <w:keepLines/>
        <w:numPr>
          <w:ilvl w:val="1"/>
          <w:numId w:val="10"/>
        </w:numPr>
        <w:spacing w:after="0" w:line="240" w:lineRule="auto"/>
      </w:pPr>
      <w:r>
        <w:t>Experiment administrator’s first name.</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1C1550" w:rsidP="003C3B4F">
      <w:pPr>
        <w:pStyle w:val="ListParagraph"/>
        <w:keepNext/>
        <w:keepLines/>
        <w:numPr>
          <w:ilvl w:val="1"/>
          <w:numId w:val="10"/>
        </w:numPr>
        <w:spacing w:after="0" w:line="240" w:lineRule="auto"/>
      </w:pPr>
      <w:r>
        <w:t>Experiment administrator’s last name.</w:t>
      </w:r>
    </w:p>
    <w:p w:rsidR="00812105" w:rsidRDefault="00812105" w:rsidP="003C3B4F">
      <w:pPr>
        <w:keepNext/>
        <w:keepLines/>
        <w:spacing w:after="0" w:line="240" w:lineRule="auto"/>
      </w:pPr>
    </w:p>
    <w:p w:rsidR="00812105" w:rsidRDefault="001C1550" w:rsidP="003C3B4F">
      <w:pPr>
        <w:pStyle w:val="ListParagraph"/>
        <w:keepNext/>
        <w:keepLines/>
        <w:numPr>
          <w:ilvl w:val="0"/>
          <w:numId w:val="10"/>
        </w:numPr>
        <w:spacing w:after="0" w:line="240" w:lineRule="auto"/>
      </w:pPr>
      <w:r>
        <w:rPr>
          <w:b/>
        </w:rPr>
        <w:t xml:space="preserve">Public string </w:t>
      </w:r>
      <w:r>
        <w:t>Address</w:t>
      </w:r>
    </w:p>
    <w:p w:rsidR="00812105" w:rsidRDefault="001C1550" w:rsidP="003C3B4F">
      <w:pPr>
        <w:pStyle w:val="ListParagraph"/>
        <w:keepNext/>
        <w:keepLines/>
        <w:numPr>
          <w:ilvl w:val="1"/>
          <w:numId w:val="10"/>
        </w:numPr>
        <w:spacing w:after="0" w:line="240" w:lineRule="auto"/>
      </w:pPr>
      <w:r>
        <w:t>Experiment administrator’s address information.</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string </w:t>
      </w:r>
      <w:r>
        <w:t>Email</w:t>
      </w:r>
    </w:p>
    <w:p w:rsidR="00812105" w:rsidRDefault="001C1550" w:rsidP="003C3B4F">
      <w:pPr>
        <w:pStyle w:val="ListParagraph"/>
        <w:keepNext/>
        <w:keepLines/>
        <w:numPr>
          <w:ilvl w:val="1"/>
          <w:numId w:val="10"/>
        </w:numPr>
        <w:spacing w:after="0" w:line="240" w:lineRule="auto"/>
      </w:pPr>
      <w:r>
        <w:t>Email address for the experiment administrator</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string </w:t>
      </w:r>
      <w:proofErr w:type="spellStart"/>
      <w:r>
        <w:t>PhoneNumber</w:t>
      </w:r>
      <w:proofErr w:type="spellEnd"/>
    </w:p>
    <w:p w:rsidR="00812105" w:rsidRDefault="001C1550" w:rsidP="003C3B4F">
      <w:pPr>
        <w:pStyle w:val="ListParagraph"/>
        <w:keepNext/>
        <w:keepLines/>
        <w:numPr>
          <w:ilvl w:val="1"/>
          <w:numId w:val="10"/>
        </w:numPr>
        <w:spacing w:after="0" w:line="240" w:lineRule="auto"/>
      </w:pPr>
      <w:r>
        <w:t>Phone number for the experiment administrator.</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virtual Collection&lt;Experiment&gt; </w:t>
      </w:r>
      <w:r>
        <w:t>Experiments</w:t>
      </w:r>
    </w:p>
    <w:p w:rsidR="00812105" w:rsidRDefault="001C1550" w:rsidP="003C3B4F">
      <w:pPr>
        <w:pStyle w:val="ListParagraph"/>
        <w:keepNext/>
        <w:keepLines/>
        <w:numPr>
          <w:ilvl w:val="1"/>
          <w:numId w:val="10"/>
        </w:numPr>
        <w:spacing w:after="0" w:line="240" w:lineRule="auto"/>
      </w:pPr>
      <w:r>
        <w:t>Collection of all of the experiment administrator experiments.</w:t>
      </w:r>
    </w:p>
    <w:p w:rsidR="00812105" w:rsidRDefault="006401A4" w:rsidP="003C3B4F">
      <w:pPr>
        <w:keepNext/>
        <w:keepLines/>
        <w:spacing w:after="0" w:line="240" w:lineRule="auto"/>
        <w:ind w:firstLine="720"/>
        <w:rPr>
          <w:b/>
        </w:rPr>
      </w:pPr>
      <w:r>
        <w:rPr>
          <w:b/>
        </w:rPr>
        <w:t>Operations:</w:t>
      </w:r>
    </w:p>
    <w:p w:rsidR="00812105" w:rsidRDefault="006401A4"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6401A4" w:rsidP="003C3B4F">
      <w:pPr>
        <w:keepNext/>
        <w:keepLines/>
        <w:spacing w:after="0" w:line="240" w:lineRule="auto"/>
        <w:ind w:left="720"/>
        <w:rPr>
          <w:b/>
        </w:rPr>
      </w:pPr>
      <w:r>
        <w:rPr>
          <w:b/>
        </w:rPr>
        <w:t>Constructors:</w:t>
      </w:r>
    </w:p>
    <w:p w:rsidR="00812105" w:rsidRDefault="006401A4" w:rsidP="003C3B4F">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Pr="00D6053C" w:rsidRDefault="006401A4" w:rsidP="003C3B4F">
      <w:pPr>
        <w:pStyle w:val="ListParagraph"/>
        <w:keepNext/>
        <w:keepLines/>
        <w:numPr>
          <w:ilvl w:val="1"/>
          <w:numId w:val="14"/>
        </w:numPr>
        <w:spacing w:after="0" w:line="240" w:lineRule="auto"/>
        <w:rPr>
          <w:b/>
        </w:rPr>
      </w:pPr>
      <w:r>
        <w:t>Default constructor</w:t>
      </w:r>
    </w:p>
    <w:p w:rsidR="00812105" w:rsidRDefault="00812105" w:rsidP="003C3B4F">
      <w:pPr>
        <w:pStyle w:val="ListParagraph"/>
        <w:keepNext/>
        <w:keepLines/>
        <w:spacing w:after="0" w:line="240" w:lineRule="auto"/>
        <w:ind w:left="2520"/>
        <w:rPr>
          <w:b/>
        </w:rPr>
      </w:pPr>
    </w:p>
    <w:p w:rsidR="00812105" w:rsidRDefault="006401A4" w:rsidP="003C3B4F">
      <w:pPr>
        <w:pStyle w:val="Heading4"/>
        <w:keepNext/>
        <w:keepLines/>
      </w:pPr>
      <w:r>
        <w:t>Experiment</w:t>
      </w:r>
    </w:p>
    <w:p w:rsidR="00812105" w:rsidRDefault="006401A4" w:rsidP="003C3B4F">
      <w:pPr>
        <w:keepNext/>
        <w:keepLines/>
      </w:pPr>
      <w:r w:rsidRPr="00F82B86">
        <w:t>T</w:t>
      </w:r>
      <w:r>
        <w:t>his</w:t>
      </w:r>
      <w:r w:rsidRPr="00F82B86">
        <w:t xml:space="preserve"> clas</w:t>
      </w:r>
      <w:r>
        <w:t xml:space="preserve">s describes the attributes and construction of an </w:t>
      </w:r>
      <w:r>
        <w:rPr>
          <w:b/>
        </w:rPr>
        <w:t xml:space="preserve">Experiment </w:t>
      </w:r>
      <w:r>
        <w:t xml:space="preserve">object.  </w:t>
      </w:r>
    </w:p>
    <w:p w:rsidR="00812105" w:rsidRDefault="006401A4" w:rsidP="003C3B4F">
      <w:pPr>
        <w:keepNext/>
        <w:keepLines/>
        <w:spacing w:after="0" w:line="360" w:lineRule="auto"/>
        <w:rPr>
          <w:b/>
        </w:rPr>
      </w:pPr>
      <w:r>
        <w:rPr>
          <w:b/>
        </w:rPr>
        <w:t>&lt;&lt;Entity&gt;&gt;</w:t>
      </w:r>
    </w:p>
    <w:p w:rsidR="00812105" w:rsidRDefault="006401A4"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6401A4"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6401A4" w:rsidP="003C3B4F">
      <w:pPr>
        <w:pStyle w:val="ListParagraph"/>
        <w:keepNext/>
        <w:keepLines/>
        <w:numPr>
          <w:ilvl w:val="1"/>
          <w:numId w:val="10"/>
        </w:numPr>
        <w:spacing w:after="0" w:line="240" w:lineRule="auto"/>
      </w:pPr>
      <w:r>
        <w:t>Unique id generated by the system for each experiment.</w:t>
      </w:r>
    </w:p>
    <w:p w:rsidR="00812105" w:rsidRDefault="00812105" w:rsidP="003C3B4F">
      <w:pPr>
        <w:pStyle w:val="ListParagraph"/>
        <w:keepNext/>
        <w:keepLines/>
        <w:spacing w:after="0" w:line="240" w:lineRule="auto"/>
        <w:ind w:left="2520"/>
      </w:pPr>
    </w:p>
    <w:p w:rsidR="00812105" w:rsidRDefault="006401A4" w:rsidP="003C3B4F">
      <w:pPr>
        <w:pStyle w:val="ListParagraph"/>
        <w:keepNext/>
        <w:keepLines/>
        <w:numPr>
          <w:ilvl w:val="0"/>
          <w:numId w:val="10"/>
        </w:numPr>
        <w:spacing w:after="0" w:line="240" w:lineRule="auto"/>
      </w:pPr>
      <w:r>
        <w:rPr>
          <w:b/>
        </w:rPr>
        <w:t xml:space="preserve">Public string </w:t>
      </w:r>
      <w:r>
        <w:t>Name</w:t>
      </w:r>
    </w:p>
    <w:p w:rsidR="00812105" w:rsidRDefault="006401A4" w:rsidP="003C3B4F">
      <w:pPr>
        <w:pStyle w:val="ListParagraph"/>
        <w:keepNext/>
        <w:keepLines/>
        <w:numPr>
          <w:ilvl w:val="1"/>
          <w:numId w:val="10"/>
        </w:numPr>
        <w:spacing w:after="0" w:line="240" w:lineRule="auto"/>
      </w:pPr>
      <w:r>
        <w:t>Experiment name.</w:t>
      </w:r>
    </w:p>
    <w:p w:rsidR="00812105" w:rsidRDefault="00812105" w:rsidP="003C3B4F">
      <w:pPr>
        <w:pStyle w:val="ListParagraph"/>
        <w:keepNext/>
        <w:keepLines/>
        <w:spacing w:after="0" w:line="240" w:lineRule="auto"/>
        <w:ind w:left="2520"/>
      </w:pPr>
    </w:p>
    <w:p w:rsidR="00812105" w:rsidRDefault="006401A4"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proofErr w:type="spellStart"/>
      <w:r>
        <w:t>LastModified</w:t>
      </w:r>
      <w:proofErr w:type="spellEnd"/>
    </w:p>
    <w:p w:rsidR="00812105" w:rsidRDefault="006401A4" w:rsidP="003C3B4F">
      <w:pPr>
        <w:pStyle w:val="ListParagraph"/>
        <w:keepNext/>
        <w:keepLines/>
        <w:numPr>
          <w:ilvl w:val="1"/>
          <w:numId w:val="10"/>
        </w:numPr>
        <w:spacing w:after="0" w:line="240" w:lineRule="auto"/>
      </w:pPr>
      <w:r>
        <w:t>Date information for when experiment was last modified.</w:t>
      </w:r>
    </w:p>
    <w:p w:rsidR="00812105" w:rsidRDefault="00812105" w:rsidP="003C3B4F">
      <w:pPr>
        <w:pStyle w:val="ListParagraph"/>
        <w:keepNext/>
        <w:keepLines/>
        <w:spacing w:after="0" w:line="240" w:lineRule="auto"/>
        <w:ind w:left="2520"/>
      </w:pPr>
    </w:p>
    <w:p w:rsidR="00812105" w:rsidRDefault="006401A4" w:rsidP="003C3B4F">
      <w:pPr>
        <w:pStyle w:val="ListParagraph"/>
        <w:keepNext/>
        <w:keepLines/>
        <w:numPr>
          <w:ilvl w:val="0"/>
          <w:numId w:val="10"/>
        </w:numPr>
        <w:spacing w:after="0" w:line="240" w:lineRule="auto"/>
      </w:pPr>
      <w:r>
        <w:rPr>
          <w:b/>
        </w:rPr>
        <w:t>Public string</w:t>
      </w:r>
      <w:r>
        <w:t xml:space="preserve"> </w:t>
      </w:r>
      <w:proofErr w:type="spellStart"/>
      <w:r>
        <w:t>QueryString</w:t>
      </w:r>
      <w:proofErr w:type="spellEnd"/>
    </w:p>
    <w:p w:rsidR="00812105" w:rsidRDefault="006401A4" w:rsidP="003C3B4F">
      <w:pPr>
        <w:pStyle w:val="ListParagraph"/>
        <w:keepNext/>
        <w:keepLines/>
        <w:numPr>
          <w:ilvl w:val="1"/>
          <w:numId w:val="10"/>
        </w:numPr>
        <w:spacing w:after="0" w:line="240" w:lineRule="auto"/>
      </w:pPr>
      <w:r>
        <w:t>Query information used to collect the experiment data.</w:t>
      </w:r>
    </w:p>
    <w:p w:rsidR="00812105" w:rsidRDefault="00812105" w:rsidP="003C3B4F">
      <w:pPr>
        <w:keepNext/>
        <w:keepLines/>
        <w:spacing w:after="0" w:line="240" w:lineRule="auto"/>
      </w:pPr>
    </w:p>
    <w:p w:rsidR="00812105" w:rsidRDefault="006401A4" w:rsidP="003C3B4F">
      <w:pPr>
        <w:pStyle w:val="ListParagraph"/>
        <w:keepNext/>
        <w:keepLines/>
        <w:numPr>
          <w:ilvl w:val="0"/>
          <w:numId w:val="10"/>
        </w:numPr>
        <w:spacing w:after="0" w:line="240" w:lineRule="auto"/>
      </w:pPr>
      <w:r>
        <w:rPr>
          <w:b/>
        </w:rPr>
        <w:t xml:space="preserve">Public virtual </w:t>
      </w:r>
      <w:proofErr w:type="spellStart"/>
      <w:r>
        <w:rPr>
          <w:b/>
        </w:rPr>
        <w:t>ExperimentAdministrator</w:t>
      </w:r>
      <w:proofErr w:type="spellEnd"/>
      <w:r>
        <w:rPr>
          <w:b/>
        </w:rPr>
        <w:t xml:space="preserve"> </w:t>
      </w:r>
      <w:proofErr w:type="spellStart"/>
      <w:r>
        <w:t>ExperimentAdministrator</w:t>
      </w:r>
      <w:proofErr w:type="spellEnd"/>
    </w:p>
    <w:p w:rsidR="00812105" w:rsidRDefault="006401A4" w:rsidP="003C3B4F">
      <w:pPr>
        <w:pStyle w:val="ListParagraph"/>
        <w:keepNext/>
        <w:keepLines/>
        <w:numPr>
          <w:ilvl w:val="1"/>
          <w:numId w:val="10"/>
        </w:numPr>
        <w:spacing w:after="0" w:line="240" w:lineRule="auto"/>
      </w:pPr>
      <w:r>
        <w:t>Foreign key relationship to the experiment administrator that created the experiment.</w:t>
      </w:r>
    </w:p>
    <w:p w:rsidR="00812105" w:rsidRDefault="00812105" w:rsidP="003C3B4F">
      <w:pPr>
        <w:pStyle w:val="ListParagraph"/>
        <w:keepNext/>
        <w:keepLines/>
        <w:spacing w:after="0" w:line="240" w:lineRule="auto"/>
        <w:ind w:left="2520"/>
      </w:pPr>
    </w:p>
    <w:p w:rsidR="00812105" w:rsidRPr="00D6053C" w:rsidRDefault="00B07CB2" w:rsidP="003C3B4F">
      <w:pPr>
        <w:keepNext/>
        <w:keepLines/>
        <w:spacing w:after="0" w:line="240" w:lineRule="auto"/>
        <w:ind w:firstLine="720"/>
        <w:rPr>
          <w:b/>
        </w:rPr>
      </w:pPr>
      <w:r w:rsidRPr="00D6053C">
        <w:rPr>
          <w:b/>
        </w:rPr>
        <w:t>Operations:</w:t>
      </w:r>
    </w:p>
    <w:p w:rsidR="00812105" w:rsidRDefault="006401A4"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6401A4" w:rsidP="003C3B4F">
      <w:pPr>
        <w:keepNext/>
        <w:keepLines/>
        <w:spacing w:after="0" w:line="240" w:lineRule="auto"/>
        <w:ind w:left="720"/>
        <w:rPr>
          <w:b/>
        </w:rPr>
      </w:pPr>
      <w:r>
        <w:rPr>
          <w:b/>
        </w:rPr>
        <w:t>Constructors:</w:t>
      </w:r>
    </w:p>
    <w:p w:rsidR="00812105" w:rsidRDefault="006401A4" w:rsidP="003C3B4F">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Default="006401A4" w:rsidP="003C3B4F">
      <w:pPr>
        <w:pStyle w:val="ListParagraph"/>
        <w:keepNext/>
        <w:keepLines/>
        <w:numPr>
          <w:ilvl w:val="1"/>
          <w:numId w:val="14"/>
        </w:numPr>
        <w:spacing w:after="0" w:line="240" w:lineRule="auto"/>
        <w:rPr>
          <w:b/>
        </w:rPr>
      </w:pPr>
      <w:r>
        <w:t>Default constructor</w:t>
      </w:r>
    </w:p>
    <w:p w:rsidR="00812105" w:rsidRDefault="00812105" w:rsidP="003C3B4F">
      <w:pPr>
        <w:keepNext/>
        <w:keepLines/>
      </w:pPr>
    </w:p>
    <w:p w:rsidR="00D6053C" w:rsidRDefault="00D6053C" w:rsidP="003C3B4F">
      <w:pPr>
        <w:pStyle w:val="Heading4"/>
        <w:keepNext/>
        <w:keepLines/>
      </w:pPr>
      <w:r>
        <w:t>Medical Device</w:t>
      </w:r>
    </w:p>
    <w:p w:rsidR="00D6053C" w:rsidRDefault="00D6053C" w:rsidP="003C3B4F">
      <w:pPr>
        <w:keepNext/>
        <w:keepLines/>
      </w:pPr>
      <w:r w:rsidRPr="00F82B86">
        <w:t>T</w:t>
      </w:r>
      <w:r>
        <w:t>his</w:t>
      </w:r>
      <w:r w:rsidRPr="00F82B86">
        <w:t xml:space="preserve"> clas</w:t>
      </w:r>
      <w:r>
        <w:t xml:space="preserve">s describes the attributes and construction of </w:t>
      </w:r>
      <w:proofErr w:type="gramStart"/>
      <w:r>
        <w:t>an</w:t>
      </w:r>
      <w:proofErr w:type="gramEnd"/>
      <w:r>
        <w:t xml:space="preserve"> </w:t>
      </w:r>
      <w:proofErr w:type="spellStart"/>
      <w:r>
        <w:rPr>
          <w:b/>
        </w:rPr>
        <w:t>MedicalDevice</w:t>
      </w:r>
      <w:proofErr w:type="spellEnd"/>
      <w:r>
        <w:rPr>
          <w:b/>
        </w:rPr>
        <w:t xml:space="preserve"> </w:t>
      </w:r>
      <w:r>
        <w:t xml:space="preserve">object.  </w:t>
      </w:r>
    </w:p>
    <w:p w:rsidR="00D6053C" w:rsidRDefault="00D6053C" w:rsidP="003C3B4F">
      <w:pPr>
        <w:keepNext/>
        <w:keepLines/>
        <w:spacing w:after="0" w:line="360" w:lineRule="auto"/>
        <w:rPr>
          <w:b/>
        </w:rPr>
      </w:pPr>
      <w:r>
        <w:rPr>
          <w:b/>
        </w:rPr>
        <w:t>&lt;&lt;Entity&gt;&gt;</w:t>
      </w:r>
    </w:p>
    <w:p w:rsidR="00D6053C" w:rsidRDefault="00D6053C" w:rsidP="003C3B4F">
      <w:pPr>
        <w:keepNext/>
        <w:keepLines/>
        <w:spacing w:after="0" w:line="240" w:lineRule="auto"/>
        <w:ind w:firstLine="720"/>
      </w:pPr>
      <w:r>
        <w:rPr>
          <w:b/>
        </w:rPr>
        <w:t>Attributes:</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3C3B4F">
      <w:pPr>
        <w:pStyle w:val="ListParagraph"/>
        <w:keepNext/>
        <w:keepLines/>
        <w:numPr>
          <w:ilvl w:val="1"/>
          <w:numId w:val="10"/>
        </w:numPr>
        <w:spacing w:after="0" w:line="240" w:lineRule="auto"/>
      </w:pPr>
      <w:r>
        <w:t>Unique id generated by the system for each medical device.</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string </w:t>
      </w:r>
      <w:r>
        <w:t>Name</w:t>
      </w:r>
    </w:p>
    <w:p w:rsidR="00D6053C" w:rsidRDefault="00D6053C" w:rsidP="003C3B4F">
      <w:pPr>
        <w:pStyle w:val="ListParagraph"/>
        <w:keepNext/>
        <w:keepLines/>
        <w:numPr>
          <w:ilvl w:val="1"/>
          <w:numId w:val="10"/>
        </w:numPr>
        <w:spacing w:after="0" w:line="240" w:lineRule="auto"/>
      </w:pPr>
      <w:r>
        <w:t>Medical device name.</w:t>
      </w:r>
    </w:p>
    <w:p w:rsidR="00D6053C" w:rsidRDefault="00D6053C" w:rsidP="003C3B4F">
      <w:pPr>
        <w:keepNext/>
        <w:keepLines/>
        <w:spacing w:after="0" w:line="240" w:lineRule="auto"/>
      </w:pPr>
    </w:p>
    <w:p w:rsidR="00D6053C" w:rsidRPr="00D6053C" w:rsidRDefault="00D6053C" w:rsidP="003C3B4F">
      <w:pPr>
        <w:keepNext/>
        <w:keepLines/>
        <w:spacing w:after="0" w:line="240" w:lineRule="auto"/>
        <w:ind w:firstLine="720"/>
        <w:rPr>
          <w:b/>
        </w:rPr>
      </w:pPr>
      <w:r w:rsidRPr="00D6053C">
        <w:rPr>
          <w:b/>
        </w:rPr>
        <w:t>Operations:</w:t>
      </w:r>
    </w:p>
    <w:p w:rsidR="00D6053C" w:rsidRDefault="00D6053C" w:rsidP="003C3B4F">
      <w:pPr>
        <w:pStyle w:val="ListParagraph"/>
        <w:keepNext/>
        <w:keepLines/>
        <w:numPr>
          <w:ilvl w:val="0"/>
          <w:numId w:val="7"/>
        </w:numPr>
        <w:spacing w:after="0" w:line="240" w:lineRule="auto"/>
      </w:pPr>
      <w:r w:rsidRPr="00484ED5">
        <w:t>Sets and gets for all attributes.</w:t>
      </w:r>
    </w:p>
    <w:p w:rsidR="00D6053C" w:rsidRDefault="00D6053C" w:rsidP="003C3B4F">
      <w:pPr>
        <w:pStyle w:val="ListParagraph"/>
        <w:keepNext/>
        <w:keepLines/>
        <w:spacing w:after="0" w:line="240" w:lineRule="auto"/>
        <w:ind w:left="1800"/>
      </w:pPr>
    </w:p>
    <w:p w:rsidR="00D6053C" w:rsidRDefault="00D6053C" w:rsidP="003C3B4F">
      <w:pPr>
        <w:keepNext/>
        <w:keepLines/>
        <w:spacing w:after="0" w:line="240" w:lineRule="auto"/>
        <w:ind w:left="720"/>
        <w:rPr>
          <w:b/>
        </w:rPr>
      </w:pPr>
      <w:r>
        <w:rPr>
          <w:b/>
        </w:rPr>
        <w:t>Constructors:</w:t>
      </w:r>
    </w:p>
    <w:p w:rsidR="00D6053C" w:rsidRDefault="00D6053C" w:rsidP="003C3B4F">
      <w:pPr>
        <w:pStyle w:val="ListParagraph"/>
        <w:keepNext/>
        <w:keepLines/>
        <w:numPr>
          <w:ilvl w:val="0"/>
          <w:numId w:val="14"/>
        </w:numPr>
        <w:spacing w:after="0" w:line="240" w:lineRule="auto"/>
        <w:rPr>
          <w:b/>
        </w:rPr>
      </w:pPr>
      <w:r>
        <w:rPr>
          <w:b/>
        </w:rPr>
        <w:t xml:space="preserve">Public </w:t>
      </w:r>
      <w:proofErr w:type="spellStart"/>
      <w:r>
        <w:t>MedicalDevice</w:t>
      </w:r>
      <w:proofErr w:type="spellEnd"/>
      <w:r>
        <w:t>()</w:t>
      </w:r>
    </w:p>
    <w:p w:rsidR="00D6053C" w:rsidRDefault="00D6053C" w:rsidP="003C3B4F">
      <w:pPr>
        <w:pStyle w:val="ListParagraph"/>
        <w:keepNext/>
        <w:keepLines/>
        <w:numPr>
          <w:ilvl w:val="1"/>
          <w:numId w:val="14"/>
        </w:numPr>
        <w:spacing w:after="0" w:line="240" w:lineRule="auto"/>
        <w:rPr>
          <w:b/>
        </w:rPr>
      </w:pPr>
      <w:r>
        <w:t>Default constructor</w:t>
      </w:r>
    </w:p>
    <w:p w:rsidR="00D6053C" w:rsidRDefault="00D6053C" w:rsidP="003C3B4F">
      <w:pPr>
        <w:keepNext/>
        <w:keepLines/>
      </w:pPr>
    </w:p>
    <w:p w:rsidR="00D6053C" w:rsidRDefault="00D6053C" w:rsidP="003C3B4F">
      <w:pPr>
        <w:pStyle w:val="Heading4"/>
        <w:keepNext/>
        <w:keepLines/>
      </w:pPr>
      <w:proofErr w:type="spellStart"/>
      <w:r>
        <w:t>PatientData</w:t>
      </w:r>
      <w:proofErr w:type="spellEnd"/>
    </w:p>
    <w:p w:rsidR="00D6053C" w:rsidRDefault="00D6053C" w:rsidP="003C3B4F">
      <w:pPr>
        <w:keepNext/>
        <w:keepLines/>
      </w:pPr>
      <w:r w:rsidRPr="00F82B86">
        <w:t>T</w:t>
      </w:r>
      <w:r>
        <w:t>his</w:t>
      </w:r>
      <w:r w:rsidRPr="00F82B86">
        <w:t xml:space="preserve"> clas</w:t>
      </w:r>
      <w:r>
        <w:t xml:space="preserve">s describes the attributes and construction of a </w:t>
      </w:r>
      <w:proofErr w:type="spellStart"/>
      <w:r>
        <w:rPr>
          <w:b/>
        </w:rPr>
        <w:t>PatientData</w:t>
      </w:r>
      <w:proofErr w:type="spellEnd"/>
      <w:r>
        <w:rPr>
          <w:b/>
        </w:rPr>
        <w:t xml:space="preserve"> </w:t>
      </w:r>
      <w:r>
        <w:t xml:space="preserve">object.  </w:t>
      </w:r>
    </w:p>
    <w:p w:rsidR="00D6053C" w:rsidRDefault="00D6053C" w:rsidP="003C3B4F">
      <w:pPr>
        <w:keepNext/>
        <w:keepLines/>
        <w:spacing w:after="0" w:line="360" w:lineRule="auto"/>
        <w:rPr>
          <w:b/>
        </w:rPr>
      </w:pPr>
      <w:r>
        <w:rPr>
          <w:b/>
        </w:rPr>
        <w:t>&lt;&lt;Entity&gt;&gt;</w:t>
      </w:r>
    </w:p>
    <w:p w:rsidR="00D6053C" w:rsidRDefault="00D6053C" w:rsidP="003C3B4F">
      <w:pPr>
        <w:keepNext/>
        <w:keepLines/>
        <w:spacing w:after="0" w:line="240" w:lineRule="auto"/>
        <w:ind w:firstLine="720"/>
      </w:pPr>
      <w:r>
        <w:rPr>
          <w:b/>
        </w:rPr>
        <w:t>Attributes:</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sidR="001E362D">
        <w:rPr>
          <w:b/>
        </w:rPr>
        <w:t>Guid</w:t>
      </w:r>
      <w:proofErr w:type="spellEnd"/>
      <w:r>
        <w:rPr>
          <w:b/>
        </w:rPr>
        <w:t xml:space="preserve"> </w:t>
      </w:r>
      <w:r w:rsidRPr="00E84F72">
        <w:t>Id</w:t>
      </w:r>
    </w:p>
    <w:p w:rsidR="00D6053C" w:rsidRDefault="00D6053C" w:rsidP="003C3B4F">
      <w:pPr>
        <w:pStyle w:val="ListParagraph"/>
        <w:keepNext/>
        <w:keepLines/>
        <w:numPr>
          <w:ilvl w:val="1"/>
          <w:numId w:val="10"/>
        </w:numPr>
        <w:spacing w:after="0" w:line="240" w:lineRule="auto"/>
      </w:pPr>
      <w:r>
        <w:t>Unique id generated by the system for each patient data record.</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string </w:t>
      </w:r>
      <w:r>
        <w:t>Name</w:t>
      </w:r>
    </w:p>
    <w:p w:rsidR="00D6053C" w:rsidRDefault="00D6053C" w:rsidP="003C3B4F">
      <w:pPr>
        <w:pStyle w:val="ListParagraph"/>
        <w:keepNext/>
        <w:keepLines/>
        <w:numPr>
          <w:ilvl w:val="1"/>
          <w:numId w:val="10"/>
        </w:numPr>
        <w:spacing w:after="0" w:line="240" w:lineRule="auto"/>
      </w:pPr>
      <w:r>
        <w:t>Name of the patient data record</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3C3B4F">
      <w:pPr>
        <w:pStyle w:val="ListParagraph"/>
        <w:keepNext/>
        <w:keepLines/>
        <w:numPr>
          <w:ilvl w:val="1"/>
          <w:numId w:val="10"/>
        </w:numPr>
        <w:spacing w:after="0" w:line="240" w:lineRule="auto"/>
      </w:pPr>
      <w:r>
        <w:t>Date information for when the patient collected the data.</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proofErr w:type="spellStart"/>
      <w:r>
        <w:t>UploadDate</w:t>
      </w:r>
      <w:proofErr w:type="spellEnd"/>
    </w:p>
    <w:p w:rsidR="00D6053C" w:rsidRDefault="00D6053C" w:rsidP="003C3B4F">
      <w:pPr>
        <w:pStyle w:val="ListParagraph"/>
        <w:keepNext/>
        <w:keepLines/>
        <w:numPr>
          <w:ilvl w:val="1"/>
          <w:numId w:val="10"/>
        </w:numPr>
        <w:spacing w:after="0" w:line="240" w:lineRule="auto"/>
      </w:pPr>
      <w:r>
        <w:t>Date when the patient uploaded the data record to the system.</w:t>
      </w:r>
    </w:p>
    <w:p w:rsidR="00B81909" w:rsidRDefault="00B81909" w:rsidP="003C3B4F">
      <w:pPr>
        <w:pStyle w:val="ListParagraph"/>
        <w:keepNext/>
        <w:keepLines/>
        <w:spacing w:after="0" w:line="240" w:lineRule="auto"/>
        <w:ind w:left="2520"/>
      </w:pPr>
    </w:p>
    <w:p w:rsidR="00B81909" w:rsidRDefault="00B81909" w:rsidP="003C3B4F">
      <w:pPr>
        <w:pStyle w:val="ListParagraph"/>
        <w:keepNext/>
        <w:keepLines/>
        <w:numPr>
          <w:ilvl w:val="0"/>
          <w:numId w:val="10"/>
        </w:numPr>
        <w:spacing w:after="0" w:line="240" w:lineRule="auto"/>
      </w:pPr>
      <w:r>
        <w:rPr>
          <w:b/>
        </w:rPr>
        <w:t xml:space="preserve">Public </w:t>
      </w:r>
      <w:proofErr w:type="spellStart"/>
      <w:r>
        <w:rPr>
          <w:b/>
        </w:rPr>
        <w:t>DataType</w:t>
      </w:r>
      <w:proofErr w:type="spellEnd"/>
      <w:r>
        <w:t xml:space="preserve"> </w:t>
      </w:r>
      <w:proofErr w:type="spellStart"/>
      <w:r>
        <w:t>DataType</w:t>
      </w:r>
      <w:proofErr w:type="spellEnd"/>
    </w:p>
    <w:p w:rsidR="00B81909" w:rsidRDefault="00B81909" w:rsidP="003C3B4F">
      <w:pPr>
        <w:pStyle w:val="ListParagraph"/>
        <w:keepNext/>
        <w:keepLines/>
        <w:numPr>
          <w:ilvl w:val="1"/>
          <w:numId w:val="10"/>
        </w:numPr>
        <w:spacing w:after="0" w:line="240" w:lineRule="auto"/>
      </w:pPr>
      <w:r>
        <w:t>Enumeration detailing what type of data is stored in the patient data record.  This will be used to determine what database table should be queried to get the correct data for this data record.</w:t>
      </w:r>
    </w:p>
    <w:p w:rsidR="00D6053C" w:rsidRDefault="00D6053C" w:rsidP="003C3B4F">
      <w:pPr>
        <w:keepNext/>
        <w:keepLines/>
        <w:spacing w:after="0" w:line="240" w:lineRule="auto"/>
      </w:pPr>
    </w:p>
    <w:p w:rsidR="00D6053C" w:rsidRDefault="00D6053C" w:rsidP="003C3B4F">
      <w:pPr>
        <w:pStyle w:val="ListParagraph"/>
        <w:keepNext/>
        <w:keepLines/>
        <w:numPr>
          <w:ilvl w:val="0"/>
          <w:numId w:val="10"/>
        </w:numPr>
        <w:spacing w:after="0" w:line="240" w:lineRule="auto"/>
      </w:pPr>
      <w:r>
        <w:rPr>
          <w:b/>
        </w:rPr>
        <w:t xml:space="preserve">Public virtual Patient </w:t>
      </w:r>
      <w:proofErr w:type="spellStart"/>
      <w:r>
        <w:t>Patient</w:t>
      </w:r>
      <w:proofErr w:type="spellEnd"/>
    </w:p>
    <w:p w:rsidR="00D6053C" w:rsidRDefault="00D6053C" w:rsidP="003C3B4F">
      <w:pPr>
        <w:pStyle w:val="ListParagraph"/>
        <w:keepNext/>
        <w:keepLines/>
        <w:numPr>
          <w:ilvl w:val="1"/>
          <w:numId w:val="10"/>
        </w:numPr>
        <w:spacing w:after="0" w:line="240" w:lineRule="auto"/>
      </w:pPr>
      <w:r>
        <w:t>Foreign key relationship to the Patient that the data record belongs to.</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virtual </w:t>
      </w:r>
      <w:proofErr w:type="spellStart"/>
      <w:r>
        <w:rPr>
          <w:b/>
        </w:rPr>
        <w:t>MedicalDevice</w:t>
      </w:r>
      <w:proofErr w:type="spellEnd"/>
      <w:r>
        <w:rPr>
          <w:b/>
        </w:rPr>
        <w:t xml:space="preserve"> </w:t>
      </w:r>
      <w:r>
        <w:t>Device</w:t>
      </w:r>
    </w:p>
    <w:p w:rsidR="00D6053C" w:rsidRDefault="00D6053C" w:rsidP="003C3B4F">
      <w:pPr>
        <w:pStyle w:val="ListParagraph"/>
        <w:keepNext/>
        <w:keepLines/>
        <w:numPr>
          <w:ilvl w:val="1"/>
          <w:numId w:val="10"/>
        </w:numPr>
        <w:spacing w:after="0" w:line="240" w:lineRule="auto"/>
      </w:pPr>
      <w:r>
        <w:t xml:space="preserve">Foreign key relationship to the </w:t>
      </w:r>
      <w:proofErr w:type="spellStart"/>
      <w:r>
        <w:t>MedicalDevice</w:t>
      </w:r>
      <w:proofErr w:type="spellEnd"/>
      <w:r>
        <w:t xml:space="preserve"> that the data record was collected from.</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virtual </w:t>
      </w:r>
      <w:r w:rsidR="001E362D">
        <w:rPr>
          <w:b/>
        </w:rPr>
        <w:t>Collection&lt;</w:t>
      </w:r>
      <w:r>
        <w:rPr>
          <w:b/>
        </w:rPr>
        <w:t>Activities</w:t>
      </w:r>
      <w:r w:rsidR="001E362D">
        <w:rPr>
          <w:b/>
        </w:rPr>
        <w:t>&gt;</w:t>
      </w:r>
      <w:r>
        <w:rPr>
          <w:b/>
        </w:rPr>
        <w:t xml:space="preserve"> </w:t>
      </w:r>
      <w:r>
        <w:t>Activities</w:t>
      </w:r>
    </w:p>
    <w:p w:rsidR="00D6053C" w:rsidRDefault="00D6053C" w:rsidP="003C3B4F">
      <w:pPr>
        <w:pStyle w:val="ListParagraph"/>
        <w:keepNext/>
        <w:keepLines/>
        <w:numPr>
          <w:ilvl w:val="1"/>
          <w:numId w:val="10"/>
        </w:numPr>
        <w:spacing w:after="0" w:line="240" w:lineRule="auto"/>
      </w:pPr>
      <w:r>
        <w:t>Foreign key relationship to a list of Activities that the patient used to describe the data record.</w:t>
      </w:r>
    </w:p>
    <w:p w:rsidR="00D6053C" w:rsidRDefault="00D6053C" w:rsidP="003C3B4F">
      <w:pPr>
        <w:pStyle w:val="ListParagraph"/>
        <w:keepNext/>
        <w:keepLines/>
        <w:spacing w:after="0" w:line="240" w:lineRule="auto"/>
        <w:ind w:left="1800"/>
      </w:pPr>
    </w:p>
    <w:p w:rsidR="00D6053C" w:rsidRDefault="00D6053C" w:rsidP="003C3B4F">
      <w:pPr>
        <w:pStyle w:val="ListParagraph"/>
        <w:keepNext/>
        <w:keepLines/>
        <w:spacing w:after="0" w:line="240" w:lineRule="auto"/>
        <w:ind w:left="2520"/>
      </w:pPr>
    </w:p>
    <w:p w:rsidR="00D6053C" w:rsidRPr="00D6053C" w:rsidRDefault="00D6053C" w:rsidP="003C3B4F">
      <w:pPr>
        <w:keepNext/>
        <w:keepLines/>
        <w:spacing w:after="0" w:line="240" w:lineRule="auto"/>
        <w:ind w:firstLine="720"/>
        <w:rPr>
          <w:b/>
        </w:rPr>
      </w:pPr>
      <w:r w:rsidRPr="00D6053C">
        <w:rPr>
          <w:b/>
        </w:rPr>
        <w:t>Operations:</w:t>
      </w:r>
    </w:p>
    <w:p w:rsidR="00D6053C" w:rsidRDefault="00D6053C" w:rsidP="003C3B4F">
      <w:pPr>
        <w:pStyle w:val="ListParagraph"/>
        <w:keepNext/>
        <w:keepLines/>
        <w:numPr>
          <w:ilvl w:val="0"/>
          <w:numId w:val="7"/>
        </w:numPr>
        <w:spacing w:after="0" w:line="240" w:lineRule="auto"/>
      </w:pPr>
      <w:r w:rsidRPr="00484ED5">
        <w:t>Sets and gets for all attributes.</w:t>
      </w:r>
    </w:p>
    <w:p w:rsidR="00D6053C" w:rsidRDefault="00D6053C" w:rsidP="003C3B4F">
      <w:pPr>
        <w:pStyle w:val="ListParagraph"/>
        <w:keepNext/>
        <w:keepLines/>
        <w:spacing w:after="0" w:line="240" w:lineRule="auto"/>
        <w:ind w:left="1800"/>
      </w:pPr>
    </w:p>
    <w:p w:rsidR="00D6053C" w:rsidRDefault="00D6053C" w:rsidP="003C3B4F">
      <w:pPr>
        <w:keepNext/>
        <w:keepLines/>
        <w:spacing w:after="0" w:line="240" w:lineRule="auto"/>
        <w:ind w:left="720"/>
        <w:rPr>
          <w:b/>
        </w:rPr>
      </w:pPr>
      <w:r>
        <w:rPr>
          <w:b/>
        </w:rPr>
        <w:t>Constructors:</w:t>
      </w:r>
    </w:p>
    <w:p w:rsidR="00D6053C" w:rsidRDefault="00D6053C" w:rsidP="003C3B4F">
      <w:pPr>
        <w:pStyle w:val="ListParagraph"/>
        <w:keepNext/>
        <w:keepLines/>
        <w:numPr>
          <w:ilvl w:val="0"/>
          <w:numId w:val="14"/>
        </w:numPr>
        <w:spacing w:after="0" w:line="240" w:lineRule="auto"/>
        <w:rPr>
          <w:b/>
        </w:rPr>
      </w:pPr>
      <w:r>
        <w:rPr>
          <w:b/>
        </w:rPr>
        <w:t xml:space="preserve">Public </w:t>
      </w:r>
      <w:proofErr w:type="spellStart"/>
      <w:r>
        <w:t>PatientData</w:t>
      </w:r>
      <w:proofErr w:type="spellEnd"/>
      <w:r>
        <w:t>()</w:t>
      </w:r>
    </w:p>
    <w:p w:rsidR="00D6053C" w:rsidRDefault="00D6053C" w:rsidP="003C3B4F">
      <w:pPr>
        <w:pStyle w:val="ListParagraph"/>
        <w:keepNext/>
        <w:keepLines/>
        <w:numPr>
          <w:ilvl w:val="1"/>
          <w:numId w:val="14"/>
        </w:numPr>
        <w:spacing w:after="0" w:line="240" w:lineRule="auto"/>
        <w:rPr>
          <w:b/>
        </w:rPr>
      </w:pPr>
      <w:r>
        <w:t>Default constructor</w:t>
      </w:r>
    </w:p>
    <w:p w:rsidR="00D6053C" w:rsidRDefault="00D6053C" w:rsidP="003C3B4F">
      <w:pPr>
        <w:keepNext/>
        <w:keepLines/>
      </w:pPr>
    </w:p>
    <w:p w:rsidR="00D6053C" w:rsidRDefault="00D6053C" w:rsidP="003C3B4F">
      <w:pPr>
        <w:pStyle w:val="Heading4"/>
        <w:keepNext/>
        <w:keepLines/>
      </w:pPr>
      <w:proofErr w:type="spellStart"/>
      <w:r>
        <w:t>MSBandAccelerometer</w:t>
      </w:r>
      <w:proofErr w:type="spellEnd"/>
    </w:p>
    <w:p w:rsidR="00D6053C" w:rsidRDefault="00D6053C"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MSBandAccelerometer</w:t>
      </w:r>
      <w:proofErr w:type="spellEnd"/>
      <w:r>
        <w:rPr>
          <w:b/>
        </w:rPr>
        <w:t xml:space="preserve"> </w:t>
      </w:r>
      <w:r>
        <w:t xml:space="preserve">object.  </w:t>
      </w:r>
    </w:p>
    <w:p w:rsidR="00D6053C" w:rsidRDefault="00D6053C" w:rsidP="003C3B4F">
      <w:pPr>
        <w:keepNext/>
        <w:keepLines/>
        <w:spacing w:after="0" w:line="360" w:lineRule="auto"/>
        <w:rPr>
          <w:b/>
        </w:rPr>
      </w:pPr>
      <w:r>
        <w:rPr>
          <w:b/>
        </w:rPr>
        <w:t>&lt;&lt;Entity&gt;&gt;</w:t>
      </w:r>
    </w:p>
    <w:p w:rsidR="00D6053C" w:rsidRDefault="00D6053C" w:rsidP="003C3B4F">
      <w:pPr>
        <w:keepNext/>
        <w:keepLines/>
        <w:spacing w:after="0" w:line="240" w:lineRule="auto"/>
        <w:ind w:firstLine="720"/>
      </w:pPr>
      <w:r>
        <w:rPr>
          <w:b/>
        </w:rPr>
        <w:t>Attributes:</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3C3B4F">
      <w:pPr>
        <w:pStyle w:val="ListParagraph"/>
        <w:keepNext/>
        <w:keepLines/>
        <w:numPr>
          <w:ilvl w:val="1"/>
          <w:numId w:val="10"/>
        </w:numPr>
        <w:spacing w:after="0" w:line="240" w:lineRule="auto"/>
      </w:pPr>
      <w:r>
        <w:t xml:space="preserve">Unique id generated by the system for each </w:t>
      </w:r>
      <w:r w:rsidR="001E362D">
        <w:t>Microsoft Band Accelerometer data record</w:t>
      </w:r>
      <w:r>
        <w:t>.</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81909" w:rsidRDefault="00D6053C" w:rsidP="003C3B4F">
      <w:pPr>
        <w:pStyle w:val="ListParagraph"/>
        <w:keepNext/>
        <w:keepLines/>
        <w:numPr>
          <w:ilvl w:val="1"/>
          <w:numId w:val="10"/>
        </w:numPr>
        <w:spacing w:after="0" w:line="240" w:lineRule="auto"/>
      </w:pPr>
      <w:r>
        <w:t>Date information for when the patient collected the data.</w:t>
      </w:r>
    </w:p>
    <w:p w:rsidR="00D6053C" w:rsidRDefault="00B81909" w:rsidP="003C3B4F">
      <w:pPr>
        <w:pStyle w:val="ListParagraph"/>
        <w:keepNext/>
        <w:keepLines/>
        <w:spacing w:after="0" w:line="240" w:lineRule="auto"/>
        <w:ind w:left="2520"/>
      </w:pPr>
      <w:r w:rsidDel="00B81909">
        <w:t xml:space="preserve"> </w:t>
      </w:r>
    </w:p>
    <w:p w:rsidR="00D6053C" w:rsidRDefault="00D6053C" w:rsidP="003C3B4F">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Vertical</w:t>
      </w:r>
    </w:p>
    <w:p w:rsidR="00D6053C" w:rsidRDefault="001E362D" w:rsidP="003C3B4F">
      <w:pPr>
        <w:pStyle w:val="ListParagraph"/>
        <w:keepNext/>
        <w:keepLines/>
        <w:numPr>
          <w:ilvl w:val="1"/>
          <w:numId w:val="10"/>
        </w:numPr>
        <w:spacing w:after="0" w:line="240" w:lineRule="auto"/>
      </w:pPr>
      <w:r>
        <w:t>Vertical axis of the accelerometer data.</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Lateral</w:t>
      </w:r>
    </w:p>
    <w:p w:rsidR="00D6053C" w:rsidRDefault="001E362D" w:rsidP="003C3B4F">
      <w:pPr>
        <w:pStyle w:val="ListParagraph"/>
        <w:keepNext/>
        <w:keepLines/>
        <w:numPr>
          <w:ilvl w:val="1"/>
          <w:numId w:val="10"/>
        </w:numPr>
        <w:spacing w:after="0" w:line="240" w:lineRule="auto"/>
      </w:pPr>
      <w:r>
        <w:t>Lateral axis of the accelerometer data.</w:t>
      </w:r>
    </w:p>
    <w:p w:rsidR="001E362D" w:rsidRDefault="001E362D" w:rsidP="003C3B4F">
      <w:pPr>
        <w:pStyle w:val="ListParagraph"/>
        <w:keepNext/>
        <w:keepLines/>
        <w:spacing w:after="0" w:line="240" w:lineRule="auto"/>
        <w:ind w:left="2520"/>
      </w:pPr>
    </w:p>
    <w:p w:rsidR="001E362D" w:rsidRDefault="001E362D" w:rsidP="003C3B4F">
      <w:pPr>
        <w:pStyle w:val="ListParagraph"/>
        <w:keepNext/>
        <w:keepLines/>
        <w:numPr>
          <w:ilvl w:val="0"/>
          <w:numId w:val="10"/>
        </w:numPr>
        <w:spacing w:after="0" w:line="240" w:lineRule="auto"/>
      </w:pPr>
      <w:r>
        <w:rPr>
          <w:b/>
        </w:rPr>
        <w:t xml:space="preserve">Public float </w:t>
      </w:r>
      <w:r>
        <w:t>Sagittal</w:t>
      </w:r>
    </w:p>
    <w:p w:rsidR="001E362D" w:rsidRDefault="001E362D" w:rsidP="003C3B4F">
      <w:pPr>
        <w:pStyle w:val="ListParagraph"/>
        <w:keepNext/>
        <w:keepLines/>
        <w:numPr>
          <w:ilvl w:val="1"/>
          <w:numId w:val="10"/>
        </w:numPr>
        <w:spacing w:after="0" w:line="240" w:lineRule="auto"/>
      </w:pPr>
      <w:r>
        <w:t>Sagittal axis of the accelerometer data.</w:t>
      </w:r>
    </w:p>
    <w:p w:rsidR="00D6053C" w:rsidRDefault="00D6053C" w:rsidP="003C3B4F">
      <w:pPr>
        <w:pStyle w:val="ListParagraph"/>
        <w:keepNext/>
        <w:keepLines/>
        <w:spacing w:after="0" w:line="240" w:lineRule="auto"/>
        <w:ind w:left="2520"/>
      </w:pPr>
    </w:p>
    <w:p w:rsidR="00D6053C" w:rsidRDefault="001E362D"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sidR="00D6053C">
        <w:rPr>
          <w:b/>
        </w:rPr>
        <w:t xml:space="preserve"> </w:t>
      </w:r>
      <w:proofErr w:type="spellStart"/>
      <w:r>
        <w:t>PatientDataId</w:t>
      </w:r>
      <w:proofErr w:type="spellEnd"/>
    </w:p>
    <w:p w:rsidR="00D6053C" w:rsidRDefault="001E362D"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DE6FC9">
        <w:rPr>
          <w:b/>
        </w:rPr>
        <w:t>PatientData</w:t>
      </w:r>
      <w:proofErr w:type="spellEnd"/>
      <w:r>
        <w:t xml:space="preserve"> table that this data record corresponds to. </w:t>
      </w:r>
    </w:p>
    <w:p w:rsidR="00D6053C" w:rsidRDefault="00D6053C" w:rsidP="003C3B4F">
      <w:pPr>
        <w:pStyle w:val="ListParagraph"/>
        <w:keepNext/>
        <w:keepLines/>
        <w:spacing w:after="0" w:line="240" w:lineRule="auto"/>
        <w:ind w:left="2520"/>
      </w:pPr>
    </w:p>
    <w:p w:rsidR="00D6053C" w:rsidRPr="00D6053C" w:rsidRDefault="00D6053C" w:rsidP="003C3B4F">
      <w:pPr>
        <w:keepNext/>
        <w:keepLines/>
        <w:spacing w:after="0" w:line="240" w:lineRule="auto"/>
        <w:ind w:firstLine="720"/>
        <w:rPr>
          <w:b/>
        </w:rPr>
      </w:pPr>
      <w:r w:rsidRPr="00D6053C">
        <w:rPr>
          <w:b/>
        </w:rPr>
        <w:t>Operations:</w:t>
      </w:r>
    </w:p>
    <w:p w:rsidR="00D6053C" w:rsidRDefault="00D6053C" w:rsidP="003C3B4F">
      <w:pPr>
        <w:pStyle w:val="ListParagraph"/>
        <w:keepNext/>
        <w:keepLines/>
        <w:numPr>
          <w:ilvl w:val="0"/>
          <w:numId w:val="7"/>
        </w:numPr>
        <w:spacing w:after="0" w:line="240" w:lineRule="auto"/>
      </w:pPr>
      <w:r w:rsidRPr="00484ED5">
        <w:t>Sets and gets for all attributes.</w:t>
      </w:r>
    </w:p>
    <w:p w:rsidR="00D6053C" w:rsidRDefault="00D6053C" w:rsidP="003C3B4F">
      <w:pPr>
        <w:pStyle w:val="ListParagraph"/>
        <w:keepNext/>
        <w:keepLines/>
        <w:spacing w:after="0" w:line="240" w:lineRule="auto"/>
        <w:ind w:left="1800"/>
      </w:pPr>
    </w:p>
    <w:p w:rsidR="00D6053C" w:rsidRDefault="00D6053C" w:rsidP="003C3B4F">
      <w:pPr>
        <w:keepNext/>
        <w:keepLines/>
        <w:spacing w:after="0" w:line="240" w:lineRule="auto"/>
        <w:ind w:left="720"/>
        <w:rPr>
          <w:b/>
        </w:rPr>
      </w:pPr>
      <w:r>
        <w:rPr>
          <w:b/>
        </w:rPr>
        <w:t>Constructors:</w:t>
      </w:r>
    </w:p>
    <w:p w:rsidR="00D6053C" w:rsidRDefault="00D6053C" w:rsidP="003C3B4F">
      <w:pPr>
        <w:pStyle w:val="ListParagraph"/>
        <w:keepNext/>
        <w:keepLines/>
        <w:numPr>
          <w:ilvl w:val="0"/>
          <w:numId w:val="14"/>
        </w:numPr>
        <w:spacing w:after="0" w:line="240" w:lineRule="auto"/>
        <w:rPr>
          <w:b/>
        </w:rPr>
      </w:pPr>
      <w:r>
        <w:rPr>
          <w:b/>
        </w:rPr>
        <w:t xml:space="preserve">Public </w:t>
      </w:r>
      <w:proofErr w:type="spellStart"/>
      <w:r w:rsidR="001E362D">
        <w:t>MSBandAccelerometer</w:t>
      </w:r>
      <w:proofErr w:type="spellEnd"/>
      <w:r>
        <w:t>()</w:t>
      </w:r>
    </w:p>
    <w:p w:rsidR="00D6053C" w:rsidRDefault="00D6053C" w:rsidP="003C3B4F">
      <w:pPr>
        <w:pStyle w:val="ListParagraph"/>
        <w:keepNext/>
        <w:keepLines/>
        <w:numPr>
          <w:ilvl w:val="1"/>
          <w:numId w:val="14"/>
        </w:numPr>
        <w:spacing w:after="0" w:line="240" w:lineRule="auto"/>
        <w:rPr>
          <w:b/>
        </w:rPr>
      </w:pPr>
      <w:r>
        <w:t>Default constructor</w:t>
      </w:r>
    </w:p>
    <w:p w:rsidR="00D6053C" w:rsidRDefault="00D6053C" w:rsidP="003C3B4F">
      <w:pPr>
        <w:keepNext/>
        <w:keepLines/>
      </w:pPr>
    </w:p>
    <w:p w:rsidR="00B342B8" w:rsidRDefault="00B342B8" w:rsidP="003C3B4F">
      <w:pPr>
        <w:pStyle w:val="Heading4"/>
        <w:keepNext/>
        <w:keepLines/>
      </w:pPr>
      <w:proofErr w:type="spellStart"/>
      <w:r>
        <w:t>MSBandCalories</w:t>
      </w:r>
      <w:proofErr w:type="spellEnd"/>
    </w:p>
    <w:p w:rsidR="00B342B8" w:rsidRDefault="00B342B8"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MSBandCalories</w:t>
      </w:r>
      <w:proofErr w:type="spellEnd"/>
      <w:r>
        <w:rPr>
          <w:b/>
        </w:rPr>
        <w:t xml:space="preserve"> </w:t>
      </w:r>
      <w:r>
        <w:t xml:space="preserve">object.  </w:t>
      </w:r>
    </w:p>
    <w:p w:rsidR="00B342B8" w:rsidRDefault="00B342B8" w:rsidP="003C3B4F">
      <w:pPr>
        <w:keepNext/>
        <w:keepLines/>
        <w:spacing w:after="0" w:line="360" w:lineRule="auto"/>
        <w:rPr>
          <w:b/>
        </w:rPr>
      </w:pPr>
      <w:r>
        <w:rPr>
          <w:b/>
        </w:rPr>
        <w:t>&lt;&lt;Entity&gt;&gt;</w:t>
      </w:r>
    </w:p>
    <w:p w:rsidR="00B342B8" w:rsidRDefault="00B342B8" w:rsidP="003C3B4F">
      <w:pPr>
        <w:keepNext/>
        <w:keepLines/>
        <w:spacing w:after="0" w:line="240" w:lineRule="auto"/>
        <w:ind w:firstLine="720"/>
      </w:pPr>
      <w:r>
        <w:rPr>
          <w:b/>
        </w:rPr>
        <w:t>Attributes:</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3C3B4F">
      <w:pPr>
        <w:pStyle w:val="ListParagraph"/>
        <w:keepNext/>
        <w:keepLines/>
        <w:numPr>
          <w:ilvl w:val="1"/>
          <w:numId w:val="10"/>
        </w:numPr>
        <w:spacing w:after="0" w:line="240" w:lineRule="auto"/>
      </w:pPr>
      <w:r>
        <w:t>Unique id generated by the system for each Microsoft Band Calorie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3C3B4F">
      <w:pPr>
        <w:pStyle w:val="ListParagraph"/>
        <w:keepNext/>
        <w:keepLines/>
        <w:numPr>
          <w:ilvl w:val="1"/>
          <w:numId w:val="10"/>
        </w:numPr>
        <w:spacing w:after="0" w:line="240" w:lineRule="auto"/>
      </w:pPr>
      <w:r>
        <w:t>Date information for when the patient collected the data.</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Total</w:t>
      </w:r>
    </w:p>
    <w:p w:rsidR="00B342B8" w:rsidRDefault="00B342B8" w:rsidP="003C3B4F">
      <w:pPr>
        <w:pStyle w:val="ListParagraph"/>
        <w:keepNext/>
        <w:keepLines/>
        <w:numPr>
          <w:ilvl w:val="1"/>
          <w:numId w:val="10"/>
        </w:numPr>
        <w:spacing w:after="0" w:line="240" w:lineRule="auto"/>
      </w:pPr>
      <w:r>
        <w:t>Total calories burned at the moment of each data sample</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3C3B4F">
      <w:pPr>
        <w:pStyle w:val="ListParagraph"/>
        <w:keepNext/>
        <w:keepLines/>
        <w:spacing w:after="0" w:line="240" w:lineRule="auto"/>
        <w:ind w:left="2520"/>
      </w:pPr>
    </w:p>
    <w:p w:rsidR="00B342B8" w:rsidRPr="00D6053C" w:rsidRDefault="00B342B8" w:rsidP="003C3B4F">
      <w:pPr>
        <w:keepNext/>
        <w:keepLines/>
        <w:spacing w:after="0" w:line="240" w:lineRule="auto"/>
        <w:ind w:firstLine="720"/>
        <w:rPr>
          <w:b/>
        </w:rPr>
      </w:pPr>
      <w:r w:rsidRPr="00D6053C">
        <w:rPr>
          <w:b/>
        </w:rPr>
        <w:t>Operations:</w:t>
      </w:r>
    </w:p>
    <w:p w:rsidR="00B342B8" w:rsidRDefault="00B342B8" w:rsidP="003C3B4F">
      <w:pPr>
        <w:pStyle w:val="ListParagraph"/>
        <w:keepNext/>
        <w:keepLines/>
        <w:numPr>
          <w:ilvl w:val="0"/>
          <w:numId w:val="7"/>
        </w:numPr>
        <w:spacing w:after="0" w:line="240" w:lineRule="auto"/>
      </w:pPr>
      <w:r w:rsidRPr="00484ED5">
        <w:t>Sets and gets for all attributes.</w:t>
      </w:r>
    </w:p>
    <w:p w:rsidR="00B342B8" w:rsidRDefault="00B342B8" w:rsidP="003C3B4F">
      <w:pPr>
        <w:pStyle w:val="ListParagraph"/>
        <w:keepNext/>
        <w:keepLines/>
        <w:spacing w:after="0" w:line="240" w:lineRule="auto"/>
        <w:ind w:left="1800"/>
      </w:pPr>
    </w:p>
    <w:p w:rsidR="00B342B8" w:rsidRDefault="00B342B8" w:rsidP="003C3B4F">
      <w:pPr>
        <w:keepNext/>
        <w:keepLines/>
        <w:spacing w:after="0" w:line="240" w:lineRule="auto"/>
        <w:ind w:left="720"/>
        <w:rPr>
          <w:b/>
        </w:rPr>
      </w:pPr>
      <w:r>
        <w:rPr>
          <w:b/>
        </w:rPr>
        <w:t>Constructors:</w:t>
      </w:r>
    </w:p>
    <w:p w:rsidR="00B342B8" w:rsidRDefault="00B342B8" w:rsidP="003C3B4F">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B342B8" w:rsidRPr="00DE6FC9" w:rsidRDefault="00B342B8" w:rsidP="003C3B4F">
      <w:pPr>
        <w:pStyle w:val="ListParagraph"/>
        <w:keepNext/>
        <w:keepLines/>
        <w:numPr>
          <w:ilvl w:val="1"/>
          <w:numId w:val="14"/>
        </w:numPr>
        <w:spacing w:after="0" w:line="240" w:lineRule="auto"/>
        <w:rPr>
          <w:b/>
        </w:rPr>
      </w:pPr>
      <w:r>
        <w:t>Default constructor</w:t>
      </w:r>
    </w:p>
    <w:p w:rsidR="00B342B8" w:rsidRDefault="00B342B8" w:rsidP="003C3B4F">
      <w:pPr>
        <w:pStyle w:val="ListParagraph"/>
        <w:keepNext/>
        <w:keepLines/>
        <w:spacing w:after="0" w:line="240" w:lineRule="auto"/>
        <w:ind w:left="2520"/>
      </w:pPr>
    </w:p>
    <w:p w:rsidR="00B342B8" w:rsidRDefault="00B342B8" w:rsidP="003C3B4F">
      <w:pPr>
        <w:pStyle w:val="Heading4"/>
        <w:keepNext/>
        <w:keepLines/>
      </w:pPr>
      <w:proofErr w:type="spellStart"/>
      <w:r>
        <w:lastRenderedPageBreak/>
        <w:t>MSBandGyroscope</w:t>
      </w:r>
      <w:proofErr w:type="spellEnd"/>
    </w:p>
    <w:p w:rsidR="00B342B8" w:rsidRDefault="00B342B8"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MSBandGyroscope</w:t>
      </w:r>
      <w:proofErr w:type="spellEnd"/>
      <w:r>
        <w:rPr>
          <w:b/>
        </w:rPr>
        <w:t xml:space="preserve"> </w:t>
      </w:r>
      <w:r>
        <w:t xml:space="preserve">object.  </w:t>
      </w:r>
    </w:p>
    <w:p w:rsidR="00B342B8" w:rsidRDefault="00B342B8" w:rsidP="003C3B4F">
      <w:pPr>
        <w:keepNext/>
        <w:keepLines/>
        <w:spacing w:after="0" w:line="360" w:lineRule="auto"/>
        <w:rPr>
          <w:b/>
        </w:rPr>
      </w:pPr>
      <w:r>
        <w:rPr>
          <w:b/>
        </w:rPr>
        <w:t>&lt;&lt;Entity&gt;&gt;</w:t>
      </w:r>
    </w:p>
    <w:p w:rsidR="00B342B8" w:rsidRDefault="00B342B8" w:rsidP="003C3B4F">
      <w:pPr>
        <w:keepNext/>
        <w:keepLines/>
        <w:spacing w:after="0" w:line="240" w:lineRule="auto"/>
        <w:ind w:firstLine="720"/>
      </w:pPr>
      <w:r>
        <w:rPr>
          <w:b/>
        </w:rPr>
        <w:t>Attributes:</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3C3B4F">
      <w:pPr>
        <w:pStyle w:val="ListParagraph"/>
        <w:keepNext/>
        <w:keepLines/>
        <w:numPr>
          <w:ilvl w:val="1"/>
          <w:numId w:val="10"/>
        </w:numPr>
        <w:spacing w:after="0" w:line="240" w:lineRule="auto"/>
      </w:pPr>
      <w:r>
        <w:t xml:space="preserve">Unique id generated by the system for each Microsoft Band </w:t>
      </w:r>
      <w:proofErr w:type="spellStart"/>
      <w:r>
        <w:t>Gyproscope</w:t>
      </w:r>
      <w:proofErr w:type="spellEnd"/>
      <w:r>
        <w:t xml:space="preserv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3C3B4F">
      <w:pPr>
        <w:pStyle w:val="ListParagraph"/>
        <w:keepNext/>
        <w:keepLines/>
        <w:numPr>
          <w:ilvl w:val="1"/>
          <w:numId w:val="10"/>
        </w:numPr>
        <w:spacing w:after="0" w:line="240" w:lineRule="auto"/>
      </w:pPr>
      <w:r>
        <w:t>Date information for when the patient collected the data.</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Timestamp</w:t>
      </w:r>
    </w:p>
    <w:p w:rsidR="00B342B8" w:rsidRDefault="00B342B8" w:rsidP="003C3B4F">
      <w:pPr>
        <w:pStyle w:val="ListParagraph"/>
        <w:keepNext/>
        <w:keepLines/>
        <w:numPr>
          <w:ilvl w:val="1"/>
          <w:numId w:val="10"/>
        </w:numPr>
        <w:spacing w:after="0" w:line="240" w:lineRule="auto"/>
      </w:pPr>
      <w:r>
        <w:t>Timestamp detailing the when in the record each data point was collected.</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float </w:t>
      </w:r>
      <w:r>
        <w:t>X</w:t>
      </w:r>
    </w:p>
    <w:p w:rsidR="00B342B8" w:rsidRDefault="00B342B8" w:rsidP="003C3B4F">
      <w:pPr>
        <w:pStyle w:val="ListParagraph"/>
        <w:keepNext/>
        <w:keepLines/>
        <w:numPr>
          <w:ilvl w:val="1"/>
          <w:numId w:val="10"/>
        </w:numPr>
        <w:spacing w:after="0" w:line="240" w:lineRule="auto"/>
      </w:pPr>
      <w:r>
        <w:t>X axis of the gyroscope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float </w:t>
      </w:r>
      <w:r>
        <w:t>Y</w:t>
      </w:r>
    </w:p>
    <w:p w:rsidR="00B342B8" w:rsidRDefault="00B342B8" w:rsidP="003C3B4F">
      <w:pPr>
        <w:pStyle w:val="ListParagraph"/>
        <w:keepNext/>
        <w:keepLines/>
        <w:numPr>
          <w:ilvl w:val="1"/>
          <w:numId w:val="10"/>
        </w:numPr>
        <w:spacing w:after="0" w:line="240" w:lineRule="auto"/>
      </w:pPr>
      <w:r>
        <w:t>Y axis of the gyroscope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float </w:t>
      </w:r>
      <w:r>
        <w:t>Z</w:t>
      </w:r>
    </w:p>
    <w:p w:rsidR="00B342B8" w:rsidRDefault="00B342B8" w:rsidP="003C3B4F">
      <w:pPr>
        <w:pStyle w:val="ListParagraph"/>
        <w:keepNext/>
        <w:keepLines/>
        <w:numPr>
          <w:ilvl w:val="1"/>
          <w:numId w:val="10"/>
        </w:numPr>
        <w:spacing w:after="0" w:line="240" w:lineRule="auto"/>
      </w:pPr>
      <w:r>
        <w:t>Z axis of the gyroscope data record.</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3C3B4F">
      <w:pPr>
        <w:pStyle w:val="ListParagraph"/>
        <w:keepNext/>
        <w:keepLines/>
        <w:spacing w:after="0" w:line="240" w:lineRule="auto"/>
        <w:ind w:left="2520"/>
      </w:pPr>
    </w:p>
    <w:p w:rsidR="00B342B8" w:rsidRPr="00D6053C" w:rsidRDefault="00B342B8" w:rsidP="003C3B4F">
      <w:pPr>
        <w:keepNext/>
        <w:keepLines/>
        <w:spacing w:after="0" w:line="240" w:lineRule="auto"/>
        <w:ind w:firstLine="720"/>
        <w:rPr>
          <w:b/>
        </w:rPr>
      </w:pPr>
      <w:r w:rsidRPr="00D6053C">
        <w:rPr>
          <w:b/>
        </w:rPr>
        <w:t>Operations:</w:t>
      </w:r>
    </w:p>
    <w:p w:rsidR="00B342B8" w:rsidRDefault="00B342B8" w:rsidP="003C3B4F">
      <w:pPr>
        <w:pStyle w:val="ListParagraph"/>
        <w:keepNext/>
        <w:keepLines/>
        <w:numPr>
          <w:ilvl w:val="0"/>
          <w:numId w:val="7"/>
        </w:numPr>
        <w:spacing w:after="0" w:line="240" w:lineRule="auto"/>
      </w:pPr>
      <w:r w:rsidRPr="00484ED5">
        <w:t>Sets and gets for all attributes.</w:t>
      </w:r>
    </w:p>
    <w:p w:rsidR="00B342B8" w:rsidRDefault="00B342B8" w:rsidP="003C3B4F">
      <w:pPr>
        <w:pStyle w:val="ListParagraph"/>
        <w:keepNext/>
        <w:keepLines/>
        <w:spacing w:after="0" w:line="240" w:lineRule="auto"/>
        <w:ind w:left="1800"/>
      </w:pPr>
    </w:p>
    <w:p w:rsidR="00B342B8" w:rsidRDefault="00B342B8" w:rsidP="003C3B4F">
      <w:pPr>
        <w:keepNext/>
        <w:keepLines/>
        <w:spacing w:after="0" w:line="240" w:lineRule="auto"/>
        <w:ind w:left="720"/>
        <w:rPr>
          <w:b/>
        </w:rPr>
      </w:pPr>
      <w:r>
        <w:rPr>
          <w:b/>
        </w:rPr>
        <w:t>Constructors:</w:t>
      </w:r>
    </w:p>
    <w:p w:rsidR="00B342B8" w:rsidRDefault="00B342B8" w:rsidP="003C3B4F">
      <w:pPr>
        <w:pStyle w:val="ListParagraph"/>
        <w:keepNext/>
        <w:keepLines/>
        <w:numPr>
          <w:ilvl w:val="0"/>
          <w:numId w:val="14"/>
        </w:numPr>
        <w:spacing w:after="0" w:line="240" w:lineRule="auto"/>
        <w:rPr>
          <w:b/>
        </w:rPr>
      </w:pPr>
      <w:r>
        <w:rPr>
          <w:b/>
        </w:rPr>
        <w:t xml:space="preserve">Public </w:t>
      </w:r>
      <w:proofErr w:type="spellStart"/>
      <w:r>
        <w:t>MSBandGyroscope</w:t>
      </w:r>
      <w:proofErr w:type="spellEnd"/>
      <w:r>
        <w:t>()</w:t>
      </w:r>
    </w:p>
    <w:p w:rsidR="00B342B8" w:rsidRDefault="00B342B8" w:rsidP="003C3B4F">
      <w:pPr>
        <w:pStyle w:val="ListParagraph"/>
        <w:keepNext/>
        <w:keepLines/>
        <w:numPr>
          <w:ilvl w:val="1"/>
          <w:numId w:val="14"/>
        </w:numPr>
        <w:spacing w:after="0" w:line="240" w:lineRule="auto"/>
        <w:rPr>
          <w:b/>
        </w:rPr>
      </w:pPr>
      <w:r>
        <w:t>Default constructor</w:t>
      </w:r>
    </w:p>
    <w:p w:rsidR="00B342B8" w:rsidRDefault="00B342B8" w:rsidP="003C3B4F">
      <w:pPr>
        <w:pStyle w:val="ListParagraph"/>
        <w:keepNext/>
        <w:keepLines/>
        <w:spacing w:after="0" w:line="240" w:lineRule="auto"/>
        <w:ind w:left="2520"/>
        <w:rPr>
          <w:b/>
        </w:rPr>
      </w:pPr>
    </w:p>
    <w:p w:rsidR="00B342B8" w:rsidRDefault="00B342B8" w:rsidP="003C3B4F">
      <w:pPr>
        <w:pStyle w:val="Heading4"/>
        <w:keepNext/>
        <w:keepLines/>
      </w:pPr>
      <w:proofErr w:type="spellStart"/>
      <w:r>
        <w:t>MSBandHeartRate</w:t>
      </w:r>
      <w:proofErr w:type="spellEnd"/>
    </w:p>
    <w:p w:rsidR="00B342B8" w:rsidRDefault="00B342B8"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MSBandHeartRate</w:t>
      </w:r>
      <w:proofErr w:type="spellEnd"/>
      <w:r>
        <w:rPr>
          <w:b/>
        </w:rPr>
        <w:t xml:space="preserve"> </w:t>
      </w:r>
      <w:r>
        <w:t xml:space="preserve">object.  </w:t>
      </w:r>
    </w:p>
    <w:p w:rsidR="00B342B8" w:rsidRDefault="00B342B8" w:rsidP="003C3B4F">
      <w:pPr>
        <w:keepNext/>
        <w:keepLines/>
        <w:spacing w:after="0" w:line="360" w:lineRule="auto"/>
        <w:rPr>
          <w:b/>
        </w:rPr>
      </w:pPr>
      <w:r>
        <w:rPr>
          <w:b/>
        </w:rPr>
        <w:t>&lt;&lt;Entity&gt;&gt;</w:t>
      </w:r>
    </w:p>
    <w:p w:rsidR="00B342B8" w:rsidRDefault="00B342B8" w:rsidP="003C3B4F">
      <w:pPr>
        <w:keepNext/>
        <w:keepLines/>
        <w:spacing w:after="0" w:line="240" w:lineRule="auto"/>
        <w:ind w:firstLine="720"/>
      </w:pPr>
      <w:r>
        <w:rPr>
          <w:b/>
        </w:rPr>
        <w:t>Attributes:</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lastRenderedPageBreak/>
        <w:t xml:space="preserve">Public </w:t>
      </w:r>
      <w:proofErr w:type="spellStart"/>
      <w:r>
        <w:rPr>
          <w:b/>
        </w:rPr>
        <w:t>int</w:t>
      </w:r>
      <w:proofErr w:type="spellEnd"/>
      <w:r>
        <w:rPr>
          <w:b/>
        </w:rPr>
        <w:t xml:space="preserve"> </w:t>
      </w:r>
      <w:r w:rsidRPr="00E84F72">
        <w:t>Id</w:t>
      </w:r>
    </w:p>
    <w:p w:rsidR="00B342B8" w:rsidRDefault="00B342B8" w:rsidP="003C3B4F">
      <w:pPr>
        <w:pStyle w:val="ListParagraph"/>
        <w:keepNext/>
        <w:keepLines/>
        <w:numPr>
          <w:ilvl w:val="1"/>
          <w:numId w:val="10"/>
        </w:numPr>
        <w:spacing w:after="0" w:line="240" w:lineRule="auto"/>
      </w:pPr>
      <w:r>
        <w:t>Unique id generated by the system for each Microsoft Band Heart Rate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3C3B4F">
      <w:pPr>
        <w:pStyle w:val="ListParagraph"/>
        <w:keepNext/>
        <w:keepLines/>
        <w:numPr>
          <w:ilvl w:val="1"/>
          <w:numId w:val="10"/>
        </w:numPr>
        <w:spacing w:after="0" w:line="240" w:lineRule="auto"/>
      </w:pPr>
      <w:r>
        <w:t>Date information for when the patient collected the data.</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string </w:t>
      </w:r>
      <w:proofErr w:type="spellStart"/>
      <w:r>
        <w:t>ReadStatus</w:t>
      </w:r>
      <w:proofErr w:type="spellEnd"/>
    </w:p>
    <w:p w:rsidR="00B342B8" w:rsidRDefault="00B342B8" w:rsidP="003C3B4F">
      <w:pPr>
        <w:pStyle w:val="ListParagraph"/>
        <w:keepNext/>
        <w:keepLines/>
        <w:numPr>
          <w:ilvl w:val="1"/>
          <w:numId w:val="10"/>
        </w:numPr>
        <w:spacing w:after="0" w:line="240" w:lineRule="auto"/>
      </w:pPr>
      <w:r>
        <w:t xml:space="preserve">Read status </w:t>
      </w:r>
      <w:proofErr w:type="gramStart"/>
      <w:r>
        <w:t>of  the</w:t>
      </w:r>
      <w:proofErr w:type="gramEnd"/>
      <w:r>
        <w:t xml:space="preserve"> heart rate monitor on the device.</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B342B8" w:rsidRDefault="00B342B8" w:rsidP="003C3B4F">
      <w:pPr>
        <w:pStyle w:val="ListParagraph"/>
        <w:keepNext/>
        <w:keepLines/>
        <w:numPr>
          <w:ilvl w:val="1"/>
          <w:numId w:val="10"/>
        </w:numPr>
        <w:spacing w:after="0" w:line="240" w:lineRule="auto"/>
      </w:pPr>
      <w:r>
        <w:t>Heart rate at the moment of each data sample</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3C3B4F">
      <w:pPr>
        <w:pStyle w:val="ListParagraph"/>
        <w:keepNext/>
        <w:keepLines/>
        <w:spacing w:after="0" w:line="240" w:lineRule="auto"/>
        <w:ind w:left="2520"/>
      </w:pPr>
    </w:p>
    <w:p w:rsidR="00B342B8" w:rsidRPr="00D6053C" w:rsidRDefault="00B342B8" w:rsidP="003C3B4F">
      <w:pPr>
        <w:keepNext/>
        <w:keepLines/>
        <w:spacing w:after="0" w:line="240" w:lineRule="auto"/>
        <w:ind w:firstLine="720"/>
        <w:rPr>
          <w:b/>
        </w:rPr>
      </w:pPr>
      <w:r w:rsidRPr="00D6053C">
        <w:rPr>
          <w:b/>
        </w:rPr>
        <w:t>Operations:</w:t>
      </w:r>
    </w:p>
    <w:p w:rsidR="00B342B8" w:rsidRDefault="00B342B8" w:rsidP="003C3B4F">
      <w:pPr>
        <w:pStyle w:val="ListParagraph"/>
        <w:keepNext/>
        <w:keepLines/>
        <w:numPr>
          <w:ilvl w:val="0"/>
          <w:numId w:val="7"/>
        </w:numPr>
        <w:spacing w:after="0" w:line="240" w:lineRule="auto"/>
      </w:pPr>
      <w:r w:rsidRPr="00484ED5">
        <w:t>Sets and gets for all attributes.</w:t>
      </w:r>
    </w:p>
    <w:p w:rsidR="00B342B8" w:rsidRDefault="00B342B8" w:rsidP="003C3B4F">
      <w:pPr>
        <w:pStyle w:val="ListParagraph"/>
        <w:keepNext/>
        <w:keepLines/>
        <w:spacing w:after="0" w:line="240" w:lineRule="auto"/>
        <w:ind w:left="1800"/>
      </w:pPr>
    </w:p>
    <w:p w:rsidR="00B342B8" w:rsidRDefault="00B342B8" w:rsidP="003C3B4F">
      <w:pPr>
        <w:keepNext/>
        <w:keepLines/>
        <w:spacing w:after="0" w:line="240" w:lineRule="auto"/>
        <w:ind w:left="720"/>
        <w:rPr>
          <w:b/>
        </w:rPr>
      </w:pPr>
      <w:r>
        <w:rPr>
          <w:b/>
        </w:rPr>
        <w:t>Constructors:</w:t>
      </w:r>
    </w:p>
    <w:p w:rsidR="00B342B8" w:rsidRDefault="00B342B8" w:rsidP="003C3B4F">
      <w:pPr>
        <w:pStyle w:val="ListParagraph"/>
        <w:keepNext/>
        <w:keepLines/>
        <w:numPr>
          <w:ilvl w:val="0"/>
          <w:numId w:val="14"/>
        </w:numPr>
        <w:spacing w:after="0" w:line="240" w:lineRule="auto"/>
        <w:rPr>
          <w:b/>
        </w:rPr>
      </w:pPr>
      <w:r>
        <w:rPr>
          <w:b/>
        </w:rPr>
        <w:t xml:space="preserve">Public </w:t>
      </w:r>
      <w:proofErr w:type="spellStart"/>
      <w:r>
        <w:t>MSBandHeartRate</w:t>
      </w:r>
      <w:proofErr w:type="spellEnd"/>
      <w:r>
        <w:t>()</w:t>
      </w:r>
    </w:p>
    <w:p w:rsidR="00B342B8" w:rsidRPr="0052061F" w:rsidRDefault="00B342B8" w:rsidP="003C3B4F">
      <w:pPr>
        <w:pStyle w:val="ListParagraph"/>
        <w:keepNext/>
        <w:keepLines/>
        <w:numPr>
          <w:ilvl w:val="1"/>
          <w:numId w:val="14"/>
        </w:numPr>
        <w:spacing w:after="0" w:line="240" w:lineRule="auto"/>
        <w:rPr>
          <w:b/>
        </w:rPr>
      </w:pPr>
      <w:r>
        <w:t>Default constructor</w:t>
      </w:r>
    </w:p>
    <w:p w:rsidR="00B342B8" w:rsidRDefault="00B342B8" w:rsidP="003C3B4F">
      <w:pPr>
        <w:keepNext/>
        <w:keepLines/>
      </w:pPr>
    </w:p>
    <w:p w:rsidR="00B342B8" w:rsidRDefault="00B342B8" w:rsidP="003C3B4F">
      <w:pPr>
        <w:pStyle w:val="Heading4"/>
        <w:keepNext/>
        <w:keepLines/>
      </w:pPr>
      <w:proofErr w:type="spellStart"/>
      <w:r>
        <w:t>MSBandDistance</w:t>
      </w:r>
      <w:proofErr w:type="spellEnd"/>
    </w:p>
    <w:p w:rsidR="00B342B8" w:rsidRDefault="00B342B8"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MSBandDistance</w:t>
      </w:r>
      <w:proofErr w:type="spellEnd"/>
      <w:r>
        <w:rPr>
          <w:b/>
        </w:rPr>
        <w:t xml:space="preserve"> </w:t>
      </w:r>
      <w:r>
        <w:t xml:space="preserve">object.  </w:t>
      </w:r>
    </w:p>
    <w:p w:rsidR="00B342B8" w:rsidRDefault="00B342B8" w:rsidP="003C3B4F">
      <w:pPr>
        <w:keepNext/>
        <w:keepLines/>
        <w:spacing w:after="0" w:line="360" w:lineRule="auto"/>
        <w:rPr>
          <w:b/>
        </w:rPr>
      </w:pPr>
      <w:r>
        <w:rPr>
          <w:b/>
        </w:rPr>
        <w:t>&lt;&lt;Entity&gt;&gt;</w:t>
      </w:r>
    </w:p>
    <w:p w:rsidR="00B342B8" w:rsidRDefault="00B342B8" w:rsidP="003C3B4F">
      <w:pPr>
        <w:keepNext/>
        <w:keepLines/>
        <w:spacing w:after="0" w:line="240" w:lineRule="auto"/>
        <w:ind w:firstLine="720"/>
      </w:pPr>
      <w:r>
        <w:rPr>
          <w:b/>
        </w:rPr>
        <w:t>Attributes:</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3C3B4F">
      <w:pPr>
        <w:pStyle w:val="ListParagraph"/>
        <w:keepNext/>
        <w:keepLines/>
        <w:numPr>
          <w:ilvl w:val="1"/>
          <w:numId w:val="10"/>
        </w:numPr>
        <w:spacing w:after="0" w:line="240" w:lineRule="auto"/>
      </w:pPr>
      <w:r>
        <w:t>Unique id generated by the system for each Microsoft Band Distance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3C3B4F">
      <w:pPr>
        <w:pStyle w:val="ListParagraph"/>
        <w:keepNext/>
        <w:keepLines/>
        <w:numPr>
          <w:ilvl w:val="1"/>
          <w:numId w:val="10"/>
        </w:numPr>
        <w:spacing w:after="0" w:line="240" w:lineRule="auto"/>
      </w:pPr>
      <w:r>
        <w:t>Date information for when the patient collected the data.</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r w:rsidR="007B5345">
        <w:rPr>
          <w:b/>
        </w:rPr>
        <w:t>string</w:t>
      </w:r>
      <w:r>
        <w:rPr>
          <w:b/>
        </w:rPr>
        <w:t xml:space="preserve"> </w:t>
      </w:r>
      <w:proofErr w:type="spellStart"/>
      <w:r w:rsidR="007B5345">
        <w:t>MotionType</w:t>
      </w:r>
      <w:proofErr w:type="spellEnd"/>
    </w:p>
    <w:p w:rsidR="00B342B8" w:rsidRDefault="007B5345" w:rsidP="003C3B4F">
      <w:pPr>
        <w:pStyle w:val="ListParagraph"/>
        <w:keepNext/>
        <w:keepLines/>
        <w:numPr>
          <w:ilvl w:val="1"/>
          <w:numId w:val="10"/>
        </w:numPr>
        <w:spacing w:after="0" w:line="240" w:lineRule="auto"/>
      </w:pPr>
      <w:r>
        <w:t>Describes the type of motion that is occurring at the time of each data sample</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float </w:t>
      </w:r>
      <w:r>
        <w:t>Pace</w:t>
      </w:r>
    </w:p>
    <w:p w:rsidR="007B5345" w:rsidRDefault="007B5345" w:rsidP="003C3B4F">
      <w:pPr>
        <w:pStyle w:val="ListParagraph"/>
        <w:keepNext/>
        <w:keepLines/>
        <w:numPr>
          <w:ilvl w:val="1"/>
          <w:numId w:val="10"/>
        </w:numPr>
        <w:spacing w:after="0" w:line="240" w:lineRule="auto"/>
      </w:pPr>
      <w:r>
        <w:lastRenderedPageBreak/>
        <w:t>Describes the pace of the movement in min/km at the time of each data sample</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float </w:t>
      </w:r>
      <w:r>
        <w:t>Speed</w:t>
      </w:r>
    </w:p>
    <w:p w:rsidR="007B5345" w:rsidRDefault="007B5345" w:rsidP="003C3B4F">
      <w:pPr>
        <w:pStyle w:val="ListParagraph"/>
        <w:keepNext/>
        <w:keepLines/>
        <w:numPr>
          <w:ilvl w:val="1"/>
          <w:numId w:val="10"/>
        </w:numPr>
        <w:spacing w:after="0" w:line="240" w:lineRule="auto"/>
      </w:pPr>
      <w:r>
        <w:t>Describes the speed of the user in km/</w:t>
      </w:r>
      <w:proofErr w:type="spellStart"/>
      <w:r>
        <w:t>hr</w:t>
      </w:r>
      <w:proofErr w:type="spellEnd"/>
      <w:r>
        <w:t xml:space="preserve"> at the time of each data sample</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string </w:t>
      </w:r>
      <w:r>
        <w:t>Total</w:t>
      </w:r>
    </w:p>
    <w:p w:rsidR="007B5345" w:rsidRDefault="007B5345" w:rsidP="003C3B4F">
      <w:pPr>
        <w:pStyle w:val="ListParagraph"/>
        <w:keepNext/>
        <w:keepLines/>
        <w:numPr>
          <w:ilvl w:val="1"/>
          <w:numId w:val="10"/>
        </w:numPr>
        <w:spacing w:after="0" w:line="240" w:lineRule="auto"/>
      </w:pPr>
      <w:r>
        <w:t>Describes the total distance that has been travelled at the time of each data sample</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3C3B4F">
      <w:pPr>
        <w:pStyle w:val="ListParagraph"/>
        <w:keepNext/>
        <w:keepLines/>
        <w:spacing w:after="0" w:line="240" w:lineRule="auto"/>
        <w:ind w:left="2520"/>
      </w:pPr>
    </w:p>
    <w:p w:rsidR="00B342B8" w:rsidRPr="00D6053C" w:rsidRDefault="00B342B8" w:rsidP="003C3B4F">
      <w:pPr>
        <w:keepNext/>
        <w:keepLines/>
        <w:spacing w:after="0" w:line="240" w:lineRule="auto"/>
        <w:ind w:firstLine="720"/>
        <w:rPr>
          <w:b/>
        </w:rPr>
      </w:pPr>
      <w:r w:rsidRPr="00D6053C">
        <w:rPr>
          <w:b/>
        </w:rPr>
        <w:t>Operations:</w:t>
      </w:r>
    </w:p>
    <w:p w:rsidR="00B342B8" w:rsidRDefault="00B342B8" w:rsidP="003C3B4F">
      <w:pPr>
        <w:pStyle w:val="ListParagraph"/>
        <w:keepNext/>
        <w:keepLines/>
        <w:numPr>
          <w:ilvl w:val="0"/>
          <w:numId w:val="7"/>
        </w:numPr>
        <w:spacing w:after="0" w:line="240" w:lineRule="auto"/>
      </w:pPr>
      <w:r w:rsidRPr="00484ED5">
        <w:t>Sets and gets for all attributes.</w:t>
      </w:r>
    </w:p>
    <w:p w:rsidR="00B342B8" w:rsidRDefault="00B342B8" w:rsidP="003C3B4F">
      <w:pPr>
        <w:pStyle w:val="ListParagraph"/>
        <w:keepNext/>
        <w:keepLines/>
        <w:spacing w:after="0" w:line="240" w:lineRule="auto"/>
        <w:ind w:left="1800"/>
      </w:pPr>
    </w:p>
    <w:p w:rsidR="00B342B8" w:rsidRDefault="00B342B8" w:rsidP="003C3B4F">
      <w:pPr>
        <w:keepNext/>
        <w:keepLines/>
        <w:spacing w:after="0" w:line="240" w:lineRule="auto"/>
        <w:ind w:left="720"/>
        <w:rPr>
          <w:b/>
        </w:rPr>
      </w:pPr>
      <w:r>
        <w:rPr>
          <w:b/>
        </w:rPr>
        <w:t>Constructors:</w:t>
      </w:r>
    </w:p>
    <w:p w:rsidR="00B342B8" w:rsidRDefault="00B342B8" w:rsidP="003C3B4F">
      <w:pPr>
        <w:pStyle w:val="ListParagraph"/>
        <w:keepNext/>
        <w:keepLines/>
        <w:numPr>
          <w:ilvl w:val="0"/>
          <w:numId w:val="14"/>
        </w:numPr>
        <w:spacing w:after="0" w:line="240" w:lineRule="auto"/>
        <w:rPr>
          <w:b/>
        </w:rPr>
      </w:pPr>
      <w:r>
        <w:rPr>
          <w:b/>
        </w:rPr>
        <w:t xml:space="preserve">Public </w:t>
      </w:r>
      <w:proofErr w:type="spellStart"/>
      <w:r>
        <w:t>MSBand</w:t>
      </w:r>
      <w:r w:rsidR="007B5345">
        <w:t>Distance</w:t>
      </w:r>
      <w:proofErr w:type="spellEnd"/>
      <w:r>
        <w:t>()</w:t>
      </w:r>
    </w:p>
    <w:p w:rsidR="00B342B8" w:rsidRPr="0052061F" w:rsidRDefault="00B342B8" w:rsidP="003C3B4F">
      <w:pPr>
        <w:pStyle w:val="ListParagraph"/>
        <w:keepNext/>
        <w:keepLines/>
        <w:numPr>
          <w:ilvl w:val="1"/>
          <w:numId w:val="14"/>
        </w:numPr>
        <w:spacing w:after="0" w:line="240" w:lineRule="auto"/>
        <w:rPr>
          <w:b/>
        </w:rPr>
      </w:pPr>
      <w:r>
        <w:t>Default constructor</w:t>
      </w:r>
    </w:p>
    <w:p w:rsidR="00B342B8" w:rsidRDefault="00B342B8" w:rsidP="003C3B4F">
      <w:pPr>
        <w:keepNext/>
        <w:keepLines/>
      </w:pPr>
    </w:p>
    <w:p w:rsidR="007B5345" w:rsidRDefault="007B5345" w:rsidP="003C3B4F">
      <w:pPr>
        <w:pStyle w:val="Heading4"/>
        <w:keepNext/>
        <w:keepLines/>
      </w:pPr>
      <w:proofErr w:type="spellStart"/>
      <w:r>
        <w:t>MSBandUV</w:t>
      </w:r>
      <w:proofErr w:type="spellEnd"/>
    </w:p>
    <w:p w:rsidR="007B5345" w:rsidRDefault="007B5345"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MSBandUV</w:t>
      </w:r>
      <w:proofErr w:type="spellEnd"/>
      <w:r>
        <w:rPr>
          <w:b/>
        </w:rPr>
        <w:t xml:space="preserve"> </w:t>
      </w:r>
      <w:r>
        <w:t xml:space="preserve">object.  </w:t>
      </w:r>
    </w:p>
    <w:p w:rsidR="007B5345" w:rsidRDefault="007B5345" w:rsidP="003C3B4F">
      <w:pPr>
        <w:keepNext/>
        <w:keepLines/>
        <w:spacing w:after="0" w:line="360" w:lineRule="auto"/>
        <w:rPr>
          <w:b/>
        </w:rPr>
      </w:pPr>
      <w:r>
        <w:rPr>
          <w:b/>
        </w:rPr>
        <w:t>&lt;&lt;Entity&gt;&gt;</w:t>
      </w:r>
    </w:p>
    <w:p w:rsidR="007B5345" w:rsidRDefault="007B5345" w:rsidP="003C3B4F">
      <w:pPr>
        <w:keepNext/>
        <w:keepLines/>
        <w:spacing w:after="0" w:line="240" w:lineRule="auto"/>
        <w:ind w:firstLine="720"/>
      </w:pPr>
      <w:r>
        <w:rPr>
          <w:b/>
        </w:rPr>
        <w:t>Attributes:</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3C3B4F">
      <w:pPr>
        <w:pStyle w:val="ListParagraph"/>
        <w:keepNext/>
        <w:keepLines/>
        <w:numPr>
          <w:ilvl w:val="1"/>
          <w:numId w:val="10"/>
        </w:numPr>
        <w:spacing w:after="0" w:line="240" w:lineRule="auto"/>
      </w:pPr>
      <w:r>
        <w:t>Unique id generated by the system for each Microsoft Band UV data record.</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3C3B4F">
      <w:pPr>
        <w:pStyle w:val="ListParagraph"/>
        <w:keepNext/>
        <w:keepLines/>
        <w:numPr>
          <w:ilvl w:val="1"/>
          <w:numId w:val="10"/>
        </w:numPr>
        <w:spacing w:after="0" w:line="240" w:lineRule="auto"/>
      </w:pPr>
      <w:r>
        <w:t>Date information for when the patient collected the data.</w:t>
      </w:r>
    </w:p>
    <w:p w:rsidR="007B5345" w:rsidRDefault="007B5345" w:rsidP="003C3B4F">
      <w:pPr>
        <w:keepNext/>
        <w:keepLines/>
        <w:spacing w:after="0" w:line="240" w:lineRule="auto"/>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UVIndex</w:t>
      </w:r>
      <w:proofErr w:type="spellEnd"/>
    </w:p>
    <w:p w:rsidR="007B5345" w:rsidRDefault="007B5345" w:rsidP="003C3B4F">
      <w:pPr>
        <w:pStyle w:val="ListParagraph"/>
        <w:keepNext/>
        <w:keepLines/>
        <w:numPr>
          <w:ilvl w:val="1"/>
          <w:numId w:val="10"/>
        </w:numPr>
        <w:spacing w:after="0" w:line="240" w:lineRule="auto"/>
      </w:pPr>
      <w:r>
        <w:t xml:space="preserve">UV index measured by the device at the moment of </w:t>
      </w:r>
      <w:r w:rsidR="00CB3DCD">
        <w:t>e</w:t>
      </w:r>
      <w:r>
        <w:t>ach data sample</w:t>
      </w:r>
    </w:p>
    <w:p w:rsidR="007B5345" w:rsidRDefault="007B5345" w:rsidP="003C3B4F">
      <w:pPr>
        <w:keepNext/>
        <w:keepLines/>
        <w:spacing w:after="0" w:line="240" w:lineRule="auto"/>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3C3B4F">
      <w:pPr>
        <w:pStyle w:val="ListParagraph"/>
        <w:keepNext/>
        <w:keepLines/>
        <w:spacing w:after="0" w:line="240" w:lineRule="auto"/>
        <w:ind w:left="2520"/>
      </w:pPr>
    </w:p>
    <w:p w:rsidR="007B5345" w:rsidRPr="00D6053C" w:rsidRDefault="007B5345" w:rsidP="003C3B4F">
      <w:pPr>
        <w:keepNext/>
        <w:keepLines/>
        <w:spacing w:after="0" w:line="240" w:lineRule="auto"/>
        <w:ind w:firstLine="720"/>
        <w:rPr>
          <w:b/>
        </w:rPr>
      </w:pPr>
      <w:r w:rsidRPr="00D6053C">
        <w:rPr>
          <w:b/>
        </w:rPr>
        <w:t>Operations:</w:t>
      </w:r>
    </w:p>
    <w:p w:rsidR="007B5345" w:rsidRDefault="007B5345" w:rsidP="003C3B4F">
      <w:pPr>
        <w:pStyle w:val="ListParagraph"/>
        <w:keepNext/>
        <w:keepLines/>
        <w:numPr>
          <w:ilvl w:val="0"/>
          <w:numId w:val="7"/>
        </w:numPr>
        <w:spacing w:after="0" w:line="240" w:lineRule="auto"/>
      </w:pPr>
      <w:r w:rsidRPr="00484ED5">
        <w:lastRenderedPageBreak/>
        <w:t>Sets and gets for all attributes.</w:t>
      </w:r>
    </w:p>
    <w:p w:rsidR="007B5345" w:rsidRDefault="007B5345" w:rsidP="003C3B4F">
      <w:pPr>
        <w:pStyle w:val="ListParagraph"/>
        <w:keepNext/>
        <w:keepLines/>
        <w:spacing w:after="0" w:line="240" w:lineRule="auto"/>
        <w:ind w:left="1800"/>
      </w:pPr>
    </w:p>
    <w:p w:rsidR="007B5345" w:rsidRDefault="007B5345" w:rsidP="003C3B4F">
      <w:pPr>
        <w:keepNext/>
        <w:keepLines/>
        <w:spacing w:after="0" w:line="240" w:lineRule="auto"/>
        <w:ind w:left="720"/>
        <w:rPr>
          <w:b/>
        </w:rPr>
      </w:pPr>
      <w:r>
        <w:rPr>
          <w:b/>
        </w:rPr>
        <w:t>Constructors:</w:t>
      </w:r>
    </w:p>
    <w:p w:rsidR="007B5345" w:rsidRDefault="007B5345" w:rsidP="003C3B4F">
      <w:pPr>
        <w:pStyle w:val="ListParagraph"/>
        <w:keepNext/>
        <w:keepLines/>
        <w:numPr>
          <w:ilvl w:val="0"/>
          <w:numId w:val="14"/>
        </w:numPr>
        <w:spacing w:after="0" w:line="240" w:lineRule="auto"/>
        <w:rPr>
          <w:b/>
        </w:rPr>
      </w:pPr>
      <w:r>
        <w:rPr>
          <w:b/>
        </w:rPr>
        <w:t xml:space="preserve">Public </w:t>
      </w:r>
      <w:proofErr w:type="spellStart"/>
      <w:r>
        <w:t>MSBandUV</w:t>
      </w:r>
      <w:proofErr w:type="spellEnd"/>
      <w:r>
        <w:t>()</w:t>
      </w:r>
    </w:p>
    <w:p w:rsidR="007B5345" w:rsidRPr="0052061F" w:rsidRDefault="007B5345" w:rsidP="003C3B4F">
      <w:pPr>
        <w:pStyle w:val="ListParagraph"/>
        <w:keepNext/>
        <w:keepLines/>
        <w:numPr>
          <w:ilvl w:val="1"/>
          <w:numId w:val="14"/>
        </w:numPr>
        <w:spacing w:after="0" w:line="240" w:lineRule="auto"/>
        <w:rPr>
          <w:b/>
        </w:rPr>
      </w:pPr>
      <w:r>
        <w:t>Default constructor</w:t>
      </w:r>
    </w:p>
    <w:p w:rsidR="007B5345" w:rsidRDefault="007B5345" w:rsidP="003C3B4F">
      <w:pPr>
        <w:keepNext/>
        <w:keepLines/>
      </w:pPr>
    </w:p>
    <w:p w:rsidR="007B5345" w:rsidRDefault="007B5345" w:rsidP="003C3B4F">
      <w:pPr>
        <w:pStyle w:val="Heading4"/>
        <w:keepNext/>
        <w:keepLines/>
      </w:pPr>
      <w:proofErr w:type="spellStart"/>
      <w:r>
        <w:t>MSBand</w:t>
      </w:r>
      <w:r w:rsidR="00A132B0">
        <w:t>Temperature</w:t>
      </w:r>
      <w:proofErr w:type="spellEnd"/>
    </w:p>
    <w:p w:rsidR="007B5345" w:rsidRDefault="007B5345"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MSBandTemperature</w:t>
      </w:r>
      <w:proofErr w:type="spellEnd"/>
      <w:r>
        <w:rPr>
          <w:b/>
        </w:rPr>
        <w:t xml:space="preserve"> </w:t>
      </w:r>
      <w:r>
        <w:t xml:space="preserve">object.  </w:t>
      </w:r>
    </w:p>
    <w:p w:rsidR="007B5345" w:rsidRDefault="007B5345" w:rsidP="003C3B4F">
      <w:pPr>
        <w:keepNext/>
        <w:keepLines/>
        <w:spacing w:after="0" w:line="360" w:lineRule="auto"/>
        <w:rPr>
          <w:b/>
        </w:rPr>
      </w:pPr>
      <w:r>
        <w:rPr>
          <w:b/>
        </w:rPr>
        <w:t>&lt;&lt;Entity&gt;&gt;</w:t>
      </w:r>
    </w:p>
    <w:p w:rsidR="007B5345" w:rsidRDefault="007B5345" w:rsidP="003C3B4F">
      <w:pPr>
        <w:keepNext/>
        <w:keepLines/>
        <w:spacing w:after="0" w:line="240" w:lineRule="auto"/>
        <w:ind w:firstLine="720"/>
      </w:pPr>
      <w:r>
        <w:rPr>
          <w:b/>
        </w:rPr>
        <w:t>Attributes:</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3C3B4F">
      <w:pPr>
        <w:pStyle w:val="ListParagraph"/>
        <w:keepNext/>
        <w:keepLines/>
        <w:numPr>
          <w:ilvl w:val="1"/>
          <w:numId w:val="10"/>
        </w:numPr>
        <w:spacing w:after="0" w:line="240" w:lineRule="auto"/>
      </w:pPr>
      <w:r>
        <w:t>Unique id generated by the system for each Microsoft Band Calorie data record.</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3C3B4F">
      <w:pPr>
        <w:pStyle w:val="ListParagraph"/>
        <w:keepNext/>
        <w:keepLines/>
        <w:numPr>
          <w:ilvl w:val="1"/>
          <w:numId w:val="10"/>
        </w:numPr>
        <w:spacing w:after="0" w:line="240" w:lineRule="auto"/>
      </w:pPr>
      <w:r>
        <w:t>Date information for when the patient collected the data.</w:t>
      </w:r>
    </w:p>
    <w:p w:rsidR="007B5345" w:rsidRDefault="007B5345" w:rsidP="003C3B4F">
      <w:pPr>
        <w:keepNext/>
        <w:keepLines/>
        <w:spacing w:after="0" w:line="240" w:lineRule="auto"/>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Temperature</w:t>
      </w:r>
    </w:p>
    <w:p w:rsidR="007B5345" w:rsidRDefault="007B5345" w:rsidP="003C3B4F">
      <w:pPr>
        <w:pStyle w:val="ListParagraph"/>
        <w:keepNext/>
        <w:keepLines/>
        <w:numPr>
          <w:ilvl w:val="1"/>
          <w:numId w:val="10"/>
        </w:numPr>
        <w:spacing w:after="0" w:line="240" w:lineRule="auto"/>
      </w:pPr>
      <w:r>
        <w:t>Outside temperature</w:t>
      </w:r>
      <w:r w:rsidR="00A132B0">
        <w:t xml:space="preserve"> (Celsius) measured by the device</w:t>
      </w:r>
      <w:r>
        <w:t xml:space="preserve"> at the moment of each data sample</w:t>
      </w:r>
    </w:p>
    <w:p w:rsidR="007B5345" w:rsidRDefault="007B5345" w:rsidP="003C3B4F">
      <w:pPr>
        <w:keepNext/>
        <w:keepLines/>
        <w:spacing w:after="0" w:line="240" w:lineRule="auto"/>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3C3B4F">
      <w:pPr>
        <w:pStyle w:val="ListParagraph"/>
        <w:keepNext/>
        <w:keepLines/>
        <w:spacing w:after="0" w:line="240" w:lineRule="auto"/>
        <w:ind w:left="2520"/>
      </w:pPr>
    </w:p>
    <w:p w:rsidR="007B5345" w:rsidRPr="00D6053C" w:rsidRDefault="007B5345" w:rsidP="003C3B4F">
      <w:pPr>
        <w:keepNext/>
        <w:keepLines/>
        <w:spacing w:after="0" w:line="240" w:lineRule="auto"/>
        <w:ind w:firstLine="720"/>
        <w:rPr>
          <w:b/>
        </w:rPr>
      </w:pPr>
      <w:r w:rsidRPr="00D6053C">
        <w:rPr>
          <w:b/>
        </w:rPr>
        <w:t>Operations:</w:t>
      </w:r>
    </w:p>
    <w:p w:rsidR="007B5345" w:rsidRDefault="007B5345" w:rsidP="003C3B4F">
      <w:pPr>
        <w:pStyle w:val="ListParagraph"/>
        <w:keepNext/>
        <w:keepLines/>
        <w:numPr>
          <w:ilvl w:val="0"/>
          <w:numId w:val="7"/>
        </w:numPr>
        <w:spacing w:after="0" w:line="240" w:lineRule="auto"/>
      </w:pPr>
      <w:r w:rsidRPr="00484ED5">
        <w:t>Sets and gets for all attributes.</w:t>
      </w:r>
    </w:p>
    <w:p w:rsidR="007B5345" w:rsidRDefault="007B5345" w:rsidP="003C3B4F">
      <w:pPr>
        <w:pStyle w:val="ListParagraph"/>
        <w:keepNext/>
        <w:keepLines/>
        <w:spacing w:after="0" w:line="240" w:lineRule="auto"/>
        <w:ind w:left="1800"/>
      </w:pPr>
    </w:p>
    <w:p w:rsidR="007B5345" w:rsidRDefault="007B5345" w:rsidP="003C3B4F">
      <w:pPr>
        <w:keepNext/>
        <w:keepLines/>
        <w:spacing w:after="0" w:line="240" w:lineRule="auto"/>
        <w:ind w:left="720"/>
        <w:rPr>
          <w:b/>
        </w:rPr>
      </w:pPr>
      <w:r>
        <w:rPr>
          <w:b/>
        </w:rPr>
        <w:t>Constructors:</w:t>
      </w:r>
    </w:p>
    <w:p w:rsidR="007B5345" w:rsidRDefault="007B5345" w:rsidP="003C3B4F">
      <w:pPr>
        <w:pStyle w:val="ListParagraph"/>
        <w:keepNext/>
        <w:keepLines/>
        <w:numPr>
          <w:ilvl w:val="0"/>
          <w:numId w:val="14"/>
        </w:numPr>
        <w:spacing w:after="0" w:line="240" w:lineRule="auto"/>
        <w:rPr>
          <w:b/>
        </w:rPr>
      </w:pPr>
      <w:r>
        <w:rPr>
          <w:b/>
        </w:rPr>
        <w:t xml:space="preserve">Public </w:t>
      </w:r>
      <w:proofErr w:type="spellStart"/>
      <w:r>
        <w:t>MSBandTemperature</w:t>
      </w:r>
      <w:proofErr w:type="spellEnd"/>
      <w:r>
        <w:t>()</w:t>
      </w:r>
    </w:p>
    <w:p w:rsidR="007B5345" w:rsidRPr="0052061F" w:rsidRDefault="007B5345" w:rsidP="003C3B4F">
      <w:pPr>
        <w:pStyle w:val="ListParagraph"/>
        <w:keepNext/>
        <w:keepLines/>
        <w:numPr>
          <w:ilvl w:val="1"/>
          <w:numId w:val="14"/>
        </w:numPr>
        <w:spacing w:after="0" w:line="240" w:lineRule="auto"/>
        <w:rPr>
          <w:b/>
        </w:rPr>
      </w:pPr>
      <w:r>
        <w:t>Default constructor</w:t>
      </w:r>
    </w:p>
    <w:p w:rsidR="007B5345" w:rsidRDefault="007B5345" w:rsidP="003C3B4F">
      <w:pPr>
        <w:keepNext/>
        <w:keepLines/>
      </w:pPr>
    </w:p>
    <w:p w:rsidR="00CB3DCD" w:rsidRDefault="00CB3DCD" w:rsidP="003C3B4F">
      <w:pPr>
        <w:pStyle w:val="Heading4"/>
        <w:keepNext/>
        <w:keepLines/>
      </w:pPr>
      <w:proofErr w:type="spellStart"/>
      <w:r>
        <w:t>BasisPeakSummaryData</w:t>
      </w:r>
      <w:proofErr w:type="spellEnd"/>
    </w:p>
    <w:p w:rsidR="00CB3DCD" w:rsidRDefault="00CB3DCD" w:rsidP="003C3B4F">
      <w:pPr>
        <w:keepNext/>
        <w:keepLines/>
      </w:pPr>
      <w:r w:rsidRPr="00F82B86">
        <w:t>T</w:t>
      </w:r>
      <w:r>
        <w:t>his</w:t>
      </w:r>
      <w:r w:rsidRPr="00F82B86">
        <w:t xml:space="preserve"> clas</w:t>
      </w:r>
      <w:r>
        <w:t xml:space="preserve">s describes the attributes and construction of a </w:t>
      </w:r>
      <w:proofErr w:type="spellStart"/>
      <w:r>
        <w:rPr>
          <w:b/>
        </w:rPr>
        <w:t>BasisPeakSummaryData</w:t>
      </w:r>
      <w:proofErr w:type="spellEnd"/>
      <w:r>
        <w:rPr>
          <w:b/>
        </w:rPr>
        <w:t xml:space="preserve"> </w:t>
      </w:r>
      <w:r>
        <w:t xml:space="preserve">object.  </w:t>
      </w:r>
    </w:p>
    <w:p w:rsidR="00CB3DCD" w:rsidRDefault="00CB3DCD" w:rsidP="003C3B4F">
      <w:pPr>
        <w:keepNext/>
        <w:keepLines/>
        <w:spacing w:after="0" w:line="360" w:lineRule="auto"/>
        <w:rPr>
          <w:b/>
        </w:rPr>
      </w:pPr>
      <w:r>
        <w:rPr>
          <w:b/>
        </w:rPr>
        <w:t>&lt;&lt;Entity&gt;&gt;</w:t>
      </w:r>
    </w:p>
    <w:p w:rsidR="00CB3DCD" w:rsidRDefault="00CB3DCD" w:rsidP="003C3B4F">
      <w:pPr>
        <w:keepNext/>
        <w:keepLines/>
        <w:spacing w:after="0" w:line="240" w:lineRule="auto"/>
        <w:ind w:firstLine="720"/>
      </w:pPr>
      <w:r>
        <w:rPr>
          <w:b/>
        </w:rPr>
        <w:t>Attributes:</w:t>
      </w:r>
    </w:p>
    <w:p w:rsidR="00CB3DCD" w:rsidRDefault="00CB3DCD" w:rsidP="003C3B4F">
      <w:pPr>
        <w:pStyle w:val="ListParagraph"/>
        <w:keepNext/>
        <w:keepLines/>
        <w:spacing w:after="0" w:line="240" w:lineRule="auto"/>
        <w:ind w:left="2520"/>
      </w:pPr>
    </w:p>
    <w:p w:rsidR="00CB3DCD" w:rsidRDefault="00CB3DCD"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CB3DCD" w:rsidRDefault="00CB3DCD" w:rsidP="003C3B4F">
      <w:pPr>
        <w:pStyle w:val="ListParagraph"/>
        <w:keepNext/>
        <w:keepLines/>
        <w:numPr>
          <w:ilvl w:val="1"/>
          <w:numId w:val="10"/>
        </w:numPr>
        <w:spacing w:after="0" w:line="240" w:lineRule="auto"/>
      </w:pPr>
      <w:r>
        <w:lastRenderedPageBreak/>
        <w:t xml:space="preserve">Unique id generated by the system for each </w:t>
      </w:r>
      <w:proofErr w:type="spellStart"/>
      <w:r>
        <w:t>BasicPeak</w:t>
      </w:r>
      <w:proofErr w:type="spellEnd"/>
      <w:r>
        <w:t xml:space="preserve"> Summary data record.</w:t>
      </w:r>
    </w:p>
    <w:p w:rsidR="00CB3DCD" w:rsidRDefault="00CB3DCD" w:rsidP="003C3B4F">
      <w:pPr>
        <w:pStyle w:val="ListParagraph"/>
        <w:keepNext/>
        <w:keepLines/>
        <w:spacing w:after="0" w:line="240" w:lineRule="auto"/>
        <w:ind w:left="2520"/>
      </w:pPr>
    </w:p>
    <w:p w:rsidR="00CB3DCD" w:rsidRDefault="00CB3DCD"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CB3DCD" w:rsidRDefault="00CB3DCD" w:rsidP="003C3B4F">
      <w:pPr>
        <w:pStyle w:val="ListParagraph"/>
        <w:keepNext/>
        <w:keepLines/>
        <w:numPr>
          <w:ilvl w:val="1"/>
          <w:numId w:val="10"/>
        </w:numPr>
        <w:spacing w:after="0" w:line="240" w:lineRule="auto"/>
      </w:pPr>
      <w:r>
        <w:t>Date information for when the patient collected the data.</w:t>
      </w:r>
    </w:p>
    <w:p w:rsidR="00CB3DCD" w:rsidRDefault="00CB3DCD" w:rsidP="003C3B4F">
      <w:pPr>
        <w:keepNext/>
        <w:keepLines/>
        <w:spacing w:after="0" w:line="240" w:lineRule="auto"/>
      </w:pPr>
    </w:p>
    <w:p w:rsidR="00CB3DCD" w:rsidRDefault="00CB3DCD" w:rsidP="003C3B4F">
      <w:pPr>
        <w:pStyle w:val="ListParagraph"/>
        <w:keepNext/>
        <w:keepLines/>
        <w:numPr>
          <w:ilvl w:val="0"/>
          <w:numId w:val="10"/>
        </w:numPr>
        <w:spacing w:after="0" w:line="240" w:lineRule="auto"/>
      </w:pPr>
      <w:r>
        <w:rPr>
          <w:b/>
        </w:rPr>
        <w:t xml:space="preserve">Public float </w:t>
      </w:r>
      <w:r>
        <w:t>Calories</w:t>
      </w:r>
    </w:p>
    <w:p w:rsidR="00CB3DCD" w:rsidRDefault="00CB3DCD" w:rsidP="003C3B4F">
      <w:pPr>
        <w:pStyle w:val="ListParagraph"/>
        <w:keepNext/>
        <w:keepLines/>
        <w:numPr>
          <w:ilvl w:val="1"/>
          <w:numId w:val="10"/>
        </w:numPr>
        <w:spacing w:after="0" w:line="240" w:lineRule="auto"/>
      </w:pPr>
      <w:r>
        <w:t>Total calories burned at the moment of each data sample</w:t>
      </w:r>
    </w:p>
    <w:p w:rsidR="00CB3DCD" w:rsidRDefault="00CB3DCD" w:rsidP="003C3B4F">
      <w:pPr>
        <w:keepNext/>
        <w:keepLines/>
        <w:spacing w:after="0" w:line="240" w:lineRule="auto"/>
      </w:pPr>
    </w:p>
    <w:p w:rsidR="00CB3DCD" w:rsidRDefault="00CB3DCD" w:rsidP="003C3B4F">
      <w:pPr>
        <w:pStyle w:val="ListParagraph"/>
        <w:keepNext/>
        <w:keepLines/>
        <w:numPr>
          <w:ilvl w:val="0"/>
          <w:numId w:val="10"/>
        </w:numPr>
        <w:spacing w:after="0" w:line="240" w:lineRule="auto"/>
      </w:pPr>
      <w:r>
        <w:rPr>
          <w:b/>
        </w:rPr>
        <w:t xml:space="preserve">Public float </w:t>
      </w:r>
      <w:r>
        <w:t>GSR</w:t>
      </w:r>
    </w:p>
    <w:p w:rsidR="00CB3DCD" w:rsidRDefault="00CB3DCD" w:rsidP="003C3B4F">
      <w:pPr>
        <w:pStyle w:val="ListParagraph"/>
        <w:keepNext/>
        <w:keepLines/>
        <w:numPr>
          <w:ilvl w:val="1"/>
          <w:numId w:val="10"/>
        </w:numPr>
        <w:spacing w:after="0" w:line="240" w:lineRule="auto"/>
      </w:pPr>
      <w:r>
        <w:t>GSR data at the moment of each data sample.</w:t>
      </w:r>
    </w:p>
    <w:p w:rsidR="00CB3DCD" w:rsidRDefault="00CB3DCD" w:rsidP="003C3B4F">
      <w:pPr>
        <w:pStyle w:val="ListParagraph"/>
        <w:keepNext/>
        <w:keepLines/>
        <w:spacing w:after="0" w:line="240" w:lineRule="auto"/>
        <w:ind w:left="2520"/>
      </w:pPr>
    </w:p>
    <w:p w:rsidR="00CB3DCD" w:rsidRDefault="00CB3DCD"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CB3DCD" w:rsidRDefault="00CB3DCD" w:rsidP="003C3B4F">
      <w:pPr>
        <w:pStyle w:val="ListParagraph"/>
        <w:keepNext/>
        <w:keepLines/>
        <w:numPr>
          <w:ilvl w:val="1"/>
          <w:numId w:val="10"/>
        </w:numPr>
        <w:spacing w:after="0" w:line="240" w:lineRule="auto"/>
      </w:pPr>
      <w:r>
        <w:t>Heart rate at the moment of each data sample.</w:t>
      </w:r>
    </w:p>
    <w:p w:rsidR="00CB3DCD" w:rsidRDefault="00CB3DCD" w:rsidP="003C3B4F">
      <w:pPr>
        <w:keepNext/>
        <w:keepLines/>
        <w:spacing w:after="0" w:line="240" w:lineRule="auto"/>
      </w:pPr>
    </w:p>
    <w:p w:rsidR="002756E8" w:rsidRDefault="002756E8" w:rsidP="003C3B4F">
      <w:pPr>
        <w:pStyle w:val="ListParagraph"/>
        <w:keepNext/>
        <w:keepLines/>
        <w:numPr>
          <w:ilvl w:val="0"/>
          <w:numId w:val="10"/>
        </w:numPr>
        <w:spacing w:after="0" w:line="240" w:lineRule="auto"/>
      </w:pPr>
      <w:r>
        <w:rPr>
          <w:b/>
        </w:rPr>
        <w:t xml:space="preserve">Public float </w:t>
      </w:r>
      <w:proofErr w:type="spellStart"/>
      <w:r>
        <w:t>SkinTemp</w:t>
      </w:r>
      <w:proofErr w:type="spellEnd"/>
    </w:p>
    <w:p w:rsidR="002756E8" w:rsidRDefault="002756E8" w:rsidP="003C3B4F">
      <w:pPr>
        <w:pStyle w:val="ListParagraph"/>
        <w:keepNext/>
        <w:keepLines/>
        <w:numPr>
          <w:ilvl w:val="1"/>
          <w:numId w:val="10"/>
        </w:numPr>
        <w:spacing w:after="0" w:line="240" w:lineRule="auto"/>
      </w:pPr>
      <w:r>
        <w:t>Patient skin temperature at the moment of each data sample.</w:t>
      </w:r>
    </w:p>
    <w:p w:rsidR="002756E8" w:rsidRDefault="002756E8" w:rsidP="003C3B4F">
      <w:pPr>
        <w:keepNext/>
        <w:keepLines/>
        <w:spacing w:after="0" w:line="240" w:lineRule="auto"/>
      </w:pPr>
    </w:p>
    <w:p w:rsidR="002756E8" w:rsidRDefault="002756E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Steps</w:t>
      </w:r>
    </w:p>
    <w:p w:rsidR="002756E8" w:rsidRDefault="002756E8" w:rsidP="003C3B4F">
      <w:pPr>
        <w:pStyle w:val="ListParagraph"/>
        <w:keepNext/>
        <w:keepLines/>
        <w:numPr>
          <w:ilvl w:val="1"/>
          <w:numId w:val="10"/>
        </w:numPr>
        <w:spacing w:after="0" w:line="240" w:lineRule="auto"/>
      </w:pPr>
      <w:r>
        <w:t>Number of steps the patient has taken at the moment of each data sample.</w:t>
      </w:r>
    </w:p>
    <w:p w:rsidR="002756E8" w:rsidRDefault="002756E8" w:rsidP="003C3B4F">
      <w:pPr>
        <w:keepNext/>
        <w:keepLines/>
        <w:spacing w:after="0" w:line="240" w:lineRule="auto"/>
      </w:pPr>
    </w:p>
    <w:p w:rsidR="00CB3DCD" w:rsidRDefault="00CB3DCD"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CB3DCD" w:rsidRDefault="00CB3DCD"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CB3DCD" w:rsidRDefault="00CB3DCD" w:rsidP="003C3B4F">
      <w:pPr>
        <w:pStyle w:val="ListParagraph"/>
        <w:keepNext/>
        <w:keepLines/>
        <w:spacing w:after="0" w:line="240" w:lineRule="auto"/>
        <w:ind w:left="2520"/>
      </w:pPr>
    </w:p>
    <w:p w:rsidR="00CB3DCD" w:rsidRPr="00D6053C" w:rsidRDefault="00CB3DCD" w:rsidP="003C3B4F">
      <w:pPr>
        <w:keepNext/>
        <w:keepLines/>
        <w:spacing w:after="0" w:line="240" w:lineRule="auto"/>
        <w:ind w:firstLine="720"/>
        <w:rPr>
          <w:b/>
        </w:rPr>
      </w:pPr>
      <w:r w:rsidRPr="00D6053C">
        <w:rPr>
          <w:b/>
        </w:rPr>
        <w:t>Operations:</w:t>
      </w:r>
    </w:p>
    <w:p w:rsidR="00CB3DCD" w:rsidRDefault="00CB3DCD" w:rsidP="003C3B4F">
      <w:pPr>
        <w:pStyle w:val="ListParagraph"/>
        <w:keepNext/>
        <w:keepLines/>
        <w:numPr>
          <w:ilvl w:val="0"/>
          <w:numId w:val="7"/>
        </w:numPr>
        <w:spacing w:after="0" w:line="240" w:lineRule="auto"/>
      </w:pPr>
      <w:r w:rsidRPr="00484ED5">
        <w:t>Sets and gets for all attributes.</w:t>
      </w:r>
    </w:p>
    <w:p w:rsidR="00CB3DCD" w:rsidRDefault="00CB3DCD" w:rsidP="003C3B4F">
      <w:pPr>
        <w:pStyle w:val="ListParagraph"/>
        <w:keepNext/>
        <w:keepLines/>
        <w:spacing w:after="0" w:line="240" w:lineRule="auto"/>
        <w:ind w:left="1800"/>
      </w:pPr>
    </w:p>
    <w:p w:rsidR="00CB3DCD" w:rsidRDefault="00CB3DCD" w:rsidP="003C3B4F">
      <w:pPr>
        <w:keepNext/>
        <w:keepLines/>
        <w:spacing w:after="0" w:line="240" w:lineRule="auto"/>
        <w:ind w:left="720"/>
        <w:rPr>
          <w:b/>
        </w:rPr>
      </w:pPr>
      <w:r>
        <w:rPr>
          <w:b/>
        </w:rPr>
        <w:t>Constructors:</w:t>
      </w:r>
    </w:p>
    <w:p w:rsidR="00CB3DCD" w:rsidRDefault="00CB3DCD" w:rsidP="003C3B4F">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CB3DCD" w:rsidRPr="0052061F" w:rsidRDefault="00CB3DCD" w:rsidP="003C3B4F">
      <w:pPr>
        <w:pStyle w:val="ListParagraph"/>
        <w:keepNext/>
        <w:keepLines/>
        <w:numPr>
          <w:ilvl w:val="1"/>
          <w:numId w:val="14"/>
        </w:numPr>
        <w:spacing w:after="0" w:line="240" w:lineRule="auto"/>
        <w:rPr>
          <w:b/>
        </w:rPr>
      </w:pPr>
      <w:r>
        <w:t>Default constructor</w:t>
      </w:r>
    </w:p>
    <w:p w:rsidR="00CB3DCD" w:rsidRDefault="00CB3DCD" w:rsidP="003C3B4F">
      <w:pPr>
        <w:keepNext/>
        <w:keepLines/>
      </w:pPr>
    </w:p>
    <w:p w:rsidR="003C4B11" w:rsidRDefault="003C4B11" w:rsidP="003C3B4F">
      <w:pPr>
        <w:pStyle w:val="Heading4"/>
        <w:keepNext/>
        <w:keepLines/>
      </w:pPr>
      <w:proofErr w:type="spellStart"/>
      <w:r>
        <w:t>ZephyrAccelerometer</w:t>
      </w:r>
      <w:proofErr w:type="spellEnd"/>
    </w:p>
    <w:p w:rsidR="003C4B11" w:rsidRDefault="003C4B11" w:rsidP="003C3B4F">
      <w:pPr>
        <w:keepNext/>
        <w:keepLines/>
      </w:pPr>
      <w:r w:rsidRPr="00F82B86">
        <w:t>T</w:t>
      </w:r>
      <w:r>
        <w:t>his</w:t>
      </w:r>
      <w:r w:rsidRPr="00F82B86">
        <w:t xml:space="preserve"> clas</w:t>
      </w:r>
      <w:r>
        <w:t xml:space="preserve">s describes the attributes and construction of a </w:t>
      </w:r>
      <w:proofErr w:type="spellStart"/>
      <w:r>
        <w:rPr>
          <w:b/>
        </w:rPr>
        <w:t>ZephyrAccelerometer</w:t>
      </w:r>
      <w:proofErr w:type="spellEnd"/>
      <w:r>
        <w:rPr>
          <w:b/>
        </w:rPr>
        <w:t xml:space="preserve"> </w:t>
      </w:r>
      <w:r>
        <w:t xml:space="preserve">object.  </w:t>
      </w:r>
    </w:p>
    <w:p w:rsidR="003C4B11" w:rsidRDefault="003C4B11" w:rsidP="003C3B4F">
      <w:pPr>
        <w:keepNext/>
        <w:keepLines/>
        <w:spacing w:after="0" w:line="360" w:lineRule="auto"/>
        <w:rPr>
          <w:b/>
        </w:rPr>
      </w:pPr>
      <w:r>
        <w:rPr>
          <w:b/>
        </w:rPr>
        <w:t>&lt;&lt;Entity&gt;&gt;</w:t>
      </w:r>
    </w:p>
    <w:p w:rsidR="003C4B11" w:rsidRDefault="003C4B11" w:rsidP="003C3B4F">
      <w:pPr>
        <w:keepNext/>
        <w:keepLines/>
        <w:spacing w:after="0" w:line="240" w:lineRule="auto"/>
        <w:ind w:firstLine="720"/>
      </w:pPr>
      <w:r>
        <w:rPr>
          <w:b/>
        </w:rPr>
        <w:t>Attributes:</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3B4F">
      <w:pPr>
        <w:pStyle w:val="ListParagraph"/>
        <w:keepNext/>
        <w:keepLines/>
        <w:numPr>
          <w:ilvl w:val="1"/>
          <w:numId w:val="10"/>
        </w:numPr>
        <w:spacing w:after="0" w:line="240" w:lineRule="auto"/>
      </w:pPr>
      <w:r>
        <w:t>Unique id generated by the system for each Zephyr Accelerometer data record.</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lastRenderedPageBreak/>
        <w:t xml:space="preserve">Public </w:t>
      </w:r>
      <w:proofErr w:type="spellStart"/>
      <w:r>
        <w:rPr>
          <w:b/>
        </w:rPr>
        <w:t>DateTime</w:t>
      </w:r>
      <w:proofErr w:type="spellEnd"/>
      <w:r>
        <w:rPr>
          <w:b/>
        </w:rPr>
        <w:t xml:space="preserve"> </w:t>
      </w:r>
      <w:r>
        <w:t>Time</w:t>
      </w:r>
    </w:p>
    <w:p w:rsidR="003C4B11" w:rsidRDefault="003C4B11" w:rsidP="003C3B4F">
      <w:pPr>
        <w:pStyle w:val="ListParagraph"/>
        <w:keepNext/>
        <w:keepLines/>
        <w:numPr>
          <w:ilvl w:val="1"/>
          <w:numId w:val="10"/>
        </w:numPr>
        <w:spacing w:after="0" w:line="240" w:lineRule="auto"/>
      </w:pPr>
      <w:r>
        <w:t>Date information for when the patient collected the data.</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Vertical</w:t>
      </w:r>
    </w:p>
    <w:p w:rsidR="003C4B11" w:rsidRDefault="003C4B11" w:rsidP="003C3B4F">
      <w:pPr>
        <w:pStyle w:val="ListParagraph"/>
        <w:keepNext/>
        <w:keepLines/>
        <w:numPr>
          <w:ilvl w:val="1"/>
          <w:numId w:val="10"/>
        </w:numPr>
        <w:spacing w:after="0" w:line="240" w:lineRule="auto"/>
      </w:pPr>
      <w:r>
        <w:t>Vertical axis data from the device accelerometer</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Lateral</w:t>
      </w:r>
    </w:p>
    <w:p w:rsidR="003C4B11" w:rsidRDefault="003C4B11" w:rsidP="003C3B4F">
      <w:pPr>
        <w:pStyle w:val="ListParagraph"/>
        <w:keepNext/>
        <w:keepLines/>
        <w:numPr>
          <w:ilvl w:val="1"/>
          <w:numId w:val="10"/>
        </w:numPr>
        <w:spacing w:after="0" w:line="240" w:lineRule="auto"/>
      </w:pPr>
      <w:r>
        <w:t>Lateral axis data from the device accelerometer</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Sagittal</w:t>
      </w:r>
    </w:p>
    <w:p w:rsidR="003C4B11" w:rsidRDefault="003C4B11" w:rsidP="003C3B4F">
      <w:pPr>
        <w:pStyle w:val="ListParagraph"/>
        <w:keepNext/>
        <w:keepLines/>
        <w:numPr>
          <w:ilvl w:val="1"/>
          <w:numId w:val="10"/>
        </w:numPr>
        <w:spacing w:after="0" w:line="240" w:lineRule="auto"/>
      </w:pPr>
      <w:r>
        <w:t>Sagittal axis data from the device accelerometer</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3B4F">
      <w:pPr>
        <w:pStyle w:val="ListParagraph"/>
        <w:keepNext/>
        <w:keepLines/>
        <w:spacing w:after="0" w:line="240" w:lineRule="auto"/>
        <w:ind w:left="2520"/>
      </w:pPr>
    </w:p>
    <w:p w:rsidR="003C4B11" w:rsidRPr="00D6053C" w:rsidRDefault="003C4B11" w:rsidP="003C3B4F">
      <w:pPr>
        <w:keepNext/>
        <w:keepLines/>
        <w:spacing w:after="0" w:line="240" w:lineRule="auto"/>
        <w:ind w:firstLine="720"/>
        <w:rPr>
          <w:b/>
        </w:rPr>
      </w:pPr>
      <w:r w:rsidRPr="00D6053C">
        <w:rPr>
          <w:b/>
        </w:rPr>
        <w:t>Operations:</w:t>
      </w:r>
    </w:p>
    <w:p w:rsidR="003C4B11" w:rsidRDefault="003C4B11" w:rsidP="003C3B4F">
      <w:pPr>
        <w:pStyle w:val="ListParagraph"/>
        <w:keepNext/>
        <w:keepLines/>
        <w:numPr>
          <w:ilvl w:val="0"/>
          <w:numId w:val="7"/>
        </w:numPr>
        <w:spacing w:after="0" w:line="240" w:lineRule="auto"/>
      </w:pPr>
      <w:r w:rsidRPr="00484ED5">
        <w:t>Sets and gets for all attributes.</w:t>
      </w:r>
    </w:p>
    <w:p w:rsidR="003C4B11" w:rsidRDefault="003C4B11" w:rsidP="003C3B4F">
      <w:pPr>
        <w:pStyle w:val="ListParagraph"/>
        <w:keepNext/>
        <w:keepLines/>
        <w:spacing w:after="0" w:line="240" w:lineRule="auto"/>
        <w:ind w:left="1800"/>
      </w:pPr>
    </w:p>
    <w:p w:rsidR="003C4B11" w:rsidRDefault="003C4B11" w:rsidP="003C3B4F">
      <w:pPr>
        <w:keepNext/>
        <w:keepLines/>
        <w:spacing w:after="0" w:line="240" w:lineRule="auto"/>
        <w:ind w:left="720"/>
        <w:rPr>
          <w:b/>
        </w:rPr>
      </w:pPr>
      <w:r>
        <w:rPr>
          <w:b/>
        </w:rPr>
        <w:t>Constructors:</w:t>
      </w:r>
    </w:p>
    <w:p w:rsidR="003C4B11" w:rsidRDefault="003C4B11" w:rsidP="003C3B4F">
      <w:pPr>
        <w:pStyle w:val="ListParagraph"/>
        <w:keepNext/>
        <w:keepLines/>
        <w:numPr>
          <w:ilvl w:val="0"/>
          <w:numId w:val="14"/>
        </w:numPr>
        <w:spacing w:after="0" w:line="240" w:lineRule="auto"/>
        <w:rPr>
          <w:b/>
        </w:rPr>
      </w:pPr>
      <w:r>
        <w:rPr>
          <w:b/>
        </w:rPr>
        <w:t xml:space="preserve">Public </w:t>
      </w:r>
      <w:proofErr w:type="spellStart"/>
      <w:r>
        <w:t>ZephyrAccelerometer</w:t>
      </w:r>
      <w:proofErr w:type="spellEnd"/>
      <w:r>
        <w:t>()</w:t>
      </w:r>
    </w:p>
    <w:p w:rsidR="003C4B11" w:rsidRPr="0052061F" w:rsidRDefault="003C4B11" w:rsidP="003C3B4F">
      <w:pPr>
        <w:pStyle w:val="ListParagraph"/>
        <w:keepNext/>
        <w:keepLines/>
        <w:numPr>
          <w:ilvl w:val="1"/>
          <w:numId w:val="14"/>
        </w:numPr>
        <w:spacing w:after="0" w:line="240" w:lineRule="auto"/>
        <w:rPr>
          <w:b/>
        </w:rPr>
      </w:pPr>
      <w:r>
        <w:t>Default constructor</w:t>
      </w:r>
    </w:p>
    <w:p w:rsidR="003C4B11" w:rsidRDefault="003C4B11" w:rsidP="003C3B4F">
      <w:pPr>
        <w:keepNext/>
        <w:keepLines/>
      </w:pPr>
    </w:p>
    <w:p w:rsidR="003C4B11" w:rsidRDefault="003C4B11" w:rsidP="003C3B4F">
      <w:pPr>
        <w:pStyle w:val="Heading4"/>
        <w:keepNext/>
        <w:keepLines/>
      </w:pPr>
      <w:proofErr w:type="spellStart"/>
      <w:r>
        <w:t>ZephyrBreathingWaveform</w:t>
      </w:r>
      <w:proofErr w:type="spellEnd"/>
    </w:p>
    <w:p w:rsidR="003C4B11" w:rsidRDefault="003C4B11" w:rsidP="003C3B4F">
      <w:pPr>
        <w:keepNext/>
        <w:keepLines/>
      </w:pPr>
      <w:r w:rsidRPr="00F82B86">
        <w:t>T</w:t>
      </w:r>
      <w:r>
        <w:t>his</w:t>
      </w:r>
      <w:r w:rsidRPr="00F82B86">
        <w:t xml:space="preserve"> clas</w:t>
      </w:r>
      <w:r>
        <w:t xml:space="preserve">s describes the attributes and construction of a </w:t>
      </w:r>
      <w:proofErr w:type="spellStart"/>
      <w:r>
        <w:rPr>
          <w:b/>
        </w:rPr>
        <w:t>ZephyrBreathingWaveform</w:t>
      </w:r>
      <w:proofErr w:type="spellEnd"/>
      <w:r>
        <w:rPr>
          <w:b/>
        </w:rPr>
        <w:t xml:space="preserve"> </w:t>
      </w:r>
      <w:r>
        <w:t xml:space="preserve">object.  </w:t>
      </w:r>
    </w:p>
    <w:p w:rsidR="003C4B11" w:rsidRDefault="003C4B11" w:rsidP="003C3B4F">
      <w:pPr>
        <w:keepNext/>
        <w:keepLines/>
        <w:spacing w:after="0" w:line="360" w:lineRule="auto"/>
        <w:rPr>
          <w:b/>
        </w:rPr>
      </w:pPr>
      <w:r>
        <w:rPr>
          <w:b/>
        </w:rPr>
        <w:t>&lt;&lt;Entity&gt;&gt;</w:t>
      </w:r>
    </w:p>
    <w:p w:rsidR="003C4B11" w:rsidRDefault="003C4B11" w:rsidP="003C3B4F">
      <w:pPr>
        <w:keepNext/>
        <w:keepLines/>
        <w:spacing w:after="0" w:line="240" w:lineRule="auto"/>
        <w:ind w:firstLine="720"/>
      </w:pPr>
      <w:r>
        <w:rPr>
          <w:b/>
        </w:rPr>
        <w:t>Attributes:</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3B4F">
      <w:pPr>
        <w:pStyle w:val="ListParagraph"/>
        <w:keepNext/>
        <w:keepLines/>
        <w:numPr>
          <w:ilvl w:val="1"/>
          <w:numId w:val="10"/>
        </w:numPr>
        <w:spacing w:after="0" w:line="240" w:lineRule="auto"/>
      </w:pPr>
      <w:r>
        <w:t>Unique id generated by the system for each Zephyr Breathing Waveform data record.</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3C3B4F">
      <w:pPr>
        <w:pStyle w:val="ListParagraph"/>
        <w:keepNext/>
        <w:keepLines/>
        <w:numPr>
          <w:ilvl w:val="1"/>
          <w:numId w:val="10"/>
        </w:numPr>
        <w:spacing w:after="0" w:line="240" w:lineRule="auto"/>
      </w:pPr>
      <w:r>
        <w:t>Date information for when the patient collected the data.</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3C3B4F">
      <w:pPr>
        <w:pStyle w:val="ListParagraph"/>
        <w:keepNext/>
        <w:keepLines/>
        <w:numPr>
          <w:ilvl w:val="1"/>
          <w:numId w:val="10"/>
        </w:numPr>
        <w:spacing w:after="0" w:line="240" w:lineRule="auto"/>
      </w:pPr>
      <w:r>
        <w:t>Waveform data point</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3B4F">
      <w:pPr>
        <w:pStyle w:val="ListParagraph"/>
        <w:keepNext/>
        <w:keepLines/>
        <w:spacing w:after="0" w:line="240" w:lineRule="auto"/>
        <w:ind w:left="2520"/>
      </w:pPr>
    </w:p>
    <w:p w:rsidR="003C4B11" w:rsidRPr="00D6053C" w:rsidRDefault="003C4B11" w:rsidP="003C3B4F">
      <w:pPr>
        <w:keepNext/>
        <w:keepLines/>
        <w:spacing w:after="0" w:line="240" w:lineRule="auto"/>
        <w:ind w:firstLine="720"/>
        <w:rPr>
          <w:b/>
        </w:rPr>
      </w:pPr>
      <w:r w:rsidRPr="00D6053C">
        <w:rPr>
          <w:b/>
        </w:rPr>
        <w:lastRenderedPageBreak/>
        <w:t>Operations:</w:t>
      </w:r>
    </w:p>
    <w:p w:rsidR="003C4B11" w:rsidRDefault="003C4B11" w:rsidP="003C3B4F">
      <w:pPr>
        <w:pStyle w:val="ListParagraph"/>
        <w:keepNext/>
        <w:keepLines/>
        <w:numPr>
          <w:ilvl w:val="0"/>
          <w:numId w:val="7"/>
        </w:numPr>
        <w:spacing w:after="0" w:line="240" w:lineRule="auto"/>
      </w:pPr>
      <w:r w:rsidRPr="00484ED5">
        <w:t>Sets and gets for all attributes.</w:t>
      </w:r>
    </w:p>
    <w:p w:rsidR="003C4B11" w:rsidRDefault="003C4B11" w:rsidP="003C3B4F">
      <w:pPr>
        <w:pStyle w:val="ListParagraph"/>
        <w:keepNext/>
        <w:keepLines/>
        <w:spacing w:after="0" w:line="240" w:lineRule="auto"/>
        <w:ind w:left="1800"/>
      </w:pPr>
    </w:p>
    <w:p w:rsidR="003C4B11" w:rsidRDefault="003C4B11" w:rsidP="003C3B4F">
      <w:pPr>
        <w:keepNext/>
        <w:keepLines/>
        <w:spacing w:after="0" w:line="240" w:lineRule="auto"/>
        <w:ind w:left="720"/>
        <w:rPr>
          <w:b/>
        </w:rPr>
      </w:pPr>
      <w:r>
        <w:rPr>
          <w:b/>
        </w:rPr>
        <w:t>Constructors:</w:t>
      </w:r>
    </w:p>
    <w:p w:rsidR="003C4B11" w:rsidRDefault="003C4B11" w:rsidP="003C3B4F">
      <w:pPr>
        <w:pStyle w:val="ListParagraph"/>
        <w:keepNext/>
        <w:keepLines/>
        <w:numPr>
          <w:ilvl w:val="0"/>
          <w:numId w:val="14"/>
        </w:numPr>
        <w:spacing w:after="0" w:line="240" w:lineRule="auto"/>
        <w:rPr>
          <w:b/>
        </w:rPr>
      </w:pPr>
      <w:r>
        <w:rPr>
          <w:b/>
        </w:rPr>
        <w:t xml:space="preserve">Public </w:t>
      </w:r>
      <w:proofErr w:type="spellStart"/>
      <w:r>
        <w:t>ZephyrBreathingWaveform</w:t>
      </w:r>
      <w:proofErr w:type="spellEnd"/>
      <w:r>
        <w:t xml:space="preserve"> ()</w:t>
      </w:r>
    </w:p>
    <w:p w:rsidR="003C4B11" w:rsidRPr="0052061F" w:rsidRDefault="003C4B11" w:rsidP="003C3B4F">
      <w:pPr>
        <w:pStyle w:val="ListParagraph"/>
        <w:keepNext/>
        <w:keepLines/>
        <w:numPr>
          <w:ilvl w:val="1"/>
          <w:numId w:val="14"/>
        </w:numPr>
        <w:spacing w:after="0" w:line="240" w:lineRule="auto"/>
        <w:rPr>
          <w:b/>
        </w:rPr>
      </w:pPr>
      <w:r>
        <w:t>Default constructor</w:t>
      </w:r>
    </w:p>
    <w:p w:rsidR="003C4B11" w:rsidRDefault="003C4B11" w:rsidP="003C3B4F">
      <w:pPr>
        <w:keepNext/>
        <w:keepLines/>
      </w:pPr>
    </w:p>
    <w:p w:rsidR="003C4B11" w:rsidRDefault="003C4B11" w:rsidP="003C3B4F">
      <w:pPr>
        <w:pStyle w:val="Heading4"/>
        <w:keepNext/>
        <w:keepLines/>
      </w:pPr>
      <w:proofErr w:type="spellStart"/>
      <w:r>
        <w:t>ZephyrECGWaveform</w:t>
      </w:r>
      <w:proofErr w:type="spellEnd"/>
    </w:p>
    <w:p w:rsidR="003C4B11" w:rsidRDefault="003C4B11" w:rsidP="003C3B4F">
      <w:pPr>
        <w:keepNext/>
        <w:keepLines/>
      </w:pPr>
      <w:r w:rsidRPr="00F82B86">
        <w:t>T</w:t>
      </w:r>
      <w:r>
        <w:t>his</w:t>
      </w:r>
      <w:r w:rsidRPr="00F82B86">
        <w:t xml:space="preserve"> clas</w:t>
      </w:r>
      <w:r>
        <w:t xml:space="preserve">s describes the attributes and construction of a </w:t>
      </w:r>
      <w:proofErr w:type="spellStart"/>
      <w:r>
        <w:rPr>
          <w:b/>
        </w:rPr>
        <w:t>ZephyrECGWaveform</w:t>
      </w:r>
      <w:proofErr w:type="spellEnd"/>
      <w:r>
        <w:rPr>
          <w:b/>
        </w:rPr>
        <w:t xml:space="preserve"> </w:t>
      </w:r>
      <w:r>
        <w:t xml:space="preserve">object.  </w:t>
      </w:r>
    </w:p>
    <w:p w:rsidR="003C4B11" w:rsidRDefault="003C4B11" w:rsidP="003C3B4F">
      <w:pPr>
        <w:keepNext/>
        <w:keepLines/>
        <w:spacing w:after="0" w:line="360" w:lineRule="auto"/>
        <w:rPr>
          <w:b/>
        </w:rPr>
      </w:pPr>
      <w:r>
        <w:rPr>
          <w:b/>
        </w:rPr>
        <w:t>&lt;&lt;Entity&gt;&gt;</w:t>
      </w:r>
    </w:p>
    <w:p w:rsidR="003C4B11" w:rsidRDefault="003C4B11" w:rsidP="003C3B4F">
      <w:pPr>
        <w:keepNext/>
        <w:keepLines/>
        <w:spacing w:after="0" w:line="240" w:lineRule="auto"/>
        <w:ind w:firstLine="720"/>
      </w:pPr>
      <w:r>
        <w:rPr>
          <w:b/>
        </w:rPr>
        <w:t>Attributes:</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3B4F">
      <w:pPr>
        <w:pStyle w:val="ListParagraph"/>
        <w:keepNext/>
        <w:keepLines/>
        <w:numPr>
          <w:ilvl w:val="1"/>
          <w:numId w:val="10"/>
        </w:numPr>
        <w:spacing w:after="0" w:line="240" w:lineRule="auto"/>
      </w:pPr>
      <w:r>
        <w:t>Unique id generated by the system for each Zephyr ECG Waveform data record.</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3C3B4F">
      <w:pPr>
        <w:pStyle w:val="ListParagraph"/>
        <w:keepNext/>
        <w:keepLines/>
        <w:numPr>
          <w:ilvl w:val="1"/>
          <w:numId w:val="10"/>
        </w:numPr>
        <w:spacing w:after="0" w:line="240" w:lineRule="auto"/>
      </w:pPr>
      <w:r>
        <w:t>Date information for when the patient collected the data.</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3C3B4F">
      <w:pPr>
        <w:pStyle w:val="ListParagraph"/>
        <w:keepNext/>
        <w:keepLines/>
        <w:numPr>
          <w:ilvl w:val="1"/>
          <w:numId w:val="10"/>
        </w:numPr>
        <w:spacing w:after="0" w:line="240" w:lineRule="auto"/>
      </w:pPr>
      <w:r>
        <w:t>Waveform data point</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3B4F">
      <w:pPr>
        <w:pStyle w:val="ListParagraph"/>
        <w:keepNext/>
        <w:keepLines/>
        <w:spacing w:after="0" w:line="240" w:lineRule="auto"/>
        <w:ind w:left="2520"/>
      </w:pPr>
    </w:p>
    <w:p w:rsidR="003C4B11" w:rsidRPr="00D6053C" w:rsidRDefault="003C4B11" w:rsidP="003C3B4F">
      <w:pPr>
        <w:keepNext/>
        <w:keepLines/>
        <w:spacing w:after="0" w:line="240" w:lineRule="auto"/>
        <w:ind w:firstLine="720"/>
        <w:rPr>
          <w:b/>
        </w:rPr>
      </w:pPr>
      <w:r w:rsidRPr="00D6053C">
        <w:rPr>
          <w:b/>
        </w:rPr>
        <w:t>Operations:</w:t>
      </w:r>
    </w:p>
    <w:p w:rsidR="003C4B11" w:rsidRDefault="003C4B11" w:rsidP="003C3B4F">
      <w:pPr>
        <w:pStyle w:val="ListParagraph"/>
        <w:keepNext/>
        <w:keepLines/>
        <w:numPr>
          <w:ilvl w:val="0"/>
          <w:numId w:val="7"/>
        </w:numPr>
        <w:spacing w:after="0" w:line="240" w:lineRule="auto"/>
      </w:pPr>
      <w:r w:rsidRPr="00484ED5">
        <w:t>Sets and gets for all attributes.</w:t>
      </w:r>
    </w:p>
    <w:p w:rsidR="003C4B11" w:rsidRDefault="003C4B11" w:rsidP="003C3B4F">
      <w:pPr>
        <w:pStyle w:val="ListParagraph"/>
        <w:keepNext/>
        <w:keepLines/>
        <w:spacing w:after="0" w:line="240" w:lineRule="auto"/>
        <w:ind w:left="1800"/>
      </w:pPr>
    </w:p>
    <w:p w:rsidR="003C4B11" w:rsidRDefault="003C4B11" w:rsidP="003C3B4F">
      <w:pPr>
        <w:keepNext/>
        <w:keepLines/>
        <w:spacing w:after="0" w:line="240" w:lineRule="auto"/>
        <w:ind w:left="720"/>
        <w:rPr>
          <w:b/>
        </w:rPr>
      </w:pPr>
      <w:r>
        <w:rPr>
          <w:b/>
        </w:rPr>
        <w:t>Constructors:</w:t>
      </w:r>
    </w:p>
    <w:p w:rsidR="003C4B11" w:rsidRDefault="003C4B11" w:rsidP="003C3B4F">
      <w:pPr>
        <w:pStyle w:val="ListParagraph"/>
        <w:keepNext/>
        <w:keepLines/>
        <w:numPr>
          <w:ilvl w:val="0"/>
          <w:numId w:val="14"/>
        </w:numPr>
        <w:spacing w:after="0" w:line="240" w:lineRule="auto"/>
        <w:rPr>
          <w:b/>
        </w:rPr>
      </w:pPr>
      <w:r>
        <w:rPr>
          <w:b/>
        </w:rPr>
        <w:t xml:space="preserve">Public </w:t>
      </w:r>
      <w:proofErr w:type="spellStart"/>
      <w:r>
        <w:t>ZephyrECGWaveform</w:t>
      </w:r>
      <w:proofErr w:type="spellEnd"/>
      <w:r>
        <w:t xml:space="preserve"> ()</w:t>
      </w:r>
    </w:p>
    <w:p w:rsidR="003C4B11" w:rsidRPr="0052061F" w:rsidRDefault="003C4B11" w:rsidP="003C3B4F">
      <w:pPr>
        <w:pStyle w:val="ListParagraph"/>
        <w:keepNext/>
        <w:keepLines/>
        <w:numPr>
          <w:ilvl w:val="1"/>
          <w:numId w:val="14"/>
        </w:numPr>
        <w:spacing w:after="0" w:line="240" w:lineRule="auto"/>
        <w:rPr>
          <w:b/>
        </w:rPr>
      </w:pPr>
      <w:r>
        <w:t>Default constructor</w:t>
      </w:r>
    </w:p>
    <w:p w:rsidR="003C4B11" w:rsidRDefault="003C4B11" w:rsidP="003C3B4F">
      <w:pPr>
        <w:keepNext/>
        <w:keepLines/>
      </w:pPr>
    </w:p>
    <w:p w:rsidR="003C4B11" w:rsidRDefault="003C4B11" w:rsidP="003C3B4F">
      <w:pPr>
        <w:pStyle w:val="Heading4"/>
        <w:keepNext/>
        <w:keepLines/>
      </w:pPr>
      <w:proofErr w:type="spellStart"/>
      <w:r>
        <w:t>Zephyr</w:t>
      </w:r>
      <w:r w:rsidR="00496B70">
        <w:t>EventData</w:t>
      </w:r>
      <w:proofErr w:type="spellEnd"/>
    </w:p>
    <w:p w:rsidR="003C4B11" w:rsidRDefault="003C4B11" w:rsidP="003C3B4F">
      <w:pPr>
        <w:keepNext/>
        <w:keepLines/>
      </w:pPr>
      <w:r w:rsidRPr="00F82B86">
        <w:t>T</w:t>
      </w:r>
      <w:r>
        <w:t>his</w:t>
      </w:r>
      <w:r w:rsidRPr="00F82B86">
        <w:t xml:space="preserve"> clas</w:t>
      </w:r>
      <w:r>
        <w:t xml:space="preserve">s describes the attributes and construction of a </w:t>
      </w:r>
      <w:proofErr w:type="spellStart"/>
      <w:r>
        <w:rPr>
          <w:b/>
        </w:rPr>
        <w:t>Zephyr</w:t>
      </w:r>
      <w:r w:rsidR="00496B70">
        <w:rPr>
          <w:b/>
        </w:rPr>
        <w:t>EventData</w:t>
      </w:r>
      <w:proofErr w:type="spellEnd"/>
      <w:r>
        <w:rPr>
          <w:b/>
        </w:rPr>
        <w:t xml:space="preserve"> </w:t>
      </w:r>
      <w:r>
        <w:t xml:space="preserve">object.  </w:t>
      </w:r>
    </w:p>
    <w:p w:rsidR="003C4B11" w:rsidRDefault="003C4B11" w:rsidP="003C3B4F">
      <w:pPr>
        <w:keepNext/>
        <w:keepLines/>
        <w:spacing w:after="0" w:line="360" w:lineRule="auto"/>
        <w:rPr>
          <w:b/>
        </w:rPr>
      </w:pPr>
      <w:r>
        <w:rPr>
          <w:b/>
        </w:rPr>
        <w:t>&lt;&lt;Entity&gt;&gt;</w:t>
      </w:r>
    </w:p>
    <w:p w:rsidR="003C4B11" w:rsidRDefault="003C4B11" w:rsidP="003C3B4F">
      <w:pPr>
        <w:keepNext/>
        <w:keepLines/>
        <w:spacing w:after="0" w:line="240" w:lineRule="auto"/>
        <w:ind w:firstLine="720"/>
      </w:pPr>
      <w:r>
        <w:rPr>
          <w:b/>
        </w:rPr>
        <w:t>Attributes:</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3B4F">
      <w:pPr>
        <w:pStyle w:val="ListParagraph"/>
        <w:keepNext/>
        <w:keepLines/>
        <w:numPr>
          <w:ilvl w:val="1"/>
          <w:numId w:val="10"/>
        </w:numPr>
        <w:spacing w:after="0" w:line="240" w:lineRule="auto"/>
      </w:pPr>
      <w:r>
        <w:lastRenderedPageBreak/>
        <w:t xml:space="preserve">Unique id generated by the system for each Zephyr </w:t>
      </w:r>
      <w:r w:rsidR="00496B70">
        <w:t xml:space="preserve">Event </w:t>
      </w:r>
      <w:r>
        <w:t>data record.</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rsidR="00496B70">
        <w:t>Date</w:t>
      </w:r>
    </w:p>
    <w:p w:rsidR="003C4B11" w:rsidRDefault="003C4B11" w:rsidP="003C3B4F">
      <w:pPr>
        <w:pStyle w:val="ListParagraph"/>
        <w:keepNext/>
        <w:keepLines/>
        <w:numPr>
          <w:ilvl w:val="1"/>
          <w:numId w:val="10"/>
        </w:numPr>
        <w:spacing w:after="0" w:line="240" w:lineRule="auto"/>
      </w:pPr>
      <w:r>
        <w:t>Date information for when the patient collected the data.</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00496B70">
        <w:t>Time</w:t>
      </w:r>
    </w:p>
    <w:p w:rsidR="003C4B11" w:rsidRDefault="00496B70" w:rsidP="003C3B4F">
      <w:pPr>
        <w:pStyle w:val="ListParagraph"/>
        <w:keepNext/>
        <w:keepLines/>
        <w:numPr>
          <w:ilvl w:val="1"/>
          <w:numId w:val="10"/>
        </w:numPr>
        <w:spacing w:after="0" w:line="240" w:lineRule="auto"/>
      </w:pPr>
      <w:r>
        <w:t xml:space="preserve">Time in </w:t>
      </w:r>
      <w:proofErr w:type="spellStart"/>
      <w:r>
        <w:t>ms</w:t>
      </w:r>
      <w:proofErr w:type="spellEnd"/>
      <w:r>
        <w:t xml:space="preserve">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EventCode</w:t>
      </w:r>
      <w:proofErr w:type="spellEnd"/>
    </w:p>
    <w:p w:rsidR="00496B70" w:rsidRDefault="00496B70" w:rsidP="003C3B4F">
      <w:pPr>
        <w:pStyle w:val="ListParagraph"/>
        <w:keepNext/>
        <w:keepLines/>
        <w:numPr>
          <w:ilvl w:val="1"/>
          <w:numId w:val="10"/>
        </w:numPr>
        <w:spacing w:after="0" w:line="240" w:lineRule="auto"/>
      </w:pPr>
      <w:r>
        <w:t>Event code defined by the device when the event is triggered by the device.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string </w:t>
      </w:r>
      <w:r>
        <w:t>Type</w:t>
      </w:r>
    </w:p>
    <w:p w:rsidR="00496B70" w:rsidRDefault="00496B70" w:rsidP="003C3B4F">
      <w:pPr>
        <w:pStyle w:val="ListParagraph"/>
        <w:keepNext/>
        <w:keepLines/>
        <w:numPr>
          <w:ilvl w:val="1"/>
          <w:numId w:val="10"/>
        </w:numPr>
        <w:spacing w:after="0" w:line="240" w:lineRule="auto"/>
      </w:pPr>
      <w:r>
        <w:t>Type of event that was triggered by the device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string </w:t>
      </w:r>
      <w:r>
        <w:t>Source</w:t>
      </w:r>
    </w:p>
    <w:p w:rsidR="00496B70" w:rsidRDefault="00496B70" w:rsidP="003C3B4F">
      <w:pPr>
        <w:pStyle w:val="ListParagraph"/>
        <w:keepNext/>
        <w:keepLines/>
        <w:numPr>
          <w:ilvl w:val="1"/>
          <w:numId w:val="10"/>
        </w:numPr>
        <w:spacing w:after="0" w:line="240" w:lineRule="auto"/>
      </w:pPr>
      <w:r>
        <w:t>Source of the device that caused the event to occur.</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EventId</w:t>
      </w:r>
      <w:proofErr w:type="spellEnd"/>
    </w:p>
    <w:p w:rsidR="00496B70" w:rsidRDefault="00496B70" w:rsidP="003C3B4F">
      <w:pPr>
        <w:pStyle w:val="ListParagraph"/>
        <w:keepNext/>
        <w:keepLines/>
        <w:numPr>
          <w:ilvl w:val="1"/>
          <w:numId w:val="10"/>
        </w:numPr>
        <w:spacing w:after="0" w:line="240" w:lineRule="auto"/>
      </w:pPr>
      <w:r>
        <w:t>Id given to the event.</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string </w:t>
      </w:r>
      <w:proofErr w:type="spellStart"/>
      <w:r>
        <w:t>EventSpecificData</w:t>
      </w:r>
      <w:proofErr w:type="spellEnd"/>
    </w:p>
    <w:p w:rsidR="00496B70" w:rsidRDefault="00496B70" w:rsidP="003C3B4F">
      <w:pPr>
        <w:pStyle w:val="ListParagraph"/>
        <w:keepNext/>
        <w:keepLines/>
        <w:numPr>
          <w:ilvl w:val="1"/>
          <w:numId w:val="10"/>
        </w:numPr>
        <w:spacing w:after="0" w:line="240" w:lineRule="auto"/>
      </w:pPr>
      <w:r>
        <w:t>Detail of what occurred that triggered the event.</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3B4F">
      <w:pPr>
        <w:pStyle w:val="ListParagraph"/>
        <w:keepNext/>
        <w:keepLines/>
        <w:spacing w:after="0" w:line="240" w:lineRule="auto"/>
        <w:ind w:left="2520"/>
      </w:pPr>
    </w:p>
    <w:p w:rsidR="003C4B11" w:rsidRPr="00D6053C" w:rsidRDefault="003C4B11" w:rsidP="003C3B4F">
      <w:pPr>
        <w:keepNext/>
        <w:keepLines/>
        <w:spacing w:after="0" w:line="240" w:lineRule="auto"/>
        <w:ind w:firstLine="720"/>
        <w:rPr>
          <w:b/>
        </w:rPr>
      </w:pPr>
      <w:r w:rsidRPr="00D6053C">
        <w:rPr>
          <w:b/>
        </w:rPr>
        <w:t>Operations:</w:t>
      </w:r>
    </w:p>
    <w:p w:rsidR="003C4B11" w:rsidRDefault="003C4B11" w:rsidP="003C3B4F">
      <w:pPr>
        <w:pStyle w:val="ListParagraph"/>
        <w:keepNext/>
        <w:keepLines/>
        <w:numPr>
          <w:ilvl w:val="0"/>
          <w:numId w:val="7"/>
        </w:numPr>
        <w:spacing w:after="0" w:line="240" w:lineRule="auto"/>
      </w:pPr>
      <w:r w:rsidRPr="00484ED5">
        <w:t>Sets and gets for all attributes.</w:t>
      </w:r>
    </w:p>
    <w:p w:rsidR="003C4B11" w:rsidRDefault="003C4B11" w:rsidP="003C3B4F">
      <w:pPr>
        <w:pStyle w:val="ListParagraph"/>
        <w:keepNext/>
        <w:keepLines/>
        <w:spacing w:after="0" w:line="240" w:lineRule="auto"/>
        <w:ind w:left="1800"/>
      </w:pPr>
    </w:p>
    <w:p w:rsidR="003C4B11" w:rsidRDefault="003C4B11" w:rsidP="003C3B4F">
      <w:pPr>
        <w:keepNext/>
        <w:keepLines/>
        <w:spacing w:after="0" w:line="240" w:lineRule="auto"/>
        <w:ind w:left="720"/>
        <w:rPr>
          <w:b/>
        </w:rPr>
      </w:pPr>
      <w:r>
        <w:rPr>
          <w:b/>
        </w:rPr>
        <w:t>Constructors:</w:t>
      </w:r>
    </w:p>
    <w:p w:rsidR="003C4B11" w:rsidRDefault="003C4B11" w:rsidP="003C3B4F">
      <w:pPr>
        <w:pStyle w:val="ListParagraph"/>
        <w:keepNext/>
        <w:keepLines/>
        <w:numPr>
          <w:ilvl w:val="0"/>
          <w:numId w:val="14"/>
        </w:numPr>
        <w:spacing w:after="0" w:line="240" w:lineRule="auto"/>
        <w:rPr>
          <w:b/>
        </w:rPr>
      </w:pPr>
      <w:r>
        <w:rPr>
          <w:b/>
        </w:rPr>
        <w:t xml:space="preserve">Public </w:t>
      </w:r>
      <w:proofErr w:type="spellStart"/>
      <w:r>
        <w:t>Zephyr</w:t>
      </w:r>
      <w:r w:rsidR="00496B70">
        <w:t>EventData</w:t>
      </w:r>
      <w:proofErr w:type="spellEnd"/>
      <w:r>
        <w:t xml:space="preserve"> ()</w:t>
      </w:r>
    </w:p>
    <w:p w:rsidR="003C4B11" w:rsidRPr="0052061F" w:rsidRDefault="003C4B11" w:rsidP="003C3B4F">
      <w:pPr>
        <w:pStyle w:val="ListParagraph"/>
        <w:keepNext/>
        <w:keepLines/>
        <w:numPr>
          <w:ilvl w:val="1"/>
          <w:numId w:val="14"/>
        </w:numPr>
        <w:spacing w:after="0" w:line="240" w:lineRule="auto"/>
        <w:rPr>
          <w:b/>
        </w:rPr>
      </w:pPr>
      <w:r>
        <w:t>Default constructor</w:t>
      </w:r>
    </w:p>
    <w:p w:rsidR="003C4B11" w:rsidRDefault="003C4B11" w:rsidP="003C3B4F">
      <w:pPr>
        <w:keepNext/>
        <w:keepLines/>
      </w:pPr>
    </w:p>
    <w:p w:rsidR="00496B70" w:rsidRDefault="00496B70" w:rsidP="003C3B4F">
      <w:pPr>
        <w:pStyle w:val="Heading4"/>
        <w:keepNext/>
        <w:keepLines/>
      </w:pPr>
      <w:proofErr w:type="spellStart"/>
      <w:r>
        <w:t>ZephyrSummaryData</w:t>
      </w:r>
      <w:proofErr w:type="spellEnd"/>
    </w:p>
    <w:p w:rsidR="00496B70" w:rsidRDefault="00496B70" w:rsidP="003C3B4F">
      <w:pPr>
        <w:keepNext/>
        <w:keepLines/>
      </w:pPr>
      <w:r w:rsidRPr="00F82B86">
        <w:t>T</w:t>
      </w:r>
      <w:r>
        <w:t>his</w:t>
      </w:r>
      <w:r w:rsidRPr="00F82B86">
        <w:t xml:space="preserve"> clas</w:t>
      </w:r>
      <w:r>
        <w:t xml:space="preserve">s describes the attributes and construction of a </w:t>
      </w:r>
      <w:proofErr w:type="spellStart"/>
      <w:r>
        <w:rPr>
          <w:b/>
        </w:rPr>
        <w:t>ZephyrSummaryData</w:t>
      </w:r>
      <w:proofErr w:type="spellEnd"/>
      <w:r>
        <w:rPr>
          <w:b/>
        </w:rPr>
        <w:t xml:space="preserve"> </w:t>
      </w:r>
      <w:r>
        <w:t xml:space="preserve">object.  </w:t>
      </w:r>
    </w:p>
    <w:p w:rsidR="00496B70" w:rsidRDefault="00496B70" w:rsidP="003C3B4F">
      <w:pPr>
        <w:keepNext/>
        <w:keepLines/>
        <w:spacing w:after="0" w:line="360" w:lineRule="auto"/>
        <w:rPr>
          <w:b/>
        </w:rPr>
      </w:pPr>
      <w:r>
        <w:rPr>
          <w:b/>
        </w:rPr>
        <w:t>&lt;&lt;Entity&gt;&gt;</w:t>
      </w:r>
    </w:p>
    <w:p w:rsidR="00496B70" w:rsidRDefault="00496B70" w:rsidP="003C3B4F">
      <w:pPr>
        <w:keepNext/>
        <w:keepLines/>
        <w:spacing w:after="0" w:line="240" w:lineRule="auto"/>
        <w:ind w:firstLine="720"/>
      </w:pPr>
      <w:r>
        <w:rPr>
          <w:b/>
        </w:rPr>
        <w:t>Attributes:</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496B70" w:rsidRDefault="00496B70" w:rsidP="003C3B4F">
      <w:pPr>
        <w:pStyle w:val="ListParagraph"/>
        <w:keepNext/>
        <w:keepLines/>
        <w:numPr>
          <w:ilvl w:val="1"/>
          <w:numId w:val="10"/>
        </w:numPr>
        <w:spacing w:after="0" w:line="240" w:lineRule="auto"/>
      </w:pPr>
      <w:r>
        <w:lastRenderedPageBreak/>
        <w:t xml:space="preserve">Unique id generated by the system for each Zephyr </w:t>
      </w:r>
      <w:r w:rsidR="005676C7">
        <w:t>Summary</w:t>
      </w:r>
      <w:r>
        <w:t xml:space="preserve"> data record.</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496B70" w:rsidRDefault="00496B70" w:rsidP="003C3B4F">
      <w:pPr>
        <w:pStyle w:val="ListParagraph"/>
        <w:keepNext/>
        <w:keepLines/>
        <w:numPr>
          <w:ilvl w:val="1"/>
          <w:numId w:val="10"/>
        </w:numPr>
        <w:spacing w:after="0" w:line="240" w:lineRule="auto"/>
      </w:pPr>
      <w:r>
        <w:t>Date information for when the patient collected the data.</w:t>
      </w:r>
    </w:p>
    <w:p w:rsidR="00496B70" w:rsidRDefault="00496B70" w:rsidP="003C3B4F">
      <w:pPr>
        <w:keepNext/>
        <w:keepLines/>
        <w:spacing w:after="0" w:line="240" w:lineRule="auto"/>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HeartRate</w:t>
      </w:r>
      <w:proofErr w:type="spellEnd"/>
    </w:p>
    <w:p w:rsidR="00496B70" w:rsidRDefault="005676C7" w:rsidP="003C3B4F">
      <w:pPr>
        <w:pStyle w:val="ListParagraph"/>
        <w:keepNext/>
        <w:keepLines/>
        <w:numPr>
          <w:ilvl w:val="1"/>
          <w:numId w:val="10"/>
        </w:numPr>
        <w:spacing w:after="0" w:line="240" w:lineRule="auto"/>
      </w:pPr>
      <w:r>
        <w:t>Patient heart rate measured by the device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BreathingRate</w:t>
      </w:r>
      <w:proofErr w:type="spellEnd"/>
    </w:p>
    <w:p w:rsidR="005676C7" w:rsidRDefault="005676C7" w:rsidP="003C3B4F">
      <w:pPr>
        <w:pStyle w:val="ListParagraph"/>
        <w:keepNext/>
        <w:keepLines/>
        <w:numPr>
          <w:ilvl w:val="1"/>
          <w:numId w:val="10"/>
        </w:numPr>
        <w:spacing w:after="0" w:line="240" w:lineRule="auto"/>
      </w:pPr>
      <w:r>
        <w:t>Patient breathing rate measured by the device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SkinTemp</w:t>
      </w:r>
      <w:proofErr w:type="spellEnd"/>
    </w:p>
    <w:p w:rsidR="005676C7" w:rsidRDefault="005676C7" w:rsidP="003C3B4F">
      <w:pPr>
        <w:pStyle w:val="ListParagraph"/>
        <w:keepNext/>
        <w:keepLines/>
        <w:numPr>
          <w:ilvl w:val="1"/>
          <w:numId w:val="10"/>
        </w:numPr>
        <w:spacing w:after="0" w:line="240" w:lineRule="auto"/>
      </w:pPr>
      <w:r>
        <w:t>Patient skin temperature measured by the device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sidR="005676C7">
        <w:rPr>
          <w:b/>
        </w:rPr>
        <w:t>int</w:t>
      </w:r>
      <w:proofErr w:type="spellEnd"/>
      <w:r>
        <w:rPr>
          <w:b/>
        </w:rPr>
        <w:t xml:space="preserve"> </w:t>
      </w:r>
      <w:r w:rsidR="005676C7">
        <w:t>Posture</w:t>
      </w:r>
    </w:p>
    <w:p w:rsidR="005676C7" w:rsidRDefault="005676C7" w:rsidP="003C3B4F">
      <w:pPr>
        <w:pStyle w:val="ListParagraph"/>
        <w:keepNext/>
        <w:keepLines/>
        <w:numPr>
          <w:ilvl w:val="1"/>
          <w:numId w:val="10"/>
        </w:numPr>
        <w:spacing w:after="0" w:line="240" w:lineRule="auto"/>
      </w:pPr>
      <w:r>
        <w:t>Patient posture measured by the device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Activity</w:t>
      </w:r>
    </w:p>
    <w:p w:rsidR="00496B70" w:rsidRDefault="005676C7" w:rsidP="003C3B4F">
      <w:pPr>
        <w:pStyle w:val="ListParagraph"/>
        <w:keepNext/>
        <w:keepLines/>
        <w:numPr>
          <w:ilvl w:val="1"/>
          <w:numId w:val="10"/>
        </w:numPr>
        <w:spacing w:after="0" w:line="240" w:lineRule="auto"/>
      </w:pPr>
      <w:r>
        <w:t>Patient activity measured by the device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PeakAccel</w:t>
      </w:r>
      <w:proofErr w:type="spellEnd"/>
    </w:p>
    <w:p w:rsidR="005676C7" w:rsidRDefault="005676C7" w:rsidP="003C3B4F">
      <w:pPr>
        <w:pStyle w:val="ListParagraph"/>
        <w:keepNext/>
        <w:keepLines/>
        <w:numPr>
          <w:ilvl w:val="1"/>
          <w:numId w:val="10"/>
        </w:numPr>
        <w:spacing w:after="0" w:line="240" w:lineRule="auto"/>
      </w:pPr>
      <w:r>
        <w:t>Patient peak acceleration measured by the device at the moment of each data sample.</w:t>
      </w:r>
    </w:p>
    <w:p w:rsidR="005676C7" w:rsidRDefault="005676C7" w:rsidP="003C3B4F">
      <w:pPr>
        <w:pStyle w:val="ListParagraph"/>
        <w:keepNext/>
        <w:keepLines/>
        <w:spacing w:after="0" w:line="240" w:lineRule="auto"/>
        <w:ind w:left="2520"/>
      </w:pPr>
    </w:p>
    <w:p w:rsidR="005676C7" w:rsidRDefault="005676C7" w:rsidP="003C3B4F">
      <w:pPr>
        <w:pStyle w:val="ListParagraph"/>
        <w:keepNext/>
        <w:keepLines/>
        <w:numPr>
          <w:ilvl w:val="0"/>
          <w:numId w:val="10"/>
        </w:numPr>
        <w:spacing w:after="0" w:line="240" w:lineRule="auto"/>
      </w:pPr>
      <w:r>
        <w:rPr>
          <w:b/>
        </w:rPr>
        <w:t xml:space="preserve">Public float </w:t>
      </w:r>
      <w:proofErr w:type="spellStart"/>
      <w:r>
        <w:t>BatteryVolts</w:t>
      </w:r>
      <w:proofErr w:type="spellEnd"/>
    </w:p>
    <w:p w:rsidR="005676C7" w:rsidRDefault="005676C7" w:rsidP="003C3B4F">
      <w:pPr>
        <w:pStyle w:val="ListParagraph"/>
        <w:keepNext/>
        <w:keepLines/>
        <w:numPr>
          <w:ilvl w:val="1"/>
          <w:numId w:val="10"/>
        </w:numPr>
        <w:spacing w:after="0" w:line="240" w:lineRule="auto"/>
      </w:pPr>
      <w:r>
        <w:t>Current voltage being supplied by the device battery.</w:t>
      </w:r>
    </w:p>
    <w:p w:rsidR="005676C7" w:rsidRDefault="005676C7" w:rsidP="003C3B4F">
      <w:pPr>
        <w:pStyle w:val="ListParagraph"/>
        <w:keepNext/>
        <w:keepLines/>
        <w:spacing w:after="0" w:line="240" w:lineRule="auto"/>
        <w:ind w:left="2520"/>
      </w:pPr>
    </w:p>
    <w:p w:rsidR="005676C7" w:rsidRDefault="005676C7" w:rsidP="003C3B4F">
      <w:pPr>
        <w:pStyle w:val="ListParagraph"/>
        <w:keepNext/>
        <w:keepLines/>
        <w:numPr>
          <w:ilvl w:val="0"/>
          <w:numId w:val="10"/>
        </w:numPr>
        <w:spacing w:after="0" w:line="240" w:lineRule="auto"/>
      </w:pPr>
      <w:r>
        <w:rPr>
          <w:b/>
        </w:rPr>
        <w:t xml:space="preserve">Public float </w:t>
      </w:r>
      <w:proofErr w:type="spellStart"/>
      <w:r>
        <w:t>BatterLevel</w:t>
      </w:r>
      <w:proofErr w:type="spellEnd"/>
    </w:p>
    <w:p w:rsidR="005676C7" w:rsidRDefault="005676C7" w:rsidP="003C3B4F">
      <w:pPr>
        <w:pStyle w:val="ListParagraph"/>
        <w:keepNext/>
        <w:keepLines/>
        <w:numPr>
          <w:ilvl w:val="1"/>
          <w:numId w:val="10"/>
        </w:numPr>
        <w:spacing w:after="0" w:line="240" w:lineRule="auto"/>
      </w:pPr>
      <w:r>
        <w:t>Current battery level of the device battery.</w:t>
      </w:r>
    </w:p>
    <w:p w:rsidR="005676C7" w:rsidRDefault="005676C7" w:rsidP="003C3B4F">
      <w:pPr>
        <w:pStyle w:val="ListParagraph"/>
        <w:keepNext/>
        <w:keepLines/>
        <w:spacing w:after="0" w:line="240" w:lineRule="auto"/>
        <w:ind w:left="2520"/>
      </w:pPr>
    </w:p>
    <w:p w:rsidR="005676C7" w:rsidRDefault="005676C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BRAmplitude</w:t>
      </w:r>
      <w:proofErr w:type="spellEnd"/>
    </w:p>
    <w:p w:rsidR="005676C7" w:rsidRDefault="005676C7" w:rsidP="003C3B4F">
      <w:pPr>
        <w:pStyle w:val="ListParagraph"/>
        <w:keepNext/>
        <w:keepLines/>
        <w:numPr>
          <w:ilvl w:val="1"/>
          <w:numId w:val="10"/>
        </w:numPr>
        <w:spacing w:after="0" w:line="240" w:lineRule="auto"/>
      </w:pPr>
      <w:r>
        <w:t>Patient breathing rate amplitude measured by the device at the moment of each data sample.</w:t>
      </w:r>
    </w:p>
    <w:p w:rsidR="005676C7" w:rsidRDefault="005676C7" w:rsidP="003C3B4F">
      <w:pPr>
        <w:pStyle w:val="ListParagraph"/>
        <w:keepNext/>
        <w:keepLines/>
        <w:spacing w:after="0" w:line="240" w:lineRule="auto"/>
        <w:ind w:left="2520"/>
      </w:pPr>
    </w:p>
    <w:p w:rsidR="005676C7" w:rsidRDefault="005676C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BRNoise</w:t>
      </w:r>
      <w:proofErr w:type="spellEnd"/>
    </w:p>
    <w:p w:rsidR="005676C7" w:rsidRDefault="005676C7" w:rsidP="003C3B4F">
      <w:pPr>
        <w:pStyle w:val="ListParagraph"/>
        <w:keepNext/>
        <w:keepLines/>
        <w:numPr>
          <w:ilvl w:val="1"/>
          <w:numId w:val="10"/>
        </w:numPr>
        <w:spacing w:after="0" w:line="240" w:lineRule="auto"/>
      </w:pPr>
      <w:r>
        <w:t>Patient breathing rate noise measured by the device at the moment of each data sample.</w:t>
      </w:r>
    </w:p>
    <w:p w:rsidR="005676C7" w:rsidRDefault="005676C7" w:rsidP="003C3B4F">
      <w:pPr>
        <w:pStyle w:val="ListParagraph"/>
        <w:keepNext/>
        <w:keepLines/>
        <w:spacing w:after="0" w:line="240" w:lineRule="auto"/>
        <w:ind w:left="2520"/>
      </w:pPr>
    </w:p>
    <w:p w:rsidR="005676C7" w:rsidRDefault="005676C7" w:rsidP="003C3B4F">
      <w:pPr>
        <w:pStyle w:val="ListParagraph"/>
        <w:keepNext/>
        <w:keepLines/>
        <w:numPr>
          <w:ilvl w:val="0"/>
          <w:numId w:val="10"/>
        </w:numPr>
        <w:spacing w:after="0" w:line="240" w:lineRule="auto"/>
      </w:pPr>
      <w:r>
        <w:rPr>
          <w:b/>
        </w:rPr>
        <w:t xml:space="preserve">Public </w:t>
      </w:r>
      <w:proofErr w:type="spellStart"/>
      <w:r w:rsidR="001B16E7">
        <w:rPr>
          <w:b/>
        </w:rPr>
        <w:t>int</w:t>
      </w:r>
      <w:proofErr w:type="spellEnd"/>
      <w:r>
        <w:rPr>
          <w:b/>
        </w:rPr>
        <w:t xml:space="preserve"> </w:t>
      </w:r>
      <w:proofErr w:type="spellStart"/>
      <w:r w:rsidR="001B16E7">
        <w:t>BRConfidence</w:t>
      </w:r>
      <w:proofErr w:type="spellEnd"/>
    </w:p>
    <w:p w:rsidR="00496B70" w:rsidRDefault="001B16E7" w:rsidP="003C3B4F">
      <w:pPr>
        <w:pStyle w:val="ListParagraph"/>
        <w:keepNext/>
        <w:keepLines/>
        <w:numPr>
          <w:ilvl w:val="1"/>
          <w:numId w:val="10"/>
        </w:numPr>
        <w:spacing w:after="0" w:line="240" w:lineRule="auto"/>
      </w:pPr>
      <w:r>
        <w:lastRenderedPageBreak/>
        <w:t>Device confidence in the breathing rate measurement.</w:t>
      </w:r>
      <w:r w:rsidR="005676C7">
        <w:t xml:space="preserve"> </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ECGAmplitude</w:t>
      </w:r>
      <w:proofErr w:type="spellEnd"/>
    </w:p>
    <w:p w:rsidR="001B16E7" w:rsidRDefault="001B16E7" w:rsidP="003C3B4F">
      <w:pPr>
        <w:pStyle w:val="ListParagraph"/>
        <w:keepNext/>
        <w:keepLines/>
        <w:numPr>
          <w:ilvl w:val="1"/>
          <w:numId w:val="10"/>
        </w:numPr>
        <w:spacing w:after="0" w:line="240" w:lineRule="auto"/>
      </w:pPr>
      <w:r>
        <w:t>Patient ECG amplitude measured by the device at the moment of each data sample.</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ECGNoise</w:t>
      </w:r>
      <w:proofErr w:type="spellEnd"/>
    </w:p>
    <w:p w:rsidR="001B16E7" w:rsidRDefault="001B16E7" w:rsidP="003C3B4F">
      <w:pPr>
        <w:pStyle w:val="ListParagraph"/>
        <w:keepNext/>
        <w:keepLines/>
        <w:numPr>
          <w:ilvl w:val="1"/>
          <w:numId w:val="10"/>
        </w:numPr>
        <w:spacing w:after="0" w:line="240" w:lineRule="auto"/>
      </w:pPr>
      <w:r>
        <w:t>Patient ECG noise measured by the device at the moment of each data sample.</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HRConfidence</w:t>
      </w:r>
      <w:proofErr w:type="spellEnd"/>
    </w:p>
    <w:p w:rsidR="001B16E7" w:rsidRDefault="001B16E7" w:rsidP="003C3B4F">
      <w:pPr>
        <w:pStyle w:val="ListParagraph"/>
        <w:keepNext/>
        <w:keepLines/>
        <w:numPr>
          <w:ilvl w:val="1"/>
          <w:numId w:val="10"/>
        </w:numPr>
        <w:spacing w:after="0" w:line="240" w:lineRule="auto"/>
      </w:pPr>
      <w:r>
        <w:t>Device confidence in the heart rate measurement.</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HRV</w:t>
      </w:r>
    </w:p>
    <w:p w:rsidR="001B16E7" w:rsidRDefault="001B16E7" w:rsidP="003C3B4F">
      <w:pPr>
        <w:pStyle w:val="ListParagraph"/>
        <w:keepNext/>
        <w:keepLines/>
        <w:numPr>
          <w:ilvl w:val="1"/>
          <w:numId w:val="10"/>
        </w:numPr>
        <w:spacing w:after="0" w:line="240" w:lineRule="auto"/>
      </w:pPr>
      <w:r>
        <w:t>HRV measured by the device at the moment of each data sample.</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SystemConfidence</w:t>
      </w:r>
      <w:proofErr w:type="spellEnd"/>
    </w:p>
    <w:p w:rsidR="001B16E7" w:rsidRDefault="001B16E7" w:rsidP="003C3B4F">
      <w:pPr>
        <w:pStyle w:val="ListParagraph"/>
        <w:keepNext/>
        <w:keepLines/>
        <w:numPr>
          <w:ilvl w:val="1"/>
          <w:numId w:val="10"/>
        </w:numPr>
        <w:spacing w:after="0" w:line="240" w:lineRule="auto"/>
      </w:pPr>
      <w:r>
        <w:t>Measurement of overall system confidence in the measurements.</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GSR</w:t>
      </w:r>
    </w:p>
    <w:p w:rsidR="001B16E7" w:rsidRDefault="001B16E7" w:rsidP="003C3B4F">
      <w:pPr>
        <w:pStyle w:val="ListParagraph"/>
        <w:keepNext/>
        <w:keepLines/>
        <w:numPr>
          <w:ilvl w:val="1"/>
          <w:numId w:val="10"/>
        </w:numPr>
        <w:spacing w:after="0" w:line="240" w:lineRule="auto"/>
      </w:pPr>
      <w:r>
        <w:t>GSR measured by the device at the moment of each data sample.</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ROGState</w:t>
      </w:r>
      <w:proofErr w:type="spellEnd"/>
    </w:p>
    <w:p w:rsidR="001B16E7" w:rsidRDefault="001B16E7" w:rsidP="003C3B4F">
      <w:pPr>
        <w:pStyle w:val="ListParagraph"/>
        <w:keepNext/>
        <w:keepLines/>
        <w:numPr>
          <w:ilvl w:val="1"/>
          <w:numId w:val="10"/>
        </w:numPr>
        <w:spacing w:after="0" w:line="240" w:lineRule="auto"/>
      </w:pPr>
      <w:r>
        <w:t>Some device state at the moment of each data sample</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ROGTime</w:t>
      </w:r>
      <w:proofErr w:type="spellEnd"/>
    </w:p>
    <w:p w:rsidR="001B16E7" w:rsidRDefault="001B16E7" w:rsidP="003C3B4F">
      <w:pPr>
        <w:pStyle w:val="ListParagraph"/>
        <w:keepNext/>
        <w:keepLines/>
        <w:numPr>
          <w:ilvl w:val="1"/>
          <w:numId w:val="10"/>
        </w:numPr>
        <w:spacing w:after="0" w:line="240" w:lineRule="auto"/>
      </w:pPr>
      <w:r>
        <w:t xml:space="preserve">An incremental time value representing how many samples occurred inside the current </w:t>
      </w:r>
      <w:proofErr w:type="spellStart"/>
      <w:r>
        <w:t>ROGState</w:t>
      </w:r>
      <w:proofErr w:type="spellEnd"/>
      <w:r>
        <w:t>.</w:t>
      </w:r>
    </w:p>
    <w:p w:rsidR="005F0972" w:rsidRDefault="005F0972"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float </w:t>
      </w:r>
      <w:proofErr w:type="spellStart"/>
      <w:r>
        <w:t>VerticalMin</w:t>
      </w:r>
      <w:proofErr w:type="spellEnd"/>
    </w:p>
    <w:p w:rsidR="001B16E7" w:rsidRDefault="001B16E7" w:rsidP="003C3B4F">
      <w:pPr>
        <w:pStyle w:val="ListParagraph"/>
        <w:keepNext/>
        <w:keepLines/>
        <w:numPr>
          <w:ilvl w:val="1"/>
          <w:numId w:val="10"/>
        </w:numPr>
        <w:spacing w:after="0" w:line="240" w:lineRule="auto"/>
      </w:pPr>
      <w:r>
        <w:t xml:space="preserve">Minimum value </w:t>
      </w:r>
      <w:r w:rsidR="005F0972">
        <w:t>of the vertical axis measured by the device accelerometer between summary sample points.</w:t>
      </w:r>
    </w:p>
    <w:p w:rsidR="005F0972" w:rsidRDefault="005F0972"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float </w:t>
      </w:r>
      <w:proofErr w:type="spellStart"/>
      <w:r>
        <w:t>VerticalPeak</w:t>
      </w:r>
      <w:proofErr w:type="spellEnd"/>
    </w:p>
    <w:p w:rsidR="005F0972" w:rsidRDefault="005F0972" w:rsidP="003C3B4F">
      <w:pPr>
        <w:pStyle w:val="ListParagraph"/>
        <w:keepNext/>
        <w:keepLines/>
        <w:numPr>
          <w:ilvl w:val="1"/>
          <w:numId w:val="10"/>
        </w:numPr>
        <w:spacing w:after="0" w:line="240" w:lineRule="auto"/>
      </w:pPr>
      <w:r>
        <w:t>Maximum value of the vertical axis measured by the device accelerometer between summary sample points.</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LateralMin</w:t>
      </w:r>
      <w:proofErr w:type="spellEnd"/>
    </w:p>
    <w:p w:rsidR="005F0972" w:rsidRDefault="005F0972" w:rsidP="003C3B4F">
      <w:pPr>
        <w:pStyle w:val="ListParagraph"/>
        <w:keepNext/>
        <w:keepLines/>
        <w:numPr>
          <w:ilvl w:val="1"/>
          <w:numId w:val="10"/>
        </w:numPr>
        <w:spacing w:after="0" w:line="240" w:lineRule="auto"/>
      </w:pPr>
      <w:r>
        <w:t>Minimum value of the lateral axis measured by the device accelerometer between summary sample points.</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LateralPeak</w:t>
      </w:r>
      <w:proofErr w:type="spellEnd"/>
    </w:p>
    <w:p w:rsidR="005F0972" w:rsidRDefault="005F0972" w:rsidP="003C3B4F">
      <w:pPr>
        <w:pStyle w:val="ListParagraph"/>
        <w:keepNext/>
        <w:keepLines/>
        <w:numPr>
          <w:ilvl w:val="1"/>
          <w:numId w:val="10"/>
        </w:numPr>
        <w:spacing w:after="0" w:line="240" w:lineRule="auto"/>
      </w:pPr>
      <w:r>
        <w:t>Maximum value of the lateral axis measured by the device accelerometer between summary sample points.</w:t>
      </w:r>
    </w:p>
    <w:p w:rsidR="001B16E7" w:rsidRDefault="001B16E7" w:rsidP="003C3B4F">
      <w:pPr>
        <w:pStyle w:val="ListParagraph"/>
        <w:keepNext/>
        <w:keepLines/>
        <w:spacing w:after="0" w:line="240" w:lineRule="auto"/>
        <w:ind w:left="1800"/>
      </w:pPr>
    </w:p>
    <w:p w:rsidR="005F0972" w:rsidRDefault="005F0972" w:rsidP="003C3B4F">
      <w:pPr>
        <w:pStyle w:val="ListParagraph"/>
        <w:keepNext/>
        <w:keepLines/>
        <w:numPr>
          <w:ilvl w:val="0"/>
          <w:numId w:val="10"/>
        </w:numPr>
        <w:spacing w:after="0" w:line="240" w:lineRule="auto"/>
      </w:pPr>
      <w:r>
        <w:rPr>
          <w:b/>
        </w:rPr>
        <w:lastRenderedPageBreak/>
        <w:t xml:space="preserve">Public float </w:t>
      </w:r>
      <w:proofErr w:type="spellStart"/>
      <w:r>
        <w:t>SagittalMin</w:t>
      </w:r>
      <w:proofErr w:type="spellEnd"/>
    </w:p>
    <w:p w:rsidR="005F0972" w:rsidRDefault="005F0972" w:rsidP="003C3B4F">
      <w:pPr>
        <w:pStyle w:val="ListParagraph"/>
        <w:keepNext/>
        <w:keepLines/>
        <w:numPr>
          <w:ilvl w:val="1"/>
          <w:numId w:val="10"/>
        </w:numPr>
        <w:spacing w:after="0" w:line="240" w:lineRule="auto"/>
      </w:pPr>
      <w:r>
        <w:t>Minimum value of the sagittal axis measured by the device accelerometer between summary sample points.</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SagittalPeak</w:t>
      </w:r>
      <w:proofErr w:type="spellEnd"/>
    </w:p>
    <w:p w:rsidR="005F0972" w:rsidRDefault="005F0972" w:rsidP="003C3B4F">
      <w:pPr>
        <w:pStyle w:val="ListParagraph"/>
        <w:keepNext/>
        <w:keepLines/>
        <w:numPr>
          <w:ilvl w:val="1"/>
          <w:numId w:val="10"/>
        </w:numPr>
        <w:spacing w:after="0" w:line="240" w:lineRule="auto"/>
      </w:pPr>
      <w:r>
        <w:t>Maximum value of the sagittal axis measured by the device accelerometer between summary sample points.</w:t>
      </w:r>
    </w:p>
    <w:p w:rsidR="001B16E7" w:rsidRDefault="001B16E7"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DeviceTemp</w:t>
      </w:r>
      <w:proofErr w:type="spellEnd"/>
    </w:p>
    <w:p w:rsidR="005F0972" w:rsidRDefault="005F0972" w:rsidP="003C3B4F">
      <w:pPr>
        <w:pStyle w:val="ListParagraph"/>
        <w:keepNext/>
        <w:keepLines/>
        <w:numPr>
          <w:ilvl w:val="1"/>
          <w:numId w:val="10"/>
        </w:numPr>
        <w:spacing w:after="0" w:line="240" w:lineRule="auto"/>
      </w:pPr>
      <w:r>
        <w:t>Device temperature at the moment of each data sample.</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StatusInfo</w:t>
      </w:r>
      <w:proofErr w:type="spellEnd"/>
    </w:p>
    <w:p w:rsidR="005F0972" w:rsidRDefault="005F0972" w:rsidP="003C3B4F">
      <w:pPr>
        <w:pStyle w:val="ListParagraph"/>
        <w:keepNext/>
        <w:keepLines/>
        <w:numPr>
          <w:ilvl w:val="1"/>
          <w:numId w:val="10"/>
        </w:numPr>
        <w:spacing w:after="0" w:line="240" w:lineRule="auto"/>
      </w:pPr>
      <w:r>
        <w:t>A status code provided by the device.</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LinkQuality</w:t>
      </w:r>
      <w:proofErr w:type="spellEnd"/>
    </w:p>
    <w:p w:rsidR="005F0972" w:rsidRDefault="005F0972" w:rsidP="003C3B4F">
      <w:pPr>
        <w:pStyle w:val="ListParagraph"/>
        <w:keepNext/>
        <w:keepLines/>
        <w:numPr>
          <w:ilvl w:val="1"/>
          <w:numId w:val="10"/>
        </w:numPr>
        <w:spacing w:after="0" w:line="240" w:lineRule="auto"/>
      </w:pPr>
      <w:r>
        <w:t xml:space="preserve">Measurement of the quality of the device link.  </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RSSI</w:t>
      </w:r>
    </w:p>
    <w:p w:rsidR="005F0972" w:rsidRDefault="005F0972" w:rsidP="003C3B4F">
      <w:pPr>
        <w:pStyle w:val="ListParagraph"/>
        <w:keepNext/>
        <w:keepLines/>
        <w:numPr>
          <w:ilvl w:val="1"/>
          <w:numId w:val="10"/>
        </w:numPr>
        <w:spacing w:after="0" w:line="240" w:lineRule="auto"/>
      </w:pPr>
      <w:r>
        <w:t>RSSI value measured by the device at the time of each data sample.</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TxPower</w:t>
      </w:r>
      <w:proofErr w:type="spellEnd"/>
    </w:p>
    <w:p w:rsidR="005F0972" w:rsidRDefault="005F0972" w:rsidP="003C3B4F">
      <w:pPr>
        <w:pStyle w:val="ListParagraph"/>
        <w:keepNext/>
        <w:keepLines/>
        <w:numPr>
          <w:ilvl w:val="1"/>
          <w:numId w:val="10"/>
        </w:numPr>
        <w:spacing w:after="0" w:line="240" w:lineRule="auto"/>
      </w:pPr>
      <w:r>
        <w:t>Transmit power measured by the device at the time of each data sample.</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CoreTemp</w:t>
      </w:r>
      <w:proofErr w:type="spellEnd"/>
    </w:p>
    <w:p w:rsidR="005F0972" w:rsidRDefault="005F0972" w:rsidP="003C3B4F">
      <w:pPr>
        <w:pStyle w:val="ListParagraph"/>
        <w:keepNext/>
        <w:keepLines/>
        <w:numPr>
          <w:ilvl w:val="1"/>
          <w:numId w:val="10"/>
        </w:numPr>
        <w:spacing w:after="0" w:line="240" w:lineRule="auto"/>
      </w:pPr>
      <w:r>
        <w:t>Device core temperature at the moment of each data sample.</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AuxADC1</w:t>
      </w:r>
    </w:p>
    <w:p w:rsidR="005F0972" w:rsidRDefault="005F0972" w:rsidP="003C3B4F">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3C3B4F">
      <w:pPr>
        <w:pStyle w:val="ListParagraph"/>
        <w:keepNext/>
        <w:keepLines/>
        <w:spacing w:after="0" w:line="240" w:lineRule="auto"/>
        <w:ind w:left="2520"/>
      </w:pPr>
    </w:p>
    <w:p w:rsidR="00E17631" w:rsidRDefault="00E1763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AuxADC2</w:t>
      </w:r>
    </w:p>
    <w:p w:rsidR="00E17631" w:rsidRDefault="00E17631" w:rsidP="003C3B4F">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3C3B4F">
      <w:pPr>
        <w:pStyle w:val="ListParagraph"/>
        <w:keepNext/>
        <w:keepLines/>
        <w:spacing w:after="0" w:line="240" w:lineRule="auto"/>
        <w:ind w:left="2520"/>
      </w:pPr>
    </w:p>
    <w:p w:rsidR="00E17631" w:rsidRDefault="00E1763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AuxADC3</w:t>
      </w:r>
    </w:p>
    <w:p w:rsidR="00E17631" w:rsidRDefault="00E17631" w:rsidP="003C3B4F">
      <w:pPr>
        <w:pStyle w:val="ListParagraph"/>
        <w:keepNext/>
        <w:keepLines/>
        <w:numPr>
          <w:ilvl w:val="1"/>
          <w:numId w:val="10"/>
        </w:numPr>
        <w:spacing w:after="0" w:line="240" w:lineRule="auto"/>
      </w:pPr>
      <w:proofErr w:type="spellStart"/>
      <w:r>
        <w:t>Auxillary</w:t>
      </w:r>
      <w:proofErr w:type="spellEnd"/>
      <w:r>
        <w:t xml:space="preserve"> ADC value.</w:t>
      </w:r>
    </w:p>
    <w:p w:rsidR="005F0972" w:rsidRDefault="005F0972"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496B70" w:rsidRDefault="00496B70"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496B70" w:rsidRDefault="00496B70" w:rsidP="003C3B4F">
      <w:pPr>
        <w:pStyle w:val="ListParagraph"/>
        <w:keepNext/>
        <w:keepLines/>
        <w:spacing w:after="0" w:line="240" w:lineRule="auto"/>
        <w:ind w:left="2520"/>
      </w:pPr>
    </w:p>
    <w:p w:rsidR="00496B70" w:rsidRPr="00D6053C" w:rsidRDefault="00496B70" w:rsidP="003C3B4F">
      <w:pPr>
        <w:keepNext/>
        <w:keepLines/>
        <w:spacing w:after="0" w:line="240" w:lineRule="auto"/>
        <w:ind w:firstLine="720"/>
        <w:rPr>
          <w:b/>
        </w:rPr>
      </w:pPr>
      <w:r w:rsidRPr="00D6053C">
        <w:rPr>
          <w:b/>
        </w:rPr>
        <w:t>Operations:</w:t>
      </w:r>
    </w:p>
    <w:p w:rsidR="00496B70" w:rsidRDefault="00496B70" w:rsidP="003C3B4F">
      <w:pPr>
        <w:pStyle w:val="ListParagraph"/>
        <w:keepNext/>
        <w:keepLines/>
        <w:numPr>
          <w:ilvl w:val="0"/>
          <w:numId w:val="7"/>
        </w:numPr>
        <w:spacing w:after="0" w:line="240" w:lineRule="auto"/>
      </w:pPr>
      <w:r w:rsidRPr="00484ED5">
        <w:t>Sets and gets for all attributes.</w:t>
      </w:r>
    </w:p>
    <w:p w:rsidR="00496B70" w:rsidRDefault="00496B70" w:rsidP="003C3B4F">
      <w:pPr>
        <w:pStyle w:val="ListParagraph"/>
        <w:keepNext/>
        <w:keepLines/>
        <w:spacing w:after="0" w:line="240" w:lineRule="auto"/>
        <w:ind w:left="1800"/>
      </w:pPr>
    </w:p>
    <w:p w:rsidR="00496B70" w:rsidRDefault="00496B70" w:rsidP="003C3B4F">
      <w:pPr>
        <w:keepNext/>
        <w:keepLines/>
        <w:spacing w:after="0" w:line="240" w:lineRule="auto"/>
        <w:ind w:left="720"/>
        <w:rPr>
          <w:b/>
        </w:rPr>
      </w:pPr>
      <w:r>
        <w:rPr>
          <w:b/>
        </w:rPr>
        <w:t>Constructors:</w:t>
      </w:r>
    </w:p>
    <w:p w:rsidR="00496B70" w:rsidRDefault="00496B70" w:rsidP="003C3B4F">
      <w:pPr>
        <w:pStyle w:val="ListParagraph"/>
        <w:keepNext/>
        <w:keepLines/>
        <w:numPr>
          <w:ilvl w:val="0"/>
          <w:numId w:val="14"/>
        </w:numPr>
        <w:spacing w:after="0" w:line="240" w:lineRule="auto"/>
        <w:rPr>
          <w:b/>
        </w:rPr>
      </w:pPr>
      <w:r>
        <w:rPr>
          <w:b/>
        </w:rPr>
        <w:lastRenderedPageBreak/>
        <w:t xml:space="preserve">Public </w:t>
      </w:r>
      <w:proofErr w:type="spellStart"/>
      <w:r>
        <w:t>Zephyr</w:t>
      </w:r>
      <w:r w:rsidR="005676C7">
        <w:t>Summary</w:t>
      </w:r>
      <w:r>
        <w:t>Data</w:t>
      </w:r>
      <w:proofErr w:type="spellEnd"/>
      <w:r>
        <w:t xml:space="preserve"> ()</w:t>
      </w:r>
    </w:p>
    <w:p w:rsidR="00496B70" w:rsidRPr="0052061F" w:rsidRDefault="00496B70" w:rsidP="003C3B4F">
      <w:pPr>
        <w:pStyle w:val="ListParagraph"/>
        <w:keepNext/>
        <w:keepLines/>
        <w:numPr>
          <w:ilvl w:val="1"/>
          <w:numId w:val="14"/>
        </w:numPr>
        <w:spacing w:after="0" w:line="240" w:lineRule="auto"/>
        <w:rPr>
          <w:b/>
        </w:rPr>
      </w:pPr>
      <w:r>
        <w:t>Default constructor</w:t>
      </w:r>
    </w:p>
    <w:p w:rsidR="00496B70" w:rsidRDefault="00496B70" w:rsidP="003C3B4F">
      <w:pPr>
        <w:keepNext/>
        <w:keepLines/>
      </w:pPr>
    </w:p>
    <w:p w:rsidR="00812105" w:rsidRDefault="00831F49" w:rsidP="003C3B4F">
      <w:pPr>
        <w:pStyle w:val="Heading3"/>
        <w:keepNext/>
        <w:keepLines/>
      </w:pPr>
      <w:bookmarkStart w:id="56" w:name="_Toc435182020"/>
      <w:bookmarkStart w:id="57" w:name="_Toc436620888"/>
      <w:r w:rsidRPr="0084672C">
        <w:t>Enumerations</w:t>
      </w:r>
      <w:bookmarkEnd w:id="56"/>
      <w:bookmarkEnd w:id="57"/>
    </w:p>
    <w:p w:rsidR="00812105" w:rsidRDefault="00831F49" w:rsidP="003C3B4F">
      <w:pPr>
        <w:pStyle w:val="Heading4"/>
        <w:keepNext/>
        <w:keepLines/>
      </w:pPr>
      <w:bookmarkStart w:id="58" w:name="_Toc435182021"/>
      <w:proofErr w:type="spellStart"/>
      <w:r w:rsidRPr="0084672C">
        <w:t>Activity</w:t>
      </w:r>
      <w:r w:rsidR="005E33EA">
        <w:t>Type</w:t>
      </w:r>
      <w:bookmarkEnd w:id="58"/>
      <w:proofErr w:type="spellEnd"/>
    </w:p>
    <w:p w:rsidR="00812105" w:rsidRDefault="00831F49" w:rsidP="003C3B4F">
      <w:pPr>
        <w:keepNext/>
        <w:keepLines/>
        <w:spacing w:after="120" w:line="240" w:lineRule="auto"/>
      </w:pPr>
      <w:r>
        <w:t>This is the enumeration that contains</w:t>
      </w:r>
      <w:r w:rsidR="0078229C">
        <w:t xml:space="preserve"> the various activities a user could be performing while wearing the medical device and capturing data.</w:t>
      </w:r>
    </w:p>
    <w:p w:rsidR="00812105" w:rsidRDefault="00831F49" w:rsidP="003C3B4F">
      <w:pPr>
        <w:keepNext/>
        <w:keepLines/>
        <w:spacing w:after="0" w:line="360" w:lineRule="auto"/>
        <w:rPr>
          <w:b/>
        </w:rPr>
      </w:pPr>
      <w:r>
        <w:rPr>
          <w:b/>
        </w:rPr>
        <w:t>&lt;&lt;Enumeration&gt;&gt;</w:t>
      </w:r>
    </w:p>
    <w:p w:rsidR="00812105" w:rsidRDefault="00831F49" w:rsidP="003C3B4F">
      <w:pPr>
        <w:keepNext/>
        <w:keepLines/>
        <w:spacing w:after="0" w:line="240" w:lineRule="auto"/>
        <w:rPr>
          <w:b/>
        </w:rPr>
      </w:pPr>
      <w:r>
        <w:rPr>
          <w:b/>
        </w:rPr>
        <w:tab/>
        <w:t>Attributes:</w:t>
      </w:r>
    </w:p>
    <w:p w:rsidR="00812105" w:rsidRDefault="00831F49" w:rsidP="003C3B4F">
      <w:pPr>
        <w:pStyle w:val="ListParagraph"/>
        <w:keepNext/>
        <w:keepLines/>
        <w:numPr>
          <w:ilvl w:val="0"/>
          <w:numId w:val="11"/>
        </w:numPr>
        <w:spacing w:after="0" w:line="240" w:lineRule="auto"/>
        <w:rPr>
          <w:b/>
        </w:rPr>
      </w:pPr>
      <w:r>
        <w:t>Running</w:t>
      </w:r>
    </w:p>
    <w:p w:rsidR="00812105" w:rsidRDefault="00831F49" w:rsidP="003C3B4F">
      <w:pPr>
        <w:pStyle w:val="ListParagraph"/>
        <w:keepNext/>
        <w:keepLines/>
        <w:numPr>
          <w:ilvl w:val="0"/>
          <w:numId w:val="11"/>
        </w:numPr>
        <w:spacing w:after="0" w:line="240" w:lineRule="auto"/>
        <w:rPr>
          <w:b/>
        </w:rPr>
      </w:pPr>
      <w:r>
        <w:t>Walking</w:t>
      </w:r>
    </w:p>
    <w:p w:rsidR="00812105" w:rsidRDefault="00831F49" w:rsidP="003C3B4F">
      <w:pPr>
        <w:pStyle w:val="ListParagraph"/>
        <w:keepNext/>
        <w:keepLines/>
        <w:numPr>
          <w:ilvl w:val="0"/>
          <w:numId w:val="11"/>
        </w:numPr>
        <w:spacing w:after="0" w:line="240" w:lineRule="auto"/>
        <w:rPr>
          <w:b/>
        </w:rPr>
      </w:pPr>
      <w:r>
        <w:t>Sleeping</w:t>
      </w:r>
    </w:p>
    <w:p w:rsidR="00812105" w:rsidRDefault="00831F49" w:rsidP="003C3B4F">
      <w:pPr>
        <w:pStyle w:val="ListParagraph"/>
        <w:keepNext/>
        <w:keepLines/>
        <w:numPr>
          <w:ilvl w:val="0"/>
          <w:numId w:val="11"/>
        </w:numPr>
        <w:spacing w:after="0" w:line="240" w:lineRule="auto"/>
        <w:rPr>
          <w:b/>
        </w:rPr>
      </w:pPr>
      <w:r>
        <w:t>Sitting</w:t>
      </w:r>
    </w:p>
    <w:p w:rsidR="00812105" w:rsidRPr="00D6053C" w:rsidRDefault="00831F49" w:rsidP="003C3B4F">
      <w:pPr>
        <w:pStyle w:val="ListParagraph"/>
        <w:keepNext/>
        <w:keepLines/>
        <w:numPr>
          <w:ilvl w:val="0"/>
          <w:numId w:val="11"/>
        </w:numPr>
        <w:spacing w:after="0" w:line="240" w:lineRule="auto"/>
        <w:rPr>
          <w:b/>
        </w:rPr>
      </w:pPr>
      <w:r>
        <w:t>Standing</w:t>
      </w:r>
    </w:p>
    <w:p w:rsidR="00812105" w:rsidRDefault="00812105" w:rsidP="003C3B4F">
      <w:pPr>
        <w:pStyle w:val="ListParagraph"/>
        <w:keepNext/>
        <w:keepLines/>
        <w:spacing w:after="0" w:line="240" w:lineRule="auto"/>
        <w:ind w:left="1800"/>
        <w:rPr>
          <w:b/>
        </w:rPr>
      </w:pPr>
    </w:p>
    <w:p w:rsidR="00812105" w:rsidRDefault="0096020E" w:rsidP="003C3B4F">
      <w:pPr>
        <w:pStyle w:val="Heading4"/>
        <w:keepNext/>
        <w:keepLines/>
      </w:pPr>
      <w:proofErr w:type="spellStart"/>
      <w:r>
        <w:t>AccountStatus</w:t>
      </w:r>
      <w:proofErr w:type="spellEnd"/>
    </w:p>
    <w:p w:rsidR="00812105" w:rsidRDefault="0096020E" w:rsidP="003C3B4F">
      <w:pPr>
        <w:keepNext/>
        <w:keepLines/>
        <w:spacing w:after="120" w:line="240" w:lineRule="auto"/>
      </w:pPr>
      <w:r>
        <w:t>This is the enumeration that contains the different account statuses.</w:t>
      </w:r>
    </w:p>
    <w:p w:rsidR="00812105" w:rsidRDefault="0096020E" w:rsidP="003C3B4F">
      <w:pPr>
        <w:keepNext/>
        <w:keepLines/>
        <w:spacing w:after="0" w:line="360" w:lineRule="auto"/>
        <w:rPr>
          <w:b/>
        </w:rPr>
      </w:pPr>
      <w:r>
        <w:rPr>
          <w:b/>
        </w:rPr>
        <w:t>&lt;&lt;Enumeration&gt;&gt;</w:t>
      </w:r>
    </w:p>
    <w:p w:rsidR="00812105" w:rsidRDefault="0096020E" w:rsidP="003C3B4F">
      <w:pPr>
        <w:keepNext/>
        <w:keepLines/>
        <w:spacing w:after="0" w:line="240" w:lineRule="auto"/>
        <w:rPr>
          <w:b/>
        </w:rPr>
      </w:pPr>
      <w:r>
        <w:rPr>
          <w:b/>
        </w:rPr>
        <w:tab/>
        <w:t>Attributes:</w:t>
      </w:r>
    </w:p>
    <w:p w:rsidR="00812105" w:rsidRPr="00D6053C" w:rsidRDefault="00B50D54" w:rsidP="003C3B4F">
      <w:pPr>
        <w:pStyle w:val="ListParagraph"/>
        <w:keepNext/>
        <w:keepLines/>
        <w:numPr>
          <w:ilvl w:val="0"/>
          <w:numId w:val="11"/>
        </w:numPr>
        <w:spacing w:after="0" w:line="240" w:lineRule="auto"/>
        <w:rPr>
          <w:b/>
        </w:rPr>
      </w:pPr>
      <w:r>
        <w:t>Pending</w:t>
      </w:r>
    </w:p>
    <w:p w:rsidR="00812105" w:rsidRPr="00D6053C" w:rsidRDefault="0096020E" w:rsidP="003C3B4F">
      <w:pPr>
        <w:pStyle w:val="ListParagraph"/>
        <w:keepNext/>
        <w:keepLines/>
        <w:numPr>
          <w:ilvl w:val="0"/>
          <w:numId w:val="11"/>
        </w:numPr>
        <w:spacing w:after="0" w:line="240" w:lineRule="auto"/>
        <w:rPr>
          <w:b/>
        </w:rPr>
      </w:pPr>
      <w:r>
        <w:t>Active</w:t>
      </w:r>
    </w:p>
    <w:p w:rsidR="00812105" w:rsidRDefault="0096020E" w:rsidP="003C3B4F">
      <w:pPr>
        <w:pStyle w:val="ListParagraph"/>
        <w:keepNext/>
        <w:keepLines/>
        <w:numPr>
          <w:ilvl w:val="0"/>
          <w:numId w:val="11"/>
        </w:numPr>
        <w:spacing w:after="0" w:line="240" w:lineRule="auto"/>
        <w:rPr>
          <w:b/>
        </w:rPr>
      </w:pPr>
      <w:r>
        <w:t>Inactive</w:t>
      </w:r>
    </w:p>
    <w:p w:rsidR="00812105" w:rsidRDefault="0078229C" w:rsidP="003C3B4F">
      <w:pPr>
        <w:pStyle w:val="Heading4"/>
        <w:keepNext/>
        <w:keepLines/>
      </w:pPr>
      <w:proofErr w:type="spellStart"/>
      <w:r>
        <w:t>PatientEthnicity</w:t>
      </w:r>
      <w:proofErr w:type="spellEnd"/>
    </w:p>
    <w:p w:rsidR="00812105" w:rsidRDefault="0078229C" w:rsidP="003C3B4F">
      <w:pPr>
        <w:keepNext/>
        <w:keepLines/>
        <w:spacing w:after="120" w:line="240" w:lineRule="auto"/>
      </w:pPr>
      <w:r>
        <w:t xml:space="preserve">This is the enumeration that contains the ethnicity </w:t>
      </w:r>
      <w:r w:rsidR="0007275F">
        <w:t>categories defined in the National Center for Education Statistics</w:t>
      </w:r>
      <w:r>
        <w:t xml:space="preserve"> that a patient may belong to.</w:t>
      </w:r>
    </w:p>
    <w:p w:rsidR="00812105" w:rsidRDefault="0078229C" w:rsidP="003C3B4F">
      <w:pPr>
        <w:keepNext/>
        <w:keepLines/>
        <w:spacing w:after="0" w:line="360" w:lineRule="auto"/>
        <w:rPr>
          <w:b/>
        </w:rPr>
      </w:pPr>
      <w:r>
        <w:rPr>
          <w:b/>
        </w:rPr>
        <w:t>&lt;&lt;Enumeration&gt;&gt;</w:t>
      </w:r>
    </w:p>
    <w:p w:rsidR="00812105" w:rsidRDefault="0078229C" w:rsidP="003C3B4F">
      <w:pPr>
        <w:keepNext/>
        <w:keepLines/>
        <w:spacing w:after="0" w:line="240" w:lineRule="auto"/>
        <w:rPr>
          <w:b/>
        </w:rPr>
      </w:pPr>
      <w:r>
        <w:rPr>
          <w:b/>
        </w:rPr>
        <w:tab/>
        <w:t>Attributes:</w:t>
      </w:r>
    </w:p>
    <w:p w:rsidR="00812105" w:rsidRDefault="0078229C" w:rsidP="003C3B4F">
      <w:pPr>
        <w:pStyle w:val="ListParagraph"/>
        <w:keepNext/>
        <w:keepLines/>
        <w:numPr>
          <w:ilvl w:val="0"/>
          <w:numId w:val="11"/>
        </w:numPr>
        <w:spacing w:after="0" w:line="240" w:lineRule="auto"/>
        <w:rPr>
          <w:b/>
        </w:rPr>
      </w:pPr>
      <w:r>
        <w:t>Hispanic or Latino</w:t>
      </w:r>
    </w:p>
    <w:p w:rsidR="00812105" w:rsidRPr="00D6053C" w:rsidRDefault="0078229C" w:rsidP="003C3B4F">
      <w:pPr>
        <w:pStyle w:val="ListParagraph"/>
        <w:keepNext/>
        <w:keepLines/>
        <w:numPr>
          <w:ilvl w:val="0"/>
          <w:numId w:val="11"/>
        </w:numPr>
        <w:spacing w:after="0" w:line="240" w:lineRule="auto"/>
        <w:rPr>
          <w:b/>
        </w:rPr>
      </w:pPr>
      <w:r>
        <w:t>Not Hispanic or Latino</w:t>
      </w:r>
    </w:p>
    <w:p w:rsidR="00812105" w:rsidRDefault="00812105" w:rsidP="003C3B4F">
      <w:pPr>
        <w:keepNext/>
        <w:keepLines/>
        <w:spacing w:after="0" w:line="240" w:lineRule="auto"/>
        <w:rPr>
          <w:b/>
        </w:rPr>
      </w:pPr>
    </w:p>
    <w:p w:rsidR="00812105" w:rsidRDefault="0007275F" w:rsidP="003C3B4F">
      <w:pPr>
        <w:pStyle w:val="Heading4"/>
        <w:keepNext/>
        <w:keepLines/>
      </w:pPr>
      <w:proofErr w:type="spellStart"/>
      <w:r>
        <w:t>PatientRace</w:t>
      </w:r>
      <w:proofErr w:type="spellEnd"/>
    </w:p>
    <w:p w:rsidR="00812105" w:rsidRDefault="0007275F" w:rsidP="003C3B4F">
      <w:pPr>
        <w:keepNext/>
        <w:keepLines/>
        <w:spacing w:after="120" w:line="240" w:lineRule="auto"/>
      </w:pPr>
      <w:r>
        <w:t>This is the enumeration that contains the racial categories defined in the National Center for Education Statistics that a patient may belong to.</w:t>
      </w:r>
    </w:p>
    <w:p w:rsidR="00812105" w:rsidRDefault="0007275F" w:rsidP="003C3B4F">
      <w:pPr>
        <w:keepNext/>
        <w:keepLines/>
        <w:spacing w:after="0" w:line="360" w:lineRule="auto"/>
        <w:rPr>
          <w:b/>
        </w:rPr>
      </w:pPr>
      <w:r>
        <w:rPr>
          <w:b/>
        </w:rPr>
        <w:t>&lt;&lt;Enumeration&gt;&gt;</w:t>
      </w:r>
    </w:p>
    <w:p w:rsidR="00812105" w:rsidRDefault="0007275F" w:rsidP="003C3B4F">
      <w:pPr>
        <w:keepNext/>
        <w:keepLines/>
        <w:spacing w:after="0" w:line="240" w:lineRule="auto"/>
        <w:rPr>
          <w:b/>
        </w:rPr>
      </w:pPr>
      <w:r>
        <w:rPr>
          <w:b/>
        </w:rPr>
        <w:tab/>
        <w:t>Attributes:</w:t>
      </w:r>
    </w:p>
    <w:p w:rsidR="00812105" w:rsidRDefault="0007275F" w:rsidP="003C3B4F">
      <w:pPr>
        <w:pStyle w:val="ListParagraph"/>
        <w:keepNext/>
        <w:keepLines/>
        <w:numPr>
          <w:ilvl w:val="0"/>
          <w:numId w:val="11"/>
        </w:numPr>
        <w:spacing w:after="0" w:line="240" w:lineRule="auto"/>
        <w:rPr>
          <w:b/>
        </w:rPr>
      </w:pPr>
      <w:r>
        <w:t>American Indian or Alaska Native</w:t>
      </w:r>
    </w:p>
    <w:p w:rsidR="00812105" w:rsidRPr="00D6053C" w:rsidRDefault="0007275F" w:rsidP="003C3B4F">
      <w:pPr>
        <w:pStyle w:val="ListParagraph"/>
        <w:keepNext/>
        <w:keepLines/>
        <w:numPr>
          <w:ilvl w:val="0"/>
          <w:numId w:val="11"/>
        </w:numPr>
        <w:spacing w:after="0" w:line="240" w:lineRule="auto"/>
        <w:rPr>
          <w:b/>
        </w:rPr>
      </w:pPr>
      <w:r>
        <w:lastRenderedPageBreak/>
        <w:t>Asian</w:t>
      </w:r>
    </w:p>
    <w:p w:rsidR="00812105" w:rsidRPr="00D6053C" w:rsidRDefault="0007275F" w:rsidP="003C3B4F">
      <w:pPr>
        <w:pStyle w:val="ListParagraph"/>
        <w:keepNext/>
        <w:keepLines/>
        <w:numPr>
          <w:ilvl w:val="0"/>
          <w:numId w:val="11"/>
        </w:numPr>
        <w:spacing w:after="0" w:line="240" w:lineRule="auto"/>
        <w:rPr>
          <w:b/>
        </w:rPr>
      </w:pPr>
      <w:r>
        <w:t>Black or African American</w:t>
      </w:r>
    </w:p>
    <w:p w:rsidR="00812105" w:rsidRPr="00D6053C" w:rsidRDefault="0007275F" w:rsidP="003C3B4F">
      <w:pPr>
        <w:pStyle w:val="ListParagraph"/>
        <w:keepNext/>
        <w:keepLines/>
        <w:numPr>
          <w:ilvl w:val="0"/>
          <w:numId w:val="11"/>
        </w:numPr>
        <w:spacing w:after="0" w:line="240" w:lineRule="auto"/>
        <w:rPr>
          <w:b/>
        </w:rPr>
      </w:pPr>
      <w:r>
        <w:t>Native Hawaiian or Other Pacific Islander</w:t>
      </w:r>
    </w:p>
    <w:p w:rsidR="00812105" w:rsidRPr="00D6053C" w:rsidRDefault="0007275F" w:rsidP="003C3B4F">
      <w:pPr>
        <w:pStyle w:val="ListParagraph"/>
        <w:keepNext/>
        <w:keepLines/>
        <w:numPr>
          <w:ilvl w:val="0"/>
          <w:numId w:val="11"/>
        </w:numPr>
        <w:spacing w:after="0" w:line="240" w:lineRule="auto"/>
        <w:rPr>
          <w:b/>
        </w:rPr>
      </w:pPr>
      <w:r>
        <w:t>White</w:t>
      </w:r>
    </w:p>
    <w:p w:rsidR="00812105" w:rsidRPr="00D6053C" w:rsidRDefault="0007275F" w:rsidP="003C3B4F">
      <w:pPr>
        <w:pStyle w:val="ListParagraph"/>
        <w:keepNext/>
        <w:keepLines/>
        <w:numPr>
          <w:ilvl w:val="0"/>
          <w:numId w:val="11"/>
        </w:numPr>
        <w:spacing w:after="0" w:line="240" w:lineRule="auto"/>
        <w:rPr>
          <w:b/>
        </w:rPr>
      </w:pPr>
      <w:r>
        <w:t>Other</w:t>
      </w:r>
    </w:p>
    <w:p w:rsidR="00812105" w:rsidRPr="00D6053C" w:rsidRDefault="00812105" w:rsidP="003C3B4F">
      <w:pPr>
        <w:pStyle w:val="ListParagraph"/>
        <w:keepNext/>
        <w:keepLines/>
        <w:spacing w:after="0" w:line="240" w:lineRule="auto"/>
        <w:ind w:left="1800"/>
        <w:rPr>
          <w:b/>
        </w:rPr>
      </w:pPr>
    </w:p>
    <w:p w:rsidR="00812105" w:rsidRDefault="0007275F" w:rsidP="003C3B4F">
      <w:pPr>
        <w:pStyle w:val="Heading4"/>
        <w:keepNext/>
        <w:keepLines/>
      </w:pPr>
      <w:proofErr w:type="spellStart"/>
      <w:r>
        <w:t>PatientGender</w:t>
      </w:r>
      <w:proofErr w:type="spellEnd"/>
    </w:p>
    <w:p w:rsidR="00812105" w:rsidRDefault="0007275F" w:rsidP="003C3B4F">
      <w:pPr>
        <w:keepNext/>
        <w:keepLines/>
        <w:spacing w:after="120" w:line="240" w:lineRule="auto"/>
      </w:pPr>
      <w:r>
        <w:t>This is the enumeration that contains the different gender types.</w:t>
      </w:r>
    </w:p>
    <w:p w:rsidR="00812105" w:rsidRDefault="0007275F" w:rsidP="003C3B4F">
      <w:pPr>
        <w:keepNext/>
        <w:keepLines/>
        <w:spacing w:after="0" w:line="360" w:lineRule="auto"/>
        <w:rPr>
          <w:b/>
        </w:rPr>
      </w:pPr>
      <w:r>
        <w:rPr>
          <w:b/>
        </w:rPr>
        <w:t>&lt;&lt;Enumeration&gt;&gt;</w:t>
      </w:r>
    </w:p>
    <w:p w:rsidR="00812105" w:rsidRDefault="0007275F" w:rsidP="003C3B4F">
      <w:pPr>
        <w:keepNext/>
        <w:keepLines/>
        <w:spacing w:after="0" w:line="240" w:lineRule="auto"/>
        <w:rPr>
          <w:b/>
        </w:rPr>
      </w:pPr>
      <w:r>
        <w:rPr>
          <w:b/>
        </w:rPr>
        <w:tab/>
        <w:t>Attributes:</w:t>
      </w:r>
    </w:p>
    <w:p w:rsidR="00812105" w:rsidRDefault="0007275F" w:rsidP="003C3B4F">
      <w:pPr>
        <w:pStyle w:val="ListParagraph"/>
        <w:keepNext/>
        <w:keepLines/>
        <w:numPr>
          <w:ilvl w:val="0"/>
          <w:numId w:val="11"/>
        </w:numPr>
        <w:spacing w:after="0" w:line="240" w:lineRule="auto"/>
        <w:rPr>
          <w:b/>
        </w:rPr>
      </w:pPr>
      <w:r>
        <w:t>Female</w:t>
      </w:r>
    </w:p>
    <w:p w:rsidR="00812105" w:rsidRDefault="0007275F" w:rsidP="003C3B4F">
      <w:pPr>
        <w:pStyle w:val="ListParagraph"/>
        <w:keepNext/>
        <w:keepLines/>
        <w:numPr>
          <w:ilvl w:val="0"/>
          <w:numId w:val="11"/>
        </w:numPr>
        <w:spacing w:after="0" w:line="240" w:lineRule="auto"/>
      </w:pPr>
      <w:r>
        <w:t>Male</w:t>
      </w:r>
    </w:p>
    <w:p w:rsidR="00812105" w:rsidRDefault="005E33EA" w:rsidP="003C3B4F">
      <w:pPr>
        <w:pStyle w:val="Heading4"/>
        <w:keepNext/>
        <w:keepLines/>
      </w:pPr>
      <w:r>
        <w:t>Region</w:t>
      </w:r>
    </w:p>
    <w:p w:rsidR="00812105" w:rsidRDefault="005E33EA" w:rsidP="003C3B4F">
      <w:pPr>
        <w:keepNext/>
        <w:keepLines/>
        <w:spacing w:after="120" w:line="240" w:lineRule="auto"/>
      </w:pPr>
      <w:r>
        <w:t>This is the enumeration that contains the names of the fifty states that make up the United States plus other major regions in the world.</w:t>
      </w:r>
    </w:p>
    <w:p w:rsidR="00812105" w:rsidRDefault="005E33EA" w:rsidP="003C3B4F">
      <w:pPr>
        <w:keepNext/>
        <w:keepLines/>
        <w:spacing w:after="0" w:line="360" w:lineRule="auto"/>
        <w:rPr>
          <w:b/>
        </w:rPr>
      </w:pPr>
      <w:r>
        <w:rPr>
          <w:b/>
        </w:rPr>
        <w:t>&lt;&lt;Enumeration&gt;&gt;</w:t>
      </w:r>
    </w:p>
    <w:p w:rsidR="00812105" w:rsidRDefault="005E33EA" w:rsidP="003C3B4F">
      <w:pPr>
        <w:keepNext/>
        <w:keepLines/>
        <w:spacing w:after="0" w:line="240" w:lineRule="auto"/>
        <w:rPr>
          <w:b/>
        </w:rPr>
      </w:pPr>
      <w:r>
        <w:rPr>
          <w:b/>
        </w:rPr>
        <w:tab/>
        <w:t>Attributes:</w:t>
      </w:r>
    </w:p>
    <w:p w:rsidR="00812105" w:rsidRDefault="005E33EA" w:rsidP="003C3B4F">
      <w:pPr>
        <w:pStyle w:val="ListParagraph"/>
        <w:keepNext/>
        <w:keepLines/>
        <w:numPr>
          <w:ilvl w:val="0"/>
          <w:numId w:val="13"/>
        </w:numPr>
        <w:spacing w:after="0" w:line="240" w:lineRule="auto"/>
        <w:ind w:left="1800"/>
      </w:pPr>
      <w:r>
        <w:t>Alabama</w:t>
      </w:r>
    </w:p>
    <w:p w:rsidR="00812105" w:rsidRDefault="005E33EA" w:rsidP="003C3B4F">
      <w:pPr>
        <w:pStyle w:val="ListParagraph"/>
        <w:keepNext/>
        <w:keepLines/>
        <w:numPr>
          <w:ilvl w:val="0"/>
          <w:numId w:val="13"/>
        </w:numPr>
        <w:spacing w:after="0" w:line="240" w:lineRule="auto"/>
        <w:ind w:left="1800"/>
      </w:pPr>
      <w:r>
        <w:t>Alaska</w:t>
      </w:r>
    </w:p>
    <w:p w:rsidR="00812105" w:rsidRDefault="005E33EA" w:rsidP="003C3B4F">
      <w:pPr>
        <w:pStyle w:val="ListParagraph"/>
        <w:keepNext/>
        <w:keepLines/>
        <w:numPr>
          <w:ilvl w:val="0"/>
          <w:numId w:val="13"/>
        </w:numPr>
        <w:spacing w:after="0" w:line="240" w:lineRule="auto"/>
        <w:ind w:left="1800"/>
      </w:pPr>
      <w:r>
        <w:t>American Samoa</w:t>
      </w:r>
    </w:p>
    <w:p w:rsidR="00812105" w:rsidRDefault="005E33EA" w:rsidP="003C3B4F">
      <w:pPr>
        <w:pStyle w:val="ListParagraph"/>
        <w:keepNext/>
        <w:keepLines/>
        <w:numPr>
          <w:ilvl w:val="0"/>
          <w:numId w:val="13"/>
        </w:numPr>
        <w:spacing w:after="0" w:line="240" w:lineRule="auto"/>
        <w:ind w:left="1800"/>
      </w:pPr>
      <w:r>
        <w:t>Arizona</w:t>
      </w:r>
    </w:p>
    <w:p w:rsidR="00812105" w:rsidRDefault="005E33EA" w:rsidP="003C3B4F">
      <w:pPr>
        <w:pStyle w:val="ListParagraph"/>
        <w:keepNext/>
        <w:keepLines/>
        <w:numPr>
          <w:ilvl w:val="0"/>
          <w:numId w:val="13"/>
        </w:numPr>
        <w:spacing w:after="0" w:line="240" w:lineRule="auto"/>
        <w:ind w:left="1800"/>
      </w:pPr>
      <w:r>
        <w:t>Arkansas</w:t>
      </w:r>
    </w:p>
    <w:p w:rsidR="00812105" w:rsidRDefault="005E33EA" w:rsidP="003C3B4F">
      <w:pPr>
        <w:pStyle w:val="ListParagraph"/>
        <w:keepNext/>
        <w:keepLines/>
        <w:numPr>
          <w:ilvl w:val="0"/>
          <w:numId w:val="13"/>
        </w:numPr>
        <w:spacing w:after="0" w:line="240" w:lineRule="auto"/>
        <w:ind w:left="1800"/>
      </w:pPr>
      <w:r>
        <w:t>California</w:t>
      </w:r>
    </w:p>
    <w:p w:rsidR="00812105" w:rsidRDefault="005E33EA" w:rsidP="003C3B4F">
      <w:pPr>
        <w:pStyle w:val="ListParagraph"/>
        <w:keepNext/>
        <w:keepLines/>
        <w:numPr>
          <w:ilvl w:val="0"/>
          <w:numId w:val="13"/>
        </w:numPr>
        <w:spacing w:after="0" w:line="240" w:lineRule="auto"/>
        <w:ind w:left="1800"/>
      </w:pPr>
      <w:r>
        <w:t>Colorado</w:t>
      </w:r>
    </w:p>
    <w:p w:rsidR="00812105" w:rsidRDefault="005E33EA" w:rsidP="003C3B4F">
      <w:pPr>
        <w:pStyle w:val="ListParagraph"/>
        <w:keepNext/>
        <w:keepLines/>
        <w:numPr>
          <w:ilvl w:val="0"/>
          <w:numId w:val="13"/>
        </w:numPr>
        <w:spacing w:after="0" w:line="240" w:lineRule="auto"/>
        <w:ind w:left="1800"/>
      </w:pPr>
      <w:r>
        <w:t>Connecticut</w:t>
      </w:r>
    </w:p>
    <w:p w:rsidR="00812105" w:rsidRDefault="005E33EA" w:rsidP="003C3B4F">
      <w:pPr>
        <w:pStyle w:val="ListParagraph"/>
        <w:keepNext/>
        <w:keepLines/>
        <w:numPr>
          <w:ilvl w:val="0"/>
          <w:numId w:val="13"/>
        </w:numPr>
        <w:spacing w:after="0" w:line="240" w:lineRule="auto"/>
        <w:ind w:left="1800"/>
      </w:pPr>
      <w:r>
        <w:t>District of Columbia</w:t>
      </w:r>
    </w:p>
    <w:p w:rsidR="00812105" w:rsidRDefault="005E33EA" w:rsidP="003C3B4F">
      <w:pPr>
        <w:pStyle w:val="ListParagraph"/>
        <w:keepNext/>
        <w:keepLines/>
        <w:numPr>
          <w:ilvl w:val="0"/>
          <w:numId w:val="13"/>
        </w:numPr>
        <w:spacing w:after="0" w:line="240" w:lineRule="auto"/>
        <w:ind w:left="1800"/>
      </w:pPr>
      <w:r>
        <w:t>Delaware</w:t>
      </w:r>
    </w:p>
    <w:p w:rsidR="00812105" w:rsidRDefault="005E33EA" w:rsidP="003C3B4F">
      <w:pPr>
        <w:pStyle w:val="ListParagraph"/>
        <w:keepNext/>
        <w:keepLines/>
        <w:numPr>
          <w:ilvl w:val="0"/>
          <w:numId w:val="13"/>
        </w:numPr>
        <w:spacing w:after="0" w:line="240" w:lineRule="auto"/>
        <w:ind w:left="1800"/>
      </w:pPr>
      <w:r>
        <w:t>Florida</w:t>
      </w:r>
    </w:p>
    <w:p w:rsidR="00812105" w:rsidRDefault="005E33EA" w:rsidP="003C3B4F">
      <w:pPr>
        <w:pStyle w:val="ListParagraph"/>
        <w:keepNext/>
        <w:keepLines/>
        <w:numPr>
          <w:ilvl w:val="0"/>
          <w:numId w:val="13"/>
        </w:numPr>
        <w:spacing w:after="0" w:line="240" w:lineRule="auto"/>
        <w:ind w:left="1800"/>
      </w:pPr>
      <w:r>
        <w:t>Georgia</w:t>
      </w:r>
    </w:p>
    <w:p w:rsidR="00812105" w:rsidRDefault="005E33EA" w:rsidP="003C3B4F">
      <w:pPr>
        <w:pStyle w:val="ListParagraph"/>
        <w:keepNext/>
        <w:keepLines/>
        <w:numPr>
          <w:ilvl w:val="0"/>
          <w:numId w:val="13"/>
        </w:numPr>
        <w:spacing w:after="0" w:line="240" w:lineRule="auto"/>
        <w:ind w:left="1800"/>
      </w:pPr>
      <w:r>
        <w:t>Guam</w:t>
      </w:r>
    </w:p>
    <w:p w:rsidR="00812105" w:rsidRDefault="005E33EA" w:rsidP="003C3B4F">
      <w:pPr>
        <w:pStyle w:val="ListParagraph"/>
        <w:keepNext/>
        <w:keepLines/>
        <w:numPr>
          <w:ilvl w:val="0"/>
          <w:numId w:val="13"/>
        </w:numPr>
        <w:spacing w:after="0" w:line="240" w:lineRule="auto"/>
        <w:ind w:left="1800"/>
      </w:pPr>
      <w:r>
        <w:t>Hawaii</w:t>
      </w:r>
    </w:p>
    <w:p w:rsidR="00812105" w:rsidRDefault="005E33EA" w:rsidP="003C3B4F">
      <w:pPr>
        <w:pStyle w:val="ListParagraph"/>
        <w:keepNext/>
        <w:keepLines/>
        <w:numPr>
          <w:ilvl w:val="0"/>
          <w:numId w:val="13"/>
        </w:numPr>
        <w:spacing w:after="0" w:line="240" w:lineRule="auto"/>
        <w:ind w:left="1800"/>
      </w:pPr>
      <w:r>
        <w:t>Idaho</w:t>
      </w:r>
    </w:p>
    <w:p w:rsidR="00812105" w:rsidRDefault="005E33EA" w:rsidP="003C3B4F">
      <w:pPr>
        <w:pStyle w:val="ListParagraph"/>
        <w:keepNext/>
        <w:keepLines/>
        <w:numPr>
          <w:ilvl w:val="0"/>
          <w:numId w:val="13"/>
        </w:numPr>
        <w:spacing w:after="0" w:line="240" w:lineRule="auto"/>
        <w:ind w:left="1800"/>
      </w:pPr>
      <w:r>
        <w:t>Illinois</w:t>
      </w:r>
    </w:p>
    <w:p w:rsidR="00812105" w:rsidRDefault="005E33EA" w:rsidP="003C3B4F">
      <w:pPr>
        <w:pStyle w:val="ListParagraph"/>
        <w:keepNext/>
        <w:keepLines/>
        <w:numPr>
          <w:ilvl w:val="0"/>
          <w:numId w:val="13"/>
        </w:numPr>
        <w:spacing w:after="0" w:line="240" w:lineRule="auto"/>
        <w:ind w:left="1800"/>
      </w:pPr>
      <w:r>
        <w:t>Indiana</w:t>
      </w:r>
    </w:p>
    <w:p w:rsidR="00812105" w:rsidRDefault="005E33EA" w:rsidP="003C3B4F">
      <w:pPr>
        <w:pStyle w:val="ListParagraph"/>
        <w:keepNext/>
        <w:keepLines/>
        <w:numPr>
          <w:ilvl w:val="0"/>
          <w:numId w:val="13"/>
        </w:numPr>
        <w:spacing w:after="0" w:line="240" w:lineRule="auto"/>
        <w:ind w:left="1800"/>
      </w:pPr>
      <w:r>
        <w:t>Iowa</w:t>
      </w:r>
    </w:p>
    <w:p w:rsidR="00812105" w:rsidRDefault="005E33EA" w:rsidP="003C3B4F">
      <w:pPr>
        <w:pStyle w:val="ListParagraph"/>
        <w:keepNext/>
        <w:keepLines/>
        <w:numPr>
          <w:ilvl w:val="0"/>
          <w:numId w:val="13"/>
        </w:numPr>
        <w:spacing w:after="0" w:line="240" w:lineRule="auto"/>
        <w:ind w:left="1800"/>
      </w:pPr>
      <w:r>
        <w:t>Kansas</w:t>
      </w:r>
    </w:p>
    <w:p w:rsidR="00812105" w:rsidRDefault="005E33EA" w:rsidP="003C3B4F">
      <w:pPr>
        <w:pStyle w:val="ListParagraph"/>
        <w:keepNext/>
        <w:keepLines/>
        <w:numPr>
          <w:ilvl w:val="0"/>
          <w:numId w:val="13"/>
        </w:numPr>
        <w:spacing w:after="0" w:line="240" w:lineRule="auto"/>
        <w:ind w:left="1800"/>
      </w:pPr>
      <w:r>
        <w:t>Kentucky</w:t>
      </w:r>
    </w:p>
    <w:p w:rsidR="00812105" w:rsidRDefault="005E33EA" w:rsidP="003C3B4F">
      <w:pPr>
        <w:pStyle w:val="ListParagraph"/>
        <w:keepNext/>
        <w:keepLines/>
        <w:numPr>
          <w:ilvl w:val="0"/>
          <w:numId w:val="13"/>
        </w:numPr>
        <w:spacing w:after="0" w:line="240" w:lineRule="auto"/>
        <w:ind w:left="1800"/>
      </w:pPr>
      <w:r>
        <w:t>Louisiana</w:t>
      </w:r>
    </w:p>
    <w:p w:rsidR="00812105" w:rsidRDefault="005E33EA" w:rsidP="003C3B4F">
      <w:pPr>
        <w:pStyle w:val="ListParagraph"/>
        <w:keepNext/>
        <w:keepLines/>
        <w:numPr>
          <w:ilvl w:val="0"/>
          <w:numId w:val="13"/>
        </w:numPr>
        <w:spacing w:after="0" w:line="240" w:lineRule="auto"/>
        <w:ind w:left="1800"/>
      </w:pPr>
      <w:r>
        <w:t>Maine</w:t>
      </w:r>
    </w:p>
    <w:p w:rsidR="00812105" w:rsidRDefault="005E33EA" w:rsidP="003C3B4F">
      <w:pPr>
        <w:pStyle w:val="ListParagraph"/>
        <w:keepNext/>
        <w:keepLines/>
        <w:numPr>
          <w:ilvl w:val="0"/>
          <w:numId w:val="13"/>
        </w:numPr>
        <w:spacing w:after="0" w:line="240" w:lineRule="auto"/>
        <w:ind w:left="1800"/>
      </w:pPr>
      <w:r>
        <w:t>Maryland</w:t>
      </w:r>
    </w:p>
    <w:p w:rsidR="00812105" w:rsidRDefault="005E33EA" w:rsidP="003C3B4F">
      <w:pPr>
        <w:pStyle w:val="ListParagraph"/>
        <w:keepNext/>
        <w:keepLines/>
        <w:numPr>
          <w:ilvl w:val="0"/>
          <w:numId w:val="13"/>
        </w:numPr>
        <w:spacing w:after="0" w:line="240" w:lineRule="auto"/>
        <w:ind w:left="1800"/>
      </w:pPr>
      <w:r>
        <w:lastRenderedPageBreak/>
        <w:t>Massachusetts</w:t>
      </w:r>
    </w:p>
    <w:p w:rsidR="00812105" w:rsidRDefault="005E33EA" w:rsidP="003C3B4F">
      <w:pPr>
        <w:pStyle w:val="ListParagraph"/>
        <w:keepNext/>
        <w:keepLines/>
        <w:numPr>
          <w:ilvl w:val="0"/>
          <w:numId w:val="13"/>
        </w:numPr>
        <w:spacing w:after="0" w:line="240" w:lineRule="auto"/>
        <w:ind w:left="1800"/>
      </w:pPr>
      <w:r>
        <w:t>Michigan</w:t>
      </w:r>
    </w:p>
    <w:p w:rsidR="00812105" w:rsidRDefault="005E33EA" w:rsidP="003C3B4F">
      <w:pPr>
        <w:pStyle w:val="ListParagraph"/>
        <w:keepNext/>
        <w:keepLines/>
        <w:numPr>
          <w:ilvl w:val="0"/>
          <w:numId w:val="13"/>
        </w:numPr>
        <w:spacing w:after="0" w:line="240" w:lineRule="auto"/>
        <w:ind w:left="1800"/>
      </w:pPr>
      <w:r>
        <w:t>Minnesota</w:t>
      </w:r>
    </w:p>
    <w:p w:rsidR="00812105" w:rsidRDefault="005E33EA" w:rsidP="003C3B4F">
      <w:pPr>
        <w:pStyle w:val="ListParagraph"/>
        <w:keepNext/>
        <w:keepLines/>
        <w:numPr>
          <w:ilvl w:val="0"/>
          <w:numId w:val="13"/>
        </w:numPr>
        <w:spacing w:after="0" w:line="240" w:lineRule="auto"/>
        <w:ind w:left="1800"/>
      </w:pPr>
      <w:r>
        <w:t>Mississippi</w:t>
      </w:r>
    </w:p>
    <w:p w:rsidR="00812105" w:rsidRDefault="005E33EA" w:rsidP="003C3B4F">
      <w:pPr>
        <w:pStyle w:val="ListParagraph"/>
        <w:keepNext/>
        <w:keepLines/>
        <w:numPr>
          <w:ilvl w:val="0"/>
          <w:numId w:val="13"/>
        </w:numPr>
        <w:spacing w:after="0" w:line="240" w:lineRule="auto"/>
        <w:ind w:left="1800"/>
      </w:pPr>
      <w:r>
        <w:t>Missouri</w:t>
      </w:r>
    </w:p>
    <w:p w:rsidR="00812105" w:rsidRDefault="005E33EA" w:rsidP="003C3B4F">
      <w:pPr>
        <w:pStyle w:val="ListParagraph"/>
        <w:keepNext/>
        <w:keepLines/>
        <w:numPr>
          <w:ilvl w:val="0"/>
          <w:numId w:val="13"/>
        </w:numPr>
        <w:spacing w:after="0" w:line="240" w:lineRule="auto"/>
        <w:ind w:left="1800"/>
      </w:pPr>
      <w:r>
        <w:t>Montana</w:t>
      </w:r>
    </w:p>
    <w:p w:rsidR="00812105" w:rsidRDefault="005E33EA" w:rsidP="003C3B4F">
      <w:pPr>
        <w:pStyle w:val="ListParagraph"/>
        <w:keepNext/>
        <w:keepLines/>
        <w:numPr>
          <w:ilvl w:val="0"/>
          <w:numId w:val="13"/>
        </w:numPr>
        <w:spacing w:after="0" w:line="240" w:lineRule="auto"/>
        <w:ind w:left="1800"/>
      </w:pPr>
      <w:r>
        <w:t>Nebraska</w:t>
      </w:r>
    </w:p>
    <w:p w:rsidR="00812105" w:rsidRDefault="005E33EA" w:rsidP="003C3B4F">
      <w:pPr>
        <w:pStyle w:val="ListParagraph"/>
        <w:keepNext/>
        <w:keepLines/>
        <w:numPr>
          <w:ilvl w:val="0"/>
          <w:numId w:val="13"/>
        </w:numPr>
        <w:spacing w:after="0" w:line="240" w:lineRule="auto"/>
        <w:ind w:left="1800"/>
      </w:pPr>
      <w:r>
        <w:t>Nevada</w:t>
      </w:r>
    </w:p>
    <w:p w:rsidR="00812105" w:rsidRDefault="005E33EA" w:rsidP="003C3B4F">
      <w:pPr>
        <w:pStyle w:val="ListParagraph"/>
        <w:keepNext/>
        <w:keepLines/>
        <w:numPr>
          <w:ilvl w:val="0"/>
          <w:numId w:val="13"/>
        </w:numPr>
        <w:spacing w:after="0" w:line="240" w:lineRule="auto"/>
        <w:ind w:left="1800"/>
      </w:pPr>
      <w:r>
        <w:t>New Hampshire</w:t>
      </w:r>
    </w:p>
    <w:p w:rsidR="00812105" w:rsidRDefault="005E33EA" w:rsidP="003C3B4F">
      <w:pPr>
        <w:pStyle w:val="ListParagraph"/>
        <w:keepNext/>
        <w:keepLines/>
        <w:numPr>
          <w:ilvl w:val="0"/>
          <w:numId w:val="13"/>
        </w:numPr>
        <w:spacing w:after="0" w:line="240" w:lineRule="auto"/>
        <w:ind w:left="1800"/>
      </w:pPr>
      <w:r>
        <w:t>New Jersey</w:t>
      </w:r>
    </w:p>
    <w:p w:rsidR="00812105" w:rsidRDefault="005E33EA" w:rsidP="003C3B4F">
      <w:pPr>
        <w:pStyle w:val="ListParagraph"/>
        <w:keepNext/>
        <w:keepLines/>
        <w:numPr>
          <w:ilvl w:val="0"/>
          <w:numId w:val="13"/>
        </w:numPr>
        <w:spacing w:after="0" w:line="240" w:lineRule="auto"/>
        <w:ind w:left="1800"/>
      </w:pPr>
      <w:r>
        <w:t>New Mexico</w:t>
      </w:r>
    </w:p>
    <w:p w:rsidR="00812105" w:rsidRDefault="005E33EA" w:rsidP="003C3B4F">
      <w:pPr>
        <w:pStyle w:val="ListParagraph"/>
        <w:keepNext/>
        <w:keepLines/>
        <w:numPr>
          <w:ilvl w:val="0"/>
          <w:numId w:val="13"/>
        </w:numPr>
        <w:spacing w:after="0" w:line="240" w:lineRule="auto"/>
        <w:ind w:left="1800"/>
      </w:pPr>
      <w:r>
        <w:t>New York</w:t>
      </w:r>
    </w:p>
    <w:p w:rsidR="00812105" w:rsidRDefault="005E33EA" w:rsidP="003C3B4F">
      <w:pPr>
        <w:pStyle w:val="ListParagraph"/>
        <w:keepNext/>
        <w:keepLines/>
        <w:numPr>
          <w:ilvl w:val="0"/>
          <w:numId w:val="13"/>
        </w:numPr>
        <w:spacing w:after="0" w:line="240" w:lineRule="auto"/>
        <w:ind w:left="1800"/>
      </w:pPr>
      <w:r>
        <w:t>North Carolina</w:t>
      </w:r>
    </w:p>
    <w:p w:rsidR="00812105" w:rsidRDefault="005E33EA" w:rsidP="003C3B4F">
      <w:pPr>
        <w:pStyle w:val="ListParagraph"/>
        <w:keepNext/>
        <w:keepLines/>
        <w:numPr>
          <w:ilvl w:val="0"/>
          <w:numId w:val="13"/>
        </w:numPr>
        <w:spacing w:after="0" w:line="240" w:lineRule="auto"/>
        <w:ind w:left="1800"/>
      </w:pPr>
      <w:r>
        <w:t>North Marianas Islands</w:t>
      </w:r>
    </w:p>
    <w:p w:rsidR="00812105" w:rsidRDefault="005E33EA" w:rsidP="003C3B4F">
      <w:pPr>
        <w:pStyle w:val="ListParagraph"/>
        <w:keepNext/>
        <w:keepLines/>
        <w:numPr>
          <w:ilvl w:val="0"/>
          <w:numId w:val="13"/>
        </w:numPr>
        <w:spacing w:after="0" w:line="240" w:lineRule="auto"/>
        <w:ind w:left="1800"/>
      </w:pPr>
      <w:r>
        <w:t>North Dakota</w:t>
      </w:r>
    </w:p>
    <w:p w:rsidR="00812105" w:rsidRDefault="005E33EA" w:rsidP="003C3B4F">
      <w:pPr>
        <w:pStyle w:val="ListParagraph"/>
        <w:keepNext/>
        <w:keepLines/>
        <w:numPr>
          <w:ilvl w:val="0"/>
          <w:numId w:val="13"/>
        </w:numPr>
        <w:spacing w:after="0" w:line="240" w:lineRule="auto"/>
        <w:ind w:left="1800"/>
      </w:pPr>
      <w:r>
        <w:t>Ohio</w:t>
      </w:r>
    </w:p>
    <w:p w:rsidR="00812105" w:rsidRDefault="005E33EA" w:rsidP="003C3B4F">
      <w:pPr>
        <w:pStyle w:val="ListParagraph"/>
        <w:keepNext/>
        <w:keepLines/>
        <w:numPr>
          <w:ilvl w:val="0"/>
          <w:numId w:val="13"/>
        </w:numPr>
        <w:spacing w:after="0" w:line="240" w:lineRule="auto"/>
        <w:ind w:left="1800"/>
      </w:pPr>
      <w:r>
        <w:t>Oklahoma</w:t>
      </w:r>
    </w:p>
    <w:p w:rsidR="00812105" w:rsidRDefault="005E33EA" w:rsidP="003C3B4F">
      <w:pPr>
        <w:pStyle w:val="ListParagraph"/>
        <w:keepNext/>
        <w:keepLines/>
        <w:numPr>
          <w:ilvl w:val="0"/>
          <w:numId w:val="13"/>
        </w:numPr>
        <w:spacing w:after="0" w:line="240" w:lineRule="auto"/>
        <w:ind w:left="1800"/>
      </w:pPr>
      <w:r>
        <w:t>Oregon</w:t>
      </w:r>
    </w:p>
    <w:p w:rsidR="00812105" w:rsidRDefault="005E33EA" w:rsidP="003C3B4F">
      <w:pPr>
        <w:pStyle w:val="ListParagraph"/>
        <w:keepNext/>
        <w:keepLines/>
        <w:numPr>
          <w:ilvl w:val="0"/>
          <w:numId w:val="13"/>
        </w:numPr>
        <w:spacing w:after="0" w:line="240" w:lineRule="auto"/>
        <w:ind w:left="1800"/>
      </w:pPr>
      <w:r>
        <w:t>Pennsylvania</w:t>
      </w:r>
    </w:p>
    <w:p w:rsidR="00812105" w:rsidRDefault="005E33EA" w:rsidP="003C3B4F">
      <w:pPr>
        <w:pStyle w:val="ListParagraph"/>
        <w:keepNext/>
        <w:keepLines/>
        <w:numPr>
          <w:ilvl w:val="0"/>
          <w:numId w:val="13"/>
        </w:numPr>
        <w:spacing w:after="0" w:line="240" w:lineRule="auto"/>
        <w:ind w:left="1800"/>
      </w:pPr>
      <w:r>
        <w:t>Puerto Rico</w:t>
      </w:r>
    </w:p>
    <w:p w:rsidR="00812105" w:rsidRDefault="005E33EA" w:rsidP="003C3B4F">
      <w:pPr>
        <w:pStyle w:val="ListParagraph"/>
        <w:keepNext/>
        <w:keepLines/>
        <w:numPr>
          <w:ilvl w:val="0"/>
          <w:numId w:val="13"/>
        </w:numPr>
        <w:spacing w:after="0" w:line="240" w:lineRule="auto"/>
        <w:ind w:left="1800"/>
      </w:pPr>
      <w:r>
        <w:t>Rhode Island</w:t>
      </w:r>
    </w:p>
    <w:p w:rsidR="00812105" w:rsidRDefault="005E33EA" w:rsidP="003C3B4F">
      <w:pPr>
        <w:pStyle w:val="ListParagraph"/>
        <w:keepNext/>
        <w:keepLines/>
        <w:numPr>
          <w:ilvl w:val="0"/>
          <w:numId w:val="13"/>
        </w:numPr>
        <w:spacing w:after="0" w:line="240" w:lineRule="auto"/>
        <w:ind w:left="1800"/>
      </w:pPr>
      <w:r>
        <w:t>South Carolina</w:t>
      </w:r>
    </w:p>
    <w:p w:rsidR="00812105" w:rsidRDefault="005E33EA" w:rsidP="003C3B4F">
      <w:pPr>
        <w:pStyle w:val="ListParagraph"/>
        <w:keepNext/>
        <w:keepLines/>
        <w:numPr>
          <w:ilvl w:val="0"/>
          <w:numId w:val="13"/>
        </w:numPr>
        <w:spacing w:after="0" w:line="240" w:lineRule="auto"/>
        <w:ind w:left="1800"/>
      </w:pPr>
      <w:r>
        <w:t>South Dakota</w:t>
      </w:r>
    </w:p>
    <w:p w:rsidR="00812105" w:rsidRDefault="005E33EA" w:rsidP="003C3B4F">
      <w:pPr>
        <w:pStyle w:val="ListParagraph"/>
        <w:keepNext/>
        <w:keepLines/>
        <w:numPr>
          <w:ilvl w:val="0"/>
          <w:numId w:val="13"/>
        </w:numPr>
        <w:spacing w:after="0" w:line="240" w:lineRule="auto"/>
        <w:ind w:left="1800"/>
      </w:pPr>
      <w:r>
        <w:t>Tennessee</w:t>
      </w:r>
    </w:p>
    <w:p w:rsidR="00812105" w:rsidRDefault="005E33EA" w:rsidP="003C3B4F">
      <w:pPr>
        <w:pStyle w:val="ListParagraph"/>
        <w:keepNext/>
        <w:keepLines/>
        <w:numPr>
          <w:ilvl w:val="0"/>
          <w:numId w:val="13"/>
        </w:numPr>
        <w:spacing w:after="0" w:line="240" w:lineRule="auto"/>
        <w:ind w:left="1800"/>
      </w:pPr>
      <w:r>
        <w:t>Texas</w:t>
      </w:r>
    </w:p>
    <w:p w:rsidR="00812105" w:rsidRDefault="005E33EA" w:rsidP="003C3B4F">
      <w:pPr>
        <w:pStyle w:val="ListParagraph"/>
        <w:keepNext/>
        <w:keepLines/>
        <w:numPr>
          <w:ilvl w:val="0"/>
          <w:numId w:val="13"/>
        </w:numPr>
        <w:spacing w:after="0" w:line="240" w:lineRule="auto"/>
        <w:ind w:left="1800"/>
      </w:pPr>
      <w:r>
        <w:t>Utah</w:t>
      </w:r>
    </w:p>
    <w:p w:rsidR="00812105" w:rsidRDefault="005E33EA" w:rsidP="003C3B4F">
      <w:pPr>
        <w:pStyle w:val="ListParagraph"/>
        <w:keepNext/>
        <w:keepLines/>
        <w:numPr>
          <w:ilvl w:val="0"/>
          <w:numId w:val="13"/>
        </w:numPr>
        <w:spacing w:after="0" w:line="240" w:lineRule="auto"/>
        <w:ind w:left="1800"/>
      </w:pPr>
      <w:r>
        <w:t>Vermont</w:t>
      </w:r>
    </w:p>
    <w:p w:rsidR="00812105" w:rsidRDefault="005E33EA" w:rsidP="003C3B4F">
      <w:pPr>
        <w:pStyle w:val="ListParagraph"/>
        <w:keepNext/>
        <w:keepLines/>
        <w:numPr>
          <w:ilvl w:val="0"/>
          <w:numId w:val="13"/>
        </w:numPr>
        <w:spacing w:after="0" w:line="240" w:lineRule="auto"/>
        <w:ind w:left="1800"/>
      </w:pPr>
      <w:r>
        <w:t>Virginia</w:t>
      </w:r>
    </w:p>
    <w:p w:rsidR="00812105" w:rsidRDefault="005E33EA" w:rsidP="003C3B4F">
      <w:pPr>
        <w:pStyle w:val="ListParagraph"/>
        <w:keepNext/>
        <w:keepLines/>
        <w:numPr>
          <w:ilvl w:val="0"/>
          <w:numId w:val="13"/>
        </w:numPr>
        <w:spacing w:after="0" w:line="240" w:lineRule="auto"/>
        <w:ind w:left="1800"/>
      </w:pPr>
      <w:r>
        <w:t>Virgin Islands</w:t>
      </w:r>
    </w:p>
    <w:p w:rsidR="00812105" w:rsidRDefault="005E33EA" w:rsidP="003C3B4F">
      <w:pPr>
        <w:pStyle w:val="ListParagraph"/>
        <w:keepNext/>
        <w:keepLines/>
        <w:numPr>
          <w:ilvl w:val="0"/>
          <w:numId w:val="13"/>
        </w:numPr>
        <w:spacing w:after="0" w:line="240" w:lineRule="auto"/>
        <w:ind w:left="1800"/>
      </w:pPr>
      <w:r>
        <w:t>Washington</w:t>
      </w:r>
    </w:p>
    <w:p w:rsidR="00812105" w:rsidRDefault="005E33EA" w:rsidP="003C3B4F">
      <w:pPr>
        <w:pStyle w:val="ListParagraph"/>
        <w:keepNext/>
        <w:keepLines/>
        <w:numPr>
          <w:ilvl w:val="0"/>
          <w:numId w:val="13"/>
        </w:numPr>
        <w:spacing w:after="0" w:line="240" w:lineRule="auto"/>
        <w:ind w:left="1800"/>
      </w:pPr>
      <w:r>
        <w:t>West Virginia</w:t>
      </w:r>
    </w:p>
    <w:p w:rsidR="00812105" w:rsidRDefault="005E33EA" w:rsidP="003C3B4F">
      <w:pPr>
        <w:pStyle w:val="ListParagraph"/>
        <w:keepNext/>
        <w:keepLines/>
        <w:numPr>
          <w:ilvl w:val="0"/>
          <w:numId w:val="13"/>
        </w:numPr>
        <w:spacing w:after="0" w:line="240" w:lineRule="auto"/>
        <w:ind w:left="1800"/>
      </w:pPr>
      <w:r>
        <w:t>Wisconsin</w:t>
      </w:r>
    </w:p>
    <w:p w:rsidR="00812105" w:rsidRDefault="005E33EA" w:rsidP="003C3B4F">
      <w:pPr>
        <w:pStyle w:val="ListParagraph"/>
        <w:keepNext/>
        <w:keepLines/>
        <w:numPr>
          <w:ilvl w:val="0"/>
          <w:numId w:val="13"/>
        </w:numPr>
        <w:spacing w:after="0" w:line="240" w:lineRule="auto"/>
        <w:ind w:left="1800"/>
      </w:pPr>
      <w:r>
        <w:t>Wyoming</w:t>
      </w:r>
    </w:p>
    <w:p w:rsidR="00812105" w:rsidRDefault="005E33EA" w:rsidP="003C3B4F">
      <w:pPr>
        <w:pStyle w:val="ListParagraph"/>
        <w:keepNext/>
        <w:keepLines/>
        <w:numPr>
          <w:ilvl w:val="0"/>
          <w:numId w:val="13"/>
        </w:numPr>
        <w:spacing w:after="0" w:line="240" w:lineRule="auto"/>
        <w:ind w:left="1800"/>
      </w:pPr>
      <w:r>
        <w:t>European Union</w:t>
      </w:r>
    </w:p>
    <w:p w:rsidR="00812105" w:rsidRDefault="005E33EA" w:rsidP="003C3B4F">
      <w:pPr>
        <w:pStyle w:val="ListParagraph"/>
        <w:keepNext/>
        <w:keepLines/>
        <w:numPr>
          <w:ilvl w:val="0"/>
          <w:numId w:val="13"/>
        </w:numPr>
        <w:spacing w:after="0" w:line="240" w:lineRule="auto"/>
        <w:ind w:left="1800"/>
      </w:pPr>
      <w:r>
        <w:t>Eastern Europe</w:t>
      </w:r>
    </w:p>
    <w:p w:rsidR="00812105" w:rsidRDefault="005E33EA" w:rsidP="003C3B4F">
      <w:pPr>
        <w:pStyle w:val="ListParagraph"/>
        <w:keepNext/>
        <w:keepLines/>
        <w:numPr>
          <w:ilvl w:val="0"/>
          <w:numId w:val="13"/>
        </w:numPr>
        <w:spacing w:after="0" w:line="240" w:lineRule="auto"/>
        <w:ind w:left="1800"/>
      </w:pPr>
      <w:r>
        <w:t>Africa</w:t>
      </w:r>
    </w:p>
    <w:p w:rsidR="00812105" w:rsidRDefault="005E33EA" w:rsidP="003C3B4F">
      <w:pPr>
        <w:pStyle w:val="ListParagraph"/>
        <w:keepNext/>
        <w:keepLines/>
        <w:numPr>
          <w:ilvl w:val="0"/>
          <w:numId w:val="13"/>
        </w:numPr>
        <w:spacing w:after="0" w:line="240" w:lineRule="auto"/>
        <w:ind w:left="1800"/>
      </w:pPr>
      <w:r>
        <w:t>South America</w:t>
      </w:r>
    </w:p>
    <w:p w:rsidR="00812105" w:rsidRDefault="005E33EA" w:rsidP="003C3B4F">
      <w:pPr>
        <w:pStyle w:val="ListParagraph"/>
        <w:keepNext/>
        <w:keepLines/>
        <w:numPr>
          <w:ilvl w:val="0"/>
          <w:numId w:val="13"/>
        </w:numPr>
        <w:spacing w:after="0" w:line="240" w:lineRule="auto"/>
        <w:ind w:left="1800"/>
      </w:pPr>
      <w:r>
        <w:t>Central America</w:t>
      </w:r>
    </w:p>
    <w:p w:rsidR="00812105" w:rsidRDefault="005E33EA" w:rsidP="003C3B4F">
      <w:pPr>
        <w:pStyle w:val="ListParagraph"/>
        <w:keepNext/>
        <w:keepLines/>
        <w:numPr>
          <w:ilvl w:val="0"/>
          <w:numId w:val="13"/>
        </w:numPr>
        <w:spacing w:after="0" w:line="240" w:lineRule="auto"/>
        <w:ind w:left="1800"/>
      </w:pPr>
      <w:r>
        <w:t>Asia</w:t>
      </w:r>
    </w:p>
    <w:p w:rsidR="00812105" w:rsidRDefault="005E33EA" w:rsidP="003C3B4F">
      <w:pPr>
        <w:pStyle w:val="ListParagraph"/>
        <w:keepNext/>
        <w:keepLines/>
        <w:numPr>
          <w:ilvl w:val="0"/>
          <w:numId w:val="13"/>
        </w:numPr>
        <w:spacing w:after="0" w:line="240" w:lineRule="auto"/>
        <w:ind w:left="1800"/>
      </w:pPr>
      <w:r>
        <w:t>Oceania</w:t>
      </w:r>
    </w:p>
    <w:p w:rsidR="00812105" w:rsidRDefault="005E33EA" w:rsidP="003C3B4F">
      <w:pPr>
        <w:pStyle w:val="ListParagraph"/>
        <w:keepNext/>
        <w:keepLines/>
        <w:numPr>
          <w:ilvl w:val="0"/>
          <w:numId w:val="13"/>
        </w:numPr>
        <w:spacing w:after="0" w:line="240" w:lineRule="auto"/>
        <w:ind w:left="1800"/>
      </w:pPr>
      <w:r>
        <w:t>North America</w:t>
      </w:r>
    </w:p>
    <w:p w:rsidR="009C0C20" w:rsidRDefault="005E33EA" w:rsidP="003C3B4F">
      <w:pPr>
        <w:pStyle w:val="ListParagraph"/>
        <w:keepNext/>
        <w:keepLines/>
        <w:numPr>
          <w:ilvl w:val="0"/>
          <w:numId w:val="13"/>
        </w:numPr>
        <w:spacing w:after="0" w:line="240" w:lineRule="auto"/>
        <w:ind w:left="1800"/>
      </w:pPr>
      <w:r>
        <w:t>The Caribbean</w:t>
      </w:r>
    </w:p>
    <w:p w:rsidR="009C0C20" w:rsidRDefault="009C0C20" w:rsidP="003C3B4F">
      <w:pPr>
        <w:keepNext/>
        <w:keepLines/>
        <w:spacing w:after="0" w:line="240" w:lineRule="auto"/>
      </w:pPr>
    </w:p>
    <w:p w:rsidR="009C0C20" w:rsidRDefault="009C0C20" w:rsidP="003C3B4F">
      <w:pPr>
        <w:pStyle w:val="Heading4"/>
        <w:keepNext/>
        <w:keepLines/>
      </w:pPr>
      <w:proofErr w:type="spellStart"/>
      <w:r>
        <w:lastRenderedPageBreak/>
        <w:t>DataType</w:t>
      </w:r>
      <w:proofErr w:type="spellEnd"/>
    </w:p>
    <w:p w:rsidR="009C0C20" w:rsidRDefault="009C0C20" w:rsidP="003C3B4F">
      <w:pPr>
        <w:keepNext/>
        <w:keepLines/>
        <w:spacing w:after="120" w:line="240" w:lineRule="auto"/>
      </w:pPr>
      <w:r>
        <w:t xml:space="preserve">This is the enumeration that contains the different </w:t>
      </w:r>
      <w:r>
        <w:t>data</w:t>
      </w:r>
      <w:r>
        <w:t xml:space="preserve"> types</w:t>
      </w:r>
      <w:r>
        <w:t xml:space="preserve"> stored in the system</w:t>
      </w:r>
      <w:r>
        <w:t>.</w:t>
      </w:r>
    </w:p>
    <w:p w:rsidR="009C0C20" w:rsidRDefault="009C0C20" w:rsidP="003C3B4F">
      <w:pPr>
        <w:keepNext/>
        <w:keepLines/>
        <w:spacing w:after="0" w:line="360" w:lineRule="auto"/>
        <w:rPr>
          <w:b/>
        </w:rPr>
      </w:pPr>
      <w:r>
        <w:rPr>
          <w:b/>
        </w:rPr>
        <w:t>&lt;&lt;Enumeration&gt;&gt;</w:t>
      </w:r>
    </w:p>
    <w:p w:rsidR="009C0C20" w:rsidRDefault="009C0C20" w:rsidP="003C3B4F">
      <w:pPr>
        <w:keepNext/>
        <w:keepLines/>
        <w:spacing w:after="0" w:line="240" w:lineRule="auto"/>
        <w:rPr>
          <w:b/>
        </w:rPr>
      </w:pPr>
      <w:r>
        <w:rPr>
          <w:b/>
        </w:rPr>
        <w:tab/>
        <w:t>Attributes:</w:t>
      </w:r>
    </w:p>
    <w:p w:rsidR="009C0C20" w:rsidRDefault="009C0C20" w:rsidP="003C3B4F">
      <w:pPr>
        <w:pStyle w:val="ListParagraph"/>
        <w:keepNext/>
        <w:keepLines/>
        <w:numPr>
          <w:ilvl w:val="0"/>
          <w:numId w:val="11"/>
        </w:numPr>
        <w:spacing w:after="0" w:line="240" w:lineRule="auto"/>
        <w:rPr>
          <w:b/>
        </w:rPr>
      </w:pPr>
      <w:proofErr w:type="spellStart"/>
      <w:r>
        <w:t>HeartRate</w:t>
      </w:r>
      <w:proofErr w:type="spellEnd"/>
    </w:p>
    <w:p w:rsidR="009C0C20" w:rsidRDefault="009C0C20" w:rsidP="003C3B4F">
      <w:pPr>
        <w:pStyle w:val="ListParagraph"/>
        <w:keepNext/>
        <w:keepLines/>
        <w:numPr>
          <w:ilvl w:val="0"/>
          <w:numId w:val="11"/>
        </w:numPr>
        <w:spacing w:after="0" w:line="240" w:lineRule="auto"/>
      </w:pPr>
      <w:r>
        <w:t>Breathing</w:t>
      </w:r>
    </w:p>
    <w:p w:rsidR="009C0C20" w:rsidRDefault="009C0C20" w:rsidP="003C3B4F">
      <w:pPr>
        <w:pStyle w:val="ListParagraph"/>
        <w:keepNext/>
        <w:keepLines/>
        <w:numPr>
          <w:ilvl w:val="0"/>
          <w:numId w:val="11"/>
        </w:numPr>
        <w:spacing w:after="0" w:line="240" w:lineRule="auto"/>
      </w:pPr>
      <w:r>
        <w:t>Calorie</w:t>
      </w:r>
    </w:p>
    <w:p w:rsidR="009C0C20" w:rsidRDefault="009C0C20" w:rsidP="003C3B4F">
      <w:pPr>
        <w:pStyle w:val="ListParagraph"/>
        <w:keepNext/>
        <w:keepLines/>
        <w:numPr>
          <w:ilvl w:val="0"/>
          <w:numId w:val="11"/>
        </w:numPr>
        <w:spacing w:after="0" w:line="240" w:lineRule="auto"/>
      </w:pPr>
      <w:r>
        <w:t>Accelerometer</w:t>
      </w:r>
    </w:p>
    <w:p w:rsidR="009C0C20" w:rsidRDefault="009C0C20" w:rsidP="003C3B4F">
      <w:pPr>
        <w:pStyle w:val="ListParagraph"/>
        <w:keepNext/>
        <w:keepLines/>
        <w:numPr>
          <w:ilvl w:val="0"/>
          <w:numId w:val="11"/>
        </w:numPr>
        <w:spacing w:after="0" w:line="240" w:lineRule="auto"/>
      </w:pPr>
      <w:r>
        <w:t>Gyroscope</w:t>
      </w:r>
    </w:p>
    <w:p w:rsidR="009C0C20" w:rsidRDefault="009C0C20" w:rsidP="003C3B4F">
      <w:pPr>
        <w:pStyle w:val="ListParagraph"/>
        <w:keepNext/>
        <w:keepLines/>
        <w:numPr>
          <w:ilvl w:val="0"/>
          <w:numId w:val="11"/>
        </w:numPr>
        <w:spacing w:after="0" w:line="240" w:lineRule="auto"/>
      </w:pPr>
      <w:r>
        <w:t>Pedometer</w:t>
      </w:r>
    </w:p>
    <w:p w:rsidR="009C0C20" w:rsidRDefault="009C0C20" w:rsidP="003C3B4F">
      <w:pPr>
        <w:pStyle w:val="ListParagraph"/>
        <w:keepNext/>
        <w:keepLines/>
        <w:numPr>
          <w:ilvl w:val="0"/>
          <w:numId w:val="11"/>
        </w:numPr>
        <w:spacing w:after="0" w:line="240" w:lineRule="auto"/>
      </w:pPr>
      <w:r>
        <w:t>Distance</w:t>
      </w:r>
    </w:p>
    <w:p w:rsidR="009C0C20" w:rsidRDefault="009C0C20" w:rsidP="003C3B4F">
      <w:pPr>
        <w:pStyle w:val="ListParagraph"/>
        <w:keepNext/>
        <w:keepLines/>
        <w:numPr>
          <w:ilvl w:val="0"/>
          <w:numId w:val="11"/>
        </w:numPr>
        <w:spacing w:after="0" w:line="240" w:lineRule="auto"/>
      </w:pPr>
      <w:r>
        <w:t>UV</w:t>
      </w:r>
    </w:p>
    <w:p w:rsidR="009C0C20" w:rsidRDefault="009C0C20" w:rsidP="003C3B4F">
      <w:pPr>
        <w:pStyle w:val="ListParagraph"/>
        <w:keepNext/>
        <w:keepLines/>
        <w:numPr>
          <w:ilvl w:val="0"/>
          <w:numId w:val="11"/>
        </w:numPr>
        <w:spacing w:after="0" w:line="240" w:lineRule="auto"/>
      </w:pPr>
      <w:r>
        <w:t>Temperature</w:t>
      </w:r>
    </w:p>
    <w:p w:rsidR="009C0C20" w:rsidRDefault="009C0C20" w:rsidP="003C3B4F">
      <w:pPr>
        <w:pStyle w:val="ListParagraph"/>
        <w:keepNext/>
        <w:keepLines/>
        <w:numPr>
          <w:ilvl w:val="0"/>
          <w:numId w:val="11"/>
        </w:numPr>
        <w:spacing w:after="0" w:line="240" w:lineRule="auto"/>
      </w:pPr>
      <w:r>
        <w:t>Summary</w:t>
      </w:r>
    </w:p>
    <w:p w:rsidR="009C0C20" w:rsidRDefault="009C0C20" w:rsidP="003C3B4F">
      <w:pPr>
        <w:pStyle w:val="ListParagraph"/>
        <w:keepNext/>
        <w:keepLines/>
        <w:numPr>
          <w:ilvl w:val="0"/>
          <w:numId w:val="11"/>
        </w:numPr>
        <w:spacing w:after="0" w:line="240" w:lineRule="auto"/>
      </w:pPr>
      <w:r>
        <w:t>Event</w:t>
      </w:r>
    </w:p>
    <w:p w:rsidR="009C0C20" w:rsidRDefault="009C0C20" w:rsidP="003C3B4F">
      <w:pPr>
        <w:keepNext/>
        <w:keepLines/>
        <w:spacing w:after="0" w:line="240" w:lineRule="auto"/>
      </w:pPr>
    </w:p>
    <w:p w:rsidR="00812105" w:rsidRDefault="002C6ED4" w:rsidP="003C3B4F">
      <w:pPr>
        <w:pStyle w:val="Heading2"/>
      </w:pPr>
      <w:bookmarkStart w:id="59" w:name="_Toc436620889"/>
      <w:bookmarkStart w:id="60" w:name="_Toc436620890"/>
      <w:bookmarkEnd w:id="59"/>
      <w:r>
        <w:t>Data Access Layer Overview</w:t>
      </w:r>
      <w:bookmarkEnd w:id="60"/>
    </w:p>
    <w:p w:rsidR="00812105" w:rsidRDefault="00881C36" w:rsidP="003C3B4F">
      <w:pPr>
        <w:pStyle w:val="Heading3"/>
        <w:keepNext/>
        <w:keepLines/>
      </w:pPr>
      <w:bookmarkStart w:id="61" w:name="_Toc436620891"/>
      <w:r>
        <w:t>SQL Client</w:t>
      </w:r>
      <w:bookmarkEnd w:id="61"/>
    </w:p>
    <w:p w:rsidR="00881C36" w:rsidRDefault="00881C36" w:rsidP="003C3B4F">
      <w:pPr>
        <w:pStyle w:val="Heading4"/>
        <w:keepNext/>
        <w:keepLines/>
      </w:pPr>
      <w:proofErr w:type="spellStart"/>
      <w:r>
        <w:t>SQLRespository</w:t>
      </w:r>
      <w:proofErr w:type="spellEnd"/>
    </w:p>
    <w:p w:rsidR="00881C36" w:rsidRDefault="00881C36" w:rsidP="003C3B4F">
      <w:pPr>
        <w:keepNext/>
        <w:keepLines/>
      </w:pPr>
      <w:r>
        <w:t xml:space="preserve">This class is a </w:t>
      </w:r>
      <w:r w:rsidR="00A74B6E">
        <w:t>repository</w:t>
      </w:r>
      <w:r>
        <w:t xml:space="preserve"> client that contains all of the functions </w:t>
      </w:r>
      <w:r w:rsidR="00A74B6E">
        <w:t xml:space="preserve">needed to interface with the system’s SQL database.  This class will implement the </w:t>
      </w:r>
      <w:proofErr w:type="spellStart"/>
      <w:r w:rsidR="00A74B6E" w:rsidRPr="003C3B4F">
        <w:rPr>
          <w:b/>
        </w:rPr>
        <w:t>IDisposable</w:t>
      </w:r>
      <w:proofErr w:type="spellEnd"/>
      <w:r w:rsidR="00A74B6E">
        <w:t xml:space="preserve"> interface.</w:t>
      </w:r>
    </w:p>
    <w:p w:rsidR="00A74B6E" w:rsidRDefault="00A74B6E" w:rsidP="003C3B4F">
      <w:pPr>
        <w:keepNext/>
        <w:keepLines/>
        <w:spacing w:after="0" w:line="360" w:lineRule="auto"/>
      </w:pPr>
      <w:r>
        <w:rPr>
          <w:b/>
        </w:rPr>
        <w:t>&lt;&lt;Repository&gt;&gt;</w:t>
      </w:r>
    </w:p>
    <w:p w:rsidR="00A74B6E" w:rsidRDefault="00A74B6E" w:rsidP="003C3B4F">
      <w:pPr>
        <w:keepNext/>
        <w:keepLines/>
        <w:spacing w:after="0" w:line="240" w:lineRule="auto"/>
        <w:rPr>
          <w:b/>
        </w:rPr>
      </w:pPr>
      <w:r>
        <w:tab/>
      </w:r>
      <w:r>
        <w:rPr>
          <w:b/>
        </w:rPr>
        <w:t>Attributes:</w:t>
      </w:r>
    </w:p>
    <w:p w:rsidR="00A74B6E" w:rsidRPr="003C3B4F" w:rsidRDefault="00A74B6E" w:rsidP="003C3B4F">
      <w:pPr>
        <w:pStyle w:val="ListParagraph"/>
        <w:keepNext/>
        <w:keepLines/>
        <w:numPr>
          <w:ilvl w:val="0"/>
          <w:numId w:val="16"/>
        </w:numPr>
        <w:spacing w:after="0" w:line="240" w:lineRule="auto"/>
        <w:ind w:left="1800"/>
        <w:rPr>
          <w:b/>
        </w:rPr>
      </w:pPr>
      <w:r>
        <w:rPr>
          <w:b/>
        </w:rPr>
        <w:t xml:space="preserve">Private </w:t>
      </w:r>
      <w:proofErr w:type="spellStart"/>
      <w:r>
        <w:rPr>
          <w:b/>
        </w:rPr>
        <w:t>DBContext</w:t>
      </w:r>
      <w:proofErr w:type="spellEnd"/>
      <w:r>
        <w:rPr>
          <w:b/>
        </w:rPr>
        <w:t xml:space="preserve"> </w:t>
      </w:r>
      <w:r>
        <w:t>context</w:t>
      </w:r>
    </w:p>
    <w:p w:rsidR="00A74B6E" w:rsidRPr="003C3B4F" w:rsidRDefault="00A74B6E" w:rsidP="003C3B4F">
      <w:pPr>
        <w:pStyle w:val="ListParagraph"/>
        <w:keepNext/>
        <w:keepLines/>
        <w:numPr>
          <w:ilvl w:val="1"/>
          <w:numId w:val="16"/>
        </w:numPr>
        <w:spacing w:after="0" w:line="240" w:lineRule="auto"/>
        <w:ind w:left="1800" w:firstLine="0"/>
        <w:rPr>
          <w:b/>
        </w:rPr>
      </w:pPr>
      <w:r>
        <w:t>Entity Framework database context used to connect to the SQL database.</w:t>
      </w:r>
    </w:p>
    <w:p w:rsidR="00A74B6E" w:rsidRPr="003C3B4F" w:rsidRDefault="00A74B6E" w:rsidP="003C3B4F">
      <w:pPr>
        <w:pStyle w:val="ListParagraph"/>
        <w:keepNext/>
        <w:keepLines/>
        <w:spacing w:after="0" w:line="240" w:lineRule="auto"/>
        <w:ind w:left="1800"/>
        <w:rPr>
          <w:b/>
        </w:rPr>
      </w:pPr>
    </w:p>
    <w:p w:rsidR="00A74B6E" w:rsidRPr="00400F4A" w:rsidRDefault="00A74B6E" w:rsidP="003C3B4F">
      <w:pPr>
        <w:pStyle w:val="ListParagraph"/>
        <w:keepNext/>
        <w:keepLines/>
        <w:numPr>
          <w:ilvl w:val="0"/>
          <w:numId w:val="16"/>
        </w:numPr>
        <w:spacing w:after="0" w:line="240" w:lineRule="auto"/>
        <w:ind w:left="1800"/>
        <w:rPr>
          <w:b/>
        </w:rPr>
      </w:pPr>
      <w:r>
        <w:rPr>
          <w:b/>
        </w:rPr>
        <w:t xml:space="preserve">Private </w:t>
      </w:r>
      <w:r>
        <w:rPr>
          <w:b/>
        </w:rPr>
        <w:t>bool</w:t>
      </w:r>
      <w:r>
        <w:rPr>
          <w:b/>
        </w:rPr>
        <w:t xml:space="preserve"> </w:t>
      </w:r>
      <w:r>
        <w:t>disposed</w:t>
      </w:r>
    </w:p>
    <w:p w:rsidR="00A74B6E" w:rsidRPr="003C3B4F" w:rsidRDefault="00A74B6E" w:rsidP="003C3B4F">
      <w:pPr>
        <w:pStyle w:val="ListParagraph"/>
        <w:keepNext/>
        <w:keepLines/>
        <w:numPr>
          <w:ilvl w:val="1"/>
          <w:numId w:val="16"/>
        </w:numPr>
        <w:spacing w:after="0" w:line="240" w:lineRule="auto"/>
        <w:ind w:left="1800" w:firstLine="0"/>
        <w:rPr>
          <w:b/>
        </w:rPr>
      </w:pPr>
      <w:r>
        <w:t>Default value is false.</w:t>
      </w:r>
    </w:p>
    <w:p w:rsidR="00A74B6E" w:rsidRPr="003C3B4F" w:rsidRDefault="00A74B6E" w:rsidP="003C3B4F">
      <w:pPr>
        <w:pStyle w:val="ListParagraph"/>
        <w:keepNext/>
        <w:keepLines/>
        <w:numPr>
          <w:ilvl w:val="1"/>
          <w:numId w:val="16"/>
        </w:numPr>
        <w:spacing w:after="0" w:line="240" w:lineRule="auto"/>
        <w:ind w:left="2160"/>
        <w:rPr>
          <w:b/>
        </w:rPr>
      </w:pPr>
      <w:r>
        <w:t xml:space="preserve">Used to signal application garbage collector whether the </w:t>
      </w:r>
      <w:proofErr w:type="spellStart"/>
      <w:r>
        <w:t>db</w:t>
      </w:r>
      <w:proofErr w:type="spellEnd"/>
      <w:r>
        <w:t xml:space="preserve"> context needs to be disposed or already has been.</w:t>
      </w:r>
    </w:p>
    <w:p w:rsidR="007B78DE" w:rsidRPr="003C3B4F" w:rsidRDefault="007B78DE" w:rsidP="003C3B4F">
      <w:pPr>
        <w:pStyle w:val="ListParagraph"/>
        <w:keepNext/>
        <w:keepLines/>
        <w:spacing w:after="0" w:line="240" w:lineRule="auto"/>
        <w:ind w:left="2160"/>
        <w:rPr>
          <w:b/>
        </w:rPr>
      </w:pPr>
    </w:p>
    <w:p w:rsidR="00A74B6E" w:rsidRPr="00D6053C" w:rsidRDefault="00A74B6E" w:rsidP="003C3B4F">
      <w:pPr>
        <w:keepNext/>
        <w:keepLines/>
        <w:spacing w:after="0" w:line="240" w:lineRule="auto"/>
        <w:ind w:firstLine="720"/>
        <w:rPr>
          <w:b/>
        </w:rPr>
      </w:pPr>
      <w:r w:rsidRPr="00D6053C">
        <w:rPr>
          <w:b/>
        </w:rPr>
        <w:t>Operations:</w:t>
      </w:r>
    </w:p>
    <w:p w:rsidR="00A74B6E" w:rsidRDefault="007B78DE" w:rsidP="003C3B4F">
      <w:pPr>
        <w:pStyle w:val="ListParagraph"/>
        <w:keepNext/>
        <w:keepLines/>
        <w:numPr>
          <w:ilvl w:val="0"/>
          <w:numId w:val="7"/>
        </w:numPr>
        <w:spacing w:after="0" w:line="240" w:lineRule="auto"/>
      </w:pPr>
      <w:r w:rsidRPr="003C3B4F">
        <w:rPr>
          <w:b/>
        </w:rPr>
        <w:t>Public</w:t>
      </w:r>
      <w:r>
        <w:t xml:space="preserve"> </w:t>
      </w:r>
      <w:r w:rsidRPr="003C3B4F">
        <w:rPr>
          <w:b/>
        </w:rPr>
        <w:t>Patient</w:t>
      </w:r>
      <w:r>
        <w:t xml:space="preserve"> </w:t>
      </w:r>
      <w:proofErr w:type="spellStart"/>
      <w:r>
        <w:t>GetPatientById</w:t>
      </w:r>
      <w:proofErr w:type="spellEnd"/>
      <w:r>
        <w:t>(string id)</w:t>
      </w:r>
    </w:p>
    <w:p w:rsidR="007B78DE" w:rsidRDefault="007B78DE" w:rsidP="003C3B4F">
      <w:pPr>
        <w:pStyle w:val="ListParagraph"/>
        <w:keepNext/>
        <w:keepLines/>
        <w:numPr>
          <w:ilvl w:val="1"/>
          <w:numId w:val="7"/>
        </w:numPr>
        <w:spacing w:after="0" w:line="240" w:lineRule="auto"/>
        <w:ind w:left="2160"/>
      </w:pPr>
      <w:r>
        <w:t>This function is used to get a patient from the database using the patient Id.</w:t>
      </w:r>
    </w:p>
    <w:p w:rsidR="00B84AA1" w:rsidRDefault="00B84AA1" w:rsidP="003C3B4F">
      <w:pPr>
        <w:pStyle w:val="ListParagraph"/>
        <w:keepNext/>
        <w:keepLines/>
        <w:spacing w:after="0" w:line="240" w:lineRule="auto"/>
        <w:ind w:left="2160"/>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Collection&lt;</w:t>
      </w:r>
      <w:r w:rsidRPr="00400F4A">
        <w:rPr>
          <w:b/>
        </w:rPr>
        <w:t>Patient</w:t>
      </w:r>
      <w:r>
        <w:rPr>
          <w:b/>
        </w:rPr>
        <w:t>&gt;</w:t>
      </w:r>
      <w:r>
        <w:t xml:space="preserve"> </w:t>
      </w:r>
      <w:proofErr w:type="spellStart"/>
      <w:r>
        <w:t>GetPatientsByPhysician</w:t>
      </w:r>
      <w:proofErr w:type="spellEnd"/>
      <w:r>
        <w:t>(</w:t>
      </w:r>
      <w:proofErr w:type="spellStart"/>
      <w:r w:rsidR="00BC4A9F">
        <w:t>int</w:t>
      </w:r>
      <w:proofErr w:type="spellEnd"/>
      <w:r>
        <w:t xml:space="preserve"> </w:t>
      </w:r>
      <w:proofErr w:type="spellStart"/>
      <w:r>
        <w:t>physicianI</w:t>
      </w:r>
      <w:r>
        <w:t>d</w:t>
      </w:r>
      <w:proofErr w:type="spellEnd"/>
      <w:r>
        <w:t>)</w:t>
      </w:r>
    </w:p>
    <w:p w:rsidR="00B84AA1" w:rsidRDefault="00B84AA1" w:rsidP="00B84AA1">
      <w:pPr>
        <w:pStyle w:val="ListParagraph"/>
        <w:keepNext/>
        <w:keepLines/>
        <w:numPr>
          <w:ilvl w:val="1"/>
          <w:numId w:val="7"/>
        </w:numPr>
        <w:spacing w:after="0" w:line="240" w:lineRule="auto"/>
        <w:ind w:left="2160"/>
      </w:pPr>
      <w:r>
        <w:lastRenderedPageBreak/>
        <w:t>This function is used to get a</w:t>
      </w:r>
      <w:r>
        <w:t xml:space="preserve"> collection of</w:t>
      </w:r>
      <w:r>
        <w:t xml:space="preserve"> patient</w:t>
      </w:r>
      <w:r>
        <w:t>s belonging to a physician using the physician’s id.</w:t>
      </w:r>
    </w:p>
    <w:p w:rsidR="00B84AA1" w:rsidRPr="003C3B4F" w:rsidRDefault="00B84AA1" w:rsidP="003C3B4F">
      <w:pPr>
        <w:keepNext/>
        <w:keepLines/>
        <w:spacing w:after="0" w:line="240" w:lineRule="auto"/>
        <w:rPr>
          <w:b/>
        </w:rPr>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Collection&lt;</w:t>
      </w:r>
      <w:r w:rsidRPr="00400F4A">
        <w:rPr>
          <w:b/>
        </w:rPr>
        <w:t>Patient</w:t>
      </w:r>
      <w:r>
        <w:rPr>
          <w:b/>
        </w:rPr>
        <w:t>&gt;</w:t>
      </w:r>
      <w:r>
        <w:t xml:space="preserve"> </w:t>
      </w:r>
      <w:proofErr w:type="spellStart"/>
      <w:r>
        <w:t>GetPatients</w:t>
      </w:r>
      <w:proofErr w:type="spellEnd"/>
      <w:r>
        <w:t>()</w:t>
      </w:r>
    </w:p>
    <w:p w:rsidR="00B84AA1" w:rsidRDefault="00B84AA1" w:rsidP="00B84AA1">
      <w:pPr>
        <w:pStyle w:val="ListParagraph"/>
        <w:keepNext/>
        <w:keepLines/>
        <w:numPr>
          <w:ilvl w:val="1"/>
          <w:numId w:val="7"/>
        </w:numPr>
        <w:spacing w:after="0" w:line="240" w:lineRule="auto"/>
        <w:ind w:left="2160"/>
      </w:pPr>
      <w:r>
        <w:t>This function is used to get a</w:t>
      </w:r>
      <w:r>
        <w:t>ll the patients in the system.</w:t>
      </w:r>
    </w:p>
    <w:p w:rsidR="00B84AA1" w:rsidRDefault="00B84AA1" w:rsidP="003C3B4F">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w:t>
      </w:r>
      <w:r>
        <w:t>Patient</w:t>
      </w:r>
      <w:proofErr w:type="spellEnd"/>
      <w:r>
        <w:t>(</w:t>
      </w:r>
      <w:r>
        <w:t>Patient</w:t>
      </w:r>
      <w:r>
        <w:t xml:space="preserve"> p</w:t>
      </w:r>
      <w:r>
        <w:t>atient</w:t>
      </w:r>
      <w:r>
        <w:t>)</w:t>
      </w:r>
    </w:p>
    <w:p w:rsidR="00B84AA1" w:rsidRDefault="00B84AA1" w:rsidP="00B84AA1">
      <w:pPr>
        <w:pStyle w:val="ListParagraph"/>
        <w:keepNext/>
        <w:keepLines/>
        <w:numPr>
          <w:ilvl w:val="1"/>
          <w:numId w:val="7"/>
        </w:numPr>
        <w:spacing w:after="0" w:line="240" w:lineRule="auto"/>
        <w:ind w:left="2160"/>
      </w:pPr>
      <w:r>
        <w:t>This function is used to add a patient to the database.</w:t>
      </w:r>
    </w:p>
    <w:p w:rsidR="00B84AA1" w:rsidRDefault="00B84AA1" w:rsidP="003C3B4F">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w:t>
      </w:r>
      <w:r>
        <w:t>Patient</w:t>
      </w:r>
      <w:proofErr w:type="spellEnd"/>
      <w:r>
        <w:t>(Patient patient)</w:t>
      </w:r>
    </w:p>
    <w:p w:rsidR="00B84AA1" w:rsidRDefault="00B84AA1" w:rsidP="00B84AA1">
      <w:pPr>
        <w:pStyle w:val="ListParagraph"/>
        <w:keepNext/>
        <w:keepLines/>
        <w:numPr>
          <w:ilvl w:val="1"/>
          <w:numId w:val="7"/>
        </w:numPr>
        <w:spacing w:after="0" w:line="240" w:lineRule="auto"/>
        <w:ind w:left="2160"/>
      </w:pPr>
      <w:r>
        <w:t xml:space="preserve">This function is used to </w:t>
      </w:r>
      <w:r>
        <w:t>update</w:t>
      </w:r>
      <w:r>
        <w:t xml:space="preserve"> a patient </w:t>
      </w:r>
      <w:r>
        <w:t>record in</w:t>
      </w:r>
      <w:r>
        <w:t xml:space="preserve"> the database.</w:t>
      </w:r>
    </w:p>
    <w:p w:rsidR="00B84AA1" w:rsidRDefault="00B84AA1" w:rsidP="003C3B4F">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t>Patient</w:t>
      </w:r>
      <w:proofErr w:type="spellEnd"/>
      <w:r>
        <w:t>(</w:t>
      </w:r>
      <w:r>
        <w:t>string</w:t>
      </w:r>
      <w:r>
        <w:t xml:space="preserve"> </w:t>
      </w:r>
      <w:proofErr w:type="spellStart"/>
      <w:r>
        <w:t>patient</w:t>
      </w:r>
      <w:r>
        <w:t>Id</w:t>
      </w:r>
      <w:proofErr w:type="spellEnd"/>
      <w:r>
        <w:t>)</w:t>
      </w:r>
    </w:p>
    <w:p w:rsidR="00B84AA1" w:rsidRDefault="00B84AA1" w:rsidP="00B84AA1">
      <w:pPr>
        <w:pStyle w:val="ListParagraph"/>
        <w:keepNext/>
        <w:keepLines/>
        <w:numPr>
          <w:ilvl w:val="1"/>
          <w:numId w:val="7"/>
        </w:numPr>
        <w:spacing w:after="0" w:line="240" w:lineRule="auto"/>
        <w:ind w:left="2160"/>
      </w:pPr>
      <w:r>
        <w:t xml:space="preserve">This function is used to </w:t>
      </w:r>
      <w:r>
        <w:t>delete</w:t>
      </w:r>
      <w:r>
        <w:t xml:space="preserve"> a patient </w:t>
      </w:r>
      <w:r>
        <w:t>from</w:t>
      </w:r>
      <w:r>
        <w:t xml:space="preserve"> the database.</w:t>
      </w:r>
    </w:p>
    <w:p w:rsidR="00B84AA1" w:rsidRDefault="00B84AA1" w:rsidP="003C3B4F">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Experiment</w:t>
      </w:r>
      <w:r>
        <w:t xml:space="preserve"> </w:t>
      </w:r>
      <w:proofErr w:type="spellStart"/>
      <w:r>
        <w:t>GetExperiment</w:t>
      </w:r>
      <w:r>
        <w:t>ById</w:t>
      </w:r>
      <w:proofErr w:type="spellEnd"/>
      <w:r>
        <w:t>(string id)</w:t>
      </w:r>
    </w:p>
    <w:p w:rsidR="00B84AA1" w:rsidRDefault="00B84AA1" w:rsidP="00B84AA1">
      <w:pPr>
        <w:pStyle w:val="ListParagraph"/>
        <w:keepNext/>
        <w:keepLines/>
        <w:numPr>
          <w:ilvl w:val="1"/>
          <w:numId w:val="7"/>
        </w:numPr>
        <w:spacing w:after="0" w:line="240" w:lineRule="auto"/>
        <w:ind w:left="2160"/>
      </w:pPr>
      <w:r>
        <w:t>This function is used to get a</w:t>
      </w:r>
      <w:r>
        <w:t>n</w:t>
      </w:r>
      <w:r>
        <w:t xml:space="preserve"> </w:t>
      </w:r>
      <w:r>
        <w:t>experiment</w:t>
      </w:r>
      <w:r>
        <w:t xml:space="preserve"> from the database using the </w:t>
      </w:r>
      <w:r>
        <w:t>experiment</w:t>
      </w:r>
      <w:r>
        <w:t xml:space="preserve"> Id.</w:t>
      </w:r>
    </w:p>
    <w:p w:rsidR="00B84AA1" w:rsidRDefault="00B84AA1" w:rsidP="00B84AA1">
      <w:pPr>
        <w:pStyle w:val="ListParagraph"/>
        <w:keepNext/>
        <w:keepLines/>
        <w:spacing w:after="0" w:line="240" w:lineRule="auto"/>
        <w:ind w:left="2160"/>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Collection&lt;</w:t>
      </w:r>
      <w:r>
        <w:rPr>
          <w:b/>
        </w:rPr>
        <w:t>Experiment</w:t>
      </w:r>
      <w:r>
        <w:rPr>
          <w:b/>
        </w:rPr>
        <w:t>&gt;</w:t>
      </w:r>
      <w:r>
        <w:t xml:space="preserve"> </w:t>
      </w:r>
      <w:proofErr w:type="spellStart"/>
      <w:r>
        <w:t>GetExperiments</w:t>
      </w:r>
      <w:r>
        <w:t>By</w:t>
      </w:r>
      <w:r>
        <w:t>Admin</w:t>
      </w:r>
      <w:proofErr w:type="spellEnd"/>
      <w:r>
        <w:t>(</w:t>
      </w:r>
      <w:proofErr w:type="spellStart"/>
      <w:r w:rsidR="00BC4A9F">
        <w:t>int</w:t>
      </w:r>
      <w:proofErr w:type="spellEnd"/>
      <w:r>
        <w:t xml:space="preserve"> </w:t>
      </w:r>
      <w:proofErr w:type="spellStart"/>
      <w:r>
        <w:t>experimentAdmin</w:t>
      </w:r>
      <w:r>
        <w:t>Id</w:t>
      </w:r>
      <w:proofErr w:type="spellEnd"/>
      <w:r>
        <w:t>)</w:t>
      </w:r>
    </w:p>
    <w:p w:rsidR="00B84AA1" w:rsidRDefault="00B84AA1" w:rsidP="00B84AA1">
      <w:pPr>
        <w:pStyle w:val="ListParagraph"/>
        <w:keepNext/>
        <w:keepLines/>
        <w:numPr>
          <w:ilvl w:val="1"/>
          <w:numId w:val="7"/>
        </w:numPr>
        <w:spacing w:after="0" w:line="240" w:lineRule="auto"/>
        <w:ind w:left="2160"/>
      </w:pPr>
      <w:r>
        <w:t xml:space="preserve">This function is used to get a collection of </w:t>
      </w:r>
      <w:r>
        <w:t>experiments</w:t>
      </w:r>
      <w:r>
        <w:t xml:space="preserve"> belonging to a</w:t>
      </w:r>
      <w:r w:rsidR="00BA3A47">
        <w:t>n</w:t>
      </w:r>
      <w:r>
        <w:t xml:space="preserve"> </w:t>
      </w:r>
      <w:r w:rsidR="00BA3A47">
        <w:t>experiment administrator</w:t>
      </w:r>
      <w:r>
        <w:t xml:space="preserve"> using the </w:t>
      </w:r>
      <w:r w:rsidR="00BA3A47">
        <w:t>experiment administrator</w:t>
      </w:r>
      <w:r w:rsidR="00BA3A47">
        <w:t xml:space="preserve">’s </w:t>
      </w:r>
      <w:r>
        <w:t>id.</w:t>
      </w:r>
    </w:p>
    <w:p w:rsidR="00B84AA1" w:rsidRPr="00400F4A" w:rsidRDefault="00B84AA1" w:rsidP="00B84AA1">
      <w:pPr>
        <w:keepNext/>
        <w:keepLines/>
        <w:spacing w:after="0" w:line="240" w:lineRule="auto"/>
        <w:rPr>
          <w:b/>
        </w:rPr>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Collection&lt;Experiment&gt;</w:t>
      </w:r>
      <w:r>
        <w:t xml:space="preserve"> </w:t>
      </w:r>
      <w:proofErr w:type="spellStart"/>
      <w:r w:rsidR="00BA3A47">
        <w:t>GetExperiments</w:t>
      </w:r>
      <w:proofErr w:type="spellEnd"/>
      <w:r>
        <w:t>()</w:t>
      </w:r>
    </w:p>
    <w:p w:rsidR="00B84AA1" w:rsidRDefault="00B84AA1" w:rsidP="00B84AA1">
      <w:pPr>
        <w:pStyle w:val="ListParagraph"/>
        <w:keepNext/>
        <w:keepLines/>
        <w:numPr>
          <w:ilvl w:val="1"/>
          <w:numId w:val="7"/>
        </w:numPr>
        <w:spacing w:after="0" w:line="240" w:lineRule="auto"/>
        <w:ind w:left="2160"/>
      </w:pPr>
      <w:r>
        <w:t xml:space="preserve">This function is used to get all the </w:t>
      </w:r>
      <w:r w:rsidR="00BA3A47">
        <w:t>experiments</w:t>
      </w:r>
      <w:r>
        <w:t xml:space="preserve"> in the system.</w:t>
      </w:r>
    </w:p>
    <w:p w:rsidR="00B84AA1" w:rsidRDefault="00B84AA1" w:rsidP="003C3B4F">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w:t>
      </w:r>
      <w:r>
        <w:t>Experiment</w:t>
      </w:r>
      <w:proofErr w:type="spellEnd"/>
      <w:r>
        <w:t>(</w:t>
      </w:r>
      <w:r>
        <w:t>Experiment</w:t>
      </w:r>
      <w:r>
        <w:t xml:space="preserve"> </w:t>
      </w:r>
      <w:r>
        <w:t>experiment</w:t>
      </w:r>
      <w:r>
        <w:t>)</w:t>
      </w:r>
    </w:p>
    <w:p w:rsidR="00B84AA1" w:rsidRDefault="00B84AA1" w:rsidP="00B84AA1">
      <w:pPr>
        <w:pStyle w:val="ListParagraph"/>
        <w:keepNext/>
        <w:keepLines/>
        <w:numPr>
          <w:ilvl w:val="1"/>
          <w:numId w:val="7"/>
        </w:numPr>
        <w:spacing w:after="0" w:line="240" w:lineRule="auto"/>
        <w:ind w:left="2160"/>
      </w:pPr>
      <w:r>
        <w:t>This function is used to add a</w:t>
      </w:r>
      <w:r>
        <w:t>n</w:t>
      </w:r>
      <w:r>
        <w:t xml:space="preserve"> </w:t>
      </w:r>
      <w:r>
        <w:t>experiment</w:t>
      </w:r>
      <w:r>
        <w:t xml:space="preserve"> to the database.</w:t>
      </w:r>
    </w:p>
    <w:p w:rsidR="00B84AA1" w:rsidRDefault="00B84AA1" w:rsidP="00B84AA1">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w:t>
      </w:r>
      <w:r>
        <w:t>Experiment</w:t>
      </w:r>
      <w:proofErr w:type="spellEnd"/>
      <w:r>
        <w:t>(Experiment experiment)</w:t>
      </w:r>
    </w:p>
    <w:p w:rsidR="00B84AA1" w:rsidRDefault="00B84AA1" w:rsidP="00B84AA1">
      <w:pPr>
        <w:pStyle w:val="ListParagraph"/>
        <w:keepNext/>
        <w:keepLines/>
        <w:numPr>
          <w:ilvl w:val="1"/>
          <w:numId w:val="7"/>
        </w:numPr>
        <w:spacing w:after="0" w:line="240" w:lineRule="auto"/>
        <w:ind w:left="2160"/>
      </w:pPr>
      <w:r>
        <w:t>This function is used to update</w:t>
      </w:r>
      <w:r>
        <w:t xml:space="preserve"> an experiment record</w:t>
      </w:r>
      <w:r>
        <w:t xml:space="preserve"> in the database.</w:t>
      </w:r>
    </w:p>
    <w:p w:rsidR="00B84AA1" w:rsidRDefault="00B84AA1" w:rsidP="00B84AA1">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t>Experiment</w:t>
      </w:r>
      <w:proofErr w:type="spellEnd"/>
      <w:r>
        <w:t>(</w:t>
      </w:r>
      <w:proofErr w:type="spellStart"/>
      <w:r w:rsidR="00BC4A9F">
        <w:t>int</w:t>
      </w:r>
      <w:proofErr w:type="spellEnd"/>
      <w:r>
        <w:t xml:space="preserve"> </w:t>
      </w:r>
      <w:proofErr w:type="spellStart"/>
      <w:r>
        <w:t>experiment</w:t>
      </w:r>
      <w:r>
        <w:t>Id</w:t>
      </w:r>
      <w:proofErr w:type="spellEnd"/>
      <w:r>
        <w:t>)</w:t>
      </w:r>
    </w:p>
    <w:p w:rsidR="00B84AA1" w:rsidRDefault="00B84AA1" w:rsidP="00B84AA1">
      <w:pPr>
        <w:pStyle w:val="ListParagraph"/>
        <w:keepNext/>
        <w:keepLines/>
        <w:numPr>
          <w:ilvl w:val="1"/>
          <w:numId w:val="7"/>
        </w:numPr>
        <w:spacing w:after="0" w:line="240" w:lineRule="auto"/>
        <w:ind w:left="2160"/>
      </w:pPr>
      <w:r>
        <w:t>This function is used to delete</w:t>
      </w:r>
      <w:r>
        <w:t xml:space="preserve"> an experiment</w:t>
      </w:r>
      <w:r>
        <w:t xml:space="preserve"> from the database.</w:t>
      </w:r>
    </w:p>
    <w:p w:rsidR="00BA3A47" w:rsidRDefault="00BA3A47" w:rsidP="003C3B4F">
      <w:pPr>
        <w:keepNext/>
        <w:keepLines/>
        <w:spacing w:after="0" w:line="240" w:lineRule="auto"/>
      </w:pPr>
    </w:p>
    <w:p w:rsidR="00BA3A47" w:rsidRDefault="00BA3A47" w:rsidP="00BA3A47">
      <w:pPr>
        <w:pStyle w:val="ListParagraph"/>
        <w:keepNext/>
        <w:keepLines/>
        <w:numPr>
          <w:ilvl w:val="0"/>
          <w:numId w:val="7"/>
        </w:numPr>
        <w:spacing w:after="0" w:line="240" w:lineRule="auto"/>
      </w:pPr>
      <w:r w:rsidRPr="00400F4A">
        <w:rPr>
          <w:b/>
        </w:rPr>
        <w:t>Public</w:t>
      </w:r>
      <w:r>
        <w:t xml:space="preserve"> </w:t>
      </w:r>
      <w:r w:rsidR="003F5D6E">
        <w:rPr>
          <w:b/>
        </w:rPr>
        <w:t>Physician</w:t>
      </w:r>
      <w:r>
        <w:t xml:space="preserve"> </w:t>
      </w:r>
      <w:proofErr w:type="spellStart"/>
      <w:r>
        <w:t>Get</w:t>
      </w:r>
      <w:r w:rsidR="003F5D6E">
        <w:t>Physician</w:t>
      </w:r>
      <w:r>
        <w:t>ById</w:t>
      </w:r>
      <w:proofErr w:type="spellEnd"/>
      <w:r>
        <w:t>(</w:t>
      </w:r>
      <w:proofErr w:type="spellStart"/>
      <w:r w:rsidR="00BC4A9F">
        <w:t>int</w:t>
      </w:r>
      <w:proofErr w:type="spellEnd"/>
      <w:r>
        <w:t xml:space="preserve"> id)</w:t>
      </w:r>
    </w:p>
    <w:p w:rsidR="00BA3A47" w:rsidRDefault="00BA3A47" w:rsidP="00BA3A47">
      <w:pPr>
        <w:pStyle w:val="ListParagraph"/>
        <w:keepNext/>
        <w:keepLines/>
        <w:numPr>
          <w:ilvl w:val="1"/>
          <w:numId w:val="7"/>
        </w:numPr>
        <w:spacing w:after="0" w:line="240" w:lineRule="auto"/>
        <w:ind w:left="2160"/>
      </w:pPr>
      <w:r>
        <w:t>This function is used to get a</w:t>
      </w:r>
      <w:r w:rsidR="003F5D6E">
        <w:t xml:space="preserve"> physician</w:t>
      </w:r>
      <w:r>
        <w:t xml:space="preserve"> from the database using the </w:t>
      </w:r>
      <w:r w:rsidR="003F5D6E">
        <w:t>physician</w:t>
      </w:r>
      <w:r>
        <w:t xml:space="preserve"> Id.</w:t>
      </w:r>
    </w:p>
    <w:p w:rsidR="00BA3A47" w:rsidRDefault="00BA3A47" w:rsidP="00BA3A47">
      <w:pPr>
        <w:pStyle w:val="ListParagraph"/>
        <w:keepNext/>
        <w:keepLines/>
        <w:spacing w:after="0" w:line="240" w:lineRule="auto"/>
        <w:ind w:left="2160"/>
      </w:pPr>
    </w:p>
    <w:p w:rsidR="00BA3A47" w:rsidRDefault="00BA3A47" w:rsidP="00BA3A47">
      <w:pPr>
        <w:pStyle w:val="ListParagraph"/>
        <w:keepNext/>
        <w:keepLines/>
        <w:numPr>
          <w:ilvl w:val="0"/>
          <w:numId w:val="7"/>
        </w:numPr>
        <w:spacing w:after="0" w:line="240" w:lineRule="auto"/>
      </w:pPr>
      <w:r w:rsidRPr="00400F4A">
        <w:rPr>
          <w:b/>
        </w:rPr>
        <w:t>Public</w:t>
      </w:r>
      <w:r>
        <w:t xml:space="preserve"> </w:t>
      </w:r>
      <w:r>
        <w:rPr>
          <w:b/>
        </w:rPr>
        <w:t>Collection&lt;</w:t>
      </w:r>
      <w:r w:rsidR="003F5D6E">
        <w:rPr>
          <w:b/>
        </w:rPr>
        <w:t>Physician</w:t>
      </w:r>
      <w:r>
        <w:rPr>
          <w:b/>
        </w:rPr>
        <w:t>&gt;</w:t>
      </w:r>
      <w:r>
        <w:t xml:space="preserve"> </w:t>
      </w:r>
      <w:proofErr w:type="spellStart"/>
      <w:r>
        <w:t>Get</w:t>
      </w:r>
      <w:r w:rsidR="003F5D6E">
        <w:t>Physicians</w:t>
      </w:r>
      <w:proofErr w:type="spellEnd"/>
      <w:r>
        <w:t>()</w:t>
      </w:r>
    </w:p>
    <w:p w:rsidR="00BA3A47" w:rsidRDefault="00BA3A47" w:rsidP="00BA3A47">
      <w:pPr>
        <w:pStyle w:val="ListParagraph"/>
        <w:keepNext/>
        <w:keepLines/>
        <w:numPr>
          <w:ilvl w:val="1"/>
          <w:numId w:val="7"/>
        </w:numPr>
        <w:spacing w:after="0" w:line="240" w:lineRule="auto"/>
        <w:ind w:left="2160"/>
      </w:pPr>
      <w:r>
        <w:t xml:space="preserve">This function is used to get all the </w:t>
      </w:r>
      <w:r w:rsidR="003F5D6E">
        <w:t>physicians</w:t>
      </w:r>
      <w:r>
        <w:t xml:space="preserve"> in the system.</w:t>
      </w:r>
    </w:p>
    <w:p w:rsidR="00BA3A47" w:rsidRDefault="00BA3A47" w:rsidP="00BA3A47">
      <w:pPr>
        <w:keepNext/>
        <w:keepLines/>
        <w:spacing w:after="0" w:line="240" w:lineRule="auto"/>
      </w:pPr>
    </w:p>
    <w:p w:rsidR="00BA3A47" w:rsidRDefault="00BA3A47" w:rsidP="00BA3A47">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w:t>
      </w:r>
      <w:r w:rsidR="003F5D6E">
        <w:t>Physician</w:t>
      </w:r>
      <w:proofErr w:type="spellEnd"/>
      <w:r>
        <w:t>(</w:t>
      </w:r>
      <w:r w:rsidR="003F5D6E">
        <w:t>Physician</w:t>
      </w:r>
      <w:r>
        <w:t xml:space="preserve"> </w:t>
      </w:r>
      <w:r w:rsidR="003F5D6E">
        <w:t>physician</w:t>
      </w:r>
      <w:r>
        <w:t>)</w:t>
      </w:r>
    </w:p>
    <w:p w:rsidR="00BA3A47" w:rsidRDefault="00BA3A47" w:rsidP="00BA3A47">
      <w:pPr>
        <w:pStyle w:val="ListParagraph"/>
        <w:keepNext/>
        <w:keepLines/>
        <w:numPr>
          <w:ilvl w:val="1"/>
          <w:numId w:val="7"/>
        </w:numPr>
        <w:spacing w:after="0" w:line="240" w:lineRule="auto"/>
        <w:ind w:left="2160"/>
      </w:pPr>
      <w:r>
        <w:t>This function is used to add a</w:t>
      </w:r>
      <w:r w:rsidR="003F5D6E">
        <w:t xml:space="preserve"> physician </w:t>
      </w:r>
      <w:r>
        <w:t>to the database.</w:t>
      </w:r>
    </w:p>
    <w:p w:rsidR="00BA3A47" w:rsidRDefault="00BA3A47" w:rsidP="00BA3A47">
      <w:pPr>
        <w:keepNext/>
        <w:keepLines/>
        <w:spacing w:after="0" w:line="240" w:lineRule="auto"/>
      </w:pPr>
    </w:p>
    <w:p w:rsidR="00BA3A47" w:rsidRDefault="00BA3A47" w:rsidP="00BA3A47">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w:t>
      </w:r>
      <w:r w:rsidR="003F5D6E">
        <w:t>Physician</w:t>
      </w:r>
      <w:proofErr w:type="spellEnd"/>
      <w:r>
        <w:t>(</w:t>
      </w:r>
      <w:r w:rsidR="003F5D6E">
        <w:t>Physician physician</w:t>
      </w:r>
      <w:r>
        <w:t>)</w:t>
      </w:r>
    </w:p>
    <w:p w:rsidR="00BA3A47" w:rsidRDefault="00BA3A47" w:rsidP="00BA3A47">
      <w:pPr>
        <w:pStyle w:val="ListParagraph"/>
        <w:keepNext/>
        <w:keepLines/>
        <w:numPr>
          <w:ilvl w:val="1"/>
          <w:numId w:val="7"/>
        </w:numPr>
        <w:spacing w:after="0" w:line="240" w:lineRule="auto"/>
        <w:ind w:left="2160"/>
      </w:pPr>
      <w:r>
        <w:t>This function is used to update a</w:t>
      </w:r>
      <w:r w:rsidR="003F5D6E">
        <w:t xml:space="preserve"> physician </w:t>
      </w:r>
      <w:r>
        <w:t>record in the database.</w:t>
      </w:r>
    </w:p>
    <w:p w:rsidR="00BA3A47" w:rsidRDefault="00BA3A47" w:rsidP="00BA3A47">
      <w:pPr>
        <w:keepNext/>
        <w:keepLines/>
        <w:spacing w:after="0" w:line="240" w:lineRule="auto"/>
      </w:pPr>
    </w:p>
    <w:p w:rsidR="00BA3A47" w:rsidRDefault="00BA3A47" w:rsidP="00BA3A47">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rsidR="003F5D6E">
        <w:t>Physician</w:t>
      </w:r>
      <w:proofErr w:type="spellEnd"/>
      <w:r>
        <w:t>(</w:t>
      </w:r>
      <w:proofErr w:type="spellStart"/>
      <w:r w:rsidR="00BC4A9F">
        <w:t>int</w:t>
      </w:r>
      <w:proofErr w:type="spellEnd"/>
      <w:r>
        <w:t xml:space="preserve"> </w:t>
      </w:r>
      <w:proofErr w:type="spellStart"/>
      <w:r w:rsidR="003F5D6E">
        <w:t>physician</w:t>
      </w:r>
      <w:r>
        <w:t>Id</w:t>
      </w:r>
      <w:proofErr w:type="spellEnd"/>
      <w:r>
        <w:t>)</w:t>
      </w:r>
    </w:p>
    <w:p w:rsidR="00BA3A47" w:rsidRDefault="00BA3A47" w:rsidP="00BA3A47">
      <w:pPr>
        <w:pStyle w:val="ListParagraph"/>
        <w:keepNext/>
        <w:keepLines/>
        <w:numPr>
          <w:ilvl w:val="1"/>
          <w:numId w:val="7"/>
        </w:numPr>
        <w:spacing w:after="0" w:line="240" w:lineRule="auto"/>
        <w:ind w:left="2160"/>
      </w:pPr>
      <w:r>
        <w:t>This function is used to delete</w:t>
      </w:r>
      <w:r w:rsidR="003F5D6E">
        <w:t xml:space="preserve"> a physician </w:t>
      </w:r>
      <w:r>
        <w:t>from the database.</w:t>
      </w:r>
    </w:p>
    <w:p w:rsidR="003F5D6E" w:rsidRDefault="003F5D6E" w:rsidP="003C3B4F">
      <w:pPr>
        <w:pStyle w:val="ListParagraph"/>
        <w:keepNext/>
        <w:keepLines/>
        <w:spacing w:after="0" w:line="240" w:lineRule="auto"/>
        <w:ind w:left="2160"/>
      </w:pPr>
    </w:p>
    <w:p w:rsidR="003F5D6E" w:rsidRDefault="003F5D6E" w:rsidP="003F5D6E">
      <w:pPr>
        <w:pStyle w:val="ListParagraph"/>
        <w:keepNext/>
        <w:keepLines/>
        <w:numPr>
          <w:ilvl w:val="0"/>
          <w:numId w:val="7"/>
        </w:numPr>
        <w:spacing w:after="0" w:line="240" w:lineRule="auto"/>
      </w:pPr>
      <w:r w:rsidRPr="00400F4A">
        <w:rPr>
          <w:b/>
        </w:rPr>
        <w:t>Public</w:t>
      </w:r>
      <w:r>
        <w:t xml:space="preserve"> </w:t>
      </w:r>
      <w:proofErr w:type="spellStart"/>
      <w:r>
        <w:rPr>
          <w:b/>
        </w:rPr>
        <w:t>ExperimentAdministrator</w:t>
      </w:r>
      <w:proofErr w:type="spellEnd"/>
      <w:r>
        <w:t xml:space="preserve"> </w:t>
      </w:r>
      <w:proofErr w:type="spellStart"/>
      <w:r>
        <w:t>Get</w:t>
      </w:r>
      <w:r>
        <w:t>ExperimentAdmin</w:t>
      </w:r>
      <w:r>
        <w:t>ById</w:t>
      </w:r>
      <w:proofErr w:type="spellEnd"/>
      <w:r>
        <w:t>(</w:t>
      </w:r>
      <w:proofErr w:type="spellStart"/>
      <w:r w:rsidR="00BC4A9F">
        <w:t>int</w:t>
      </w:r>
      <w:proofErr w:type="spellEnd"/>
      <w:r>
        <w:t xml:space="preserve"> id)</w:t>
      </w:r>
    </w:p>
    <w:p w:rsidR="003F5D6E" w:rsidRDefault="003F5D6E" w:rsidP="003F5D6E">
      <w:pPr>
        <w:pStyle w:val="ListParagraph"/>
        <w:keepNext/>
        <w:keepLines/>
        <w:numPr>
          <w:ilvl w:val="1"/>
          <w:numId w:val="7"/>
        </w:numPr>
        <w:spacing w:after="0" w:line="240" w:lineRule="auto"/>
        <w:ind w:left="2160"/>
      </w:pPr>
      <w:r>
        <w:t>This function is used to get a</w:t>
      </w:r>
      <w:r>
        <w:t xml:space="preserve">n experiment administrator </w:t>
      </w:r>
      <w:r>
        <w:t>from the database using the experiment administrator Id.</w:t>
      </w:r>
    </w:p>
    <w:p w:rsidR="003F5D6E" w:rsidRDefault="003F5D6E" w:rsidP="003F5D6E">
      <w:pPr>
        <w:pStyle w:val="ListParagraph"/>
        <w:keepNext/>
        <w:keepLines/>
        <w:spacing w:after="0" w:line="240" w:lineRule="auto"/>
        <w:ind w:left="2160"/>
      </w:pPr>
    </w:p>
    <w:p w:rsidR="003F5D6E" w:rsidRDefault="003F5D6E" w:rsidP="003F5D6E">
      <w:pPr>
        <w:pStyle w:val="ListParagraph"/>
        <w:keepNext/>
        <w:keepLines/>
        <w:numPr>
          <w:ilvl w:val="0"/>
          <w:numId w:val="7"/>
        </w:numPr>
        <w:spacing w:after="0" w:line="240" w:lineRule="auto"/>
      </w:pPr>
      <w:r w:rsidRPr="00400F4A">
        <w:rPr>
          <w:b/>
        </w:rPr>
        <w:t>Public</w:t>
      </w:r>
      <w:r>
        <w:t xml:space="preserve"> </w:t>
      </w:r>
      <w:r>
        <w:rPr>
          <w:b/>
        </w:rPr>
        <w:t>Collection&lt;</w:t>
      </w:r>
      <w:proofErr w:type="spellStart"/>
      <w:r>
        <w:rPr>
          <w:b/>
        </w:rPr>
        <w:t>ExperimentAdministrator</w:t>
      </w:r>
      <w:proofErr w:type="spellEnd"/>
      <w:r>
        <w:rPr>
          <w:b/>
        </w:rPr>
        <w:t>&gt;</w:t>
      </w:r>
      <w:r>
        <w:t xml:space="preserve"> </w:t>
      </w:r>
      <w:proofErr w:type="spellStart"/>
      <w:r>
        <w:t>GetExperimentAdmin</w:t>
      </w:r>
      <w:r>
        <w:t>s</w:t>
      </w:r>
      <w:proofErr w:type="spellEnd"/>
      <w:r>
        <w:t>()</w:t>
      </w:r>
    </w:p>
    <w:p w:rsidR="003F5D6E" w:rsidRDefault="003F5D6E" w:rsidP="003F5D6E">
      <w:pPr>
        <w:pStyle w:val="ListParagraph"/>
        <w:keepNext/>
        <w:keepLines/>
        <w:numPr>
          <w:ilvl w:val="1"/>
          <w:numId w:val="7"/>
        </w:numPr>
        <w:spacing w:after="0" w:line="240" w:lineRule="auto"/>
        <w:ind w:left="2160"/>
      </w:pPr>
      <w:r>
        <w:t xml:space="preserve">This function is used to get all the </w:t>
      </w:r>
      <w:r>
        <w:t xml:space="preserve">experiment administrators </w:t>
      </w:r>
      <w:r>
        <w:t>in the system.</w:t>
      </w:r>
    </w:p>
    <w:p w:rsidR="003F5D6E" w:rsidRDefault="003F5D6E" w:rsidP="003F5D6E">
      <w:pPr>
        <w:keepNext/>
        <w:keepLines/>
        <w:spacing w:after="0" w:line="240" w:lineRule="auto"/>
      </w:pPr>
    </w:p>
    <w:p w:rsidR="003F5D6E" w:rsidRDefault="003F5D6E" w:rsidP="003F5D6E">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InsertExperimentAdmin</w:t>
      </w:r>
      <w:proofErr w:type="spellEnd"/>
      <w:r>
        <w:t xml:space="preserve"> </w:t>
      </w:r>
      <w:r>
        <w:t>(</w:t>
      </w:r>
      <w:proofErr w:type="spellStart"/>
      <w:r>
        <w:t>ExperimentAdmin</w:t>
      </w:r>
      <w:proofErr w:type="spellEnd"/>
      <w:r>
        <w:t xml:space="preserve"> </w:t>
      </w:r>
      <w:proofErr w:type="spellStart"/>
      <w:r>
        <w:t>e</w:t>
      </w:r>
      <w:r>
        <w:t>xperimentAdmin</w:t>
      </w:r>
      <w:proofErr w:type="spellEnd"/>
      <w:r>
        <w:t>)</w:t>
      </w:r>
    </w:p>
    <w:p w:rsidR="003F5D6E" w:rsidRDefault="003F5D6E" w:rsidP="003F5D6E">
      <w:pPr>
        <w:pStyle w:val="ListParagraph"/>
        <w:keepNext/>
        <w:keepLines/>
        <w:numPr>
          <w:ilvl w:val="1"/>
          <w:numId w:val="7"/>
        </w:numPr>
        <w:spacing w:after="0" w:line="240" w:lineRule="auto"/>
        <w:ind w:left="2160"/>
      </w:pPr>
      <w:r>
        <w:t>This function is used to add a</w:t>
      </w:r>
      <w:r>
        <w:t>n</w:t>
      </w:r>
      <w:r>
        <w:t xml:space="preserve"> experiment administrator to the database.</w:t>
      </w:r>
    </w:p>
    <w:p w:rsidR="003F5D6E" w:rsidRDefault="003F5D6E" w:rsidP="003F5D6E">
      <w:pPr>
        <w:keepNext/>
        <w:keepLines/>
        <w:spacing w:after="0" w:line="240" w:lineRule="auto"/>
      </w:pPr>
    </w:p>
    <w:p w:rsidR="003F5D6E" w:rsidRDefault="003F5D6E" w:rsidP="003F5D6E">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UpdateExperimentAdmin</w:t>
      </w:r>
      <w:proofErr w:type="spellEnd"/>
      <w:r>
        <w:t xml:space="preserve"> </w:t>
      </w:r>
      <w:r>
        <w:t>(</w:t>
      </w:r>
      <w:proofErr w:type="spellStart"/>
      <w:r>
        <w:t>ExperimentAdmin</w:t>
      </w:r>
      <w:proofErr w:type="spellEnd"/>
      <w:r>
        <w:t xml:space="preserve"> </w:t>
      </w:r>
      <w:proofErr w:type="spellStart"/>
      <w:r>
        <w:t>e</w:t>
      </w:r>
      <w:r>
        <w:t>xperimentAdmin</w:t>
      </w:r>
      <w:proofErr w:type="spellEnd"/>
      <w:r>
        <w:t>)</w:t>
      </w:r>
    </w:p>
    <w:p w:rsidR="003F5D6E" w:rsidRDefault="003F5D6E" w:rsidP="003F5D6E">
      <w:pPr>
        <w:pStyle w:val="ListParagraph"/>
        <w:keepNext/>
        <w:keepLines/>
        <w:numPr>
          <w:ilvl w:val="1"/>
          <w:numId w:val="7"/>
        </w:numPr>
        <w:spacing w:after="0" w:line="240" w:lineRule="auto"/>
        <w:ind w:left="2160"/>
      </w:pPr>
      <w:r>
        <w:t>This function is used to update a</w:t>
      </w:r>
      <w:r>
        <w:t>n</w:t>
      </w:r>
      <w:r>
        <w:t xml:space="preserve"> experiment administrator record in the database.</w:t>
      </w:r>
    </w:p>
    <w:p w:rsidR="003F5D6E" w:rsidRDefault="003F5D6E" w:rsidP="003F5D6E">
      <w:pPr>
        <w:keepNext/>
        <w:keepLines/>
        <w:spacing w:after="0" w:line="240" w:lineRule="auto"/>
      </w:pPr>
    </w:p>
    <w:p w:rsidR="003F5D6E" w:rsidRDefault="003F5D6E" w:rsidP="003F5D6E">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t>E</w:t>
      </w:r>
      <w:r>
        <w:t>xperimentAdmin</w:t>
      </w:r>
      <w:proofErr w:type="spellEnd"/>
      <w:r>
        <w:t xml:space="preserve"> </w:t>
      </w:r>
      <w:r>
        <w:t>(</w:t>
      </w:r>
      <w:proofErr w:type="spellStart"/>
      <w:r w:rsidR="00BC4A9F">
        <w:t>int</w:t>
      </w:r>
      <w:proofErr w:type="spellEnd"/>
      <w:r>
        <w:t xml:space="preserve"> </w:t>
      </w:r>
      <w:proofErr w:type="spellStart"/>
      <w:r>
        <w:t>experimentAdmin</w:t>
      </w:r>
      <w:r>
        <w:t>Id</w:t>
      </w:r>
      <w:proofErr w:type="spellEnd"/>
      <w:r>
        <w:t>)</w:t>
      </w:r>
    </w:p>
    <w:p w:rsidR="003F5D6E" w:rsidRDefault="003F5D6E" w:rsidP="003F5D6E">
      <w:pPr>
        <w:pStyle w:val="ListParagraph"/>
        <w:keepNext/>
        <w:keepLines/>
        <w:numPr>
          <w:ilvl w:val="1"/>
          <w:numId w:val="7"/>
        </w:numPr>
        <w:spacing w:after="0" w:line="240" w:lineRule="auto"/>
        <w:ind w:left="2160"/>
      </w:pPr>
      <w:r>
        <w:t>This function is used to delete a</w:t>
      </w:r>
      <w:r>
        <w:t>n</w:t>
      </w:r>
      <w:r>
        <w:t xml:space="preserve"> experiment administrator from the database.</w:t>
      </w:r>
    </w:p>
    <w:p w:rsidR="00C30035" w:rsidRDefault="00C30035" w:rsidP="003C3B4F">
      <w:pPr>
        <w:pStyle w:val="ListParagraph"/>
        <w:keepNext/>
        <w:keepLines/>
        <w:spacing w:after="0" w:line="240" w:lineRule="auto"/>
        <w:ind w:left="1800"/>
      </w:pPr>
    </w:p>
    <w:p w:rsidR="00C30035" w:rsidRDefault="00C30035" w:rsidP="00C30035">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w:t>
      </w:r>
      <w:r w:rsidR="00BC4A9F">
        <w:t>PatientData</w:t>
      </w:r>
      <w:proofErr w:type="spellEnd"/>
      <w:r>
        <w:t xml:space="preserve"> (</w:t>
      </w:r>
      <w:proofErr w:type="spellStart"/>
      <w:r w:rsidR="00BC4A9F">
        <w:t>PatientData</w:t>
      </w:r>
      <w:proofErr w:type="spellEnd"/>
      <w:r>
        <w:t xml:space="preserve"> </w:t>
      </w:r>
      <w:proofErr w:type="spellStart"/>
      <w:r w:rsidR="00BC4A9F">
        <w:t>patientData</w:t>
      </w:r>
      <w:proofErr w:type="spellEnd"/>
      <w:r>
        <w:t>)</w:t>
      </w:r>
    </w:p>
    <w:p w:rsidR="00C30035" w:rsidRDefault="00C30035" w:rsidP="00C30035">
      <w:pPr>
        <w:pStyle w:val="ListParagraph"/>
        <w:keepNext/>
        <w:keepLines/>
        <w:numPr>
          <w:ilvl w:val="1"/>
          <w:numId w:val="7"/>
        </w:numPr>
        <w:spacing w:after="0" w:line="240" w:lineRule="auto"/>
        <w:ind w:left="2160"/>
      </w:pPr>
      <w:r>
        <w:t>This function is used to add a</w:t>
      </w:r>
      <w:r w:rsidR="00BC4A9F">
        <w:t xml:space="preserve"> new patient data record</w:t>
      </w:r>
      <w:r>
        <w:t xml:space="preserve"> to the database.</w:t>
      </w:r>
    </w:p>
    <w:p w:rsidR="00C30035" w:rsidRDefault="00C30035" w:rsidP="00C30035">
      <w:pPr>
        <w:keepNext/>
        <w:keepLines/>
        <w:spacing w:after="0" w:line="240" w:lineRule="auto"/>
      </w:pPr>
    </w:p>
    <w:p w:rsidR="00C30035" w:rsidRDefault="00C30035" w:rsidP="00C30035">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rsidR="00BC4A9F">
        <w:t>PatientData</w:t>
      </w:r>
      <w:proofErr w:type="spellEnd"/>
      <w:r>
        <w:t xml:space="preserve"> (string </w:t>
      </w:r>
      <w:proofErr w:type="spellStart"/>
      <w:r w:rsidR="00BC4A9F">
        <w:t>patientData</w:t>
      </w:r>
      <w:r>
        <w:t>Id</w:t>
      </w:r>
      <w:proofErr w:type="spellEnd"/>
      <w:r>
        <w:t>)</w:t>
      </w:r>
    </w:p>
    <w:p w:rsidR="00C30035" w:rsidRDefault="00C30035" w:rsidP="00C30035">
      <w:pPr>
        <w:pStyle w:val="ListParagraph"/>
        <w:keepNext/>
        <w:keepLines/>
        <w:numPr>
          <w:ilvl w:val="1"/>
          <w:numId w:val="7"/>
        </w:numPr>
        <w:spacing w:after="0" w:line="240" w:lineRule="auto"/>
        <w:ind w:left="2160"/>
      </w:pPr>
      <w:r>
        <w:t>This function is used to delete a</w:t>
      </w:r>
      <w:r w:rsidR="00BC4A9F">
        <w:t xml:space="preserve"> patient data record </w:t>
      </w:r>
      <w:r>
        <w:t>from the database.</w:t>
      </w:r>
    </w:p>
    <w:p w:rsidR="00BC4A9F" w:rsidRDefault="00BC4A9F" w:rsidP="003C3B4F">
      <w:pPr>
        <w:pStyle w:val="ListParagraph"/>
        <w:keepNext/>
        <w:keepLines/>
        <w:spacing w:after="0" w:line="240" w:lineRule="auto"/>
        <w:ind w:left="2160"/>
      </w:pPr>
    </w:p>
    <w:p w:rsidR="00BC4A9F" w:rsidRDefault="00BC4A9F" w:rsidP="00BC4A9F">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w:t>
      </w:r>
      <w:r>
        <w:t>Activity</w:t>
      </w:r>
      <w:proofErr w:type="spellEnd"/>
      <w:r>
        <w:t xml:space="preserve"> (</w:t>
      </w:r>
      <w:r>
        <w:t>Activity</w:t>
      </w:r>
      <w:r>
        <w:t xml:space="preserve"> </w:t>
      </w:r>
      <w:r>
        <w:t>activity</w:t>
      </w:r>
      <w:r>
        <w:t>)</w:t>
      </w:r>
    </w:p>
    <w:p w:rsidR="00BC4A9F" w:rsidRDefault="00BC4A9F" w:rsidP="00BC4A9F">
      <w:pPr>
        <w:pStyle w:val="ListParagraph"/>
        <w:keepNext/>
        <w:keepLines/>
        <w:numPr>
          <w:ilvl w:val="1"/>
          <w:numId w:val="7"/>
        </w:numPr>
        <w:spacing w:after="0" w:line="240" w:lineRule="auto"/>
        <w:ind w:left="2160"/>
      </w:pPr>
      <w:r>
        <w:t>This function is used to add a</w:t>
      </w:r>
      <w:r>
        <w:t xml:space="preserve"> new activity </w:t>
      </w:r>
      <w:r>
        <w:t>to the database.</w:t>
      </w:r>
    </w:p>
    <w:p w:rsidR="00BC4A9F" w:rsidRDefault="00BC4A9F" w:rsidP="00BC4A9F">
      <w:pPr>
        <w:keepNext/>
        <w:keepLines/>
        <w:spacing w:after="0" w:line="240" w:lineRule="auto"/>
      </w:pPr>
    </w:p>
    <w:p w:rsidR="00BC4A9F" w:rsidRDefault="00BC4A9F" w:rsidP="00BC4A9F">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t>Activity</w:t>
      </w:r>
      <w:proofErr w:type="spellEnd"/>
      <w:r>
        <w:t xml:space="preserve"> (</w:t>
      </w:r>
      <w:proofErr w:type="spellStart"/>
      <w:r>
        <w:t>int</w:t>
      </w:r>
      <w:proofErr w:type="spellEnd"/>
      <w:r>
        <w:t xml:space="preserve"> </w:t>
      </w:r>
      <w:proofErr w:type="spellStart"/>
      <w:r>
        <w:t>activityI</w:t>
      </w:r>
      <w:r>
        <w:t>d</w:t>
      </w:r>
      <w:proofErr w:type="spellEnd"/>
      <w:r>
        <w:t>)</w:t>
      </w:r>
    </w:p>
    <w:p w:rsidR="00BC4A9F" w:rsidRDefault="00BC4A9F" w:rsidP="00BC4A9F">
      <w:pPr>
        <w:pStyle w:val="ListParagraph"/>
        <w:keepNext/>
        <w:keepLines/>
        <w:numPr>
          <w:ilvl w:val="1"/>
          <w:numId w:val="7"/>
        </w:numPr>
        <w:spacing w:after="0" w:line="240" w:lineRule="auto"/>
        <w:ind w:left="2160"/>
      </w:pPr>
      <w:r>
        <w:t>This function is used to delete a</w:t>
      </w:r>
      <w:r>
        <w:t>n activity</w:t>
      </w:r>
      <w:r>
        <w:t xml:space="preserve"> from the database.</w:t>
      </w:r>
    </w:p>
    <w:p w:rsidR="00BC4A9F" w:rsidRDefault="00BC4A9F" w:rsidP="003C3B4F">
      <w:pPr>
        <w:keepNext/>
        <w:keepLines/>
        <w:spacing w:after="0" w:line="240" w:lineRule="auto"/>
      </w:pPr>
    </w:p>
    <w:p w:rsidR="00C30035" w:rsidRDefault="00C30035" w:rsidP="003C3B4F">
      <w:pPr>
        <w:pStyle w:val="ListParagraph"/>
        <w:keepNext/>
        <w:keepLines/>
        <w:spacing w:after="0" w:line="240" w:lineRule="auto"/>
        <w:ind w:left="1800"/>
      </w:pPr>
    </w:p>
    <w:p w:rsidR="00A74B6E" w:rsidRDefault="00A74B6E" w:rsidP="003C3B4F">
      <w:pPr>
        <w:keepNext/>
        <w:keepLines/>
        <w:spacing w:after="0" w:line="240" w:lineRule="auto"/>
        <w:ind w:left="720"/>
        <w:rPr>
          <w:b/>
        </w:rPr>
      </w:pPr>
      <w:r>
        <w:rPr>
          <w:b/>
        </w:rPr>
        <w:t>Constructors:</w:t>
      </w:r>
    </w:p>
    <w:p w:rsidR="00A74B6E" w:rsidRDefault="00A74B6E" w:rsidP="003C3B4F">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w:t>
      </w:r>
    </w:p>
    <w:p w:rsidR="00A74B6E" w:rsidRPr="003C3B4F" w:rsidRDefault="00A74B6E" w:rsidP="003C3B4F">
      <w:pPr>
        <w:pStyle w:val="ListParagraph"/>
        <w:keepNext/>
        <w:keepLines/>
        <w:numPr>
          <w:ilvl w:val="1"/>
          <w:numId w:val="14"/>
        </w:numPr>
        <w:spacing w:after="0" w:line="240" w:lineRule="auto"/>
        <w:rPr>
          <w:b/>
        </w:rPr>
      </w:pPr>
      <w:r>
        <w:t>Default constructor</w:t>
      </w:r>
    </w:p>
    <w:p w:rsidR="00A74B6E" w:rsidRPr="003C3B4F" w:rsidRDefault="00A74B6E" w:rsidP="003C3B4F">
      <w:pPr>
        <w:pStyle w:val="ListParagraph"/>
        <w:keepNext/>
        <w:keepLines/>
        <w:spacing w:after="0" w:line="240" w:lineRule="auto"/>
        <w:ind w:left="2520"/>
        <w:rPr>
          <w:b/>
        </w:rPr>
      </w:pPr>
    </w:p>
    <w:p w:rsidR="00A74B6E" w:rsidRDefault="00A74B6E" w:rsidP="003C3B4F">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w:t>
      </w:r>
      <w:r>
        <w:t xml:space="preserve">string </w:t>
      </w:r>
      <w:proofErr w:type="spellStart"/>
      <w:r>
        <w:t>url</w:t>
      </w:r>
      <w:proofErr w:type="spellEnd"/>
      <w:r>
        <w:t>)</w:t>
      </w:r>
    </w:p>
    <w:p w:rsidR="00A74B6E" w:rsidRPr="003C3B4F" w:rsidRDefault="00A74B6E" w:rsidP="003C3B4F">
      <w:pPr>
        <w:pStyle w:val="ListParagraph"/>
        <w:keepNext/>
        <w:keepLines/>
        <w:numPr>
          <w:ilvl w:val="1"/>
          <w:numId w:val="14"/>
        </w:numPr>
        <w:spacing w:after="0" w:line="240" w:lineRule="auto"/>
        <w:rPr>
          <w:b/>
        </w:rPr>
      </w:pPr>
      <w:r>
        <w:t xml:space="preserve">Constructor that accepts the database </w:t>
      </w:r>
      <w:proofErr w:type="spellStart"/>
      <w:proofErr w:type="gramStart"/>
      <w:r>
        <w:t>url</w:t>
      </w:r>
      <w:proofErr w:type="spellEnd"/>
      <w:proofErr w:type="gramEnd"/>
      <w:r>
        <w:t xml:space="preserve"> to construct </w:t>
      </w:r>
      <w:proofErr w:type="spellStart"/>
      <w:r>
        <w:t>db</w:t>
      </w:r>
      <w:proofErr w:type="spellEnd"/>
      <w:r>
        <w:t xml:space="preserve"> context with.</w:t>
      </w:r>
    </w:p>
    <w:p w:rsidR="00A74B6E" w:rsidRPr="0052061F" w:rsidRDefault="00A74B6E" w:rsidP="003C3B4F">
      <w:pPr>
        <w:pStyle w:val="ListParagraph"/>
        <w:keepNext/>
        <w:keepLines/>
        <w:spacing w:after="0" w:line="240" w:lineRule="auto"/>
        <w:ind w:left="2520"/>
        <w:rPr>
          <w:b/>
        </w:rPr>
      </w:pPr>
    </w:p>
    <w:p w:rsidR="00A74B6E" w:rsidRDefault="00A74B6E" w:rsidP="003C3B4F">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w:t>
      </w:r>
      <w:proofErr w:type="spellStart"/>
      <w:r>
        <w:t>DbContext</w:t>
      </w:r>
      <w:proofErr w:type="spellEnd"/>
      <w:r>
        <w:t xml:space="preserve"> context</w:t>
      </w:r>
      <w:r>
        <w:t>)</w:t>
      </w:r>
    </w:p>
    <w:p w:rsidR="00A74B6E" w:rsidRPr="0052061F" w:rsidRDefault="00A74B6E" w:rsidP="003C3B4F">
      <w:pPr>
        <w:pStyle w:val="ListParagraph"/>
        <w:keepNext/>
        <w:keepLines/>
        <w:numPr>
          <w:ilvl w:val="1"/>
          <w:numId w:val="14"/>
        </w:numPr>
        <w:spacing w:after="0" w:line="240" w:lineRule="auto"/>
        <w:rPr>
          <w:b/>
        </w:rPr>
      </w:pPr>
      <w:r>
        <w:t xml:space="preserve">Constructor used if </w:t>
      </w:r>
      <w:proofErr w:type="spellStart"/>
      <w:r>
        <w:t>db</w:t>
      </w:r>
      <w:proofErr w:type="spellEnd"/>
      <w:r>
        <w:t xml:space="preserve"> context as already been created.</w:t>
      </w:r>
    </w:p>
    <w:p w:rsidR="00A74B6E" w:rsidRPr="0052061F" w:rsidRDefault="00A74B6E" w:rsidP="003C3B4F">
      <w:pPr>
        <w:pStyle w:val="ListParagraph"/>
        <w:keepNext/>
        <w:keepLines/>
        <w:spacing w:after="0" w:line="240" w:lineRule="auto"/>
        <w:ind w:left="1800"/>
        <w:rPr>
          <w:b/>
        </w:rPr>
      </w:pPr>
    </w:p>
    <w:p w:rsidR="00A74B6E" w:rsidRPr="003C3B4F" w:rsidRDefault="00A74B6E" w:rsidP="003C3B4F">
      <w:pPr>
        <w:pStyle w:val="ListParagraph"/>
        <w:ind w:left="1800"/>
        <w:rPr>
          <w:b/>
        </w:rPr>
      </w:pPr>
    </w:p>
    <w:sectPr w:rsidR="00A74B6E" w:rsidRPr="003C3B4F"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0D50" w:rsidRDefault="00F70D50" w:rsidP="0017110C">
      <w:r>
        <w:separator/>
      </w:r>
    </w:p>
  </w:endnote>
  <w:endnote w:type="continuationSeparator" w:id="0">
    <w:p w:rsidR="00F70D50" w:rsidRDefault="00F70D50"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909" w:rsidRDefault="00B81909"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B81909" w:rsidRPr="00515BB6" w:rsidRDefault="00B81909"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11/30/2015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Pr>
        <w:noProof/>
        <w:snapToGrid w:val="0"/>
      </w:rPr>
      <w:t>2:57:24 AM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3C3B4F">
      <w:rPr>
        <w:rStyle w:val="PageNumber"/>
        <w:noProof/>
      </w:rPr>
      <w:t>49</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909" w:rsidRDefault="00B81909"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B81909" w:rsidRPr="0017110C" w:rsidRDefault="00B81909"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11/30/2015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Pr>
        <w:noProof/>
        <w:snapToGrid w:val="0"/>
      </w:rPr>
      <w:t>2:57:24 AM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3C3B4F">
      <w:rPr>
        <w:rStyle w:val="PageNumber"/>
        <w:noProof/>
      </w:rPr>
      <w:t>1</w:t>
    </w:r>
    <w:r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0D50" w:rsidRDefault="00F70D50" w:rsidP="0017110C">
      <w:r>
        <w:separator/>
      </w:r>
    </w:p>
  </w:footnote>
  <w:footnote w:type="continuationSeparator" w:id="0">
    <w:p w:rsidR="00F70D50" w:rsidRDefault="00F70D50"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909" w:rsidRPr="00515BB6" w:rsidRDefault="00B81909" w:rsidP="0017110C">
    <w:pPr>
      <w:pStyle w:val="Header"/>
    </w:pPr>
    <w:r>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Pr="00515BB6">
      <w:t>Software Design Specification</w:t>
    </w:r>
  </w:p>
  <w:p w:rsidR="00B81909" w:rsidRDefault="00B81909"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909" w:rsidRPr="00515BB6" w:rsidRDefault="00B81909" w:rsidP="0017110C">
    <w:pPr>
      <w:pStyle w:val="Header"/>
    </w:pPr>
    <w:r>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Pr="00515BB6">
      <w:t>Software Design Specification</w:t>
    </w:r>
  </w:p>
  <w:p w:rsidR="00B81909" w:rsidRDefault="00B81909"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43654E"/>
    <w:multiLevelType w:val="hybridMultilevel"/>
    <w:tmpl w:val="4BE88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503D756E"/>
    <w:multiLevelType w:val="multilevel"/>
    <w:tmpl w:val="E00A8C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5313568B"/>
    <w:multiLevelType w:val="multilevel"/>
    <w:tmpl w:val="81680A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33451DB"/>
    <w:multiLevelType w:val="hybridMultilevel"/>
    <w:tmpl w:val="05BA31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1"/>
  </w:num>
  <w:num w:numId="6">
    <w:abstractNumId w:val="4"/>
  </w:num>
  <w:num w:numId="7">
    <w:abstractNumId w:val="5"/>
  </w:num>
  <w:num w:numId="8">
    <w:abstractNumId w:val="12"/>
  </w:num>
  <w:num w:numId="9">
    <w:abstractNumId w:val="10"/>
  </w:num>
  <w:num w:numId="10">
    <w:abstractNumId w:val="0"/>
  </w:num>
  <w:num w:numId="11">
    <w:abstractNumId w:val="9"/>
  </w:num>
  <w:num w:numId="12">
    <w:abstractNumId w:val="6"/>
  </w:num>
  <w:num w:numId="13">
    <w:abstractNumId w:val="14"/>
  </w:num>
  <w:num w:numId="14">
    <w:abstractNumId w:val="13"/>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06F50"/>
    <w:rsid w:val="00035256"/>
    <w:rsid w:val="0003781E"/>
    <w:rsid w:val="0007031F"/>
    <w:rsid w:val="0007275F"/>
    <w:rsid w:val="000975D2"/>
    <w:rsid w:val="000D5552"/>
    <w:rsid w:val="000F42A1"/>
    <w:rsid w:val="000F7F35"/>
    <w:rsid w:val="001129E1"/>
    <w:rsid w:val="001163F5"/>
    <w:rsid w:val="001670D1"/>
    <w:rsid w:val="0017110C"/>
    <w:rsid w:val="00171C09"/>
    <w:rsid w:val="00173E55"/>
    <w:rsid w:val="00185338"/>
    <w:rsid w:val="001A383F"/>
    <w:rsid w:val="001A5281"/>
    <w:rsid w:val="001B00C4"/>
    <w:rsid w:val="001B16E7"/>
    <w:rsid w:val="001C1550"/>
    <w:rsid w:val="001D332D"/>
    <w:rsid w:val="001E362D"/>
    <w:rsid w:val="001F2BC9"/>
    <w:rsid w:val="00254328"/>
    <w:rsid w:val="002643C6"/>
    <w:rsid w:val="002756E8"/>
    <w:rsid w:val="00282662"/>
    <w:rsid w:val="00283B8A"/>
    <w:rsid w:val="00287C9A"/>
    <w:rsid w:val="00297E9F"/>
    <w:rsid w:val="002B1A88"/>
    <w:rsid w:val="002C6ED4"/>
    <w:rsid w:val="002E78FD"/>
    <w:rsid w:val="002F2E05"/>
    <w:rsid w:val="002F67C1"/>
    <w:rsid w:val="00312E29"/>
    <w:rsid w:val="00382712"/>
    <w:rsid w:val="003868C2"/>
    <w:rsid w:val="003A2D87"/>
    <w:rsid w:val="003C3B4F"/>
    <w:rsid w:val="003C4B11"/>
    <w:rsid w:val="003C706F"/>
    <w:rsid w:val="003E6B4F"/>
    <w:rsid w:val="003F5D6E"/>
    <w:rsid w:val="004207E5"/>
    <w:rsid w:val="00431C3E"/>
    <w:rsid w:val="00434E24"/>
    <w:rsid w:val="00460CF6"/>
    <w:rsid w:val="00491329"/>
    <w:rsid w:val="00496B70"/>
    <w:rsid w:val="004B61A3"/>
    <w:rsid w:val="004E0537"/>
    <w:rsid w:val="00515BB6"/>
    <w:rsid w:val="00541555"/>
    <w:rsid w:val="00565F75"/>
    <w:rsid w:val="005676C7"/>
    <w:rsid w:val="005A781D"/>
    <w:rsid w:val="005D60DE"/>
    <w:rsid w:val="005E33EA"/>
    <w:rsid w:val="005E7C1F"/>
    <w:rsid w:val="005F0972"/>
    <w:rsid w:val="006401A4"/>
    <w:rsid w:val="00685161"/>
    <w:rsid w:val="006F6EE6"/>
    <w:rsid w:val="0070250D"/>
    <w:rsid w:val="00721908"/>
    <w:rsid w:val="00737642"/>
    <w:rsid w:val="00744FE5"/>
    <w:rsid w:val="0078229C"/>
    <w:rsid w:val="007B5345"/>
    <w:rsid w:val="007B78DE"/>
    <w:rsid w:val="007C090E"/>
    <w:rsid w:val="007E3E89"/>
    <w:rsid w:val="007F09D4"/>
    <w:rsid w:val="00812105"/>
    <w:rsid w:val="008156F5"/>
    <w:rsid w:val="00831F49"/>
    <w:rsid w:val="0084672C"/>
    <w:rsid w:val="008620AB"/>
    <w:rsid w:val="00881C36"/>
    <w:rsid w:val="008D41D6"/>
    <w:rsid w:val="00906EB1"/>
    <w:rsid w:val="00931549"/>
    <w:rsid w:val="0096020E"/>
    <w:rsid w:val="009721F8"/>
    <w:rsid w:val="009A54AF"/>
    <w:rsid w:val="009B2D67"/>
    <w:rsid w:val="009C0C20"/>
    <w:rsid w:val="009C1DA1"/>
    <w:rsid w:val="00A132B0"/>
    <w:rsid w:val="00A27D82"/>
    <w:rsid w:val="00A74B6E"/>
    <w:rsid w:val="00A76E74"/>
    <w:rsid w:val="00A855E1"/>
    <w:rsid w:val="00AB2A75"/>
    <w:rsid w:val="00AD06D0"/>
    <w:rsid w:val="00B07CB2"/>
    <w:rsid w:val="00B342B8"/>
    <w:rsid w:val="00B50D35"/>
    <w:rsid w:val="00B50D54"/>
    <w:rsid w:val="00B524B5"/>
    <w:rsid w:val="00B81909"/>
    <w:rsid w:val="00B84AA1"/>
    <w:rsid w:val="00BA3A47"/>
    <w:rsid w:val="00BC4A9F"/>
    <w:rsid w:val="00BD3375"/>
    <w:rsid w:val="00BE0208"/>
    <w:rsid w:val="00C0027C"/>
    <w:rsid w:val="00C11723"/>
    <w:rsid w:val="00C30035"/>
    <w:rsid w:val="00C30229"/>
    <w:rsid w:val="00C441FA"/>
    <w:rsid w:val="00C669B4"/>
    <w:rsid w:val="00C80C83"/>
    <w:rsid w:val="00C9659E"/>
    <w:rsid w:val="00C97EF9"/>
    <w:rsid w:val="00CB1294"/>
    <w:rsid w:val="00CB3DCD"/>
    <w:rsid w:val="00CC2697"/>
    <w:rsid w:val="00CE4DC8"/>
    <w:rsid w:val="00D41266"/>
    <w:rsid w:val="00D51F37"/>
    <w:rsid w:val="00D56F86"/>
    <w:rsid w:val="00D6053C"/>
    <w:rsid w:val="00D7622F"/>
    <w:rsid w:val="00D868C8"/>
    <w:rsid w:val="00D91470"/>
    <w:rsid w:val="00DC638C"/>
    <w:rsid w:val="00DE3E90"/>
    <w:rsid w:val="00DE6FC9"/>
    <w:rsid w:val="00DF4BAA"/>
    <w:rsid w:val="00E17631"/>
    <w:rsid w:val="00E4479B"/>
    <w:rsid w:val="00E75173"/>
    <w:rsid w:val="00E90171"/>
    <w:rsid w:val="00EA2092"/>
    <w:rsid w:val="00EA28CA"/>
    <w:rsid w:val="00EF4E4C"/>
    <w:rsid w:val="00F42BF2"/>
    <w:rsid w:val="00F70D50"/>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5"/>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5"/>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5"/>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E75173"/>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E75173"/>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3A2D8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UAH%20Fit%20Vault%20Sofware%20Requirements.docx" TargetMode="Externa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59C900-1B03-4CB6-A2AC-83739C680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53</Pages>
  <Words>8845</Words>
  <Characters>50419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59146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Jimmy Duggan</cp:lastModifiedBy>
  <cp:revision>55</cp:revision>
  <dcterms:created xsi:type="dcterms:W3CDTF">2015-10-11T22:13:00Z</dcterms:created>
  <dcterms:modified xsi:type="dcterms:W3CDTF">2015-11-30T04:27:00Z</dcterms:modified>
</cp:coreProperties>
</file>