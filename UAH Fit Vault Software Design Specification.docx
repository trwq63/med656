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8867C5"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8867C5"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8867C5"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54591F" w:rsidRDefault="0054591F" w:rsidP="0017110C">
                      <w:pPr>
                        <w:pStyle w:val="Subtitle"/>
                      </w:pPr>
                      <w:r>
                        <w:t>12/</w:t>
                      </w:r>
                      <w:r w:rsidR="00712B7F">
                        <w:t>6</w:t>
                      </w:r>
                      <w:r>
                        <w:t>/2015</w:t>
                      </w:r>
                    </w:p>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0" w:name="_Toc431750915"/>
      <w:bookmarkStart w:id="1" w:name="_Toc431762509"/>
      <w:bookmarkStart w:id="2" w:name="_Toc437226623"/>
      <w:r w:rsidRPr="00515BB6">
        <w:lastRenderedPageBreak/>
        <w:t>Revision History</w:t>
      </w:r>
      <w:bookmarkEnd w:id="0"/>
      <w:bookmarkEnd w:id="1"/>
      <w:bookmarkEnd w:id="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r w:rsidR="00881C36" w:rsidTr="00515BB6">
        <w:tc>
          <w:tcPr>
            <w:tcW w:w="144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lastRenderedPageBreak/>
              <w:t>0.12</w:t>
            </w:r>
          </w:p>
        </w:tc>
        <w:tc>
          <w:tcPr>
            <w:tcW w:w="162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 xml:space="preserve">Updated database schema to add new data type field to </w:t>
            </w:r>
            <w:proofErr w:type="spellStart"/>
            <w:r>
              <w:t>PatientData</w:t>
            </w:r>
            <w:proofErr w:type="spellEnd"/>
            <w:r>
              <w:t xml:space="preserve"> table.  Removed unnecessary timestamp fields from tables.</w:t>
            </w:r>
            <w:r w:rsidR="003C3B4F">
              <w:t xml:space="preserve">  Added initial version of data repository class.</w:t>
            </w:r>
          </w:p>
        </w:tc>
        <w:tc>
          <w:tcPr>
            <w:tcW w:w="1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J. Duggan</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0.13</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Added patient feature information and detailed design.</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W. Sisulak</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Updated activity list per customer request.</w:t>
            </w:r>
            <w:r w:rsidR="004F5541">
              <w:t xml:space="preserve">  Added export feature and added new functions for handling exports to the patient, physician, and experiment controllers.</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J. Duggan</w:t>
            </w:r>
          </w:p>
          <w:p w:rsidR="00E82D63" w:rsidRDefault="00E82D63" w:rsidP="0017110C">
            <w:pPr>
              <w:pStyle w:val="BodyText1"/>
            </w:pPr>
            <w:r>
              <w:t xml:space="preserve">G. </w:t>
            </w:r>
            <w:proofErr w:type="spellStart"/>
            <w:r>
              <w:t>Riden</w:t>
            </w:r>
            <w:proofErr w:type="spellEnd"/>
          </w:p>
        </w:tc>
      </w:tr>
      <w:tr w:rsidR="001252A8" w:rsidTr="00515BB6">
        <w:tc>
          <w:tcPr>
            <w:tcW w:w="144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Added data dictionary for user inputted information.</w:t>
            </w:r>
          </w:p>
        </w:tc>
        <w:tc>
          <w:tcPr>
            <w:tcW w:w="1790" w:type="dxa"/>
            <w:tcBorders>
              <w:top w:val="single" w:sz="4" w:space="0" w:color="auto"/>
              <w:left w:val="single" w:sz="4" w:space="0" w:color="auto"/>
              <w:bottom w:val="single" w:sz="4" w:space="0" w:color="auto"/>
              <w:right w:val="single" w:sz="4" w:space="0" w:color="auto"/>
            </w:tcBorders>
          </w:tcPr>
          <w:p w:rsidR="001252A8" w:rsidRDefault="001252A8" w:rsidP="0017110C">
            <w:pPr>
              <w:pStyle w:val="BodyText1"/>
            </w:pPr>
            <w:r>
              <w:t>W. Sisulak</w:t>
            </w:r>
          </w:p>
        </w:tc>
      </w:tr>
      <w:tr w:rsidR="00F15F5C" w:rsidTr="00515BB6">
        <w:tc>
          <w:tcPr>
            <w:tcW w:w="144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12/4/15</w:t>
            </w:r>
          </w:p>
        </w:tc>
        <w:tc>
          <w:tcPr>
            <w:tcW w:w="379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Updated SQL repository class with remaining data functions.</w:t>
            </w:r>
          </w:p>
        </w:tc>
        <w:tc>
          <w:tcPr>
            <w:tcW w:w="1790" w:type="dxa"/>
            <w:tcBorders>
              <w:top w:val="single" w:sz="4" w:space="0" w:color="auto"/>
              <w:left w:val="single" w:sz="4" w:space="0" w:color="auto"/>
              <w:bottom w:val="single" w:sz="4" w:space="0" w:color="auto"/>
              <w:right w:val="single" w:sz="4" w:space="0" w:color="auto"/>
            </w:tcBorders>
          </w:tcPr>
          <w:p w:rsidR="00F15F5C" w:rsidRDefault="00F15F5C" w:rsidP="0017110C">
            <w:pPr>
              <w:pStyle w:val="BodyText1"/>
            </w:pPr>
            <w:r>
              <w:t>J. Duggan</w:t>
            </w:r>
          </w:p>
        </w:tc>
      </w:tr>
      <w:tr w:rsidR="00957BA5" w:rsidTr="00515BB6">
        <w:tc>
          <w:tcPr>
            <w:tcW w:w="1440" w:type="dxa"/>
            <w:tcBorders>
              <w:top w:val="single" w:sz="4" w:space="0" w:color="auto"/>
              <w:left w:val="single" w:sz="4" w:space="0" w:color="auto"/>
              <w:bottom w:val="single" w:sz="4" w:space="0" w:color="auto"/>
              <w:right w:val="single" w:sz="4" w:space="0" w:color="auto"/>
            </w:tcBorders>
          </w:tcPr>
          <w:p w:rsidR="00957BA5" w:rsidRDefault="00957BA5" w:rsidP="0017110C">
            <w:pPr>
              <w:pStyle w:val="BodyText1"/>
            </w:pPr>
            <w:r>
              <w:t>0.17</w:t>
            </w:r>
          </w:p>
        </w:tc>
        <w:tc>
          <w:tcPr>
            <w:tcW w:w="1620" w:type="dxa"/>
            <w:tcBorders>
              <w:top w:val="single" w:sz="4" w:space="0" w:color="auto"/>
              <w:left w:val="single" w:sz="4" w:space="0" w:color="auto"/>
              <w:bottom w:val="single" w:sz="4" w:space="0" w:color="auto"/>
              <w:right w:val="single" w:sz="4" w:space="0" w:color="auto"/>
            </w:tcBorders>
          </w:tcPr>
          <w:p w:rsidR="00957BA5" w:rsidRDefault="00957BA5" w:rsidP="0017110C">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957BA5" w:rsidRDefault="00957BA5" w:rsidP="0017110C">
            <w:pPr>
              <w:pStyle w:val="BodyText1"/>
            </w:pPr>
            <w:r>
              <w:t>Adding references to prototypes.</w:t>
            </w:r>
          </w:p>
        </w:tc>
        <w:tc>
          <w:tcPr>
            <w:tcW w:w="1790" w:type="dxa"/>
            <w:tcBorders>
              <w:top w:val="single" w:sz="4" w:space="0" w:color="auto"/>
              <w:left w:val="single" w:sz="4" w:space="0" w:color="auto"/>
              <w:bottom w:val="single" w:sz="4" w:space="0" w:color="auto"/>
              <w:right w:val="single" w:sz="4" w:space="0" w:color="auto"/>
            </w:tcBorders>
          </w:tcPr>
          <w:p w:rsidR="00957BA5" w:rsidRDefault="00957BA5" w:rsidP="0017110C">
            <w:pPr>
              <w:pStyle w:val="BodyText1"/>
            </w:pPr>
            <w:r>
              <w:t xml:space="preserve">G. </w:t>
            </w:r>
            <w:proofErr w:type="spellStart"/>
            <w:r>
              <w:t>Riden</w:t>
            </w:r>
            <w:proofErr w:type="spellEnd"/>
          </w:p>
        </w:tc>
      </w:tr>
      <w:tr w:rsidR="00712B7F" w:rsidTr="00515BB6">
        <w:tc>
          <w:tcPr>
            <w:tcW w:w="1440" w:type="dxa"/>
            <w:tcBorders>
              <w:top w:val="single" w:sz="4" w:space="0" w:color="auto"/>
              <w:left w:val="single" w:sz="4" w:space="0" w:color="auto"/>
              <w:bottom w:val="single" w:sz="4" w:space="0" w:color="auto"/>
              <w:right w:val="single" w:sz="4" w:space="0" w:color="auto"/>
            </w:tcBorders>
          </w:tcPr>
          <w:p w:rsidR="00712B7F" w:rsidRDefault="00712B7F" w:rsidP="0017110C">
            <w:pPr>
              <w:pStyle w:val="BodyText1"/>
            </w:pPr>
            <w:r>
              <w:t>0.18</w:t>
            </w:r>
          </w:p>
        </w:tc>
        <w:tc>
          <w:tcPr>
            <w:tcW w:w="1620" w:type="dxa"/>
            <w:tcBorders>
              <w:top w:val="single" w:sz="4" w:space="0" w:color="auto"/>
              <w:left w:val="single" w:sz="4" w:space="0" w:color="auto"/>
              <w:bottom w:val="single" w:sz="4" w:space="0" w:color="auto"/>
              <w:right w:val="single" w:sz="4" w:space="0" w:color="auto"/>
            </w:tcBorders>
          </w:tcPr>
          <w:p w:rsidR="00712B7F" w:rsidRDefault="00712B7F" w:rsidP="0017110C">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712B7F" w:rsidRDefault="00712B7F" w:rsidP="0017110C">
            <w:pPr>
              <w:pStyle w:val="BodyText1"/>
            </w:pPr>
            <w:bookmarkStart w:id="3" w:name="_GoBack"/>
            <w:r>
              <w:t>Added missing functions to the admin controller.  Added traceability appendix.</w:t>
            </w:r>
            <w:bookmarkEnd w:id="3"/>
          </w:p>
        </w:tc>
        <w:tc>
          <w:tcPr>
            <w:tcW w:w="1790" w:type="dxa"/>
            <w:tcBorders>
              <w:top w:val="single" w:sz="4" w:space="0" w:color="auto"/>
              <w:left w:val="single" w:sz="4" w:space="0" w:color="auto"/>
              <w:bottom w:val="single" w:sz="4" w:space="0" w:color="auto"/>
              <w:right w:val="single" w:sz="4" w:space="0" w:color="auto"/>
            </w:tcBorders>
          </w:tcPr>
          <w:p w:rsidR="00712B7F" w:rsidRDefault="00712B7F" w:rsidP="0017110C">
            <w:pPr>
              <w:pStyle w:val="BodyText1"/>
            </w:pPr>
            <w:r>
              <w:t>J. Duggan</w:t>
            </w:r>
          </w:p>
        </w:tc>
      </w:tr>
    </w:tbl>
    <w:p w:rsidR="00881C36" w:rsidRDefault="00881C36" w:rsidP="00D7622F">
      <w:pPr>
        <w:rPr>
          <w:b/>
          <w:bCs/>
        </w:rPr>
      </w:pPr>
    </w:p>
    <w:sdt>
      <w:sdtPr>
        <w:rPr>
          <w:b/>
          <w:bCs/>
        </w:rPr>
        <w:id w:val="1079721431"/>
        <w:docPartObj>
          <w:docPartGallery w:val="Table of Contents"/>
          <w:docPartUnique/>
        </w:docPartObj>
      </w:sdtPr>
      <w:sdtEndPr>
        <w:rPr>
          <w:b w:val="0"/>
          <w:bCs w:val="0"/>
          <w:noProof/>
        </w:rPr>
      </w:sdtEndPr>
      <w:sdtContent>
        <w:p w:rsidR="00881C36" w:rsidRDefault="00881C36" w:rsidP="00D7622F">
          <w:pPr>
            <w:rPr>
              <w:b/>
              <w:bCs/>
            </w:rPr>
          </w:pPr>
        </w:p>
        <w:p w:rsidR="00881C36" w:rsidRDefault="00881C36">
          <w:pPr>
            <w:rPr>
              <w:b/>
              <w:bCs/>
            </w:rPr>
          </w:pPr>
          <w:r>
            <w:rPr>
              <w:b/>
              <w:bCs/>
            </w:rPr>
            <w:br w:type="page"/>
          </w:r>
        </w:p>
        <w:p w:rsidR="00515BB6" w:rsidRPr="00515BB6" w:rsidRDefault="00515BB6" w:rsidP="00D7622F">
          <w:pPr>
            <w:rPr>
              <w:rStyle w:val="Heading1Char"/>
            </w:rPr>
          </w:pPr>
          <w:bookmarkStart w:id="4" w:name="_Toc437226624"/>
          <w:r w:rsidRPr="00515BB6">
            <w:rPr>
              <w:rStyle w:val="Heading1Char"/>
            </w:rPr>
            <w:lastRenderedPageBreak/>
            <w:t>Table of Contents</w:t>
          </w:r>
          <w:bookmarkEnd w:id="4"/>
        </w:p>
        <w:p w:rsidR="00341892" w:rsidRDefault="00432BB9">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7226623" w:history="1">
            <w:r w:rsidR="00341892" w:rsidRPr="009C516D">
              <w:rPr>
                <w:rStyle w:val="Hyperlink"/>
                <w:noProof/>
              </w:rPr>
              <w:t>Revision History</w:t>
            </w:r>
            <w:r w:rsidR="00341892">
              <w:rPr>
                <w:noProof/>
                <w:webHidden/>
              </w:rPr>
              <w:tab/>
            </w:r>
            <w:r w:rsidR="00341892">
              <w:rPr>
                <w:noProof/>
                <w:webHidden/>
              </w:rPr>
              <w:fldChar w:fldCharType="begin"/>
            </w:r>
            <w:r w:rsidR="00341892">
              <w:rPr>
                <w:noProof/>
                <w:webHidden/>
              </w:rPr>
              <w:instrText xml:space="preserve"> PAGEREF _Toc437226623 \h </w:instrText>
            </w:r>
            <w:r w:rsidR="00341892">
              <w:rPr>
                <w:noProof/>
                <w:webHidden/>
              </w:rPr>
            </w:r>
            <w:r w:rsidR="00341892">
              <w:rPr>
                <w:noProof/>
                <w:webHidden/>
              </w:rPr>
              <w:fldChar w:fldCharType="separate"/>
            </w:r>
            <w:r w:rsidR="0036697A">
              <w:rPr>
                <w:noProof/>
                <w:webHidden/>
              </w:rPr>
              <w:t>i</w:t>
            </w:r>
            <w:r w:rsidR="00341892">
              <w:rPr>
                <w:noProof/>
                <w:webHidden/>
              </w:rPr>
              <w:fldChar w:fldCharType="end"/>
            </w:r>
          </w:hyperlink>
        </w:p>
        <w:p w:rsidR="00341892" w:rsidRDefault="00341892">
          <w:pPr>
            <w:pStyle w:val="TOC1"/>
            <w:tabs>
              <w:tab w:val="right" w:leader="dot" w:pos="9350"/>
            </w:tabs>
            <w:rPr>
              <w:rFonts w:asciiTheme="minorHAnsi" w:eastAsiaTheme="minorEastAsia" w:hAnsiTheme="minorHAnsi" w:cstheme="minorBidi"/>
              <w:noProof/>
              <w:sz w:val="22"/>
              <w:szCs w:val="22"/>
            </w:rPr>
          </w:pPr>
          <w:hyperlink w:anchor="_Toc437226624" w:history="1">
            <w:r w:rsidRPr="009C516D">
              <w:rPr>
                <w:rStyle w:val="Hyperlink"/>
                <w:noProof/>
              </w:rPr>
              <w:t>Table of Contents</w:t>
            </w:r>
            <w:r>
              <w:rPr>
                <w:noProof/>
                <w:webHidden/>
              </w:rPr>
              <w:tab/>
            </w:r>
            <w:r>
              <w:rPr>
                <w:noProof/>
                <w:webHidden/>
              </w:rPr>
              <w:fldChar w:fldCharType="begin"/>
            </w:r>
            <w:r>
              <w:rPr>
                <w:noProof/>
                <w:webHidden/>
              </w:rPr>
              <w:instrText xml:space="preserve"> PAGEREF _Toc437226624 \h </w:instrText>
            </w:r>
            <w:r>
              <w:rPr>
                <w:noProof/>
                <w:webHidden/>
              </w:rPr>
            </w:r>
            <w:r>
              <w:rPr>
                <w:noProof/>
                <w:webHidden/>
              </w:rPr>
              <w:fldChar w:fldCharType="separate"/>
            </w:r>
            <w:r w:rsidR="0036697A">
              <w:rPr>
                <w:noProof/>
                <w:webHidden/>
              </w:rPr>
              <w:t>iii</w:t>
            </w:r>
            <w:r>
              <w:rPr>
                <w:noProof/>
                <w:webHidden/>
              </w:rPr>
              <w:fldChar w:fldCharType="end"/>
            </w:r>
          </w:hyperlink>
        </w:p>
        <w:p w:rsidR="00341892" w:rsidRDefault="00341892">
          <w:pPr>
            <w:pStyle w:val="TOC1"/>
            <w:tabs>
              <w:tab w:val="left" w:pos="480"/>
              <w:tab w:val="right" w:leader="dot" w:pos="9350"/>
            </w:tabs>
            <w:rPr>
              <w:rFonts w:asciiTheme="minorHAnsi" w:eastAsiaTheme="minorEastAsia" w:hAnsiTheme="minorHAnsi" w:cstheme="minorBidi"/>
              <w:noProof/>
              <w:sz w:val="22"/>
              <w:szCs w:val="22"/>
            </w:rPr>
          </w:pPr>
          <w:hyperlink w:anchor="_Toc437226625" w:history="1">
            <w:r w:rsidRPr="009C516D">
              <w:rPr>
                <w:rStyle w:val="Hyperlink"/>
                <w:noProof/>
              </w:rPr>
              <w:t>1</w:t>
            </w:r>
            <w:r>
              <w:rPr>
                <w:rFonts w:asciiTheme="minorHAnsi" w:eastAsiaTheme="minorEastAsia" w:hAnsiTheme="minorHAnsi" w:cstheme="minorBidi"/>
                <w:noProof/>
                <w:sz w:val="22"/>
                <w:szCs w:val="22"/>
              </w:rPr>
              <w:tab/>
            </w:r>
            <w:r w:rsidRPr="009C516D">
              <w:rPr>
                <w:rStyle w:val="Hyperlink"/>
                <w:noProof/>
              </w:rPr>
              <w:t>Introduction</w:t>
            </w:r>
            <w:r>
              <w:rPr>
                <w:noProof/>
                <w:webHidden/>
              </w:rPr>
              <w:tab/>
            </w:r>
            <w:r>
              <w:rPr>
                <w:noProof/>
                <w:webHidden/>
              </w:rPr>
              <w:fldChar w:fldCharType="begin"/>
            </w:r>
            <w:r>
              <w:rPr>
                <w:noProof/>
                <w:webHidden/>
              </w:rPr>
              <w:instrText xml:space="preserve"> PAGEREF _Toc437226625 \h </w:instrText>
            </w:r>
            <w:r>
              <w:rPr>
                <w:noProof/>
                <w:webHidden/>
              </w:rPr>
            </w:r>
            <w:r>
              <w:rPr>
                <w:noProof/>
                <w:webHidden/>
              </w:rPr>
              <w:fldChar w:fldCharType="separate"/>
            </w:r>
            <w:r w:rsidR="0036697A">
              <w:rPr>
                <w:noProof/>
                <w:webHidden/>
              </w:rPr>
              <w:t>1</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26" w:history="1">
            <w:r w:rsidRPr="009C516D">
              <w:rPr>
                <w:rStyle w:val="Hyperlink"/>
                <w:noProof/>
              </w:rPr>
              <w:t>1.1</w:t>
            </w:r>
            <w:r>
              <w:rPr>
                <w:rFonts w:asciiTheme="minorHAnsi" w:eastAsiaTheme="minorEastAsia" w:hAnsiTheme="minorHAnsi" w:cstheme="minorBidi"/>
                <w:noProof/>
                <w:sz w:val="22"/>
                <w:szCs w:val="22"/>
              </w:rPr>
              <w:tab/>
            </w:r>
            <w:r w:rsidRPr="009C516D">
              <w:rPr>
                <w:rStyle w:val="Hyperlink"/>
                <w:noProof/>
              </w:rPr>
              <w:t>Purpose</w:t>
            </w:r>
            <w:r>
              <w:rPr>
                <w:noProof/>
                <w:webHidden/>
              </w:rPr>
              <w:tab/>
            </w:r>
            <w:r>
              <w:rPr>
                <w:noProof/>
                <w:webHidden/>
              </w:rPr>
              <w:fldChar w:fldCharType="begin"/>
            </w:r>
            <w:r>
              <w:rPr>
                <w:noProof/>
                <w:webHidden/>
              </w:rPr>
              <w:instrText xml:space="preserve"> PAGEREF _Toc437226626 \h </w:instrText>
            </w:r>
            <w:r>
              <w:rPr>
                <w:noProof/>
                <w:webHidden/>
              </w:rPr>
            </w:r>
            <w:r>
              <w:rPr>
                <w:noProof/>
                <w:webHidden/>
              </w:rPr>
              <w:fldChar w:fldCharType="separate"/>
            </w:r>
            <w:r w:rsidR="0036697A">
              <w:rPr>
                <w:noProof/>
                <w:webHidden/>
              </w:rPr>
              <w:t>1</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27" w:history="1">
            <w:r w:rsidRPr="009C516D">
              <w:rPr>
                <w:rStyle w:val="Hyperlink"/>
                <w:noProof/>
              </w:rPr>
              <w:t>1.1</w:t>
            </w:r>
            <w:r>
              <w:rPr>
                <w:rFonts w:asciiTheme="minorHAnsi" w:eastAsiaTheme="minorEastAsia" w:hAnsiTheme="minorHAnsi" w:cstheme="minorBidi"/>
                <w:noProof/>
                <w:sz w:val="22"/>
                <w:szCs w:val="22"/>
              </w:rPr>
              <w:tab/>
            </w:r>
            <w:r w:rsidRPr="009C516D">
              <w:rPr>
                <w:rStyle w:val="Hyperlink"/>
                <w:noProof/>
              </w:rPr>
              <w:t>Scope</w:t>
            </w:r>
            <w:r>
              <w:rPr>
                <w:noProof/>
                <w:webHidden/>
              </w:rPr>
              <w:tab/>
            </w:r>
            <w:r>
              <w:rPr>
                <w:noProof/>
                <w:webHidden/>
              </w:rPr>
              <w:fldChar w:fldCharType="begin"/>
            </w:r>
            <w:r>
              <w:rPr>
                <w:noProof/>
                <w:webHidden/>
              </w:rPr>
              <w:instrText xml:space="preserve"> PAGEREF _Toc437226627 \h </w:instrText>
            </w:r>
            <w:r>
              <w:rPr>
                <w:noProof/>
                <w:webHidden/>
              </w:rPr>
            </w:r>
            <w:r>
              <w:rPr>
                <w:noProof/>
                <w:webHidden/>
              </w:rPr>
              <w:fldChar w:fldCharType="separate"/>
            </w:r>
            <w:r w:rsidR="0036697A">
              <w:rPr>
                <w:noProof/>
                <w:webHidden/>
              </w:rPr>
              <w:t>1</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28" w:history="1">
            <w:r w:rsidRPr="009C516D">
              <w:rPr>
                <w:rStyle w:val="Hyperlink"/>
                <w:noProof/>
              </w:rPr>
              <w:t>1.2</w:t>
            </w:r>
            <w:r>
              <w:rPr>
                <w:rFonts w:asciiTheme="minorHAnsi" w:eastAsiaTheme="minorEastAsia" w:hAnsiTheme="minorHAnsi" w:cstheme="minorBidi"/>
                <w:noProof/>
                <w:sz w:val="22"/>
                <w:szCs w:val="22"/>
              </w:rPr>
              <w:tab/>
            </w:r>
            <w:r w:rsidRPr="009C516D">
              <w:rPr>
                <w:rStyle w:val="Hyperlink"/>
                <w:noProof/>
              </w:rPr>
              <w:t>Definitions, Acronyms, and Abbreviations</w:t>
            </w:r>
            <w:r>
              <w:rPr>
                <w:noProof/>
                <w:webHidden/>
              </w:rPr>
              <w:tab/>
            </w:r>
            <w:r>
              <w:rPr>
                <w:noProof/>
                <w:webHidden/>
              </w:rPr>
              <w:fldChar w:fldCharType="begin"/>
            </w:r>
            <w:r>
              <w:rPr>
                <w:noProof/>
                <w:webHidden/>
              </w:rPr>
              <w:instrText xml:space="preserve"> PAGEREF _Toc437226628 \h </w:instrText>
            </w:r>
            <w:r>
              <w:rPr>
                <w:noProof/>
                <w:webHidden/>
              </w:rPr>
            </w:r>
            <w:r>
              <w:rPr>
                <w:noProof/>
                <w:webHidden/>
              </w:rPr>
              <w:fldChar w:fldCharType="separate"/>
            </w:r>
            <w:r w:rsidR="0036697A">
              <w:rPr>
                <w:noProof/>
                <w:webHidden/>
              </w:rPr>
              <w:t>2</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29" w:history="1">
            <w:r w:rsidRPr="009C516D">
              <w:rPr>
                <w:rStyle w:val="Hyperlink"/>
                <w:noProof/>
              </w:rPr>
              <w:t>1.3</w:t>
            </w:r>
            <w:r>
              <w:rPr>
                <w:rFonts w:asciiTheme="minorHAnsi" w:eastAsiaTheme="minorEastAsia" w:hAnsiTheme="minorHAnsi" w:cstheme="minorBidi"/>
                <w:noProof/>
                <w:sz w:val="22"/>
                <w:szCs w:val="22"/>
              </w:rPr>
              <w:tab/>
            </w:r>
            <w:r w:rsidRPr="009C516D">
              <w:rPr>
                <w:rStyle w:val="Hyperlink"/>
                <w:noProof/>
              </w:rPr>
              <w:t>References</w:t>
            </w:r>
            <w:r>
              <w:rPr>
                <w:noProof/>
                <w:webHidden/>
              </w:rPr>
              <w:tab/>
            </w:r>
            <w:r>
              <w:rPr>
                <w:noProof/>
                <w:webHidden/>
              </w:rPr>
              <w:fldChar w:fldCharType="begin"/>
            </w:r>
            <w:r>
              <w:rPr>
                <w:noProof/>
                <w:webHidden/>
              </w:rPr>
              <w:instrText xml:space="preserve"> PAGEREF _Toc437226629 \h </w:instrText>
            </w:r>
            <w:r>
              <w:rPr>
                <w:noProof/>
                <w:webHidden/>
              </w:rPr>
            </w:r>
            <w:r>
              <w:rPr>
                <w:noProof/>
                <w:webHidden/>
              </w:rPr>
              <w:fldChar w:fldCharType="separate"/>
            </w:r>
            <w:r w:rsidR="0036697A">
              <w:rPr>
                <w:noProof/>
                <w:webHidden/>
              </w:rPr>
              <w:t>3</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30" w:history="1">
            <w:r w:rsidRPr="009C516D">
              <w:rPr>
                <w:rStyle w:val="Hyperlink"/>
                <w:noProof/>
              </w:rPr>
              <w:t>1.4</w:t>
            </w:r>
            <w:r>
              <w:rPr>
                <w:rFonts w:asciiTheme="minorHAnsi" w:eastAsiaTheme="minorEastAsia" w:hAnsiTheme="minorHAnsi" w:cstheme="minorBidi"/>
                <w:noProof/>
                <w:sz w:val="22"/>
                <w:szCs w:val="22"/>
              </w:rPr>
              <w:tab/>
            </w:r>
            <w:r w:rsidRPr="009C516D">
              <w:rPr>
                <w:rStyle w:val="Hyperlink"/>
                <w:noProof/>
              </w:rPr>
              <w:t>Overview</w:t>
            </w:r>
            <w:r>
              <w:rPr>
                <w:noProof/>
                <w:webHidden/>
              </w:rPr>
              <w:tab/>
            </w:r>
            <w:r>
              <w:rPr>
                <w:noProof/>
                <w:webHidden/>
              </w:rPr>
              <w:fldChar w:fldCharType="begin"/>
            </w:r>
            <w:r>
              <w:rPr>
                <w:noProof/>
                <w:webHidden/>
              </w:rPr>
              <w:instrText xml:space="preserve"> PAGEREF _Toc437226630 \h </w:instrText>
            </w:r>
            <w:r>
              <w:rPr>
                <w:noProof/>
                <w:webHidden/>
              </w:rPr>
            </w:r>
            <w:r>
              <w:rPr>
                <w:noProof/>
                <w:webHidden/>
              </w:rPr>
              <w:fldChar w:fldCharType="separate"/>
            </w:r>
            <w:r w:rsidR="0036697A">
              <w:rPr>
                <w:noProof/>
                <w:webHidden/>
              </w:rPr>
              <w:t>3</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31" w:history="1">
            <w:r w:rsidRPr="009C516D">
              <w:rPr>
                <w:rStyle w:val="Hyperlink"/>
                <w:noProof/>
              </w:rPr>
              <w:t>1.5</w:t>
            </w:r>
            <w:r>
              <w:rPr>
                <w:rFonts w:asciiTheme="minorHAnsi" w:eastAsiaTheme="minorEastAsia" w:hAnsiTheme="minorHAnsi" w:cstheme="minorBidi"/>
                <w:noProof/>
                <w:sz w:val="22"/>
                <w:szCs w:val="22"/>
              </w:rPr>
              <w:tab/>
            </w:r>
            <w:r w:rsidRPr="009C516D">
              <w:rPr>
                <w:rStyle w:val="Hyperlink"/>
                <w:noProof/>
              </w:rPr>
              <w:t>Application Framework</w:t>
            </w:r>
            <w:r>
              <w:rPr>
                <w:noProof/>
                <w:webHidden/>
              </w:rPr>
              <w:tab/>
            </w:r>
            <w:r>
              <w:rPr>
                <w:noProof/>
                <w:webHidden/>
              </w:rPr>
              <w:fldChar w:fldCharType="begin"/>
            </w:r>
            <w:r>
              <w:rPr>
                <w:noProof/>
                <w:webHidden/>
              </w:rPr>
              <w:instrText xml:space="preserve"> PAGEREF _Toc437226631 \h </w:instrText>
            </w:r>
            <w:r>
              <w:rPr>
                <w:noProof/>
                <w:webHidden/>
              </w:rPr>
            </w:r>
            <w:r>
              <w:rPr>
                <w:noProof/>
                <w:webHidden/>
              </w:rPr>
              <w:fldChar w:fldCharType="separate"/>
            </w:r>
            <w:r w:rsidR="0036697A">
              <w:rPr>
                <w:noProof/>
                <w:webHidden/>
              </w:rPr>
              <w:t>3</w:t>
            </w:r>
            <w:r>
              <w:rPr>
                <w:noProof/>
                <w:webHidden/>
              </w:rPr>
              <w:fldChar w:fldCharType="end"/>
            </w:r>
          </w:hyperlink>
        </w:p>
        <w:p w:rsidR="00341892" w:rsidRDefault="00341892">
          <w:pPr>
            <w:pStyle w:val="TOC1"/>
            <w:tabs>
              <w:tab w:val="left" w:pos="480"/>
              <w:tab w:val="right" w:leader="dot" w:pos="9350"/>
            </w:tabs>
            <w:rPr>
              <w:rFonts w:asciiTheme="minorHAnsi" w:eastAsiaTheme="minorEastAsia" w:hAnsiTheme="minorHAnsi" w:cstheme="minorBidi"/>
              <w:noProof/>
              <w:sz w:val="22"/>
              <w:szCs w:val="22"/>
            </w:rPr>
          </w:pPr>
          <w:hyperlink w:anchor="_Toc437226632" w:history="1">
            <w:r w:rsidRPr="009C516D">
              <w:rPr>
                <w:rStyle w:val="Hyperlink"/>
                <w:noProof/>
              </w:rPr>
              <w:t>2</w:t>
            </w:r>
            <w:r>
              <w:rPr>
                <w:rFonts w:asciiTheme="minorHAnsi" w:eastAsiaTheme="minorEastAsia" w:hAnsiTheme="minorHAnsi" w:cstheme="minorBidi"/>
                <w:noProof/>
                <w:sz w:val="22"/>
                <w:szCs w:val="22"/>
              </w:rPr>
              <w:tab/>
            </w:r>
            <w:r w:rsidRPr="009C516D">
              <w:rPr>
                <w:rStyle w:val="Hyperlink"/>
                <w:noProof/>
              </w:rPr>
              <w:t>System Architecture Description</w:t>
            </w:r>
            <w:r>
              <w:rPr>
                <w:noProof/>
                <w:webHidden/>
              </w:rPr>
              <w:tab/>
            </w:r>
            <w:r>
              <w:rPr>
                <w:noProof/>
                <w:webHidden/>
              </w:rPr>
              <w:fldChar w:fldCharType="begin"/>
            </w:r>
            <w:r>
              <w:rPr>
                <w:noProof/>
                <w:webHidden/>
              </w:rPr>
              <w:instrText xml:space="preserve"> PAGEREF _Toc437226632 \h </w:instrText>
            </w:r>
            <w:r>
              <w:rPr>
                <w:noProof/>
                <w:webHidden/>
              </w:rPr>
            </w:r>
            <w:r>
              <w:rPr>
                <w:noProof/>
                <w:webHidden/>
              </w:rPr>
              <w:fldChar w:fldCharType="separate"/>
            </w:r>
            <w:r w:rsidR="0036697A">
              <w:rPr>
                <w:noProof/>
                <w:webHidden/>
              </w:rPr>
              <w:t>3</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33" w:history="1">
            <w:r w:rsidRPr="009C516D">
              <w:rPr>
                <w:rStyle w:val="Hyperlink"/>
                <w:noProof/>
              </w:rPr>
              <w:t>2.1</w:t>
            </w:r>
            <w:r>
              <w:rPr>
                <w:rFonts w:asciiTheme="minorHAnsi" w:eastAsiaTheme="minorEastAsia" w:hAnsiTheme="minorHAnsi" w:cstheme="minorBidi"/>
                <w:noProof/>
                <w:sz w:val="22"/>
                <w:szCs w:val="22"/>
              </w:rPr>
              <w:tab/>
            </w:r>
            <w:r w:rsidRPr="009C516D">
              <w:rPr>
                <w:rStyle w:val="Hyperlink"/>
                <w:noProof/>
              </w:rPr>
              <w:t>Overview of Components</w:t>
            </w:r>
            <w:r>
              <w:rPr>
                <w:noProof/>
                <w:webHidden/>
              </w:rPr>
              <w:tab/>
            </w:r>
            <w:r>
              <w:rPr>
                <w:noProof/>
                <w:webHidden/>
              </w:rPr>
              <w:fldChar w:fldCharType="begin"/>
            </w:r>
            <w:r>
              <w:rPr>
                <w:noProof/>
                <w:webHidden/>
              </w:rPr>
              <w:instrText xml:space="preserve"> PAGEREF _Toc437226633 \h </w:instrText>
            </w:r>
            <w:r>
              <w:rPr>
                <w:noProof/>
                <w:webHidden/>
              </w:rPr>
            </w:r>
            <w:r>
              <w:rPr>
                <w:noProof/>
                <w:webHidden/>
              </w:rPr>
              <w:fldChar w:fldCharType="separate"/>
            </w:r>
            <w:r w:rsidR="0036697A">
              <w:rPr>
                <w:noProof/>
                <w:webHidden/>
              </w:rPr>
              <w:t>3</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34" w:history="1">
            <w:r w:rsidRPr="009C516D">
              <w:rPr>
                <w:rStyle w:val="Hyperlink"/>
                <w:noProof/>
              </w:rPr>
              <w:t>2.2</w:t>
            </w:r>
            <w:r>
              <w:rPr>
                <w:rFonts w:asciiTheme="minorHAnsi" w:eastAsiaTheme="minorEastAsia" w:hAnsiTheme="minorHAnsi" w:cstheme="minorBidi"/>
                <w:noProof/>
                <w:sz w:val="22"/>
                <w:szCs w:val="22"/>
              </w:rPr>
              <w:tab/>
            </w:r>
            <w:r w:rsidRPr="009C516D">
              <w:rPr>
                <w:rStyle w:val="Hyperlink"/>
                <w:noProof/>
              </w:rPr>
              <w:t>Structure and Relationships</w:t>
            </w:r>
            <w:r>
              <w:rPr>
                <w:noProof/>
                <w:webHidden/>
              </w:rPr>
              <w:tab/>
            </w:r>
            <w:r>
              <w:rPr>
                <w:noProof/>
                <w:webHidden/>
              </w:rPr>
              <w:fldChar w:fldCharType="begin"/>
            </w:r>
            <w:r>
              <w:rPr>
                <w:noProof/>
                <w:webHidden/>
              </w:rPr>
              <w:instrText xml:space="preserve"> PAGEREF _Toc437226634 \h </w:instrText>
            </w:r>
            <w:r>
              <w:rPr>
                <w:noProof/>
                <w:webHidden/>
              </w:rPr>
            </w:r>
            <w:r>
              <w:rPr>
                <w:noProof/>
                <w:webHidden/>
              </w:rPr>
              <w:fldChar w:fldCharType="separate"/>
            </w:r>
            <w:r w:rsidR="0036697A">
              <w:rPr>
                <w:noProof/>
                <w:webHidden/>
              </w:rPr>
              <w:t>5</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35" w:history="1">
            <w:r w:rsidRPr="009C516D">
              <w:rPr>
                <w:rStyle w:val="Hyperlink"/>
                <w:noProof/>
              </w:rPr>
              <w:t>2.2.1</w:t>
            </w:r>
            <w:r>
              <w:rPr>
                <w:rFonts w:asciiTheme="minorHAnsi" w:eastAsiaTheme="minorEastAsia" w:hAnsiTheme="minorHAnsi" w:cstheme="minorBidi"/>
                <w:noProof/>
                <w:sz w:val="22"/>
                <w:szCs w:val="22"/>
              </w:rPr>
              <w:tab/>
            </w:r>
            <w:r w:rsidRPr="009C516D">
              <w:rPr>
                <w:rStyle w:val="Hyperlink"/>
                <w:noProof/>
              </w:rPr>
              <w:t>Data Ingestion</w:t>
            </w:r>
            <w:r>
              <w:rPr>
                <w:noProof/>
                <w:webHidden/>
              </w:rPr>
              <w:tab/>
            </w:r>
            <w:r>
              <w:rPr>
                <w:noProof/>
                <w:webHidden/>
              </w:rPr>
              <w:fldChar w:fldCharType="begin"/>
            </w:r>
            <w:r>
              <w:rPr>
                <w:noProof/>
                <w:webHidden/>
              </w:rPr>
              <w:instrText xml:space="preserve"> PAGEREF _Toc437226635 \h </w:instrText>
            </w:r>
            <w:r>
              <w:rPr>
                <w:noProof/>
                <w:webHidden/>
              </w:rPr>
            </w:r>
            <w:r>
              <w:rPr>
                <w:noProof/>
                <w:webHidden/>
              </w:rPr>
              <w:fldChar w:fldCharType="separate"/>
            </w:r>
            <w:r w:rsidR="0036697A">
              <w:rPr>
                <w:noProof/>
                <w:webHidden/>
              </w:rPr>
              <w:t>5</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36" w:history="1">
            <w:r w:rsidRPr="009C516D">
              <w:rPr>
                <w:rStyle w:val="Hyperlink"/>
                <w:noProof/>
              </w:rPr>
              <w:t>2.2.2</w:t>
            </w:r>
            <w:r>
              <w:rPr>
                <w:rFonts w:asciiTheme="minorHAnsi" w:eastAsiaTheme="minorEastAsia" w:hAnsiTheme="minorHAnsi" w:cstheme="minorBidi"/>
                <w:noProof/>
                <w:sz w:val="22"/>
                <w:szCs w:val="22"/>
              </w:rPr>
              <w:tab/>
            </w:r>
            <w:r w:rsidRPr="009C516D">
              <w:rPr>
                <w:rStyle w:val="Hyperlink"/>
                <w:noProof/>
              </w:rPr>
              <w:t>Administrator Tools</w:t>
            </w:r>
            <w:r>
              <w:rPr>
                <w:noProof/>
                <w:webHidden/>
              </w:rPr>
              <w:tab/>
            </w:r>
            <w:r>
              <w:rPr>
                <w:noProof/>
                <w:webHidden/>
              </w:rPr>
              <w:fldChar w:fldCharType="begin"/>
            </w:r>
            <w:r>
              <w:rPr>
                <w:noProof/>
                <w:webHidden/>
              </w:rPr>
              <w:instrText xml:space="preserve"> PAGEREF _Toc437226636 \h </w:instrText>
            </w:r>
            <w:r>
              <w:rPr>
                <w:noProof/>
                <w:webHidden/>
              </w:rPr>
            </w:r>
            <w:r>
              <w:rPr>
                <w:noProof/>
                <w:webHidden/>
              </w:rPr>
              <w:fldChar w:fldCharType="separate"/>
            </w:r>
            <w:r w:rsidR="0036697A">
              <w:rPr>
                <w:noProof/>
                <w:webHidden/>
              </w:rPr>
              <w:t>6</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37" w:history="1">
            <w:r w:rsidRPr="009C516D">
              <w:rPr>
                <w:rStyle w:val="Hyperlink"/>
                <w:noProof/>
              </w:rPr>
              <w:t>2.2.3</w:t>
            </w:r>
            <w:r>
              <w:rPr>
                <w:rFonts w:asciiTheme="minorHAnsi" w:eastAsiaTheme="minorEastAsia" w:hAnsiTheme="minorHAnsi" w:cstheme="minorBidi"/>
                <w:noProof/>
                <w:sz w:val="22"/>
                <w:szCs w:val="22"/>
              </w:rPr>
              <w:tab/>
            </w:r>
            <w:r w:rsidRPr="009C516D">
              <w:rPr>
                <w:rStyle w:val="Hyperlink"/>
                <w:noProof/>
              </w:rPr>
              <w:t>Account Management</w:t>
            </w:r>
            <w:r>
              <w:rPr>
                <w:noProof/>
                <w:webHidden/>
              </w:rPr>
              <w:tab/>
            </w:r>
            <w:r>
              <w:rPr>
                <w:noProof/>
                <w:webHidden/>
              </w:rPr>
              <w:fldChar w:fldCharType="begin"/>
            </w:r>
            <w:r>
              <w:rPr>
                <w:noProof/>
                <w:webHidden/>
              </w:rPr>
              <w:instrText xml:space="preserve"> PAGEREF _Toc437226637 \h </w:instrText>
            </w:r>
            <w:r>
              <w:rPr>
                <w:noProof/>
                <w:webHidden/>
              </w:rPr>
            </w:r>
            <w:r>
              <w:rPr>
                <w:noProof/>
                <w:webHidden/>
              </w:rPr>
              <w:fldChar w:fldCharType="separate"/>
            </w:r>
            <w:r w:rsidR="0036697A">
              <w:rPr>
                <w:noProof/>
                <w:webHidden/>
              </w:rPr>
              <w:t>8</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38" w:history="1">
            <w:r w:rsidRPr="009C516D">
              <w:rPr>
                <w:rStyle w:val="Hyperlink"/>
                <w:noProof/>
              </w:rPr>
              <w:t>2.2.4</w:t>
            </w:r>
            <w:r>
              <w:rPr>
                <w:rFonts w:asciiTheme="minorHAnsi" w:eastAsiaTheme="minorEastAsia" w:hAnsiTheme="minorHAnsi" w:cstheme="minorBidi"/>
                <w:noProof/>
                <w:sz w:val="22"/>
                <w:szCs w:val="22"/>
              </w:rPr>
              <w:tab/>
            </w:r>
            <w:r w:rsidRPr="009C516D">
              <w:rPr>
                <w:rStyle w:val="Hyperlink"/>
                <w:noProof/>
              </w:rPr>
              <w:t>Physician Actions</w:t>
            </w:r>
            <w:r>
              <w:rPr>
                <w:noProof/>
                <w:webHidden/>
              </w:rPr>
              <w:tab/>
            </w:r>
            <w:r>
              <w:rPr>
                <w:noProof/>
                <w:webHidden/>
              </w:rPr>
              <w:fldChar w:fldCharType="begin"/>
            </w:r>
            <w:r>
              <w:rPr>
                <w:noProof/>
                <w:webHidden/>
              </w:rPr>
              <w:instrText xml:space="preserve"> PAGEREF _Toc437226638 \h </w:instrText>
            </w:r>
            <w:r>
              <w:rPr>
                <w:noProof/>
                <w:webHidden/>
              </w:rPr>
            </w:r>
            <w:r>
              <w:rPr>
                <w:noProof/>
                <w:webHidden/>
              </w:rPr>
              <w:fldChar w:fldCharType="separate"/>
            </w:r>
            <w:r w:rsidR="0036697A">
              <w:rPr>
                <w:noProof/>
                <w:webHidden/>
              </w:rPr>
              <w:t>12</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39" w:history="1">
            <w:r w:rsidRPr="009C516D">
              <w:rPr>
                <w:rStyle w:val="Hyperlink"/>
                <w:noProof/>
              </w:rPr>
              <w:t>2.2.5</w:t>
            </w:r>
            <w:r>
              <w:rPr>
                <w:rFonts w:asciiTheme="minorHAnsi" w:eastAsiaTheme="minorEastAsia" w:hAnsiTheme="minorHAnsi" w:cstheme="minorBidi"/>
                <w:noProof/>
                <w:sz w:val="22"/>
                <w:szCs w:val="22"/>
              </w:rPr>
              <w:tab/>
            </w:r>
            <w:r w:rsidRPr="009C516D">
              <w:rPr>
                <w:rStyle w:val="Hyperlink"/>
                <w:noProof/>
              </w:rPr>
              <w:t>Experiment Tools</w:t>
            </w:r>
            <w:r>
              <w:rPr>
                <w:noProof/>
                <w:webHidden/>
              </w:rPr>
              <w:tab/>
            </w:r>
            <w:r>
              <w:rPr>
                <w:noProof/>
                <w:webHidden/>
              </w:rPr>
              <w:fldChar w:fldCharType="begin"/>
            </w:r>
            <w:r>
              <w:rPr>
                <w:noProof/>
                <w:webHidden/>
              </w:rPr>
              <w:instrText xml:space="preserve"> PAGEREF _Toc437226639 \h </w:instrText>
            </w:r>
            <w:r>
              <w:rPr>
                <w:noProof/>
                <w:webHidden/>
              </w:rPr>
            </w:r>
            <w:r>
              <w:rPr>
                <w:noProof/>
                <w:webHidden/>
              </w:rPr>
              <w:fldChar w:fldCharType="separate"/>
            </w:r>
            <w:r w:rsidR="0036697A">
              <w:rPr>
                <w:noProof/>
                <w:webHidden/>
              </w:rPr>
              <w:t>13</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40" w:history="1">
            <w:r w:rsidRPr="009C516D">
              <w:rPr>
                <w:rStyle w:val="Hyperlink"/>
                <w:noProof/>
              </w:rPr>
              <w:t>2.2.6</w:t>
            </w:r>
            <w:r>
              <w:rPr>
                <w:rFonts w:asciiTheme="minorHAnsi" w:eastAsiaTheme="minorEastAsia" w:hAnsiTheme="minorHAnsi" w:cstheme="minorBidi"/>
                <w:noProof/>
                <w:sz w:val="22"/>
                <w:szCs w:val="22"/>
              </w:rPr>
              <w:tab/>
            </w:r>
            <w:r w:rsidRPr="009C516D">
              <w:rPr>
                <w:rStyle w:val="Hyperlink"/>
                <w:noProof/>
              </w:rPr>
              <w:t>Patient Actions</w:t>
            </w:r>
            <w:r>
              <w:rPr>
                <w:noProof/>
                <w:webHidden/>
              </w:rPr>
              <w:tab/>
            </w:r>
            <w:r>
              <w:rPr>
                <w:noProof/>
                <w:webHidden/>
              </w:rPr>
              <w:fldChar w:fldCharType="begin"/>
            </w:r>
            <w:r>
              <w:rPr>
                <w:noProof/>
                <w:webHidden/>
              </w:rPr>
              <w:instrText xml:space="preserve"> PAGEREF _Toc437226640 \h </w:instrText>
            </w:r>
            <w:r>
              <w:rPr>
                <w:noProof/>
                <w:webHidden/>
              </w:rPr>
            </w:r>
            <w:r>
              <w:rPr>
                <w:noProof/>
                <w:webHidden/>
              </w:rPr>
              <w:fldChar w:fldCharType="separate"/>
            </w:r>
            <w:r w:rsidR="0036697A">
              <w:rPr>
                <w:noProof/>
                <w:webHidden/>
              </w:rPr>
              <w:t>16</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41" w:history="1">
            <w:r w:rsidRPr="009C516D">
              <w:rPr>
                <w:rStyle w:val="Hyperlink"/>
                <w:noProof/>
              </w:rPr>
              <w:t>2.2.7</w:t>
            </w:r>
            <w:r>
              <w:rPr>
                <w:rFonts w:asciiTheme="minorHAnsi" w:eastAsiaTheme="minorEastAsia" w:hAnsiTheme="minorHAnsi" w:cstheme="minorBidi"/>
                <w:noProof/>
                <w:sz w:val="22"/>
                <w:szCs w:val="22"/>
              </w:rPr>
              <w:tab/>
            </w:r>
            <w:r w:rsidRPr="009C516D">
              <w:rPr>
                <w:rStyle w:val="Hyperlink"/>
                <w:noProof/>
              </w:rPr>
              <w:t>Export Data</w:t>
            </w:r>
            <w:r>
              <w:rPr>
                <w:noProof/>
                <w:webHidden/>
              </w:rPr>
              <w:tab/>
            </w:r>
            <w:r>
              <w:rPr>
                <w:noProof/>
                <w:webHidden/>
              </w:rPr>
              <w:fldChar w:fldCharType="begin"/>
            </w:r>
            <w:r>
              <w:rPr>
                <w:noProof/>
                <w:webHidden/>
              </w:rPr>
              <w:instrText xml:space="preserve"> PAGEREF _Toc437226641 \h </w:instrText>
            </w:r>
            <w:r>
              <w:rPr>
                <w:noProof/>
                <w:webHidden/>
              </w:rPr>
            </w:r>
            <w:r>
              <w:rPr>
                <w:noProof/>
                <w:webHidden/>
              </w:rPr>
              <w:fldChar w:fldCharType="separate"/>
            </w:r>
            <w:r w:rsidR="0036697A">
              <w:rPr>
                <w:noProof/>
                <w:webHidden/>
              </w:rPr>
              <w:t>17</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42" w:history="1">
            <w:r w:rsidRPr="009C516D">
              <w:rPr>
                <w:rStyle w:val="Hyperlink"/>
                <w:noProof/>
              </w:rPr>
              <w:t>2.3</w:t>
            </w:r>
            <w:r>
              <w:rPr>
                <w:rFonts w:asciiTheme="minorHAnsi" w:eastAsiaTheme="minorEastAsia" w:hAnsiTheme="minorHAnsi" w:cstheme="minorBidi"/>
                <w:noProof/>
                <w:sz w:val="22"/>
                <w:szCs w:val="22"/>
              </w:rPr>
              <w:tab/>
            </w:r>
            <w:r w:rsidRPr="009C516D">
              <w:rPr>
                <w:rStyle w:val="Hyperlink"/>
                <w:noProof/>
              </w:rPr>
              <w:t>Database Schema</w:t>
            </w:r>
            <w:r>
              <w:rPr>
                <w:noProof/>
                <w:webHidden/>
              </w:rPr>
              <w:tab/>
            </w:r>
            <w:r>
              <w:rPr>
                <w:noProof/>
                <w:webHidden/>
              </w:rPr>
              <w:fldChar w:fldCharType="begin"/>
            </w:r>
            <w:r>
              <w:rPr>
                <w:noProof/>
                <w:webHidden/>
              </w:rPr>
              <w:instrText xml:space="preserve"> PAGEREF _Toc437226642 \h </w:instrText>
            </w:r>
            <w:r>
              <w:rPr>
                <w:noProof/>
                <w:webHidden/>
              </w:rPr>
            </w:r>
            <w:r>
              <w:rPr>
                <w:noProof/>
                <w:webHidden/>
              </w:rPr>
              <w:fldChar w:fldCharType="separate"/>
            </w:r>
            <w:r w:rsidR="0036697A">
              <w:rPr>
                <w:noProof/>
                <w:webHidden/>
              </w:rPr>
              <w:t>19</w:t>
            </w:r>
            <w:r>
              <w:rPr>
                <w:noProof/>
                <w:webHidden/>
              </w:rPr>
              <w:fldChar w:fldCharType="end"/>
            </w:r>
          </w:hyperlink>
        </w:p>
        <w:p w:rsidR="00341892" w:rsidRDefault="00341892">
          <w:pPr>
            <w:pStyle w:val="TOC1"/>
            <w:tabs>
              <w:tab w:val="left" w:pos="480"/>
              <w:tab w:val="right" w:leader="dot" w:pos="9350"/>
            </w:tabs>
            <w:rPr>
              <w:rFonts w:asciiTheme="minorHAnsi" w:eastAsiaTheme="minorEastAsia" w:hAnsiTheme="minorHAnsi" w:cstheme="minorBidi"/>
              <w:noProof/>
              <w:sz w:val="22"/>
              <w:szCs w:val="22"/>
            </w:rPr>
          </w:pPr>
          <w:hyperlink w:anchor="_Toc437226643" w:history="1">
            <w:r w:rsidRPr="009C516D">
              <w:rPr>
                <w:rStyle w:val="Hyperlink"/>
                <w:noProof/>
              </w:rPr>
              <w:t>3</w:t>
            </w:r>
            <w:r>
              <w:rPr>
                <w:rFonts w:asciiTheme="minorHAnsi" w:eastAsiaTheme="minorEastAsia" w:hAnsiTheme="minorHAnsi" w:cstheme="minorBidi"/>
                <w:noProof/>
                <w:sz w:val="22"/>
                <w:szCs w:val="22"/>
              </w:rPr>
              <w:tab/>
            </w:r>
            <w:r w:rsidRPr="009C516D">
              <w:rPr>
                <w:rStyle w:val="Hyperlink"/>
                <w:noProof/>
              </w:rPr>
              <w:t>Detailed Description of Components</w:t>
            </w:r>
            <w:r>
              <w:rPr>
                <w:noProof/>
                <w:webHidden/>
              </w:rPr>
              <w:tab/>
            </w:r>
            <w:r>
              <w:rPr>
                <w:noProof/>
                <w:webHidden/>
              </w:rPr>
              <w:fldChar w:fldCharType="begin"/>
            </w:r>
            <w:r>
              <w:rPr>
                <w:noProof/>
                <w:webHidden/>
              </w:rPr>
              <w:instrText xml:space="preserve"> PAGEREF _Toc437226643 \h </w:instrText>
            </w:r>
            <w:r>
              <w:rPr>
                <w:noProof/>
                <w:webHidden/>
              </w:rPr>
            </w:r>
            <w:r>
              <w:rPr>
                <w:noProof/>
                <w:webHidden/>
              </w:rPr>
              <w:fldChar w:fldCharType="separate"/>
            </w:r>
            <w:r w:rsidR="0036697A">
              <w:rPr>
                <w:noProof/>
                <w:webHidden/>
              </w:rPr>
              <w:t>20</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44" w:history="1">
            <w:r w:rsidRPr="009C516D">
              <w:rPr>
                <w:rStyle w:val="Hyperlink"/>
                <w:noProof/>
              </w:rPr>
              <w:t>3.1</w:t>
            </w:r>
            <w:r>
              <w:rPr>
                <w:rFonts w:asciiTheme="minorHAnsi" w:eastAsiaTheme="minorEastAsia" w:hAnsiTheme="minorHAnsi" w:cstheme="minorBidi"/>
                <w:noProof/>
                <w:sz w:val="22"/>
                <w:szCs w:val="22"/>
              </w:rPr>
              <w:tab/>
            </w:r>
            <w:r w:rsidRPr="009C516D">
              <w:rPr>
                <w:rStyle w:val="Hyperlink"/>
                <w:noProof/>
              </w:rPr>
              <w:t>Presentation Layer Overview</w:t>
            </w:r>
            <w:r>
              <w:rPr>
                <w:noProof/>
                <w:webHidden/>
              </w:rPr>
              <w:tab/>
            </w:r>
            <w:r>
              <w:rPr>
                <w:noProof/>
                <w:webHidden/>
              </w:rPr>
              <w:fldChar w:fldCharType="begin"/>
            </w:r>
            <w:r>
              <w:rPr>
                <w:noProof/>
                <w:webHidden/>
              </w:rPr>
              <w:instrText xml:space="preserve"> PAGEREF _Toc437226644 \h </w:instrText>
            </w:r>
            <w:r>
              <w:rPr>
                <w:noProof/>
                <w:webHidden/>
              </w:rPr>
            </w:r>
            <w:r>
              <w:rPr>
                <w:noProof/>
                <w:webHidden/>
              </w:rPr>
              <w:fldChar w:fldCharType="separate"/>
            </w:r>
            <w:r w:rsidR="0036697A">
              <w:rPr>
                <w:noProof/>
                <w:webHidden/>
              </w:rPr>
              <w:t>20</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45" w:history="1">
            <w:r w:rsidRPr="009C516D">
              <w:rPr>
                <w:rStyle w:val="Hyperlink"/>
                <w:noProof/>
              </w:rPr>
              <w:t>3.1.1</w:t>
            </w:r>
            <w:r>
              <w:rPr>
                <w:rFonts w:asciiTheme="minorHAnsi" w:eastAsiaTheme="minorEastAsia" w:hAnsiTheme="minorHAnsi" w:cstheme="minorBidi"/>
                <w:noProof/>
                <w:sz w:val="22"/>
                <w:szCs w:val="22"/>
              </w:rPr>
              <w:tab/>
            </w:r>
            <w:r w:rsidRPr="009C516D">
              <w:rPr>
                <w:rStyle w:val="Hyperlink"/>
                <w:noProof/>
              </w:rPr>
              <w:t>Controllers</w:t>
            </w:r>
            <w:r>
              <w:rPr>
                <w:noProof/>
                <w:webHidden/>
              </w:rPr>
              <w:tab/>
            </w:r>
            <w:r>
              <w:rPr>
                <w:noProof/>
                <w:webHidden/>
              </w:rPr>
              <w:fldChar w:fldCharType="begin"/>
            </w:r>
            <w:r>
              <w:rPr>
                <w:noProof/>
                <w:webHidden/>
              </w:rPr>
              <w:instrText xml:space="preserve"> PAGEREF _Toc437226645 \h </w:instrText>
            </w:r>
            <w:r>
              <w:rPr>
                <w:noProof/>
                <w:webHidden/>
              </w:rPr>
            </w:r>
            <w:r>
              <w:rPr>
                <w:noProof/>
                <w:webHidden/>
              </w:rPr>
              <w:fldChar w:fldCharType="separate"/>
            </w:r>
            <w:r w:rsidR="0036697A">
              <w:rPr>
                <w:noProof/>
                <w:webHidden/>
              </w:rPr>
              <w:t>20</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46" w:history="1">
            <w:r w:rsidRPr="009C516D">
              <w:rPr>
                <w:rStyle w:val="Hyperlink"/>
                <w:noProof/>
              </w:rPr>
              <w:t>3.2</w:t>
            </w:r>
            <w:r>
              <w:rPr>
                <w:rFonts w:asciiTheme="minorHAnsi" w:eastAsiaTheme="minorEastAsia" w:hAnsiTheme="minorHAnsi" w:cstheme="minorBidi"/>
                <w:noProof/>
                <w:sz w:val="22"/>
                <w:szCs w:val="22"/>
              </w:rPr>
              <w:tab/>
            </w:r>
            <w:r w:rsidRPr="009C516D">
              <w:rPr>
                <w:rStyle w:val="Hyperlink"/>
                <w:noProof/>
              </w:rPr>
              <w:t>Business Logic Layer Overview</w:t>
            </w:r>
            <w:r>
              <w:rPr>
                <w:noProof/>
                <w:webHidden/>
              </w:rPr>
              <w:tab/>
            </w:r>
            <w:r>
              <w:rPr>
                <w:noProof/>
                <w:webHidden/>
              </w:rPr>
              <w:fldChar w:fldCharType="begin"/>
            </w:r>
            <w:r>
              <w:rPr>
                <w:noProof/>
                <w:webHidden/>
              </w:rPr>
              <w:instrText xml:space="preserve"> PAGEREF _Toc437226646 \h </w:instrText>
            </w:r>
            <w:r>
              <w:rPr>
                <w:noProof/>
                <w:webHidden/>
              </w:rPr>
            </w:r>
            <w:r>
              <w:rPr>
                <w:noProof/>
                <w:webHidden/>
              </w:rPr>
              <w:fldChar w:fldCharType="separate"/>
            </w:r>
            <w:r w:rsidR="0036697A">
              <w:rPr>
                <w:noProof/>
                <w:webHidden/>
              </w:rPr>
              <w:t>26</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47" w:history="1">
            <w:r w:rsidRPr="009C516D">
              <w:rPr>
                <w:rStyle w:val="Hyperlink"/>
                <w:noProof/>
              </w:rPr>
              <w:t>3.2.1</w:t>
            </w:r>
            <w:r>
              <w:rPr>
                <w:rFonts w:asciiTheme="minorHAnsi" w:eastAsiaTheme="minorEastAsia" w:hAnsiTheme="minorHAnsi" w:cstheme="minorBidi"/>
                <w:noProof/>
                <w:sz w:val="22"/>
                <w:szCs w:val="22"/>
              </w:rPr>
              <w:tab/>
            </w:r>
            <w:r w:rsidRPr="009C516D">
              <w:rPr>
                <w:rStyle w:val="Hyperlink"/>
                <w:noProof/>
              </w:rPr>
              <w:t>Entities</w:t>
            </w:r>
            <w:r>
              <w:rPr>
                <w:noProof/>
                <w:webHidden/>
              </w:rPr>
              <w:tab/>
            </w:r>
            <w:r>
              <w:rPr>
                <w:noProof/>
                <w:webHidden/>
              </w:rPr>
              <w:fldChar w:fldCharType="begin"/>
            </w:r>
            <w:r>
              <w:rPr>
                <w:noProof/>
                <w:webHidden/>
              </w:rPr>
              <w:instrText xml:space="preserve"> PAGEREF _Toc437226647 \h </w:instrText>
            </w:r>
            <w:r>
              <w:rPr>
                <w:noProof/>
                <w:webHidden/>
              </w:rPr>
            </w:r>
            <w:r>
              <w:rPr>
                <w:noProof/>
                <w:webHidden/>
              </w:rPr>
              <w:fldChar w:fldCharType="separate"/>
            </w:r>
            <w:r w:rsidR="0036697A">
              <w:rPr>
                <w:noProof/>
                <w:webHidden/>
              </w:rPr>
              <w:t>26</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48" w:history="1">
            <w:r w:rsidRPr="009C516D">
              <w:rPr>
                <w:rStyle w:val="Hyperlink"/>
                <w:noProof/>
              </w:rPr>
              <w:t>3.2.2</w:t>
            </w:r>
            <w:r>
              <w:rPr>
                <w:rFonts w:asciiTheme="minorHAnsi" w:eastAsiaTheme="minorEastAsia" w:hAnsiTheme="minorHAnsi" w:cstheme="minorBidi"/>
                <w:noProof/>
                <w:sz w:val="22"/>
                <w:szCs w:val="22"/>
              </w:rPr>
              <w:tab/>
            </w:r>
            <w:r w:rsidRPr="009C516D">
              <w:rPr>
                <w:rStyle w:val="Hyperlink"/>
                <w:noProof/>
              </w:rPr>
              <w:t>Enumerations</w:t>
            </w:r>
            <w:r>
              <w:rPr>
                <w:noProof/>
                <w:webHidden/>
              </w:rPr>
              <w:tab/>
            </w:r>
            <w:r>
              <w:rPr>
                <w:noProof/>
                <w:webHidden/>
              </w:rPr>
              <w:fldChar w:fldCharType="begin"/>
            </w:r>
            <w:r>
              <w:rPr>
                <w:noProof/>
                <w:webHidden/>
              </w:rPr>
              <w:instrText xml:space="preserve"> PAGEREF _Toc437226648 \h </w:instrText>
            </w:r>
            <w:r>
              <w:rPr>
                <w:noProof/>
                <w:webHidden/>
              </w:rPr>
            </w:r>
            <w:r>
              <w:rPr>
                <w:noProof/>
                <w:webHidden/>
              </w:rPr>
              <w:fldChar w:fldCharType="separate"/>
            </w:r>
            <w:r w:rsidR="0036697A">
              <w:rPr>
                <w:noProof/>
                <w:webHidden/>
              </w:rPr>
              <w:t>46</w:t>
            </w:r>
            <w:r>
              <w:rPr>
                <w:noProof/>
                <w:webHidden/>
              </w:rPr>
              <w:fldChar w:fldCharType="end"/>
            </w:r>
          </w:hyperlink>
        </w:p>
        <w:p w:rsidR="00341892" w:rsidRDefault="00341892">
          <w:pPr>
            <w:pStyle w:val="TOC2"/>
            <w:tabs>
              <w:tab w:val="left" w:pos="880"/>
              <w:tab w:val="right" w:leader="dot" w:pos="9350"/>
            </w:tabs>
            <w:rPr>
              <w:rFonts w:asciiTheme="minorHAnsi" w:eastAsiaTheme="minorEastAsia" w:hAnsiTheme="minorHAnsi" w:cstheme="minorBidi"/>
              <w:noProof/>
              <w:sz w:val="22"/>
              <w:szCs w:val="22"/>
            </w:rPr>
          </w:pPr>
          <w:hyperlink w:anchor="_Toc437226649" w:history="1">
            <w:r w:rsidRPr="009C516D">
              <w:rPr>
                <w:rStyle w:val="Hyperlink"/>
                <w:noProof/>
              </w:rPr>
              <w:t>3.3</w:t>
            </w:r>
            <w:r>
              <w:rPr>
                <w:rFonts w:asciiTheme="minorHAnsi" w:eastAsiaTheme="minorEastAsia" w:hAnsiTheme="minorHAnsi" w:cstheme="minorBidi"/>
                <w:noProof/>
                <w:sz w:val="22"/>
                <w:szCs w:val="22"/>
              </w:rPr>
              <w:tab/>
            </w:r>
            <w:r w:rsidRPr="009C516D">
              <w:rPr>
                <w:rStyle w:val="Hyperlink"/>
                <w:noProof/>
              </w:rPr>
              <w:t>Data Access Layer Overview</w:t>
            </w:r>
            <w:r>
              <w:rPr>
                <w:noProof/>
                <w:webHidden/>
              </w:rPr>
              <w:tab/>
            </w:r>
            <w:r>
              <w:rPr>
                <w:noProof/>
                <w:webHidden/>
              </w:rPr>
              <w:fldChar w:fldCharType="begin"/>
            </w:r>
            <w:r>
              <w:rPr>
                <w:noProof/>
                <w:webHidden/>
              </w:rPr>
              <w:instrText xml:space="preserve"> PAGEREF _Toc437226649 \h </w:instrText>
            </w:r>
            <w:r>
              <w:rPr>
                <w:noProof/>
                <w:webHidden/>
              </w:rPr>
            </w:r>
            <w:r>
              <w:rPr>
                <w:noProof/>
                <w:webHidden/>
              </w:rPr>
              <w:fldChar w:fldCharType="separate"/>
            </w:r>
            <w:r w:rsidR="0036697A">
              <w:rPr>
                <w:noProof/>
                <w:webHidden/>
              </w:rPr>
              <w:t>50</w:t>
            </w:r>
            <w:r>
              <w:rPr>
                <w:noProof/>
                <w:webHidden/>
              </w:rPr>
              <w:fldChar w:fldCharType="end"/>
            </w:r>
          </w:hyperlink>
        </w:p>
        <w:p w:rsidR="00341892" w:rsidRDefault="00341892">
          <w:pPr>
            <w:pStyle w:val="TOC3"/>
            <w:tabs>
              <w:tab w:val="left" w:pos="1320"/>
              <w:tab w:val="right" w:leader="dot" w:pos="9350"/>
            </w:tabs>
            <w:rPr>
              <w:rFonts w:asciiTheme="minorHAnsi" w:eastAsiaTheme="minorEastAsia" w:hAnsiTheme="minorHAnsi" w:cstheme="minorBidi"/>
              <w:noProof/>
              <w:sz w:val="22"/>
              <w:szCs w:val="22"/>
            </w:rPr>
          </w:pPr>
          <w:hyperlink w:anchor="_Toc437226650" w:history="1">
            <w:r w:rsidRPr="009C516D">
              <w:rPr>
                <w:rStyle w:val="Hyperlink"/>
                <w:noProof/>
              </w:rPr>
              <w:t>3.3.1</w:t>
            </w:r>
            <w:r>
              <w:rPr>
                <w:rFonts w:asciiTheme="minorHAnsi" w:eastAsiaTheme="minorEastAsia" w:hAnsiTheme="minorHAnsi" w:cstheme="minorBidi"/>
                <w:noProof/>
                <w:sz w:val="22"/>
                <w:szCs w:val="22"/>
              </w:rPr>
              <w:tab/>
            </w:r>
            <w:r w:rsidRPr="009C516D">
              <w:rPr>
                <w:rStyle w:val="Hyperlink"/>
                <w:noProof/>
              </w:rPr>
              <w:t>SQL Client</w:t>
            </w:r>
            <w:r>
              <w:rPr>
                <w:noProof/>
                <w:webHidden/>
              </w:rPr>
              <w:tab/>
            </w:r>
            <w:r>
              <w:rPr>
                <w:noProof/>
                <w:webHidden/>
              </w:rPr>
              <w:fldChar w:fldCharType="begin"/>
            </w:r>
            <w:r>
              <w:rPr>
                <w:noProof/>
                <w:webHidden/>
              </w:rPr>
              <w:instrText xml:space="preserve"> PAGEREF _Toc437226650 \h </w:instrText>
            </w:r>
            <w:r>
              <w:rPr>
                <w:noProof/>
                <w:webHidden/>
              </w:rPr>
            </w:r>
            <w:r>
              <w:rPr>
                <w:noProof/>
                <w:webHidden/>
              </w:rPr>
              <w:fldChar w:fldCharType="separate"/>
            </w:r>
            <w:r w:rsidR="0036697A">
              <w:rPr>
                <w:noProof/>
                <w:webHidden/>
              </w:rPr>
              <w:t>50</w:t>
            </w:r>
            <w:r>
              <w:rPr>
                <w:noProof/>
                <w:webHidden/>
              </w:rPr>
              <w:fldChar w:fldCharType="end"/>
            </w:r>
          </w:hyperlink>
        </w:p>
        <w:p w:rsidR="00341892" w:rsidRDefault="00341892">
          <w:pPr>
            <w:pStyle w:val="TOC1"/>
            <w:tabs>
              <w:tab w:val="right" w:leader="dot" w:pos="9350"/>
            </w:tabs>
            <w:rPr>
              <w:rFonts w:asciiTheme="minorHAnsi" w:eastAsiaTheme="minorEastAsia" w:hAnsiTheme="minorHAnsi" w:cstheme="minorBidi"/>
              <w:noProof/>
              <w:sz w:val="22"/>
              <w:szCs w:val="22"/>
            </w:rPr>
          </w:pPr>
          <w:hyperlink w:anchor="_Toc437226651" w:history="1">
            <w:r w:rsidRPr="009C516D">
              <w:rPr>
                <w:rStyle w:val="Hyperlink"/>
                <w:noProof/>
              </w:rPr>
              <w:t>Appendix A: Data Dictionary</w:t>
            </w:r>
            <w:r>
              <w:rPr>
                <w:noProof/>
                <w:webHidden/>
              </w:rPr>
              <w:tab/>
            </w:r>
            <w:r>
              <w:rPr>
                <w:noProof/>
                <w:webHidden/>
              </w:rPr>
              <w:fldChar w:fldCharType="begin"/>
            </w:r>
            <w:r>
              <w:rPr>
                <w:noProof/>
                <w:webHidden/>
              </w:rPr>
              <w:instrText xml:space="preserve"> PAGEREF _Toc437226651 \h </w:instrText>
            </w:r>
            <w:r>
              <w:rPr>
                <w:noProof/>
                <w:webHidden/>
              </w:rPr>
            </w:r>
            <w:r>
              <w:rPr>
                <w:noProof/>
                <w:webHidden/>
              </w:rPr>
              <w:fldChar w:fldCharType="separate"/>
            </w:r>
            <w:r w:rsidR="0036697A">
              <w:rPr>
                <w:noProof/>
                <w:webHidden/>
              </w:rPr>
              <w:t>58</w:t>
            </w:r>
            <w:r>
              <w:rPr>
                <w:noProof/>
                <w:webHidden/>
              </w:rPr>
              <w:fldChar w:fldCharType="end"/>
            </w:r>
          </w:hyperlink>
        </w:p>
        <w:p w:rsidR="00341892" w:rsidRDefault="00341892">
          <w:pPr>
            <w:pStyle w:val="TOC1"/>
            <w:tabs>
              <w:tab w:val="right" w:leader="dot" w:pos="9350"/>
            </w:tabs>
            <w:rPr>
              <w:rFonts w:asciiTheme="minorHAnsi" w:eastAsiaTheme="minorEastAsia" w:hAnsiTheme="minorHAnsi" w:cstheme="minorBidi"/>
              <w:noProof/>
              <w:sz w:val="22"/>
              <w:szCs w:val="22"/>
            </w:rPr>
          </w:pPr>
          <w:hyperlink w:anchor="_Toc437226652" w:history="1">
            <w:r w:rsidRPr="009C516D">
              <w:rPr>
                <w:rStyle w:val="Hyperlink"/>
                <w:noProof/>
              </w:rPr>
              <w:t>Appendix B: Traceability Matrix</w:t>
            </w:r>
            <w:r>
              <w:rPr>
                <w:noProof/>
                <w:webHidden/>
              </w:rPr>
              <w:tab/>
            </w:r>
            <w:r>
              <w:rPr>
                <w:noProof/>
                <w:webHidden/>
              </w:rPr>
              <w:fldChar w:fldCharType="begin"/>
            </w:r>
            <w:r>
              <w:rPr>
                <w:noProof/>
                <w:webHidden/>
              </w:rPr>
              <w:instrText xml:space="preserve"> PAGEREF _Toc437226652 \h </w:instrText>
            </w:r>
            <w:r>
              <w:rPr>
                <w:noProof/>
                <w:webHidden/>
              </w:rPr>
            </w:r>
            <w:r>
              <w:rPr>
                <w:noProof/>
                <w:webHidden/>
              </w:rPr>
              <w:fldChar w:fldCharType="separate"/>
            </w:r>
            <w:r w:rsidR="0036697A">
              <w:rPr>
                <w:noProof/>
                <w:webHidden/>
              </w:rPr>
              <w:t>58</w:t>
            </w:r>
            <w:r>
              <w:rPr>
                <w:noProof/>
                <w:webHidden/>
              </w:rPr>
              <w:fldChar w:fldCharType="end"/>
            </w:r>
          </w:hyperlink>
        </w:p>
        <w:p w:rsidR="0017110C" w:rsidRDefault="00432BB9" w:rsidP="003C3B4F">
          <w:pPr>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rPr>
              <w:noProof/>
            </w:rPr>
            <w:fldChar w:fldCharType="end"/>
          </w:r>
        </w:p>
      </w:sdtContent>
    </w:sdt>
    <w:p w:rsidR="0017110C" w:rsidRDefault="0017110C" w:rsidP="004F5541">
      <w:pPr>
        <w:pStyle w:val="Title"/>
        <w:keepNext/>
        <w:keepLines/>
      </w:pPr>
      <w:r>
        <w:lastRenderedPageBreak/>
        <w:t xml:space="preserve">Software </w:t>
      </w:r>
      <w:r w:rsidR="00CC2697">
        <w:t>Design Specification</w:t>
      </w:r>
    </w:p>
    <w:p w:rsidR="0017110C" w:rsidRPr="005A781D" w:rsidRDefault="0017110C" w:rsidP="004F5541">
      <w:pPr>
        <w:pStyle w:val="Heading1"/>
        <w:numPr>
          <w:ilvl w:val="0"/>
          <w:numId w:val="2"/>
        </w:numPr>
      </w:pPr>
      <w:bookmarkStart w:id="9" w:name="_Toc431750916"/>
      <w:bookmarkStart w:id="10" w:name="_Toc431762510"/>
      <w:bookmarkStart w:id="11" w:name="_Toc437226625"/>
      <w:r w:rsidRPr="005A781D">
        <w:t>Introduction</w:t>
      </w:r>
      <w:bookmarkEnd w:id="9"/>
      <w:bookmarkEnd w:id="10"/>
      <w:bookmarkEnd w:id="11"/>
    </w:p>
    <w:p w:rsidR="0017110C" w:rsidRPr="0017110C" w:rsidRDefault="0017110C" w:rsidP="004F5541">
      <w:pPr>
        <w:pStyle w:val="Heading2"/>
        <w:numPr>
          <w:ilvl w:val="1"/>
          <w:numId w:val="2"/>
        </w:numPr>
      </w:pPr>
      <w:bookmarkStart w:id="12" w:name="_Toc431750917"/>
      <w:bookmarkStart w:id="13" w:name="_Toc431762511"/>
      <w:bookmarkStart w:id="14" w:name="_Toc437226626"/>
      <w:r w:rsidRPr="0017110C">
        <w:t>Purpose</w:t>
      </w:r>
      <w:bookmarkEnd w:id="12"/>
      <w:bookmarkEnd w:id="13"/>
      <w:bookmarkEnd w:id="14"/>
    </w:p>
    <w:p w:rsidR="0017110C" w:rsidRPr="0017110C" w:rsidRDefault="0017110C" w:rsidP="004F5541">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4F5541">
      <w:pPr>
        <w:pStyle w:val="Heading2"/>
      </w:pPr>
      <w:bookmarkStart w:id="15" w:name="_Toc431750918"/>
      <w:bookmarkStart w:id="16" w:name="_Toc431762512"/>
      <w:bookmarkStart w:id="17" w:name="_Toc437226627"/>
      <w:r>
        <w:t>Scope</w:t>
      </w:r>
      <w:bookmarkEnd w:id="15"/>
      <w:bookmarkEnd w:id="16"/>
      <w:bookmarkEnd w:id="17"/>
    </w:p>
    <w:p w:rsidR="0003781E" w:rsidRDefault="0003781E" w:rsidP="004F5541">
      <w:pPr>
        <w:keepNext/>
        <w:keepLines/>
      </w:pPr>
      <w:bookmarkStart w:id="18" w:name="_Toc431145049"/>
      <w:bookmarkStart w:id="19" w:name="_Toc431750919"/>
      <w:bookmarkStart w:id="20"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4F5541">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4F5541">
      <w:pPr>
        <w:pStyle w:val="ListParagraph"/>
        <w:keepNext/>
        <w:keepLines/>
        <w:numPr>
          <w:ilvl w:val="0"/>
          <w:numId w:val="3"/>
        </w:numPr>
      </w:pPr>
      <w:r>
        <w:t>Simple Moving Average</w:t>
      </w:r>
    </w:p>
    <w:p w:rsidR="0003781E" w:rsidRDefault="0003781E" w:rsidP="004F5541">
      <w:pPr>
        <w:pStyle w:val="ListParagraph"/>
        <w:keepNext/>
        <w:keepLines/>
        <w:numPr>
          <w:ilvl w:val="0"/>
          <w:numId w:val="3"/>
        </w:numPr>
      </w:pPr>
      <w:r>
        <w:t>Data correlation discovery between the multiple devices.</w:t>
      </w:r>
    </w:p>
    <w:p w:rsidR="0003781E" w:rsidRDefault="0003781E" w:rsidP="004F5541">
      <w:pPr>
        <w:pStyle w:val="ListParagraph"/>
        <w:keepNext/>
        <w:keepLines/>
        <w:numPr>
          <w:ilvl w:val="0"/>
          <w:numId w:val="3"/>
        </w:numPr>
      </w:pPr>
      <w:r>
        <w:t>Simply display data that was uploaded to the customer in a graphical format.</w:t>
      </w:r>
    </w:p>
    <w:p w:rsidR="0003781E" w:rsidRDefault="0003781E" w:rsidP="004F5541">
      <w:pPr>
        <w:pStyle w:val="ListParagraph"/>
        <w:keepNext/>
        <w:keepLines/>
        <w:numPr>
          <w:ilvl w:val="0"/>
          <w:numId w:val="3"/>
        </w:numPr>
      </w:pPr>
      <w:r>
        <w:t xml:space="preserve">Calculate the user’s activity.  </w:t>
      </w:r>
    </w:p>
    <w:p w:rsidR="0003781E" w:rsidRDefault="0003781E" w:rsidP="004F5541">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4F5541">
      <w:pPr>
        <w:pStyle w:val="Heading2"/>
      </w:pPr>
      <w:bookmarkStart w:id="21" w:name="_Toc437226628"/>
      <w:r>
        <w:t>Definitions, Acronyms, and Abbreviations</w:t>
      </w:r>
      <w:bookmarkEnd w:id="18"/>
      <w:bookmarkEnd w:id="19"/>
      <w:bookmarkEnd w:id="20"/>
      <w:bookmarkEnd w:id="21"/>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Account</w:t>
            </w:r>
          </w:p>
        </w:tc>
        <w:tc>
          <w:tcPr>
            <w:tcW w:w="7150" w:type="dxa"/>
          </w:tcPr>
          <w:p w:rsidR="00254328" w:rsidRDefault="00254328" w:rsidP="004F5541">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Activity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ASP.NET</w:t>
            </w:r>
          </w:p>
        </w:tc>
        <w:tc>
          <w:tcPr>
            <w:tcW w:w="7150" w:type="dxa"/>
          </w:tcPr>
          <w:p w:rsidR="002643C6" w:rsidRDefault="002643C6" w:rsidP="004F5541">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C#</w:t>
            </w:r>
          </w:p>
        </w:tc>
        <w:tc>
          <w:tcPr>
            <w:tcW w:w="7150" w:type="dxa"/>
          </w:tcPr>
          <w:p w:rsidR="002643C6" w:rsidRDefault="002643C6" w:rsidP="004F5541">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4F5541">
            <w:pPr>
              <w:keepNext/>
              <w:keepLines/>
              <w:widowControl w:val="0"/>
              <w:rPr>
                <w:i/>
              </w:rPr>
            </w:pPr>
            <w:r>
              <w:rPr>
                <w:i/>
              </w:rPr>
              <w:t>Controller</w:t>
            </w:r>
          </w:p>
        </w:tc>
        <w:tc>
          <w:tcPr>
            <w:tcW w:w="7150" w:type="dxa"/>
          </w:tcPr>
          <w:p w:rsidR="00812105" w:rsidRDefault="00812105" w:rsidP="004F5541">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csv</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4F5541">
            <w:pPr>
              <w:keepNext/>
              <w:keepLines/>
              <w:widowControl w:val="0"/>
              <w:rPr>
                <w:i/>
              </w:rPr>
            </w:pPr>
            <w:r>
              <w:rPr>
                <w:i/>
              </w:rPr>
              <w:t>Customer</w:t>
            </w:r>
          </w:p>
        </w:tc>
        <w:tc>
          <w:tcPr>
            <w:tcW w:w="7150" w:type="dxa"/>
          </w:tcPr>
          <w:p w:rsidR="00254328" w:rsidRPr="002469FB"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proofErr w:type="spellStart"/>
            <w:r>
              <w:rPr>
                <w:i/>
              </w:rPr>
              <w:t>dat</w:t>
            </w:r>
            <w:proofErr w:type="spellEnd"/>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ECG</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Electro Cardio Gram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Combining of data to generate a report based on input criteria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run experiments on patient data</w:t>
            </w:r>
          </w:p>
        </w:tc>
      </w:tr>
      <w:tr w:rsidR="003E6B4F"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GSR</w:t>
            </w:r>
          </w:p>
        </w:tc>
        <w:tc>
          <w:tcPr>
            <w:tcW w:w="7150" w:type="dxa"/>
          </w:tcPr>
          <w:p w:rsidR="003E6B4F" w:rsidRDefault="003E6B4F" w:rsidP="004F5541">
            <w:pPr>
              <w:keepNext/>
              <w:keepLines/>
              <w:widowControl w:val="0"/>
              <w:cnfStyle w:val="000000000000" w:firstRow="0" w:lastRow="0" w:firstColumn="0" w:lastColumn="0" w:oddVBand="0" w:evenVBand="0" w:oddHBand="0" w:evenHBand="0" w:firstRowFirstColumn="0" w:firstRowLastColumn="0" w:lastRowFirstColumn="0" w:lastRowLastColumn="0"/>
            </w:pPr>
            <w:proofErr w:type="spellStart"/>
            <w:r>
              <w:t>Galovanic</w:t>
            </w:r>
            <w:proofErr w:type="spellEnd"/>
            <w:r>
              <w:t xml:space="preserve"> Skin Resistance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GUI</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HTTP(S)</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HRV</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Heart Rate Variability</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IEEE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Interface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Medium in which a user interacts with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Medical Device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Model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base representation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MVC</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Model View Controller</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Patient</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Physician</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treats patients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 Builder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RSSI</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Bluetooth signal strength</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SDD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SQL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Stakeholder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Developer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Tester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UAH</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View</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Application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Based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Browser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An interface to view web applications over the internet (example: Firefox, </w:t>
            </w:r>
            <w:r>
              <w:lastRenderedPageBreak/>
              <w:t>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lastRenderedPageBreak/>
              <w:t>Web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4F5541">
      <w:pPr>
        <w:keepNext/>
        <w:keepLines/>
      </w:pPr>
    </w:p>
    <w:p w:rsidR="0017110C" w:rsidRDefault="0017110C" w:rsidP="004F5541">
      <w:pPr>
        <w:pStyle w:val="Heading2"/>
      </w:pPr>
      <w:r>
        <w:t xml:space="preserve"> </w:t>
      </w:r>
      <w:bookmarkStart w:id="22" w:name="_Toc431750920"/>
      <w:bookmarkStart w:id="23" w:name="_Toc431762514"/>
      <w:bookmarkStart w:id="24" w:name="_Toc437226629"/>
      <w:r>
        <w:t>References</w:t>
      </w:r>
      <w:bookmarkEnd w:id="22"/>
      <w:bookmarkEnd w:id="23"/>
      <w:bookmarkEnd w:id="24"/>
    </w:p>
    <w:p w:rsidR="0017110C" w:rsidRDefault="0017110C" w:rsidP="004F5541">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4F5541">
      <w:pPr>
        <w:keepNext/>
        <w:keepLines/>
      </w:pPr>
      <w:r w:rsidRPr="0007275F">
        <w:t>Definitions for New Race and Ethnicity Categories</w:t>
      </w:r>
      <w:r>
        <w:t xml:space="preserve"> (</w:t>
      </w:r>
      <w:r w:rsidRPr="0007275F">
        <w:t>https://nces.ed.gov/ipeds/reic/definitions.asp</w:t>
      </w:r>
      <w:r>
        <w:t>)</w:t>
      </w:r>
    </w:p>
    <w:p w:rsidR="00812105" w:rsidRDefault="008867C5" w:rsidP="004F5541">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4F5541">
      <w:pPr>
        <w:pStyle w:val="Heading2"/>
      </w:pPr>
      <w:bookmarkStart w:id="25" w:name="_Toc437226630"/>
      <w:r>
        <w:t>Overview</w:t>
      </w:r>
      <w:bookmarkEnd w:id="25"/>
    </w:p>
    <w:p w:rsidR="00812105" w:rsidRDefault="00185338" w:rsidP="004F5541">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4F5541">
      <w:pPr>
        <w:pStyle w:val="Heading2"/>
        <w:spacing w:before="0" w:after="200"/>
        <w:contextualSpacing/>
      </w:pPr>
      <w:bookmarkStart w:id="26" w:name="_Toc434658785"/>
      <w:bookmarkStart w:id="27" w:name="_Toc437226631"/>
      <w:r>
        <w:t>Application Framework</w:t>
      </w:r>
      <w:bookmarkEnd w:id="26"/>
      <w:bookmarkEnd w:id="27"/>
    </w:p>
    <w:p w:rsidR="00812105" w:rsidRDefault="002F2E05" w:rsidP="004F5541">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4F5541">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4F5541">
      <w:pPr>
        <w:pStyle w:val="Heading1"/>
      </w:pPr>
      <w:bookmarkStart w:id="28" w:name="_Toc437226632"/>
      <w:r>
        <w:t>System Architecture Description</w:t>
      </w:r>
      <w:bookmarkEnd w:id="28"/>
    </w:p>
    <w:p w:rsidR="00812105" w:rsidRDefault="00EA2092" w:rsidP="004F5541">
      <w:pPr>
        <w:pStyle w:val="Heading2"/>
      </w:pPr>
      <w:bookmarkStart w:id="29" w:name="_Toc437226633"/>
      <w:r>
        <w:t>Overview of Components</w:t>
      </w:r>
      <w:bookmarkEnd w:id="29"/>
    </w:p>
    <w:p w:rsidR="00812105" w:rsidRDefault="003868C2" w:rsidP="004F5541">
      <w:pPr>
        <w:keepNext/>
        <w:keepLines/>
        <w:spacing w:after="0" w:line="240" w:lineRule="auto"/>
      </w:pPr>
      <w:r>
        <w:rPr>
          <w:noProof/>
        </w:rPr>
        <w:lastRenderedPageBreak/>
        <w:drawing>
          <wp:inline distT="0" distB="0" distL="0" distR="0" wp14:anchorId="238F785F" wp14:editId="52098B6F">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4F5541">
      <w:pPr>
        <w:keepNext/>
        <w:keepLines/>
        <w:spacing w:after="0" w:line="240" w:lineRule="auto"/>
        <w:jc w:val="center"/>
      </w:pPr>
      <w:r w:rsidRPr="00EA2092">
        <w:rPr>
          <w:b/>
        </w:rPr>
        <w:t>Figure 2.1</w:t>
      </w:r>
      <w:r w:rsidR="00C80C83">
        <w:t xml:space="preserve">: </w:t>
      </w:r>
      <w:r>
        <w:t>Architectural Overview</w:t>
      </w:r>
    </w:p>
    <w:p w:rsidR="00812105" w:rsidRDefault="00812105" w:rsidP="004F5541">
      <w:pPr>
        <w:keepNext/>
        <w:keepLines/>
        <w:spacing w:after="0" w:line="240" w:lineRule="auto"/>
        <w:jc w:val="center"/>
      </w:pPr>
    </w:p>
    <w:p w:rsidR="00812105" w:rsidRDefault="00EA2092" w:rsidP="004F5541">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4F5541">
      <w:pPr>
        <w:pStyle w:val="Heading2"/>
      </w:pPr>
      <w:bookmarkStart w:id="30" w:name="_Toc437226634"/>
      <w:r>
        <w:lastRenderedPageBreak/>
        <w:t>Structure and Relationships</w:t>
      </w:r>
      <w:bookmarkEnd w:id="30"/>
    </w:p>
    <w:p w:rsidR="00812105" w:rsidRDefault="00EA28CA" w:rsidP="004F5541">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4F5541">
      <w:pPr>
        <w:pStyle w:val="Heading3"/>
        <w:keepNext/>
        <w:keepLines/>
      </w:pPr>
      <w:bookmarkStart w:id="31" w:name="_Toc437226635"/>
      <w:r>
        <w:t>Data Ingestion</w:t>
      </w:r>
      <w:bookmarkEnd w:id="31"/>
    </w:p>
    <w:p w:rsidR="00812105" w:rsidRDefault="001A5281" w:rsidP="004F5541">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4F5541">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4F5541">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4F5541">
      <w:pPr>
        <w:keepNext/>
        <w:keepLines/>
      </w:pPr>
      <w:r w:rsidRPr="00D6053C">
        <w:rPr>
          <w:noProof/>
        </w:rPr>
        <w:lastRenderedPageBreak/>
        <w:drawing>
          <wp:inline distT="0" distB="0" distL="0" distR="0" wp14:anchorId="533700A2" wp14:editId="0020227E">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4F5541">
      <w:pPr>
        <w:keepNext/>
        <w:keepLines/>
        <w:jc w:val="center"/>
        <w:rPr>
          <w:b/>
        </w:rPr>
      </w:pPr>
      <w:r w:rsidRPr="00D6053C">
        <w:rPr>
          <w:b/>
        </w:rPr>
        <w:t>Figure 2.2</w:t>
      </w:r>
      <w:r w:rsidR="00E90171">
        <w:t>: Sequence Diagram of Data Ingestion Feature</w:t>
      </w:r>
      <w:r w:rsidRPr="00D6053C">
        <w:rPr>
          <w:b/>
        </w:rPr>
        <w:t xml:space="preserve"> </w:t>
      </w:r>
    </w:p>
    <w:p w:rsidR="0054591F" w:rsidRPr="00712B7F" w:rsidRDefault="0054591F" w:rsidP="00712B7F">
      <w:pPr>
        <w:keepNext/>
        <w:keepLines/>
      </w:pPr>
      <w:r w:rsidRPr="00712B7F">
        <w:rPr>
          <w:b/>
        </w:rPr>
        <w:t>Prototype References</w:t>
      </w:r>
      <w:r>
        <w:rPr>
          <w:b/>
        </w:rPr>
        <w:t xml:space="preserve"> for Data Ingestion</w:t>
      </w:r>
      <w:r>
        <w:t>: “</w:t>
      </w:r>
      <w:r w:rsidRPr="0054591F">
        <w:t>Patient: Upload Data</w:t>
      </w:r>
      <w:r>
        <w:t>” (pg. 18)</w:t>
      </w:r>
    </w:p>
    <w:p w:rsidR="003A2D87" w:rsidRDefault="003A2D87" w:rsidP="004F5541">
      <w:pPr>
        <w:pStyle w:val="Heading3"/>
        <w:keepNext/>
        <w:keepLines/>
      </w:pPr>
      <w:bookmarkStart w:id="32" w:name="_Toc437226636"/>
      <w:r>
        <w:t>Administrator Tools</w:t>
      </w:r>
      <w:bookmarkEnd w:id="32"/>
    </w:p>
    <w:p w:rsidR="003A2D87" w:rsidRPr="00DF4BAA" w:rsidRDefault="003A2D87" w:rsidP="004F5541">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4F5541">
      <w:pPr>
        <w:keepNext/>
        <w:keepLines/>
      </w:pPr>
      <w:r>
        <w:rPr>
          <w:noProof/>
        </w:rPr>
        <w:lastRenderedPageBreak/>
        <w:drawing>
          <wp:inline distT="0" distB="0" distL="0" distR="0" wp14:anchorId="6BD7F4DE" wp14:editId="56D9D239">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4F5541">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4F5541">
      <w:pPr>
        <w:keepNext/>
        <w:keepLines/>
      </w:pPr>
      <w:r>
        <w:t>The second set of Administrator tools</w:t>
      </w:r>
      <w:r w:rsidR="001129E1">
        <w:t xml:space="preserve"> involves editing the existing users in the database.  These functions include enabling, disabling</w:t>
      </w:r>
      <w:r w:rsidR="00712B7F">
        <w:t>, editing, resetting a user’s password,</w:t>
      </w:r>
      <w:r w:rsidR="001129E1">
        <w:t xml:space="preserve">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xml:space="preserve">.  There will be </w:t>
      </w:r>
      <w:r w:rsidR="00712B7F">
        <w:t>five</w:t>
      </w:r>
      <w:r w:rsidR="00712B7F">
        <w:t xml:space="preserve"> </w:t>
      </w:r>
      <w:r w:rsidR="00A855E1">
        <w:t>options available: enable, disable,</w:t>
      </w:r>
      <w:r w:rsidR="00712B7F">
        <w:t xml:space="preserve"> edit, reset password</w:t>
      </w:r>
      <w:r w:rsidR="00A855E1">
        <w:t xml:space="preserve"> and delete.  After the action is selected the user record will be updated in the database.</w:t>
      </w:r>
    </w:p>
    <w:p w:rsidR="001129E1" w:rsidRPr="00DF4BAA" w:rsidRDefault="001163F5" w:rsidP="004F5541">
      <w:pPr>
        <w:keepNext/>
        <w:keepLines/>
      </w:pPr>
      <w:r w:rsidRPr="001163F5">
        <w:t>Regarding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Default="001129E1" w:rsidP="004F5541">
      <w:pPr>
        <w:pStyle w:val="Caption"/>
        <w:keepNext/>
        <w:keepLines/>
        <w:jc w:val="center"/>
        <w:rPr>
          <w:b w:val="0"/>
          <w:color w:val="auto"/>
          <w:sz w:val="24"/>
          <w:szCs w:val="24"/>
        </w:rPr>
      </w:pPr>
      <w:r>
        <w:rPr>
          <w:noProof/>
        </w:rPr>
        <w:lastRenderedPageBreak/>
        <w:drawing>
          <wp:inline distT="0" distB="0" distL="0" distR="0" wp14:anchorId="7D62BA3B" wp14:editId="4F8F6E5B">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54591F" w:rsidP="004F5541">
      <w:pPr>
        <w:keepNext/>
        <w:keepLines/>
      </w:pPr>
      <w:r w:rsidRPr="00712B7F">
        <w:rPr>
          <w:b/>
        </w:rPr>
        <w:t>Prototype References for Administrator Tools:</w:t>
      </w:r>
      <w:r>
        <w:rPr>
          <w:b/>
        </w:rPr>
        <w:t xml:space="preserve"> </w:t>
      </w:r>
      <w:r w:rsidRPr="00712B7F">
        <w:t xml:space="preserve">“System Admin: Welcome Screen” (pg. 34), </w:t>
      </w:r>
      <w:r>
        <w:t>“</w:t>
      </w:r>
      <w:r w:rsidRPr="0054591F">
        <w:t>System Admin: Look-up User 1</w:t>
      </w:r>
      <w:r>
        <w:t>”</w:t>
      </w:r>
      <w:r w:rsidRPr="0054591F">
        <w:t xml:space="preserve"> (pg. 36), </w:t>
      </w:r>
      <w:r>
        <w:t>“</w:t>
      </w:r>
      <w:r w:rsidRPr="0054591F">
        <w:t>System Admin: Look-up User 2</w:t>
      </w:r>
      <w:r>
        <w:t>”</w:t>
      </w:r>
      <w:r w:rsidRPr="0054591F">
        <w:t xml:space="preserve"> (pg. 37), </w:t>
      </w:r>
      <w:r>
        <w:t>“</w:t>
      </w:r>
      <w:r w:rsidRPr="0054591F">
        <w:t>System Admin: Jsmith1 Patients</w:t>
      </w:r>
      <w:r>
        <w:t>”</w:t>
      </w:r>
      <w:r w:rsidRPr="0054591F">
        <w:t xml:space="preserve"> (pg. 38), </w:t>
      </w:r>
      <w:r>
        <w:t>“System Admin: Smith0001 User”</w:t>
      </w:r>
      <w:r w:rsidRPr="0054591F">
        <w:t xml:space="preserve"> (pg. 39)</w:t>
      </w:r>
    </w:p>
    <w:p w:rsidR="00810349" w:rsidRDefault="00810349" w:rsidP="004F5541">
      <w:pPr>
        <w:keepNext/>
        <w:keepLines/>
      </w:pPr>
    </w:p>
    <w:p w:rsidR="000D5552" w:rsidRDefault="000D5552" w:rsidP="004F5541">
      <w:pPr>
        <w:pStyle w:val="Heading3"/>
        <w:keepNext/>
        <w:keepLines/>
      </w:pPr>
      <w:bookmarkStart w:id="33" w:name="_Toc437226637"/>
      <w:r>
        <w:t>Account Management</w:t>
      </w:r>
      <w:bookmarkEnd w:id="33"/>
    </w:p>
    <w:p w:rsidR="007E3E89" w:rsidRDefault="000D5552" w:rsidP="004F5541">
      <w:pPr>
        <w:keepNext/>
        <w:keepLines/>
      </w:pPr>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4F5541">
      <w:pPr>
        <w:keepNext/>
        <w:keepLines/>
      </w:pPr>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4F5541">
      <w:pPr>
        <w:keepNext/>
        <w:keepLines/>
        <w:jc w:val="center"/>
      </w:pPr>
      <w:r>
        <w:rPr>
          <w:noProof/>
        </w:rPr>
        <w:lastRenderedPageBreak/>
        <w:drawing>
          <wp:inline distT="0" distB="0" distL="0" distR="0" wp14:anchorId="4C897BBD" wp14:editId="515CE3F7">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4F5541">
      <w:pPr>
        <w:keepNext/>
        <w:keepLines/>
        <w:jc w:val="center"/>
      </w:pPr>
      <w:r w:rsidRPr="00737642">
        <w:rPr>
          <w:b/>
        </w:rPr>
        <w:t>Figure 2.</w:t>
      </w:r>
      <w:r>
        <w:rPr>
          <w:b/>
        </w:rPr>
        <w:t>5</w:t>
      </w:r>
      <w:r w:rsidRPr="00737642">
        <w:t>:</w:t>
      </w:r>
      <w:r>
        <w:rPr>
          <w:b/>
        </w:rPr>
        <w:t xml:space="preserve"> </w:t>
      </w:r>
      <w:r>
        <w:t>Account Creation Sequence Diagram</w:t>
      </w:r>
      <w:r w:rsidR="00810349" w:rsidRPr="00810349">
        <w:t xml:space="preserve"> </w:t>
      </w:r>
    </w:p>
    <w:p w:rsidR="000D5552" w:rsidRDefault="007E3E89" w:rsidP="004F5541">
      <w:pPr>
        <w:keepNext/>
        <w:keepLines/>
      </w:pPr>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4F5541">
      <w:pPr>
        <w:keepNext/>
        <w:keepLines/>
      </w:pPr>
    </w:p>
    <w:p w:rsidR="000D5552" w:rsidRDefault="000D5552" w:rsidP="004F5541">
      <w:pPr>
        <w:keepNext/>
        <w:keepLines/>
        <w:jc w:val="center"/>
      </w:pPr>
      <w:r>
        <w:rPr>
          <w:noProof/>
        </w:rPr>
        <w:lastRenderedPageBreak/>
        <w:drawing>
          <wp:inline distT="0" distB="0" distL="0" distR="0" wp14:anchorId="73A2608E" wp14:editId="375F2205">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810349" w:rsidRDefault="007E3E89">
      <w:pPr>
        <w:keepNext/>
        <w:keepLines/>
        <w:jc w:val="center"/>
      </w:pPr>
      <w:r w:rsidRPr="001E5B33">
        <w:rPr>
          <w:b/>
        </w:rPr>
        <w:t>Figure 2.</w:t>
      </w:r>
      <w:r>
        <w:rPr>
          <w:b/>
        </w:rPr>
        <w:t>6</w:t>
      </w:r>
      <w:r w:rsidRPr="001E5B33">
        <w:t>:</w:t>
      </w:r>
      <w:r>
        <w:rPr>
          <w:b/>
        </w:rPr>
        <w:t xml:space="preserve"> </w:t>
      </w:r>
      <w:r w:rsidR="00565F75">
        <w:t>Edit Account</w:t>
      </w:r>
      <w:r>
        <w:t xml:space="preserve"> Sequence Diagram</w:t>
      </w:r>
      <w:r w:rsidR="00810349">
        <w:rPr>
          <w:b/>
        </w:rPr>
        <w:t xml:space="preserve"> </w:t>
      </w:r>
    </w:p>
    <w:p w:rsidR="00810349" w:rsidRPr="00810349" w:rsidRDefault="00810349" w:rsidP="00712B7F">
      <w:pPr>
        <w:keepNext/>
        <w:keepLines/>
      </w:pPr>
    </w:p>
    <w:p w:rsidR="007E3E89" w:rsidRDefault="00565F75" w:rsidP="004F5541">
      <w:pPr>
        <w:keepNext/>
        <w:keepLines/>
      </w:pPr>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4F5541">
      <w:pPr>
        <w:keepNext/>
        <w:keepLines/>
      </w:pPr>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4F5541">
      <w:pPr>
        <w:keepNext/>
        <w:keepLines/>
        <w:jc w:val="center"/>
      </w:pPr>
      <w:r>
        <w:rPr>
          <w:noProof/>
        </w:rPr>
        <w:lastRenderedPageBreak/>
        <w:drawing>
          <wp:inline distT="0" distB="0" distL="0" distR="0" wp14:anchorId="57A8EC03" wp14:editId="067312E6">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810349" w:rsidRDefault="00565F75">
      <w:pPr>
        <w:keepNext/>
        <w:keepLines/>
        <w:jc w:val="center"/>
      </w:pPr>
      <w:r w:rsidRPr="001E5B33">
        <w:rPr>
          <w:b/>
        </w:rPr>
        <w:t>Figure 2.</w:t>
      </w:r>
      <w:r>
        <w:rPr>
          <w:b/>
        </w:rPr>
        <w:t>7</w:t>
      </w:r>
      <w:r w:rsidRPr="001E5B33">
        <w:t>:</w:t>
      </w:r>
      <w:r>
        <w:rPr>
          <w:b/>
        </w:rPr>
        <w:t xml:space="preserve"> </w:t>
      </w:r>
      <w:r>
        <w:t>Login Sequence Diagram</w:t>
      </w:r>
      <w:r w:rsidR="00810349" w:rsidRPr="00810349">
        <w:t xml:space="preserve"> </w:t>
      </w:r>
    </w:p>
    <w:p w:rsidR="00565F75" w:rsidRDefault="00565F75" w:rsidP="004F5541">
      <w:pPr>
        <w:keepNext/>
        <w:keepLines/>
      </w:pPr>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4F5541">
      <w:pPr>
        <w:keepNext/>
        <w:keepLines/>
        <w:jc w:val="center"/>
      </w:pPr>
      <w:r>
        <w:rPr>
          <w:noProof/>
        </w:rPr>
        <w:drawing>
          <wp:inline distT="0" distB="0" distL="0" distR="0" wp14:anchorId="07A8B2F0" wp14:editId="6DE54932">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4F5541">
      <w:pPr>
        <w:keepNext/>
        <w:keepLines/>
        <w:jc w:val="center"/>
      </w:pPr>
      <w:r w:rsidRPr="001E5B33">
        <w:rPr>
          <w:b/>
        </w:rPr>
        <w:t>Figure 2.</w:t>
      </w:r>
      <w:r>
        <w:rPr>
          <w:b/>
        </w:rPr>
        <w:t>8</w:t>
      </w:r>
      <w:r w:rsidRPr="001E5B33">
        <w:t>:</w:t>
      </w:r>
      <w:r>
        <w:rPr>
          <w:b/>
        </w:rPr>
        <w:t xml:space="preserve"> </w:t>
      </w:r>
      <w:r>
        <w:t>Logoff Sequence Diagram</w:t>
      </w:r>
    </w:p>
    <w:p w:rsidR="0054591F" w:rsidRPr="00810349" w:rsidRDefault="0054591F" w:rsidP="00712B7F">
      <w:pPr>
        <w:keepNext/>
        <w:keepLines/>
      </w:pPr>
      <w:r>
        <w:rPr>
          <w:b/>
        </w:rPr>
        <w:t xml:space="preserve">Prototype References for </w:t>
      </w:r>
      <w:r w:rsidR="00810349">
        <w:rPr>
          <w:b/>
        </w:rPr>
        <w:t>Account Management</w:t>
      </w:r>
      <w:r>
        <w:rPr>
          <w:b/>
        </w:rPr>
        <w:t xml:space="preserve">: </w:t>
      </w:r>
      <w:r w:rsidR="00810349">
        <w:t>“</w:t>
      </w:r>
      <w:r w:rsidR="00810349" w:rsidRPr="00810349">
        <w:t>Main Screen</w:t>
      </w:r>
      <w:r w:rsidR="00810349">
        <w:t>” (pg. 4), “Request Account 1” (pg. 9), “Logout” (pg. 11), “Patient: Edit Account Settings” (pg. 16), “Physician: Edit Account Settings (pg. 22), “Experimenter: Edit Account Settings” (pg. 31), “System Admin: Edit Account Settings” (pg. 35)</w:t>
      </w:r>
    </w:p>
    <w:p w:rsidR="00565F75" w:rsidRDefault="00737642" w:rsidP="004F5541">
      <w:pPr>
        <w:pStyle w:val="Heading3"/>
        <w:keepNext/>
        <w:keepLines/>
      </w:pPr>
      <w:bookmarkStart w:id="34" w:name="_Toc437226638"/>
      <w:r>
        <w:lastRenderedPageBreak/>
        <w:t>Physician Actions</w:t>
      </w:r>
      <w:bookmarkEnd w:id="34"/>
    </w:p>
    <w:p w:rsidR="00737642" w:rsidRDefault="00737642" w:rsidP="004F5541">
      <w:pPr>
        <w:keepNext/>
        <w:keepLines/>
      </w:pPr>
      <w:r>
        <w:rPr>
          <w:noProof/>
        </w:rPr>
        <w:drawing>
          <wp:inline distT="0" distB="0" distL="0" distR="0" wp14:anchorId="10360338" wp14:editId="03263F28">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9B2D67" w:rsidRDefault="009B2D67" w:rsidP="004F5541">
      <w:pPr>
        <w:keepNext/>
        <w:keepLines/>
        <w:jc w:val="center"/>
      </w:pPr>
      <w:r w:rsidRPr="001E5B33">
        <w:rPr>
          <w:b/>
        </w:rPr>
        <w:t>Figure 2.</w:t>
      </w:r>
      <w:r>
        <w:rPr>
          <w:b/>
        </w:rPr>
        <w:t>9</w:t>
      </w:r>
      <w:r w:rsidRPr="001E5B33">
        <w:t>:</w:t>
      </w:r>
      <w:r>
        <w:rPr>
          <w:b/>
        </w:rPr>
        <w:t xml:space="preserve"> </w:t>
      </w:r>
      <w:r>
        <w:t>Create Patient Sequence Diagram</w:t>
      </w:r>
    </w:p>
    <w:p w:rsidR="00810349" w:rsidRPr="003D5B38" w:rsidRDefault="00737642" w:rsidP="00810349">
      <w:pPr>
        <w:keepNext/>
        <w:keepLines/>
      </w:pPr>
      <w:r>
        <w:t>The “Physician: Create Patient” sequence diagram</w:t>
      </w:r>
      <w:r w:rsidR="00497CB8">
        <w:t>, as seen in figure 2.9,</w:t>
      </w:r>
      <w:r>
        <w:t xml:space="preserve">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9B2D67" w:rsidRDefault="00737642" w:rsidP="004F5541">
      <w:pPr>
        <w:keepNext/>
        <w:keepLines/>
        <w:jc w:val="center"/>
      </w:pPr>
      <w:r>
        <w:rPr>
          <w:noProof/>
        </w:rPr>
        <w:drawing>
          <wp:inline distT="0" distB="0" distL="0" distR="0" wp14:anchorId="6D51A3C4" wp14:editId="700485EC">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RDefault="00737642" w:rsidP="004F5541">
      <w:pPr>
        <w:keepNext/>
        <w:keepLines/>
      </w:pPr>
      <w:r>
        <w:t>The “Physician: Delete Patient” sequence diagram</w:t>
      </w:r>
      <w:r w:rsidR="00497CB8">
        <w:t>,</w:t>
      </w:r>
      <w:r>
        <w:t xml:space="preserve"> </w:t>
      </w:r>
      <w:r w:rsidR="00497CB8">
        <w:t xml:space="preserve">as seen in figure 2.10, </w:t>
      </w:r>
      <w:r>
        <w:t>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r w:rsidR="009B2D67">
        <w:t xml:space="preserve">  As per section 2.2.2, deleting a patient will also remove all the patient data from the system.</w:t>
      </w:r>
    </w:p>
    <w:p w:rsidR="009B2D67" w:rsidRDefault="00737642" w:rsidP="004F5541">
      <w:pPr>
        <w:keepNext/>
        <w:keepLines/>
        <w:jc w:val="center"/>
      </w:pPr>
      <w:r>
        <w:rPr>
          <w:noProof/>
        </w:rPr>
        <w:lastRenderedPageBreak/>
        <w:drawing>
          <wp:inline distT="0" distB="0" distL="0" distR="0" wp14:anchorId="07CF7719" wp14:editId="3D18B640">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RDefault="00737642" w:rsidP="004F5541">
      <w:pPr>
        <w:keepNext/>
        <w:keepLines/>
      </w:pPr>
      <w:r>
        <w:t>The “Physician: View Patient Data” sequence diagram</w:t>
      </w:r>
      <w:r w:rsidR="00497CB8">
        <w:t>,</w:t>
      </w:r>
      <w:r>
        <w:t xml:space="preserve"> </w:t>
      </w:r>
      <w:r w:rsidR="00497CB8">
        <w:t xml:space="preserve">as seen in figure 2.11, </w:t>
      </w:r>
      <w:r>
        <w:t xml:space="preserve">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810349" w:rsidRDefault="00810349" w:rsidP="00810349">
      <w:pPr>
        <w:keepNext/>
        <w:keepLines/>
      </w:pPr>
      <w:r>
        <w:rPr>
          <w:b/>
        </w:rPr>
        <w:t xml:space="preserve">Prototype References for Physician Actions: </w:t>
      </w:r>
      <w:r>
        <w:t>“Physician: Create Patient” (pg. 24), “Physician: View Patient Data” (pg. 26), “Physician: Select Session” (pg. 27), “Physician: View Session” (pg. 28)</w:t>
      </w:r>
    </w:p>
    <w:p w:rsidR="00810349" w:rsidRDefault="00810349" w:rsidP="004F5541">
      <w:pPr>
        <w:keepNext/>
        <w:keepLines/>
      </w:pPr>
    </w:p>
    <w:p w:rsidR="00737642" w:rsidRDefault="009B2D67" w:rsidP="004F5541">
      <w:pPr>
        <w:pStyle w:val="Heading3"/>
        <w:keepNext/>
        <w:keepLines/>
      </w:pPr>
      <w:bookmarkStart w:id="35" w:name="_Toc437226639"/>
      <w:r>
        <w:t>Experiment Tools</w:t>
      </w:r>
      <w:bookmarkEnd w:id="35"/>
    </w:p>
    <w:p w:rsidR="009B2D67" w:rsidRDefault="009B2D67" w:rsidP="004F5541">
      <w:pPr>
        <w:keepNext/>
        <w:keepLines/>
      </w:pPr>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4F5541">
      <w:pPr>
        <w:keepNext/>
        <w:keepLines/>
      </w:pPr>
      <w:r>
        <w:t xml:space="preserve">The create experiment function in figure 2.12 functions as follows.  As experiment administrator navigates to the experiment module in the web application.  Pressing a create experiment button on the </w:t>
      </w:r>
      <w:proofErr w:type="spellStart"/>
      <w:r>
        <w:t>ExperimentView</w:t>
      </w:r>
      <w:proofErr w:type="spellEnd"/>
      <w:r>
        <w:t xml:space="preserve">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w:t>
      </w:r>
      <w:proofErr w:type="spellStart"/>
      <w:r>
        <w:t>CreateExperiment</w:t>
      </w:r>
      <w:proofErr w:type="spellEnd"/>
      <w:r>
        <w:t xml:space="preserve"> function in the </w:t>
      </w:r>
      <w:proofErr w:type="spellStart"/>
      <w:r>
        <w:t>ExperimentController</w:t>
      </w:r>
      <w:proofErr w:type="spellEnd"/>
      <w:r>
        <w:t xml:space="preserve">.  The controller will issue an </w:t>
      </w:r>
      <w:proofErr w:type="spellStart"/>
      <w:r>
        <w:t>InsertExperiment</w:t>
      </w:r>
      <w:proofErr w:type="spellEnd"/>
      <w:r>
        <w:t xml:space="preserve"> call passing the newly created Experiment object to the database to be added.</w:t>
      </w:r>
    </w:p>
    <w:p w:rsidR="006F6EE6" w:rsidRDefault="006F6EE6" w:rsidP="004F5541">
      <w:pPr>
        <w:keepNext/>
        <w:keepLines/>
      </w:pPr>
      <w:r>
        <w:rPr>
          <w:noProof/>
        </w:rPr>
        <w:lastRenderedPageBreak/>
        <w:drawing>
          <wp:inline distT="0" distB="0" distL="0" distR="0" wp14:anchorId="714FCCE1" wp14:editId="1D73B872">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t>Figure 2.</w:t>
      </w:r>
      <w:r>
        <w:rPr>
          <w:b/>
        </w:rPr>
        <w:t>12</w:t>
      </w:r>
      <w:r w:rsidRPr="001E5B33">
        <w:t>:</w:t>
      </w:r>
      <w:r>
        <w:rPr>
          <w:b/>
        </w:rPr>
        <w:t xml:space="preserve"> </w:t>
      </w:r>
      <w:r>
        <w:t>Create Experiment Sequence Diagram</w:t>
      </w:r>
    </w:p>
    <w:p w:rsidR="006F6EE6" w:rsidRDefault="006F6EE6" w:rsidP="004F5541">
      <w:pPr>
        <w:keepNext/>
        <w:keepLines/>
      </w:pPr>
      <w:r>
        <w:t xml:space="preserve">The edit experiment function shown in figure 2.13 operates as follows.  The experiment administrator shall have a list of their current experiments viewable when they access the </w:t>
      </w:r>
      <w:proofErr w:type="spellStart"/>
      <w:r>
        <w:t>ExperimentView</w:t>
      </w:r>
      <w:proofErr w:type="spellEnd"/>
      <w:r>
        <w:t>.</w:t>
      </w:r>
      <w:r w:rsidR="00460CF6">
        <w:t xml:space="preserve">  Selecting the edit option next to the experiment will display the same modal that was filled out when creating the experiment.  </w:t>
      </w:r>
      <w:r>
        <w:t xml:space="preserve">  </w:t>
      </w:r>
      <w:r w:rsidR="00460CF6">
        <w:t xml:space="preserve">This time the form will already be filled out with the current experiment criteria.  The experiment administrator may now change any element of the experiment he or she wishes.  Pressing an update button now on the modal will call the </w:t>
      </w:r>
      <w:proofErr w:type="spellStart"/>
      <w:r w:rsidR="00460CF6">
        <w:t>EditExperiment</w:t>
      </w:r>
      <w:proofErr w:type="spellEnd"/>
      <w:r w:rsidR="00460CF6">
        <w:t xml:space="preserve"> function in the </w:t>
      </w:r>
      <w:proofErr w:type="spellStart"/>
      <w:r w:rsidR="00460CF6">
        <w:t>ExperimentController</w:t>
      </w:r>
      <w:proofErr w:type="spellEnd"/>
      <w:r w:rsidR="00460CF6">
        <w:t xml:space="preserve">.  The controller will then tell the database to update the experiment record by calling the </w:t>
      </w:r>
      <w:proofErr w:type="spellStart"/>
      <w:r w:rsidR="00460CF6">
        <w:t>UpdateExperiment</w:t>
      </w:r>
      <w:proofErr w:type="spellEnd"/>
      <w:r w:rsidR="00460CF6">
        <w:t xml:space="preserve"> function passing the updated Experiment object as a parameter.</w:t>
      </w:r>
    </w:p>
    <w:p w:rsidR="006F6EE6" w:rsidRDefault="006F6EE6" w:rsidP="004F5541">
      <w:pPr>
        <w:keepNext/>
        <w:keepLines/>
      </w:pPr>
      <w:r>
        <w:rPr>
          <w:noProof/>
        </w:rPr>
        <w:drawing>
          <wp:inline distT="0" distB="0" distL="0" distR="0" wp14:anchorId="7B77A5AF" wp14:editId="381C1439">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lastRenderedPageBreak/>
        <w:t>Figure 2.</w:t>
      </w:r>
      <w:r>
        <w:rPr>
          <w:b/>
        </w:rPr>
        <w:t>13</w:t>
      </w:r>
      <w:r w:rsidRPr="001E5B33">
        <w:t>:</w:t>
      </w:r>
      <w:r>
        <w:rPr>
          <w:b/>
        </w:rPr>
        <w:t xml:space="preserve"> </w:t>
      </w:r>
      <w:r>
        <w:t>Edit Experiment Sequence Diagram</w:t>
      </w:r>
    </w:p>
    <w:p w:rsidR="00460CF6" w:rsidRDefault="00460CF6" w:rsidP="004F5541">
      <w:pPr>
        <w:keepNext/>
        <w:keepLines/>
      </w:pPr>
      <w:r>
        <w:t xml:space="preserve">Deleting an experiment involves an experiment administrator navigating to the </w:t>
      </w:r>
      <w:proofErr w:type="spellStart"/>
      <w:r>
        <w:t>ExperimentView</w:t>
      </w:r>
      <w:proofErr w:type="spellEnd"/>
      <w:r>
        <w:t xml:space="preserve"> and pressing the delete button next to one of their experiments.  A modal dialog asking if the experiment administrator is sure that they wish to delete the experiment will appear.  Clicking the “OK” button will call the </w:t>
      </w:r>
      <w:proofErr w:type="spellStart"/>
      <w:r>
        <w:t>DeleteExperiment</w:t>
      </w:r>
      <w:proofErr w:type="spellEnd"/>
      <w:r>
        <w:t xml:space="preserve"> function in the </w:t>
      </w:r>
      <w:proofErr w:type="spellStart"/>
      <w:r>
        <w:t>ExperimentController</w:t>
      </w:r>
      <w:proofErr w:type="spellEnd"/>
      <w:r>
        <w:t>.  The controller will inform the database that the experiment needs to be deleted.  This process is illustrated in figure 2.14 below.</w:t>
      </w:r>
    </w:p>
    <w:p w:rsidR="006F6EE6" w:rsidRDefault="00460CF6" w:rsidP="004F5541">
      <w:pPr>
        <w:keepNext/>
        <w:keepLines/>
      </w:pPr>
      <w:r>
        <w:rPr>
          <w:noProof/>
        </w:rPr>
        <w:drawing>
          <wp:inline distT="0" distB="0" distL="0" distR="0" wp14:anchorId="2840ACE5" wp14:editId="54358D08">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4F5541">
      <w:pPr>
        <w:keepNext/>
        <w:keepLines/>
        <w:jc w:val="center"/>
      </w:pPr>
      <w:r w:rsidRPr="001E5B33">
        <w:rPr>
          <w:b/>
        </w:rPr>
        <w:t>Figure 2.</w:t>
      </w:r>
      <w:r>
        <w:rPr>
          <w:b/>
        </w:rPr>
        <w:t>14</w:t>
      </w:r>
      <w:r w:rsidRPr="001E5B33">
        <w:t>:</w:t>
      </w:r>
      <w:r>
        <w:rPr>
          <w:b/>
        </w:rPr>
        <w:t xml:space="preserve"> </w:t>
      </w:r>
      <w:r>
        <w:t>Delete Experiment Sequence Diagram</w:t>
      </w:r>
    </w:p>
    <w:p w:rsidR="00460CF6" w:rsidRDefault="00460CF6" w:rsidP="004F5541">
      <w:pPr>
        <w:keepNext/>
        <w:keepLines/>
      </w:pPr>
      <w:r>
        <w:t>Both the physicians and experiment administrators will have access to viewing the experiments</w:t>
      </w:r>
      <w:r w:rsidR="00DE3E90">
        <w:t xml:space="preserve"> created in the system.  Upon navigating to the </w:t>
      </w:r>
      <w:proofErr w:type="spellStart"/>
      <w:r w:rsidR="00DE3E90">
        <w:t>ExperimentView</w:t>
      </w:r>
      <w:proofErr w:type="spellEnd"/>
      <w:r w:rsidR="00DE3E90">
        <w:t>, they physician will be able to view a list of all experiments in the system.  The experiment administrator however will only have a list of the experiments they have created.  Clicking a view button next to the experiment will</w:t>
      </w:r>
      <w:r w:rsidR="008620AB">
        <w:t xml:space="preserve"> call the </w:t>
      </w:r>
      <w:proofErr w:type="spellStart"/>
      <w:r w:rsidR="008620AB">
        <w:t>RunExperiment</w:t>
      </w:r>
      <w:proofErr w:type="spellEnd"/>
      <w:r w:rsidR="008620AB">
        <w:t xml:space="preserve"> function in the </w:t>
      </w:r>
      <w:proofErr w:type="spellStart"/>
      <w:r w:rsidR="008620AB">
        <w:t>ExperimentController</w:t>
      </w:r>
      <w:proofErr w:type="spellEnd"/>
      <w:r w:rsidR="008620AB">
        <w:t xml:space="preserve">.  This will </w:t>
      </w:r>
      <w:r w:rsidR="000F42A1">
        <w:t>get the experiment query information from the database and execute the query.  The controller will collect all of the patients that meet the experiment criteria</w:t>
      </w:r>
      <w:r w:rsidR="00312E29">
        <w:t xml:space="preserve">.  The controller will then request the relevant medical data for each patient based on the experiment criteria.  Figure 2.15 shows a function called </w:t>
      </w:r>
      <w:proofErr w:type="spellStart"/>
      <w:proofErr w:type="gramStart"/>
      <w:r w:rsidR="00312E29">
        <w:t>CollectData</w:t>
      </w:r>
      <w:proofErr w:type="spellEnd"/>
      <w:r w:rsidR="00312E29">
        <w:t>(</w:t>
      </w:r>
      <w:proofErr w:type="gramEnd"/>
      <w:r w:rsidR="00312E29">
        <w:t xml:space="preserve">).  This function is merely a placeholder for the various calls to the database that are required to collect all of the medical data.  Once all the data is collect the controller will process the data in order to return in back to the </w:t>
      </w:r>
      <w:proofErr w:type="spellStart"/>
      <w:r w:rsidR="00312E29">
        <w:t>ExperimentView</w:t>
      </w:r>
      <w:proofErr w:type="spellEnd"/>
      <w:r w:rsidR="00312E29">
        <w:t xml:space="preserve"> where the results of the experiment are now displayed.</w:t>
      </w:r>
    </w:p>
    <w:p w:rsidR="00460CF6" w:rsidRDefault="000F42A1" w:rsidP="004F5541">
      <w:pPr>
        <w:keepNext/>
        <w:keepLines/>
        <w:jc w:val="center"/>
      </w:pPr>
      <w:r>
        <w:rPr>
          <w:b/>
          <w:noProof/>
        </w:rPr>
        <w:lastRenderedPageBreak/>
        <w:drawing>
          <wp:inline distT="0" distB="0" distL="0" distR="0" wp14:anchorId="25703C75" wp14:editId="5DCC1218">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 Experiment Sequence Diagram</w:t>
      </w:r>
    </w:p>
    <w:p w:rsidR="00810349" w:rsidRPr="00810349" w:rsidRDefault="00810349" w:rsidP="00712B7F">
      <w:pPr>
        <w:keepNext/>
        <w:keepLines/>
      </w:pPr>
      <w:r w:rsidRPr="00712B7F">
        <w:rPr>
          <w:b/>
        </w:rPr>
        <w:t>Prototype References for Experimenter Tools:</w:t>
      </w:r>
      <w:r>
        <w:t xml:space="preserve"> “Experimenter: Create Experiment” (pg. 30), “Experimenter: View Experiments” (pg. 32), “Experimenter: View Results” (pg. 33)</w:t>
      </w:r>
    </w:p>
    <w:p w:rsidR="00C758B7" w:rsidRDefault="00C758B7" w:rsidP="004F5541">
      <w:pPr>
        <w:pStyle w:val="Heading3"/>
        <w:keepNext/>
        <w:keepLines/>
      </w:pPr>
      <w:bookmarkStart w:id="36" w:name="_Toc437226640"/>
      <w:r>
        <w:t>Patient Actions</w:t>
      </w:r>
      <w:bookmarkEnd w:id="36"/>
    </w:p>
    <w:p w:rsidR="00460CF6" w:rsidRDefault="00C758B7" w:rsidP="004F5541">
      <w:pPr>
        <w:keepNext/>
        <w:keepLines/>
      </w:pPr>
      <w:r>
        <w:t>The “Patient: View Patient Data” sequence diagram</w:t>
      </w:r>
      <w:r w:rsidR="00497CB8">
        <w:t>, as seen in figure 2.16,</w:t>
      </w:r>
      <w:r>
        <w:t xml:space="preserve"> details the interactions when a patient wants to view their </w:t>
      </w:r>
      <w:r w:rsidR="00557925">
        <w:t xml:space="preserve">own </w:t>
      </w:r>
      <w:r>
        <w:t xml:space="preserve">data.  The </w:t>
      </w:r>
      <w:proofErr w:type="spellStart"/>
      <w:r>
        <w:t>PatientController</w:t>
      </w:r>
      <w:proofErr w:type="spellEnd"/>
      <w:r>
        <w:t xml:space="preserve"> will query the database for their information.  The </w:t>
      </w:r>
      <w:proofErr w:type="spellStart"/>
      <w:r>
        <w:t>PatientView</w:t>
      </w:r>
      <w:proofErr w:type="spellEnd"/>
      <w:r>
        <w:t xml:space="preserve"> will display their information.</w:t>
      </w:r>
      <w:r w:rsidR="00497CB8">
        <w:t xml:space="preserve">  The request data interaction from the controller to the database represents all of the get calls to the various database tables that contain medical data that the patient may have selected to view.</w:t>
      </w:r>
    </w:p>
    <w:p w:rsidR="00A72A82" w:rsidRDefault="001F2595" w:rsidP="004F5541">
      <w:pPr>
        <w:keepNext/>
        <w:keepLines/>
      </w:pPr>
      <w:r>
        <w:rPr>
          <w:noProof/>
        </w:rPr>
        <w:lastRenderedPageBreak/>
        <w:drawing>
          <wp:inline distT="0" distB="0" distL="0" distR="0" wp14:anchorId="7AD8B125" wp14:editId="6610CB01">
            <wp:extent cx="5943600" cy="275272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rsidR="00670B30" w:rsidRDefault="00A72A82" w:rsidP="004F5541">
      <w:pPr>
        <w:keepNext/>
        <w:keepLines/>
        <w:jc w:val="center"/>
      </w:pPr>
      <w:r w:rsidRPr="001E5B33">
        <w:rPr>
          <w:b/>
        </w:rPr>
        <w:t>Figure 2.</w:t>
      </w:r>
      <w:r>
        <w:rPr>
          <w:b/>
        </w:rPr>
        <w:t>16</w:t>
      </w:r>
      <w:r w:rsidRPr="001E5B33">
        <w:t>:</w:t>
      </w:r>
      <w:r>
        <w:rPr>
          <w:b/>
        </w:rPr>
        <w:t xml:space="preserve"> </w:t>
      </w:r>
      <w:r w:rsidR="00557925">
        <w:t>View Own Data Sequence Diagram</w:t>
      </w:r>
    </w:p>
    <w:p w:rsidR="00810349" w:rsidRPr="00712B7F" w:rsidRDefault="00810349" w:rsidP="00712B7F">
      <w:pPr>
        <w:keepNext/>
        <w:keepLines/>
        <w:rPr>
          <w:b/>
        </w:rPr>
      </w:pPr>
      <w:r w:rsidRPr="00712B7F">
        <w:rPr>
          <w:b/>
        </w:rPr>
        <w:t xml:space="preserve">Prototype References for Patient Actions: </w:t>
      </w:r>
      <w:r w:rsidRPr="00712B7F">
        <w:t>“Patient: View Data” (pg. 14), “Patient: View Session” (pg. 15)</w:t>
      </w:r>
    </w:p>
    <w:p w:rsidR="00E2307C" w:rsidRDefault="00E2307C" w:rsidP="004F5541">
      <w:pPr>
        <w:pStyle w:val="Heading3"/>
        <w:keepNext/>
        <w:keepLines/>
      </w:pPr>
      <w:bookmarkStart w:id="37" w:name="_Toc437226641"/>
      <w:r>
        <w:t>Export Data</w:t>
      </w:r>
      <w:bookmarkEnd w:id="37"/>
    </w:p>
    <w:p w:rsidR="00E2307C" w:rsidRDefault="00E2307C" w:rsidP="004F5541">
      <w:pPr>
        <w:keepNext/>
        <w:keepLines/>
      </w:pPr>
      <w:r>
        <w:t>There are two different exports available in this web application.  The first export is available to both patients and physicians.  The export is used for saving a patient data record locally to the user’s hard drive.  These exports are described in figures 2.17 and 2.18.</w:t>
      </w:r>
    </w:p>
    <w:p w:rsidR="00E2307C" w:rsidRDefault="00E2307C" w:rsidP="004F5541">
      <w:pPr>
        <w:keepNext/>
        <w:keepLines/>
      </w:pPr>
      <w:r>
        <w:rPr>
          <w:noProof/>
        </w:rPr>
        <w:drawing>
          <wp:inline distT="0" distB="0" distL="0" distR="0" wp14:anchorId="47D3DC0F" wp14:editId="25ADF70E">
            <wp:extent cx="5934075" cy="2409825"/>
            <wp:effectExtent l="0" t="0" r="0" b="0"/>
            <wp:docPr id="3" name="Picture 3" descr="C:\Users\jimmy.duggan\Documents\GitHub\med656\Diagrams\Sequence Diagrams\Patient_ 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atient_ ExportD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E2307C" w:rsidRDefault="00E2307C" w:rsidP="004F5541">
      <w:pPr>
        <w:keepNext/>
        <w:keepLines/>
        <w:jc w:val="center"/>
      </w:pPr>
      <w:r w:rsidRPr="001E5B33">
        <w:rPr>
          <w:b/>
        </w:rPr>
        <w:t>Figure 2.</w:t>
      </w:r>
      <w:r>
        <w:rPr>
          <w:b/>
        </w:rPr>
        <w:t>17</w:t>
      </w:r>
      <w:r w:rsidRPr="001E5B33">
        <w:t>:</w:t>
      </w:r>
      <w:r>
        <w:rPr>
          <w:b/>
        </w:rPr>
        <w:t xml:space="preserve"> </w:t>
      </w:r>
      <w:r>
        <w:t>Export Own Data Sequence Diagram</w:t>
      </w:r>
    </w:p>
    <w:p w:rsidR="00E2307C" w:rsidRDefault="00E2307C" w:rsidP="004F5541">
      <w:pPr>
        <w:keepNext/>
        <w:keepLines/>
      </w:pPr>
      <w:r>
        <w:rPr>
          <w:noProof/>
        </w:rPr>
        <w:lastRenderedPageBreak/>
        <w:drawing>
          <wp:inline distT="0" distB="0" distL="0" distR="0" wp14:anchorId="1DEB9221" wp14:editId="7151BEBF">
            <wp:extent cx="5937250" cy="2413000"/>
            <wp:effectExtent l="0" t="0" r="0" b="0"/>
            <wp:docPr id="20" name="Picture 20" descr="C:\Users\jimmy.duggan\Documents\GitHub\med656\Diagrams\Sequence Diagrams\Physicia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Physician_ExportDa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E2307C" w:rsidRDefault="00E2307C" w:rsidP="004F5541">
      <w:pPr>
        <w:keepNext/>
        <w:keepLines/>
        <w:jc w:val="center"/>
      </w:pPr>
      <w:r w:rsidRPr="001E5B33">
        <w:rPr>
          <w:b/>
        </w:rPr>
        <w:t>Figure 2.</w:t>
      </w:r>
      <w:r>
        <w:rPr>
          <w:b/>
        </w:rPr>
        <w:t>18</w:t>
      </w:r>
      <w:r w:rsidRPr="001E5B33">
        <w:t>:</w:t>
      </w:r>
      <w:r>
        <w:rPr>
          <w:b/>
        </w:rPr>
        <w:t xml:space="preserve"> </w:t>
      </w:r>
      <w:r>
        <w:t>Export Patient Data Sequence Diagram</w:t>
      </w:r>
    </w:p>
    <w:p w:rsidR="00E2307C" w:rsidRDefault="00E2307C" w:rsidP="004F5541">
      <w:pPr>
        <w:keepNext/>
        <w:keepLines/>
      </w:pPr>
      <w:r>
        <w:t xml:space="preserve">In both cases the user will have to access the view available to them to use the system.  A patient will have access to the </w:t>
      </w:r>
      <w:proofErr w:type="spellStart"/>
      <w:r>
        <w:t>PatientView</w:t>
      </w:r>
      <w:proofErr w:type="spellEnd"/>
      <w:r>
        <w:t xml:space="preserve"> where the physician will have access to the Physician view.  After selecting a patient record, each user will have the option to select an export option instead of viewing the data in a graphical formal.  Clicking the export will call the </w:t>
      </w:r>
      <w:proofErr w:type="spellStart"/>
      <w:r>
        <w:t>requestDataById</w:t>
      </w:r>
      <w:proofErr w:type="spellEnd"/>
      <w:r>
        <w:t xml:space="preserve"> function in the corresponding controller depending on the user executing the export.  </w:t>
      </w:r>
      <w:r w:rsidR="00894DD5">
        <w:t>The controller will then request the patient record from the database.  After receiving the record it will look up all the relevant medical data from the database.  The controller will then make a call to a static class to handle the exporting of this data to a .csv file.  After the data is serialized into the correct format a download option will be prompted to the user.</w:t>
      </w:r>
    </w:p>
    <w:p w:rsidR="00894DD5" w:rsidRDefault="00894DD5" w:rsidP="004F5541">
      <w:pPr>
        <w:keepNext/>
        <w:keepLines/>
      </w:pPr>
      <w:r>
        <w:t xml:space="preserve">The next export option is available to both the experiment administrator and the physician.  The system will allow either of those types of users to export the results of an experiment.  This process is detailed in figure 2.19.   Either user from the </w:t>
      </w:r>
      <w:proofErr w:type="spellStart"/>
      <w:r>
        <w:t>ExperimentView</w:t>
      </w:r>
      <w:proofErr w:type="spellEnd"/>
      <w:r>
        <w:t xml:space="preserve"> selects an experiment from the list of available experiments.  The experiment will have a button available to the user to export the experiment when pressed instead of the run experiment button.  Clicking the export button will call the </w:t>
      </w:r>
      <w:proofErr w:type="spellStart"/>
      <w:r>
        <w:t>requestDataById</w:t>
      </w:r>
      <w:proofErr w:type="spellEnd"/>
      <w:r>
        <w:t xml:space="preserve"> function in the controller.  The controller will request all of the data that is used to generate the export report.  That data is then sent to the static class called </w:t>
      </w:r>
      <w:proofErr w:type="spellStart"/>
      <w:r>
        <w:t>ExportLogic</w:t>
      </w:r>
      <w:proofErr w:type="spellEnd"/>
      <w:r>
        <w:t>.  The data is then proce</w:t>
      </w:r>
      <w:r w:rsidR="004F5541">
        <w:t>ssed into a .csv file format.  The user is prompted with an option to download the file after the data available for download.</w:t>
      </w:r>
    </w:p>
    <w:p w:rsidR="00894DD5" w:rsidRDefault="00894DD5" w:rsidP="004F5541">
      <w:pPr>
        <w:keepNext/>
        <w:keepLines/>
      </w:pPr>
      <w:r>
        <w:rPr>
          <w:noProof/>
        </w:rPr>
        <w:lastRenderedPageBreak/>
        <w:drawing>
          <wp:inline distT="0" distB="0" distL="0" distR="0" wp14:anchorId="680F9F85" wp14:editId="3A678E01">
            <wp:extent cx="5937250" cy="2413000"/>
            <wp:effectExtent l="0" t="0" r="0" b="0"/>
            <wp:docPr id="21" name="Picture 21" descr="C:\Users\jimmy.duggan\Documents\GitHub\med656\Diagrams\Sequence Diagrams\ExperimentAdmi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xperimentAdmin_ExportDa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894DD5" w:rsidRDefault="00894DD5" w:rsidP="004F5541">
      <w:pPr>
        <w:keepNext/>
        <w:keepLines/>
        <w:jc w:val="center"/>
      </w:pPr>
      <w:r w:rsidRPr="001E5B33">
        <w:rPr>
          <w:b/>
        </w:rPr>
        <w:t>Figure 2.</w:t>
      </w:r>
      <w:r>
        <w:rPr>
          <w:b/>
        </w:rPr>
        <w:t>19</w:t>
      </w:r>
      <w:r w:rsidRPr="001E5B33">
        <w:t>:</w:t>
      </w:r>
      <w:r>
        <w:rPr>
          <w:b/>
        </w:rPr>
        <w:t xml:space="preserve"> </w:t>
      </w:r>
      <w:r>
        <w:t>Export Experiment Data Sequence Diagram</w:t>
      </w:r>
    </w:p>
    <w:p w:rsidR="00810349" w:rsidRPr="00810349" w:rsidRDefault="00810349" w:rsidP="00712B7F">
      <w:pPr>
        <w:keepNext/>
        <w:keepLines/>
      </w:pPr>
      <w:r w:rsidRPr="00712B7F">
        <w:rPr>
          <w:b/>
        </w:rPr>
        <w:t xml:space="preserve">Prototype References for Export Tools: </w:t>
      </w:r>
      <w:r w:rsidR="00C80789" w:rsidRPr="00712B7F">
        <w:t>“Patient: View Session” (pg. 15), “Physician: View Session” (pg. 28)</w:t>
      </w:r>
    </w:p>
    <w:p w:rsidR="00894DD5" w:rsidRPr="004F5541" w:rsidRDefault="00894DD5" w:rsidP="004F5541">
      <w:pPr>
        <w:keepNext/>
        <w:keepLines/>
      </w:pPr>
    </w:p>
    <w:p w:rsidR="00DE6FC9" w:rsidRDefault="00DE6FC9" w:rsidP="004F5541">
      <w:pPr>
        <w:pStyle w:val="Heading2"/>
      </w:pPr>
      <w:bookmarkStart w:id="38" w:name="_Toc436615109"/>
      <w:bookmarkStart w:id="39" w:name="_Toc436615147"/>
      <w:bookmarkStart w:id="40" w:name="_Toc437226642"/>
      <w:bookmarkEnd w:id="38"/>
      <w:bookmarkEnd w:id="39"/>
      <w:r>
        <w:t>Database Schema</w:t>
      </w:r>
      <w:bookmarkEnd w:id="40"/>
    </w:p>
    <w:p w:rsidR="0007031F" w:rsidRPr="0007031F" w:rsidRDefault="00D91470" w:rsidP="004F5541">
      <w:pPr>
        <w:keepNext/>
        <w:keepLines/>
      </w:pPr>
      <w:r>
        <w:t>Figure 2.</w:t>
      </w:r>
      <w:r w:rsidR="004F5541">
        <w:t>20</w:t>
      </w:r>
      <w:r>
        <w:t xml:space="preserve">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B81909" w:rsidP="004F5541">
      <w:pPr>
        <w:keepNext/>
        <w:keepLines/>
      </w:pPr>
      <w:r>
        <w:rPr>
          <w:noProof/>
        </w:rPr>
        <w:lastRenderedPageBreak/>
        <w:drawing>
          <wp:inline distT="0" distB="0" distL="0" distR="0" wp14:anchorId="4A263790" wp14:editId="372E7870">
            <wp:extent cx="6591210" cy="5231958"/>
            <wp:effectExtent l="0" t="0" r="0" b="0"/>
            <wp:docPr id="18" name="Picture 18"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databaseschem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91394" cy="5232104"/>
                    </a:xfrm>
                    <a:prstGeom prst="rect">
                      <a:avLst/>
                    </a:prstGeom>
                    <a:noFill/>
                    <a:ln>
                      <a:noFill/>
                    </a:ln>
                  </pic:spPr>
                </pic:pic>
              </a:graphicData>
            </a:graphic>
          </wp:inline>
        </w:drawing>
      </w:r>
    </w:p>
    <w:p w:rsidR="0007031F" w:rsidRPr="0007031F" w:rsidRDefault="0007031F" w:rsidP="004F5541">
      <w:pPr>
        <w:keepNext/>
        <w:keepLines/>
        <w:jc w:val="center"/>
      </w:pPr>
      <w:r w:rsidRPr="0007031F">
        <w:rPr>
          <w:b/>
        </w:rPr>
        <w:t>Figure 2.</w:t>
      </w:r>
      <w:r w:rsidR="004F5541">
        <w:rPr>
          <w:b/>
        </w:rPr>
        <w:t>20</w:t>
      </w:r>
      <w:r w:rsidRPr="0007031F">
        <w:rPr>
          <w:b/>
        </w:rPr>
        <w:t>:</w:t>
      </w:r>
      <w:r>
        <w:t xml:space="preserve"> Database Schema</w:t>
      </w:r>
    </w:p>
    <w:p w:rsidR="00812105" w:rsidRDefault="005A781D" w:rsidP="004F5541">
      <w:pPr>
        <w:pStyle w:val="Heading1"/>
      </w:pPr>
      <w:bookmarkStart w:id="41" w:name="_Toc437226643"/>
      <w:r>
        <w:t>Detailed Description of Components</w:t>
      </w:r>
      <w:bookmarkEnd w:id="41"/>
    </w:p>
    <w:p w:rsidR="00812105" w:rsidRDefault="002C6ED4" w:rsidP="004F5541">
      <w:pPr>
        <w:pStyle w:val="Heading2"/>
      </w:pPr>
      <w:bookmarkStart w:id="42" w:name="_Toc437226644"/>
      <w:r>
        <w:t>Presentation Layer Overview</w:t>
      </w:r>
      <w:bookmarkEnd w:id="42"/>
    </w:p>
    <w:p w:rsidR="00812105" w:rsidRDefault="00287C9A" w:rsidP="004F5541">
      <w:pPr>
        <w:pStyle w:val="Heading3"/>
        <w:keepNext/>
        <w:keepLines/>
      </w:pPr>
      <w:bookmarkStart w:id="43" w:name="_Toc435182015"/>
      <w:bookmarkStart w:id="44" w:name="_Toc437226645"/>
      <w:r w:rsidRPr="00282662">
        <w:t>Controllers</w:t>
      </w:r>
      <w:bookmarkStart w:id="45" w:name="_UserLoginController"/>
      <w:bookmarkEnd w:id="43"/>
      <w:bookmarkEnd w:id="44"/>
      <w:bookmarkEnd w:id="45"/>
    </w:p>
    <w:p w:rsidR="00812105" w:rsidRPr="00297E9F" w:rsidRDefault="00287C9A" w:rsidP="004F5541">
      <w:pPr>
        <w:pStyle w:val="Heading4"/>
        <w:keepNext/>
        <w:keepLines/>
      </w:pPr>
      <w:proofErr w:type="spellStart"/>
      <w:r w:rsidRPr="00297E9F">
        <w:t>SelectDataController</w:t>
      </w:r>
      <w:bookmarkStart w:id="46" w:name="_UserAccountController"/>
      <w:bookmarkEnd w:id="46"/>
      <w:proofErr w:type="spellEnd"/>
    </w:p>
    <w:p w:rsidR="00812105" w:rsidRDefault="00287C9A" w:rsidP="004F5541">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lastRenderedPageBreak/>
        <w:t>Attributes:</w:t>
      </w:r>
    </w:p>
    <w:p w:rsidR="00812105" w:rsidRDefault="00287C9A" w:rsidP="004F5541">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4F5541">
      <w:pPr>
        <w:pStyle w:val="ListParagraph"/>
        <w:keepNext/>
        <w:keepLines/>
        <w:numPr>
          <w:ilvl w:val="1"/>
          <w:numId w:val="8"/>
        </w:numPr>
        <w:spacing w:after="0" w:line="240" w:lineRule="auto"/>
      </w:pPr>
      <w:r>
        <w:t>Dictionary containing the paths to the data files and a unique id.</w:t>
      </w:r>
    </w:p>
    <w:p w:rsidR="00812105" w:rsidRDefault="00812105" w:rsidP="004F5541">
      <w:pPr>
        <w:pStyle w:val="ListParagraph"/>
        <w:keepNext/>
        <w:keepLines/>
        <w:spacing w:after="0" w:line="240" w:lineRule="auto"/>
        <w:ind w:left="2160"/>
      </w:pPr>
    </w:p>
    <w:p w:rsidR="00812105" w:rsidRDefault="00287C9A" w:rsidP="004F5541">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4F5541">
      <w:pPr>
        <w:pStyle w:val="ListParagraph"/>
        <w:keepNext/>
        <w:keepLines/>
        <w:numPr>
          <w:ilvl w:val="1"/>
          <w:numId w:val="8"/>
        </w:numPr>
        <w:spacing w:after="0" w:line="240" w:lineRule="auto"/>
      </w:pPr>
      <w:r>
        <w:t>Path to the directory containing the data files to be processed.</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4F5541">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4F5541">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4F5541">
      <w:pPr>
        <w:pStyle w:val="ListParagraph"/>
        <w:keepNext/>
        <w:keepLines/>
        <w:numPr>
          <w:ilvl w:val="1"/>
          <w:numId w:val="7"/>
        </w:numPr>
        <w:spacing w:after="0" w:line="240" w:lineRule="auto"/>
      </w:pPr>
      <w:r>
        <w:t>When the clear button is clicked any stored data and file path(s) will be removed.</w:t>
      </w:r>
    </w:p>
    <w:p w:rsidR="00812105" w:rsidRDefault="00287C9A" w:rsidP="004F5541">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4F5541">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4F5541">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4F5541">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4F5541">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4F5541">
      <w:pPr>
        <w:pStyle w:val="ListParagraph"/>
        <w:keepNext/>
        <w:keepLines/>
        <w:spacing w:after="0" w:line="240" w:lineRule="auto"/>
        <w:ind w:left="2520"/>
      </w:pPr>
    </w:p>
    <w:p w:rsidR="00812105" w:rsidRDefault="00287C9A" w:rsidP="004F5541">
      <w:pPr>
        <w:pStyle w:val="Heading4"/>
        <w:keepNext/>
        <w:keepLines/>
      </w:pPr>
      <w:bookmarkStart w:id="47" w:name="_UserHomeController"/>
      <w:bookmarkStart w:id="48" w:name="_Toc435182017"/>
      <w:bookmarkEnd w:id="47"/>
      <w:proofErr w:type="spellStart"/>
      <w:r>
        <w:t>SelectActivity</w:t>
      </w:r>
      <w:r w:rsidRPr="00896712">
        <w:t>Controller</w:t>
      </w:r>
      <w:bookmarkEnd w:id="48"/>
      <w:proofErr w:type="spellEnd"/>
    </w:p>
    <w:p w:rsidR="00812105" w:rsidRDefault="00287C9A" w:rsidP="004F5541">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4F5541">
      <w:pPr>
        <w:keepNext/>
        <w:keepLines/>
        <w:spacing w:after="0" w:line="240" w:lineRule="auto"/>
      </w:pP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t>Attributes:</w:t>
      </w:r>
    </w:p>
    <w:p w:rsidR="00812105" w:rsidRDefault="00287C9A" w:rsidP="004F5541">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4F5541">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4F5541">
      <w:pPr>
        <w:pStyle w:val="ListParagraph"/>
        <w:keepNext/>
        <w:keepLines/>
        <w:numPr>
          <w:ilvl w:val="1"/>
          <w:numId w:val="7"/>
        </w:numPr>
        <w:spacing w:after="0" w:line="240" w:lineRule="auto"/>
      </w:pPr>
      <w:r>
        <w:t>A data file is selected (id).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4F5541">
      <w:pPr>
        <w:pStyle w:val="ListParagraph"/>
        <w:keepNext/>
        <w:keepLines/>
        <w:numPr>
          <w:ilvl w:val="1"/>
          <w:numId w:val="7"/>
        </w:numPr>
        <w:spacing w:after="0" w:line="240" w:lineRule="auto"/>
      </w:pPr>
      <w:r>
        <w:t>An activity is selected.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4F5541">
      <w:pPr>
        <w:pStyle w:val="ListParagraph"/>
        <w:keepNext/>
        <w:keepLines/>
        <w:numPr>
          <w:ilvl w:val="1"/>
          <w:numId w:val="7"/>
        </w:numPr>
        <w:spacing w:after="0" w:line="240" w:lineRule="auto"/>
      </w:pPr>
      <w:r>
        <w:t>A date and time range is selected.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4F5541">
      <w:pPr>
        <w:pStyle w:val="ListParagraph"/>
        <w:keepNext/>
        <w:keepLines/>
        <w:numPr>
          <w:ilvl w:val="1"/>
          <w:numId w:val="7"/>
        </w:numPr>
        <w:spacing w:after="0" w:line="240" w:lineRule="auto"/>
      </w:pPr>
      <w:r>
        <w:t>An activity object is created and assigned the values from the selections</w:t>
      </w:r>
    </w:p>
    <w:p w:rsidR="00812105" w:rsidRDefault="00287C9A" w:rsidP="004F5541">
      <w:pPr>
        <w:pStyle w:val="ListParagraph"/>
        <w:keepNext/>
        <w:keepLines/>
        <w:numPr>
          <w:ilvl w:val="2"/>
          <w:numId w:val="7"/>
        </w:numPr>
        <w:spacing w:after="0" w:line="240" w:lineRule="auto"/>
      </w:pPr>
      <w:r>
        <w:t>File id</w:t>
      </w:r>
    </w:p>
    <w:p w:rsidR="00812105" w:rsidRDefault="00287C9A" w:rsidP="004F5541">
      <w:pPr>
        <w:pStyle w:val="ListParagraph"/>
        <w:keepNext/>
        <w:keepLines/>
        <w:numPr>
          <w:ilvl w:val="2"/>
          <w:numId w:val="7"/>
        </w:numPr>
        <w:spacing w:after="0" w:line="240" w:lineRule="auto"/>
      </w:pPr>
      <w:r>
        <w:t>Activity</w:t>
      </w:r>
    </w:p>
    <w:p w:rsidR="00812105" w:rsidRDefault="00287C9A" w:rsidP="004F5541">
      <w:pPr>
        <w:pStyle w:val="ListParagraph"/>
        <w:keepNext/>
        <w:keepLines/>
        <w:numPr>
          <w:ilvl w:val="2"/>
          <w:numId w:val="7"/>
        </w:numPr>
        <w:spacing w:after="0" w:line="240" w:lineRule="auto"/>
      </w:pPr>
      <w:r>
        <w:t>Date time range</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4F5541">
      <w:pPr>
        <w:pStyle w:val="ListParagraph"/>
        <w:keepNext/>
        <w:keepLines/>
        <w:numPr>
          <w:ilvl w:val="1"/>
          <w:numId w:val="7"/>
        </w:numPr>
        <w:spacing w:after="0" w:line="240" w:lineRule="auto"/>
      </w:pPr>
      <w:r>
        <w:t>Iterates through the data files.</w:t>
      </w:r>
    </w:p>
    <w:p w:rsidR="00812105" w:rsidRDefault="00287C9A" w:rsidP="004F5541">
      <w:pPr>
        <w:pStyle w:val="ListParagraph"/>
        <w:keepNext/>
        <w:keepLines/>
        <w:numPr>
          <w:ilvl w:val="2"/>
          <w:numId w:val="7"/>
        </w:numPr>
        <w:spacing w:after="0" w:line="240" w:lineRule="auto"/>
      </w:pPr>
      <w:r>
        <w:t>Calls the Validate method to validate each data file</w:t>
      </w:r>
    </w:p>
    <w:p w:rsidR="00812105" w:rsidRDefault="00287C9A" w:rsidP="004F5541">
      <w:pPr>
        <w:pStyle w:val="ListParagraph"/>
        <w:keepNext/>
        <w:keepLines/>
        <w:numPr>
          <w:ilvl w:val="3"/>
          <w:numId w:val="7"/>
        </w:numPr>
        <w:spacing w:after="0" w:line="240" w:lineRule="auto"/>
      </w:pPr>
      <w:r>
        <w:t>If a file is invalid it is not process and any associated activates are dropped.</w:t>
      </w:r>
    </w:p>
    <w:p w:rsidR="00812105" w:rsidRDefault="00287C9A" w:rsidP="004F5541">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4F5541">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4F5541">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4F5541">
      <w:pPr>
        <w:keepNext/>
        <w:keepLines/>
        <w:spacing w:after="0" w:line="240" w:lineRule="auto"/>
      </w:pPr>
    </w:p>
    <w:p w:rsidR="00812105" w:rsidRDefault="00812105" w:rsidP="004F5541">
      <w:pPr>
        <w:pStyle w:val="ListParagraph"/>
        <w:keepNext/>
        <w:keepLines/>
        <w:spacing w:after="0" w:line="240" w:lineRule="auto"/>
        <w:ind w:left="396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rsidP="004F5541">
      <w:pPr>
        <w:pStyle w:val="ListParagraph"/>
        <w:keepNext/>
        <w:keepLines/>
        <w:numPr>
          <w:ilvl w:val="1"/>
          <w:numId w:val="7"/>
        </w:numPr>
        <w:spacing w:after="0" w:line="240" w:lineRule="auto"/>
      </w:pPr>
      <w:r>
        <w:t>Returns if the file is valid or invalid.</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4F5541">
      <w:pPr>
        <w:pStyle w:val="ListParagraph"/>
        <w:keepNext/>
        <w:keepLines/>
        <w:numPr>
          <w:ilvl w:val="1"/>
          <w:numId w:val="7"/>
        </w:numPr>
        <w:spacing w:after="0" w:line="240" w:lineRule="auto"/>
      </w:pPr>
      <w:r>
        <w:t>This method uploads the data file into the database.</w:t>
      </w:r>
    </w:p>
    <w:p w:rsidR="00812105" w:rsidRDefault="00287C9A" w:rsidP="004F5541">
      <w:pPr>
        <w:pStyle w:val="ListParagraph"/>
        <w:keepNext/>
        <w:keepLines/>
        <w:spacing w:after="0" w:line="240" w:lineRule="auto"/>
        <w:ind w:left="2520"/>
      </w:pPr>
      <w:r>
        <w:t xml:space="preserve"> </w:t>
      </w: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4F5541">
      <w:pPr>
        <w:pStyle w:val="ListParagraph"/>
        <w:keepNext/>
        <w:keepLines/>
        <w:numPr>
          <w:ilvl w:val="1"/>
          <w:numId w:val="7"/>
        </w:numPr>
        <w:spacing w:after="0" w:line="240" w:lineRule="auto"/>
      </w:pPr>
      <w:r>
        <w:t>This method uploads the activity into the database.</w:t>
      </w:r>
    </w:p>
    <w:p w:rsidR="003A2D87" w:rsidRDefault="003A2D87" w:rsidP="004F5541">
      <w:pPr>
        <w:keepNext/>
        <w:keepLines/>
        <w:spacing w:after="0" w:line="240" w:lineRule="auto"/>
      </w:pPr>
    </w:p>
    <w:p w:rsidR="00E4479B" w:rsidRDefault="00E4479B" w:rsidP="004F5541">
      <w:pPr>
        <w:pStyle w:val="Heading4"/>
        <w:keepNext/>
        <w:keepLines/>
      </w:pPr>
      <w:bookmarkStart w:id="49" w:name="_Toc436013596"/>
      <w:proofErr w:type="spellStart"/>
      <w:r>
        <w:t>Account</w:t>
      </w:r>
      <w:r w:rsidRPr="00896712">
        <w:t>Controller</w:t>
      </w:r>
      <w:proofErr w:type="spellEnd"/>
    </w:p>
    <w:p w:rsidR="00E4479B" w:rsidRDefault="00E4479B" w:rsidP="004F5541">
      <w:pPr>
        <w:keepNext/>
        <w:keepLines/>
        <w:spacing w:after="0" w:line="240" w:lineRule="auto"/>
      </w:pPr>
      <w:r>
        <w:lastRenderedPageBreak/>
        <w:t xml:space="preserve">This class is responsible for user accounts. This class provides the backend for the </w:t>
      </w:r>
      <w:proofErr w:type="spellStart"/>
      <w:r w:rsidRPr="009C1DA1">
        <w:rPr>
          <w:b/>
        </w:rPr>
        <w:t>AccountView</w:t>
      </w:r>
      <w:proofErr w:type="spellEnd"/>
      <w:r>
        <w:t>.</w:t>
      </w:r>
    </w:p>
    <w:p w:rsidR="00E4479B" w:rsidRDefault="00E4479B" w:rsidP="004F5541">
      <w:pPr>
        <w:keepNext/>
        <w:keepLines/>
        <w:spacing w:after="0" w:line="240" w:lineRule="auto"/>
      </w:pPr>
    </w:p>
    <w:p w:rsidR="00E4479B" w:rsidRDefault="00E4479B" w:rsidP="004F5541">
      <w:pPr>
        <w:keepNext/>
        <w:keepLines/>
        <w:spacing w:after="0" w:line="240" w:lineRule="auto"/>
        <w:rPr>
          <w:b/>
        </w:rPr>
      </w:pPr>
      <w:r>
        <w:rPr>
          <w:b/>
        </w:rPr>
        <w:t>&lt;&lt;Task&gt;&gt;</w:t>
      </w:r>
    </w:p>
    <w:p w:rsidR="00E4479B" w:rsidRDefault="00E4479B" w:rsidP="004F5541">
      <w:pPr>
        <w:keepNext/>
        <w:keepLines/>
        <w:spacing w:after="0" w:line="240" w:lineRule="auto"/>
        <w:ind w:left="720"/>
        <w:rPr>
          <w:b/>
        </w:rPr>
      </w:pPr>
      <w:r>
        <w:rPr>
          <w:b/>
        </w:rPr>
        <w:t>Operations:</w:t>
      </w:r>
    </w:p>
    <w:p w:rsidR="00E4479B" w:rsidRDefault="00E4479B" w:rsidP="004F5541">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4F5541">
      <w:pPr>
        <w:pStyle w:val="ListParagraph"/>
        <w:keepNext/>
        <w:keepLines/>
        <w:numPr>
          <w:ilvl w:val="1"/>
          <w:numId w:val="7"/>
        </w:numPr>
        <w:spacing w:after="0" w:line="240" w:lineRule="auto"/>
      </w:pPr>
      <w:r>
        <w:t>Finds the user by name (username).</w:t>
      </w:r>
    </w:p>
    <w:p w:rsidR="00E4479B" w:rsidRDefault="00E4479B" w:rsidP="004F5541">
      <w:pPr>
        <w:pStyle w:val="ListParagraph"/>
        <w:keepNext/>
        <w:keepLines/>
        <w:numPr>
          <w:ilvl w:val="1"/>
          <w:numId w:val="7"/>
        </w:numPr>
        <w:spacing w:after="0" w:line="240" w:lineRule="auto"/>
      </w:pPr>
      <w:r>
        <w:t>Calls the sign in manager to sign in by password.</w:t>
      </w:r>
    </w:p>
    <w:p w:rsidR="00E4479B" w:rsidRDefault="00E4479B" w:rsidP="004F5541">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4F5541">
      <w:pPr>
        <w:keepNext/>
        <w:keepLines/>
        <w:spacing w:after="0" w:line="240" w:lineRule="auto"/>
        <w:ind w:left="720"/>
        <w:rPr>
          <w:b/>
        </w:rPr>
      </w:pPr>
    </w:p>
    <w:p w:rsidR="00E4479B" w:rsidRDefault="00E4479B"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4F5541">
      <w:pPr>
        <w:pStyle w:val="ListParagraph"/>
        <w:keepNext/>
        <w:keepLines/>
        <w:numPr>
          <w:ilvl w:val="1"/>
          <w:numId w:val="7"/>
        </w:numPr>
        <w:spacing w:after="0" w:line="240" w:lineRule="auto"/>
      </w:pPr>
      <w:r>
        <w:t>Calls the form authentication’s sign out procedure.</w:t>
      </w:r>
    </w:p>
    <w:p w:rsidR="00E4479B" w:rsidRDefault="00E4479B" w:rsidP="004F5541">
      <w:pPr>
        <w:keepNext/>
        <w:keepLines/>
        <w:spacing w:after="0" w:line="240" w:lineRule="auto"/>
      </w:pPr>
    </w:p>
    <w:p w:rsidR="00E4479B" w:rsidRDefault="00E4479B" w:rsidP="004F5541">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4F5541">
      <w:pPr>
        <w:pStyle w:val="ListParagraph"/>
        <w:keepNext/>
        <w:keepLines/>
        <w:numPr>
          <w:ilvl w:val="1"/>
          <w:numId w:val="7"/>
        </w:numPr>
        <w:spacing w:after="0" w:line="240" w:lineRule="auto"/>
      </w:pPr>
      <w:r>
        <w:t>Calls user manager’s create</w:t>
      </w:r>
    </w:p>
    <w:p w:rsidR="00E4479B" w:rsidRDefault="00E4479B" w:rsidP="004F5541">
      <w:pPr>
        <w:pStyle w:val="ListParagraph"/>
        <w:keepNext/>
        <w:keepLines/>
        <w:numPr>
          <w:ilvl w:val="1"/>
          <w:numId w:val="7"/>
        </w:numPr>
        <w:spacing w:after="0" w:line="240" w:lineRule="auto"/>
      </w:pPr>
      <w:r>
        <w:t>Returns success</w:t>
      </w:r>
    </w:p>
    <w:bookmarkEnd w:id="49"/>
    <w:p w:rsidR="00E75173" w:rsidRDefault="00E75173" w:rsidP="004F5541">
      <w:pPr>
        <w:keepNext/>
        <w:keepLines/>
        <w:spacing w:after="0" w:line="240" w:lineRule="auto"/>
      </w:pPr>
    </w:p>
    <w:p w:rsidR="003A2D87" w:rsidRPr="004D327B" w:rsidRDefault="003A2D87" w:rsidP="004F5541">
      <w:pPr>
        <w:pStyle w:val="Heading4"/>
        <w:keepNext/>
        <w:keepLines/>
      </w:pPr>
      <w:bookmarkStart w:id="50" w:name="_Toc435695128"/>
      <w:proofErr w:type="spellStart"/>
      <w:r>
        <w:t>AdminHome</w:t>
      </w:r>
      <w:r w:rsidRPr="004D327B">
        <w:t>Controller</w:t>
      </w:r>
      <w:bookmarkEnd w:id="50"/>
      <w:proofErr w:type="spellEnd"/>
    </w:p>
    <w:p w:rsidR="003A2D87" w:rsidRDefault="003A2D87" w:rsidP="004F5541">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4F5541">
      <w:pPr>
        <w:keepNext/>
        <w:keepLines/>
        <w:spacing w:after="120" w:line="240" w:lineRule="auto"/>
        <w:rPr>
          <w:b/>
        </w:rPr>
      </w:pPr>
      <w:r>
        <w:rPr>
          <w:b/>
        </w:rPr>
        <w:t>&lt;&lt;Task&gt;&gt;</w:t>
      </w:r>
    </w:p>
    <w:p w:rsidR="003A2D87" w:rsidRPr="009C2D44" w:rsidRDefault="003A2D87" w:rsidP="004F5541">
      <w:pPr>
        <w:keepNext/>
        <w:keepLines/>
        <w:spacing w:after="0" w:line="240" w:lineRule="auto"/>
        <w:ind w:firstLine="720"/>
        <w:rPr>
          <w:b/>
        </w:rPr>
      </w:pPr>
      <w:r>
        <w:rPr>
          <w:b/>
        </w:rPr>
        <w:t>Attributes:</w:t>
      </w:r>
    </w:p>
    <w:p w:rsidR="003A2D87" w:rsidRPr="00F82B86" w:rsidRDefault="003A2D87" w:rsidP="004F5541">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4F5541">
      <w:pPr>
        <w:pStyle w:val="ListParagraph"/>
        <w:keepNext/>
        <w:keepLines/>
        <w:numPr>
          <w:ilvl w:val="1"/>
          <w:numId w:val="8"/>
        </w:numPr>
        <w:spacing w:after="0" w:line="240" w:lineRule="auto"/>
      </w:pPr>
      <w:r>
        <w:t>Collection of usernames of accounts to be approved or rejected.</w:t>
      </w:r>
    </w:p>
    <w:p w:rsidR="003A2D87" w:rsidRPr="00026A18" w:rsidRDefault="003A2D87" w:rsidP="004F5541">
      <w:pPr>
        <w:keepNext/>
        <w:keepLines/>
        <w:spacing w:after="0" w:line="240" w:lineRule="auto"/>
        <w:rPr>
          <w:b/>
        </w:rPr>
      </w:pPr>
    </w:p>
    <w:p w:rsidR="003A2D87" w:rsidRDefault="003A2D87" w:rsidP="004F5541">
      <w:pPr>
        <w:keepNext/>
        <w:keepLines/>
        <w:spacing w:after="0" w:line="240" w:lineRule="auto"/>
        <w:ind w:left="720"/>
      </w:pPr>
      <w:r>
        <w:rPr>
          <w:b/>
        </w:rPr>
        <w:t>Operations:</w:t>
      </w: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4F5541">
      <w:pPr>
        <w:pStyle w:val="ListParagraph"/>
        <w:keepNext/>
        <w:keepLines/>
        <w:numPr>
          <w:ilvl w:val="1"/>
          <w:numId w:val="7"/>
        </w:numPr>
        <w:spacing w:after="0" w:line="240" w:lineRule="auto"/>
      </w:pPr>
      <w:r>
        <w:t>Gets a list of all the physicians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4F5541">
      <w:pPr>
        <w:pStyle w:val="ListParagraph"/>
        <w:keepNext/>
        <w:keepLines/>
        <w:numPr>
          <w:ilvl w:val="1"/>
          <w:numId w:val="7"/>
        </w:numPr>
        <w:spacing w:after="0" w:line="240" w:lineRule="auto"/>
      </w:pPr>
      <w:r>
        <w:t>Gets a list of all the experiment administrators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4F5541">
      <w:pPr>
        <w:pStyle w:val="ListParagraph"/>
        <w:keepNext/>
        <w:keepLines/>
        <w:numPr>
          <w:ilvl w:val="1"/>
          <w:numId w:val="7"/>
        </w:numPr>
        <w:spacing w:after="0" w:line="240" w:lineRule="auto"/>
      </w:pPr>
      <w:r>
        <w:t>Gets a list of all the patients for the selected physician in the system.</w:t>
      </w:r>
    </w:p>
    <w:p w:rsidR="00D56F86" w:rsidRDefault="00D56F86" w:rsidP="004F5541">
      <w:pPr>
        <w:keepNext/>
        <w:keepLines/>
        <w:spacing w:after="0" w:line="240" w:lineRule="auto"/>
      </w:pP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4F5541">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4F5541">
      <w:pPr>
        <w:keepNext/>
        <w:keepLines/>
        <w:spacing w:after="0" w:line="240" w:lineRule="auto"/>
        <w:ind w:left="720"/>
      </w:pP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4F5541">
      <w:pPr>
        <w:pStyle w:val="ListParagraph"/>
        <w:keepNext/>
        <w:keepLines/>
        <w:numPr>
          <w:ilvl w:val="1"/>
          <w:numId w:val="7"/>
        </w:numPr>
        <w:spacing w:after="0" w:line="240" w:lineRule="auto"/>
      </w:pPr>
      <w:r w:rsidRPr="005D09AF">
        <w:lastRenderedPageBreak/>
        <w:t xml:space="preserve">When the </w:t>
      </w:r>
      <w:r>
        <w:t>reject button is clicked the user account request is denied.</w:t>
      </w:r>
    </w:p>
    <w:p w:rsidR="003A2D87" w:rsidRPr="00DF4BAA"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4F5541">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4F5541">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4F5541">
      <w:pPr>
        <w:pStyle w:val="ListParagraph"/>
        <w:keepNext/>
        <w:keepLines/>
        <w:spacing w:after="0" w:line="240" w:lineRule="auto"/>
        <w:ind w:left="2520"/>
        <w:rPr>
          <w:b/>
        </w:rPr>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3A2D87" w:rsidRPr="004D327B" w:rsidRDefault="003A2D87" w:rsidP="004F5541">
      <w:pPr>
        <w:pStyle w:val="Heading4"/>
        <w:keepNext/>
        <w:keepLines/>
      </w:pPr>
      <w:bookmarkStart w:id="51" w:name="_Toc435695130"/>
      <w:proofErr w:type="spellStart"/>
      <w:r>
        <w:t>AdminEdit</w:t>
      </w:r>
      <w:r w:rsidRPr="00896712">
        <w:t>Controller</w:t>
      </w:r>
      <w:bookmarkEnd w:id="51"/>
      <w:proofErr w:type="spellEnd"/>
    </w:p>
    <w:p w:rsidR="003A2D87" w:rsidRDefault="003A2D87" w:rsidP="004F5541">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4F5541">
      <w:pPr>
        <w:keepNext/>
        <w:keepLines/>
        <w:spacing w:after="120" w:line="240" w:lineRule="auto"/>
        <w:rPr>
          <w:b/>
        </w:rPr>
      </w:pPr>
      <w:r>
        <w:rPr>
          <w:b/>
        </w:rPr>
        <w:t>&lt;&lt;Task&gt;&gt;</w:t>
      </w:r>
    </w:p>
    <w:p w:rsidR="003A2D87" w:rsidRPr="0062352A" w:rsidRDefault="003A2D87" w:rsidP="004F5541">
      <w:pPr>
        <w:keepNext/>
        <w:keepLines/>
        <w:spacing w:after="0" w:line="240" w:lineRule="auto"/>
        <w:ind w:firstLine="720"/>
        <w:rPr>
          <w:b/>
        </w:rPr>
      </w:pPr>
      <w:r>
        <w:rPr>
          <w:b/>
        </w:rPr>
        <w:t>Attributes:</w:t>
      </w:r>
    </w:p>
    <w:p w:rsidR="003A2D87" w:rsidRPr="00896712" w:rsidRDefault="003A2D87" w:rsidP="004F5541">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4F5541">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4F5541">
      <w:pPr>
        <w:keepNext/>
        <w:keepLines/>
        <w:spacing w:after="0" w:line="240" w:lineRule="auto"/>
        <w:rPr>
          <w:b/>
        </w:rPr>
      </w:pPr>
    </w:p>
    <w:p w:rsidR="003A2D87" w:rsidRDefault="003A2D87" w:rsidP="004F5541">
      <w:pPr>
        <w:keepNext/>
        <w:keepLines/>
        <w:spacing w:after="0" w:line="240" w:lineRule="auto"/>
        <w:ind w:left="720"/>
        <w:rPr>
          <w:b/>
        </w:rPr>
      </w:pPr>
      <w:r>
        <w:rPr>
          <w:b/>
        </w:rPr>
        <w:t>Operations:</w:t>
      </w: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4F5541">
      <w:pPr>
        <w:pStyle w:val="ListParagraph"/>
        <w:keepNext/>
        <w:keepLines/>
        <w:numPr>
          <w:ilvl w:val="1"/>
          <w:numId w:val="7"/>
        </w:numPr>
        <w:spacing w:after="0" w:line="240" w:lineRule="auto"/>
      </w:pPr>
      <w:r>
        <w:t>An update is sent to the database based on the selected option:</w:t>
      </w:r>
    </w:p>
    <w:p w:rsidR="003A2D87" w:rsidRDefault="003A2D87" w:rsidP="004F5541">
      <w:pPr>
        <w:pStyle w:val="ListParagraph"/>
        <w:keepNext/>
        <w:keepLines/>
        <w:numPr>
          <w:ilvl w:val="2"/>
          <w:numId w:val="7"/>
        </w:numPr>
        <w:spacing w:after="0" w:line="240" w:lineRule="auto"/>
      </w:pPr>
      <w:r>
        <w:t>Enable</w:t>
      </w:r>
    </w:p>
    <w:p w:rsidR="003A2D87" w:rsidRDefault="003A2D87" w:rsidP="004F5541">
      <w:pPr>
        <w:pStyle w:val="ListParagraph"/>
        <w:keepNext/>
        <w:keepLines/>
        <w:numPr>
          <w:ilvl w:val="2"/>
          <w:numId w:val="7"/>
        </w:numPr>
        <w:spacing w:after="0" w:line="240" w:lineRule="auto"/>
      </w:pPr>
      <w:r>
        <w:t>Disable</w:t>
      </w:r>
    </w:p>
    <w:p w:rsidR="003A2D87" w:rsidRDefault="003A2D87" w:rsidP="004F5541">
      <w:pPr>
        <w:pStyle w:val="ListParagraph"/>
        <w:keepNext/>
        <w:keepLines/>
        <w:numPr>
          <w:ilvl w:val="2"/>
          <w:numId w:val="7"/>
        </w:numPr>
        <w:spacing w:after="0" w:line="240" w:lineRule="auto"/>
      </w:pPr>
      <w:r>
        <w:t>Delete</w:t>
      </w:r>
    </w:p>
    <w:p w:rsidR="0069273A" w:rsidRDefault="0069273A" w:rsidP="004F5541">
      <w:pPr>
        <w:pStyle w:val="ListParagraph"/>
        <w:keepNext/>
        <w:keepLines/>
        <w:numPr>
          <w:ilvl w:val="2"/>
          <w:numId w:val="7"/>
        </w:numPr>
        <w:spacing w:after="0" w:line="240" w:lineRule="auto"/>
      </w:pPr>
      <w:r>
        <w:t>Edit</w:t>
      </w:r>
    </w:p>
    <w:p w:rsidR="0069273A" w:rsidRDefault="0069273A" w:rsidP="004F5541">
      <w:pPr>
        <w:pStyle w:val="ListParagraph"/>
        <w:keepNext/>
        <w:keepLines/>
        <w:numPr>
          <w:ilvl w:val="2"/>
          <w:numId w:val="7"/>
        </w:numPr>
        <w:spacing w:after="0" w:line="240" w:lineRule="auto"/>
      </w:pPr>
      <w:r>
        <w:t>Reset Password</w:t>
      </w:r>
    </w:p>
    <w:p w:rsidR="003A2D87" w:rsidRPr="00712B7F"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69273A" w:rsidRPr="00DF4BAA" w:rsidRDefault="0069273A" w:rsidP="00712B7F">
      <w:pPr>
        <w:keepNext/>
        <w:keepLines/>
        <w:spacing w:after="0" w:line="240" w:lineRule="auto"/>
      </w:pPr>
    </w:p>
    <w:p w:rsidR="003A2D87" w:rsidRPr="00DF4BAA" w:rsidRDefault="003A2D87" w:rsidP="004F5541">
      <w:pPr>
        <w:pStyle w:val="ListParagraph"/>
        <w:keepNext/>
        <w:keepLines/>
        <w:spacing w:after="0" w:line="240" w:lineRule="auto"/>
        <w:ind w:left="2520"/>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431C3E" w:rsidRPr="004D327B" w:rsidRDefault="00431C3E" w:rsidP="004F5541">
      <w:pPr>
        <w:pStyle w:val="Heading4"/>
        <w:keepNext/>
        <w:keepLines/>
      </w:pPr>
      <w:proofErr w:type="spellStart"/>
      <w:r>
        <w:t>PhysicianController</w:t>
      </w:r>
      <w:proofErr w:type="spellEnd"/>
    </w:p>
    <w:p w:rsidR="00434E24" w:rsidRDefault="00431C3E" w:rsidP="004F5541">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4F5541">
      <w:pPr>
        <w:keepNext/>
        <w:keepLines/>
        <w:spacing w:after="120" w:line="240" w:lineRule="auto"/>
        <w:rPr>
          <w:b/>
        </w:rPr>
      </w:pPr>
      <w:r>
        <w:rPr>
          <w:b/>
        </w:rPr>
        <w:t>&lt;&lt;Task&gt;&gt;</w:t>
      </w:r>
    </w:p>
    <w:p w:rsidR="00431C3E" w:rsidRPr="0062352A" w:rsidRDefault="00431C3E" w:rsidP="004F5541">
      <w:pPr>
        <w:keepNext/>
        <w:keepLines/>
        <w:spacing w:after="0" w:line="240" w:lineRule="auto"/>
        <w:ind w:firstLine="720"/>
        <w:rPr>
          <w:b/>
        </w:rPr>
      </w:pPr>
      <w:r>
        <w:rPr>
          <w:b/>
        </w:rPr>
        <w:lastRenderedPageBreak/>
        <w:t>Attributes:</w:t>
      </w:r>
    </w:p>
    <w:p w:rsidR="00431C3E" w:rsidRPr="00896712" w:rsidRDefault="00431C3E" w:rsidP="004F5541">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proofErr w:type="spellStart"/>
      <w:r w:rsidR="00434E24">
        <w:t>physician</w:t>
      </w:r>
      <w:proofErr w:type="spellEnd"/>
    </w:p>
    <w:p w:rsidR="00431C3E" w:rsidRPr="009D1734" w:rsidRDefault="00434E24" w:rsidP="004F5541">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4F5541">
      <w:pPr>
        <w:keepNext/>
        <w:keepLines/>
        <w:spacing w:after="0" w:line="240" w:lineRule="auto"/>
        <w:rPr>
          <w:b/>
        </w:rPr>
      </w:pPr>
    </w:p>
    <w:p w:rsidR="00431C3E" w:rsidRDefault="009A54AF" w:rsidP="004F5541">
      <w:pPr>
        <w:keepNext/>
        <w:keepLines/>
        <w:spacing w:after="0" w:line="240" w:lineRule="auto"/>
        <w:ind w:left="720"/>
        <w:rPr>
          <w:b/>
        </w:rPr>
      </w:pPr>
      <w:r>
        <w:rPr>
          <w:b/>
        </w:rPr>
        <w:t>Operations:</w:t>
      </w:r>
    </w:p>
    <w:p w:rsidR="00431C3E" w:rsidRDefault="00431C3E"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4F5541">
      <w:pPr>
        <w:pStyle w:val="ListParagraph"/>
        <w:keepNext/>
        <w:keepLines/>
        <w:numPr>
          <w:ilvl w:val="1"/>
          <w:numId w:val="7"/>
        </w:numPr>
        <w:spacing w:after="0" w:line="240" w:lineRule="auto"/>
      </w:pPr>
      <w:r w:rsidRPr="00434E24">
        <w:t>The function to add a patient to the system.</w:t>
      </w:r>
    </w:p>
    <w:p w:rsidR="00434E24" w:rsidRDefault="00434E24" w:rsidP="004F5541">
      <w:pPr>
        <w:pStyle w:val="ListParagraph"/>
        <w:keepNext/>
        <w:keepLines/>
        <w:spacing w:after="0" w:line="240" w:lineRule="auto"/>
        <w:ind w:left="2520"/>
      </w:pPr>
    </w:p>
    <w:p w:rsidR="00434E24" w:rsidRDefault="00434E24"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4F5541">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4F5541">
      <w:pPr>
        <w:pStyle w:val="ListParagraph"/>
        <w:keepNext/>
        <w:keepLines/>
        <w:spacing w:after="0" w:line="240" w:lineRule="auto"/>
        <w:ind w:left="2520"/>
      </w:pPr>
    </w:p>
    <w:p w:rsidR="00B50D35" w:rsidRDefault="00B50D35"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4F5541">
      <w:pPr>
        <w:pStyle w:val="ListParagraph"/>
        <w:keepNext/>
        <w:keepLines/>
        <w:numPr>
          <w:ilvl w:val="1"/>
          <w:numId w:val="7"/>
        </w:numPr>
        <w:spacing w:after="0" w:line="240" w:lineRule="auto"/>
      </w:pPr>
      <w:r w:rsidRPr="009A54AF">
        <w:t>The function to request pati</w:t>
      </w:r>
      <w:r>
        <w:t>ent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B50D35" w:rsidRPr="00DF4BAA" w:rsidRDefault="00B50D35" w:rsidP="004F5541">
      <w:pPr>
        <w:pStyle w:val="ListParagraph"/>
        <w:keepNext/>
        <w:keepLines/>
        <w:spacing w:after="0" w:line="240" w:lineRule="auto"/>
        <w:ind w:left="1800"/>
      </w:pPr>
    </w:p>
    <w:p w:rsidR="00431C3E" w:rsidRDefault="00431C3E" w:rsidP="004F5541">
      <w:pPr>
        <w:keepNext/>
        <w:keepLines/>
        <w:spacing w:after="0" w:line="240" w:lineRule="auto"/>
        <w:ind w:left="720"/>
        <w:rPr>
          <w:b/>
        </w:rPr>
      </w:pPr>
      <w:r>
        <w:rPr>
          <w:b/>
        </w:rPr>
        <w:t>Constructors:</w:t>
      </w:r>
    </w:p>
    <w:p w:rsidR="00431C3E" w:rsidRDefault="00431C3E" w:rsidP="004F5541">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4F5541">
      <w:pPr>
        <w:pStyle w:val="ListParagraph"/>
        <w:keepNext/>
        <w:keepLines/>
        <w:numPr>
          <w:ilvl w:val="1"/>
          <w:numId w:val="14"/>
        </w:numPr>
        <w:spacing w:after="0" w:line="240" w:lineRule="auto"/>
      </w:pPr>
      <w:r>
        <w:t>Default constructor</w:t>
      </w:r>
      <w:r w:rsidR="00434E24">
        <w:t>.</w:t>
      </w:r>
    </w:p>
    <w:p w:rsidR="004E0537" w:rsidRDefault="004E0537" w:rsidP="004F5541">
      <w:pPr>
        <w:keepNext/>
        <w:keepLines/>
        <w:spacing w:after="0" w:line="240" w:lineRule="auto"/>
      </w:pPr>
    </w:p>
    <w:p w:rsidR="0070250D" w:rsidRPr="004D327B" w:rsidRDefault="0070250D" w:rsidP="004F5541">
      <w:pPr>
        <w:pStyle w:val="Heading4"/>
        <w:keepNext/>
        <w:keepLines/>
      </w:pPr>
      <w:proofErr w:type="spellStart"/>
      <w:r>
        <w:t>ExperimentController</w:t>
      </w:r>
      <w:proofErr w:type="spellEnd"/>
    </w:p>
    <w:p w:rsidR="0070250D" w:rsidRDefault="0070250D" w:rsidP="004F5541">
      <w:pPr>
        <w:keepNext/>
        <w:keepLines/>
        <w:spacing w:after="120" w:line="240" w:lineRule="auto"/>
      </w:pPr>
      <w:r w:rsidRPr="00431C3E">
        <w:t xml:space="preserve">This class </w:t>
      </w:r>
      <w:r>
        <w:t xml:space="preserve">is responsible for handling experiment functions called from the </w:t>
      </w:r>
      <w:proofErr w:type="spellStart"/>
      <w:r w:rsidRPr="00D7622F">
        <w:rPr>
          <w:b/>
        </w:rPr>
        <w:t>ExperimentView</w:t>
      </w:r>
      <w:proofErr w:type="spellEnd"/>
      <w:r>
        <w:t>.  The actions are available to the experiment administrators with physicians having access to the view experiment functionality.</w:t>
      </w:r>
    </w:p>
    <w:p w:rsidR="0070250D" w:rsidRPr="005F4CFA" w:rsidRDefault="0070250D" w:rsidP="004F5541">
      <w:pPr>
        <w:keepNext/>
        <w:keepLines/>
        <w:spacing w:after="120" w:line="240" w:lineRule="auto"/>
        <w:rPr>
          <w:b/>
        </w:rPr>
      </w:pPr>
      <w:r>
        <w:rPr>
          <w:b/>
        </w:rPr>
        <w:t>&lt;&lt;Task&gt;&gt;</w:t>
      </w:r>
    </w:p>
    <w:p w:rsidR="0070250D" w:rsidRPr="0062352A" w:rsidRDefault="0070250D" w:rsidP="004F5541">
      <w:pPr>
        <w:keepNext/>
        <w:keepLines/>
        <w:spacing w:after="0" w:line="240" w:lineRule="auto"/>
        <w:ind w:firstLine="720"/>
        <w:rPr>
          <w:b/>
        </w:rPr>
      </w:pPr>
      <w:r>
        <w:rPr>
          <w:b/>
        </w:rPr>
        <w:t>Attributes:</w:t>
      </w:r>
    </w:p>
    <w:p w:rsidR="0070250D" w:rsidRPr="00896712" w:rsidRDefault="0070250D" w:rsidP="004F5541">
      <w:pPr>
        <w:pStyle w:val="ListParagraph"/>
        <w:keepNext/>
        <w:keepLines/>
        <w:numPr>
          <w:ilvl w:val="0"/>
          <w:numId w:val="8"/>
        </w:numPr>
        <w:spacing w:after="0" w:line="240" w:lineRule="auto"/>
        <w:rPr>
          <w:b/>
        </w:rPr>
      </w:pPr>
      <w:r>
        <w:rPr>
          <w:b/>
        </w:rPr>
        <w:t xml:space="preserve">Private Collection&lt;Experiment&gt; </w:t>
      </w:r>
      <w:r>
        <w:t>experiments</w:t>
      </w:r>
    </w:p>
    <w:p w:rsidR="0070250D" w:rsidRPr="009D1734" w:rsidRDefault="0070250D" w:rsidP="004F5541">
      <w:pPr>
        <w:pStyle w:val="ListParagraph"/>
        <w:keepNext/>
        <w:keepLines/>
        <w:numPr>
          <w:ilvl w:val="1"/>
          <w:numId w:val="8"/>
        </w:numPr>
        <w:spacing w:after="0" w:line="240" w:lineRule="auto"/>
        <w:rPr>
          <w:b/>
        </w:rPr>
      </w:pPr>
      <w:r>
        <w:t xml:space="preserve">A collection of experiments available to the user. </w:t>
      </w:r>
    </w:p>
    <w:p w:rsidR="0070250D" w:rsidRPr="005F4CFA" w:rsidRDefault="0070250D" w:rsidP="004F5541">
      <w:pPr>
        <w:keepNext/>
        <w:keepLines/>
        <w:spacing w:after="0" w:line="240" w:lineRule="auto"/>
        <w:rPr>
          <w:b/>
        </w:rPr>
      </w:pPr>
    </w:p>
    <w:p w:rsidR="0070250D" w:rsidRDefault="0070250D" w:rsidP="004F5541">
      <w:pPr>
        <w:keepNext/>
        <w:keepLines/>
        <w:spacing w:after="0" w:line="240" w:lineRule="auto"/>
        <w:ind w:left="720"/>
        <w:rPr>
          <w:b/>
        </w:rPr>
      </w:pPr>
      <w:r>
        <w:rPr>
          <w:b/>
        </w:rPr>
        <w:t>Operations:</w:t>
      </w: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C</w:t>
      </w:r>
      <w:r w:rsidRPr="00434E24">
        <w:t>reate</w:t>
      </w:r>
      <w:r w:rsidR="003C706F">
        <w:t>Experiment</w:t>
      </w:r>
      <w:proofErr w:type="spellEnd"/>
      <w:r w:rsidRPr="00434E24">
        <w:t>(</w:t>
      </w:r>
      <w:r w:rsidR="00CE4DC8">
        <w:t>Experiment</w:t>
      </w:r>
      <w:r w:rsidRPr="00434E24">
        <w:t xml:space="preserve"> </w:t>
      </w:r>
      <w:r w:rsidR="00CE4DC8">
        <w:t>experiment</w:t>
      </w:r>
      <w:r w:rsidRPr="00434E24">
        <w:t xml:space="preserve">) </w:t>
      </w:r>
    </w:p>
    <w:p w:rsidR="0070250D" w:rsidRDefault="003C706F" w:rsidP="004F5541">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003C706F">
        <w:t>Experiment</w:t>
      </w:r>
      <w:proofErr w:type="spellEnd"/>
      <w:r w:rsidRPr="00434E24">
        <w:t>(</w:t>
      </w:r>
      <w:r w:rsidR="00CE4DC8" w:rsidRPr="00CE4DC8">
        <w:t>Experiment experiment</w:t>
      </w:r>
      <w:r w:rsidRPr="00434E24">
        <w:t xml:space="preserve">) </w:t>
      </w:r>
    </w:p>
    <w:p w:rsidR="0070250D" w:rsidRDefault="0070250D" w:rsidP="004F5541">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CE4DC8">
        <w:t>EditExperiment</w:t>
      </w:r>
      <w:proofErr w:type="spellEnd"/>
      <w:r w:rsidRPr="009A54AF">
        <w:t>(</w:t>
      </w:r>
      <w:r w:rsidR="00CE4DC8" w:rsidRPr="00CE4DC8">
        <w:t>Experiment experiment</w:t>
      </w:r>
      <w:r w:rsidRPr="009A54AF">
        <w:t xml:space="preserve">) </w:t>
      </w:r>
      <w:r w:rsidRPr="00434E24">
        <w:t xml:space="preserve"> </w:t>
      </w:r>
    </w:p>
    <w:p w:rsidR="0070250D" w:rsidRDefault="0070250D" w:rsidP="004F5541">
      <w:pPr>
        <w:pStyle w:val="ListParagraph"/>
        <w:keepNext/>
        <w:keepLines/>
        <w:numPr>
          <w:ilvl w:val="1"/>
          <w:numId w:val="7"/>
        </w:numPr>
        <w:spacing w:after="0" w:line="240" w:lineRule="auto"/>
      </w:pPr>
      <w:r w:rsidRPr="009A54AF">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RunExperiment</w:t>
      </w:r>
      <w:proofErr w:type="spellEnd"/>
      <w:r w:rsidRPr="009A54AF">
        <w:t>(</w:t>
      </w:r>
      <w:proofErr w:type="spellStart"/>
      <w:r>
        <w:t>int</w:t>
      </w:r>
      <w:proofErr w:type="spellEnd"/>
      <w:r w:rsidRPr="00CE4DC8">
        <w:t xml:space="preserve"> </w:t>
      </w:r>
      <w:proofErr w:type="spellStart"/>
      <w:r w:rsidRPr="00CE4DC8">
        <w:t>experiment</w:t>
      </w:r>
      <w:r>
        <w:t>Id</w:t>
      </w:r>
      <w:proofErr w:type="spellEnd"/>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 experiment.</w:t>
      </w:r>
      <w:r w:rsidRPr="009A54AF">
        <w:t xml:space="preserve"> </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lastRenderedPageBreak/>
        <w:t xml:space="preserve">Private </w:t>
      </w:r>
      <w:r w:rsidR="00D41266">
        <w:rPr>
          <w:b/>
        </w:rPr>
        <w:t>string</w:t>
      </w:r>
      <w:r>
        <w:t xml:space="preserve"> </w:t>
      </w:r>
      <w:proofErr w:type="spellStart"/>
      <w:r>
        <w:t>ProcessData</w:t>
      </w:r>
      <w:proofErr w:type="spellEnd"/>
      <w:r w:rsidRPr="009A54AF">
        <w:t>(</w:t>
      </w:r>
      <w:r>
        <w:t>Collection&lt;object&gt;</w:t>
      </w:r>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t xml:space="preserve">The </w:t>
      </w:r>
      <w:r>
        <w:t>function is here in the event that the data returned from the database will need to be processed in some way prior to be sending it to the view.</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experiment data record.</w:t>
      </w:r>
    </w:p>
    <w:p w:rsidR="0070250D" w:rsidRPr="00DF4BAA" w:rsidRDefault="0070250D" w:rsidP="004F5541">
      <w:pPr>
        <w:pStyle w:val="ListParagraph"/>
        <w:keepNext/>
        <w:keepLines/>
        <w:spacing w:after="0" w:line="240" w:lineRule="auto"/>
        <w:ind w:left="1800"/>
      </w:pPr>
    </w:p>
    <w:p w:rsidR="0070250D" w:rsidRDefault="0070250D" w:rsidP="004F5541">
      <w:pPr>
        <w:keepNext/>
        <w:keepLines/>
        <w:spacing w:after="0" w:line="240" w:lineRule="auto"/>
        <w:ind w:left="720"/>
        <w:rPr>
          <w:b/>
        </w:rPr>
      </w:pPr>
      <w:r>
        <w:rPr>
          <w:b/>
        </w:rPr>
        <w:t>Constructors:</w:t>
      </w:r>
    </w:p>
    <w:p w:rsidR="0070250D" w:rsidRDefault="0070250D" w:rsidP="004F5541">
      <w:pPr>
        <w:pStyle w:val="ListParagraph"/>
        <w:keepNext/>
        <w:keepLines/>
        <w:numPr>
          <w:ilvl w:val="0"/>
          <w:numId w:val="14"/>
        </w:numPr>
        <w:spacing w:after="0" w:line="240" w:lineRule="auto"/>
        <w:rPr>
          <w:b/>
        </w:rPr>
      </w:pPr>
      <w:r>
        <w:rPr>
          <w:b/>
        </w:rPr>
        <w:t xml:space="preserve">Public </w:t>
      </w:r>
      <w:proofErr w:type="spellStart"/>
      <w:r w:rsidR="00CE4DC8">
        <w:t>Experiment</w:t>
      </w:r>
      <w:r>
        <w:t>Controller</w:t>
      </w:r>
      <w:proofErr w:type="spellEnd"/>
      <w:r>
        <w:t>()</w:t>
      </w:r>
    </w:p>
    <w:p w:rsidR="0070250D" w:rsidRDefault="0070250D" w:rsidP="004F5541">
      <w:pPr>
        <w:pStyle w:val="ListParagraph"/>
        <w:keepNext/>
        <w:keepLines/>
        <w:numPr>
          <w:ilvl w:val="1"/>
          <w:numId w:val="14"/>
        </w:numPr>
        <w:spacing w:after="0" w:line="240" w:lineRule="auto"/>
      </w:pPr>
      <w:r>
        <w:t>Default constructor.</w:t>
      </w:r>
    </w:p>
    <w:p w:rsidR="00C52DFE" w:rsidRPr="004D327B" w:rsidRDefault="00C52DFE" w:rsidP="004F5541">
      <w:pPr>
        <w:pStyle w:val="Heading4"/>
        <w:keepNext/>
        <w:keepLines/>
      </w:pPr>
      <w:proofErr w:type="spellStart"/>
      <w:r>
        <w:t>PatientController</w:t>
      </w:r>
      <w:proofErr w:type="spellEnd"/>
    </w:p>
    <w:p w:rsidR="00C52DFE" w:rsidRDefault="00C52DFE" w:rsidP="004F5541">
      <w:pPr>
        <w:keepNext/>
        <w:keepLines/>
        <w:spacing w:after="120" w:line="240" w:lineRule="auto"/>
      </w:pPr>
      <w:r w:rsidRPr="00431C3E">
        <w:t xml:space="preserve">This class is responsible for handling the </w:t>
      </w:r>
      <w:r>
        <w:t>various functions available to a patient</w:t>
      </w:r>
      <w:r w:rsidRPr="00431C3E">
        <w:t xml:space="preserve">.  This class provides the backend for the </w:t>
      </w:r>
      <w:proofErr w:type="spellStart"/>
      <w:r>
        <w:rPr>
          <w:b/>
        </w:rPr>
        <w:t>Patient</w:t>
      </w:r>
      <w:r w:rsidRPr="00737642">
        <w:rPr>
          <w:b/>
        </w:rPr>
        <w:t>View</w:t>
      </w:r>
      <w:proofErr w:type="spellEnd"/>
      <w:r w:rsidRPr="00431C3E">
        <w:t>.</w:t>
      </w:r>
      <w:r>
        <w:t xml:space="preserve">  The actions available to the patient are detailed in the operations section below.</w:t>
      </w:r>
    </w:p>
    <w:p w:rsidR="00C52DFE" w:rsidRPr="005F4CFA" w:rsidRDefault="00C52DFE" w:rsidP="004F5541">
      <w:pPr>
        <w:keepNext/>
        <w:keepLines/>
        <w:spacing w:after="120" w:line="240" w:lineRule="auto"/>
        <w:rPr>
          <w:b/>
        </w:rPr>
      </w:pPr>
      <w:r>
        <w:rPr>
          <w:b/>
        </w:rPr>
        <w:t>&lt;&lt;Task&gt;&gt;</w:t>
      </w:r>
    </w:p>
    <w:p w:rsidR="00670B30" w:rsidRPr="004F5541" w:rsidRDefault="00C52DFE" w:rsidP="004F5541">
      <w:pPr>
        <w:keepNext/>
        <w:keepLines/>
        <w:spacing w:after="0" w:line="240" w:lineRule="auto"/>
        <w:ind w:left="720"/>
        <w:rPr>
          <w:b/>
        </w:rPr>
      </w:pPr>
      <w:r>
        <w:rPr>
          <w:b/>
        </w:rPr>
        <w:t>Operations:</w:t>
      </w:r>
    </w:p>
    <w:p w:rsidR="00C52DFE" w:rsidRDefault="00C52DFE"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001F2595">
        <w:t>equest</w:t>
      </w:r>
      <w:r w:rsidRPr="009A54AF">
        <w:t>Information</w:t>
      </w:r>
      <w:proofErr w:type="spellEnd"/>
      <w:r w:rsidRPr="009A54AF">
        <w:t xml:space="preserve">(String </w:t>
      </w:r>
      <w:r>
        <w:t>id</w:t>
      </w:r>
      <w:r w:rsidRPr="009A54AF">
        <w:t xml:space="preserve">) </w:t>
      </w:r>
      <w:r w:rsidRPr="00434E24">
        <w:t xml:space="preserve"> </w:t>
      </w:r>
    </w:p>
    <w:p w:rsidR="00C52DFE" w:rsidRDefault="00C52DFE" w:rsidP="004F5541">
      <w:pPr>
        <w:pStyle w:val="ListParagraph"/>
        <w:keepNext/>
        <w:keepLines/>
        <w:numPr>
          <w:ilvl w:val="1"/>
          <w:numId w:val="7"/>
        </w:numPr>
        <w:spacing w:after="0" w:line="240" w:lineRule="auto"/>
      </w:pPr>
      <w:r w:rsidRPr="009A54AF">
        <w:t xml:space="preserve">The function to request </w:t>
      </w:r>
      <w:r>
        <w:t xml:space="preserve">the </w:t>
      </w:r>
      <w:r w:rsidRPr="009A54AF">
        <w:t>pati</w:t>
      </w:r>
      <w:r>
        <w:t>ent’s own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C52DFE" w:rsidRPr="00DF4BAA" w:rsidRDefault="00C52DFE" w:rsidP="004F5541">
      <w:pPr>
        <w:pStyle w:val="ListParagraph"/>
        <w:keepNext/>
        <w:keepLines/>
        <w:spacing w:after="0" w:line="240" w:lineRule="auto"/>
        <w:ind w:left="1800"/>
      </w:pPr>
    </w:p>
    <w:p w:rsidR="00C52DFE" w:rsidRDefault="00C52DFE" w:rsidP="004F5541">
      <w:pPr>
        <w:keepNext/>
        <w:keepLines/>
        <w:spacing w:after="0" w:line="240" w:lineRule="auto"/>
        <w:ind w:left="720"/>
        <w:rPr>
          <w:b/>
        </w:rPr>
      </w:pPr>
      <w:r>
        <w:rPr>
          <w:b/>
        </w:rPr>
        <w:t>Constructors:</w:t>
      </w:r>
    </w:p>
    <w:p w:rsidR="00C52DFE" w:rsidRDefault="00C52DFE" w:rsidP="004F5541">
      <w:pPr>
        <w:pStyle w:val="ListParagraph"/>
        <w:keepNext/>
        <w:keepLines/>
        <w:numPr>
          <w:ilvl w:val="0"/>
          <w:numId w:val="14"/>
        </w:numPr>
        <w:spacing w:after="0" w:line="240" w:lineRule="auto"/>
        <w:rPr>
          <w:b/>
        </w:rPr>
      </w:pPr>
      <w:r>
        <w:rPr>
          <w:b/>
        </w:rPr>
        <w:t xml:space="preserve">Public </w:t>
      </w:r>
      <w:proofErr w:type="spellStart"/>
      <w:r>
        <w:t>PatientController</w:t>
      </w:r>
      <w:proofErr w:type="spellEnd"/>
      <w:r>
        <w:t>()</w:t>
      </w:r>
    </w:p>
    <w:p w:rsidR="00C52DFE" w:rsidRDefault="00C52DFE" w:rsidP="004F5541">
      <w:pPr>
        <w:pStyle w:val="ListParagraph"/>
        <w:keepNext/>
        <w:keepLines/>
        <w:numPr>
          <w:ilvl w:val="1"/>
          <w:numId w:val="14"/>
        </w:numPr>
        <w:spacing w:after="0" w:line="240" w:lineRule="auto"/>
      </w:pPr>
      <w:r>
        <w:t>Default constructor.</w:t>
      </w:r>
    </w:p>
    <w:p w:rsidR="0070250D" w:rsidRDefault="0070250D" w:rsidP="004F5541">
      <w:pPr>
        <w:keepNext/>
        <w:keepLines/>
        <w:spacing w:after="0" w:line="240" w:lineRule="auto"/>
      </w:pPr>
    </w:p>
    <w:p w:rsidR="00812105" w:rsidRDefault="002C6ED4" w:rsidP="004F5541">
      <w:pPr>
        <w:pStyle w:val="Heading2"/>
        <w:spacing w:line="360" w:lineRule="auto"/>
      </w:pPr>
      <w:bookmarkStart w:id="52" w:name="_Toc436603011"/>
      <w:bookmarkStart w:id="53" w:name="_Toc436012966"/>
      <w:bookmarkStart w:id="54" w:name="_Toc436012967"/>
      <w:bookmarkStart w:id="55" w:name="_Toc437226646"/>
      <w:bookmarkEnd w:id="52"/>
      <w:bookmarkEnd w:id="53"/>
      <w:bookmarkEnd w:id="54"/>
      <w:r>
        <w:t>Business Logic Layer Overview</w:t>
      </w:r>
      <w:bookmarkEnd w:id="55"/>
    </w:p>
    <w:p w:rsidR="00812105" w:rsidRDefault="00831F49" w:rsidP="004F5541">
      <w:pPr>
        <w:pStyle w:val="Heading3"/>
        <w:keepNext/>
        <w:keepLines/>
      </w:pPr>
      <w:bookmarkStart w:id="56" w:name="_Toc435182018"/>
      <w:bookmarkStart w:id="57" w:name="_Toc437226647"/>
      <w:r w:rsidRPr="0084672C">
        <w:t>Entities</w:t>
      </w:r>
      <w:bookmarkEnd w:id="56"/>
      <w:bookmarkEnd w:id="57"/>
    </w:p>
    <w:p w:rsidR="00E4479B" w:rsidRDefault="00E4479B" w:rsidP="004F5541">
      <w:pPr>
        <w:pStyle w:val="Heading4"/>
        <w:keepNext/>
        <w:keepLines/>
      </w:pPr>
      <w:bookmarkStart w:id="58" w:name="_Toc435182019"/>
      <w:proofErr w:type="spellStart"/>
      <w:r>
        <w:t>LoginViewModel</w:t>
      </w:r>
      <w:proofErr w:type="spellEnd"/>
    </w:p>
    <w:p w:rsidR="00E4479B" w:rsidRDefault="00E4479B" w:rsidP="004F5541">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lastRenderedPageBreak/>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w:t>
      </w:r>
      <w:proofErr w:type="spellStart"/>
      <w:r>
        <w:t>RememberMe</w:t>
      </w:r>
      <w:proofErr w:type="spellEnd"/>
    </w:p>
    <w:p w:rsidR="00E4479B" w:rsidRDefault="00E4479B" w:rsidP="004F5541">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keepNext/>
        <w:keepLines/>
        <w:spacing w:after="0" w:line="240" w:lineRule="auto"/>
      </w:pPr>
    </w:p>
    <w:p w:rsidR="00E4479B" w:rsidRDefault="00E4479B" w:rsidP="004F5541">
      <w:pPr>
        <w:pStyle w:val="Heading4"/>
        <w:keepNext/>
        <w:keepLines/>
      </w:pPr>
      <w:proofErr w:type="spellStart"/>
      <w:r>
        <w:t>RegisterViewModel</w:t>
      </w:r>
      <w:proofErr w:type="spellEnd"/>
    </w:p>
    <w:p w:rsidR="00E4479B" w:rsidRDefault="00E4479B" w:rsidP="004F5541">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w:t>
      </w:r>
      <w:proofErr w:type="spellStart"/>
      <w:r>
        <w:t>ConfirmPassword</w:t>
      </w:r>
      <w:proofErr w:type="spellEnd"/>
    </w:p>
    <w:p w:rsidR="00E4479B" w:rsidRDefault="00E4479B" w:rsidP="004F5541">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pStyle w:val="ListParagraph"/>
        <w:keepNext/>
        <w:keepLines/>
        <w:spacing w:after="0" w:line="240" w:lineRule="auto"/>
        <w:ind w:left="1800"/>
      </w:pPr>
    </w:p>
    <w:p w:rsidR="00812105" w:rsidRDefault="00831F49" w:rsidP="004F5541">
      <w:pPr>
        <w:pStyle w:val="Heading4"/>
        <w:keepNext/>
        <w:keepLines/>
      </w:pPr>
      <w:r w:rsidRPr="0084672C">
        <w:t>Activity</w:t>
      </w:r>
      <w:bookmarkStart w:id="59" w:name="_User"/>
      <w:bookmarkEnd w:id="58"/>
      <w:bookmarkEnd w:id="59"/>
    </w:p>
    <w:p w:rsidR="00812105" w:rsidRDefault="00831F49" w:rsidP="004F5541">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4F5541">
      <w:pPr>
        <w:keepNext/>
        <w:keepLines/>
        <w:spacing w:after="0" w:line="360" w:lineRule="auto"/>
        <w:rPr>
          <w:b/>
        </w:rPr>
      </w:pPr>
      <w:r>
        <w:rPr>
          <w:b/>
        </w:rPr>
        <w:t>&lt;&lt;Entity&gt;&gt;</w:t>
      </w:r>
    </w:p>
    <w:p w:rsidR="00812105" w:rsidRDefault="00831F49"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4F5541">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4F5541">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4F5541">
      <w:pPr>
        <w:pStyle w:val="ListParagraph"/>
        <w:keepNext/>
        <w:keepLines/>
        <w:numPr>
          <w:ilvl w:val="1"/>
          <w:numId w:val="10"/>
        </w:numPr>
        <w:spacing w:after="0" w:line="240" w:lineRule="auto"/>
      </w:pPr>
      <w:r>
        <w:t>The activity of the data</w:t>
      </w:r>
      <w:r w:rsidRPr="00441BE1">
        <w:t>.</w:t>
      </w:r>
    </w:p>
    <w:p w:rsidR="00812105" w:rsidRDefault="00812105" w:rsidP="004F5541">
      <w:pPr>
        <w:pStyle w:val="ListParagraph"/>
        <w:keepNext/>
        <w:keepLines/>
        <w:spacing w:after="0" w:line="240" w:lineRule="auto"/>
        <w:ind w:left="2520"/>
      </w:pPr>
    </w:p>
    <w:p w:rsidR="00812105" w:rsidRDefault="00831F49" w:rsidP="004F5541">
      <w:pPr>
        <w:keepNext/>
        <w:keepLines/>
        <w:spacing w:after="0" w:line="240" w:lineRule="auto"/>
        <w:ind w:firstLine="720"/>
        <w:rPr>
          <w:b/>
        </w:rPr>
      </w:pPr>
      <w:r>
        <w:rPr>
          <w:b/>
        </w:rPr>
        <w:t>Operations:</w:t>
      </w:r>
    </w:p>
    <w:p w:rsidR="00812105" w:rsidRDefault="00831F49"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Default="005E33EA" w:rsidP="004F5541">
      <w:pPr>
        <w:pStyle w:val="ListParagraph"/>
        <w:keepNext/>
        <w:keepLines/>
        <w:numPr>
          <w:ilvl w:val="0"/>
          <w:numId w:val="14"/>
        </w:numPr>
        <w:spacing w:after="0" w:line="240" w:lineRule="auto"/>
        <w:rPr>
          <w:b/>
        </w:rPr>
      </w:pPr>
      <w:r>
        <w:rPr>
          <w:b/>
        </w:rPr>
        <w:t xml:space="preserve">Public </w:t>
      </w:r>
      <w:r>
        <w:t>Activity()</w:t>
      </w:r>
    </w:p>
    <w:p w:rsidR="00812105" w:rsidRDefault="005E33EA" w:rsidP="004F5541">
      <w:pPr>
        <w:pStyle w:val="ListParagraph"/>
        <w:keepNext/>
        <w:keepLines/>
        <w:numPr>
          <w:ilvl w:val="1"/>
          <w:numId w:val="14"/>
        </w:numPr>
        <w:spacing w:after="0" w:line="240" w:lineRule="auto"/>
      </w:pPr>
      <w:r>
        <w:t>Default constructor</w:t>
      </w:r>
    </w:p>
    <w:p w:rsidR="00812105" w:rsidRDefault="00812105" w:rsidP="004F5541">
      <w:pPr>
        <w:keepNext/>
        <w:keepLines/>
        <w:spacing w:after="0" w:line="240" w:lineRule="auto"/>
      </w:pPr>
    </w:p>
    <w:p w:rsidR="00812105" w:rsidRDefault="0096020E" w:rsidP="004F5541">
      <w:pPr>
        <w:pStyle w:val="Heading4"/>
        <w:keepNext/>
        <w:keepLines/>
      </w:pPr>
      <w:proofErr w:type="spellStart"/>
      <w:r>
        <w:t>AspNetUser</w:t>
      </w:r>
      <w:proofErr w:type="spellEnd"/>
    </w:p>
    <w:p w:rsidR="00812105" w:rsidRDefault="0096020E" w:rsidP="004F5541">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Unique id for each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4F5541">
      <w:pPr>
        <w:pStyle w:val="ListParagraph"/>
        <w:keepNext/>
        <w:keepLines/>
        <w:numPr>
          <w:ilvl w:val="1"/>
          <w:numId w:val="10"/>
        </w:numPr>
        <w:spacing w:after="0" w:line="240" w:lineRule="auto"/>
      </w:pPr>
      <w:r>
        <w:t>The user name used by each user that will be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4F5541">
      <w:pPr>
        <w:pStyle w:val="ListParagraph"/>
        <w:keepNext/>
        <w:keepLines/>
        <w:numPr>
          <w:ilvl w:val="1"/>
          <w:numId w:val="10"/>
        </w:numPr>
        <w:spacing w:after="0" w:line="240" w:lineRule="auto"/>
      </w:pPr>
      <w:r>
        <w:t>Hash string representing the user’s password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4F5541">
      <w:pPr>
        <w:pStyle w:val="ListParagraph"/>
        <w:keepNext/>
        <w:keepLines/>
        <w:numPr>
          <w:ilvl w:val="1"/>
          <w:numId w:val="10"/>
        </w:numPr>
        <w:spacing w:after="0" w:line="240" w:lineRule="auto"/>
      </w:pPr>
      <w:r>
        <w:t>Enumeration value that describes the current account status of the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4F5541">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4F5541">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4F5541">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4F5541">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4F5541">
      <w:pPr>
        <w:pStyle w:val="ListParagraph"/>
        <w:keepNext/>
        <w:keepLines/>
        <w:spacing w:after="0" w:line="240" w:lineRule="auto"/>
        <w:ind w:left="2520"/>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spacing w:after="0" w:line="240" w:lineRule="auto"/>
      </w:pPr>
    </w:p>
    <w:p w:rsidR="00812105" w:rsidRDefault="00282662" w:rsidP="004F5541">
      <w:pPr>
        <w:pStyle w:val="Heading4"/>
        <w:keepNext/>
        <w:keepLines/>
      </w:pPr>
      <w:r>
        <w:t>Patient</w:t>
      </w:r>
    </w:p>
    <w:p w:rsidR="00812105" w:rsidRDefault="00282662" w:rsidP="004F5541">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4F5541">
      <w:pPr>
        <w:keepNext/>
        <w:keepLines/>
        <w:spacing w:after="0" w:line="360" w:lineRule="auto"/>
        <w:rPr>
          <w:b/>
        </w:rPr>
      </w:pPr>
      <w:r>
        <w:rPr>
          <w:b/>
        </w:rPr>
        <w:t>&lt;&lt;Entity&gt;&gt;</w:t>
      </w:r>
    </w:p>
    <w:p w:rsidR="00812105" w:rsidRDefault="00282662"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4F5541">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4F5541">
      <w:pPr>
        <w:pStyle w:val="ListParagraph"/>
        <w:keepNext/>
        <w:keepLines/>
        <w:numPr>
          <w:ilvl w:val="1"/>
          <w:numId w:val="10"/>
        </w:numPr>
        <w:spacing w:after="0" w:line="240" w:lineRule="auto"/>
      </w:pPr>
      <w:r>
        <w:t>The age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4F5541">
      <w:pPr>
        <w:pStyle w:val="ListParagraph"/>
        <w:keepNext/>
        <w:keepLines/>
        <w:numPr>
          <w:ilvl w:val="1"/>
          <w:numId w:val="10"/>
        </w:numPr>
        <w:spacing w:after="0" w:line="240" w:lineRule="auto"/>
      </w:pPr>
      <w:r>
        <w:t>The weight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4F5541">
      <w:pPr>
        <w:pStyle w:val="ListParagraph"/>
        <w:keepNext/>
        <w:keepLines/>
        <w:numPr>
          <w:ilvl w:val="1"/>
          <w:numId w:val="10"/>
        </w:numPr>
        <w:spacing w:after="0" w:line="240" w:lineRule="auto"/>
      </w:pPr>
      <w:r>
        <w:t>The height of the patient given in inches.</w:t>
      </w:r>
    </w:p>
    <w:p w:rsidR="00812105" w:rsidRDefault="00812105" w:rsidP="004F5541">
      <w:pPr>
        <w:pStyle w:val="ListParagraph"/>
        <w:keepNext/>
        <w:keepLines/>
        <w:spacing w:after="0" w:line="240" w:lineRule="auto"/>
        <w:ind w:left="2520"/>
      </w:pPr>
    </w:p>
    <w:p w:rsidR="00812105" w:rsidRPr="00D6053C" w:rsidRDefault="001B00C4" w:rsidP="004F5541">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4F5541">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4F5541">
      <w:pPr>
        <w:pStyle w:val="ListParagraph"/>
        <w:keepNext/>
        <w:keepLines/>
        <w:numPr>
          <w:ilvl w:val="1"/>
          <w:numId w:val="10"/>
        </w:numPr>
        <w:spacing w:after="0" w:line="240" w:lineRule="auto"/>
      </w:pPr>
      <w:r>
        <w:t>Enumeration value used to describe the patient’s ethnicity.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4F5541">
      <w:pPr>
        <w:pStyle w:val="ListParagraph"/>
        <w:keepNext/>
        <w:keepLines/>
        <w:numPr>
          <w:ilvl w:val="1"/>
          <w:numId w:val="10"/>
        </w:numPr>
        <w:spacing w:after="0" w:line="240" w:lineRule="auto"/>
      </w:pPr>
      <w:r>
        <w:t>Collection of enumeration values used to describe the patient’s race.</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4F5541">
      <w:pPr>
        <w:pStyle w:val="ListParagraph"/>
        <w:keepNext/>
        <w:keepLines/>
        <w:numPr>
          <w:ilvl w:val="1"/>
          <w:numId w:val="10"/>
        </w:numPr>
        <w:spacing w:after="0" w:line="240" w:lineRule="auto"/>
      </w:pPr>
      <w:r>
        <w:t>Enumeration value used to describe the patient’s gender.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4F5541">
      <w:pPr>
        <w:pStyle w:val="ListParagraph"/>
        <w:keepNext/>
        <w:keepLines/>
        <w:numPr>
          <w:ilvl w:val="1"/>
          <w:numId w:val="10"/>
        </w:numPr>
        <w:spacing w:after="0" w:line="240" w:lineRule="auto"/>
      </w:pPr>
      <w:r>
        <w:lastRenderedPageBreak/>
        <w:t>Foreign key link to the patient’s physician.</w:t>
      </w:r>
    </w:p>
    <w:p w:rsidR="00812105" w:rsidRDefault="00812105" w:rsidP="004F5541">
      <w:pPr>
        <w:pStyle w:val="ListParagraph"/>
        <w:keepNext/>
        <w:keepLines/>
        <w:spacing w:after="0" w:line="240" w:lineRule="auto"/>
        <w:ind w:left="2520"/>
      </w:pPr>
    </w:p>
    <w:p w:rsidR="00812105" w:rsidRDefault="00282662" w:rsidP="004F5541">
      <w:pPr>
        <w:keepNext/>
        <w:keepLines/>
        <w:spacing w:after="0" w:line="240" w:lineRule="auto"/>
        <w:ind w:firstLine="720"/>
        <w:rPr>
          <w:b/>
        </w:rPr>
      </w:pPr>
      <w:r>
        <w:rPr>
          <w:b/>
        </w:rPr>
        <w:t>Operations:</w:t>
      </w:r>
    </w:p>
    <w:p w:rsidR="00812105" w:rsidRDefault="00282662"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Pr="00D6053C" w:rsidRDefault="005E33EA" w:rsidP="004F5541">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4F5541">
      <w:pPr>
        <w:pStyle w:val="ListParagraph"/>
        <w:keepNext/>
        <w:keepLines/>
        <w:numPr>
          <w:ilvl w:val="1"/>
          <w:numId w:val="14"/>
        </w:numPr>
        <w:spacing w:after="0" w:line="240" w:lineRule="auto"/>
        <w:rPr>
          <w:b/>
        </w:rPr>
      </w:pPr>
      <w:r>
        <w:t>Default constructor</w:t>
      </w:r>
    </w:p>
    <w:p w:rsidR="00812105" w:rsidRPr="00D6053C" w:rsidRDefault="00812105" w:rsidP="004F5541">
      <w:pPr>
        <w:pStyle w:val="ListParagraph"/>
        <w:keepNext/>
        <w:keepLines/>
        <w:spacing w:after="0" w:line="240" w:lineRule="auto"/>
        <w:ind w:left="2520"/>
        <w:rPr>
          <w:b/>
        </w:rPr>
      </w:pPr>
    </w:p>
    <w:p w:rsidR="00812105" w:rsidRDefault="0096020E" w:rsidP="004F5541">
      <w:pPr>
        <w:pStyle w:val="Heading4"/>
        <w:keepNext/>
        <w:keepLines/>
      </w:pPr>
      <w:r>
        <w:t>Physician</w:t>
      </w:r>
    </w:p>
    <w:p w:rsidR="00812105" w:rsidRDefault="0096020E" w:rsidP="004F5541">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4F5541">
      <w:pPr>
        <w:pStyle w:val="ListParagraph"/>
        <w:keepNext/>
        <w:keepLines/>
        <w:numPr>
          <w:ilvl w:val="1"/>
          <w:numId w:val="10"/>
        </w:numPr>
        <w:spacing w:after="0" w:line="240" w:lineRule="auto"/>
      </w:pPr>
      <w:r>
        <w:t>Physician’s first name.</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4F5541">
      <w:pPr>
        <w:pStyle w:val="ListParagraph"/>
        <w:keepNext/>
        <w:keepLines/>
        <w:numPr>
          <w:ilvl w:val="1"/>
          <w:numId w:val="10"/>
        </w:numPr>
        <w:spacing w:after="0" w:line="240" w:lineRule="auto"/>
      </w:pPr>
      <w:r>
        <w:t>Physician’s last name.</w:t>
      </w:r>
    </w:p>
    <w:p w:rsidR="00812105" w:rsidRDefault="00812105" w:rsidP="004F5541">
      <w:pPr>
        <w:keepNext/>
        <w:keepLines/>
        <w:spacing w:after="0" w:line="240" w:lineRule="auto"/>
      </w:pPr>
    </w:p>
    <w:p w:rsidR="00812105" w:rsidRDefault="007F09D4" w:rsidP="004F5541">
      <w:pPr>
        <w:pStyle w:val="ListParagraph"/>
        <w:keepNext/>
        <w:keepLines/>
        <w:numPr>
          <w:ilvl w:val="0"/>
          <w:numId w:val="10"/>
        </w:numPr>
        <w:spacing w:after="0" w:line="240" w:lineRule="auto"/>
      </w:pPr>
      <w:r>
        <w:rPr>
          <w:b/>
        </w:rPr>
        <w:t xml:space="preserve">Public string </w:t>
      </w:r>
      <w:r>
        <w:t>Address</w:t>
      </w:r>
    </w:p>
    <w:p w:rsidR="00812105" w:rsidRDefault="007F09D4" w:rsidP="004F5541">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string </w:t>
      </w:r>
      <w:r>
        <w:t>Email</w:t>
      </w:r>
    </w:p>
    <w:p w:rsidR="00812105" w:rsidRDefault="001B00C4" w:rsidP="004F5541">
      <w:pPr>
        <w:pStyle w:val="ListParagraph"/>
        <w:keepNext/>
        <w:keepLines/>
        <w:numPr>
          <w:ilvl w:val="1"/>
          <w:numId w:val="10"/>
        </w:numPr>
        <w:spacing w:after="0" w:line="240" w:lineRule="auto"/>
      </w:pPr>
      <w:r>
        <w:t>Email address for the physician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4F5541">
      <w:pPr>
        <w:pStyle w:val="ListParagraph"/>
        <w:keepNext/>
        <w:keepLines/>
        <w:numPr>
          <w:ilvl w:val="1"/>
          <w:numId w:val="10"/>
        </w:numPr>
        <w:spacing w:after="0" w:line="240" w:lineRule="auto"/>
      </w:pPr>
      <w:r>
        <w:t>Phone number for the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4F5541">
      <w:pPr>
        <w:pStyle w:val="ListParagraph"/>
        <w:keepNext/>
        <w:keepLines/>
        <w:numPr>
          <w:ilvl w:val="1"/>
          <w:numId w:val="10"/>
        </w:numPr>
        <w:spacing w:after="0" w:line="240" w:lineRule="auto"/>
      </w:pPr>
      <w:r>
        <w:t>Collection of all of the physician’s patients.</w:t>
      </w:r>
    </w:p>
    <w:p w:rsidR="00812105" w:rsidRDefault="00812105" w:rsidP="004F5541">
      <w:pPr>
        <w:keepNext/>
        <w:keepLines/>
        <w:spacing w:after="0" w:line="240" w:lineRule="auto"/>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812105" w:rsidRDefault="001C1550" w:rsidP="004F5541">
      <w:pPr>
        <w:pStyle w:val="Heading4"/>
        <w:keepNext/>
        <w:keepLines/>
      </w:pPr>
      <w:proofErr w:type="spellStart"/>
      <w:r>
        <w:lastRenderedPageBreak/>
        <w:t>ExperimentAdministrator</w:t>
      </w:r>
      <w:proofErr w:type="spellEnd"/>
    </w:p>
    <w:p w:rsidR="00812105" w:rsidRDefault="001C1550" w:rsidP="004F5541">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4F5541">
      <w:pPr>
        <w:keepNext/>
        <w:keepLines/>
        <w:spacing w:after="0" w:line="360" w:lineRule="auto"/>
        <w:rPr>
          <w:b/>
        </w:rPr>
      </w:pPr>
      <w:r>
        <w:rPr>
          <w:b/>
        </w:rPr>
        <w:t>&lt;&lt;Entity&gt;&gt;</w:t>
      </w:r>
    </w:p>
    <w:p w:rsidR="00812105" w:rsidRDefault="001C1550"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4F5541">
      <w:pPr>
        <w:pStyle w:val="ListParagraph"/>
        <w:keepNext/>
        <w:keepLines/>
        <w:numPr>
          <w:ilvl w:val="1"/>
          <w:numId w:val="10"/>
        </w:numPr>
        <w:spacing w:after="0" w:line="240" w:lineRule="auto"/>
      </w:pPr>
      <w:r>
        <w:t>Unique id generated by the system for each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4F5541">
      <w:pPr>
        <w:pStyle w:val="ListParagraph"/>
        <w:keepNext/>
        <w:keepLines/>
        <w:numPr>
          <w:ilvl w:val="1"/>
          <w:numId w:val="10"/>
        </w:numPr>
        <w:spacing w:after="0" w:line="240" w:lineRule="auto"/>
      </w:pPr>
      <w:r>
        <w:t>Experiment administrator’s first name.</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4F5541">
      <w:pPr>
        <w:pStyle w:val="ListParagraph"/>
        <w:keepNext/>
        <w:keepLines/>
        <w:numPr>
          <w:ilvl w:val="1"/>
          <w:numId w:val="10"/>
        </w:numPr>
        <w:spacing w:after="0" w:line="240" w:lineRule="auto"/>
      </w:pPr>
      <w:r>
        <w:t>Experiment administrator’s last name.</w:t>
      </w:r>
    </w:p>
    <w:p w:rsidR="00812105" w:rsidRDefault="00812105" w:rsidP="004F5541">
      <w:pPr>
        <w:keepNext/>
        <w:keepLines/>
        <w:spacing w:after="0" w:line="240" w:lineRule="auto"/>
      </w:pPr>
    </w:p>
    <w:p w:rsidR="00812105" w:rsidRDefault="001C1550" w:rsidP="004F5541">
      <w:pPr>
        <w:pStyle w:val="ListParagraph"/>
        <w:keepNext/>
        <w:keepLines/>
        <w:numPr>
          <w:ilvl w:val="0"/>
          <w:numId w:val="10"/>
        </w:numPr>
        <w:spacing w:after="0" w:line="240" w:lineRule="auto"/>
      </w:pPr>
      <w:r>
        <w:rPr>
          <w:b/>
        </w:rPr>
        <w:t xml:space="preserve">Public string </w:t>
      </w:r>
      <w:r>
        <w:t>Address</w:t>
      </w:r>
    </w:p>
    <w:p w:rsidR="00812105" w:rsidRDefault="001C1550" w:rsidP="004F5541">
      <w:pPr>
        <w:pStyle w:val="ListParagraph"/>
        <w:keepNext/>
        <w:keepLines/>
        <w:numPr>
          <w:ilvl w:val="1"/>
          <w:numId w:val="10"/>
        </w:numPr>
        <w:spacing w:after="0" w:line="240" w:lineRule="auto"/>
      </w:pPr>
      <w:r>
        <w:t>Experiment administrator’s address information.</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r>
        <w:t>Email</w:t>
      </w:r>
    </w:p>
    <w:p w:rsidR="00812105" w:rsidRDefault="001C1550" w:rsidP="004F5541">
      <w:pPr>
        <w:pStyle w:val="ListParagraph"/>
        <w:keepNext/>
        <w:keepLines/>
        <w:numPr>
          <w:ilvl w:val="1"/>
          <w:numId w:val="10"/>
        </w:numPr>
        <w:spacing w:after="0" w:line="240" w:lineRule="auto"/>
      </w:pPr>
      <w:r>
        <w:t>Email address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4F5541">
      <w:pPr>
        <w:pStyle w:val="ListParagraph"/>
        <w:keepNext/>
        <w:keepLines/>
        <w:numPr>
          <w:ilvl w:val="1"/>
          <w:numId w:val="10"/>
        </w:numPr>
        <w:spacing w:after="0" w:line="240" w:lineRule="auto"/>
      </w:pPr>
      <w:r>
        <w:t>Phone number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4F5541">
      <w:pPr>
        <w:pStyle w:val="ListParagraph"/>
        <w:keepNext/>
        <w:keepLines/>
        <w:numPr>
          <w:ilvl w:val="1"/>
          <w:numId w:val="10"/>
        </w:numPr>
        <w:spacing w:after="0" w:line="240" w:lineRule="auto"/>
      </w:pPr>
      <w:r>
        <w:t>Collection of all of the experiment administrator experiments.</w:t>
      </w:r>
    </w:p>
    <w:p w:rsidR="00812105" w:rsidRDefault="006401A4" w:rsidP="004F5541">
      <w:pPr>
        <w:keepNext/>
        <w:keepLines/>
        <w:spacing w:after="0" w:line="240" w:lineRule="auto"/>
        <w:ind w:firstLine="720"/>
        <w:rPr>
          <w:b/>
        </w:rPr>
      </w:pPr>
      <w:r>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pStyle w:val="ListParagraph"/>
        <w:keepNext/>
        <w:keepLines/>
        <w:spacing w:after="0" w:line="240" w:lineRule="auto"/>
        <w:ind w:left="2520"/>
        <w:rPr>
          <w:b/>
        </w:rPr>
      </w:pPr>
    </w:p>
    <w:p w:rsidR="00812105" w:rsidRDefault="006401A4" w:rsidP="004F5541">
      <w:pPr>
        <w:pStyle w:val="Heading4"/>
        <w:keepNext/>
        <w:keepLines/>
      </w:pPr>
      <w:r>
        <w:t>Experiment</w:t>
      </w:r>
    </w:p>
    <w:p w:rsidR="00812105" w:rsidRDefault="006401A4" w:rsidP="004F5541">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4F5541">
      <w:pPr>
        <w:keepNext/>
        <w:keepLines/>
        <w:spacing w:after="0" w:line="360" w:lineRule="auto"/>
        <w:rPr>
          <w:b/>
        </w:rPr>
      </w:pPr>
      <w:r>
        <w:rPr>
          <w:b/>
        </w:rPr>
        <w:t>&lt;&lt;Entity&gt;&gt;</w:t>
      </w:r>
    </w:p>
    <w:p w:rsidR="00812105" w:rsidRDefault="006401A4"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4F5541">
      <w:pPr>
        <w:pStyle w:val="ListParagraph"/>
        <w:keepNext/>
        <w:keepLines/>
        <w:numPr>
          <w:ilvl w:val="1"/>
          <w:numId w:val="10"/>
        </w:numPr>
        <w:spacing w:after="0" w:line="240" w:lineRule="auto"/>
      </w:pPr>
      <w:r>
        <w:t>Unique id generated by the system for each experiment.</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string </w:t>
      </w:r>
      <w:r>
        <w:t>Name</w:t>
      </w:r>
    </w:p>
    <w:p w:rsidR="00812105" w:rsidRDefault="006401A4" w:rsidP="004F5541">
      <w:pPr>
        <w:pStyle w:val="ListParagraph"/>
        <w:keepNext/>
        <w:keepLines/>
        <w:numPr>
          <w:ilvl w:val="1"/>
          <w:numId w:val="10"/>
        </w:numPr>
        <w:spacing w:after="0" w:line="240" w:lineRule="auto"/>
      </w:pPr>
      <w:r>
        <w:t>Experiment name.</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4F5541">
      <w:pPr>
        <w:pStyle w:val="ListParagraph"/>
        <w:keepNext/>
        <w:keepLines/>
        <w:numPr>
          <w:ilvl w:val="1"/>
          <w:numId w:val="10"/>
        </w:numPr>
        <w:spacing w:after="0" w:line="240" w:lineRule="auto"/>
      </w:pPr>
      <w:r>
        <w:t>Date information for when experiment was last modified.</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4F5541">
      <w:pPr>
        <w:pStyle w:val="ListParagraph"/>
        <w:keepNext/>
        <w:keepLines/>
        <w:numPr>
          <w:ilvl w:val="1"/>
          <w:numId w:val="10"/>
        </w:numPr>
        <w:spacing w:after="0" w:line="240" w:lineRule="auto"/>
      </w:pPr>
      <w:r>
        <w:t>Query information used to collect the experiment data.</w:t>
      </w:r>
    </w:p>
    <w:p w:rsidR="00812105" w:rsidRDefault="00812105" w:rsidP="004F5541">
      <w:pPr>
        <w:keepNext/>
        <w:keepLines/>
        <w:spacing w:after="0" w:line="240" w:lineRule="auto"/>
      </w:pPr>
    </w:p>
    <w:p w:rsidR="00812105" w:rsidRDefault="006401A4" w:rsidP="004F5541">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4F5541">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4F5541">
      <w:pPr>
        <w:pStyle w:val="ListParagraph"/>
        <w:keepNext/>
        <w:keepLines/>
        <w:spacing w:after="0" w:line="240" w:lineRule="auto"/>
        <w:ind w:left="2520"/>
      </w:pPr>
    </w:p>
    <w:p w:rsidR="00812105" w:rsidRPr="00D6053C" w:rsidRDefault="00B07CB2" w:rsidP="004F5541">
      <w:pPr>
        <w:keepNext/>
        <w:keepLines/>
        <w:spacing w:after="0" w:line="240" w:lineRule="auto"/>
        <w:ind w:firstLine="720"/>
        <w:rPr>
          <w:b/>
        </w:rPr>
      </w:pPr>
      <w:r w:rsidRPr="00D6053C">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D6053C" w:rsidRDefault="00D6053C" w:rsidP="004F5541">
      <w:pPr>
        <w:pStyle w:val="Heading4"/>
        <w:keepNext/>
        <w:keepLines/>
      </w:pPr>
      <w:r>
        <w:t>Medical Device</w:t>
      </w:r>
    </w:p>
    <w:p w:rsidR="00D6053C" w:rsidRDefault="00D6053C" w:rsidP="004F5541">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medical device.</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Medical device name.</w:t>
      </w:r>
    </w:p>
    <w:p w:rsidR="00D6053C" w:rsidRDefault="00D6053C" w:rsidP="004F5541">
      <w:pPr>
        <w:keepNext/>
        <w:keepLines/>
        <w:spacing w:after="0" w:line="240" w:lineRule="auto"/>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proofErr w:type="spellStart"/>
      <w:r>
        <w:t>PatientData</w:t>
      </w:r>
      <w:proofErr w:type="spellEnd"/>
    </w:p>
    <w:p w:rsidR="00D6053C" w:rsidRDefault="00D6053C" w:rsidP="004F5541">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4F5541">
      <w:pPr>
        <w:keepNext/>
        <w:keepLines/>
        <w:spacing w:after="0" w:line="360" w:lineRule="auto"/>
        <w:rPr>
          <w:b/>
        </w:rPr>
      </w:pPr>
      <w:r>
        <w:rPr>
          <w:b/>
        </w:rPr>
        <w:lastRenderedPageBreak/>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Name of the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4F5541">
      <w:pPr>
        <w:pStyle w:val="ListParagraph"/>
        <w:keepNext/>
        <w:keepLines/>
        <w:numPr>
          <w:ilvl w:val="1"/>
          <w:numId w:val="10"/>
        </w:numPr>
        <w:spacing w:after="0" w:line="240" w:lineRule="auto"/>
      </w:pPr>
      <w:r>
        <w:t>Date information for when the patient collected the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4F5541">
      <w:pPr>
        <w:pStyle w:val="ListParagraph"/>
        <w:keepNext/>
        <w:keepLines/>
        <w:numPr>
          <w:ilvl w:val="1"/>
          <w:numId w:val="10"/>
        </w:numPr>
        <w:spacing w:after="0" w:line="240" w:lineRule="auto"/>
      </w:pPr>
      <w:r>
        <w:t>Date when the patient uploaded the data record to the system.</w:t>
      </w:r>
    </w:p>
    <w:p w:rsidR="00B81909" w:rsidRDefault="00B81909" w:rsidP="004F5541">
      <w:pPr>
        <w:pStyle w:val="ListParagraph"/>
        <w:keepNext/>
        <w:keepLines/>
        <w:spacing w:after="0" w:line="240" w:lineRule="auto"/>
        <w:ind w:left="2520"/>
      </w:pPr>
    </w:p>
    <w:p w:rsidR="00B81909" w:rsidRDefault="00B81909" w:rsidP="004F5541">
      <w:pPr>
        <w:pStyle w:val="ListParagraph"/>
        <w:keepNext/>
        <w:keepLines/>
        <w:numPr>
          <w:ilvl w:val="0"/>
          <w:numId w:val="10"/>
        </w:numPr>
        <w:spacing w:after="0" w:line="240" w:lineRule="auto"/>
      </w:pPr>
      <w:r>
        <w:rPr>
          <w:b/>
        </w:rPr>
        <w:t xml:space="preserve">Public </w:t>
      </w:r>
      <w:proofErr w:type="spellStart"/>
      <w:r>
        <w:rPr>
          <w:b/>
        </w:rPr>
        <w:t>DataType</w:t>
      </w:r>
      <w:proofErr w:type="spellEnd"/>
      <w:r>
        <w:t xml:space="preserve"> </w:t>
      </w:r>
      <w:proofErr w:type="spellStart"/>
      <w:r>
        <w:t>DataType</w:t>
      </w:r>
      <w:proofErr w:type="spellEnd"/>
    </w:p>
    <w:p w:rsidR="00B81909" w:rsidRDefault="00B81909" w:rsidP="004F5541">
      <w:pPr>
        <w:pStyle w:val="ListParagraph"/>
        <w:keepNext/>
        <w:keepLines/>
        <w:numPr>
          <w:ilvl w:val="1"/>
          <w:numId w:val="10"/>
        </w:numPr>
        <w:spacing w:after="0" w:line="240" w:lineRule="auto"/>
      </w:pPr>
      <w:r>
        <w:t>Enumeration detailing what type of data is stored in the patient data record.  This will be used to determine what database table should be queried to get the correct data for this data record.</w:t>
      </w:r>
    </w:p>
    <w:p w:rsidR="00D6053C" w:rsidRDefault="00D6053C" w:rsidP="004F5541">
      <w:pPr>
        <w:keepNext/>
        <w:keepLines/>
        <w:spacing w:after="0" w:line="240" w:lineRule="auto"/>
      </w:pPr>
    </w:p>
    <w:p w:rsidR="00D6053C" w:rsidRDefault="00D6053C" w:rsidP="004F5541">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4F5541">
      <w:pPr>
        <w:pStyle w:val="ListParagraph"/>
        <w:keepNext/>
        <w:keepLines/>
        <w:numPr>
          <w:ilvl w:val="1"/>
          <w:numId w:val="10"/>
        </w:numPr>
        <w:spacing w:after="0" w:line="240" w:lineRule="auto"/>
      </w:pPr>
      <w:r>
        <w:t>Foreign key relationship to the Patient that the data record belongs to.</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4F5541">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4F5541">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4F5541">
      <w:pPr>
        <w:pStyle w:val="ListParagraph"/>
        <w:keepNext/>
        <w:keepLines/>
        <w:spacing w:after="0" w:line="240" w:lineRule="auto"/>
        <w:ind w:left="1800"/>
      </w:pP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proofErr w:type="spellStart"/>
      <w:r>
        <w:t>MSBandAccelerometer</w:t>
      </w:r>
      <w:proofErr w:type="spellEnd"/>
    </w:p>
    <w:p w:rsidR="00D6053C" w:rsidRDefault="00D6053C"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lastRenderedPageBreak/>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81909" w:rsidRDefault="00D6053C" w:rsidP="004F5541">
      <w:pPr>
        <w:pStyle w:val="ListParagraph"/>
        <w:keepNext/>
        <w:keepLines/>
        <w:numPr>
          <w:ilvl w:val="1"/>
          <w:numId w:val="10"/>
        </w:numPr>
        <w:spacing w:after="0" w:line="240" w:lineRule="auto"/>
      </w:pPr>
      <w:r>
        <w:t>Date information for when the patient collected the data.</w:t>
      </w:r>
    </w:p>
    <w:p w:rsidR="00D6053C" w:rsidRDefault="00B81909" w:rsidP="004F5541">
      <w:pPr>
        <w:pStyle w:val="ListParagraph"/>
        <w:keepNext/>
        <w:keepLines/>
        <w:spacing w:after="0" w:line="240" w:lineRule="auto"/>
        <w:ind w:left="2520"/>
      </w:pPr>
      <w:r w:rsidDel="00B81909">
        <w:t xml:space="preserve"> </w:t>
      </w: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4F5541">
      <w:pPr>
        <w:pStyle w:val="ListParagraph"/>
        <w:keepNext/>
        <w:keepLines/>
        <w:numPr>
          <w:ilvl w:val="1"/>
          <w:numId w:val="10"/>
        </w:numPr>
        <w:spacing w:after="0" w:line="240" w:lineRule="auto"/>
      </w:pPr>
      <w:r>
        <w:t>Vertical axis of the accelerometer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4F5541">
      <w:pPr>
        <w:pStyle w:val="ListParagraph"/>
        <w:keepNext/>
        <w:keepLines/>
        <w:numPr>
          <w:ilvl w:val="1"/>
          <w:numId w:val="10"/>
        </w:numPr>
        <w:spacing w:after="0" w:line="240" w:lineRule="auto"/>
      </w:pPr>
      <w:r>
        <w:t>Lateral axis of the accelerometer data.</w:t>
      </w:r>
    </w:p>
    <w:p w:rsidR="001E362D" w:rsidRDefault="001E362D" w:rsidP="004F5541">
      <w:pPr>
        <w:pStyle w:val="ListParagraph"/>
        <w:keepNext/>
        <w:keepLines/>
        <w:spacing w:after="0" w:line="240" w:lineRule="auto"/>
        <w:ind w:left="2520"/>
      </w:pPr>
    </w:p>
    <w:p w:rsidR="001E362D" w:rsidRDefault="001E362D" w:rsidP="004F5541">
      <w:pPr>
        <w:pStyle w:val="ListParagraph"/>
        <w:keepNext/>
        <w:keepLines/>
        <w:numPr>
          <w:ilvl w:val="0"/>
          <w:numId w:val="10"/>
        </w:numPr>
        <w:spacing w:after="0" w:line="240" w:lineRule="auto"/>
      </w:pPr>
      <w:r>
        <w:rPr>
          <w:b/>
        </w:rPr>
        <w:t xml:space="preserve">Public float </w:t>
      </w:r>
      <w:r>
        <w:t>Sagittal</w:t>
      </w:r>
    </w:p>
    <w:p w:rsidR="001E362D" w:rsidRDefault="001E362D" w:rsidP="004F5541">
      <w:pPr>
        <w:pStyle w:val="ListParagraph"/>
        <w:keepNext/>
        <w:keepLines/>
        <w:numPr>
          <w:ilvl w:val="1"/>
          <w:numId w:val="10"/>
        </w:numPr>
        <w:spacing w:after="0" w:line="240" w:lineRule="auto"/>
      </w:pPr>
      <w:r>
        <w:t>Sagittal axis of the accelerometer data.</w:t>
      </w:r>
    </w:p>
    <w:p w:rsidR="00D6053C" w:rsidRDefault="00D6053C" w:rsidP="004F5541">
      <w:pPr>
        <w:pStyle w:val="ListParagraph"/>
        <w:keepNext/>
        <w:keepLines/>
        <w:spacing w:after="0" w:line="240" w:lineRule="auto"/>
        <w:ind w:left="2520"/>
      </w:pPr>
    </w:p>
    <w:p w:rsidR="00D6053C" w:rsidRDefault="001E362D"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B342B8" w:rsidRDefault="00B342B8" w:rsidP="004F5541">
      <w:pPr>
        <w:pStyle w:val="Heading4"/>
        <w:keepNext/>
        <w:keepLines/>
      </w:pPr>
      <w:proofErr w:type="spellStart"/>
      <w:r>
        <w:t>MSBandCalories</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Calorie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4F5541">
      <w:pPr>
        <w:pStyle w:val="ListParagraph"/>
        <w:keepNext/>
        <w:keepLines/>
        <w:numPr>
          <w:ilvl w:val="1"/>
          <w:numId w:val="10"/>
        </w:numPr>
        <w:spacing w:after="0" w:line="240" w:lineRule="auto"/>
      </w:pPr>
      <w:r>
        <w:lastRenderedPageBreak/>
        <w:t>Total calories burned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pPr>
    </w:p>
    <w:p w:rsidR="00B342B8" w:rsidRDefault="00B342B8" w:rsidP="004F5541">
      <w:pPr>
        <w:pStyle w:val="Heading4"/>
        <w:keepNext/>
        <w:keepLines/>
      </w:pPr>
      <w:proofErr w:type="spellStart"/>
      <w:r>
        <w:t>MSBandGyroscope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4F5541">
      <w:pPr>
        <w:pStyle w:val="ListParagraph"/>
        <w:keepNext/>
        <w:keepLines/>
        <w:numPr>
          <w:ilvl w:val="1"/>
          <w:numId w:val="10"/>
        </w:numPr>
        <w:spacing w:after="0" w:line="240" w:lineRule="auto"/>
      </w:pPr>
      <w:r>
        <w:t>Timestamp detailing the when in the record each data point was collected.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float </w:t>
      </w:r>
      <w:r>
        <w:t>X</w:t>
      </w:r>
    </w:p>
    <w:p w:rsidR="00B342B8" w:rsidRDefault="00B342B8" w:rsidP="004F5541">
      <w:pPr>
        <w:pStyle w:val="ListParagraph"/>
        <w:keepNext/>
        <w:keepLines/>
        <w:numPr>
          <w:ilvl w:val="1"/>
          <w:numId w:val="10"/>
        </w:numPr>
        <w:spacing w:after="0" w:line="240" w:lineRule="auto"/>
      </w:pPr>
      <w:r>
        <w:t>X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Y</w:t>
      </w:r>
    </w:p>
    <w:p w:rsidR="00B342B8" w:rsidRDefault="00B342B8" w:rsidP="004F5541">
      <w:pPr>
        <w:pStyle w:val="ListParagraph"/>
        <w:keepNext/>
        <w:keepLines/>
        <w:numPr>
          <w:ilvl w:val="1"/>
          <w:numId w:val="10"/>
        </w:numPr>
        <w:spacing w:after="0" w:line="240" w:lineRule="auto"/>
      </w:pPr>
      <w:r>
        <w:t>Y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Z</w:t>
      </w:r>
    </w:p>
    <w:p w:rsidR="00B342B8" w:rsidRDefault="00B342B8" w:rsidP="004F5541">
      <w:pPr>
        <w:pStyle w:val="ListParagraph"/>
        <w:keepNext/>
        <w:keepLines/>
        <w:numPr>
          <w:ilvl w:val="1"/>
          <w:numId w:val="10"/>
        </w:numPr>
        <w:spacing w:after="0" w:line="240" w:lineRule="auto"/>
      </w:pPr>
      <w:r>
        <w:t>Z axis of the gyroscope data record.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lastRenderedPageBreak/>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rPr>
          <w:b/>
        </w:rPr>
      </w:pPr>
    </w:p>
    <w:p w:rsidR="00B342B8" w:rsidRDefault="00B342B8" w:rsidP="004F5541">
      <w:pPr>
        <w:pStyle w:val="Heading4"/>
        <w:keepNext/>
        <w:keepLines/>
      </w:pPr>
      <w:proofErr w:type="spellStart"/>
      <w:r>
        <w:t>MSBandHeartRate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4F5541">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4F5541">
      <w:pPr>
        <w:pStyle w:val="ListParagraph"/>
        <w:keepNext/>
        <w:keepLines/>
        <w:numPr>
          <w:ilvl w:val="1"/>
          <w:numId w:val="10"/>
        </w:numPr>
        <w:spacing w:after="0" w:line="240" w:lineRule="auto"/>
      </w:pPr>
      <w:r>
        <w:t>Heart rate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B342B8" w:rsidRDefault="00B342B8" w:rsidP="004F5541">
      <w:pPr>
        <w:pStyle w:val="Heading4"/>
        <w:keepNext/>
        <w:keepLines/>
      </w:pPr>
      <w:proofErr w:type="spellStart"/>
      <w:r>
        <w:t>MSBandDistance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Distance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4F5541">
      <w:pPr>
        <w:pStyle w:val="ListParagraph"/>
        <w:keepNext/>
        <w:keepLines/>
        <w:numPr>
          <w:ilvl w:val="1"/>
          <w:numId w:val="10"/>
        </w:numPr>
        <w:spacing w:after="0" w:line="240" w:lineRule="auto"/>
      </w:pPr>
      <w:r>
        <w:t>Describes the type of motion that is occurring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Pace</w:t>
      </w:r>
    </w:p>
    <w:p w:rsidR="007B5345" w:rsidRDefault="007B5345" w:rsidP="004F5541">
      <w:pPr>
        <w:pStyle w:val="ListParagraph"/>
        <w:keepNext/>
        <w:keepLines/>
        <w:numPr>
          <w:ilvl w:val="1"/>
          <w:numId w:val="10"/>
        </w:numPr>
        <w:spacing w:after="0" w:line="240" w:lineRule="auto"/>
      </w:pPr>
      <w:r>
        <w:t>Describes the pace of the movement in min/km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Speed</w:t>
      </w:r>
    </w:p>
    <w:p w:rsidR="007B5345" w:rsidRDefault="007B5345" w:rsidP="004F5541">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string </w:t>
      </w:r>
      <w:r>
        <w:t>Total</w:t>
      </w:r>
    </w:p>
    <w:p w:rsidR="007B5345" w:rsidRDefault="007B5345" w:rsidP="004F5541">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7B5345" w:rsidRDefault="007B5345" w:rsidP="004F5541">
      <w:pPr>
        <w:pStyle w:val="Heading4"/>
        <w:keepNext/>
        <w:keepLines/>
      </w:pPr>
      <w:proofErr w:type="spellStart"/>
      <w:r>
        <w:t>MSBandUV</w:t>
      </w:r>
      <w:proofErr w:type="spellEnd"/>
    </w:p>
    <w:p w:rsidR="007B5345" w:rsidRDefault="007B5345"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4F5541">
      <w:pPr>
        <w:pStyle w:val="ListParagraph"/>
        <w:keepNext/>
        <w:keepLines/>
        <w:numPr>
          <w:ilvl w:val="1"/>
          <w:numId w:val="10"/>
        </w:numPr>
        <w:spacing w:after="0" w:line="240" w:lineRule="auto"/>
      </w:pPr>
      <w:r>
        <w:lastRenderedPageBreak/>
        <w:t>Unique id generated by the system for each Microsoft Band UV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4F5541">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7B5345" w:rsidRDefault="007B5345" w:rsidP="004F5541">
      <w:pPr>
        <w:pStyle w:val="Heading4"/>
        <w:keepNext/>
        <w:keepLines/>
      </w:pPr>
      <w:proofErr w:type="spellStart"/>
      <w:r>
        <w:t>MSBand</w:t>
      </w:r>
      <w:r w:rsidR="00A132B0">
        <w:t>Temperature</w:t>
      </w:r>
      <w:proofErr w:type="spellEnd"/>
    </w:p>
    <w:p w:rsidR="007B5345" w:rsidRDefault="007B5345"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4F5541">
      <w:pPr>
        <w:pStyle w:val="ListParagraph"/>
        <w:keepNext/>
        <w:keepLines/>
        <w:numPr>
          <w:ilvl w:val="1"/>
          <w:numId w:val="10"/>
        </w:numPr>
        <w:spacing w:after="0" w:line="240" w:lineRule="auto"/>
      </w:pPr>
      <w:r>
        <w:t>Unique id generated by the system for each Microsoft Band Calorie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4F5541">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CB3DCD" w:rsidRDefault="00CB3DCD" w:rsidP="004F5541">
      <w:pPr>
        <w:pStyle w:val="Heading4"/>
        <w:keepNext/>
        <w:keepLines/>
      </w:pPr>
      <w:proofErr w:type="spellStart"/>
      <w:r>
        <w:t>BasisPeakSummaryData</w:t>
      </w:r>
      <w:proofErr w:type="spellEnd"/>
    </w:p>
    <w:p w:rsidR="00CB3DCD" w:rsidRDefault="00CB3DCD" w:rsidP="004F5541">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4F5541">
      <w:pPr>
        <w:keepNext/>
        <w:keepLines/>
        <w:spacing w:after="0" w:line="360" w:lineRule="auto"/>
        <w:rPr>
          <w:b/>
        </w:rPr>
      </w:pPr>
      <w:r>
        <w:rPr>
          <w:b/>
        </w:rPr>
        <w:t>&lt;&lt;Entity&gt;&gt;</w:t>
      </w:r>
    </w:p>
    <w:p w:rsidR="00CB3DCD" w:rsidRDefault="00CB3DCD" w:rsidP="004F5541">
      <w:pPr>
        <w:keepNext/>
        <w:keepLines/>
        <w:spacing w:after="0" w:line="240" w:lineRule="auto"/>
        <w:ind w:firstLine="720"/>
      </w:pPr>
      <w:r>
        <w:rPr>
          <w:b/>
        </w:rPr>
        <w:t>Attributes:</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4F5541">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4F5541">
      <w:pPr>
        <w:pStyle w:val="ListParagraph"/>
        <w:keepNext/>
        <w:keepLines/>
        <w:numPr>
          <w:ilvl w:val="1"/>
          <w:numId w:val="10"/>
        </w:numPr>
        <w:spacing w:after="0" w:line="240" w:lineRule="auto"/>
      </w:pPr>
      <w:r>
        <w:t>Date information for when the patient collected the data.</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Calories</w:t>
      </w:r>
    </w:p>
    <w:p w:rsidR="00CB3DCD" w:rsidRDefault="00CB3DCD" w:rsidP="004F5541">
      <w:pPr>
        <w:pStyle w:val="ListParagraph"/>
        <w:keepNext/>
        <w:keepLines/>
        <w:numPr>
          <w:ilvl w:val="1"/>
          <w:numId w:val="10"/>
        </w:numPr>
        <w:spacing w:after="0" w:line="240" w:lineRule="auto"/>
      </w:pPr>
      <w:r>
        <w:t>Total calories burned at the moment of each data sample</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GSR</w:t>
      </w:r>
    </w:p>
    <w:p w:rsidR="00CB3DCD" w:rsidRDefault="00CB3DCD" w:rsidP="004F5541">
      <w:pPr>
        <w:pStyle w:val="ListParagraph"/>
        <w:keepNext/>
        <w:keepLines/>
        <w:numPr>
          <w:ilvl w:val="1"/>
          <w:numId w:val="10"/>
        </w:numPr>
        <w:spacing w:after="0" w:line="240" w:lineRule="auto"/>
      </w:pPr>
      <w:r>
        <w:t>GSR data at the moment of each data sample.</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4F5541">
      <w:pPr>
        <w:pStyle w:val="ListParagraph"/>
        <w:keepNext/>
        <w:keepLines/>
        <w:numPr>
          <w:ilvl w:val="1"/>
          <w:numId w:val="10"/>
        </w:numPr>
        <w:spacing w:after="0" w:line="240" w:lineRule="auto"/>
      </w:pPr>
      <w:r>
        <w:t>Heart rate at the moment of each data sample.</w:t>
      </w:r>
    </w:p>
    <w:p w:rsidR="00CB3DCD" w:rsidRDefault="00CB3DCD"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4F5541">
      <w:pPr>
        <w:pStyle w:val="ListParagraph"/>
        <w:keepNext/>
        <w:keepLines/>
        <w:numPr>
          <w:ilvl w:val="1"/>
          <w:numId w:val="10"/>
        </w:numPr>
        <w:spacing w:after="0" w:line="240" w:lineRule="auto"/>
      </w:pPr>
      <w:r>
        <w:t>Patient skin temperature at the moment of each data sample.</w:t>
      </w:r>
    </w:p>
    <w:p w:rsidR="002756E8" w:rsidRDefault="002756E8"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4F5541">
      <w:pPr>
        <w:pStyle w:val="ListParagraph"/>
        <w:keepNext/>
        <w:keepLines/>
        <w:numPr>
          <w:ilvl w:val="1"/>
          <w:numId w:val="10"/>
        </w:numPr>
        <w:spacing w:after="0" w:line="240" w:lineRule="auto"/>
      </w:pPr>
      <w:r>
        <w:t>Number of steps the patient has taken at the moment of each data sample.</w:t>
      </w:r>
    </w:p>
    <w:p w:rsidR="002756E8" w:rsidRDefault="002756E8"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4F5541">
      <w:pPr>
        <w:pStyle w:val="ListParagraph"/>
        <w:keepNext/>
        <w:keepLines/>
        <w:spacing w:after="0" w:line="240" w:lineRule="auto"/>
        <w:ind w:left="2520"/>
      </w:pPr>
    </w:p>
    <w:p w:rsidR="00CB3DCD" w:rsidRPr="00D6053C" w:rsidRDefault="00CB3DCD" w:rsidP="004F5541">
      <w:pPr>
        <w:keepNext/>
        <w:keepLines/>
        <w:spacing w:after="0" w:line="240" w:lineRule="auto"/>
        <w:ind w:firstLine="720"/>
        <w:rPr>
          <w:b/>
        </w:rPr>
      </w:pPr>
      <w:r w:rsidRPr="00D6053C">
        <w:rPr>
          <w:b/>
        </w:rPr>
        <w:t>Operations:</w:t>
      </w:r>
    </w:p>
    <w:p w:rsidR="00CB3DCD" w:rsidRDefault="00CB3DCD" w:rsidP="004F5541">
      <w:pPr>
        <w:pStyle w:val="ListParagraph"/>
        <w:keepNext/>
        <w:keepLines/>
        <w:numPr>
          <w:ilvl w:val="0"/>
          <w:numId w:val="7"/>
        </w:numPr>
        <w:spacing w:after="0" w:line="240" w:lineRule="auto"/>
      </w:pPr>
      <w:r w:rsidRPr="00484ED5">
        <w:t>Sets and gets for all attributes.</w:t>
      </w:r>
    </w:p>
    <w:p w:rsidR="00CB3DCD" w:rsidRDefault="00CB3DCD" w:rsidP="004F5541">
      <w:pPr>
        <w:pStyle w:val="ListParagraph"/>
        <w:keepNext/>
        <w:keepLines/>
        <w:spacing w:after="0" w:line="240" w:lineRule="auto"/>
        <w:ind w:left="1800"/>
      </w:pPr>
    </w:p>
    <w:p w:rsidR="00CB3DCD" w:rsidRDefault="00CB3DCD" w:rsidP="004F5541">
      <w:pPr>
        <w:keepNext/>
        <w:keepLines/>
        <w:spacing w:after="0" w:line="240" w:lineRule="auto"/>
        <w:ind w:left="720"/>
        <w:rPr>
          <w:b/>
        </w:rPr>
      </w:pPr>
      <w:r>
        <w:rPr>
          <w:b/>
        </w:rPr>
        <w:t>Constructors:</w:t>
      </w:r>
    </w:p>
    <w:p w:rsidR="00CB3DCD" w:rsidRDefault="00CB3DCD" w:rsidP="004F5541">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4F5541">
      <w:pPr>
        <w:pStyle w:val="ListParagraph"/>
        <w:keepNext/>
        <w:keepLines/>
        <w:numPr>
          <w:ilvl w:val="1"/>
          <w:numId w:val="14"/>
        </w:numPr>
        <w:spacing w:after="0" w:line="240" w:lineRule="auto"/>
        <w:rPr>
          <w:b/>
        </w:rPr>
      </w:pPr>
      <w:r>
        <w:lastRenderedPageBreak/>
        <w:t>Default constructor</w:t>
      </w:r>
    </w:p>
    <w:p w:rsidR="00CB3DCD" w:rsidRDefault="00CB3DCD" w:rsidP="004F5541">
      <w:pPr>
        <w:keepNext/>
        <w:keepLines/>
      </w:pPr>
    </w:p>
    <w:p w:rsidR="003C4B11" w:rsidRDefault="003C4B11" w:rsidP="004F5541">
      <w:pPr>
        <w:pStyle w:val="Heading4"/>
        <w:keepNext/>
        <w:keepLines/>
      </w:pPr>
      <w:proofErr w:type="spellStart"/>
      <w:r>
        <w:t>ZephyrAccelerometer</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Accelerometer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4F5541">
      <w:pPr>
        <w:pStyle w:val="ListParagraph"/>
        <w:keepNext/>
        <w:keepLines/>
        <w:numPr>
          <w:ilvl w:val="1"/>
          <w:numId w:val="10"/>
        </w:numPr>
        <w:spacing w:after="0" w:line="240" w:lineRule="auto"/>
      </w:pPr>
      <w:r>
        <w:t>Vertical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4F5541">
      <w:pPr>
        <w:pStyle w:val="ListParagraph"/>
        <w:keepNext/>
        <w:keepLines/>
        <w:numPr>
          <w:ilvl w:val="1"/>
          <w:numId w:val="10"/>
        </w:numPr>
        <w:spacing w:after="0" w:line="240" w:lineRule="auto"/>
      </w:pPr>
      <w:r>
        <w:t>Lateral axis data from the device accelerometer</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4F5541">
      <w:pPr>
        <w:pStyle w:val="ListParagraph"/>
        <w:keepNext/>
        <w:keepLines/>
        <w:numPr>
          <w:ilvl w:val="1"/>
          <w:numId w:val="10"/>
        </w:numPr>
        <w:spacing w:after="0" w:line="240" w:lineRule="auto"/>
      </w:pPr>
      <w:r>
        <w:t>Sagittal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ZephyrBreathingWaveform</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ZephyrECGWaveform</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ECG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w:t>
      </w:r>
      <w:r w:rsidR="00496B70">
        <w:t>EventData</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4F5541">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4F5541">
      <w:pPr>
        <w:pStyle w:val="ListParagraph"/>
        <w:keepNext/>
        <w:keepLines/>
        <w:numPr>
          <w:ilvl w:val="1"/>
          <w:numId w:val="10"/>
        </w:numPr>
        <w:spacing w:after="0" w:line="240" w:lineRule="auto"/>
      </w:pPr>
      <w:r>
        <w:t>Event code defined by the device when the event is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Type</w:t>
      </w:r>
    </w:p>
    <w:p w:rsidR="00496B70" w:rsidRDefault="00496B70" w:rsidP="004F5541">
      <w:pPr>
        <w:pStyle w:val="ListParagraph"/>
        <w:keepNext/>
        <w:keepLines/>
        <w:numPr>
          <w:ilvl w:val="1"/>
          <w:numId w:val="10"/>
        </w:numPr>
        <w:spacing w:after="0" w:line="240" w:lineRule="auto"/>
      </w:pPr>
      <w:r>
        <w:t>Type of event that was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Source</w:t>
      </w:r>
    </w:p>
    <w:p w:rsidR="00496B70" w:rsidRDefault="00496B70" w:rsidP="004F5541">
      <w:pPr>
        <w:pStyle w:val="ListParagraph"/>
        <w:keepNext/>
        <w:keepLines/>
        <w:numPr>
          <w:ilvl w:val="1"/>
          <w:numId w:val="10"/>
        </w:numPr>
        <w:spacing w:after="0" w:line="240" w:lineRule="auto"/>
      </w:pPr>
      <w:r>
        <w:t>Source of the device that caused the event to occur.</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4F5541">
      <w:pPr>
        <w:pStyle w:val="ListParagraph"/>
        <w:keepNext/>
        <w:keepLines/>
        <w:numPr>
          <w:ilvl w:val="1"/>
          <w:numId w:val="10"/>
        </w:numPr>
        <w:spacing w:after="0" w:line="240" w:lineRule="auto"/>
      </w:pPr>
      <w:r>
        <w:t>Id given to the event.</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4F5541">
      <w:pPr>
        <w:pStyle w:val="ListParagraph"/>
        <w:keepNext/>
        <w:keepLines/>
        <w:numPr>
          <w:ilvl w:val="1"/>
          <w:numId w:val="10"/>
        </w:numPr>
        <w:spacing w:after="0" w:line="240" w:lineRule="auto"/>
      </w:pPr>
      <w:r>
        <w:t>Detail of what occurred that triggered the event.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lastRenderedPageBreak/>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496B70" w:rsidRDefault="00496B70" w:rsidP="004F5541">
      <w:pPr>
        <w:pStyle w:val="Heading4"/>
        <w:keepNext/>
        <w:keepLines/>
      </w:pPr>
      <w:proofErr w:type="spellStart"/>
      <w:r>
        <w:t>ZephyrSummaryData</w:t>
      </w:r>
      <w:proofErr w:type="spellEnd"/>
    </w:p>
    <w:p w:rsidR="00496B70" w:rsidRDefault="00496B70" w:rsidP="004F5541">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4F5541">
      <w:pPr>
        <w:keepNext/>
        <w:keepLines/>
        <w:spacing w:after="0" w:line="360" w:lineRule="auto"/>
        <w:rPr>
          <w:b/>
        </w:rPr>
      </w:pPr>
      <w:r>
        <w:rPr>
          <w:b/>
        </w:rPr>
        <w:t>&lt;&lt;Entity&gt;&gt;</w:t>
      </w:r>
    </w:p>
    <w:p w:rsidR="00496B70" w:rsidRDefault="00496B70" w:rsidP="004F5541">
      <w:pPr>
        <w:keepNext/>
        <w:keepLines/>
        <w:spacing w:after="0" w:line="240" w:lineRule="auto"/>
        <w:ind w:firstLine="720"/>
      </w:pPr>
      <w:r>
        <w:rPr>
          <w:b/>
        </w:rPr>
        <w:t>Attributes:</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4F5541">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4F5541">
      <w:pPr>
        <w:pStyle w:val="ListParagraph"/>
        <w:keepNext/>
        <w:keepLines/>
        <w:numPr>
          <w:ilvl w:val="1"/>
          <w:numId w:val="10"/>
        </w:numPr>
        <w:spacing w:after="0" w:line="240" w:lineRule="auto"/>
      </w:pPr>
      <w:r>
        <w:t>Date information for when the patient collected the data.</w:t>
      </w:r>
    </w:p>
    <w:p w:rsidR="00496B70" w:rsidRDefault="00496B70" w:rsidP="004F5541">
      <w:pPr>
        <w:keepNext/>
        <w:keepLines/>
        <w:spacing w:after="0" w:line="240" w:lineRule="auto"/>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4F5541">
      <w:pPr>
        <w:pStyle w:val="ListParagraph"/>
        <w:keepNext/>
        <w:keepLines/>
        <w:numPr>
          <w:ilvl w:val="1"/>
          <w:numId w:val="10"/>
        </w:numPr>
        <w:spacing w:after="0" w:line="240" w:lineRule="auto"/>
      </w:pPr>
      <w:r>
        <w:t>Patient heart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4F5541">
      <w:pPr>
        <w:pStyle w:val="ListParagraph"/>
        <w:keepNext/>
        <w:keepLines/>
        <w:numPr>
          <w:ilvl w:val="1"/>
          <w:numId w:val="10"/>
        </w:numPr>
        <w:spacing w:after="0" w:line="240" w:lineRule="auto"/>
      </w:pPr>
      <w:r>
        <w:t>Patient breathing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4F5541">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4F5541">
      <w:pPr>
        <w:pStyle w:val="ListParagraph"/>
        <w:keepNext/>
        <w:keepLines/>
        <w:numPr>
          <w:ilvl w:val="1"/>
          <w:numId w:val="10"/>
        </w:numPr>
        <w:spacing w:after="0" w:line="240" w:lineRule="auto"/>
      </w:pPr>
      <w:r>
        <w:t>Patient posture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4F5541">
      <w:pPr>
        <w:pStyle w:val="ListParagraph"/>
        <w:keepNext/>
        <w:keepLines/>
        <w:numPr>
          <w:ilvl w:val="1"/>
          <w:numId w:val="10"/>
        </w:numPr>
        <w:spacing w:after="0" w:line="240" w:lineRule="auto"/>
      </w:pPr>
      <w:r>
        <w:t>Patient activity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4F5541">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4F5541">
      <w:pPr>
        <w:pStyle w:val="ListParagraph"/>
        <w:keepNext/>
        <w:keepLines/>
        <w:numPr>
          <w:ilvl w:val="1"/>
          <w:numId w:val="10"/>
        </w:numPr>
        <w:spacing w:after="0" w:line="240" w:lineRule="auto"/>
      </w:pPr>
      <w:r>
        <w:t>Current voltage being supplied by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4F5541">
      <w:pPr>
        <w:pStyle w:val="ListParagraph"/>
        <w:keepNext/>
        <w:keepLines/>
        <w:numPr>
          <w:ilvl w:val="1"/>
          <w:numId w:val="10"/>
        </w:numPr>
        <w:spacing w:after="0" w:line="240" w:lineRule="auto"/>
      </w:pPr>
      <w:r>
        <w:t>Current battery level of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4F5541">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4F5541">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4F5541">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4F5541">
      <w:pPr>
        <w:pStyle w:val="ListParagraph"/>
        <w:keepNext/>
        <w:keepLines/>
        <w:numPr>
          <w:ilvl w:val="1"/>
          <w:numId w:val="10"/>
        </w:numPr>
        <w:spacing w:after="0" w:line="240" w:lineRule="auto"/>
      </w:pPr>
      <w:r>
        <w:t>Patient ECG amplitude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4F5541">
      <w:pPr>
        <w:pStyle w:val="ListParagraph"/>
        <w:keepNext/>
        <w:keepLines/>
        <w:numPr>
          <w:ilvl w:val="1"/>
          <w:numId w:val="10"/>
        </w:numPr>
        <w:spacing w:after="0" w:line="240" w:lineRule="auto"/>
      </w:pPr>
      <w:r>
        <w:t>Patient ECG noise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4F5541">
      <w:pPr>
        <w:pStyle w:val="ListParagraph"/>
        <w:keepNext/>
        <w:keepLines/>
        <w:numPr>
          <w:ilvl w:val="1"/>
          <w:numId w:val="10"/>
        </w:numPr>
        <w:spacing w:after="0" w:line="240" w:lineRule="auto"/>
      </w:pPr>
      <w:r>
        <w:t>Device confidence in the heart rate measurement.</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4F5541">
      <w:pPr>
        <w:pStyle w:val="ListParagraph"/>
        <w:keepNext/>
        <w:keepLines/>
        <w:numPr>
          <w:ilvl w:val="1"/>
          <w:numId w:val="10"/>
        </w:numPr>
        <w:spacing w:after="0" w:line="240" w:lineRule="auto"/>
      </w:pPr>
      <w:r>
        <w:t>HRV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4F5541">
      <w:pPr>
        <w:pStyle w:val="ListParagraph"/>
        <w:keepNext/>
        <w:keepLines/>
        <w:numPr>
          <w:ilvl w:val="1"/>
          <w:numId w:val="10"/>
        </w:numPr>
        <w:spacing w:after="0" w:line="240" w:lineRule="auto"/>
      </w:pPr>
      <w:r>
        <w:t>Measurement of overall system confidence in the measurements.</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4F5541">
      <w:pPr>
        <w:pStyle w:val="ListParagraph"/>
        <w:keepNext/>
        <w:keepLines/>
        <w:numPr>
          <w:ilvl w:val="1"/>
          <w:numId w:val="10"/>
        </w:numPr>
        <w:spacing w:after="0" w:line="240" w:lineRule="auto"/>
      </w:pPr>
      <w:r>
        <w:t>GSR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4F5541">
      <w:pPr>
        <w:pStyle w:val="ListParagraph"/>
        <w:keepNext/>
        <w:keepLines/>
        <w:numPr>
          <w:ilvl w:val="1"/>
          <w:numId w:val="10"/>
        </w:numPr>
        <w:spacing w:after="0" w:line="240" w:lineRule="auto"/>
      </w:pPr>
      <w:r>
        <w:t>Some device state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4F5541">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4F5541">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4F5541">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4F5541">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4F5541">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4F5541">
      <w:pPr>
        <w:pStyle w:val="ListParagraph"/>
        <w:keepNext/>
        <w:keepLines/>
        <w:spacing w:after="0" w:line="240" w:lineRule="auto"/>
        <w:ind w:left="180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4F5541">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4F5541">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4F5541">
      <w:pPr>
        <w:pStyle w:val="ListParagraph"/>
        <w:keepNext/>
        <w:keepLines/>
        <w:numPr>
          <w:ilvl w:val="1"/>
          <w:numId w:val="10"/>
        </w:numPr>
        <w:spacing w:after="0" w:line="240" w:lineRule="auto"/>
      </w:pPr>
      <w:r>
        <w:t>Device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4F5541">
      <w:pPr>
        <w:pStyle w:val="ListParagraph"/>
        <w:keepNext/>
        <w:keepLines/>
        <w:numPr>
          <w:ilvl w:val="1"/>
          <w:numId w:val="10"/>
        </w:numPr>
        <w:spacing w:after="0" w:line="240" w:lineRule="auto"/>
      </w:pPr>
      <w:r>
        <w:t>A status code provided by the device.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4F5541">
      <w:pPr>
        <w:pStyle w:val="ListParagraph"/>
        <w:keepNext/>
        <w:keepLines/>
        <w:numPr>
          <w:ilvl w:val="1"/>
          <w:numId w:val="10"/>
        </w:numPr>
        <w:spacing w:after="0" w:line="240" w:lineRule="auto"/>
      </w:pPr>
      <w:r>
        <w:t xml:space="preserve">Measurement of the quality of the device link.  </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4F5541">
      <w:pPr>
        <w:pStyle w:val="ListParagraph"/>
        <w:keepNext/>
        <w:keepLines/>
        <w:numPr>
          <w:ilvl w:val="1"/>
          <w:numId w:val="10"/>
        </w:numPr>
        <w:spacing w:after="0" w:line="240" w:lineRule="auto"/>
      </w:pPr>
      <w:r>
        <w:t>RSSI value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4F5541">
      <w:pPr>
        <w:pStyle w:val="ListParagraph"/>
        <w:keepNext/>
        <w:keepLines/>
        <w:numPr>
          <w:ilvl w:val="1"/>
          <w:numId w:val="10"/>
        </w:numPr>
        <w:spacing w:after="0" w:line="240" w:lineRule="auto"/>
      </w:pPr>
      <w:r>
        <w:t>Transmit power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4F5541">
      <w:pPr>
        <w:pStyle w:val="ListParagraph"/>
        <w:keepNext/>
        <w:keepLines/>
        <w:numPr>
          <w:ilvl w:val="1"/>
          <w:numId w:val="10"/>
        </w:numPr>
        <w:spacing w:after="0" w:line="240" w:lineRule="auto"/>
      </w:pPr>
      <w:r>
        <w:t>Device core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4F554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4F554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4F5541">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4F5541">
      <w:pPr>
        <w:pStyle w:val="ListParagraph"/>
        <w:keepNext/>
        <w:keepLines/>
        <w:spacing w:after="0" w:line="240" w:lineRule="auto"/>
        <w:ind w:left="2520"/>
      </w:pPr>
    </w:p>
    <w:p w:rsidR="00496B70" w:rsidRPr="00D6053C" w:rsidRDefault="00496B70" w:rsidP="004F5541">
      <w:pPr>
        <w:keepNext/>
        <w:keepLines/>
        <w:spacing w:after="0" w:line="240" w:lineRule="auto"/>
        <w:ind w:firstLine="720"/>
        <w:rPr>
          <w:b/>
        </w:rPr>
      </w:pPr>
      <w:r w:rsidRPr="00D6053C">
        <w:rPr>
          <w:b/>
        </w:rPr>
        <w:t>Operations:</w:t>
      </w:r>
    </w:p>
    <w:p w:rsidR="00496B70" w:rsidRDefault="00496B70" w:rsidP="004F5541">
      <w:pPr>
        <w:pStyle w:val="ListParagraph"/>
        <w:keepNext/>
        <w:keepLines/>
        <w:numPr>
          <w:ilvl w:val="0"/>
          <w:numId w:val="7"/>
        </w:numPr>
        <w:spacing w:after="0" w:line="240" w:lineRule="auto"/>
      </w:pPr>
      <w:r w:rsidRPr="00484ED5">
        <w:t>Sets and gets for all attributes.</w:t>
      </w:r>
    </w:p>
    <w:p w:rsidR="00496B70" w:rsidRDefault="00496B70" w:rsidP="004F5541">
      <w:pPr>
        <w:pStyle w:val="ListParagraph"/>
        <w:keepNext/>
        <w:keepLines/>
        <w:spacing w:after="0" w:line="240" w:lineRule="auto"/>
        <w:ind w:left="1800"/>
      </w:pPr>
    </w:p>
    <w:p w:rsidR="00496B70" w:rsidRDefault="00496B70" w:rsidP="004F5541">
      <w:pPr>
        <w:keepNext/>
        <w:keepLines/>
        <w:spacing w:after="0" w:line="240" w:lineRule="auto"/>
        <w:ind w:left="720"/>
        <w:rPr>
          <w:b/>
        </w:rPr>
      </w:pPr>
      <w:r>
        <w:rPr>
          <w:b/>
        </w:rPr>
        <w:t>Constructors:</w:t>
      </w:r>
    </w:p>
    <w:p w:rsidR="00496B70" w:rsidRDefault="00496B70" w:rsidP="004F5541">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4F5541">
      <w:pPr>
        <w:pStyle w:val="ListParagraph"/>
        <w:keepNext/>
        <w:keepLines/>
        <w:numPr>
          <w:ilvl w:val="1"/>
          <w:numId w:val="14"/>
        </w:numPr>
        <w:spacing w:after="0" w:line="240" w:lineRule="auto"/>
        <w:rPr>
          <w:b/>
        </w:rPr>
      </w:pPr>
      <w:r>
        <w:t>Default constructor</w:t>
      </w:r>
    </w:p>
    <w:p w:rsidR="00496B70" w:rsidRDefault="00496B70" w:rsidP="004F5541">
      <w:pPr>
        <w:keepNext/>
        <w:keepLines/>
      </w:pPr>
    </w:p>
    <w:p w:rsidR="00812105" w:rsidRDefault="00831F49" w:rsidP="004F5541">
      <w:pPr>
        <w:pStyle w:val="Heading3"/>
        <w:keepNext/>
        <w:keepLines/>
      </w:pPr>
      <w:bookmarkStart w:id="60" w:name="_Toc435182020"/>
      <w:bookmarkStart w:id="61" w:name="_Toc437226648"/>
      <w:r w:rsidRPr="0084672C">
        <w:t>Enumerations</w:t>
      </w:r>
      <w:bookmarkEnd w:id="60"/>
      <w:bookmarkEnd w:id="61"/>
    </w:p>
    <w:p w:rsidR="00812105" w:rsidRDefault="00831F49" w:rsidP="004F5541">
      <w:pPr>
        <w:pStyle w:val="Heading4"/>
        <w:keepNext/>
        <w:keepLines/>
      </w:pPr>
      <w:bookmarkStart w:id="62" w:name="_Toc435182021"/>
      <w:proofErr w:type="spellStart"/>
      <w:r w:rsidRPr="0084672C">
        <w:t>Activity</w:t>
      </w:r>
      <w:r w:rsidR="005E33EA">
        <w:t>Type</w:t>
      </w:r>
      <w:bookmarkEnd w:id="62"/>
      <w:proofErr w:type="spellEnd"/>
    </w:p>
    <w:p w:rsidR="00812105" w:rsidRDefault="00831F49" w:rsidP="004F5541">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4F5541">
      <w:pPr>
        <w:keepNext/>
        <w:keepLines/>
        <w:spacing w:after="0" w:line="360" w:lineRule="auto"/>
        <w:rPr>
          <w:b/>
        </w:rPr>
      </w:pPr>
      <w:r>
        <w:rPr>
          <w:b/>
        </w:rPr>
        <w:t>&lt;&lt;Enumeration&gt;&gt;</w:t>
      </w:r>
    </w:p>
    <w:p w:rsidR="00812105" w:rsidRDefault="00831F49" w:rsidP="004F5541">
      <w:pPr>
        <w:keepNext/>
        <w:keepLines/>
        <w:spacing w:after="0" w:line="240" w:lineRule="auto"/>
        <w:rPr>
          <w:b/>
        </w:rPr>
      </w:pPr>
      <w:r>
        <w:rPr>
          <w:b/>
        </w:rPr>
        <w:tab/>
        <w:t>Attributes:</w:t>
      </w:r>
    </w:p>
    <w:p w:rsidR="00E82D63" w:rsidRPr="004F5541" w:rsidRDefault="00E82D63" w:rsidP="004F5541">
      <w:pPr>
        <w:pStyle w:val="ListParagraph"/>
        <w:keepNext/>
        <w:keepLines/>
        <w:numPr>
          <w:ilvl w:val="0"/>
          <w:numId w:val="14"/>
        </w:numPr>
        <w:spacing w:after="0" w:line="240" w:lineRule="auto"/>
      </w:pPr>
      <w:r w:rsidRPr="004F5541">
        <w:t>Home: Cooking</w:t>
      </w:r>
    </w:p>
    <w:p w:rsidR="00E82D63" w:rsidRPr="004F5541" w:rsidRDefault="00E82D63" w:rsidP="004F5541">
      <w:pPr>
        <w:pStyle w:val="ListParagraph"/>
        <w:keepNext/>
        <w:keepLines/>
        <w:numPr>
          <w:ilvl w:val="0"/>
          <w:numId w:val="14"/>
        </w:numPr>
        <w:spacing w:after="0" w:line="240" w:lineRule="auto"/>
      </w:pPr>
      <w:r w:rsidRPr="004F5541">
        <w:t>Home: Doing housework</w:t>
      </w:r>
    </w:p>
    <w:p w:rsidR="00E82D63" w:rsidRPr="004F5541" w:rsidRDefault="00E82D63" w:rsidP="004F5541">
      <w:pPr>
        <w:pStyle w:val="ListParagraph"/>
        <w:keepNext/>
        <w:keepLines/>
        <w:numPr>
          <w:ilvl w:val="0"/>
          <w:numId w:val="14"/>
        </w:numPr>
        <w:spacing w:after="0" w:line="240" w:lineRule="auto"/>
      </w:pPr>
      <w:r w:rsidRPr="004F5541">
        <w:t>Home: Eating</w:t>
      </w:r>
    </w:p>
    <w:p w:rsidR="00E82D63" w:rsidRPr="004F5541" w:rsidRDefault="00E82D63" w:rsidP="004F5541">
      <w:pPr>
        <w:pStyle w:val="ListParagraph"/>
        <w:keepNext/>
        <w:keepLines/>
        <w:numPr>
          <w:ilvl w:val="0"/>
          <w:numId w:val="14"/>
        </w:numPr>
        <w:spacing w:after="0" w:line="240" w:lineRule="auto"/>
      </w:pPr>
      <w:r w:rsidRPr="004F5541">
        <w:t>Home: Watching TV</w:t>
      </w:r>
    </w:p>
    <w:p w:rsidR="00E82D63" w:rsidRPr="004F5541" w:rsidRDefault="00E82D63" w:rsidP="004F5541">
      <w:pPr>
        <w:pStyle w:val="ListParagraph"/>
        <w:keepNext/>
        <w:keepLines/>
        <w:numPr>
          <w:ilvl w:val="0"/>
          <w:numId w:val="14"/>
        </w:numPr>
        <w:spacing w:after="0" w:line="240" w:lineRule="auto"/>
      </w:pPr>
      <w:r w:rsidRPr="004F5541">
        <w:t>Home: Napping</w:t>
      </w:r>
    </w:p>
    <w:p w:rsidR="00E82D63" w:rsidRPr="004F5541" w:rsidRDefault="00E82D63" w:rsidP="004F5541">
      <w:pPr>
        <w:pStyle w:val="ListParagraph"/>
        <w:keepNext/>
        <w:keepLines/>
        <w:numPr>
          <w:ilvl w:val="0"/>
          <w:numId w:val="14"/>
        </w:numPr>
        <w:spacing w:after="0" w:line="240" w:lineRule="auto"/>
      </w:pPr>
      <w:r w:rsidRPr="004F5541">
        <w:t>Home: Sleeping</w:t>
      </w:r>
    </w:p>
    <w:p w:rsidR="00E82D63" w:rsidRPr="004F5541" w:rsidRDefault="00E82D63" w:rsidP="004F5541">
      <w:pPr>
        <w:pStyle w:val="ListParagraph"/>
        <w:keepNext/>
        <w:keepLines/>
        <w:numPr>
          <w:ilvl w:val="0"/>
          <w:numId w:val="14"/>
        </w:numPr>
        <w:spacing w:after="0" w:line="240" w:lineRule="auto"/>
      </w:pPr>
      <w:r w:rsidRPr="004F5541">
        <w:t>Home: Sitting</w:t>
      </w:r>
    </w:p>
    <w:p w:rsidR="00E82D63" w:rsidRPr="004F5541" w:rsidRDefault="00E82D63" w:rsidP="004F5541">
      <w:pPr>
        <w:pStyle w:val="ListParagraph"/>
        <w:keepNext/>
        <w:keepLines/>
        <w:numPr>
          <w:ilvl w:val="0"/>
          <w:numId w:val="14"/>
        </w:numPr>
        <w:spacing w:after="0" w:line="240" w:lineRule="auto"/>
      </w:pPr>
      <w:r w:rsidRPr="004F5541">
        <w:t>Home: Gardening</w:t>
      </w:r>
    </w:p>
    <w:p w:rsidR="00E82D63" w:rsidRDefault="00E82D63" w:rsidP="004F5541">
      <w:pPr>
        <w:pStyle w:val="ListParagraph"/>
        <w:keepNext/>
        <w:keepLines/>
        <w:numPr>
          <w:ilvl w:val="0"/>
          <w:numId w:val="14"/>
        </w:numPr>
        <w:spacing w:after="0" w:line="240" w:lineRule="auto"/>
      </w:pPr>
      <w:r w:rsidRPr="004F5541">
        <w:t>Driving</w:t>
      </w:r>
    </w:p>
    <w:p w:rsidR="00E82D63" w:rsidRPr="004F5541" w:rsidRDefault="00E82D63" w:rsidP="004F5541">
      <w:pPr>
        <w:pStyle w:val="ListParagraph"/>
        <w:keepNext/>
        <w:keepLines/>
        <w:numPr>
          <w:ilvl w:val="0"/>
          <w:numId w:val="14"/>
        </w:numPr>
        <w:spacing w:after="0" w:line="240" w:lineRule="auto"/>
      </w:pPr>
      <w:r w:rsidRPr="004F5541">
        <w:t>Using transportation (somebody else is driving)</w:t>
      </w:r>
    </w:p>
    <w:p w:rsidR="00E82D63" w:rsidRPr="004F5541" w:rsidRDefault="00E82D63" w:rsidP="004F5541">
      <w:pPr>
        <w:pStyle w:val="ListParagraph"/>
        <w:keepNext/>
        <w:keepLines/>
        <w:numPr>
          <w:ilvl w:val="0"/>
          <w:numId w:val="14"/>
        </w:numPr>
        <w:spacing w:after="0" w:line="240" w:lineRule="auto"/>
      </w:pPr>
      <w:r w:rsidRPr="004F5541">
        <w:t>Shopping</w:t>
      </w:r>
    </w:p>
    <w:p w:rsidR="00E82D63" w:rsidRPr="004F5541" w:rsidRDefault="00E82D63" w:rsidP="004F5541">
      <w:pPr>
        <w:pStyle w:val="ListParagraph"/>
        <w:keepNext/>
        <w:keepLines/>
        <w:numPr>
          <w:ilvl w:val="0"/>
          <w:numId w:val="14"/>
        </w:numPr>
        <w:spacing w:after="0" w:line="240" w:lineRule="auto"/>
      </w:pPr>
      <w:r w:rsidRPr="004F5541">
        <w:t>Office Work</w:t>
      </w:r>
    </w:p>
    <w:p w:rsidR="00E82D63" w:rsidRPr="004F5541" w:rsidRDefault="00E82D63" w:rsidP="004F5541">
      <w:pPr>
        <w:pStyle w:val="ListParagraph"/>
        <w:keepNext/>
        <w:keepLines/>
        <w:numPr>
          <w:ilvl w:val="0"/>
          <w:numId w:val="14"/>
        </w:numPr>
        <w:spacing w:after="0" w:line="240" w:lineRule="auto"/>
      </w:pPr>
      <w:r w:rsidRPr="004F5541">
        <w:t>Workplace Activities</w:t>
      </w:r>
    </w:p>
    <w:p w:rsidR="00E82D63" w:rsidRPr="004F5541" w:rsidRDefault="00E82D63" w:rsidP="004F5541">
      <w:pPr>
        <w:pStyle w:val="ListParagraph"/>
        <w:keepNext/>
        <w:keepLines/>
        <w:numPr>
          <w:ilvl w:val="0"/>
          <w:numId w:val="14"/>
        </w:numPr>
        <w:spacing w:after="0" w:line="240" w:lineRule="auto"/>
      </w:pPr>
      <w:r w:rsidRPr="004F5541">
        <w:t>Walking</w:t>
      </w:r>
    </w:p>
    <w:p w:rsidR="00E82D63" w:rsidRPr="004F5541" w:rsidRDefault="00E82D63" w:rsidP="004F5541">
      <w:pPr>
        <w:pStyle w:val="ListParagraph"/>
        <w:keepNext/>
        <w:keepLines/>
        <w:numPr>
          <w:ilvl w:val="0"/>
          <w:numId w:val="14"/>
        </w:numPr>
        <w:spacing w:after="0" w:line="240" w:lineRule="auto"/>
      </w:pPr>
      <w:r w:rsidRPr="004F5541">
        <w:t>Running</w:t>
      </w:r>
    </w:p>
    <w:p w:rsidR="00E82D63" w:rsidRPr="004F5541" w:rsidRDefault="00E82D63" w:rsidP="004F5541">
      <w:pPr>
        <w:pStyle w:val="ListParagraph"/>
        <w:keepNext/>
        <w:keepLines/>
        <w:numPr>
          <w:ilvl w:val="0"/>
          <w:numId w:val="14"/>
        </w:numPr>
        <w:spacing w:after="0" w:line="240" w:lineRule="auto"/>
      </w:pPr>
      <w:r w:rsidRPr="004F5541">
        <w:t>Climbing Stairs</w:t>
      </w:r>
    </w:p>
    <w:p w:rsidR="00E82D63" w:rsidRPr="004F5541" w:rsidRDefault="00E82D63" w:rsidP="004F5541">
      <w:pPr>
        <w:pStyle w:val="ListParagraph"/>
        <w:keepNext/>
        <w:keepLines/>
        <w:numPr>
          <w:ilvl w:val="0"/>
          <w:numId w:val="14"/>
        </w:numPr>
        <w:spacing w:after="0" w:line="240" w:lineRule="auto"/>
      </w:pPr>
      <w:r w:rsidRPr="004F5541">
        <w:t>Exercise – Low Intensity</w:t>
      </w:r>
    </w:p>
    <w:p w:rsidR="00E82D63" w:rsidRPr="004F5541" w:rsidRDefault="00E82D63" w:rsidP="004F5541">
      <w:pPr>
        <w:pStyle w:val="ListParagraph"/>
        <w:keepNext/>
        <w:keepLines/>
        <w:numPr>
          <w:ilvl w:val="0"/>
          <w:numId w:val="14"/>
        </w:numPr>
        <w:spacing w:after="0" w:line="240" w:lineRule="auto"/>
      </w:pPr>
      <w:r w:rsidRPr="004F5541">
        <w:t>Exercise – Medium Intensity</w:t>
      </w:r>
    </w:p>
    <w:p w:rsidR="00E82D63" w:rsidRPr="004F5541" w:rsidRDefault="00E82D63" w:rsidP="004F5541">
      <w:pPr>
        <w:pStyle w:val="ListParagraph"/>
        <w:keepNext/>
        <w:keepLines/>
        <w:numPr>
          <w:ilvl w:val="0"/>
          <w:numId w:val="14"/>
        </w:numPr>
        <w:spacing w:after="0" w:line="240" w:lineRule="auto"/>
      </w:pPr>
      <w:r w:rsidRPr="004F5541">
        <w:t>Exercise – High Intensity</w:t>
      </w:r>
    </w:p>
    <w:p w:rsidR="00E82D63" w:rsidRPr="004F5541" w:rsidRDefault="00E82D63" w:rsidP="004F5541">
      <w:pPr>
        <w:pStyle w:val="ListParagraph"/>
        <w:keepNext/>
        <w:keepLines/>
        <w:numPr>
          <w:ilvl w:val="0"/>
          <w:numId w:val="14"/>
        </w:numPr>
        <w:spacing w:after="0" w:line="240" w:lineRule="auto"/>
      </w:pPr>
      <w:r w:rsidRPr="004F5541">
        <w:t>Playing Sports</w:t>
      </w:r>
    </w:p>
    <w:p w:rsidR="00E82D63" w:rsidRPr="004F5541" w:rsidRDefault="00E82D63" w:rsidP="004F5541">
      <w:pPr>
        <w:pStyle w:val="ListParagraph"/>
        <w:keepNext/>
        <w:keepLines/>
        <w:numPr>
          <w:ilvl w:val="0"/>
          <w:numId w:val="14"/>
        </w:numPr>
        <w:spacing w:after="0" w:line="240" w:lineRule="auto"/>
      </w:pPr>
      <w:r w:rsidRPr="004F5541">
        <w:lastRenderedPageBreak/>
        <w:t>Swimming</w:t>
      </w:r>
    </w:p>
    <w:p w:rsidR="00E82D63" w:rsidRPr="004F5541" w:rsidRDefault="00E82D63" w:rsidP="004F5541">
      <w:pPr>
        <w:pStyle w:val="ListParagraph"/>
        <w:keepNext/>
        <w:keepLines/>
        <w:numPr>
          <w:ilvl w:val="0"/>
          <w:numId w:val="14"/>
        </w:numPr>
        <w:spacing w:after="0" w:line="240" w:lineRule="auto"/>
      </w:pPr>
      <w:r w:rsidRPr="004F5541">
        <w:t>Hiking</w:t>
      </w:r>
    </w:p>
    <w:p w:rsidR="00E82D63" w:rsidRDefault="00E82D63" w:rsidP="004F5541">
      <w:pPr>
        <w:pStyle w:val="ListParagraph"/>
        <w:keepNext/>
        <w:keepLines/>
        <w:numPr>
          <w:ilvl w:val="0"/>
          <w:numId w:val="14"/>
        </w:numPr>
        <w:spacing w:after="0" w:line="240" w:lineRule="auto"/>
      </w:pPr>
      <w:r w:rsidRPr="004F5541">
        <w:t>Biking</w:t>
      </w:r>
    </w:p>
    <w:p w:rsidR="00E82D63" w:rsidRDefault="00E82D63" w:rsidP="004F5541">
      <w:pPr>
        <w:pStyle w:val="ListParagraph"/>
        <w:keepNext/>
        <w:keepLines/>
        <w:numPr>
          <w:ilvl w:val="0"/>
          <w:numId w:val="14"/>
        </w:numPr>
        <w:spacing w:after="0" w:line="240" w:lineRule="auto"/>
      </w:pPr>
      <w:r w:rsidRPr="004F5541">
        <w:t>Miscellaneous</w:t>
      </w:r>
    </w:p>
    <w:p w:rsidR="00812105" w:rsidRDefault="00812105" w:rsidP="004F5541">
      <w:pPr>
        <w:pStyle w:val="ListParagraph"/>
        <w:keepNext/>
        <w:keepLines/>
        <w:spacing w:after="0" w:line="240" w:lineRule="auto"/>
        <w:ind w:left="1800"/>
        <w:rPr>
          <w:b/>
        </w:rPr>
      </w:pPr>
    </w:p>
    <w:p w:rsidR="00812105" w:rsidRDefault="0096020E" w:rsidP="004F5541">
      <w:pPr>
        <w:pStyle w:val="Heading4"/>
        <w:keepNext/>
        <w:keepLines/>
      </w:pPr>
      <w:proofErr w:type="spellStart"/>
      <w:r>
        <w:t>AccountStatus</w:t>
      </w:r>
      <w:proofErr w:type="spellEnd"/>
    </w:p>
    <w:p w:rsidR="00812105" w:rsidRDefault="0096020E" w:rsidP="004F5541">
      <w:pPr>
        <w:keepNext/>
        <w:keepLines/>
        <w:spacing w:after="120" w:line="240" w:lineRule="auto"/>
      </w:pPr>
      <w:r>
        <w:t>This is the enumeration that contains the different account statuses.</w:t>
      </w:r>
    </w:p>
    <w:p w:rsidR="00812105" w:rsidRDefault="0096020E" w:rsidP="004F5541">
      <w:pPr>
        <w:keepNext/>
        <w:keepLines/>
        <w:spacing w:after="0" w:line="360" w:lineRule="auto"/>
        <w:rPr>
          <w:b/>
        </w:rPr>
      </w:pPr>
      <w:r>
        <w:rPr>
          <w:b/>
        </w:rPr>
        <w:t>&lt;&lt;Enumeration&gt;&gt;</w:t>
      </w:r>
    </w:p>
    <w:p w:rsidR="00812105" w:rsidRDefault="0096020E" w:rsidP="004F5541">
      <w:pPr>
        <w:keepNext/>
        <w:keepLines/>
        <w:spacing w:after="0" w:line="240" w:lineRule="auto"/>
        <w:rPr>
          <w:b/>
        </w:rPr>
      </w:pPr>
      <w:r>
        <w:rPr>
          <w:b/>
        </w:rPr>
        <w:tab/>
        <w:t>Attributes:</w:t>
      </w:r>
    </w:p>
    <w:p w:rsidR="00812105" w:rsidRPr="00D6053C" w:rsidRDefault="00B50D54" w:rsidP="004F5541">
      <w:pPr>
        <w:pStyle w:val="ListParagraph"/>
        <w:keepNext/>
        <w:keepLines/>
        <w:numPr>
          <w:ilvl w:val="0"/>
          <w:numId w:val="11"/>
        </w:numPr>
        <w:spacing w:after="0" w:line="240" w:lineRule="auto"/>
        <w:rPr>
          <w:b/>
        </w:rPr>
      </w:pPr>
      <w:r>
        <w:t>Pending</w:t>
      </w:r>
    </w:p>
    <w:p w:rsidR="00812105" w:rsidRPr="00D6053C" w:rsidRDefault="0096020E" w:rsidP="004F5541">
      <w:pPr>
        <w:pStyle w:val="ListParagraph"/>
        <w:keepNext/>
        <w:keepLines/>
        <w:numPr>
          <w:ilvl w:val="0"/>
          <w:numId w:val="11"/>
        </w:numPr>
        <w:spacing w:after="0" w:line="240" w:lineRule="auto"/>
        <w:rPr>
          <w:b/>
        </w:rPr>
      </w:pPr>
      <w:r>
        <w:t>Active</w:t>
      </w:r>
    </w:p>
    <w:p w:rsidR="00812105" w:rsidRDefault="0096020E" w:rsidP="004F5541">
      <w:pPr>
        <w:pStyle w:val="ListParagraph"/>
        <w:keepNext/>
        <w:keepLines/>
        <w:numPr>
          <w:ilvl w:val="0"/>
          <w:numId w:val="11"/>
        </w:numPr>
        <w:spacing w:after="0" w:line="240" w:lineRule="auto"/>
        <w:rPr>
          <w:b/>
        </w:rPr>
      </w:pPr>
      <w:r>
        <w:t>Inactive</w:t>
      </w:r>
    </w:p>
    <w:p w:rsidR="00812105" w:rsidRDefault="0078229C" w:rsidP="004F5541">
      <w:pPr>
        <w:pStyle w:val="Heading4"/>
        <w:keepNext/>
        <w:keepLines/>
      </w:pPr>
      <w:proofErr w:type="spellStart"/>
      <w:r>
        <w:t>PatientEthnicity</w:t>
      </w:r>
      <w:proofErr w:type="spellEnd"/>
    </w:p>
    <w:p w:rsidR="00812105" w:rsidRDefault="0078229C" w:rsidP="004F5541">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4F5541">
      <w:pPr>
        <w:keepNext/>
        <w:keepLines/>
        <w:spacing w:after="0" w:line="360" w:lineRule="auto"/>
        <w:rPr>
          <w:b/>
        </w:rPr>
      </w:pPr>
      <w:r>
        <w:rPr>
          <w:b/>
        </w:rPr>
        <w:t>&lt;&lt;Enumeration&gt;&gt;</w:t>
      </w:r>
    </w:p>
    <w:p w:rsidR="00812105" w:rsidRDefault="0078229C" w:rsidP="004F5541">
      <w:pPr>
        <w:keepNext/>
        <w:keepLines/>
        <w:spacing w:after="0" w:line="240" w:lineRule="auto"/>
        <w:rPr>
          <w:b/>
        </w:rPr>
      </w:pPr>
      <w:r>
        <w:rPr>
          <w:b/>
        </w:rPr>
        <w:tab/>
        <w:t>Attributes:</w:t>
      </w:r>
    </w:p>
    <w:p w:rsidR="00812105" w:rsidRDefault="0078229C" w:rsidP="004F5541">
      <w:pPr>
        <w:pStyle w:val="ListParagraph"/>
        <w:keepNext/>
        <w:keepLines/>
        <w:numPr>
          <w:ilvl w:val="0"/>
          <w:numId w:val="11"/>
        </w:numPr>
        <w:spacing w:after="0" w:line="240" w:lineRule="auto"/>
        <w:rPr>
          <w:b/>
        </w:rPr>
      </w:pPr>
      <w:r>
        <w:t>Hispanic or Latino</w:t>
      </w:r>
    </w:p>
    <w:p w:rsidR="00812105" w:rsidRPr="00D6053C" w:rsidRDefault="0078229C" w:rsidP="004F5541">
      <w:pPr>
        <w:pStyle w:val="ListParagraph"/>
        <w:keepNext/>
        <w:keepLines/>
        <w:numPr>
          <w:ilvl w:val="0"/>
          <w:numId w:val="11"/>
        </w:numPr>
        <w:spacing w:after="0" w:line="240" w:lineRule="auto"/>
        <w:rPr>
          <w:b/>
        </w:rPr>
      </w:pPr>
      <w:r>
        <w:t>Not Hispanic or Latino</w:t>
      </w:r>
    </w:p>
    <w:p w:rsidR="00812105" w:rsidRDefault="00812105" w:rsidP="004F5541">
      <w:pPr>
        <w:keepNext/>
        <w:keepLines/>
        <w:spacing w:after="0" w:line="240" w:lineRule="auto"/>
        <w:rPr>
          <w:b/>
        </w:rPr>
      </w:pPr>
    </w:p>
    <w:p w:rsidR="00812105" w:rsidRDefault="0007275F" w:rsidP="004F5541">
      <w:pPr>
        <w:pStyle w:val="Heading4"/>
        <w:keepNext/>
        <w:keepLines/>
      </w:pPr>
      <w:proofErr w:type="spellStart"/>
      <w:r>
        <w:t>PatientRace</w:t>
      </w:r>
      <w:proofErr w:type="spellEnd"/>
    </w:p>
    <w:p w:rsidR="00812105" w:rsidRDefault="0007275F" w:rsidP="004F5541">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American Indian or Alaska Native</w:t>
      </w:r>
    </w:p>
    <w:p w:rsidR="00812105" w:rsidRPr="00D6053C" w:rsidRDefault="0007275F" w:rsidP="004F5541">
      <w:pPr>
        <w:pStyle w:val="ListParagraph"/>
        <w:keepNext/>
        <w:keepLines/>
        <w:numPr>
          <w:ilvl w:val="0"/>
          <w:numId w:val="11"/>
        </w:numPr>
        <w:spacing w:after="0" w:line="240" w:lineRule="auto"/>
        <w:rPr>
          <w:b/>
        </w:rPr>
      </w:pPr>
      <w:r>
        <w:t>Asian</w:t>
      </w:r>
    </w:p>
    <w:p w:rsidR="00812105" w:rsidRPr="00D6053C" w:rsidRDefault="0007275F" w:rsidP="004F5541">
      <w:pPr>
        <w:pStyle w:val="ListParagraph"/>
        <w:keepNext/>
        <w:keepLines/>
        <w:numPr>
          <w:ilvl w:val="0"/>
          <w:numId w:val="11"/>
        </w:numPr>
        <w:spacing w:after="0" w:line="240" w:lineRule="auto"/>
        <w:rPr>
          <w:b/>
        </w:rPr>
      </w:pPr>
      <w:r>
        <w:t>Black or African American</w:t>
      </w:r>
    </w:p>
    <w:p w:rsidR="00812105" w:rsidRPr="00D6053C" w:rsidRDefault="0007275F" w:rsidP="004F5541">
      <w:pPr>
        <w:pStyle w:val="ListParagraph"/>
        <w:keepNext/>
        <w:keepLines/>
        <w:numPr>
          <w:ilvl w:val="0"/>
          <w:numId w:val="11"/>
        </w:numPr>
        <w:spacing w:after="0" w:line="240" w:lineRule="auto"/>
        <w:rPr>
          <w:b/>
        </w:rPr>
      </w:pPr>
      <w:r>
        <w:t>Native Hawaiian or Other Pacific Islander</w:t>
      </w:r>
    </w:p>
    <w:p w:rsidR="00812105" w:rsidRPr="00D6053C" w:rsidRDefault="0007275F" w:rsidP="004F5541">
      <w:pPr>
        <w:pStyle w:val="ListParagraph"/>
        <w:keepNext/>
        <w:keepLines/>
        <w:numPr>
          <w:ilvl w:val="0"/>
          <w:numId w:val="11"/>
        </w:numPr>
        <w:spacing w:after="0" w:line="240" w:lineRule="auto"/>
        <w:rPr>
          <w:b/>
        </w:rPr>
      </w:pPr>
      <w:r>
        <w:t>White</w:t>
      </w:r>
    </w:p>
    <w:p w:rsidR="00812105" w:rsidRPr="00D6053C" w:rsidRDefault="0007275F" w:rsidP="004F5541">
      <w:pPr>
        <w:pStyle w:val="ListParagraph"/>
        <w:keepNext/>
        <w:keepLines/>
        <w:numPr>
          <w:ilvl w:val="0"/>
          <w:numId w:val="11"/>
        </w:numPr>
        <w:spacing w:after="0" w:line="240" w:lineRule="auto"/>
        <w:rPr>
          <w:b/>
        </w:rPr>
      </w:pPr>
      <w:r>
        <w:t>Other</w:t>
      </w:r>
    </w:p>
    <w:p w:rsidR="00812105" w:rsidRPr="00D6053C" w:rsidRDefault="00812105" w:rsidP="004F5541">
      <w:pPr>
        <w:pStyle w:val="ListParagraph"/>
        <w:keepNext/>
        <w:keepLines/>
        <w:spacing w:after="0" w:line="240" w:lineRule="auto"/>
        <w:ind w:left="1800"/>
        <w:rPr>
          <w:b/>
        </w:rPr>
      </w:pPr>
    </w:p>
    <w:p w:rsidR="00812105" w:rsidRDefault="0007275F" w:rsidP="004F5541">
      <w:pPr>
        <w:pStyle w:val="Heading4"/>
        <w:keepNext/>
        <w:keepLines/>
      </w:pPr>
      <w:proofErr w:type="spellStart"/>
      <w:r>
        <w:t>PatientGender</w:t>
      </w:r>
      <w:proofErr w:type="spellEnd"/>
    </w:p>
    <w:p w:rsidR="00812105" w:rsidRDefault="0007275F" w:rsidP="004F5541">
      <w:pPr>
        <w:keepNext/>
        <w:keepLines/>
        <w:spacing w:after="120" w:line="240" w:lineRule="auto"/>
      </w:pPr>
      <w:r>
        <w:t>This is the enumeration that contains the different gender types.</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Female</w:t>
      </w:r>
    </w:p>
    <w:p w:rsidR="00812105" w:rsidRDefault="0007275F" w:rsidP="004F5541">
      <w:pPr>
        <w:pStyle w:val="ListParagraph"/>
        <w:keepNext/>
        <w:keepLines/>
        <w:numPr>
          <w:ilvl w:val="0"/>
          <w:numId w:val="11"/>
        </w:numPr>
        <w:spacing w:after="0" w:line="240" w:lineRule="auto"/>
      </w:pPr>
      <w:r>
        <w:lastRenderedPageBreak/>
        <w:t>Male</w:t>
      </w:r>
    </w:p>
    <w:p w:rsidR="00812105" w:rsidRDefault="005E33EA" w:rsidP="004F5541">
      <w:pPr>
        <w:pStyle w:val="Heading4"/>
        <w:keepNext/>
        <w:keepLines/>
      </w:pPr>
      <w:r>
        <w:t>Region</w:t>
      </w:r>
    </w:p>
    <w:p w:rsidR="00812105" w:rsidRDefault="005E33EA" w:rsidP="004F5541">
      <w:pPr>
        <w:keepNext/>
        <w:keepLines/>
        <w:spacing w:after="120" w:line="240" w:lineRule="auto"/>
      </w:pPr>
      <w:r>
        <w:t>This is the enumeration that contains the names of the fifty states that make up the United States plus other major regions in the world.</w:t>
      </w:r>
    </w:p>
    <w:p w:rsidR="00812105" w:rsidRDefault="005E33EA" w:rsidP="004F5541">
      <w:pPr>
        <w:keepNext/>
        <w:keepLines/>
        <w:spacing w:after="0" w:line="360" w:lineRule="auto"/>
        <w:rPr>
          <w:b/>
        </w:rPr>
      </w:pPr>
      <w:r>
        <w:rPr>
          <w:b/>
        </w:rPr>
        <w:t>&lt;&lt;Enumeration&gt;&gt;</w:t>
      </w:r>
    </w:p>
    <w:p w:rsidR="00812105" w:rsidRDefault="005E33EA" w:rsidP="004F5541">
      <w:pPr>
        <w:keepNext/>
        <w:keepLines/>
        <w:spacing w:after="0" w:line="240" w:lineRule="auto"/>
        <w:rPr>
          <w:b/>
        </w:rPr>
      </w:pPr>
      <w:r>
        <w:rPr>
          <w:b/>
        </w:rPr>
        <w:tab/>
        <w:t>Attributes:</w:t>
      </w:r>
    </w:p>
    <w:p w:rsidR="00812105" w:rsidRDefault="005E33EA" w:rsidP="004F5541">
      <w:pPr>
        <w:pStyle w:val="ListParagraph"/>
        <w:keepNext/>
        <w:keepLines/>
        <w:numPr>
          <w:ilvl w:val="0"/>
          <w:numId w:val="13"/>
        </w:numPr>
        <w:spacing w:after="0" w:line="240" w:lineRule="auto"/>
        <w:ind w:left="1800"/>
      </w:pPr>
      <w:r>
        <w:t>Alabama</w:t>
      </w:r>
    </w:p>
    <w:p w:rsidR="00812105" w:rsidRDefault="005E33EA" w:rsidP="004F5541">
      <w:pPr>
        <w:pStyle w:val="ListParagraph"/>
        <w:keepNext/>
        <w:keepLines/>
        <w:numPr>
          <w:ilvl w:val="0"/>
          <w:numId w:val="13"/>
        </w:numPr>
        <w:spacing w:after="0" w:line="240" w:lineRule="auto"/>
        <w:ind w:left="1800"/>
      </w:pPr>
      <w:r>
        <w:t>Alaska</w:t>
      </w:r>
    </w:p>
    <w:p w:rsidR="00812105" w:rsidRDefault="005E33EA" w:rsidP="004F5541">
      <w:pPr>
        <w:pStyle w:val="ListParagraph"/>
        <w:keepNext/>
        <w:keepLines/>
        <w:numPr>
          <w:ilvl w:val="0"/>
          <w:numId w:val="13"/>
        </w:numPr>
        <w:spacing w:after="0" w:line="240" w:lineRule="auto"/>
        <w:ind w:left="1800"/>
      </w:pPr>
      <w:r>
        <w:t>American Samoa</w:t>
      </w:r>
    </w:p>
    <w:p w:rsidR="00812105" w:rsidRDefault="005E33EA" w:rsidP="004F5541">
      <w:pPr>
        <w:pStyle w:val="ListParagraph"/>
        <w:keepNext/>
        <w:keepLines/>
        <w:numPr>
          <w:ilvl w:val="0"/>
          <w:numId w:val="13"/>
        </w:numPr>
        <w:spacing w:after="0" w:line="240" w:lineRule="auto"/>
        <w:ind w:left="1800"/>
      </w:pPr>
      <w:r>
        <w:t>Arizona</w:t>
      </w:r>
    </w:p>
    <w:p w:rsidR="00812105" w:rsidRDefault="005E33EA" w:rsidP="004F5541">
      <w:pPr>
        <w:pStyle w:val="ListParagraph"/>
        <w:keepNext/>
        <w:keepLines/>
        <w:numPr>
          <w:ilvl w:val="0"/>
          <w:numId w:val="13"/>
        </w:numPr>
        <w:spacing w:after="0" w:line="240" w:lineRule="auto"/>
        <w:ind w:left="1800"/>
      </w:pPr>
      <w:r>
        <w:t>Arkansas</w:t>
      </w:r>
    </w:p>
    <w:p w:rsidR="00812105" w:rsidRDefault="005E33EA" w:rsidP="004F5541">
      <w:pPr>
        <w:pStyle w:val="ListParagraph"/>
        <w:keepNext/>
        <w:keepLines/>
        <w:numPr>
          <w:ilvl w:val="0"/>
          <w:numId w:val="13"/>
        </w:numPr>
        <w:spacing w:after="0" w:line="240" w:lineRule="auto"/>
        <w:ind w:left="1800"/>
      </w:pPr>
      <w:r>
        <w:t>California</w:t>
      </w:r>
    </w:p>
    <w:p w:rsidR="00812105" w:rsidRDefault="005E33EA" w:rsidP="004F5541">
      <w:pPr>
        <w:pStyle w:val="ListParagraph"/>
        <w:keepNext/>
        <w:keepLines/>
        <w:numPr>
          <w:ilvl w:val="0"/>
          <w:numId w:val="13"/>
        </w:numPr>
        <w:spacing w:after="0" w:line="240" w:lineRule="auto"/>
        <w:ind w:left="1800"/>
      </w:pPr>
      <w:r>
        <w:t>Colorado</w:t>
      </w:r>
    </w:p>
    <w:p w:rsidR="00812105" w:rsidRDefault="005E33EA" w:rsidP="004F5541">
      <w:pPr>
        <w:pStyle w:val="ListParagraph"/>
        <w:keepNext/>
        <w:keepLines/>
        <w:numPr>
          <w:ilvl w:val="0"/>
          <w:numId w:val="13"/>
        </w:numPr>
        <w:spacing w:after="0" w:line="240" w:lineRule="auto"/>
        <w:ind w:left="1800"/>
      </w:pPr>
      <w:r>
        <w:t>Connecticut</w:t>
      </w:r>
    </w:p>
    <w:p w:rsidR="00812105" w:rsidRDefault="005E33EA" w:rsidP="004F5541">
      <w:pPr>
        <w:pStyle w:val="ListParagraph"/>
        <w:keepNext/>
        <w:keepLines/>
        <w:numPr>
          <w:ilvl w:val="0"/>
          <w:numId w:val="13"/>
        </w:numPr>
        <w:spacing w:after="0" w:line="240" w:lineRule="auto"/>
        <w:ind w:left="1800"/>
      </w:pPr>
      <w:r>
        <w:t>District of Columbia</w:t>
      </w:r>
    </w:p>
    <w:p w:rsidR="00812105" w:rsidRDefault="005E33EA" w:rsidP="004F5541">
      <w:pPr>
        <w:pStyle w:val="ListParagraph"/>
        <w:keepNext/>
        <w:keepLines/>
        <w:numPr>
          <w:ilvl w:val="0"/>
          <w:numId w:val="13"/>
        </w:numPr>
        <w:spacing w:after="0" w:line="240" w:lineRule="auto"/>
        <w:ind w:left="1800"/>
      </w:pPr>
      <w:r>
        <w:t>Delaware</w:t>
      </w:r>
    </w:p>
    <w:p w:rsidR="00812105" w:rsidRDefault="005E33EA" w:rsidP="004F5541">
      <w:pPr>
        <w:pStyle w:val="ListParagraph"/>
        <w:keepNext/>
        <w:keepLines/>
        <w:numPr>
          <w:ilvl w:val="0"/>
          <w:numId w:val="13"/>
        </w:numPr>
        <w:spacing w:after="0" w:line="240" w:lineRule="auto"/>
        <w:ind w:left="1800"/>
      </w:pPr>
      <w:r>
        <w:t>Florida</w:t>
      </w:r>
    </w:p>
    <w:p w:rsidR="00812105" w:rsidRDefault="005E33EA" w:rsidP="004F5541">
      <w:pPr>
        <w:pStyle w:val="ListParagraph"/>
        <w:keepNext/>
        <w:keepLines/>
        <w:numPr>
          <w:ilvl w:val="0"/>
          <w:numId w:val="13"/>
        </w:numPr>
        <w:spacing w:after="0" w:line="240" w:lineRule="auto"/>
        <w:ind w:left="1800"/>
      </w:pPr>
      <w:r>
        <w:t>Georgia</w:t>
      </w:r>
    </w:p>
    <w:p w:rsidR="00812105" w:rsidRDefault="005E33EA" w:rsidP="004F5541">
      <w:pPr>
        <w:pStyle w:val="ListParagraph"/>
        <w:keepNext/>
        <w:keepLines/>
        <w:numPr>
          <w:ilvl w:val="0"/>
          <w:numId w:val="13"/>
        </w:numPr>
        <w:spacing w:after="0" w:line="240" w:lineRule="auto"/>
        <w:ind w:left="1800"/>
      </w:pPr>
      <w:r>
        <w:t>Guam</w:t>
      </w:r>
    </w:p>
    <w:p w:rsidR="00812105" w:rsidRDefault="005E33EA" w:rsidP="004F5541">
      <w:pPr>
        <w:pStyle w:val="ListParagraph"/>
        <w:keepNext/>
        <w:keepLines/>
        <w:numPr>
          <w:ilvl w:val="0"/>
          <w:numId w:val="13"/>
        </w:numPr>
        <w:spacing w:after="0" w:line="240" w:lineRule="auto"/>
        <w:ind w:left="1800"/>
      </w:pPr>
      <w:r>
        <w:t>Hawaii</w:t>
      </w:r>
    </w:p>
    <w:p w:rsidR="00812105" w:rsidRDefault="005E33EA" w:rsidP="004F5541">
      <w:pPr>
        <w:pStyle w:val="ListParagraph"/>
        <w:keepNext/>
        <w:keepLines/>
        <w:numPr>
          <w:ilvl w:val="0"/>
          <w:numId w:val="13"/>
        </w:numPr>
        <w:spacing w:after="0" w:line="240" w:lineRule="auto"/>
        <w:ind w:left="1800"/>
      </w:pPr>
      <w:r>
        <w:t>Idaho</w:t>
      </w:r>
    </w:p>
    <w:p w:rsidR="00812105" w:rsidRDefault="005E33EA" w:rsidP="004F5541">
      <w:pPr>
        <w:pStyle w:val="ListParagraph"/>
        <w:keepNext/>
        <w:keepLines/>
        <w:numPr>
          <w:ilvl w:val="0"/>
          <w:numId w:val="13"/>
        </w:numPr>
        <w:spacing w:after="0" w:line="240" w:lineRule="auto"/>
        <w:ind w:left="1800"/>
      </w:pPr>
      <w:r>
        <w:t>Illinois</w:t>
      </w:r>
    </w:p>
    <w:p w:rsidR="00812105" w:rsidRDefault="005E33EA" w:rsidP="004F5541">
      <w:pPr>
        <w:pStyle w:val="ListParagraph"/>
        <w:keepNext/>
        <w:keepLines/>
        <w:numPr>
          <w:ilvl w:val="0"/>
          <w:numId w:val="13"/>
        </w:numPr>
        <w:spacing w:after="0" w:line="240" w:lineRule="auto"/>
        <w:ind w:left="1800"/>
      </w:pPr>
      <w:r>
        <w:t>Indiana</w:t>
      </w:r>
    </w:p>
    <w:p w:rsidR="00812105" w:rsidRDefault="005E33EA" w:rsidP="004F5541">
      <w:pPr>
        <w:pStyle w:val="ListParagraph"/>
        <w:keepNext/>
        <w:keepLines/>
        <w:numPr>
          <w:ilvl w:val="0"/>
          <w:numId w:val="13"/>
        </w:numPr>
        <w:spacing w:after="0" w:line="240" w:lineRule="auto"/>
        <w:ind w:left="1800"/>
      </w:pPr>
      <w:r>
        <w:t>Iowa</w:t>
      </w:r>
    </w:p>
    <w:p w:rsidR="00812105" w:rsidRDefault="005E33EA" w:rsidP="004F5541">
      <w:pPr>
        <w:pStyle w:val="ListParagraph"/>
        <w:keepNext/>
        <w:keepLines/>
        <w:numPr>
          <w:ilvl w:val="0"/>
          <w:numId w:val="13"/>
        </w:numPr>
        <w:spacing w:after="0" w:line="240" w:lineRule="auto"/>
        <w:ind w:left="1800"/>
      </w:pPr>
      <w:r>
        <w:t>Kansas</w:t>
      </w:r>
    </w:p>
    <w:p w:rsidR="00812105" w:rsidRDefault="005E33EA" w:rsidP="004F5541">
      <w:pPr>
        <w:pStyle w:val="ListParagraph"/>
        <w:keepNext/>
        <w:keepLines/>
        <w:numPr>
          <w:ilvl w:val="0"/>
          <w:numId w:val="13"/>
        </w:numPr>
        <w:spacing w:after="0" w:line="240" w:lineRule="auto"/>
        <w:ind w:left="1800"/>
      </w:pPr>
      <w:r>
        <w:t>Kentucky</w:t>
      </w:r>
    </w:p>
    <w:p w:rsidR="00812105" w:rsidRDefault="005E33EA" w:rsidP="004F5541">
      <w:pPr>
        <w:pStyle w:val="ListParagraph"/>
        <w:keepNext/>
        <w:keepLines/>
        <w:numPr>
          <w:ilvl w:val="0"/>
          <w:numId w:val="13"/>
        </w:numPr>
        <w:spacing w:after="0" w:line="240" w:lineRule="auto"/>
        <w:ind w:left="1800"/>
      </w:pPr>
      <w:r>
        <w:t>Louisiana</w:t>
      </w:r>
    </w:p>
    <w:p w:rsidR="00812105" w:rsidRDefault="005E33EA" w:rsidP="004F5541">
      <w:pPr>
        <w:pStyle w:val="ListParagraph"/>
        <w:keepNext/>
        <w:keepLines/>
        <w:numPr>
          <w:ilvl w:val="0"/>
          <w:numId w:val="13"/>
        </w:numPr>
        <w:spacing w:after="0" w:line="240" w:lineRule="auto"/>
        <w:ind w:left="1800"/>
      </w:pPr>
      <w:r>
        <w:t>Maine</w:t>
      </w:r>
    </w:p>
    <w:p w:rsidR="00812105" w:rsidRDefault="005E33EA" w:rsidP="004F5541">
      <w:pPr>
        <w:pStyle w:val="ListParagraph"/>
        <w:keepNext/>
        <w:keepLines/>
        <w:numPr>
          <w:ilvl w:val="0"/>
          <w:numId w:val="13"/>
        </w:numPr>
        <w:spacing w:after="0" w:line="240" w:lineRule="auto"/>
        <w:ind w:left="1800"/>
      </w:pPr>
      <w:r>
        <w:t>Maryland</w:t>
      </w:r>
    </w:p>
    <w:p w:rsidR="00812105" w:rsidRDefault="005E33EA" w:rsidP="004F5541">
      <w:pPr>
        <w:pStyle w:val="ListParagraph"/>
        <w:keepNext/>
        <w:keepLines/>
        <w:numPr>
          <w:ilvl w:val="0"/>
          <w:numId w:val="13"/>
        </w:numPr>
        <w:spacing w:after="0" w:line="240" w:lineRule="auto"/>
        <w:ind w:left="1800"/>
      </w:pPr>
      <w:r>
        <w:t>Massachusetts</w:t>
      </w:r>
    </w:p>
    <w:p w:rsidR="00812105" w:rsidRDefault="005E33EA" w:rsidP="004F5541">
      <w:pPr>
        <w:pStyle w:val="ListParagraph"/>
        <w:keepNext/>
        <w:keepLines/>
        <w:numPr>
          <w:ilvl w:val="0"/>
          <w:numId w:val="13"/>
        </w:numPr>
        <w:spacing w:after="0" w:line="240" w:lineRule="auto"/>
        <w:ind w:left="1800"/>
      </w:pPr>
      <w:r>
        <w:t>Michigan</w:t>
      </w:r>
    </w:p>
    <w:p w:rsidR="00812105" w:rsidRDefault="005E33EA" w:rsidP="004F5541">
      <w:pPr>
        <w:pStyle w:val="ListParagraph"/>
        <w:keepNext/>
        <w:keepLines/>
        <w:numPr>
          <w:ilvl w:val="0"/>
          <w:numId w:val="13"/>
        </w:numPr>
        <w:spacing w:after="0" w:line="240" w:lineRule="auto"/>
        <w:ind w:left="1800"/>
      </w:pPr>
      <w:r>
        <w:t>Minnesota</w:t>
      </w:r>
    </w:p>
    <w:p w:rsidR="00812105" w:rsidRDefault="005E33EA" w:rsidP="004F5541">
      <w:pPr>
        <w:pStyle w:val="ListParagraph"/>
        <w:keepNext/>
        <w:keepLines/>
        <w:numPr>
          <w:ilvl w:val="0"/>
          <w:numId w:val="13"/>
        </w:numPr>
        <w:spacing w:after="0" w:line="240" w:lineRule="auto"/>
        <w:ind w:left="1800"/>
      </w:pPr>
      <w:r>
        <w:t>Mississippi</w:t>
      </w:r>
    </w:p>
    <w:p w:rsidR="00812105" w:rsidRDefault="005E33EA" w:rsidP="004F5541">
      <w:pPr>
        <w:pStyle w:val="ListParagraph"/>
        <w:keepNext/>
        <w:keepLines/>
        <w:numPr>
          <w:ilvl w:val="0"/>
          <w:numId w:val="13"/>
        </w:numPr>
        <w:spacing w:after="0" w:line="240" w:lineRule="auto"/>
        <w:ind w:left="1800"/>
      </w:pPr>
      <w:r>
        <w:t>Missouri</w:t>
      </w:r>
    </w:p>
    <w:p w:rsidR="00812105" w:rsidRDefault="005E33EA" w:rsidP="004F5541">
      <w:pPr>
        <w:pStyle w:val="ListParagraph"/>
        <w:keepNext/>
        <w:keepLines/>
        <w:numPr>
          <w:ilvl w:val="0"/>
          <w:numId w:val="13"/>
        </w:numPr>
        <w:spacing w:after="0" w:line="240" w:lineRule="auto"/>
        <w:ind w:left="1800"/>
      </w:pPr>
      <w:r>
        <w:t>Montana</w:t>
      </w:r>
    </w:p>
    <w:p w:rsidR="00812105" w:rsidRDefault="005E33EA" w:rsidP="004F5541">
      <w:pPr>
        <w:pStyle w:val="ListParagraph"/>
        <w:keepNext/>
        <w:keepLines/>
        <w:numPr>
          <w:ilvl w:val="0"/>
          <w:numId w:val="13"/>
        </w:numPr>
        <w:spacing w:after="0" w:line="240" w:lineRule="auto"/>
        <w:ind w:left="1800"/>
      </w:pPr>
      <w:r>
        <w:t>Nebraska</w:t>
      </w:r>
    </w:p>
    <w:p w:rsidR="00812105" w:rsidRDefault="005E33EA" w:rsidP="004F5541">
      <w:pPr>
        <w:pStyle w:val="ListParagraph"/>
        <w:keepNext/>
        <w:keepLines/>
        <w:numPr>
          <w:ilvl w:val="0"/>
          <w:numId w:val="13"/>
        </w:numPr>
        <w:spacing w:after="0" w:line="240" w:lineRule="auto"/>
        <w:ind w:left="1800"/>
      </w:pPr>
      <w:r>
        <w:t>Nevada</w:t>
      </w:r>
    </w:p>
    <w:p w:rsidR="00812105" w:rsidRDefault="005E33EA" w:rsidP="004F5541">
      <w:pPr>
        <w:pStyle w:val="ListParagraph"/>
        <w:keepNext/>
        <w:keepLines/>
        <w:numPr>
          <w:ilvl w:val="0"/>
          <w:numId w:val="13"/>
        </w:numPr>
        <w:spacing w:after="0" w:line="240" w:lineRule="auto"/>
        <w:ind w:left="1800"/>
      </w:pPr>
      <w:r>
        <w:t>New Hampshire</w:t>
      </w:r>
    </w:p>
    <w:p w:rsidR="00812105" w:rsidRDefault="005E33EA" w:rsidP="004F5541">
      <w:pPr>
        <w:pStyle w:val="ListParagraph"/>
        <w:keepNext/>
        <w:keepLines/>
        <w:numPr>
          <w:ilvl w:val="0"/>
          <w:numId w:val="13"/>
        </w:numPr>
        <w:spacing w:after="0" w:line="240" w:lineRule="auto"/>
        <w:ind w:left="1800"/>
      </w:pPr>
      <w:r>
        <w:t>New Jersey</w:t>
      </w:r>
    </w:p>
    <w:p w:rsidR="00812105" w:rsidRDefault="005E33EA" w:rsidP="004F5541">
      <w:pPr>
        <w:pStyle w:val="ListParagraph"/>
        <w:keepNext/>
        <w:keepLines/>
        <w:numPr>
          <w:ilvl w:val="0"/>
          <w:numId w:val="13"/>
        </w:numPr>
        <w:spacing w:after="0" w:line="240" w:lineRule="auto"/>
        <w:ind w:left="1800"/>
      </w:pPr>
      <w:r>
        <w:t>New Mexico</w:t>
      </w:r>
    </w:p>
    <w:p w:rsidR="00812105" w:rsidRDefault="005E33EA" w:rsidP="004F5541">
      <w:pPr>
        <w:pStyle w:val="ListParagraph"/>
        <w:keepNext/>
        <w:keepLines/>
        <w:numPr>
          <w:ilvl w:val="0"/>
          <w:numId w:val="13"/>
        </w:numPr>
        <w:spacing w:after="0" w:line="240" w:lineRule="auto"/>
        <w:ind w:left="1800"/>
      </w:pPr>
      <w:r>
        <w:t>New York</w:t>
      </w:r>
    </w:p>
    <w:p w:rsidR="00812105" w:rsidRDefault="005E33EA" w:rsidP="004F5541">
      <w:pPr>
        <w:pStyle w:val="ListParagraph"/>
        <w:keepNext/>
        <w:keepLines/>
        <w:numPr>
          <w:ilvl w:val="0"/>
          <w:numId w:val="13"/>
        </w:numPr>
        <w:spacing w:after="0" w:line="240" w:lineRule="auto"/>
        <w:ind w:left="1800"/>
      </w:pPr>
      <w:r>
        <w:lastRenderedPageBreak/>
        <w:t>North Carolina</w:t>
      </w:r>
    </w:p>
    <w:p w:rsidR="00812105" w:rsidRDefault="005E33EA" w:rsidP="004F5541">
      <w:pPr>
        <w:pStyle w:val="ListParagraph"/>
        <w:keepNext/>
        <w:keepLines/>
        <w:numPr>
          <w:ilvl w:val="0"/>
          <w:numId w:val="13"/>
        </w:numPr>
        <w:spacing w:after="0" w:line="240" w:lineRule="auto"/>
        <w:ind w:left="1800"/>
      </w:pPr>
      <w:r>
        <w:t>North Marianas Islands</w:t>
      </w:r>
    </w:p>
    <w:p w:rsidR="00812105" w:rsidRDefault="005E33EA" w:rsidP="004F5541">
      <w:pPr>
        <w:pStyle w:val="ListParagraph"/>
        <w:keepNext/>
        <w:keepLines/>
        <w:numPr>
          <w:ilvl w:val="0"/>
          <w:numId w:val="13"/>
        </w:numPr>
        <w:spacing w:after="0" w:line="240" w:lineRule="auto"/>
        <w:ind w:left="1800"/>
      </w:pPr>
      <w:r>
        <w:t>North Dakota</w:t>
      </w:r>
    </w:p>
    <w:p w:rsidR="00812105" w:rsidRDefault="005E33EA" w:rsidP="004F5541">
      <w:pPr>
        <w:pStyle w:val="ListParagraph"/>
        <w:keepNext/>
        <w:keepLines/>
        <w:numPr>
          <w:ilvl w:val="0"/>
          <w:numId w:val="13"/>
        </w:numPr>
        <w:spacing w:after="0" w:line="240" w:lineRule="auto"/>
        <w:ind w:left="1800"/>
      </w:pPr>
      <w:r>
        <w:t>Ohio</w:t>
      </w:r>
    </w:p>
    <w:p w:rsidR="00812105" w:rsidRDefault="005E33EA" w:rsidP="004F5541">
      <w:pPr>
        <w:pStyle w:val="ListParagraph"/>
        <w:keepNext/>
        <w:keepLines/>
        <w:numPr>
          <w:ilvl w:val="0"/>
          <w:numId w:val="13"/>
        </w:numPr>
        <w:spacing w:after="0" w:line="240" w:lineRule="auto"/>
        <w:ind w:left="1800"/>
      </w:pPr>
      <w:r>
        <w:t>Oklahoma</w:t>
      </w:r>
    </w:p>
    <w:p w:rsidR="00812105" w:rsidRDefault="005E33EA" w:rsidP="004F5541">
      <w:pPr>
        <w:pStyle w:val="ListParagraph"/>
        <w:keepNext/>
        <w:keepLines/>
        <w:numPr>
          <w:ilvl w:val="0"/>
          <w:numId w:val="13"/>
        </w:numPr>
        <w:spacing w:after="0" w:line="240" w:lineRule="auto"/>
        <w:ind w:left="1800"/>
      </w:pPr>
      <w:r>
        <w:t>Oregon</w:t>
      </w:r>
    </w:p>
    <w:p w:rsidR="00812105" w:rsidRDefault="005E33EA" w:rsidP="004F5541">
      <w:pPr>
        <w:pStyle w:val="ListParagraph"/>
        <w:keepNext/>
        <w:keepLines/>
        <w:numPr>
          <w:ilvl w:val="0"/>
          <w:numId w:val="13"/>
        </w:numPr>
        <w:spacing w:after="0" w:line="240" w:lineRule="auto"/>
        <w:ind w:left="1800"/>
      </w:pPr>
      <w:r>
        <w:t>Pennsylvania</w:t>
      </w:r>
    </w:p>
    <w:p w:rsidR="00812105" w:rsidRDefault="005E33EA" w:rsidP="004F5541">
      <w:pPr>
        <w:pStyle w:val="ListParagraph"/>
        <w:keepNext/>
        <w:keepLines/>
        <w:numPr>
          <w:ilvl w:val="0"/>
          <w:numId w:val="13"/>
        </w:numPr>
        <w:spacing w:after="0" w:line="240" w:lineRule="auto"/>
        <w:ind w:left="1800"/>
      </w:pPr>
      <w:r>
        <w:t>Puerto Rico</w:t>
      </w:r>
    </w:p>
    <w:p w:rsidR="00812105" w:rsidRDefault="005E33EA" w:rsidP="004F5541">
      <w:pPr>
        <w:pStyle w:val="ListParagraph"/>
        <w:keepNext/>
        <w:keepLines/>
        <w:numPr>
          <w:ilvl w:val="0"/>
          <w:numId w:val="13"/>
        </w:numPr>
        <w:spacing w:after="0" w:line="240" w:lineRule="auto"/>
        <w:ind w:left="1800"/>
      </w:pPr>
      <w:r>
        <w:t>Rhode Island</w:t>
      </w:r>
    </w:p>
    <w:p w:rsidR="00812105" w:rsidRDefault="005E33EA" w:rsidP="004F5541">
      <w:pPr>
        <w:pStyle w:val="ListParagraph"/>
        <w:keepNext/>
        <w:keepLines/>
        <w:numPr>
          <w:ilvl w:val="0"/>
          <w:numId w:val="13"/>
        </w:numPr>
        <w:spacing w:after="0" w:line="240" w:lineRule="auto"/>
        <w:ind w:left="1800"/>
      </w:pPr>
      <w:r>
        <w:t>South Carolina</w:t>
      </w:r>
    </w:p>
    <w:p w:rsidR="00812105" w:rsidRDefault="005E33EA" w:rsidP="004F5541">
      <w:pPr>
        <w:pStyle w:val="ListParagraph"/>
        <w:keepNext/>
        <w:keepLines/>
        <w:numPr>
          <w:ilvl w:val="0"/>
          <w:numId w:val="13"/>
        </w:numPr>
        <w:spacing w:after="0" w:line="240" w:lineRule="auto"/>
        <w:ind w:left="1800"/>
      </w:pPr>
      <w:r>
        <w:t>South Dakota</w:t>
      </w:r>
    </w:p>
    <w:p w:rsidR="00812105" w:rsidRDefault="005E33EA" w:rsidP="004F5541">
      <w:pPr>
        <w:pStyle w:val="ListParagraph"/>
        <w:keepNext/>
        <w:keepLines/>
        <w:numPr>
          <w:ilvl w:val="0"/>
          <w:numId w:val="13"/>
        </w:numPr>
        <w:spacing w:after="0" w:line="240" w:lineRule="auto"/>
        <w:ind w:left="1800"/>
      </w:pPr>
      <w:r>
        <w:t>Tennessee</w:t>
      </w:r>
    </w:p>
    <w:p w:rsidR="00812105" w:rsidRDefault="005E33EA" w:rsidP="004F5541">
      <w:pPr>
        <w:pStyle w:val="ListParagraph"/>
        <w:keepNext/>
        <w:keepLines/>
        <w:numPr>
          <w:ilvl w:val="0"/>
          <w:numId w:val="13"/>
        </w:numPr>
        <w:spacing w:after="0" w:line="240" w:lineRule="auto"/>
        <w:ind w:left="1800"/>
      </w:pPr>
      <w:r>
        <w:t>Texas</w:t>
      </w:r>
    </w:p>
    <w:p w:rsidR="00812105" w:rsidRDefault="005E33EA" w:rsidP="004F5541">
      <w:pPr>
        <w:pStyle w:val="ListParagraph"/>
        <w:keepNext/>
        <w:keepLines/>
        <w:numPr>
          <w:ilvl w:val="0"/>
          <w:numId w:val="13"/>
        </w:numPr>
        <w:spacing w:after="0" w:line="240" w:lineRule="auto"/>
        <w:ind w:left="1800"/>
      </w:pPr>
      <w:r>
        <w:t>Utah</w:t>
      </w:r>
    </w:p>
    <w:p w:rsidR="00812105" w:rsidRDefault="005E33EA" w:rsidP="004F5541">
      <w:pPr>
        <w:pStyle w:val="ListParagraph"/>
        <w:keepNext/>
        <w:keepLines/>
        <w:numPr>
          <w:ilvl w:val="0"/>
          <w:numId w:val="13"/>
        </w:numPr>
        <w:spacing w:after="0" w:line="240" w:lineRule="auto"/>
        <w:ind w:left="1800"/>
      </w:pPr>
      <w:r>
        <w:t>Vermont</w:t>
      </w:r>
    </w:p>
    <w:p w:rsidR="00812105" w:rsidRDefault="005E33EA" w:rsidP="004F5541">
      <w:pPr>
        <w:pStyle w:val="ListParagraph"/>
        <w:keepNext/>
        <w:keepLines/>
        <w:numPr>
          <w:ilvl w:val="0"/>
          <w:numId w:val="13"/>
        </w:numPr>
        <w:spacing w:after="0" w:line="240" w:lineRule="auto"/>
        <w:ind w:left="1800"/>
      </w:pPr>
      <w:r>
        <w:t>Virginia</w:t>
      </w:r>
    </w:p>
    <w:p w:rsidR="00812105" w:rsidRDefault="005E33EA" w:rsidP="004F5541">
      <w:pPr>
        <w:pStyle w:val="ListParagraph"/>
        <w:keepNext/>
        <w:keepLines/>
        <w:numPr>
          <w:ilvl w:val="0"/>
          <w:numId w:val="13"/>
        </w:numPr>
        <w:spacing w:after="0" w:line="240" w:lineRule="auto"/>
        <w:ind w:left="1800"/>
      </w:pPr>
      <w:r>
        <w:t>Virgin Islands</w:t>
      </w:r>
    </w:p>
    <w:p w:rsidR="00812105" w:rsidRDefault="005E33EA" w:rsidP="004F5541">
      <w:pPr>
        <w:pStyle w:val="ListParagraph"/>
        <w:keepNext/>
        <w:keepLines/>
        <w:numPr>
          <w:ilvl w:val="0"/>
          <w:numId w:val="13"/>
        </w:numPr>
        <w:spacing w:after="0" w:line="240" w:lineRule="auto"/>
        <w:ind w:left="1800"/>
      </w:pPr>
      <w:r>
        <w:t>Washington</w:t>
      </w:r>
    </w:p>
    <w:p w:rsidR="00812105" w:rsidRDefault="005E33EA" w:rsidP="004F5541">
      <w:pPr>
        <w:pStyle w:val="ListParagraph"/>
        <w:keepNext/>
        <w:keepLines/>
        <w:numPr>
          <w:ilvl w:val="0"/>
          <w:numId w:val="13"/>
        </w:numPr>
        <w:spacing w:after="0" w:line="240" w:lineRule="auto"/>
        <w:ind w:left="1800"/>
      </w:pPr>
      <w:r>
        <w:t>West Virginia</w:t>
      </w:r>
    </w:p>
    <w:p w:rsidR="00812105" w:rsidRDefault="005E33EA" w:rsidP="004F5541">
      <w:pPr>
        <w:pStyle w:val="ListParagraph"/>
        <w:keepNext/>
        <w:keepLines/>
        <w:numPr>
          <w:ilvl w:val="0"/>
          <w:numId w:val="13"/>
        </w:numPr>
        <w:spacing w:after="0" w:line="240" w:lineRule="auto"/>
        <w:ind w:left="1800"/>
      </w:pPr>
      <w:r>
        <w:t>Wisconsin</w:t>
      </w:r>
    </w:p>
    <w:p w:rsidR="00812105" w:rsidRDefault="005E33EA" w:rsidP="004F5541">
      <w:pPr>
        <w:pStyle w:val="ListParagraph"/>
        <w:keepNext/>
        <w:keepLines/>
        <w:numPr>
          <w:ilvl w:val="0"/>
          <w:numId w:val="13"/>
        </w:numPr>
        <w:spacing w:after="0" w:line="240" w:lineRule="auto"/>
        <w:ind w:left="1800"/>
      </w:pPr>
      <w:r>
        <w:t>Wyoming</w:t>
      </w:r>
    </w:p>
    <w:p w:rsidR="00812105" w:rsidRDefault="005E33EA" w:rsidP="004F5541">
      <w:pPr>
        <w:pStyle w:val="ListParagraph"/>
        <w:keepNext/>
        <w:keepLines/>
        <w:numPr>
          <w:ilvl w:val="0"/>
          <w:numId w:val="13"/>
        </w:numPr>
        <w:spacing w:after="0" w:line="240" w:lineRule="auto"/>
        <w:ind w:left="1800"/>
      </w:pPr>
      <w:r>
        <w:t>European Union</w:t>
      </w:r>
    </w:p>
    <w:p w:rsidR="00812105" w:rsidRDefault="005E33EA" w:rsidP="004F5541">
      <w:pPr>
        <w:pStyle w:val="ListParagraph"/>
        <w:keepNext/>
        <w:keepLines/>
        <w:numPr>
          <w:ilvl w:val="0"/>
          <w:numId w:val="13"/>
        </w:numPr>
        <w:spacing w:after="0" w:line="240" w:lineRule="auto"/>
        <w:ind w:left="1800"/>
      </w:pPr>
      <w:r>
        <w:t>Eastern Europe</w:t>
      </w:r>
    </w:p>
    <w:p w:rsidR="00812105" w:rsidRDefault="005E33EA" w:rsidP="004F5541">
      <w:pPr>
        <w:pStyle w:val="ListParagraph"/>
        <w:keepNext/>
        <w:keepLines/>
        <w:numPr>
          <w:ilvl w:val="0"/>
          <w:numId w:val="13"/>
        </w:numPr>
        <w:spacing w:after="0" w:line="240" w:lineRule="auto"/>
        <w:ind w:left="1800"/>
      </w:pPr>
      <w:r>
        <w:t>Africa</w:t>
      </w:r>
    </w:p>
    <w:p w:rsidR="00812105" w:rsidRDefault="005E33EA" w:rsidP="004F5541">
      <w:pPr>
        <w:pStyle w:val="ListParagraph"/>
        <w:keepNext/>
        <w:keepLines/>
        <w:numPr>
          <w:ilvl w:val="0"/>
          <w:numId w:val="13"/>
        </w:numPr>
        <w:spacing w:after="0" w:line="240" w:lineRule="auto"/>
        <w:ind w:left="1800"/>
      </w:pPr>
      <w:r>
        <w:t>South America</w:t>
      </w:r>
    </w:p>
    <w:p w:rsidR="00812105" w:rsidRDefault="005E33EA" w:rsidP="004F5541">
      <w:pPr>
        <w:pStyle w:val="ListParagraph"/>
        <w:keepNext/>
        <w:keepLines/>
        <w:numPr>
          <w:ilvl w:val="0"/>
          <w:numId w:val="13"/>
        </w:numPr>
        <w:spacing w:after="0" w:line="240" w:lineRule="auto"/>
        <w:ind w:left="1800"/>
      </w:pPr>
      <w:r>
        <w:t>Central America</w:t>
      </w:r>
    </w:p>
    <w:p w:rsidR="00812105" w:rsidRDefault="005E33EA" w:rsidP="004F5541">
      <w:pPr>
        <w:pStyle w:val="ListParagraph"/>
        <w:keepNext/>
        <w:keepLines/>
        <w:numPr>
          <w:ilvl w:val="0"/>
          <w:numId w:val="13"/>
        </w:numPr>
        <w:spacing w:after="0" w:line="240" w:lineRule="auto"/>
        <w:ind w:left="1800"/>
      </w:pPr>
      <w:r>
        <w:t>Asia</w:t>
      </w:r>
    </w:p>
    <w:p w:rsidR="00812105" w:rsidRDefault="005E33EA" w:rsidP="004F5541">
      <w:pPr>
        <w:pStyle w:val="ListParagraph"/>
        <w:keepNext/>
        <w:keepLines/>
        <w:numPr>
          <w:ilvl w:val="0"/>
          <w:numId w:val="13"/>
        </w:numPr>
        <w:spacing w:after="0" w:line="240" w:lineRule="auto"/>
        <w:ind w:left="1800"/>
      </w:pPr>
      <w:r>
        <w:t>Oceania</w:t>
      </w:r>
    </w:p>
    <w:p w:rsidR="00812105" w:rsidRDefault="005E33EA" w:rsidP="004F5541">
      <w:pPr>
        <w:pStyle w:val="ListParagraph"/>
        <w:keepNext/>
        <w:keepLines/>
        <w:numPr>
          <w:ilvl w:val="0"/>
          <w:numId w:val="13"/>
        </w:numPr>
        <w:spacing w:after="0" w:line="240" w:lineRule="auto"/>
        <w:ind w:left="1800"/>
      </w:pPr>
      <w:r>
        <w:t>North America</w:t>
      </w:r>
    </w:p>
    <w:p w:rsidR="009C0C20" w:rsidRDefault="005E33EA" w:rsidP="004F5541">
      <w:pPr>
        <w:pStyle w:val="ListParagraph"/>
        <w:keepNext/>
        <w:keepLines/>
        <w:numPr>
          <w:ilvl w:val="0"/>
          <w:numId w:val="13"/>
        </w:numPr>
        <w:spacing w:after="0" w:line="240" w:lineRule="auto"/>
        <w:ind w:left="1800"/>
      </w:pPr>
      <w:r>
        <w:t>The Caribbean</w:t>
      </w:r>
    </w:p>
    <w:p w:rsidR="009C0C20" w:rsidRDefault="009C0C20" w:rsidP="004F5541">
      <w:pPr>
        <w:keepNext/>
        <w:keepLines/>
        <w:spacing w:after="0" w:line="240" w:lineRule="auto"/>
      </w:pPr>
    </w:p>
    <w:p w:rsidR="009C0C20" w:rsidRDefault="009C0C20" w:rsidP="004F5541">
      <w:pPr>
        <w:pStyle w:val="Heading4"/>
        <w:keepNext/>
        <w:keepLines/>
      </w:pPr>
      <w:proofErr w:type="spellStart"/>
      <w:r>
        <w:t>DataType</w:t>
      </w:r>
      <w:proofErr w:type="spellEnd"/>
    </w:p>
    <w:p w:rsidR="009C0C20" w:rsidRDefault="009C0C20" w:rsidP="004F5541">
      <w:pPr>
        <w:keepNext/>
        <w:keepLines/>
        <w:spacing w:after="120" w:line="240" w:lineRule="auto"/>
      </w:pPr>
      <w:r>
        <w:t>This is the enumeration that contains the different data types stored in the system.</w:t>
      </w:r>
    </w:p>
    <w:p w:rsidR="009C0C20" w:rsidRDefault="009C0C20" w:rsidP="004F5541">
      <w:pPr>
        <w:keepNext/>
        <w:keepLines/>
        <w:spacing w:after="0" w:line="360" w:lineRule="auto"/>
        <w:rPr>
          <w:b/>
        </w:rPr>
      </w:pPr>
      <w:r>
        <w:rPr>
          <w:b/>
        </w:rPr>
        <w:t>&lt;&lt;Enumeration&gt;&gt;</w:t>
      </w:r>
    </w:p>
    <w:p w:rsidR="009C0C20" w:rsidRDefault="009C0C20" w:rsidP="004F5541">
      <w:pPr>
        <w:keepNext/>
        <w:keepLines/>
        <w:spacing w:after="0" w:line="240" w:lineRule="auto"/>
        <w:rPr>
          <w:b/>
        </w:rPr>
      </w:pPr>
      <w:r>
        <w:rPr>
          <w:b/>
        </w:rPr>
        <w:tab/>
        <w:t>Attributes:</w:t>
      </w:r>
    </w:p>
    <w:p w:rsidR="009C0C20" w:rsidRDefault="009C0C20" w:rsidP="004F5541">
      <w:pPr>
        <w:pStyle w:val="ListParagraph"/>
        <w:keepNext/>
        <w:keepLines/>
        <w:numPr>
          <w:ilvl w:val="0"/>
          <w:numId w:val="11"/>
        </w:numPr>
        <w:spacing w:after="0" w:line="240" w:lineRule="auto"/>
        <w:rPr>
          <w:b/>
        </w:rPr>
      </w:pPr>
      <w:proofErr w:type="spellStart"/>
      <w:r>
        <w:t>HeartRate</w:t>
      </w:r>
      <w:proofErr w:type="spellEnd"/>
    </w:p>
    <w:p w:rsidR="009C0C20" w:rsidRDefault="009C0C20" w:rsidP="004F5541">
      <w:pPr>
        <w:pStyle w:val="ListParagraph"/>
        <w:keepNext/>
        <w:keepLines/>
        <w:numPr>
          <w:ilvl w:val="0"/>
          <w:numId w:val="11"/>
        </w:numPr>
        <w:spacing w:after="0" w:line="240" w:lineRule="auto"/>
      </w:pPr>
      <w:r>
        <w:t>Breathing</w:t>
      </w:r>
    </w:p>
    <w:p w:rsidR="009C0C20" w:rsidRDefault="009C0C20" w:rsidP="004F5541">
      <w:pPr>
        <w:pStyle w:val="ListParagraph"/>
        <w:keepNext/>
        <w:keepLines/>
        <w:numPr>
          <w:ilvl w:val="0"/>
          <w:numId w:val="11"/>
        </w:numPr>
        <w:spacing w:after="0" w:line="240" w:lineRule="auto"/>
      </w:pPr>
      <w:r>
        <w:t>Calorie</w:t>
      </w:r>
    </w:p>
    <w:p w:rsidR="009C0C20" w:rsidRDefault="009C0C20" w:rsidP="004F5541">
      <w:pPr>
        <w:pStyle w:val="ListParagraph"/>
        <w:keepNext/>
        <w:keepLines/>
        <w:numPr>
          <w:ilvl w:val="0"/>
          <w:numId w:val="11"/>
        </w:numPr>
        <w:spacing w:after="0" w:line="240" w:lineRule="auto"/>
      </w:pPr>
      <w:r>
        <w:t>Accelerometer</w:t>
      </w:r>
    </w:p>
    <w:p w:rsidR="009C0C20" w:rsidRDefault="009C0C20" w:rsidP="004F5541">
      <w:pPr>
        <w:pStyle w:val="ListParagraph"/>
        <w:keepNext/>
        <w:keepLines/>
        <w:numPr>
          <w:ilvl w:val="0"/>
          <w:numId w:val="11"/>
        </w:numPr>
        <w:spacing w:after="0" w:line="240" w:lineRule="auto"/>
      </w:pPr>
      <w:r>
        <w:t>Gyroscope</w:t>
      </w:r>
    </w:p>
    <w:p w:rsidR="009C0C20" w:rsidRDefault="009C0C20" w:rsidP="004F5541">
      <w:pPr>
        <w:pStyle w:val="ListParagraph"/>
        <w:keepNext/>
        <w:keepLines/>
        <w:numPr>
          <w:ilvl w:val="0"/>
          <w:numId w:val="11"/>
        </w:numPr>
        <w:spacing w:after="0" w:line="240" w:lineRule="auto"/>
      </w:pPr>
      <w:r>
        <w:t>Pedometer</w:t>
      </w:r>
    </w:p>
    <w:p w:rsidR="009C0C20" w:rsidRDefault="009C0C20" w:rsidP="004F5541">
      <w:pPr>
        <w:pStyle w:val="ListParagraph"/>
        <w:keepNext/>
        <w:keepLines/>
        <w:numPr>
          <w:ilvl w:val="0"/>
          <w:numId w:val="11"/>
        </w:numPr>
        <w:spacing w:after="0" w:line="240" w:lineRule="auto"/>
      </w:pPr>
      <w:r>
        <w:lastRenderedPageBreak/>
        <w:t>Distance</w:t>
      </w:r>
    </w:p>
    <w:p w:rsidR="009C0C20" w:rsidRDefault="009C0C20" w:rsidP="004F5541">
      <w:pPr>
        <w:pStyle w:val="ListParagraph"/>
        <w:keepNext/>
        <w:keepLines/>
        <w:numPr>
          <w:ilvl w:val="0"/>
          <w:numId w:val="11"/>
        </w:numPr>
        <w:spacing w:after="0" w:line="240" w:lineRule="auto"/>
      </w:pPr>
      <w:r>
        <w:t>UV</w:t>
      </w:r>
    </w:p>
    <w:p w:rsidR="009C0C20" w:rsidRDefault="009C0C20" w:rsidP="004F5541">
      <w:pPr>
        <w:pStyle w:val="ListParagraph"/>
        <w:keepNext/>
        <w:keepLines/>
        <w:numPr>
          <w:ilvl w:val="0"/>
          <w:numId w:val="11"/>
        </w:numPr>
        <w:spacing w:after="0" w:line="240" w:lineRule="auto"/>
      </w:pPr>
      <w:r>
        <w:t>Temperature</w:t>
      </w:r>
    </w:p>
    <w:p w:rsidR="009C0C20" w:rsidRDefault="009C0C20" w:rsidP="004F5541">
      <w:pPr>
        <w:pStyle w:val="ListParagraph"/>
        <w:keepNext/>
        <w:keepLines/>
        <w:numPr>
          <w:ilvl w:val="0"/>
          <w:numId w:val="11"/>
        </w:numPr>
        <w:spacing w:after="0" w:line="240" w:lineRule="auto"/>
      </w:pPr>
      <w:r>
        <w:t>Summary</w:t>
      </w:r>
    </w:p>
    <w:p w:rsidR="009C0C20" w:rsidRDefault="009C0C20" w:rsidP="004F5541">
      <w:pPr>
        <w:pStyle w:val="ListParagraph"/>
        <w:keepNext/>
        <w:keepLines/>
        <w:numPr>
          <w:ilvl w:val="0"/>
          <w:numId w:val="11"/>
        </w:numPr>
        <w:spacing w:after="0" w:line="240" w:lineRule="auto"/>
      </w:pPr>
      <w:r>
        <w:t>Event</w:t>
      </w:r>
    </w:p>
    <w:p w:rsidR="009C0C20" w:rsidRDefault="009C0C20" w:rsidP="004F5541">
      <w:pPr>
        <w:keepNext/>
        <w:keepLines/>
        <w:spacing w:after="0" w:line="240" w:lineRule="auto"/>
      </w:pPr>
    </w:p>
    <w:p w:rsidR="00812105" w:rsidRDefault="002C6ED4" w:rsidP="004F5541">
      <w:pPr>
        <w:pStyle w:val="Heading2"/>
      </w:pPr>
      <w:bookmarkStart w:id="63" w:name="_Toc436620889"/>
      <w:bookmarkStart w:id="64" w:name="_Toc437226649"/>
      <w:bookmarkEnd w:id="63"/>
      <w:r>
        <w:t>Data Access Layer Overview</w:t>
      </w:r>
      <w:bookmarkEnd w:id="64"/>
    </w:p>
    <w:p w:rsidR="00812105" w:rsidRDefault="00881C36" w:rsidP="004F5541">
      <w:pPr>
        <w:pStyle w:val="Heading3"/>
        <w:keepNext/>
        <w:keepLines/>
      </w:pPr>
      <w:bookmarkStart w:id="65" w:name="_Toc437226650"/>
      <w:r>
        <w:t>SQL Client</w:t>
      </w:r>
      <w:bookmarkEnd w:id="65"/>
    </w:p>
    <w:p w:rsidR="00881C36" w:rsidRDefault="00881C36" w:rsidP="004F5541">
      <w:pPr>
        <w:pStyle w:val="Heading4"/>
        <w:keepNext/>
        <w:keepLines/>
      </w:pPr>
      <w:proofErr w:type="spellStart"/>
      <w:r>
        <w:t>SQLRespository</w:t>
      </w:r>
      <w:proofErr w:type="spellEnd"/>
    </w:p>
    <w:p w:rsidR="00881C36" w:rsidRDefault="00881C36" w:rsidP="004F5541">
      <w:pPr>
        <w:keepNext/>
        <w:keepLines/>
      </w:pPr>
      <w:r>
        <w:t xml:space="preserve">This class is a </w:t>
      </w:r>
      <w:r w:rsidR="00A74B6E">
        <w:t>repository</w:t>
      </w:r>
      <w:r>
        <w:t xml:space="preserve"> client that contains all of the functions </w:t>
      </w:r>
      <w:r w:rsidR="00A74B6E">
        <w:t xml:space="preserve">needed to interface with the system’s SQL database.  This class will implement the </w:t>
      </w:r>
      <w:proofErr w:type="spellStart"/>
      <w:r w:rsidR="00A74B6E" w:rsidRPr="003C3B4F">
        <w:rPr>
          <w:b/>
        </w:rPr>
        <w:t>IDisposable</w:t>
      </w:r>
      <w:proofErr w:type="spellEnd"/>
      <w:r w:rsidR="00A74B6E">
        <w:t xml:space="preserve"> interface.</w:t>
      </w:r>
    </w:p>
    <w:p w:rsidR="00A74B6E" w:rsidRDefault="00A74B6E" w:rsidP="004F5541">
      <w:pPr>
        <w:keepNext/>
        <w:keepLines/>
        <w:spacing w:after="0" w:line="360" w:lineRule="auto"/>
      </w:pPr>
      <w:r>
        <w:rPr>
          <w:b/>
        </w:rPr>
        <w:t>&lt;&lt;Repository&gt;&gt;</w:t>
      </w:r>
    </w:p>
    <w:p w:rsidR="00A74B6E" w:rsidRDefault="00A74B6E" w:rsidP="004F5541">
      <w:pPr>
        <w:keepNext/>
        <w:keepLines/>
        <w:spacing w:after="0" w:line="240" w:lineRule="auto"/>
        <w:rPr>
          <w:b/>
        </w:rPr>
      </w:pPr>
      <w:r>
        <w:tab/>
      </w:r>
      <w:r>
        <w:rPr>
          <w:b/>
        </w:rPr>
        <w:t>Attributes:</w:t>
      </w:r>
    </w:p>
    <w:p w:rsidR="00A74B6E" w:rsidRPr="003C3B4F" w:rsidRDefault="00A74B6E" w:rsidP="004F5541">
      <w:pPr>
        <w:pStyle w:val="ListParagraph"/>
        <w:keepNext/>
        <w:keepLines/>
        <w:numPr>
          <w:ilvl w:val="0"/>
          <w:numId w:val="16"/>
        </w:numPr>
        <w:spacing w:after="0" w:line="240" w:lineRule="auto"/>
        <w:ind w:left="1800"/>
        <w:rPr>
          <w:b/>
        </w:rPr>
      </w:pPr>
      <w:r>
        <w:rPr>
          <w:b/>
        </w:rPr>
        <w:t xml:space="preserve">Private </w:t>
      </w:r>
      <w:proofErr w:type="spellStart"/>
      <w:r>
        <w:rPr>
          <w:b/>
        </w:rPr>
        <w:t>DBContext</w:t>
      </w:r>
      <w:proofErr w:type="spellEnd"/>
      <w:r>
        <w:rPr>
          <w:b/>
        </w:rPr>
        <w:t xml:space="preserve"> </w:t>
      </w:r>
      <w:r>
        <w:t>context</w:t>
      </w:r>
    </w:p>
    <w:p w:rsidR="00A74B6E" w:rsidRPr="003C3B4F" w:rsidRDefault="00A74B6E" w:rsidP="004F5541">
      <w:pPr>
        <w:pStyle w:val="ListParagraph"/>
        <w:keepNext/>
        <w:keepLines/>
        <w:numPr>
          <w:ilvl w:val="1"/>
          <w:numId w:val="16"/>
        </w:numPr>
        <w:spacing w:after="0" w:line="240" w:lineRule="auto"/>
        <w:ind w:left="1800" w:firstLine="0"/>
        <w:rPr>
          <w:b/>
        </w:rPr>
      </w:pPr>
      <w:r>
        <w:t>Entity Framework database context used to connect to the SQL database.</w:t>
      </w:r>
    </w:p>
    <w:p w:rsidR="00A74B6E" w:rsidRPr="003C3B4F" w:rsidRDefault="00A74B6E" w:rsidP="004F5541">
      <w:pPr>
        <w:pStyle w:val="ListParagraph"/>
        <w:keepNext/>
        <w:keepLines/>
        <w:spacing w:after="0" w:line="240" w:lineRule="auto"/>
        <w:ind w:left="1800"/>
        <w:rPr>
          <w:b/>
        </w:rPr>
      </w:pPr>
    </w:p>
    <w:p w:rsidR="00A74B6E" w:rsidRPr="00400F4A" w:rsidRDefault="00A74B6E" w:rsidP="004F5541">
      <w:pPr>
        <w:pStyle w:val="ListParagraph"/>
        <w:keepNext/>
        <w:keepLines/>
        <w:numPr>
          <w:ilvl w:val="0"/>
          <w:numId w:val="16"/>
        </w:numPr>
        <w:spacing w:after="0" w:line="240" w:lineRule="auto"/>
        <w:ind w:left="1800"/>
        <w:rPr>
          <w:b/>
        </w:rPr>
      </w:pPr>
      <w:r>
        <w:rPr>
          <w:b/>
        </w:rPr>
        <w:t xml:space="preserve">Private bool </w:t>
      </w:r>
      <w:r>
        <w:t>disposed</w:t>
      </w:r>
    </w:p>
    <w:p w:rsidR="00A74B6E" w:rsidRPr="003C3B4F" w:rsidRDefault="00A74B6E" w:rsidP="004F5541">
      <w:pPr>
        <w:pStyle w:val="ListParagraph"/>
        <w:keepNext/>
        <w:keepLines/>
        <w:numPr>
          <w:ilvl w:val="1"/>
          <w:numId w:val="16"/>
        </w:numPr>
        <w:spacing w:after="0" w:line="240" w:lineRule="auto"/>
        <w:ind w:left="1800" w:firstLine="0"/>
        <w:rPr>
          <w:b/>
        </w:rPr>
      </w:pPr>
      <w:r>
        <w:t>Default value is false.</w:t>
      </w:r>
    </w:p>
    <w:p w:rsidR="00A74B6E" w:rsidRPr="003C3B4F" w:rsidRDefault="00A74B6E" w:rsidP="004F5541">
      <w:pPr>
        <w:pStyle w:val="ListParagraph"/>
        <w:keepNext/>
        <w:keepLines/>
        <w:numPr>
          <w:ilvl w:val="1"/>
          <w:numId w:val="16"/>
        </w:numPr>
        <w:spacing w:after="0" w:line="240" w:lineRule="auto"/>
        <w:ind w:left="2160"/>
        <w:rPr>
          <w:b/>
        </w:rPr>
      </w:pPr>
      <w:r>
        <w:t xml:space="preserve">Used to signal application garbage collector whether the </w:t>
      </w:r>
      <w:proofErr w:type="spellStart"/>
      <w:r>
        <w:t>db</w:t>
      </w:r>
      <w:proofErr w:type="spellEnd"/>
      <w:r>
        <w:t xml:space="preserve"> context needs to be disposed or already has been.</w:t>
      </w:r>
    </w:p>
    <w:p w:rsidR="007B78DE" w:rsidRPr="003C3B4F" w:rsidRDefault="007B78DE" w:rsidP="004F5541">
      <w:pPr>
        <w:pStyle w:val="ListParagraph"/>
        <w:keepNext/>
        <w:keepLines/>
        <w:spacing w:after="0" w:line="240" w:lineRule="auto"/>
        <w:ind w:left="2160"/>
        <w:rPr>
          <w:b/>
        </w:rPr>
      </w:pPr>
    </w:p>
    <w:p w:rsidR="00A74B6E" w:rsidRPr="00D6053C" w:rsidRDefault="00A74B6E" w:rsidP="004F5541">
      <w:pPr>
        <w:keepNext/>
        <w:keepLines/>
        <w:spacing w:after="0" w:line="240" w:lineRule="auto"/>
        <w:ind w:firstLine="720"/>
        <w:rPr>
          <w:b/>
        </w:rPr>
      </w:pPr>
      <w:r w:rsidRPr="00D6053C">
        <w:rPr>
          <w:b/>
        </w:rPr>
        <w:t>Operations:</w:t>
      </w:r>
    </w:p>
    <w:p w:rsidR="00A74B6E" w:rsidRDefault="007B78DE" w:rsidP="004F5541">
      <w:pPr>
        <w:pStyle w:val="ListParagraph"/>
        <w:keepNext/>
        <w:keepLines/>
        <w:numPr>
          <w:ilvl w:val="0"/>
          <w:numId w:val="7"/>
        </w:numPr>
        <w:spacing w:after="0" w:line="240" w:lineRule="auto"/>
      </w:pPr>
      <w:r w:rsidRPr="003C3B4F">
        <w:rPr>
          <w:b/>
        </w:rPr>
        <w:t>Public</w:t>
      </w:r>
      <w:r>
        <w:t xml:space="preserve"> </w:t>
      </w:r>
      <w:r w:rsidRPr="003C3B4F">
        <w:rPr>
          <w:b/>
        </w:rPr>
        <w:t>Patient</w:t>
      </w:r>
      <w:r>
        <w:t xml:space="preserve"> </w:t>
      </w:r>
      <w:proofErr w:type="spellStart"/>
      <w:r>
        <w:t>GetPatientById</w:t>
      </w:r>
      <w:proofErr w:type="spellEnd"/>
      <w:r>
        <w:t>(string id)</w:t>
      </w:r>
    </w:p>
    <w:p w:rsidR="007B78DE" w:rsidRDefault="007B78DE" w:rsidP="004F5541">
      <w:pPr>
        <w:pStyle w:val="ListParagraph"/>
        <w:keepNext/>
        <w:keepLines/>
        <w:numPr>
          <w:ilvl w:val="1"/>
          <w:numId w:val="7"/>
        </w:numPr>
        <w:spacing w:after="0" w:line="240" w:lineRule="auto"/>
        <w:ind w:left="2160"/>
      </w:pPr>
      <w:r>
        <w:t>This function is used to get a patient from the database using the patient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GetPatientsByPhysician</w:t>
      </w:r>
      <w:proofErr w:type="spellEnd"/>
      <w:r>
        <w:t>(</w:t>
      </w:r>
      <w:proofErr w:type="spellStart"/>
      <w:r w:rsidR="00BC4A9F">
        <w:t>int</w:t>
      </w:r>
      <w:proofErr w:type="spellEnd"/>
      <w:r>
        <w:t xml:space="preserve"> </w:t>
      </w:r>
      <w:proofErr w:type="spellStart"/>
      <w:r>
        <w:t>physicianId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 collection of patients belonging to a physician using the physician’s id.</w:t>
      </w:r>
    </w:p>
    <w:p w:rsidR="00B84AA1" w:rsidRPr="003C3B4F"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all the patients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InsertPatient</w:t>
      </w:r>
      <w:proofErr w:type="spellEnd"/>
      <w:r>
        <w:t>(Patient patient)</w:t>
      </w:r>
    </w:p>
    <w:p w:rsidR="00B84AA1" w:rsidRDefault="00B84AA1" w:rsidP="004F5541">
      <w:pPr>
        <w:pStyle w:val="ListParagraph"/>
        <w:keepNext/>
        <w:keepLines/>
        <w:numPr>
          <w:ilvl w:val="1"/>
          <w:numId w:val="7"/>
        </w:numPr>
        <w:spacing w:after="0" w:line="240" w:lineRule="auto"/>
        <w:ind w:left="2160"/>
      </w:pPr>
      <w:r>
        <w:t>This function is used to add a patient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UpdatePatient</w:t>
      </w:r>
      <w:proofErr w:type="spellEnd"/>
      <w:r>
        <w:t>(Patient patient)</w:t>
      </w:r>
    </w:p>
    <w:p w:rsidR="00B84AA1" w:rsidRDefault="00B84AA1" w:rsidP="004F5541">
      <w:pPr>
        <w:pStyle w:val="ListParagraph"/>
        <w:keepNext/>
        <w:keepLines/>
        <w:numPr>
          <w:ilvl w:val="1"/>
          <w:numId w:val="7"/>
        </w:numPr>
        <w:spacing w:after="0" w:line="240" w:lineRule="auto"/>
        <w:ind w:left="2160"/>
      </w:pPr>
      <w:r>
        <w:t>This function is used to update a patient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DeletePatient</w:t>
      </w:r>
      <w:proofErr w:type="spellEnd"/>
      <w:r>
        <w:t xml:space="preserve">(string </w:t>
      </w:r>
      <w:proofErr w:type="spellStart"/>
      <w:r>
        <w:t>patientId</w:t>
      </w:r>
      <w:proofErr w:type="spellEnd"/>
      <w:r>
        <w:t>)</w:t>
      </w:r>
    </w:p>
    <w:p w:rsidR="00B84AA1" w:rsidRDefault="00B84AA1" w:rsidP="004F5541">
      <w:pPr>
        <w:pStyle w:val="ListParagraph"/>
        <w:keepNext/>
        <w:keepLines/>
        <w:numPr>
          <w:ilvl w:val="1"/>
          <w:numId w:val="7"/>
        </w:numPr>
        <w:spacing w:after="0" w:line="240" w:lineRule="auto"/>
        <w:ind w:left="2160"/>
      </w:pPr>
      <w:r>
        <w:lastRenderedPageBreak/>
        <w:t>This function is used to delete a patient from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Experiment</w:t>
      </w:r>
      <w:r>
        <w:t xml:space="preserve"> </w:t>
      </w:r>
      <w:proofErr w:type="spellStart"/>
      <w:r>
        <w:t>GetExperimentById</w:t>
      </w:r>
      <w:proofErr w:type="spellEnd"/>
      <w:r>
        <w:t>(string id)</w:t>
      </w:r>
    </w:p>
    <w:p w:rsidR="00B84AA1" w:rsidRDefault="00B84AA1" w:rsidP="004F5541">
      <w:pPr>
        <w:pStyle w:val="ListParagraph"/>
        <w:keepNext/>
        <w:keepLines/>
        <w:numPr>
          <w:ilvl w:val="1"/>
          <w:numId w:val="7"/>
        </w:numPr>
        <w:spacing w:after="0" w:line="240" w:lineRule="auto"/>
        <w:ind w:left="2160"/>
      </w:pPr>
      <w:r>
        <w:t>This function is used to get an experiment from the database using the experiment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t>GetExperimentsByAdmin</w:t>
      </w:r>
      <w:proofErr w:type="spellEnd"/>
      <w:r>
        <w:t>(</w:t>
      </w:r>
      <w:proofErr w:type="spellStart"/>
      <w:r w:rsidR="00BC4A9F">
        <w:t>int</w:t>
      </w:r>
      <w:proofErr w:type="spellEnd"/>
      <w:r>
        <w:t xml:space="preserve"> </w:t>
      </w:r>
      <w:proofErr w:type="spellStart"/>
      <w:r>
        <w:t>experimentAdminId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 collection of experiments belonging to a</w:t>
      </w:r>
      <w:r w:rsidR="00BA3A47">
        <w:t>n</w:t>
      </w:r>
      <w:r>
        <w:t xml:space="preserve"> </w:t>
      </w:r>
      <w:r w:rsidR="00BA3A47">
        <w:t>experiment administrator</w:t>
      </w:r>
      <w:r>
        <w:t xml:space="preserve"> using the </w:t>
      </w:r>
      <w:r w:rsidR="00BA3A47">
        <w:t xml:space="preserve">experiment administrator’s </w:t>
      </w:r>
      <w:r>
        <w:t>id.</w:t>
      </w:r>
    </w:p>
    <w:p w:rsidR="00B84AA1" w:rsidRPr="00400F4A"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rsidR="00BA3A47">
        <w:t>GetExperiments</w:t>
      </w:r>
      <w:proofErr w:type="spellEnd"/>
      <w:r>
        <w:t>()</w:t>
      </w:r>
    </w:p>
    <w:p w:rsidR="00B84AA1" w:rsidRDefault="00B84AA1" w:rsidP="004F5541">
      <w:pPr>
        <w:pStyle w:val="ListParagraph"/>
        <w:keepNext/>
        <w:keepLines/>
        <w:numPr>
          <w:ilvl w:val="1"/>
          <w:numId w:val="7"/>
        </w:numPr>
        <w:spacing w:after="0" w:line="240" w:lineRule="auto"/>
        <w:ind w:left="2160"/>
      </w:pPr>
      <w:r>
        <w:t xml:space="preserve">This function is used to get all the </w:t>
      </w:r>
      <w:r w:rsidR="00BA3A47">
        <w:t>experiments</w:t>
      </w:r>
      <w:r>
        <w:t xml:space="preserve">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w:t>
      </w:r>
      <w:proofErr w:type="spellEnd"/>
      <w:r>
        <w:t>(Experiment experiment)</w:t>
      </w:r>
    </w:p>
    <w:p w:rsidR="00B84AA1" w:rsidRDefault="00B84AA1" w:rsidP="004F5541">
      <w:pPr>
        <w:pStyle w:val="ListParagraph"/>
        <w:keepNext/>
        <w:keepLines/>
        <w:numPr>
          <w:ilvl w:val="1"/>
          <w:numId w:val="7"/>
        </w:numPr>
        <w:spacing w:after="0" w:line="240" w:lineRule="auto"/>
        <w:ind w:left="2160"/>
      </w:pPr>
      <w:r>
        <w:t>This function is used to add an experiment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w:t>
      </w:r>
      <w:proofErr w:type="spellEnd"/>
      <w:r>
        <w:t>(Experiment experiment)</w:t>
      </w:r>
    </w:p>
    <w:p w:rsidR="00B84AA1" w:rsidRDefault="00B84AA1" w:rsidP="004F5541">
      <w:pPr>
        <w:pStyle w:val="ListParagraph"/>
        <w:keepNext/>
        <w:keepLines/>
        <w:numPr>
          <w:ilvl w:val="1"/>
          <w:numId w:val="7"/>
        </w:numPr>
        <w:spacing w:after="0" w:line="240" w:lineRule="auto"/>
        <w:ind w:left="2160"/>
      </w:pPr>
      <w:r>
        <w:t>This function is used to update an experiment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DeleteExperiment</w:t>
      </w:r>
      <w:proofErr w:type="spellEnd"/>
      <w:r>
        <w:t>(</w:t>
      </w:r>
      <w:proofErr w:type="spellStart"/>
      <w:r w:rsidR="00BC4A9F">
        <w:t>int</w:t>
      </w:r>
      <w:proofErr w:type="spellEnd"/>
      <w:r>
        <w:t xml:space="preserve"> </w:t>
      </w:r>
      <w:proofErr w:type="spellStart"/>
      <w:r>
        <w:t>experimentId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delete an experiment from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sidR="003F5D6E">
        <w:rPr>
          <w:b/>
        </w:rPr>
        <w:t>Physician</w:t>
      </w:r>
      <w:r>
        <w:t xml:space="preserve"> </w:t>
      </w:r>
      <w:proofErr w:type="spellStart"/>
      <w:r>
        <w:t>Get</w:t>
      </w:r>
      <w:r w:rsidR="003F5D6E">
        <w:t>Physician</w:t>
      </w:r>
      <w:r>
        <w:t>ById</w:t>
      </w:r>
      <w:proofErr w:type="spellEnd"/>
      <w:r>
        <w:t>(</w:t>
      </w:r>
      <w:proofErr w:type="spellStart"/>
      <w:r w:rsidR="00BC4A9F">
        <w:t>int</w:t>
      </w:r>
      <w:proofErr w:type="spellEnd"/>
      <w:r>
        <w:t xml:space="preserve"> id)</w:t>
      </w:r>
    </w:p>
    <w:p w:rsidR="00BA3A47" w:rsidRDefault="00BA3A47" w:rsidP="004F5541">
      <w:pPr>
        <w:pStyle w:val="ListParagraph"/>
        <w:keepNext/>
        <w:keepLines/>
        <w:numPr>
          <w:ilvl w:val="1"/>
          <w:numId w:val="7"/>
        </w:numPr>
        <w:spacing w:after="0" w:line="240" w:lineRule="auto"/>
        <w:ind w:left="2160"/>
      </w:pPr>
      <w:r>
        <w:t>This function is used to get a</w:t>
      </w:r>
      <w:r w:rsidR="003F5D6E">
        <w:t xml:space="preserve"> physician</w:t>
      </w:r>
      <w:r>
        <w:t xml:space="preserve"> from the database using the </w:t>
      </w:r>
      <w:r w:rsidR="003F5D6E">
        <w:t>physician</w:t>
      </w:r>
      <w:r>
        <w:t xml:space="preserve"> Id.</w:t>
      </w:r>
    </w:p>
    <w:p w:rsidR="00BA3A47" w:rsidRDefault="00BA3A47" w:rsidP="004F5541">
      <w:pPr>
        <w:pStyle w:val="ListParagraph"/>
        <w:keepNext/>
        <w:keepLines/>
        <w:spacing w:after="0" w:line="240" w:lineRule="auto"/>
        <w:ind w:left="2160"/>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Collection&lt;</w:t>
      </w:r>
      <w:r w:rsidR="003F5D6E">
        <w:rPr>
          <w:b/>
        </w:rPr>
        <w:t>Physician</w:t>
      </w:r>
      <w:r>
        <w:rPr>
          <w:b/>
        </w:rPr>
        <w:t>&gt;</w:t>
      </w:r>
      <w:r>
        <w:t xml:space="preserve"> </w:t>
      </w:r>
      <w:proofErr w:type="spellStart"/>
      <w:r>
        <w:t>Get</w:t>
      </w:r>
      <w:r w:rsidR="003F5D6E">
        <w:t>Physicians</w:t>
      </w:r>
      <w:proofErr w:type="spellEnd"/>
      <w:r>
        <w:t>()</w:t>
      </w:r>
    </w:p>
    <w:p w:rsidR="00BA3A47" w:rsidRDefault="00BA3A47" w:rsidP="004F5541">
      <w:pPr>
        <w:pStyle w:val="ListParagraph"/>
        <w:keepNext/>
        <w:keepLines/>
        <w:numPr>
          <w:ilvl w:val="1"/>
          <w:numId w:val="7"/>
        </w:numPr>
        <w:spacing w:after="0" w:line="240" w:lineRule="auto"/>
        <w:ind w:left="2160"/>
      </w:pPr>
      <w:r>
        <w:t xml:space="preserve">This function is used to get all the </w:t>
      </w:r>
      <w:r w:rsidR="003F5D6E">
        <w:t>physicians</w:t>
      </w:r>
      <w:r>
        <w:t xml:space="preserve"> in the system.</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3F5D6E">
        <w:t>Physician</w:t>
      </w:r>
      <w:proofErr w:type="spellEnd"/>
      <w:r>
        <w:t>(</w:t>
      </w:r>
      <w:r w:rsidR="003F5D6E">
        <w:t>Physician</w:t>
      </w:r>
      <w:r>
        <w:t xml:space="preserve"> </w:t>
      </w:r>
      <w:r w:rsidR="003F5D6E">
        <w:t>physician</w:t>
      </w:r>
      <w:r>
        <w:t>)</w:t>
      </w:r>
    </w:p>
    <w:p w:rsidR="00BA3A47" w:rsidRDefault="00BA3A47" w:rsidP="004F5541">
      <w:pPr>
        <w:pStyle w:val="ListParagraph"/>
        <w:keepNext/>
        <w:keepLines/>
        <w:numPr>
          <w:ilvl w:val="1"/>
          <w:numId w:val="7"/>
        </w:numPr>
        <w:spacing w:after="0" w:line="240" w:lineRule="auto"/>
        <w:ind w:left="2160"/>
      </w:pPr>
      <w:r>
        <w:t>This function is used to add a</w:t>
      </w:r>
      <w:r w:rsidR="003F5D6E">
        <w:t xml:space="preserve"> physician </w:t>
      </w:r>
      <w:r>
        <w:t>to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w:t>
      </w:r>
      <w:r w:rsidR="003F5D6E">
        <w:t>Physician</w:t>
      </w:r>
      <w:proofErr w:type="spellEnd"/>
      <w:r>
        <w:t>(</w:t>
      </w:r>
      <w:r w:rsidR="003F5D6E">
        <w:t>Physician physician</w:t>
      </w:r>
      <w:r>
        <w:t>)</w:t>
      </w:r>
    </w:p>
    <w:p w:rsidR="00BA3A47" w:rsidRDefault="00BA3A47" w:rsidP="004F5541">
      <w:pPr>
        <w:pStyle w:val="ListParagraph"/>
        <w:keepNext/>
        <w:keepLines/>
        <w:numPr>
          <w:ilvl w:val="1"/>
          <w:numId w:val="7"/>
        </w:numPr>
        <w:spacing w:after="0" w:line="240" w:lineRule="auto"/>
        <w:ind w:left="2160"/>
      </w:pPr>
      <w:r>
        <w:t>This function is used to update a</w:t>
      </w:r>
      <w:r w:rsidR="003F5D6E">
        <w:t xml:space="preserve"> physician </w:t>
      </w:r>
      <w:r>
        <w:t>record in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3F5D6E">
        <w:t>Physician</w:t>
      </w:r>
      <w:proofErr w:type="spellEnd"/>
      <w:r>
        <w:t>(</w:t>
      </w:r>
      <w:proofErr w:type="spellStart"/>
      <w:r w:rsidR="00BC4A9F">
        <w:t>int</w:t>
      </w:r>
      <w:proofErr w:type="spellEnd"/>
      <w:r>
        <w:t xml:space="preserve"> </w:t>
      </w:r>
      <w:proofErr w:type="spellStart"/>
      <w:r w:rsidR="003F5D6E">
        <w:t>physician</w:t>
      </w:r>
      <w:r>
        <w:t>Id</w:t>
      </w:r>
      <w:proofErr w:type="spellEnd"/>
      <w:r>
        <w:t>)</w:t>
      </w:r>
    </w:p>
    <w:p w:rsidR="00BA3A47" w:rsidRDefault="00BA3A47" w:rsidP="004F5541">
      <w:pPr>
        <w:pStyle w:val="ListParagraph"/>
        <w:keepNext/>
        <w:keepLines/>
        <w:numPr>
          <w:ilvl w:val="1"/>
          <w:numId w:val="7"/>
        </w:numPr>
        <w:spacing w:after="0" w:line="240" w:lineRule="auto"/>
        <w:ind w:left="2160"/>
      </w:pPr>
      <w:r>
        <w:t>This function is used to delete</w:t>
      </w:r>
      <w:r w:rsidR="003F5D6E">
        <w:t xml:space="preserve"> a physician </w:t>
      </w:r>
      <w:r>
        <w:t>from the database.</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proofErr w:type="spellStart"/>
      <w:r>
        <w:rPr>
          <w:b/>
        </w:rPr>
        <w:t>ExperimentAdministrator</w:t>
      </w:r>
      <w:proofErr w:type="spellEnd"/>
      <w:r>
        <w:t xml:space="preserve"> </w:t>
      </w:r>
      <w:proofErr w:type="spellStart"/>
      <w:r>
        <w:t>GetExperimentAdminById</w:t>
      </w:r>
      <w:proofErr w:type="spellEnd"/>
      <w:r>
        <w:t>(</w:t>
      </w:r>
      <w:proofErr w:type="spellStart"/>
      <w:r w:rsidR="00BC4A9F">
        <w:t>int</w:t>
      </w:r>
      <w:proofErr w:type="spellEnd"/>
      <w:r>
        <w:t xml:space="preserve"> id)</w:t>
      </w:r>
    </w:p>
    <w:p w:rsidR="003F5D6E" w:rsidRDefault="003F5D6E" w:rsidP="004F5541">
      <w:pPr>
        <w:pStyle w:val="ListParagraph"/>
        <w:keepNext/>
        <w:keepLines/>
        <w:numPr>
          <w:ilvl w:val="1"/>
          <w:numId w:val="7"/>
        </w:numPr>
        <w:spacing w:after="0" w:line="240" w:lineRule="auto"/>
        <w:ind w:left="2160"/>
      </w:pPr>
      <w:r>
        <w:t>This function is used to get an experiment administrator from the database using the experiment administrator Id.</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Collection&lt;</w:t>
      </w:r>
      <w:proofErr w:type="spellStart"/>
      <w:r>
        <w:rPr>
          <w:b/>
        </w:rPr>
        <w:t>ExperimentAdministrator</w:t>
      </w:r>
      <w:proofErr w:type="spellEnd"/>
      <w:r>
        <w:rPr>
          <w:b/>
        </w:rPr>
        <w:t>&gt;</w:t>
      </w:r>
      <w:r>
        <w:t xml:space="preserve"> </w:t>
      </w:r>
      <w:proofErr w:type="spellStart"/>
      <w:r>
        <w:t>GetExperimentAdmins</w:t>
      </w:r>
      <w:proofErr w:type="spellEnd"/>
      <w:r>
        <w:t>()</w:t>
      </w:r>
    </w:p>
    <w:p w:rsidR="003F5D6E" w:rsidRDefault="003F5D6E" w:rsidP="004F5541">
      <w:pPr>
        <w:pStyle w:val="ListParagraph"/>
        <w:keepNext/>
        <w:keepLines/>
        <w:numPr>
          <w:ilvl w:val="1"/>
          <w:numId w:val="7"/>
        </w:numPr>
        <w:spacing w:after="0" w:line="240" w:lineRule="auto"/>
        <w:ind w:left="2160"/>
      </w:pPr>
      <w:r>
        <w:lastRenderedPageBreak/>
        <w:t>This function is used to get all the experiment administrators in the system.</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add an experiment administrator to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update an experiment administrator record in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DeleteExperimentAdmin</w:t>
      </w:r>
      <w:proofErr w:type="spellEnd"/>
      <w:r>
        <w:t xml:space="preserve"> (</w:t>
      </w:r>
      <w:proofErr w:type="spellStart"/>
      <w:r w:rsidR="00BC4A9F">
        <w:t>int</w:t>
      </w:r>
      <w:proofErr w:type="spellEnd"/>
      <w:r>
        <w:t xml:space="preserve"> </w:t>
      </w:r>
      <w:proofErr w:type="spellStart"/>
      <w:r>
        <w:t>experimentAdminId</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delete an experiment administrator from the database.</w:t>
      </w:r>
    </w:p>
    <w:p w:rsidR="00C30035" w:rsidRDefault="00C30035"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GetPatientDataById</w:t>
      </w:r>
      <w:proofErr w:type="spellEnd"/>
      <w:r>
        <w:t xml:space="preserve"> (string </w:t>
      </w:r>
      <w:proofErr w:type="spellStart"/>
      <w:r>
        <w:t>patientDataId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 patient data record from the database using its id.</w:t>
      </w:r>
    </w:p>
    <w:p w:rsidR="008D31F2" w:rsidRDefault="008D31F2" w:rsidP="00F15F5C">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GetPatientDataByPatient</w:t>
      </w:r>
      <w:proofErr w:type="spellEnd"/>
      <w:r>
        <w:t>(Patient patient)</w:t>
      </w:r>
    </w:p>
    <w:p w:rsidR="008D31F2" w:rsidRDefault="008D31F2" w:rsidP="00F15F5C">
      <w:pPr>
        <w:pStyle w:val="ListParagraph"/>
        <w:keepNext/>
        <w:keepLines/>
        <w:numPr>
          <w:ilvl w:val="1"/>
          <w:numId w:val="7"/>
        </w:numPr>
        <w:spacing w:after="0" w:line="240" w:lineRule="auto"/>
        <w:ind w:left="2160"/>
      </w:pPr>
      <w:r>
        <w:t>This function is used to get all the patient data records from the database for a patient.</w:t>
      </w:r>
    </w:p>
    <w:p w:rsidR="008D31F2" w:rsidRPr="00F15F5C" w:rsidRDefault="008D31F2" w:rsidP="00F15F5C">
      <w:pPr>
        <w:pStyle w:val="ListParagraph"/>
        <w:keepNext/>
        <w:keepLines/>
        <w:spacing w:after="0" w:line="240" w:lineRule="auto"/>
        <w:ind w:left="1800"/>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BC4A9F">
        <w:t>PatientData</w:t>
      </w:r>
      <w:proofErr w:type="spellEnd"/>
      <w:r>
        <w:t xml:space="preserve"> (</w:t>
      </w:r>
      <w:proofErr w:type="spellStart"/>
      <w:r w:rsidR="00BC4A9F">
        <w:t>PatientData</w:t>
      </w:r>
      <w:proofErr w:type="spellEnd"/>
      <w:r>
        <w:t xml:space="preserve"> </w:t>
      </w:r>
      <w:proofErr w:type="spellStart"/>
      <w:r w:rsidR="00BC4A9F">
        <w:t>patientData</w:t>
      </w:r>
      <w:proofErr w:type="spellEnd"/>
      <w:r>
        <w:t>)</w:t>
      </w:r>
    </w:p>
    <w:p w:rsidR="00C30035" w:rsidRDefault="00C30035" w:rsidP="004F5541">
      <w:pPr>
        <w:pStyle w:val="ListParagraph"/>
        <w:keepNext/>
        <w:keepLines/>
        <w:numPr>
          <w:ilvl w:val="1"/>
          <w:numId w:val="7"/>
        </w:numPr>
        <w:spacing w:after="0" w:line="240" w:lineRule="auto"/>
        <w:ind w:left="2160"/>
      </w:pPr>
      <w:r>
        <w:t>This function is used to add a</w:t>
      </w:r>
      <w:r w:rsidR="00BC4A9F">
        <w:t xml:space="preserve"> new patient data record</w:t>
      </w:r>
      <w:r>
        <w:t xml:space="preserve"> to the database.</w:t>
      </w:r>
    </w:p>
    <w:p w:rsidR="00C30035" w:rsidRDefault="00C30035" w:rsidP="004F5541">
      <w:pPr>
        <w:keepNext/>
        <w:keepLines/>
        <w:spacing w:after="0" w:line="240" w:lineRule="auto"/>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BC4A9F">
        <w:t>PatientData</w:t>
      </w:r>
      <w:proofErr w:type="spellEnd"/>
      <w:r>
        <w:t xml:space="preserve"> (string </w:t>
      </w:r>
      <w:proofErr w:type="spellStart"/>
      <w:r w:rsidR="00BC4A9F">
        <w:t>patientData</w:t>
      </w:r>
      <w:r>
        <w:t>Id</w:t>
      </w:r>
      <w:proofErr w:type="spellEnd"/>
      <w:r>
        <w:t>)</w:t>
      </w:r>
    </w:p>
    <w:p w:rsidR="00C30035" w:rsidRDefault="00C30035" w:rsidP="004F5541">
      <w:pPr>
        <w:pStyle w:val="ListParagraph"/>
        <w:keepNext/>
        <w:keepLines/>
        <w:numPr>
          <w:ilvl w:val="1"/>
          <w:numId w:val="7"/>
        </w:numPr>
        <w:spacing w:after="0" w:line="240" w:lineRule="auto"/>
        <w:ind w:left="2160"/>
      </w:pPr>
      <w:r>
        <w:t>This function is used to delete a</w:t>
      </w:r>
      <w:r w:rsidR="00BC4A9F">
        <w:t xml:space="preserve"> patient data record </w:t>
      </w:r>
      <w:r>
        <w:t>from the database.</w:t>
      </w:r>
    </w:p>
    <w:p w:rsidR="00BC4A9F" w:rsidRDefault="00BC4A9F" w:rsidP="004F5541">
      <w:pPr>
        <w:pStyle w:val="ListParagraph"/>
        <w:keepNext/>
        <w:keepLines/>
        <w:spacing w:after="0" w:line="240" w:lineRule="auto"/>
        <w:ind w:left="216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GetActivityById</w:t>
      </w:r>
      <w:proofErr w:type="spellEnd"/>
      <w:r>
        <w:t xml:space="preserve"> (</w:t>
      </w:r>
      <w:proofErr w:type="spellStart"/>
      <w:r>
        <w:t>int</w:t>
      </w:r>
      <w:proofErr w:type="spellEnd"/>
      <w:r>
        <w:t xml:space="preserve"> </w:t>
      </w:r>
      <w:proofErr w:type="spellStart"/>
      <w:r>
        <w:t>activityId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an activity record from the database using its id.</w:t>
      </w:r>
    </w:p>
    <w:p w:rsidR="008D31F2" w:rsidRDefault="008D31F2" w:rsidP="008D31F2">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GetActivitiesByDataRecord</w:t>
      </w:r>
      <w:proofErr w:type="spellEnd"/>
      <w:r>
        <w:t>(</w:t>
      </w:r>
      <w:proofErr w:type="spellStart"/>
      <w:r>
        <w:t>PatientData</w:t>
      </w:r>
      <w:proofErr w:type="spellEnd"/>
      <w:r>
        <w:t xml:space="preserve"> </w:t>
      </w:r>
      <w:proofErr w:type="spellStart"/>
      <w:r>
        <w:t>patientData</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all the activity records from the database for a patient data record.</w:t>
      </w:r>
    </w:p>
    <w:p w:rsidR="008D31F2" w:rsidRPr="00F15F5C" w:rsidRDefault="008D31F2" w:rsidP="00F15F5C">
      <w:pPr>
        <w:pStyle w:val="ListParagraph"/>
        <w:keepNext/>
        <w:keepLines/>
        <w:spacing w:after="0" w:line="240" w:lineRule="auto"/>
        <w:ind w:left="1800"/>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InsertActivity</w:t>
      </w:r>
      <w:proofErr w:type="spellEnd"/>
      <w:r>
        <w:t xml:space="preserve"> (Activity activity)</w:t>
      </w:r>
    </w:p>
    <w:p w:rsidR="00BC4A9F" w:rsidRDefault="00BC4A9F" w:rsidP="004F5541">
      <w:pPr>
        <w:pStyle w:val="ListParagraph"/>
        <w:keepNext/>
        <w:keepLines/>
        <w:numPr>
          <w:ilvl w:val="1"/>
          <w:numId w:val="7"/>
        </w:numPr>
        <w:spacing w:after="0" w:line="240" w:lineRule="auto"/>
        <w:ind w:left="2160"/>
      </w:pPr>
      <w:r>
        <w:t>This function is used to add a new activity to the database.</w:t>
      </w:r>
    </w:p>
    <w:p w:rsidR="00BC4A9F" w:rsidRDefault="00BC4A9F" w:rsidP="004F5541">
      <w:pPr>
        <w:keepNext/>
        <w:keepLines/>
        <w:spacing w:after="0" w:line="240" w:lineRule="auto"/>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DeleteActivity</w:t>
      </w:r>
      <w:proofErr w:type="spellEnd"/>
      <w:r>
        <w:t xml:space="preserve"> (</w:t>
      </w:r>
      <w:proofErr w:type="spellStart"/>
      <w:r>
        <w:t>int</w:t>
      </w:r>
      <w:proofErr w:type="spellEnd"/>
      <w:r>
        <w:t xml:space="preserve"> </w:t>
      </w:r>
      <w:proofErr w:type="spellStart"/>
      <w:r>
        <w:t>activityId</w:t>
      </w:r>
      <w:proofErr w:type="spellEnd"/>
      <w:r>
        <w:t>)</w:t>
      </w:r>
    </w:p>
    <w:p w:rsidR="00BC4A9F" w:rsidRDefault="00BC4A9F" w:rsidP="004F5541">
      <w:pPr>
        <w:pStyle w:val="ListParagraph"/>
        <w:keepNext/>
        <w:keepLines/>
        <w:numPr>
          <w:ilvl w:val="1"/>
          <w:numId w:val="7"/>
        </w:numPr>
        <w:spacing w:after="0" w:line="240" w:lineRule="auto"/>
        <w:ind w:left="2160"/>
      </w:pPr>
      <w:r>
        <w:t>This function is used to delete an activity from the database.</w:t>
      </w:r>
    </w:p>
    <w:p w:rsidR="00BC4A9F" w:rsidRDefault="00BC4A9F" w:rsidP="004F5541">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w:t>
      </w:r>
      <w:proofErr w:type="spellStart"/>
      <w:r w:rsidR="001B3C13">
        <w:t>GetZephyr</w:t>
      </w:r>
      <w:r>
        <w:t>Accel</w:t>
      </w:r>
      <w:proofErr w:type="spellEnd"/>
      <w:r>
        <w:t xml:space="preserve"> (string </w:t>
      </w:r>
      <w:proofErr w:type="spellStart"/>
      <w:r>
        <w:t>patientDataId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all the Zephyr accelerometer data records from the database using the corresponding patient data record id.</w:t>
      </w:r>
    </w:p>
    <w:p w:rsidR="008D31F2" w:rsidRPr="00CA09C7" w:rsidRDefault="008D31F2" w:rsidP="00F15F5C">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InsertZephyrAccel</w:t>
      </w:r>
      <w:proofErr w:type="spellEnd"/>
      <w:r>
        <w:t xml:space="preserve"> (</w:t>
      </w:r>
      <w:proofErr w:type="spellStart"/>
      <w:r>
        <w:t>ZephyrAccelerometer</w:t>
      </w:r>
      <w:proofErr w:type="spellEnd"/>
      <w:r>
        <w:t xml:space="preserve"> </w:t>
      </w:r>
      <w:proofErr w:type="spellStart"/>
      <w:r>
        <w:t>zephyrAccelerometer</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add a new Zephyr Accelerometer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1B3C13">
        <w:t>ZephyrAccel</w:t>
      </w:r>
      <w:proofErr w:type="spellEnd"/>
      <w:r>
        <w:t xml:space="preserve"> (</w:t>
      </w:r>
      <w:proofErr w:type="spellStart"/>
      <w:r>
        <w:t>int</w:t>
      </w:r>
      <w:proofErr w:type="spellEnd"/>
      <w:r>
        <w:t xml:space="preserve"> </w:t>
      </w:r>
      <w:proofErr w:type="spellStart"/>
      <w:r>
        <w:t>zephyrAccelerometerId</w:t>
      </w:r>
      <w:proofErr w:type="spellEnd"/>
      <w:r>
        <w:t>)</w:t>
      </w:r>
    </w:p>
    <w:p w:rsidR="008D31F2" w:rsidRDefault="008D31F2" w:rsidP="008D31F2">
      <w:pPr>
        <w:pStyle w:val="ListParagraph"/>
        <w:keepNext/>
        <w:keepLines/>
        <w:numPr>
          <w:ilvl w:val="1"/>
          <w:numId w:val="7"/>
        </w:numPr>
        <w:spacing w:after="0" w:line="240" w:lineRule="auto"/>
        <w:ind w:left="2160"/>
      </w:pPr>
      <w:r>
        <w:t xml:space="preserve">This function is used to delete </w:t>
      </w:r>
      <w:proofErr w:type="gramStart"/>
      <w:r>
        <w:t>an</w:t>
      </w:r>
      <w:proofErr w:type="gramEnd"/>
      <w:r>
        <w:t xml:space="preserve"> Zephyr Accelerometer record from the database.</w:t>
      </w:r>
    </w:p>
    <w:p w:rsidR="00C30035" w:rsidRDefault="00C30035"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w:t>
      </w:r>
      <w:proofErr w:type="spellStart"/>
      <w:r w:rsidR="001B3C13">
        <w:t>GetZephyr</w:t>
      </w:r>
      <w:r>
        <w:t>ECG</w:t>
      </w:r>
      <w:proofErr w:type="spellEnd"/>
      <w:r>
        <w:t xml:space="preserve"> (string </w:t>
      </w:r>
      <w:proofErr w:type="spellStart"/>
      <w:r>
        <w:t>patientDataId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all the Zephyr ECG data records from the database using the corresponding patient data record id.</w:t>
      </w:r>
    </w:p>
    <w:p w:rsidR="008D31F2" w:rsidRPr="00CA09C7"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InsertZephyr</w:t>
      </w:r>
      <w:r w:rsidR="001B3C13">
        <w:t>ECG</w:t>
      </w:r>
      <w:proofErr w:type="spellEnd"/>
      <w:r>
        <w:t xml:space="preserve"> (</w:t>
      </w:r>
      <w:proofErr w:type="spellStart"/>
      <w:r>
        <w:t>ZephyrECGWaveform</w:t>
      </w:r>
      <w:proofErr w:type="spellEnd"/>
      <w:r>
        <w:t xml:space="preserve"> </w:t>
      </w:r>
      <w:proofErr w:type="spellStart"/>
      <w:r>
        <w:t>zephyrECGWaveform</w:t>
      </w:r>
      <w:proofErr w:type="spellEnd"/>
      <w:r>
        <w:t>)</w:t>
      </w:r>
    </w:p>
    <w:p w:rsidR="008D31F2" w:rsidRDefault="008D31F2" w:rsidP="008D31F2">
      <w:pPr>
        <w:pStyle w:val="ListParagraph"/>
        <w:keepNext/>
        <w:keepLines/>
        <w:numPr>
          <w:ilvl w:val="1"/>
          <w:numId w:val="7"/>
        </w:numPr>
        <w:spacing w:after="0" w:line="240" w:lineRule="auto"/>
        <w:ind w:left="2160"/>
      </w:pPr>
      <w:r>
        <w:t xml:space="preserve">This function is used to add a new Zephyr ECG </w:t>
      </w:r>
      <w:proofErr w:type="spellStart"/>
      <w:r>
        <w:t>wareform</w:t>
      </w:r>
      <w:proofErr w:type="spellEnd"/>
      <w:r>
        <w:t xml:space="preserve">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1B3C13">
        <w:t>ZephyrECG</w:t>
      </w:r>
      <w:proofErr w:type="spellEnd"/>
      <w:r w:rsidR="001B3C13">
        <w:t xml:space="preserve"> (</w:t>
      </w:r>
      <w:proofErr w:type="spellStart"/>
      <w:r w:rsidR="001B3C13">
        <w:t>int</w:t>
      </w:r>
      <w:proofErr w:type="spellEnd"/>
      <w:r w:rsidR="001B3C13">
        <w:t xml:space="preserve"> </w:t>
      </w:r>
      <w:proofErr w:type="spellStart"/>
      <w:r w:rsidR="001B3C13">
        <w:t>zephyrECGWaveform</w:t>
      </w:r>
      <w:r>
        <w:t>Id</w:t>
      </w:r>
      <w:proofErr w:type="spellEnd"/>
      <w:r>
        <w:t>)</w:t>
      </w:r>
    </w:p>
    <w:p w:rsidR="008D31F2" w:rsidRDefault="008D31F2" w:rsidP="008D31F2">
      <w:pPr>
        <w:pStyle w:val="ListParagraph"/>
        <w:keepNext/>
        <w:keepLines/>
        <w:numPr>
          <w:ilvl w:val="1"/>
          <w:numId w:val="7"/>
        </w:numPr>
        <w:spacing w:after="0" w:line="240" w:lineRule="auto"/>
        <w:ind w:left="2160"/>
      </w:pPr>
      <w:r>
        <w:t>Th</w:t>
      </w:r>
      <w:r w:rsidR="001B3C13">
        <w:t>is function is used to delete a</w:t>
      </w:r>
      <w:r>
        <w:t xml:space="preserve"> Zephyr ECG </w:t>
      </w:r>
      <w:proofErr w:type="spellStart"/>
      <w:r>
        <w:t>wareform</w:t>
      </w:r>
      <w:proofErr w:type="spellEnd"/>
      <w:r>
        <w:t xml:space="preserve"> record from the database.</w:t>
      </w:r>
    </w:p>
    <w:p w:rsidR="008D31F2" w:rsidRDefault="008D31F2" w:rsidP="004F5541">
      <w:pPr>
        <w:pStyle w:val="ListParagraph"/>
        <w:keepNext/>
        <w:keepLines/>
        <w:spacing w:after="0" w:line="240" w:lineRule="auto"/>
        <w:ind w:left="1800"/>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w:t>
      </w:r>
      <w:proofErr w:type="spellStart"/>
      <w:r w:rsidR="001B3C13">
        <w:t>GetZephyr</w:t>
      </w:r>
      <w:r>
        <w:t>Breathing</w:t>
      </w:r>
      <w:proofErr w:type="spellEnd"/>
      <w:r>
        <w:t xml:space="preserve"> (string </w:t>
      </w:r>
      <w:proofErr w:type="spellStart"/>
      <w:r>
        <w:t>patientDataId</w:t>
      </w:r>
      <w:proofErr w:type="spellEnd"/>
      <w:r>
        <w:t>)</w:t>
      </w:r>
    </w:p>
    <w:p w:rsidR="008D31F2" w:rsidRDefault="008D31F2" w:rsidP="008D31F2">
      <w:pPr>
        <w:pStyle w:val="ListParagraph"/>
        <w:keepNext/>
        <w:keepLines/>
        <w:numPr>
          <w:ilvl w:val="1"/>
          <w:numId w:val="7"/>
        </w:numPr>
        <w:spacing w:after="0" w:line="240" w:lineRule="auto"/>
        <w:ind w:left="2160"/>
      </w:pPr>
      <w:r>
        <w:t>This function is used to get all the Zephyr Breathing data records from the database using the corresponding patient data record id.</w:t>
      </w:r>
    </w:p>
    <w:p w:rsidR="008D31F2" w:rsidRPr="00CA09C7"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rsidR="001B3C13">
        <w:t xml:space="preserve"> </w:t>
      </w:r>
      <w:proofErr w:type="spellStart"/>
      <w:r w:rsidR="001B3C13">
        <w:t>InsertZephyrBreathing</w:t>
      </w:r>
      <w:proofErr w:type="spellEnd"/>
      <w:r w:rsidR="001B3C13">
        <w:t xml:space="preserve"> (</w:t>
      </w:r>
      <w:proofErr w:type="spellStart"/>
      <w:r w:rsidR="001B3C13">
        <w:t>ZephyrBreathingWaveform</w:t>
      </w:r>
      <w:proofErr w:type="spellEnd"/>
      <w:r w:rsidR="001B3C13">
        <w:t xml:space="preserve"> </w:t>
      </w:r>
      <w:proofErr w:type="spellStart"/>
      <w:r w:rsidR="001B3C13">
        <w:t>zephyrBreathing</w:t>
      </w:r>
      <w:r>
        <w:t>Waveform</w:t>
      </w:r>
      <w:proofErr w:type="spellEnd"/>
      <w:r>
        <w:t>)</w:t>
      </w:r>
    </w:p>
    <w:p w:rsidR="008D31F2" w:rsidRDefault="008D31F2" w:rsidP="008D31F2">
      <w:pPr>
        <w:pStyle w:val="ListParagraph"/>
        <w:keepNext/>
        <w:keepLines/>
        <w:numPr>
          <w:ilvl w:val="1"/>
          <w:numId w:val="7"/>
        </w:numPr>
        <w:spacing w:after="0" w:line="240" w:lineRule="auto"/>
        <w:ind w:left="2160"/>
      </w:pPr>
      <w:r>
        <w:t xml:space="preserve">This function is used to add a new Zephyr </w:t>
      </w:r>
      <w:r w:rsidR="001B3C13">
        <w:t>Breathing</w:t>
      </w:r>
      <w:r>
        <w:t xml:space="preserve"> </w:t>
      </w:r>
      <w:proofErr w:type="spellStart"/>
      <w:r>
        <w:t>wareform</w:t>
      </w:r>
      <w:proofErr w:type="spellEnd"/>
      <w:r>
        <w:t xml:space="preserve"> record to the database.</w:t>
      </w:r>
    </w:p>
    <w:p w:rsidR="008D31F2" w:rsidRDefault="008D31F2" w:rsidP="008D31F2">
      <w:pPr>
        <w:keepNext/>
        <w:keepLines/>
        <w:spacing w:after="0" w:line="240" w:lineRule="auto"/>
      </w:pPr>
    </w:p>
    <w:p w:rsidR="008D31F2" w:rsidRDefault="008D31F2" w:rsidP="008D31F2">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w:t>
      </w:r>
      <w:r w:rsidR="001B3C13">
        <w:t>eZephyrBreathing</w:t>
      </w:r>
      <w:proofErr w:type="spellEnd"/>
      <w:r w:rsidR="001B3C13">
        <w:t xml:space="preserve"> (</w:t>
      </w:r>
      <w:proofErr w:type="spellStart"/>
      <w:r w:rsidR="001B3C13">
        <w:t>int</w:t>
      </w:r>
      <w:proofErr w:type="spellEnd"/>
      <w:r w:rsidR="001B3C13">
        <w:t xml:space="preserve"> </w:t>
      </w:r>
      <w:proofErr w:type="spellStart"/>
      <w:r w:rsidR="001B3C13">
        <w:t>zephyrBreathingWaveform</w:t>
      </w:r>
      <w:r>
        <w:t>Id</w:t>
      </w:r>
      <w:proofErr w:type="spellEnd"/>
      <w:r>
        <w:t>)</w:t>
      </w:r>
    </w:p>
    <w:p w:rsidR="008D31F2" w:rsidRDefault="008D31F2" w:rsidP="008D31F2">
      <w:pPr>
        <w:pStyle w:val="ListParagraph"/>
        <w:keepNext/>
        <w:keepLines/>
        <w:numPr>
          <w:ilvl w:val="1"/>
          <w:numId w:val="7"/>
        </w:numPr>
        <w:spacing w:after="0" w:line="240" w:lineRule="auto"/>
        <w:ind w:left="2160"/>
      </w:pPr>
      <w:r>
        <w:t>Th</w:t>
      </w:r>
      <w:r w:rsidR="001B3C13">
        <w:t>is function is used to delete a</w:t>
      </w:r>
      <w:r>
        <w:t xml:space="preserve"> Zephyr ECG </w:t>
      </w:r>
      <w:proofErr w:type="spellStart"/>
      <w:r>
        <w:t>wareform</w:t>
      </w:r>
      <w:proofErr w:type="spellEnd"/>
      <w:r>
        <w:t xml:space="preserve"> record from the database.</w:t>
      </w:r>
    </w:p>
    <w:p w:rsidR="008D31F2" w:rsidRDefault="008D31F2"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GetZephyrEventData</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get all the Zephyr event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InsertZephyrEventData</w:t>
      </w:r>
      <w:proofErr w:type="spellEnd"/>
      <w:r>
        <w:t xml:space="preserve"> (</w:t>
      </w:r>
      <w:proofErr w:type="spellStart"/>
      <w:r>
        <w:t>ZephyrEventData</w:t>
      </w:r>
      <w:proofErr w:type="spellEnd"/>
      <w:r>
        <w:t xml:space="preserve"> </w:t>
      </w:r>
      <w:proofErr w:type="spellStart"/>
      <w:r>
        <w:t>zephyrEventData</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Zephyr event data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DeleteZephyrEventData</w:t>
      </w:r>
      <w:proofErr w:type="spellEnd"/>
      <w:r>
        <w:t xml:space="preserve"> (</w:t>
      </w:r>
      <w:proofErr w:type="spellStart"/>
      <w:r>
        <w:t>int</w:t>
      </w:r>
      <w:proofErr w:type="spellEnd"/>
      <w:r>
        <w:t xml:space="preserve"> </w:t>
      </w:r>
      <w:proofErr w:type="spellStart"/>
      <w:r>
        <w:t>zephyrEventDataId</w:t>
      </w:r>
      <w:proofErr w:type="spellEnd"/>
      <w:r>
        <w:t>)</w:t>
      </w:r>
    </w:p>
    <w:p w:rsidR="001B3C13" w:rsidRDefault="001B3C13" w:rsidP="001B3C13">
      <w:pPr>
        <w:pStyle w:val="ListParagraph"/>
        <w:keepNext/>
        <w:keepLines/>
        <w:numPr>
          <w:ilvl w:val="1"/>
          <w:numId w:val="7"/>
        </w:numPr>
        <w:spacing w:after="0" w:line="240" w:lineRule="auto"/>
        <w:ind w:left="2160"/>
      </w:pPr>
      <w:r>
        <w:lastRenderedPageBreak/>
        <w:t>This function is used to delete a Zephyr event data 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GetZephyrSummaryData</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get all the Zephyr summary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InsertZephyrSummaryData</w:t>
      </w:r>
      <w:proofErr w:type="spellEnd"/>
      <w:r>
        <w:t xml:space="preserve"> (</w:t>
      </w:r>
      <w:proofErr w:type="spellStart"/>
      <w:r>
        <w:t>ZephyrSummaryData</w:t>
      </w:r>
      <w:proofErr w:type="spellEnd"/>
      <w:r>
        <w:t xml:space="preserve"> </w:t>
      </w:r>
      <w:proofErr w:type="spellStart"/>
      <w:r>
        <w:t>zephyrSummaryData</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Zephyr summary data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DeleteZephyrSummaryData</w:t>
      </w:r>
      <w:proofErr w:type="spellEnd"/>
      <w:r>
        <w:t xml:space="preserve"> (</w:t>
      </w:r>
      <w:proofErr w:type="spellStart"/>
      <w:r>
        <w:t>int</w:t>
      </w:r>
      <w:proofErr w:type="spellEnd"/>
      <w:r>
        <w:t xml:space="preserve"> </w:t>
      </w:r>
      <w:proofErr w:type="spellStart"/>
      <w:r>
        <w:t>zephyrSummaryDataId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delete a Zephyr summary data 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GetBasicPeakSummaryData</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get all the Basic Peak summary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InsertBasicPeakSummaryData</w:t>
      </w:r>
      <w:proofErr w:type="spellEnd"/>
      <w:r>
        <w:t xml:space="preserve"> (</w:t>
      </w:r>
      <w:proofErr w:type="spellStart"/>
      <w:r>
        <w:t>BasicPeakSummaryData</w:t>
      </w:r>
      <w:proofErr w:type="spellEnd"/>
      <w:r>
        <w:t xml:space="preserve"> </w:t>
      </w:r>
      <w:proofErr w:type="spellStart"/>
      <w:r>
        <w:t>basisSummaryData</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Basic Peak summary data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DeleteBasicPeakSummaryData</w:t>
      </w:r>
      <w:proofErr w:type="spellEnd"/>
      <w:r>
        <w:t xml:space="preserve"> (</w:t>
      </w:r>
      <w:proofErr w:type="spellStart"/>
      <w:r>
        <w:t>int</w:t>
      </w:r>
      <w:proofErr w:type="spellEnd"/>
      <w:r>
        <w:t xml:space="preserve"> </w:t>
      </w:r>
      <w:proofErr w:type="spellStart"/>
      <w:r>
        <w:t>basisSummaryDataId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delete a Basic </w:t>
      </w:r>
      <w:proofErr w:type="spellStart"/>
      <w:r>
        <w:t>Peaksummary</w:t>
      </w:r>
      <w:proofErr w:type="spellEnd"/>
      <w:r>
        <w:t xml:space="preserve"> data record from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GetMSBandAccel</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get all the MS Band accelerometer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InsertMSBandAccel</w:t>
      </w:r>
      <w:proofErr w:type="spellEnd"/>
      <w:r>
        <w:t xml:space="preserve"> (</w:t>
      </w:r>
      <w:proofErr w:type="spellStart"/>
      <w:r>
        <w:t>MSBandAccelerometer</w:t>
      </w:r>
      <w:proofErr w:type="spellEnd"/>
      <w:r>
        <w:t xml:space="preserve"> </w:t>
      </w:r>
      <w:proofErr w:type="spellStart"/>
      <w:r>
        <w:t>msBandAccelerometer</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MS Band Accelerometer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DeleteMSBandAccel</w:t>
      </w:r>
      <w:proofErr w:type="spellEnd"/>
      <w:r>
        <w:t xml:space="preserve"> (</w:t>
      </w:r>
      <w:proofErr w:type="spellStart"/>
      <w:r>
        <w:t>int</w:t>
      </w:r>
      <w:proofErr w:type="spellEnd"/>
      <w:r>
        <w:t xml:space="preserve"> </w:t>
      </w:r>
      <w:proofErr w:type="spellStart"/>
      <w:r>
        <w:t>msBandAccelerometerId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delete a MS Band Accelerometer record from the database.</w:t>
      </w:r>
    </w:p>
    <w:p w:rsidR="001B3C13" w:rsidRDefault="001B3C13" w:rsidP="004F5541">
      <w:pPr>
        <w:pStyle w:val="ListParagraph"/>
        <w:keepNext/>
        <w:keepLines/>
        <w:spacing w:after="0" w:line="240" w:lineRule="auto"/>
        <w:ind w:left="180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GetMSBandCalories</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get all the MS Band calorie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InsertMSBandCalorie</w:t>
      </w:r>
      <w:proofErr w:type="spellEnd"/>
      <w:r>
        <w:t xml:space="preserve"> (</w:t>
      </w:r>
      <w:proofErr w:type="spellStart"/>
      <w:r>
        <w:t>MSBandCalorie</w:t>
      </w:r>
      <w:proofErr w:type="spellEnd"/>
      <w:r>
        <w:t xml:space="preserve"> </w:t>
      </w:r>
      <w:proofErr w:type="spellStart"/>
      <w:r>
        <w:t>msBandCalorie</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MS Band calorie 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DeleteMSBandCalorie</w:t>
      </w:r>
      <w:proofErr w:type="spellEnd"/>
      <w:r>
        <w:t xml:space="preserve"> (</w:t>
      </w:r>
      <w:proofErr w:type="spellStart"/>
      <w:r>
        <w:t>int</w:t>
      </w:r>
      <w:proofErr w:type="spellEnd"/>
      <w:r>
        <w:t xml:space="preserve"> </w:t>
      </w:r>
      <w:proofErr w:type="spellStart"/>
      <w:r>
        <w:t>msBandCalorieId</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delete a MS Band calorie record from the database.</w:t>
      </w:r>
    </w:p>
    <w:p w:rsidR="00B82F96" w:rsidRDefault="00B82F96" w:rsidP="00F15F5C">
      <w:pPr>
        <w:pStyle w:val="ListParagraph"/>
        <w:keepNext/>
        <w:keepLines/>
        <w:spacing w:after="0" w:line="240" w:lineRule="auto"/>
        <w:ind w:left="2160"/>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w:t>
      </w:r>
      <w:r w:rsidR="00B82F96">
        <w:t>Gyroscrope</w:t>
      </w:r>
      <w:proofErr w:type="spellEnd"/>
      <w:r>
        <w:t xml:space="preserve"> (string </w:t>
      </w:r>
      <w:proofErr w:type="spellStart"/>
      <w:r>
        <w:t>patientDataId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get all the MS Band </w:t>
      </w:r>
      <w:r w:rsidR="00B82F96">
        <w:t>gyroscope</w:t>
      </w:r>
      <w:r>
        <w:t xml:space="preserve"> data records from the database using the corresponding patient data record id.</w:t>
      </w:r>
    </w:p>
    <w:p w:rsidR="001B3C13" w:rsidRPr="00CA09C7"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w:t>
      </w:r>
      <w:r w:rsidR="00B82F96">
        <w:t>Gyroscope</w:t>
      </w:r>
      <w:proofErr w:type="spellEnd"/>
      <w:r>
        <w:t xml:space="preserve"> (</w:t>
      </w:r>
      <w:proofErr w:type="spellStart"/>
      <w:r>
        <w:t>MSBand</w:t>
      </w:r>
      <w:r w:rsidR="00B82F96">
        <w:t>Gyroscope</w:t>
      </w:r>
      <w:proofErr w:type="spellEnd"/>
      <w:r>
        <w:t xml:space="preserve"> </w:t>
      </w:r>
      <w:proofErr w:type="spellStart"/>
      <w:r>
        <w:t>msBand</w:t>
      </w:r>
      <w:r w:rsidR="00B82F96">
        <w:t>Gyroscope</w:t>
      </w:r>
      <w:proofErr w:type="spellEnd"/>
      <w:r>
        <w:t>)</w:t>
      </w:r>
    </w:p>
    <w:p w:rsidR="001B3C13" w:rsidRDefault="001B3C13" w:rsidP="001B3C13">
      <w:pPr>
        <w:pStyle w:val="ListParagraph"/>
        <w:keepNext/>
        <w:keepLines/>
        <w:numPr>
          <w:ilvl w:val="1"/>
          <w:numId w:val="7"/>
        </w:numPr>
        <w:spacing w:after="0" w:line="240" w:lineRule="auto"/>
        <w:ind w:left="2160"/>
      </w:pPr>
      <w:r>
        <w:t>This function is used to add a new MS Band</w:t>
      </w:r>
      <w:r w:rsidR="00B82F96">
        <w:t xml:space="preserve"> gyroscope </w:t>
      </w:r>
      <w:r>
        <w:t>record to the database.</w:t>
      </w:r>
    </w:p>
    <w:p w:rsidR="001B3C13" w:rsidRDefault="001B3C13" w:rsidP="001B3C13">
      <w:pPr>
        <w:keepNext/>
        <w:keepLines/>
        <w:spacing w:after="0" w:line="240" w:lineRule="auto"/>
      </w:pPr>
    </w:p>
    <w:p w:rsidR="001B3C13" w:rsidRDefault="001B3C13" w:rsidP="001B3C13">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w:t>
      </w:r>
      <w:r w:rsidR="00B82F96">
        <w:t>Gyroscope</w:t>
      </w:r>
      <w:proofErr w:type="spellEnd"/>
      <w:r>
        <w:t xml:space="preserve"> (</w:t>
      </w:r>
      <w:proofErr w:type="spellStart"/>
      <w:r>
        <w:t>int</w:t>
      </w:r>
      <w:proofErr w:type="spellEnd"/>
      <w:r>
        <w:t xml:space="preserve"> </w:t>
      </w:r>
      <w:proofErr w:type="spellStart"/>
      <w:r>
        <w:t>msBand</w:t>
      </w:r>
      <w:r w:rsidR="00B82F96">
        <w:t>Gyroscope</w:t>
      </w:r>
      <w:r>
        <w:t>Id</w:t>
      </w:r>
      <w:proofErr w:type="spellEnd"/>
      <w:r>
        <w:t>)</w:t>
      </w:r>
    </w:p>
    <w:p w:rsidR="001B3C13" w:rsidRDefault="001B3C13" w:rsidP="001B3C13">
      <w:pPr>
        <w:pStyle w:val="ListParagraph"/>
        <w:keepNext/>
        <w:keepLines/>
        <w:numPr>
          <w:ilvl w:val="1"/>
          <w:numId w:val="7"/>
        </w:numPr>
        <w:spacing w:after="0" w:line="240" w:lineRule="auto"/>
        <w:ind w:left="2160"/>
      </w:pPr>
      <w:r>
        <w:t xml:space="preserve">This function is used to delete a MS Band </w:t>
      </w:r>
      <w:r w:rsidR="00B82F96">
        <w:t xml:space="preserve">gyroscope </w:t>
      </w:r>
      <w:r>
        <w:t>record from the database.</w:t>
      </w:r>
    </w:p>
    <w:p w:rsidR="001B3C13" w:rsidRDefault="001B3C13" w:rsidP="00F15F5C">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GetMSBandHeartRate</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get all the MS Band heart rate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InsertMSBandHeartRate</w:t>
      </w:r>
      <w:proofErr w:type="spellEnd"/>
      <w:r>
        <w:t xml:space="preserve"> (</w:t>
      </w:r>
      <w:proofErr w:type="spellStart"/>
      <w:r>
        <w:t>MSBandHeartRate</w:t>
      </w:r>
      <w:proofErr w:type="spellEnd"/>
      <w:r>
        <w:t xml:space="preserve"> </w:t>
      </w:r>
      <w:proofErr w:type="spellStart"/>
      <w:r>
        <w:t>msBandHeartRate</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heart rate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DeleteMSBandHeartRate</w:t>
      </w:r>
      <w:proofErr w:type="spellEnd"/>
      <w:r>
        <w:t xml:space="preserve"> (</w:t>
      </w:r>
      <w:proofErr w:type="spellStart"/>
      <w:r>
        <w:t>int</w:t>
      </w:r>
      <w:proofErr w:type="spellEnd"/>
      <w:r>
        <w:t xml:space="preserve"> </w:t>
      </w:r>
      <w:proofErr w:type="spellStart"/>
      <w:r>
        <w:t>msBandHeartRateId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heart rate record from the database.</w:t>
      </w:r>
    </w:p>
    <w:p w:rsidR="001B3C13" w:rsidRDefault="001B3C13"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GetMSBandDistance</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get all the MS Band distance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InsertMSBandDistance</w:t>
      </w:r>
      <w:proofErr w:type="spellEnd"/>
      <w:r>
        <w:t xml:space="preserve"> (</w:t>
      </w:r>
      <w:proofErr w:type="spellStart"/>
      <w:r>
        <w:t>MSBandDistance</w:t>
      </w:r>
      <w:proofErr w:type="spellEnd"/>
      <w:r>
        <w:t xml:space="preserve"> </w:t>
      </w:r>
      <w:proofErr w:type="spellStart"/>
      <w:r>
        <w:t>msBandDistance</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distance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DeleteMSBandDistance</w:t>
      </w:r>
      <w:proofErr w:type="spellEnd"/>
      <w:r>
        <w:t xml:space="preserve"> (</w:t>
      </w:r>
      <w:proofErr w:type="spellStart"/>
      <w:r>
        <w:t>int</w:t>
      </w:r>
      <w:proofErr w:type="spellEnd"/>
      <w:r>
        <w:t xml:space="preserve"> </w:t>
      </w:r>
      <w:proofErr w:type="spellStart"/>
      <w:r>
        <w:t>msBandDistanceId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distance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lastRenderedPageBreak/>
        <w:t>Public</w:t>
      </w:r>
      <w:r>
        <w:t xml:space="preserve"> </w:t>
      </w:r>
      <w:r>
        <w:rPr>
          <w:b/>
        </w:rPr>
        <w:t>bool</w:t>
      </w:r>
      <w:r>
        <w:t xml:space="preserve"> </w:t>
      </w:r>
      <w:proofErr w:type="spellStart"/>
      <w:r>
        <w:t>GetMSBandPedometer</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get all the MS Band pedometer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InsertMSBandPedometer</w:t>
      </w:r>
      <w:proofErr w:type="spellEnd"/>
      <w:r>
        <w:t xml:space="preserve"> (</w:t>
      </w:r>
      <w:proofErr w:type="spellStart"/>
      <w:r>
        <w:t>MSBandPedometer</w:t>
      </w:r>
      <w:proofErr w:type="spellEnd"/>
      <w:r>
        <w:t xml:space="preserve"> </w:t>
      </w:r>
      <w:proofErr w:type="spellStart"/>
      <w:r>
        <w:t>msBandPedometer</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pedometer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DeleteMSBandPedometer</w:t>
      </w:r>
      <w:proofErr w:type="spellEnd"/>
      <w:r>
        <w:t xml:space="preserve"> (</w:t>
      </w:r>
      <w:proofErr w:type="spellStart"/>
      <w:r>
        <w:t>int</w:t>
      </w:r>
      <w:proofErr w:type="spellEnd"/>
      <w:r>
        <w:t xml:space="preserve"> </w:t>
      </w:r>
      <w:proofErr w:type="spellStart"/>
      <w:r>
        <w:t>msBandPedometerId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pedometer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GetMSBandUVIndex</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get all the MS Band UV index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InsertMSBandUVIndex</w:t>
      </w:r>
      <w:proofErr w:type="spellEnd"/>
      <w:r>
        <w:t xml:space="preserve"> (</w:t>
      </w:r>
      <w:proofErr w:type="spellStart"/>
      <w:r>
        <w:t>MSBandPedometer</w:t>
      </w:r>
      <w:proofErr w:type="spellEnd"/>
      <w:r>
        <w:t xml:space="preserve"> </w:t>
      </w:r>
      <w:proofErr w:type="spellStart"/>
      <w:r>
        <w:t>msBandPedometer</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UV index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DeleteMSBandUVIndex</w:t>
      </w:r>
      <w:proofErr w:type="spellEnd"/>
      <w:r>
        <w:t xml:space="preserve"> (</w:t>
      </w:r>
      <w:proofErr w:type="spellStart"/>
      <w:r>
        <w:t>int</w:t>
      </w:r>
      <w:proofErr w:type="spellEnd"/>
      <w:r>
        <w:t xml:space="preserve"> </w:t>
      </w:r>
      <w:proofErr w:type="spellStart"/>
      <w:r>
        <w:t>msBandUVIndexId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UV index record from the database.</w:t>
      </w:r>
    </w:p>
    <w:p w:rsidR="00B82F96" w:rsidRDefault="00B82F96" w:rsidP="004F5541">
      <w:pPr>
        <w:pStyle w:val="ListParagraph"/>
        <w:keepNext/>
        <w:keepLines/>
        <w:spacing w:after="0" w:line="240" w:lineRule="auto"/>
        <w:ind w:left="1800"/>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GetMSBandTemperature</w:t>
      </w:r>
      <w:proofErr w:type="spellEnd"/>
      <w:r>
        <w:t xml:space="preserve"> (string </w:t>
      </w:r>
      <w:proofErr w:type="spellStart"/>
      <w:r>
        <w:t>patientDataId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get all the MS Band temperature data records from the database using the corresponding patient data record id.</w:t>
      </w:r>
    </w:p>
    <w:p w:rsidR="00B82F96" w:rsidRPr="00CA09C7"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InsertMSBandTemperature</w:t>
      </w:r>
      <w:proofErr w:type="spellEnd"/>
      <w:r>
        <w:t xml:space="preserve"> (</w:t>
      </w:r>
      <w:proofErr w:type="spellStart"/>
      <w:r>
        <w:t>MSBandTemperature</w:t>
      </w:r>
      <w:proofErr w:type="spellEnd"/>
      <w:r>
        <w:t xml:space="preserve"> </w:t>
      </w:r>
      <w:proofErr w:type="spellStart"/>
      <w:r>
        <w:t>msBandTemperature</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add a new MS Band temperature record to the database.</w:t>
      </w:r>
    </w:p>
    <w:p w:rsidR="00B82F96" w:rsidRDefault="00B82F96" w:rsidP="00B82F96">
      <w:pPr>
        <w:keepNext/>
        <w:keepLines/>
        <w:spacing w:after="0" w:line="240" w:lineRule="auto"/>
      </w:pPr>
    </w:p>
    <w:p w:rsidR="00B82F96" w:rsidRDefault="00B82F96" w:rsidP="00B82F96">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DeleteMSBandTemperature</w:t>
      </w:r>
      <w:proofErr w:type="spellEnd"/>
      <w:r>
        <w:t xml:space="preserve"> (</w:t>
      </w:r>
      <w:proofErr w:type="spellStart"/>
      <w:r>
        <w:t>int</w:t>
      </w:r>
      <w:proofErr w:type="spellEnd"/>
      <w:r>
        <w:t xml:space="preserve"> </w:t>
      </w:r>
      <w:proofErr w:type="spellStart"/>
      <w:r>
        <w:t>msBandTemperatureId</w:t>
      </w:r>
      <w:proofErr w:type="spellEnd"/>
      <w:r>
        <w:t>)</w:t>
      </w:r>
    </w:p>
    <w:p w:rsidR="00B82F96" w:rsidRDefault="00B82F96" w:rsidP="00B82F96">
      <w:pPr>
        <w:pStyle w:val="ListParagraph"/>
        <w:keepNext/>
        <w:keepLines/>
        <w:numPr>
          <w:ilvl w:val="1"/>
          <w:numId w:val="7"/>
        </w:numPr>
        <w:spacing w:after="0" w:line="240" w:lineRule="auto"/>
        <w:ind w:left="2160"/>
      </w:pPr>
      <w:r>
        <w:t>This function is used to delete a MS Band temperature record from the database.</w:t>
      </w:r>
    </w:p>
    <w:p w:rsidR="00B82F96" w:rsidRDefault="00B82F96" w:rsidP="004F5541">
      <w:pPr>
        <w:pStyle w:val="ListParagraph"/>
        <w:keepNext/>
        <w:keepLines/>
        <w:spacing w:after="0" w:line="240" w:lineRule="auto"/>
        <w:ind w:left="1800"/>
      </w:pPr>
    </w:p>
    <w:p w:rsidR="00A74B6E" w:rsidRDefault="00A74B6E" w:rsidP="004F5541">
      <w:pPr>
        <w:keepNext/>
        <w:keepLines/>
        <w:spacing w:after="0" w:line="240" w:lineRule="auto"/>
        <w:ind w:left="720"/>
        <w:rPr>
          <w:b/>
        </w:rPr>
      </w:pPr>
      <w:r>
        <w:rPr>
          <w:b/>
        </w:rPr>
        <w:t>Constructors:</w:t>
      </w: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
    <w:p w:rsidR="00A74B6E" w:rsidRPr="003C3B4F" w:rsidRDefault="00A74B6E" w:rsidP="004F5541">
      <w:pPr>
        <w:pStyle w:val="ListParagraph"/>
        <w:keepNext/>
        <w:keepLines/>
        <w:numPr>
          <w:ilvl w:val="1"/>
          <w:numId w:val="14"/>
        </w:numPr>
        <w:spacing w:after="0" w:line="240" w:lineRule="auto"/>
        <w:rPr>
          <w:b/>
        </w:rPr>
      </w:pPr>
      <w:r>
        <w:t>Default constructor</w:t>
      </w:r>
    </w:p>
    <w:p w:rsidR="00A74B6E" w:rsidRPr="003C3B4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(string </w:t>
      </w:r>
      <w:proofErr w:type="spellStart"/>
      <w:r>
        <w:t>url</w:t>
      </w:r>
      <w:proofErr w:type="spellEnd"/>
      <w:r>
        <w:t>)</w:t>
      </w:r>
    </w:p>
    <w:p w:rsidR="00A74B6E" w:rsidRPr="003C3B4F" w:rsidRDefault="00A74B6E" w:rsidP="004F5541">
      <w:pPr>
        <w:pStyle w:val="ListParagraph"/>
        <w:keepNext/>
        <w:keepLines/>
        <w:numPr>
          <w:ilvl w:val="1"/>
          <w:numId w:val="14"/>
        </w:numPr>
        <w:spacing w:after="0" w:line="240" w:lineRule="auto"/>
        <w:rPr>
          <w:b/>
        </w:rPr>
      </w:pPr>
      <w:r>
        <w:t xml:space="preserve">Constructor that accepts the database </w:t>
      </w:r>
      <w:proofErr w:type="spellStart"/>
      <w:proofErr w:type="gramStart"/>
      <w:r>
        <w:t>url</w:t>
      </w:r>
      <w:proofErr w:type="spellEnd"/>
      <w:proofErr w:type="gramEnd"/>
      <w:r>
        <w:t xml:space="preserve"> to construct </w:t>
      </w:r>
      <w:proofErr w:type="spellStart"/>
      <w:r>
        <w:t>db</w:t>
      </w:r>
      <w:proofErr w:type="spellEnd"/>
      <w:r>
        <w:t xml:space="preserve"> context with.</w:t>
      </w:r>
    </w:p>
    <w:p w:rsidR="00A74B6E" w:rsidRPr="0052061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lastRenderedPageBreak/>
        <w:t xml:space="preserve">Public </w:t>
      </w:r>
      <w:proofErr w:type="spellStart"/>
      <w:r>
        <w:t>SQLRespository</w:t>
      </w:r>
      <w:proofErr w:type="spellEnd"/>
      <w:r>
        <w:t xml:space="preserve"> (</w:t>
      </w:r>
      <w:proofErr w:type="spellStart"/>
      <w:r>
        <w:t>DbContext</w:t>
      </w:r>
      <w:proofErr w:type="spellEnd"/>
      <w:r>
        <w:t xml:space="preserve"> context)</w:t>
      </w:r>
    </w:p>
    <w:p w:rsidR="00A74B6E" w:rsidRPr="0052061F" w:rsidRDefault="00A74B6E" w:rsidP="004F5541">
      <w:pPr>
        <w:pStyle w:val="ListParagraph"/>
        <w:keepNext/>
        <w:keepLines/>
        <w:numPr>
          <w:ilvl w:val="1"/>
          <w:numId w:val="14"/>
        </w:numPr>
        <w:spacing w:after="0" w:line="240" w:lineRule="auto"/>
        <w:rPr>
          <w:b/>
        </w:rPr>
      </w:pPr>
      <w:r>
        <w:t xml:space="preserve">Constructor used if </w:t>
      </w:r>
      <w:proofErr w:type="spellStart"/>
      <w:r>
        <w:t>db</w:t>
      </w:r>
      <w:proofErr w:type="spellEnd"/>
      <w:r>
        <w:t xml:space="preserve"> context as already been created.</w:t>
      </w:r>
    </w:p>
    <w:p w:rsidR="00A74B6E" w:rsidRPr="0052061F" w:rsidRDefault="00A74B6E" w:rsidP="004F5541">
      <w:pPr>
        <w:pStyle w:val="ListParagraph"/>
        <w:keepNext/>
        <w:keepLines/>
        <w:spacing w:after="0" w:line="240" w:lineRule="auto"/>
        <w:ind w:left="1800"/>
        <w:rPr>
          <w:b/>
        </w:rPr>
      </w:pPr>
    </w:p>
    <w:p w:rsidR="001252A8" w:rsidRDefault="001252A8">
      <w:pPr>
        <w:rPr>
          <w:b/>
        </w:rPr>
      </w:pPr>
      <w:r>
        <w:rPr>
          <w:b/>
        </w:rPr>
        <w:br w:type="page"/>
      </w:r>
    </w:p>
    <w:p w:rsidR="001252A8" w:rsidRDefault="001252A8" w:rsidP="001252A8">
      <w:pPr>
        <w:pStyle w:val="Heading1"/>
        <w:numPr>
          <w:ilvl w:val="0"/>
          <w:numId w:val="0"/>
        </w:numPr>
        <w:ind w:left="432" w:hanging="432"/>
      </w:pPr>
      <w:bookmarkStart w:id="66" w:name="_Toc437226651"/>
      <w:r>
        <w:lastRenderedPageBreak/>
        <w:t>Appendix A: Data Dictionary</w:t>
      </w:r>
      <w:bookmarkEnd w:id="66"/>
    </w:p>
    <w:p w:rsidR="001252A8" w:rsidRPr="001252A8" w:rsidRDefault="001252A8" w:rsidP="001252A8"/>
    <w:tbl>
      <w:tblPr>
        <w:tblStyle w:val="LightShading-Accent1"/>
        <w:tblW w:w="10048" w:type="dxa"/>
        <w:tblLook w:val="04A0" w:firstRow="1" w:lastRow="0" w:firstColumn="1" w:lastColumn="0" w:noHBand="0" w:noVBand="1"/>
      </w:tblPr>
      <w:tblGrid>
        <w:gridCol w:w="2898"/>
        <w:gridCol w:w="7150"/>
      </w:tblGrid>
      <w:tr w:rsidR="001252A8" w:rsidTr="008D3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Name/Data Type</w:t>
            </w:r>
          </w:p>
        </w:tc>
        <w:tc>
          <w:tcPr>
            <w:tcW w:w="7150" w:type="dxa"/>
          </w:tcPr>
          <w:p w:rsidR="001252A8" w:rsidRDefault="001252A8" w:rsidP="008D31F2">
            <w:pPr>
              <w:keepNext/>
              <w:keepLines/>
              <w:widowControl w:val="0"/>
              <w:cnfStyle w:val="100000000000" w:firstRow="1" w:lastRow="0" w:firstColumn="0" w:lastColumn="0" w:oddVBand="0" w:evenVBand="0" w:oddHBand="0" w:evenHBand="0" w:firstRowFirstColumn="0" w:firstRowLastColumn="0" w:lastRowFirstColumn="0" w:lastRowLastColumn="0"/>
            </w:pPr>
            <w:r>
              <w:t>Description</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Address/string</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 Max: 200 Alphanumeric characters</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Age(years)/</w:t>
            </w:r>
            <w:proofErr w:type="spellStart"/>
            <w:r>
              <w:rPr>
                <w:i/>
              </w:rPr>
              <w:t>int</w:t>
            </w:r>
            <w:proofErr w:type="spellEnd"/>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200 Integers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Dates, Times/</w:t>
            </w:r>
            <w:proofErr w:type="spellStart"/>
            <w:r>
              <w:rPr>
                <w:i/>
              </w:rPr>
              <w:t>DateTime</w:t>
            </w:r>
            <w:proofErr w:type="spellEnd"/>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All dates and times are validated against the </w:t>
            </w:r>
            <w:proofErr w:type="spellStart"/>
            <w:r>
              <w:t>DateTime</w:t>
            </w:r>
            <w:proofErr w:type="spellEnd"/>
            <w:r>
              <w:t xml:space="preserve"> data type</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Email/string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100 Alphanumeric characters (format [*@*.*])</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Ethnicity/</w:t>
            </w:r>
            <w:proofErr w:type="spellStart"/>
            <w:r>
              <w:rPr>
                <w:i/>
              </w:rPr>
              <w:t>PatientEthnicity</w:t>
            </w:r>
            <w:proofErr w:type="spellEnd"/>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list will be provided to the user.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proofErr w:type="spellStart"/>
            <w:r>
              <w:rPr>
                <w:i/>
              </w:rPr>
              <w:t>FirstName</w:t>
            </w:r>
            <w:proofErr w:type="spellEnd"/>
            <w:r>
              <w:rPr>
                <w:i/>
              </w:rPr>
              <w:t>/string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Gender/</w:t>
            </w:r>
            <w:proofErr w:type="spellStart"/>
            <w:r>
              <w:rPr>
                <w:i/>
              </w:rPr>
              <w:t>PatientGender</w:t>
            </w:r>
            <w:proofErr w:type="spellEnd"/>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Male or Female</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Height(inches)/</w:t>
            </w:r>
            <w:proofErr w:type="spellStart"/>
            <w:r>
              <w:rPr>
                <w:i/>
              </w:rPr>
              <w:t>int</w:t>
            </w:r>
            <w:proofErr w:type="spellEnd"/>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200 Integers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ID/GUID</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Globally Unique Identifier (system generated)</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proofErr w:type="spellStart"/>
            <w:r>
              <w:rPr>
                <w:i/>
              </w:rPr>
              <w:t>LastName</w:t>
            </w:r>
            <w:proofErr w:type="spellEnd"/>
            <w:r>
              <w:rPr>
                <w:i/>
              </w:rPr>
              <w:t>/string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Location/</w:t>
            </w:r>
            <w:r>
              <w:t xml:space="preserve"> Region</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drop down of choices will be provided.</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Name/string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Password/string</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12, Max: 50 Alphanumeric characters; must contain (1 upper case letter, 1 lower case letter, one special character, 1 number)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proofErr w:type="spellStart"/>
            <w:r>
              <w:rPr>
                <w:i/>
              </w:rPr>
              <w:t>PhoneNumber</w:t>
            </w:r>
            <w:proofErr w:type="spellEnd"/>
            <w:r>
              <w:rPr>
                <w:i/>
              </w:rPr>
              <w:t>/string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 Max: 15 Alphanumeric characters limited to digits and the following character set [‘(’, ’)’</w:t>
            </w:r>
            <w:proofErr w:type="gramStart"/>
            <w:r>
              <w:t>, ’</w:t>
            </w:r>
            <w:proofErr w:type="gramEnd"/>
            <w:r>
              <w:t xml:space="preserve"> ’, ’-’, ‘.’]</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Race/</w:t>
            </w:r>
            <w:proofErr w:type="spellStart"/>
            <w:r>
              <w:rPr>
                <w:i/>
              </w:rPr>
              <w:t>PatientRace</w:t>
            </w:r>
            <w:proofErr w:type="spellEnd"/>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A list will be provided to the user.</w:t>
            </w:r>
          </w:p>
        </w:tc>
      </w:tr>
      <w:tr w:rsidR="001252A8" w:rsidTr="008D31F2">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Username/string</w:t>
            </w:r>
          </w:p>
        </w:tc>
        <w:tc>
          <w:tcPr>
            <w:tcW w:w="7150" w:type="dxa"/>
          </w:tcPr>
          <w:p w:rsidR="001252A8" w:rsidRDefault="001252A8" w:rsidP="008D31F2">
            <w:pPr>
              <w:keepNext/>
              <w:keepLines/>
              <w:widowControl w:val="0"/>
              <w:cnfStyle w:val="000000000000" w:firstRow="0" w:lastRow="0" w:firstColumn="0" w:lastColumn="0" w:oddVBand="0" w:evenVBand="0" w:oddHBand="0" w:evenHBand="0" w:firstRowFirstColumn="0" w:firstRowLastColumn="0" w:lastRowFirstColumn="0" w:lastRowLastColumn="0"/>
            </w:pPr>
            <w:r>
              <w:t>Min: 12, Max: 50 Alphanumeric characters</w:t>
            </w:r>
          </w:p>
        </w:tc>
      </w:tr>
      <w:tr w:rsidR="001252A8" w:rsidTr="008D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252A8" w:rsidRDefault="001252A8" w:rsidP="008D31F2">
            <w:pPr>
              <w:keepNext/>
              <w:keepLines/>
              <w:widowControl w:val="0"/>
              <w:rPr>
                <w:i/>
              </w:rPr>
            </w:pPr>
            <w:r>
              <w:rPr>
                <w:i/>
              </w:rPr>
              <w:t>Weight(pounds)/float</w:t>
            </w:r>
          </w:p>
        </w:tc>
        <w:tc>
          <w:tcPr>
            <w:tcW w:w="7150" w:type="dxa"/>
          </w:tcPr>
          <w:p w:rsidR="001252A8" w:rsidRDefault="001252A8" w:rsidP="008D31F2">
            <w:pPr>
              <w:keepNext/>
              <w:keepLines/>
              <w:widowControl w:val="0"/>
              <w:cnfStyle w:val="000000100000" w:firstRow="0" w:lastRow="0" w:firstColumn="0" w:lastColumn="0" w:oddVBand="0" w:evenVBand="0" w:oddHBand="1" w:evenHBand="0" w:firstRowFirstColumn="0" w:firstRowLastColumn="0" w:lastRowFirstColumn="0" w:lastRowLastColumn="0"/>
            </w:pPr>
            <w:r>
              <w:t>Min: 1.0 Max: 1,000 Floating point numbers</w:t>
            </w:r>
          </w:p>
        </w:tc>
      </w:tr>
    </w:tbl>
    <w:p w:rsidR="001252A8" w:rsidRDefault="001252A8" w:rsidP="004F5541">
      <w:pPr>
        <w:pStyle w:val="ListParagraph"/>
        <w:keepNext/>
        <w:keepLines/>
        <w:ind w:left="1800"/>
        <w:rPr>
          <w:b/>
        </w:rPr>
      </w:pPr>
    </w:p>
    <w:p w:rsidR="00712B7F" w:rsidRDefault="00712B7F" w:rsidP="00712B7F">
      <w:pPr>
        <w:pStyle w:val="Heading1"/>
        <w:numPr>
          <w:ilvl w:val="0"/>
          <w:numId w:val="0"/>
        </w:numPr>
        <w:ind w:left="432" w:hanging="432"/>
      </w:pPr>
      <w:bookmarkStart w:id="67" w:name="_Toc437226652"/>
      <w:r>
        <w:t xml:space="preserve">Appendix </w:t>
      </w:r>
      <w:r>
        <w:t>B</w:t>
      </w:r>
      <w:r>
        <w:t xml:space="preserve">: </w:t>
      </w:r>
      <w:r>
        <w:t>Traceability Matrix</w:t>
      </w:r>
      <w:bookmarkEnd w:id="67"/>
    </w:p>
    <w:p w:rsidR="00712B7F" w:rsidRPr="00712B7F" w:rsidRDefault="00712B7F" w:rsidP="00712B7F">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55pt" o:ole="">
            <v:imagedata r:id="rId36" o:title=""/>
          </v:shape>
          <o:OLEObject Type="Embed" ProgID="Excel.Sheet.12" ShapeID="_x0000_i1025" DrawAspect="Icon" ObjectID="_1510968542" r:id="rId37"/>
        </w:object>
      </w:r>
    </w:p>
    <w:p w:rsidR="00712B7F" w:rsidRPr="003C3B4F" w:rsidRDefault="00712B7F" w:rsidP="004F5541">
      <w:pPr>
        <w:pStyle w:val="ListParagraph"/>
        <w:keepNext/>
        <w:keepLines/>
        <w:ind w:left="1800"/>
        <w:rPr>
          <w:b/>
        </w:rPr>
      </w:pPr>
    </w:p>
    <w:sectPr w:rsidR="00712B7F" w:rsidRPr="003C3B4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7C5" w:rsidRDefault="008867C5" w:rsidP="0017110C">
      <w:r>
        <w:separator/>
      </w:r>
    </w:p>
  </w:endnote>
  <w:endnote w:type="continuationSeparator" w:id="0">
    <w:p w:rsidR="008867C5" w:rsidRDefault="008867C5"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91F" w:rsidRDefault="008867C5"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54591F" w:rsidRPr="00515BB6" w:rsidRDefault="0054591F"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36697A">
      <w:rPr>
        <w:noProof/>
        <w:snapToGrid w:val="0"/>
      </w:rPr>
      <w:t>12/7/2015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5" w:author="Jimmy Duggan" w:date="2015-12-07T04:42:00Z">
      <w:r w:rsidR="0036697A">
        <w:rPr>
          <w:noProof/>
          <w:snapToGrid w:val="0"/>
        </w:rPr>
        <w:t>4:42:41 AM</w:t>
      </w:r>
    </w:ins>
    <w:del w:id="6" w:author="Jimmy Duggan" w:date="2015-12-07T04:42:00Z">
      <w:r w:rsidR="0069273A" w:rsidDel="0036697A">
        <w:rPr>
          <w:noProof/>
          <w:snapToGrid w:val="0"/>
        </w:rPr>
        <w:delText>3:32:21 AM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36697A">
      <w:rPr>
        <w:rStyle w:val="PageNumber"/>
        <w:noProof/>
      </w:rPr>
      <w:t>ii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91F" w:rsidRDefault="008867C5"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54591F" w:rsidRPr="0017110C" w:rsidRDefault="0054591F"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36697A">
      <w:rPr>
        <w:noProof/>
        <w:snapToGrid w:val="0"/>
      </w:rPr>
      <w:t>12/7/2015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7" w:author="Jimmy Duggan" w:date="2015-12-07T04:42:00Z">
      <w:r w:rsidR="0036697A">
        <w:rPr>
          <w:noProof/>
          <w:snapToGrid w:val="0"/>
        </w:rPr>
        <w:t>4:42:41 AM</w:t>
      </w:r>
    </w:ins>
    <w:del w:id="8" w:author="Jimmy Duggan" w:date="2015-12-07T04:42:00Z">
      <w:r w:rsidR="0069273A" w:rsidDel="0036697A">
        <w:rPr>
          <w:noProof/>
          <w:snapToGrid w:val="0"/>
        </w:rPr>
        <w:delText>3:32:21 AM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36697A">
      <w:rPr>
        <w:rStyle w:val="PageNumber"/>
        <w:noProof/>
      </w:rPr>
      <w:t>1</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7C5" w:rsidRDefault="008867C5" w:rsidP="0017110C">
      <w:r>
        <w:separator/>
      </w:r>
    </w:p>
  </w:footnote>
  <w:footnote w:type="continuationSeparator" w:id="0">
    <w:p w:rsidR="008867C5" w:rsidRDefault="008867C5"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91F" w:rsidRPr="00515BB6" w:rsidRDefault="008867C5"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54591F" w:rsidRPr="00515BB6">
      <w:t>Software Design Specification</w:t>
    </w:r>
  </w:p>
  <w:p w:rsidR="0054591F" w:rsidRDefault="0054591F"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91F" w:rsidRPr="00515BB6" w:rsidRDefault="008867C5"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54591F" w:rsidRPr="00515BB6">
      <w:t>Software Design Specification</w:t>
    </w:r>
  </w:p>
  <w:p w:rsidR="0054591F" w:rsidRDefault="0054591F"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43654E"/>
    <w:multiLevelType w:val="hybridMultilevel"/>
    <w:tmpl w:val="4BE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3451DB"/>
    <w:multiLevelType w:val="hybridMultilevel"/>
    <w:tmpl w:val="A4365B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1"/>
  </w:num>
  <w:num w:numId="6">
    <w:abstractNumId w:val="4"/>
  </w:num>
  <w:num w:numId="7">
    <w:abstractNumId w:val="5"/>
  </w:num>
  <w:num w:numId="8">
    <w:abstractNumId w:val="12"/>
  </w:num>
  <w:num w:numId="9">
    <w:abstractNumId w:val="10"/>
  </w:num>
  <w:num w:numId="10">
    <w:abstractNumId w:val="0"/>
  </w:num>
  <w:num w:numId="11">
    <w:abstractNumId w:val="9"/>
  </w:num>
  <w:num w:numId="12">
    <w:abstractNumId w:val="6"/>
  </w:num>
  <w:num w:numId="13">
    <w:abstractNumId w:val="14"/>
  </w:num>
  <w:num w:numId="14">
    <w:abstractNumId w:val="13"/>
  </w:num>
  <w:num w:numId="15">
    <w:abstractNumId w:val="7"/>
  </w:num>
  <w:num w:numId="1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22A8C"/>
    <w:rsid w:val="00035256"/>
    <w:rsid w:val="0003781E"/>
    <w:rsid w:val="0007031F"/>
    <w:rsid w:val="0007275F"/>
    <w:rsid w:val="000975D2"/>
    <w:rsid w:val="000D5552"/>
    <w:rsid w:val="000F42A1"/>
    <w:rsid w:val="000F7F35"/>
    <w:rsid w:val="001129E1"/>
    <w:rsid w:val="001163F5"/>
    <w:rsid w:val="001252A8"/>
    <w:rsid w:val="001670D1"/>
    <w:rsid w:val="0017110C"/>
    <w:rsid w:val="00171C09"/>
    <w:rsid w:val="00173E55"/>
    <w:rsid w:val="00185338"/>
    <w:rsid w:val="001A383F"/>
    <w:rsid w:val="001A5281"/>
    <w:rsid w:val="001B00C4"/>
    <w:rsid w:val="001B16E7"/>
    <w:rsid w:val="001B3C13"/>
    <w:rsid w:val="001C1550"/>
    <w:rsid w:val="001D332D"/>
    <w:rsid w:val="001E362D"/>
    <w:rsid w:val="001F2595"/>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41892"/>
    <w:rsid w:val="0036697A"/>
    <w:rsid w:val="00382712"/>
    <w:rsid w:val="003868C2"/>
    <w:rsid w:val="003A2D87"/>
    <w:rsid w:val="003C3B4F"/>
    <w:rsid w:val="003C4B11"/>
    <w:rsid w:val="003C706F"/>
    <w:rsid w:val="003E6B4F"/>
    <w:rsid w:val="003F5D6E"/>
    <w:rsid w:val="004207E5"/>
    <w:rsid w:val="00431C3E"/>
    <w:rsid w:val="00432BB9"/>
    <w:rsid w:val="00434E24"/>
    <w:rsid w:val="00440981"/>
    <w:rsid w:val="004551DF"/>
    <w:rsid w:val="00460CF6"/>
    <w:rsid w:val="00491329"/>
    <w:rsid w:val="00496B70"/>
    <w:rsid w:val="00497CB8"/>
    <w:rsid w:val="004B61A3"/>
    <w:rsid w:val="004E0537"/>
    <w:rsid w:val="004F5541"/>
    <w:rsid w:val="00515BB6"/>
    <w:rsid w:val="00541555"/>
    <w:rsid w:val="0054591F"/>
    <w:rsid w:val="00557925"/>
    <w:rsid w:val="00565F75"/>
    <w:rsid w:val="005676C7"/>
    <w:rsid w:val="005A781D"/>
    <w:rsid w:val="005D60DE"/>
    <w:rsid w:val="005E33EA"/>
    <w:rsid w:val="005E7C1F"/>
    <w:rsid w:val="005F0972"/>
    <w:rsid w:val="006401A4"/>
    <w:rsid w:val="00670B30"/>
    <w:rsid w:val="00685161"/>
    <w:rsid w:val="0069273A"/>
    <w:rsid w:val="006F6EE6"/>
    <w:rsid w:val="0070250D"/>
    <w:rsid w:val="00712B7F"/>
    <w:rsid w:val="00721908"/>
    <w:rsid w:val="00737642"/>
    <w:rsid w:val="00744FE5"/>
    <w:rsid w:val="0078229C"/>
    <w:rsid w:val="007B5345"/>
    <w:rsid w:val="007B78DE"/>
    <w:rsid w:val="007C090E"/>
    <w:rsid w:val="007E3E89"/>
    <w:rsid w:val="007F09D4"/>
    <w:rsid w:val="00810349"/>
    <w:rsid w:val="00812105"/>
    <w:rsid w:val="008156F5"/>
    <w:rsid w:val="00831F49"/>
    <w:rsid w:val="0084672C"/>
    <w:rsid w:val="008620AB"/>
    <w:rsid w:val="00881C36"/>
    <w:rsid w:val="008867C5"/>
    <w:rsid w:val="00894DD5"/>
    <w:rsid w:val="008D31F2"/>
    <w:rsid w:val="008D41D6"/>
    <w:rsid w:val="008E5C7B"/>
    <w:rsid w:val="00906EB1"/>
    <w:rsid w:val="00931549"/>
    <w:rsid w:val="00957BA5"/>
    <w:rsid w:val="0096020E"/>
    <w:rsid w:val="009721F8"/>
    <w:rsid w:val="009900AF"/>
    <w:rsid w:val="009A54AF"/>
    <w:rsid w:val="009B2D67"/>
    <w:rsid w:val="009C0C20"/>
    <w:rsid w:val="009C1DA1"/>
    <w:rsid w:val="00A132B0"/>
    <w:rsid w:val="00A1564C"/>
    <w:rsid w:val="00A27D82"/>
    <w:rsid w:val="00A72A82"/>
    <w:rsid w:val="00A74B6E"/>
    <w:rsid w:val="00A76E74"/>
    <w:rsid w:val="00A855E1"/>
    <w:rsid w:val="00AB2A75"/>
    <w:rsid w:val="00AD06D0"/>
    <w:rsid w:val="00B07CB2"/>
    <w:rsid w:val="00B342B8"/>
    <w:rsid w:val="00B50D35"/>
    <w:rsid w:val="00B50D54"/>
    <w:rsid w:val="00B524B5"/>
    <w:rsid w:val="00B81909"/>
    <w:rsid w:val="00B82F96"/>
    <w:rsid w:val="00B84AA1"/>
    <w:rsid w:val="00BA3A47"/>
    <w:rsid w:val="00BC4A9F"/>
    <w:rsid w:val="00BD3375"/>
    <w:rsid w:val="00BE0208"/>
    <w:rsid w:val="00C0027C"/>
    <w:rsid w:val="00C11723"/>
    <w:rsid w:val="00C30035"/>
    <w:rsid w:val="00C30229"/>
    <w:rsid w:val="00C441FA"/>
    <w:rsid w:val="00C52DFE"/>
    <w:rsid w:val="00C669B4"/>
    <w:rsid w:val="00C758B7"/>
    <w:rsid w:val="00C80789"/>
    <w:rsid w:val="00C80C83"/>
    <w:rsid w:val="00C9659E"/>
    <w:rsid w:val="00C97EF9"/>
    <w:rsid w:val="00CB1294"/>
    <w:rsid w:val="00CB3DCD"/>
    <w:rsid w:val="00CC2697"/>
    <w:rsid w:val="00CE4DC8"/>
    <w:rsid w:val="00D23E45"/>
    <w:rsid w:val="00D41266"/>
    <w:rsid w:val="00D51F37"/>
    <w:rsid w:val="00D56F86"/>
    <w:rsid w:val="00D6053C"/>
    <w:rsid w:val="00D7622F"/>
    <w:rsid w:val="00D868C8"/>
    <w:rsid w:val="00D91470"/>
    <w:rsid w:val="00DC638C"/>
    <w:rsid w:val="00DE3E90"/>
    <w:rsid w:val="00DE6FC9"/>
    <w:rsid w:val="00DF4BAA"/>
    <w:rsid w:val="00E17631"/>
    <w:rsid w:val="00E2307C"/>
    <w:rsid w:val="00E4479B"/>
    <w:rsid w:val="00E75173"/>
    <w:rsid w:val="00E82D63"/>
    <w:rsid w:val="00E90171"/>
    <w:rsid w:val="00EA2092"/>
    <w:rsid w:val="00EA28CA"/>
    <w:rsid w:val="00EF4E4C"/>
    <w:rsid w:val="00F15F5C"/>
    <w:rsid w:val="00F42BF2"/>
    <w:rsid w:val="00F70D50"/>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850069870">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282298543">
      <w:bodyDiv w:val="1"/>
      <w:marLeft w:val="0"/>
      <w:marRight w:val="0"/>
      <w:marTop w:val="0"/>
      <w:marBottom w:val="0"/>
      <w:divBdr>
        <w:top w:val="none" w:sz="0" w:space="0" w:color="auto"/>
        <w:left w:val="none" w:sz="0" w:space="0" w:color="auto"/>
        <w:bottom w:val="none" w:sz="0" w:space="0" w:color="auto"/>
        <w:right w:val="none" w:sz="0" w:space="0" w:color="auto"/>
      </w:divBdr>
    </w:div>
    <w:div w:id="149626295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Excel_Worksheet1.xlsx"/><Relationship Id="rId40" Type="http://schemas.microsoft.com/office/2011/relationships/people" Target="people.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emf"/><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9E3F63-AD8D-46C7-8BE9-680E97051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63</Pages>
  <Words>11016</Words>
  <Characters>62797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73666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71</cp:revision>
  <cp:lastPrinted>2015-12-07T04:42:00Z</cp:lastPrinted>
  <dcterms:created xsi:type="dcterms:W3CDTF">2015-10-11T22:13:00Z</dcterms:created>
  <dcterms:modified xsi:type="dcterms:W3CDTF">2015-12-07T04:42:00Z</dcterms:modified>
</cp:coreProperties>
</file>