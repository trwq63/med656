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sdt>
      <w:sdtPr>
        <w:rPr>
          <w:rFonts w:ascii="Times New Roman" w:eastAsiaTheme="minorHAnsi" w:hAnsi="Times New Roman" w:cs="Times New Roman"/>
          <w:color w:val="auto"/>
          <w:spacing w:val="0"/>
          <w:kern w:val="0"/>
          <w:sz w:val="140"/>
          <w:szCs w:val="140"/>
          <w:lang w:eastAsia="en-US"/>
        </w:rPr>
        <w:id w:val="-163322950"/>
        <w:docPartObj>
          <w:docPartGallery w:val="Cover Pages"/>
          <w:docPartUnique/>
        </w:docPartObj>
      </w:sdtPr>
      <w:sdtEndPr>
        <w:rPr>
          <w:sz w:val="24"/>
          <w:szCs w:val="24"/>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515BB6">
            <w:tc>
              <w:tcPr>
                <w:tcW w:w="10296" w:type="dxa"/>
              </w:tcPr>
              <w:p w:rsidR="00515BB6" w:rsidRDefault="0096020E" w:rsidP="0017110C">
                <w:pPr>
                  <w:pStyle w:val="Title"/>
                  <w:rPr>
                    <w:sz w:val="140"/>
                    <w:szCs w:val="140"/>
                  </w:rPr>
                </w:pPr>
                <w:sdt>
                  <w:sdtPr>
                    <w:rPr>
                      <w:sz w:val="96"/>
                      <w:szCs w:val="96"/>
                    </w:rPr>
                    <w:alias w:val="Title"/>
                    <w:id w:val="1934172987"/>
                    <w:dataBinding w:prefixMappings="xmlns:ns0='http://schemas.openxmlformats.org/package/2006/metadata/core-properties' xmlns:ns1='http://purl.org/dc/elements/1.1/'" w:xpath="/ns0:coreProperties[1]/ns1:title[1]" w:storeItemID="{6C3C8BC8-F283-45AE-878A-BAB7291924A1}"/>
                    <w:text/>
                  </w:sdtPr>
                  <w:sdtContent>
                    <w:r w:rsidR="00C80C83">
                      <w:rPr>
                        <w:sz w:val="96"/>
                        <w:szCs w:val="96"/>
                      </w:rPr>
                      <w:t>UAH F</w:t>
                    </w:r>
                    <w:r w:rsidR="00515BB6" w:rsidRPr="00EA2092">
                      <w:rPr>
                        <w:sz w:val="96"/>
                        <w:szCs w:val="96"/>
                      </w:rPr>
                      <w:t>it Vault Software Design Specification</w:t>
                    </w:r>
                  </w:sdtContent>
                </w:sdt>
              </w:p>
            </w:tc>
          </w:tr>
          <w:tr w:rsidR="00515BB6">
            <w:tc>
              <w:tcPr>
                <w:tcW w:w="0" w:type="auto"/>
                <w:vAlign w:val="bottom"/>
              </w:tcPr>
              <w:p w:rsidR="00515BB6" w:rsidRDefault="0096020E" w:rsidP="0017110C">
                <w:pPr>
                  <w:pStyle w:val="Subtitle"/>
                </w:pPr>
                <w:sdt>
                  <w:sdtPr>
                    <w:alias w:val="Subtitle"/>
                    <w:id w:val="-899293849"/>
                    <w:dataBinding w:prefixMappings="xmlns:ns0='http://schemas.openxmlformats.org/package/2006/metadata/core-properties' xmlns:ns1='http://purl.org/dc/elements/1.1/'" w:xpath="/ns0:coreProperties[1]/ns1:subject[1]" w:storeItemID="{6C3C8BC8-F283-45AE-878A-BAB7291924A1}"/>
                    <w:text/>
                  </w:sdtPr>
                  <w:sdtContent>
                    <w:r w:rsidR="001A383F">
                      <w:t>CPE 656/658 Software Studio</w:t>
                    </w:r>
                  </w:sdtContent>
                </w:sdt>
              </w:p>
            </w:tc>
          </w:tr>
          <w:tr w:rsidR="00515BB6">
            <w:trPr>
              <w:trHeight w:val="1152"/>
            </w:trPr>
            <w:tc>
              <w:tcPr>
                <w:tcW w:w="0" w:type="auto"/>
                <w:vAlign w:val="bottom"/>
              </w:tcPr>
              <w:p w:rsidR="00515BB6" w:rsidRPr="00515BB6" w:rsidRDefault="00515BB6" w:rsidP="0017110C">
                <w:r w:rsidRPr="00515BB6">
                  <w:t xml:space="preserve">Timothy R. Wilkins </w:t>
                </w:r>
              </w:p>
              <w:p w:rsidR="00515BB6" w:rsidRPr="00515BB6" w:rsidRDefault="00515BB6" w:rsidP="0017110C">
                <w:r w:rsidRPr="00515BB6">
                  <w:t>Whit J. Sisulak</w:t>
                </w:r>
              </w:p>
              <w:p w:rsidR="00515BB6" w:rsidRPr="00515BB6" w:rsidRDefault="00515BB6" w:rsidP="0017110C">
                <w:r w:rsidRPr="00515BB6">
                  <w:t xml:space="preserve">Glen L. </w:t>
                </w:r>
                <w:proofErr w:type="spellStart"/>
                <w:r w:rsidRPr="00515BB6">
                  <w:t>Riden</w:t>
                </w:r>
                <w:proofErr w:type="spellEnd"/>
              </w:p>
              <w:p w:rsidR="00515BB6" w:rsidRDefault="00515BB6" w:rsidP="0017110C">
                <w:r w:rsidRPr="00515BB6">
                  <w:t>James J. Duggan IV</w:t>
                </w:r>
              </w:p>
            </w:tc>
          </w:tr>
        </w:tbl>
        <w:p w:rsidR="00515BB6" w:rsidRDefault="0096020E" w:rsidP="0017110C">
          <w:r>
            <w:rPr>
              <w:noProof/>
            </w:rPr>
            <w:pict>
              <v:rect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0" o:title="" recolor="t" rotate="t" type="frame"/>
                <v:imagedata recolortarget="#3f3f3f [801]"/>
                <w10:wrap anchorx="page" anchory="page"/>
              </v:rect>
            </w:pict>
          </w:r>
          <w:r>
            <w:rPr>
              <w:noProof/>
            </w:rPr>
            <w:pict>
              <v:shapetype id="_x0000_t202" coordsize="21600,21600" o:spt="202" path="m,l,21600r21600,l21600,xe">
                <v:stroke joinstyle="miter"/>
                <v:path gradientshapeok="t" o:connecttype="rect"/>
              </v:shapetype>
              <v:shape id="Text Box 53" o:spid="_x0000_s1029"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437563760"/>
                        <w:date w:fullDate="2015-11-15T00:00:00Z">
                          <w:dateFormat w:val="M/d/yyyy"/>
                          <w:lid w:val="en-US"/>
                          <w:storeMappedDataAs w:val="dateTime"/>
                          <w:calendar w:val="gregorian"/>
                        </w:date>
                      </w:sdtPr>
                      <w:sdtContent>
                        <w:p w:rsidR="0096020E" w:rsidRDefault="0096020E" w:rsidP="0017110C">
                          <w:pPr>
                            <w:pStyle w:val="Subtitle"/>
                          </w:pPr>
                          <w:del w:id="1" w:author="Jimmy Duggan" w:date="2015-11-14T16:15:00Z">
                            <w:r w:rsidDel="0084672C">
                              <w:delText>11/14/2015</w:delText>
                            </w:r>
                          </w:del>
                          <w:ins w:id="2" w:author="Jimmy Duggan" w:date="2015-11-15T22:47:00Z">
                            <w:r w:rsidR="005D60DE">
                              <w:t>11/15/2015</w:t>
                            </w:r>
                          </w:ins>
                        </w:p>
                      </w:sdtContent>
                    </w:sdt>
                  </w:txbxContent>
                </v:textbox>
                <w10:wrap anchorx="margin" anchory="margin"/>
              </v:shape>
            </w:pict>
          </w:r>
          <w:r>
            <w:rPr>
              <w:noProof/>
            </w:rPr>
            <w:pict>
              <v:rect id="Rectangle 54" o:spid="_x0000_s1028"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w:r>
          <w:r>
            <w:rPr>
              <w:noProof/>
            </w:rPr>
            <w:pict>
              <v:rect id="Rectangle 55" o:spid="_x0000_s1027"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w:r>
          <w:r w:rsidR="00515BB6">
            <w:br w:type="page"/>
          </w:r>
        </w:p>
      </w:sdtContent>
    </w:sdt>
    <w:p w:rsidR="00515BB6" w:rsidRPr="00515BB6" w:rsidRDefault="00515BB6" w:rsidP="00EA2092">
      <w:pPr>
        <w:pStyle w:val="Heading1"/>
        <w:numPr>
          <w:ilvl w:val="0"/>
          <w:numId w:val="0"/>
        </w:numPr>
        <w:ind w:left="432" w:hanging="432"/>
      </w:pPr>
      <w:bookmarkStart w:id="3" w:name="_Toc431750915"/>
      <w:bookmarkStart w:id="4" w:name="_Toc431762509"/>
      <w:bookmarkStart w:id="5" w:name="_Toc435391019"/>
      <w:r w:rsidRPr="00515BB6">
        <w:lastRenderedPageBreak/>
        <w:t>Revision History</w:t>
      </w:r>
      <w:bookmarkEnd w:id="3"/>
      <w:bookmarkEnd w:id="4"/>
      <w:bookmarkEnd w:id="5"/>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0"/>
        <w:gridCol w:w="1620"/>
        <w:gridCol w:w="3790"/>
        <w:gridCol w:w="1790"/>
      </w:tblGrid>
      <w:tr w:rsidR="00515BB6" w:rsidTr="00515BB6">
        <w:tc>
          <w:tcPr>
            <w:tcW w:w="1440" w:type="dxa"/>
            <w:tcBorders>
              <w:top w:val="single" w:sz="4" w:space="0" w:color="auto"/>
              <w:left w:val="single" w:sz="4" w:space="0" w:color="auto"/>
              <w:bottom w:val="single" w:sz="4" w:space="0" w:color="auto"/>
              <w:right w:val="single" w:sz="4" w:space="0" w:color="auto"/>
            </w:tcBorders>
          </w:tcPr>
          <w:p w:rsidR="00515BB6" w:rsidRDefault="00515BB6" w:rsidP="0017110C">
            <w:pPr>
              <w:pStyle w:val="TableHeading"/>
              <w:rPr>
                <w:u w:val="single"/>
              </w:rPr>
            </w:pPr>
            <w:r>
              <w:t>Revision #</w:t>
            </w:r>
          </w:p>
        </w:tc>
        <w:tc>
          <w:tcPr>
            <w:tcW w:w="1620" w:type="dxa"/>
            <w:tcBorders>
              <w:top w:val="single" w:sz="4" w:space="0" w:color="auto"/>
              <w:left w:val="single" w:sz="4" w:space="0" w:color="auto"/>
              <w:bottom w:val="single" w:sz="4" w:space="0" w:color="auto"/>
              <w:right w:val="single" w:sz="4" w:space="0" w:color="auto"/>
            </w:tcBorders>
          </w:tcPr>
          <w:p w:rsidR="00515BB6" w:rsidRDefault="00515BB6" w:rsidP="0017110C">
            <w:pPr>
              <w:pStyle w:val="TableHeading"/>
            </w:pPr>
            <w:r>
              <w:t>Revision Date</w:t>
            </w:r>
          </w:p>
        </w:tc>
        <w:tc>
          <w:tcPr>
            <w:tcW w:w="379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r>
              <w:t>Description of Change</w:t>
            </w:r>
          </w:p>
        </w:tc>
        <w:tc>
          <w:tcPr>
            <w:tcW w:w="179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r>
              <w:t>Author</w:t>
            </w:r>
          </w:p>
        </w:tc>
      </w:tr>
      <w:tr w:rsidR="00515BB6" w:rsidTr="00515BB6">
        <w:tc>
          <w:tcPr>
            <w:tcW w:w="144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r>
              <w:t>0.1</w:t>
            </w:r>
          </w:p>
        </w:tc>
        <w:tc>
          <w:tcPr>
            <w:tcW w:w="1620" w:type="dxa"/>
            <w:tcBorders>
              <w:top w:val="single" w:sz="4" w:space="0" w:color="auto"/>
              <w:left w:val="single" w:sz="4" w:space="0" w:color="auto"/>
              <w:bottom w:val="single" w:sz="4" w:space="0" w:color="auto"/>
              <w:right w:val="single" w:sz="4" w:space="0" w:color="auto"/>
            </w:tcBorders>
          </w:tcPr>
          <w:p w:rsidR="00515BB6" w:rsidRDefault="002E78FD" w:rsidP="0017110C">
            <w:pPr>
              <w:pStyle w:val="BodyText1"/>
            </w:pPr>
            <w:r>
              <w:t>10/12</w:t>
            </w:r>
            <w:r w:rsidR="00515BB6">
              <w:t>/15</w:t>
            </w:r>
          </w:p>
        </w:tc>
        <w:tc>
          <w:tcPr>
            <w:tcW w:w="379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r>
              <w:t>Initial Draft</w:t>
            </w:r>
          </w:p>
        </w:tc>
        <w:tc>
          <w:tcPr>
            <w:tcW w:w="179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r>
              <w:t>J. Duggan</w:t>
            </w:r>
          </w:p>
          <w:p w:rsidR="002E78FD" w:rsidRDefault="002E78FD" w:rsidP="0017110C">
            <w:pPr>
              <w:pStyle w:val="BodyText1"/>
            </w:pPr>
            <w:r>
              <w:t>W. Sisulak</w:t>
            </w:r>
          </w:p>
        </w:tc>
      </w:tr>
      <w:tr w:rsidR="00515BB6" w:rsidTr="00515BB6">
        <w:tc>
          <w:tcPr>
            <w:tcW w:w="1440" w:type="dxa"/>
            <w:tcBorders>
              <w:top w:val="single" w:sz="4" w:space="0" w:color="auto"/>
              <w:left w:val="single" w:sz="4" w:space="0" w:color="auto"/>
              <w:bottom w:val="single" w:sz="4" w:space="0" w:color="auto"/>
              <w:right w:val="single" w:sz="4" w:space="0" w:color="auto"/>
            </w:tcBorders>
          </w:tcPr>
          <w:p w:rsidR="00515BB6" w:rsidRDefault="00C80C83" w:rsidP="0017110C">
            <w:pPr>
              <w:pStyle w:val="BodyText1"/>
            </w:pPr>
            <w:r>
              <w:t>0.2</w:t>
            </w:r>
          </w:p>
        </w:tc>
        <w:tc>
          <w:tcPr>
            <w:tcW w:w="1620" w:type="dxa"/>
            <w:tcBorders>
              <w:top w:val="single" w:sz="4" w:space="0" w:color="auto"/>
              <w:left w:val="single" w:sz="4" w:space="0" w:color="auto"/>
              <w:bottom w:val="single" w:sz="4" w:space="0" w:color="auto"/>
              <w:right w:val="single" w:sz="4" w:space="0" w:color="auto"/>
            </w:tcBorders>
          </w:tcPr>
          <w:p w:rsidR="00515BB6" w:rsidRDefault="00C80C83" w:rsidP="0017110C">
            <w:pPr>
              <w:pStyle w:val="BodyText1"/>
            </w:pPr>
            <w:r>
              <w:t>10/25/15</w:t>
            </w:r>
          </w:p>
        </w:tc>
        <w:tc>
          <w:tcPr>
            <w:tcW w:w="3790" w:type="dxa"/>
            <w:tcBorders>
              <w:top w:val="single" w:sz="4" w:space="0" w:color="auto"/>
              <w:left w:val="single" w:sz="4" w:space="0" w:color="auto"/>
              <w:bottom w:val="single" w:sz="4" w:space="0" w:color="auto"/>
              <w:right w:val="single" w:sz="4" w:space="0" w:color="auto"/>
            </w:tcBorders>
          </w:tcPr>
          <w:p w:rsidR="00515BB6" w:rsidRDefault="00C80C83" w:rsidP="0017110C">
            <w:pPr>
              <w:pStyle w:val="BodyText1"/>
            </w:pPr>
            <w:r>
              <w:t>Updated scope and architecture.  Changed title and file name.</w:t>
            </w:r>
          </w:p>
        </w:tc>
        <w:tc>
          <w:tcPr>
            <w:tcW w:w="1790" w:type="dxa"/>
            <w:tcBorders>
              <w:top w:val="single" w:sz="4" w:space="0" w:color="auto"/>
              <w:left w:val="single" w:sz="4" w:space="0" w:color="auto"/>
              <w:bottom w:val="single" w:sz="4" w:space="0" w:color="auto"/>
              <w:right w:val="single" w:sz="4" w:space="0" w:color="auto"/>
            </w:tcBorders>
          </w:tcPr>
          <w:p w:rsidR="00515BB6" w:rsidRDefault="00C80C83" w:rsidP="0017110C">
            <w:pPr>
              <w:pStyle w:val="BodyText1"/>
            </w:pPr>
            <w:r>
              <w:t>J. Duggan</w:t>
            </w:r>
          </w:p>
          <w:p w:rsidR="00C80C83" w:rsidRDefault="00C80C83" w:rsidP="0017110C">
            <w:pPr>
              <w:pStyle w:val="BodyText1"/>
            </w:pPr>
            <w:r>
              <w:t>W. Sisulak</w:t>
            </w:r>
          </w:p>
        </w:tc>
      </w:tr>
      <w:tr w:rsidR="00515BB6" w:rsidTr="00515BB6">
        <w:tc>
          <w:tcPr>
            <w:tcW w:w="144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0.3</w:t>
            </w:r>
          </w:p>
        </w:tc>
        <w:tc>
          <w:tcPr>
            <w:tcW w:w="162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11/07/15</w:t>
            </w:r>
          </w:p>
        </w:tc>
        <w:tc>
          <w:tcPr>
            <w:tcW w:w="379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Added application framework section. Created detail design section.</w:t>
            </w:r>
          </w:p>
        </w:tc>
        <w:tc>
          <w:tcPr>
            <w:tcW w:w="179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W. Sisulak</w:t>
            </w:r>
          </w:p>
        </w:tc>
      </w:tr>
      <w:tr w:rsidR="00515BB6" w:rsidTr="00515BB6">
        <w:tc>
          <w:tcPr>
            <w:tcW w:w="144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0.4</w:t>
            </w:r>
          </w:p>
        </w:tc>
        <w:tc>
          <w:tcPr>
            <w:tcW w:w="162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11/13/15</w:t>
            </w:r>
          </w:p>
        </w:tc>
        <w:tc>
          <w:tcPr>
            <w:tcW w:w="379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Update scope and architecture overview.</w:t>
            </w:r>
          </w:p>
        </w:tc>
        <w:tc>
          <w:tcPr>
            <w:tcW w:w="179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J. Duggan</w:t>
            </w:r>
          </w:p>
        </w:tc>
      </w:tr>
      <w:tr w:rsidR="00CC2697" w:rsidTr="00515BB6">
        <w:tc>
          <w:tcPr>
            <w:tcW w:w="1440" w:type="dxa"/>
            <w:tcBorders>
              <w:top w:val="single" w:sz="4" w:space="0" w:color="auto"/>
              <w:left w:val="single" w:sz="4" w:space="0" w:color="auto"/>
              <w:bottom w:val="single" w:sz="4" w:space="0" w:color="auto"/>
              <w:right w:val="single" w:sz="4" w:space="0" w:color="auto"/>
            </w:tcBorders>
          </w:tcPr>
          <w:p w:rsidR="00CC2697" w:rsidRDefault="00CC2697" w:rsidP="0017110C">
            <w:pPr>
              <w:pStyle w:val="BodyText1"/>
            </w:pPr>
            <w:r>
              <w:t>0.5</w:t>
            </w:r>
          </w:p>
        </w:tc>
        <w:tc>
          <w:tcPr>
            <w:tcW w:w="1620" w:type="dxa"/>
            <w:tcBorders>
              <w:top w:val="single" w:sz="4" w:space="0" w:color="auto"/>
              <w:left w:val="single" w:sz="4" w:space="0" w:color="auto"/>
              <w:bottom w:val="single" w:sz="4" w:space="0" w:color="auto"/>
              <w:right w:val="single" w:sz="4" w:space="0" w:color="auto"/>
            </w:tcBorders>
          </w:tcPr>
          <w:p w:rsidR="00CC2697" w:rsidRDefault="00CC2697" w:rsidP="0017110C">
            <w:pPr>
              <w:pStyle w:val="BodyText1"/>
            </w:pPr>
            <w:r>
              <w:t>11/14/15</w:t>
            </w:r>
          </w:p>
        </w:tc>
        <w:tc>
          <w:tcPr>
            <w:tcW w:w="3790" w:type="dxa"/>
            <w:tcBorders>
              <w:top w:val="single" w:sz="4" w:space="0" w:color="auto"/>
              <w:left w:val="single" w:sz="4" w:space="0" w:color="auto"/>
              <w:bottom w:val="single" w:sz="4" w:space="0" w:color="auto"/>
              <w:right w:val="single" w:sz="4" w:space="0" w:color="auto"/>
            </w:tcBorders>
          </w:tcPr>
          <w:p w:rsidR="00CC2697" w:rsidRDefault="00CC2697" w:rsidP="0017110C">
            <w:pPr>
              <w:pStyle w:val="BodyText1"/>
            </w:pPr>
            <w:r>
              <w:t xml:space="preserve">Added detailed design for </w:t>
            </w:r>
            <w:proofErr w:type="spellStart"/>
            <w:r>
              <w:t>SelectDataController</w:t>
            </w:r>
            <w:proofErr w:type="spellEnd"/>
            <w:r>
              <w:t xml:space="preserve"> and </w:t>
            </w:r>
            <w:proofErr w:type="spellStart"/>
            <w:r>
              <w:t>SelectActivityController</w:t>
            </w:r>
            <w:proofErr w:type="spellEnd"/>
            <w:r>
              <w:t xml:space="preserve">.  Added detailed design for Activity Model and </w:t>
            </w:r>
            <w:proofErr w:type="spellStart"/>
            <w:r>
              <w:t>ActivityType</w:t>
            </w:r>
            <w:proofErr w:type="spellEnd"/>
            <w:r>
              <w:t xml:space="preserve"> enumeration.</w:t>
            </w:r>
          </w:p>
        </w:tc>
        <w:tc>
          <w:tcPr>
            <w:tcW w:w="1790" w:type="dxa"/>
            <w:tcBorders>
              <w:top w:val="single" w:sz="4" w:space="0" w:color="auto"/>
              <w:left w:val="single" w:sz="4" w:space="0" w:color="auto"/>
              <w:bottom w:val="single" w:sz="4" w:space="0" w:color="auto"/>
              <w:right w:val="single" w:sz="4" w:space="0" w:color="auto"/>
            </w:tcBorders>
          </w:tcPr>
          <w:p w:rsidR="00CC2697" w:rsidRDefault="00CC2697" w:rsidP="0017110C">
            <w:pPr>
              <w:pStyle w:val="BodyText1"/>
            </w:pPr>
            <w:r>
              <w:t>W. Sisulak</w:t>
            </w:r>
          </w:p>
        </w:tc>
      </w:tr>
      <w:tr w:rsidR="005D60DE" w:rsidTr="00515BB6">
        <w:trPr>
          <w:ins w:id="6" w:author="Jimmy Duggan" w:date="2015-11-15T22:45:00Z"/>
        </w:trPr>
        <w:tc>
          <w:tcPr>
            <w:tcW w:w="1440" w:type="dxa"/>
            <w:tcBorders>
              <w:top w:val="single" w:sz="4" w:space="0" w:color="auto"/>
              <w:left w:val="single" w:sz="4" w:space="0" w:color="auto"/>
              <w:bottom w:val="single" w:sz="4" w:space="0" w:color="auto"/>
              <w:right w:val="single" w:sz="4" w:space="0" w:color="auto"/>
            </w:tcBorders>
          </w:tcPr>
          <w:p w:rsidR="005D60DE" w:rsidRDefault="005D60DE" w:rsidP="0017110C">
            <w:pPr>
              <w:pStyle w:val="BodyText1"/>
              <w:rPr>
                <w:ins w:id="7" w:author="Jimmy Duggan" w:date="2015-11-15T22:45:00Z"/>
              </w:rPr>
            </w:pPr>
            <w:ins w:id="8" w:author="Jimmy Duggan" w:date="2015-11-15T22:45:00Z">
              <w:r>
                <w:t>0.6</w:t>
              </w:r>
            </w:ins>
          </w:p>
        </w:tc>
        <w:tc>
          <w:tcPr>
            <w:tcW w:w="1620" w:type="dxa"/>
            <w:tcBorders>
              <w:top w:val="single" w:sz="4" w:space="0" w:color="auto"/>
              <w:left w:val="single" w:sz="4" w:space="0" w:color="auto"/>
              <w:bottom w:val="single" w:sz="4" w:space="0" w:color="auto"/>
              <w:right w:val="single" w:sz="4" w:space="0" w:color="auto"/>
            </w:tcBorders>
          </w:tcPr>
          <w:p w:rsidR="005D60DE" w:rsidRDefault="005D60DE" w:rsidP="0017110C">
            <w:pPr>
              <w:pStyle w:val="BodyText1"/>
              <w:rPr>
                <w:ins w:id="9" w:author="Jimmy Duggan" w:date="2015-11-15T22:45:00Z"/>
              </w:rPr>
            </w:pPr>
            <w:ins w:id="10" w:author="Jimmy Duggan" w:date="2015-11-15T22:45:00Z">
              <w:r>
                <w:t>11/15/15</w:t>
              </w:r>
            </w:ins>
          </w:p>
        </w:tc>
        <w:tc>
          <w:tcPr>
            <w:tcW w:w="3790" w:type="dxa"/>
            <w:tcBorders>
              <w:top w:val="single" w:sz="4" w:space="0" w:color="auto"/>
              <w:left w:val="single" w:sz="4" w:space="0" w:color="auto"/>
              <w:bottom w:val="single" w:sz="4" w:space="0" w:color="auto"/>
              <w:right w:val="single" w:sz="4" w:space="0" w:color="auto"/>
            </w:tcBorders>
          </w:tcPr>
          <w:p w:rsidR="005D60DE" w:rsidRDefault="005D60DE" w:rsidP="0017110C">
            <w:pPr>
              <w:pStyle w:val="BodyText1"/>
              <w:rPr>
                <w:ins w:id="11" w:author="Jimmy Duggan" w:date="2015-11-15T22:45:00Z"/>
              </w:rPr>
            </w:pPr>
            <w:ins w:id="12" w:author="Jimmy Duggan" w:date="2015-11-15T22:45:00Z">
              <w:r>
                <w:t xml:space="preserve">Added several new enumerations.  Added detailed design for all the various system user objects.  Added </w:t>
              </w:r>
              <w:proofErr w:type="gramStart"/>
              <w:r>
                <w:t>experiment object</w:t>
              </w:r>
              <w:proofErr w:type="gramEnd"/>
              <w:r>
                <w:t xml:space="preserve"> design.  Created structure and relationship section with description of data ingestion feature.</w:t>
              </w:r>
            </w:ins>
          </w:p>
        </w:tc>
        <w:tc>
          <w:tcPr>
            <w:tcW w:w="1790" w:type="dxa"/>
            <w:tcBorders>
              <w:top w:val="single" w:sz="4" w:space="0" w:color="auto"/>
              <w:left w:val="single" w:sz="4" w:space="0" w:color="auto"/>
              <w:bottom w:val="single" w:sz="4" w:space="0" w:color="auto"/>
              <w:right w:val="single" w:sz="4" w:space="0" w:color="auto"/>
            </w:tcBorders>
          </w:tcPr>
          <w:p w:rsidR="005D60DE" w:rsidRDefault="005D60DE" w:rsidP="0017110C">
            <w:pPr>
              <w:pStyle w:val="BodyText1"/>
              <w:rPr>
                <w:ins w:id="13" w:author="Jimmy Duggan" w:date="2015-11-15T22:45:00Z"/>
              </w:rPr>
            </w:pPr>
            <w:ins w:id="14" w:author="Jimmy Duggan" w:date="2015-11-15T22:47:00Z">
              <w:r>
                <w:t>J. Duggan</w:t>
              </w:r>
            </w:ins>
          </w:p>
        </w:tc>
      </w:tr>
    </w:tbl>
    <w:p w:rsidR="00515BB6" w:rsidRDefault="00515BB6" w:rsidP="00EA2092">
      <w:pPr>
        <w:pStyle w:val="Heading1"/>
        <w:numPr>
          <w:ilvl w:val="0"/>
          <w:numId w:val="0"/>
        </w:numPr>
        <w:ind w:left="432"/>
      </w:pPr>
    </w:p>
    <w:p w:rsidR="00515BB6" w:rsidRDefault="00515BB6" w:rsidP="0017110C">
      <w:pPr>
        <w:rPr>
          <w:rFonts w:asciiTheme="majorHAnsi" w:eastAsiaTheme="majorEastAsia" w:hAnsiTheme="majorHAnsi" w:cstheme="majorBidi"/>
          <w:color w:val="365F91" w:themeColor="accent1" w:themeShade="BF"/>
          <w:sz w:val="36"/>
          <w:szCs w:val="36"/>
        </w:rPr>
      </w:pPr>
      <w:r>
        <w:br w:type="page"/>
      </w:r>
    </w:p>
    <w:bookmarkStart w:id="15" w:name="_Toc435391020" w:displacedByCustomXml="next"/>
    <w:sdt>
      <w:sdtPr>
        <w:rPr>
          <w:rFonts w:ascii="Times New Roman" w:eastAsiaTheme="minorHAnsi" w:hAnsi="Times New Roman" w:cs="Times New Roman"/>
          <w:b w:val="0"/>
          <w:bCs w:val="0"/>
          <w:color w:val="auto"/>
          <w:sz w:val="24"/>
          <w:szCs w:val="24"/>
        </w:rPr>
        <w:id w:val="1079721431"/>
        <w:docPartObj>
          <w:docPartGallery w:val="Table of Contents"/>
          <w:docPartUnique/>
        </w:docPartObj>
      </w:sdtPr>
      <w:sdtEndPr>
        <w:rPr>
          <w:noProof/>
        </w:rPr>
      </w:sdtEndPr>
      <w:sdtContent>
        <w:p w:rsidR="00515BB6" w:rsidRPr="00515BB6" w:rsidRDefault="00515BB6" w:rsidP="00EA2092">
          <w:pPr>
            <w:pStyle w:val="Heading1"/>
            <w:numPr>
              <w:ilvl w:val="0"/>
              <w:numId w:val="0"/>
            </w:numPr>
            <w:ind w:left="432" w:hanging="432"/>
            <w:rPr>
              <w:rStyle w:val="Heading1Char"/>
            </w:rPr>
          </w:pPr>
          <w:r w:rsidRPr="00515BB6">
            <w:rPr>
              <w:rStyle w:val="Heading1Char"/>
            </w:rPr>
            <w:t>Table of Contents</w:t>
          </w:r>
          <w:bookmarkEnd w:id="15"/>
        </w:p>
        <w:p w:rsidR="00CB1294" w:rsidRDefault="009721F8">
          <w:pPr>
            <w:pStyle w:val="TOC1"/>
            <w:tabs>
              <w:tab w:val="right" w:leader="dot" w:pos="9350"/>
            </w:tabs>
            <w:rPr>
              <w:ins w:id="16" w:author="Jimmy Duggan" w:date="2015-11-15T22:48:00Z"/>
              <w:rFonts w:asciiTheme="minorHAnsi" w:eastAsiaTheme="minorEastAsia" w:hAnsiTheme="minorHAnsi" w:cstheme="minorBidi"/>
              <w:noProof/>
              <w:sz w:val="22"/>
              <w:szCs w:val="22"/>
            </w:rPr>
          </w:pPr>
          <w:r>
            <w:fldChar w:fldCharType="begin"/>
          </w:r>
          <w:r w:rsidR="001670D1">
            <w:instrText xml:space="preserve"> TOC \o "1-</w:instrText>
          </w:r>
          <w:ins w:id="17" w:author="Jimmy Duggan" w:date="2015-11-15T22:47:00Z">
            <w:r w:rsidR="005D60DE">
              <w:instrText>3</w:instrText>
            </w:r>
          </w:ins>
          <w:del w:id="18" w:author="Jimmy Duggan" w:date="2015-11-15T22:47:00Z">
            <w:r w:rsidR="001670D1" w:rsidDel="005D60DE">
              <w:delInstrText>2</w:delInstrText>
            </w:r>
          </w:del>
          <w:r w:rsidR="00515BB6">
            <w:instrText xml:space="preserve">" \h \z \u </w:instrText>
          </w:r>
          <w:r>
            <w:fldChar w:fldCharType="separate"/>
          </w:r>
          <w:ins w:id="19" w:author="Jimmy Duggan" w:date="2015-11-15T22:48:00Z">
            <w:r w:rsidR="00CB1294" w:rsidRPr="001329A2">
              <w:rPr>
                <w:rStyle w:val="Hyperlink"/>
                <w:noProof/>
              </w:rPr>
              <w:fldChar w:fldCharType="begin"/>
            </w:r>
            <w:r w:rsidR="00CB1294" w:rsidRPr="001329A2">
              <w:rPr>
                <w:rStyle w:val="Hyperlink"/>
                <w:noProof/>
              </w:rPr>
              <w:instrText xml:space="preserve"> </w:instrText>
            </w:r>
            <w:r w:rsidR="00CB1294">
              <w:rPr>
                <w:noProof/>
              </w:rPr>
              <w:instrText>HYPERLINK \l "_Toc435391019"</w:instrText>
            </w:r>
            <w:r w:rsidR="00CB1294" w:rsidRPr="001329A2">
              <w:rPr>
                <w:rStyle w:val="Hyperlink"/>
                <w:noProof/>
              </w:rPr>
              <w:instrText xml:space="preserve"> </w:instrText>
            </w:r>
            <w:r w:rsidR="00CB1294" w:rsidRPr="001329A2">
              <w:rPr>
                <w:rStyle w:val="Hyperlink"/>
                <w:noProof/>
              </w:rPr>
            </w:r>
            <w:r w:rsidR="00CB1294" w:rsidRPr="001329A2">
              <w:rPr>
                <w:rStyle w:val="Hyperlink"/>
                <w:noProof/>
              </w:rPr>
              <w:fldChar w:fldCharType="separate"/>
            </w:r>
            <w:r w:rsidR="00CB1294" w:rsidRPr="001329A2">
              <w:rPr>
                <w:rStyle w:val="Hyperlink"/>
                <w:noProof/>
              </w:rPr>
              <w:t>Revision History</w:t>
            </w:r>
            <w:r w:rsidR="00CB1294">
              <w:rPr>
                <w:noProof/>
                <w:webHidden/>
              </w:rPr>
              <w:tab/>
            </w:r>
            <w:r w:rsidR="00CB1294">
              <w:rPr>
                <w:noProof/>
                <w:webHidden/>
              </w:rPr>
              <w:fldChar w:fldCharType="begin"/>
            </w:r>
            <w:r w:rsidR="00CB1294">
              <w:rPr>
                <w:noProof/>
                <w:webHidden/>
              </w:rPr>
              <w:instrText xml:space="preserve"> PAGEREF _Toc435391019 \h </w:instrText>
            </w:r>
            <w:r w:rsidR="00CB1294">
              <w:rPr>
                <w:noProof/>
                <w:webHidden/>
              </w:rPr>
            </w:r>
          </w:ins>
          <w:r w:rsidR="00CB1294">
            <w:rPr>
              <w:noProof/>
              <w:webHidden/>
            </w:rPr>
            <w:fldChar w:fldCharType="separate"/>
          </w:r>
          <w:ins w:id="20" w:author="Jimmy Duggan" w:date="2015-11-15T22:48:00Z">
            <w:r w:rsidR="00CB1294">
              <w:rPr>
                <w:noProof/>
                <w:webHidden/>
              </w:rPr>
              <w:t>i</w:t>
            </w:r>
            <w:r w:rsidR="00CB1294">
              <w:rPr>
                <w:noProof/>
                <w:webHidden/>
              </w:rPr>
              <w:fldChar w:fldCharType="end"/>
            </w:r>
            <w:r w:rsidR="00CB1294" w:rsidRPr="001329A2">
              <w:rPr>
                <w:rStyle w:val="Hyperlink"/>
                <w:noProof/>
              </w:rPr>
              <w:fldChar w:fldCharType="end"/>
            </w:r>
          </w:ins>
        </w:p>
        <w:p w:rsidR="00CB1294" w:rsidRDefault="00CB1294">
          <w:pPr>
            <w:pStyle w:val="TOC1"/>
            <w:tabs>
              <w:tab w:val="right" w:leader="dot" w:pos="9350"/>
            </w:tabs>
            <w:rPr>
              <w:ins w:id="21" w:author="Jimmy Duggan" w:date="2015-11-15T22:48:00Z"/>
              <w:rFonts w:asciiTheme="minorHAnsi" w:eastAsiaTheme="minorEastAsia" w:hAnsiTheme="minorHAnsi" w:cstheme="minorBidi"/>
              <w:noProof/>
              <w:sz w:val="22"/>
              <w:szCs w:val="22"/>
            </w:rPr>
          </w:pPr>
          <w:ins w:id="22" w:author="Jimmy Duggan" w:date="2015-11-15T22:48:00Z">
            <w:r w:rsidRPr="001329A2">
              <w:rPr>
                <w:rStyle w:val="Hyperlink"/>
                <w:noProof/>
              </w:rPr>
              <w:fldChar w:fldCharType="begin"/>
            </w:r>
            <w:r w:rsidRPr="001329A2">
              <w:rPr>
                <w:rStyle w:val="Hyperlink"/>
                <w:noProof/>
              </w:rPr>
              <w:instrText xml:space="preserve"> </w:instrText>
            </w:r>
            <w:r>
              <w:rPr>
                <w:noProof/>
              </w:rPr>
              <w:instrText>HYPERLINK \l "_Toc435391020"</w:instrText>
            </w:r>
            <w:r w:rsidRPr="001329A2">
              <w:rPr>
                <w:rStyle w:val="Hyperlink"/>
                <w:noProof/>
              </w:rPr>
              <w:instrText xml:space="preserve"> </w:instrText>
            </w:r>
            <w:r w:rsidRPr="001329A2">
              <w:rPr>
                <w:rStyle w:val="Hyperlink"/>
                <w:noProof/>
              </w:rPr>
            </w:r>
            <w:r w:rsidRPr="001329A2">
              <w:rPr>
                <w:rStyle w:val="Hyperlink"/>
                <w:noProof/>
              </w:rPr>
              <w:fldChar w:fldCharType="separate"/>
            </w:r>
            <w:r w:rsidRPr="001329A2">
              <w:rPr>
                <w:rStyle w:val="Hyperlink"/>
                <w:noProof/>
              </w:rPr>
              <w:t>Table of Contents</w:t>
            </w:r>
            <w:r>
              <w:rPr>
                <w:noProof/>
                <w:webHidden/>
              </w:rPr>
              <w:tab/>
            </w:r>
            <w:r>
              <w:rPr>
                <w:noProof/>
                <w:webHidden/>
              </w:rPr>
              <w:fldChar w:fldCharType="begin"/>
            </w:r>
            <w:r>
              <w:rPr>
                <w:noProof/>
                <w:webHidden/>
              </w:rPr>
              <w:instrText xml:space="preserve"> PAGEREF _Toc435391020 \h </w:instrText>
            </w:r>
            <w:r>
              <w:rPr>
                <w:noProof/>
                <w:webHidden/>
              </w:rPr>
            </w:r>
          </w:ins>
          <w:r>
            <w:rPr>
              <w:noProof/>
              <w:webHidden/>
            </w:rPr>
            <w:fldChar w:fldCharType="separate"/>
          </w:r>
          <w:ins w:id="23" w:author="Jimmy Duggan" w:date="2015-11-15T22:48:00Z">
            <w:r>
              <w:rPr>
                <w:noProof/>
                <w:webHidden/>
              </w:rPr>
              <w:t>ii</w:t>
            </w:r>
            <w:r>
              <w:rPr>
                <w:noProof/>
                <w:webHidden/>
              </w:rPr>
              <w:fldChar w:fldCharType="end"/>
            </w:r>
            <w:r w:rsidRPr="001329A2">
              <w:rPr>
                <w:rStyle w:val="Hyperlink"/>
                <w:noProof/>
              </w:rPr>
              <w:fldChar w:fldCharType="end"/>
            </w:r>
          </w:ins>
        </w:p>
        <w:p w:rsidR="00CB1294" w:rsidRDefault="00CB1294">
          <w:pPr>
            <w:pStyle w:val="TOC1"/>
            <w:tabs>
              <w:tab w:val="left" w:pos="480"/>
              <w:tab w:val="right" w:leader="dot" w:pos="9350"/>
            </w:tabs>
            <w:rPr>
              <w:ins w:id="24" w:author="Jimmy Duggan" w:date="2015-11-15T22:48:00Z"/>
              <w:rFonts w:asciiTheme="minorHAnsi" w:eastAsiaTheme="minorEastAsia" w:hAnsiTheme="minorHAnsi" w:cstheme="minorBidi"/>
              <w:noProof/>
              <w:sz w:val="22"/>
              <w:szCs w:val="22"/>
            </w:rPr>
          </w:pPr>
          <w:ins w:id="25" w:author="Jimmy Duggan" w:date="2015-11-15T22:48:00Z">
            <w:r w:rsidRPr="001329A2">
              <w:rPr>
                <w:rStyle w:val="Hyperlink"/>
                <w:noProof/>
              </w:rPr>
              <w:fldChar w:fldCharType="begin"/>
            </w:r>
            <w:r w:rsidRPr="001329A2">
              <w:rPr>
                <w:rStyle w:val="Hyperlink"/>
                <w:noProof/>
              </w:rPr>
              <w:instrText xml:space="preserve"> </w:instrText>
            </w:r>
            <w:r>
              <w:rPr>
                <w:noProof/>
              </w:rPr>
              <w:instrText>HYPERLINK \l "_Toc435391021"</w:instrText>
            </w:r>
            <w:r w:rsidRPr="001329A2">
              <w:rPr>
                <w:rStyle w:val="Hyperlink"/>
                <w:noProof/>
              </w:rPr>
              <w:instrText xml:space="preserve"> </w:instrText>
            </w:r>
            <w:r w:rsidRPr="001329A2">
              <w:rPr>
                <w:rStyle w:val="Hyperlink"/>
                <w:noProof/>
              </w:rPr>
            </w:r>
            <w:r w:rsidRPr="001329A2">
              <w:rPr>
                <w:rStyle w:val="Hyperlink"/>
                <w:noProof/>
              </w:rPr>
              <w:fldChar w:fldCharType="separate"/>
            </w:r>
            <w:r w:rsidRPr="001329A2">
              <w:rPr>
                <w:rStyle w:val="Hyperlink"/>
                <w:noProof/>
              </w:rPr>
              <w:t>1</w:t>
            </w:r>
            <w:r>
              <w:rPr>
                <w:rFonts w:asciiTheme="minorHAnsi" w:eastAsiaTheme="minorEastAsia" w:hAnsiTheme="minorHAnsi" w:cstheme="minorBidi"/>
                <w:noProof/>
                <w:sz w:val="22"/>
                <w:szCs w:val="22"/>
              </w:rPr>
              <w:tab/>
            </w:r>
            <w:r w:rsidRPr="001329A2">
              <w:rPr>
                <w:rStyle w:val="Hyperlink"/>
                <w:noProof/>
              </w:rPr>
              <w:t>Introduction</w:t>
            </w:r>
            <w:r>
              <w:rPr>
                <w:noProof/>
                <w:webHidden/>
              </w:rPr>
              <w:tab/>
            </w:r>
            <w:r>
              <w:rPr>
                <w:noProof/>
                <w:webHidden/>
              </w:rPr>
              <w:fldChar w:fldCharType="begin"/>
            </w:r>
            <w:r>
              <w:rPr>
                <w:noProof/>
                <w:webHidden/>
              </w:rPr>
              <w:instrText xml:space="preserve"> PAGEREF _Toc435391021 \h </w:instrText>
            </w:r>
            <w:r>
              <w:rPr>
                <w:noProof/>
                <w:webHidden/>
              </w:rPr>
            </w:r>
          </w:ins>
          <w:r>
            <w:rPr>
              <w:noProof/>
              <w:webHidden/>
            </w:rPr>
            <w:fldChar w:fldCharType="separate"/>
          </w:r>
          <w:ins w:id="26" w:author="Jimmy Duggan" w:date="2015-11-15T22:48:00Z">
            <w:r>
              <w:rPr>
                <w:noProof/>
                <w:webHidden/>
              </w:rPr>
              <w:t>1</w:t>
            </w:r>
            <w:r>
              <w:rPr>
                <w:noProof/>
                <w:webHidden/>
              </w:rPr>
              <w:fldChar w:fldCharType="end"/>
            </w:r>
            <w:r w:rsidRPr="001329A2">
              <w:rPr>
                <w:rStyle w:val="Hyperlink"/>
                <w:noProof/>
              </w:rPr>
              <w:fldChar w:fldCharType="end"/>
            </w:r>
          </w:ins>
        </w:p>
        <w:p w:rsidR="00CB1294" w:rsidRDefault="00CB1294">
          <w:pPr>
            <w:pStyle w:val="TOC2"/>
            <w:tabs>
              <w:tab w:val="left" w:pos="880"/>
              <w:tab w:val="right" w:leader="dot" w:pos="9350"/>
            </w:tabs>
            <w:rPr>
              <w:ins w:id="27" w:author="Jimmy Duggan" w:date="2015-11-15T22:48:00Z"/>
              <w:rFonts w:asciiTheme="minorHAnsi" w:eastAsiaTheme="minorEastAsia" w:hAnsiTheme="minorHAnsi" w:cstheme="minorBidi"/>
              <w:noProof/>
              <w:sz w:val="22"/>
              <w:szCs w:val="22"/>
            </w:rPr>
          </w:pPr>
          <w:ins w:id="28" w:author="Jimmy Duggan" w:date="2015-11-15T22:48:00Z">
            <w:r w:rsidRPr="001329A2">
              <w:rPr>
                <w:rStyle w:val="Hyperlink"/>
                <w:noProof/>
              </w:rPr>
              <w:fldChar w:fldCharType="begin"/>
            </w:r>
            <w:r w:rsidRPr="001329A2">
              <w:rPr>
                <w:rStyle w:val="Hyperlink"/>
                <w:noProof/>
              </w:rPr>
              <w:instrText xml:space="preserve"> </w:instrText>
            </w:r>
            <w:r>
              <w:rPr>
                <w:noProof/>
              </w:rPr>
              <w:instrText>HYPERLINK \l "_Toc435391022"</w:instrText>
            </w:r>
            <w:r w:rsidRPr="001329A2">
              <w:rPr>
                <w:rStyle w:val="Hyperlink"/>
                <w:noProof/>
              </w:rPr>
              <w:instrText xml:space="preserve"> </w:instrText>
            </w:r>
            <w:r w:rsidRPr="001329A2">
              <w:rPr>
                <w:rStyle w:val="Hyperlink"/>
                <w:noProof/>
              </w:rPr>
            </w:r>
            <w:r w:rsidRPr="001329A2">
              <w:rPr>
                <w:rStyle w:val="Hyperlink"/>
                <w:noProof/>
              </w:rPr>
              <w:fldChar w:fldCharType="separate"/>
            </w:r>
            <w:r w:rsidRPr="001329A2">
              <w:rPr>
                <w:rStyle w:val="Hyperlink"/>
                <w:noProof/>
              </w:rPr>
              <w:t>1.1</w:t>
            </w:r>
            <w:r>
              <w:rPr>
                <w:rFonts w:asciiTheme="minorHAnsi" w:eastAsiaTheme="minorEastAsia" w:hAnsiTheme="minorHAnsi" w:cstheme="minorBidi"/>
                <w:noProof/>
                <w:sz w:val="22"/>
                <w:szCs w:val="22"/>
              </w:rPr>
              <w:tab/>
            </w:r>
            <w:r w:rsidRPr="001329A2">
              <w:rPr>
                <w:rStyle w:val="Hyperlink"/>
                <w:noProof/>
              </w:rPr>
              <w:t>Purpose</w:t>
            </w:r>
            <w:r>
              <w:rPr>
                <w:noProof/>
                <w:webHidden/>
              </w:rPr>
              <w:tab/>
            </w:r>
            <w:r>
              <w:rPr>
                <w:noProof/>
                <w:webHidden/>
              </w:rPr>
              <w:fldChar w:fldCharType="begin"/>
            </w:r>
            <w:r>
              <w:rPr>
                <w:noProof/>
                <w:webHidden/>
              </w:rPr>
              <w:instrText xml:space="preserve"> PAGEREF _Toc435391022 \h </w:instrText>
            </w:r>
            <w:r>
              <w:rPr>
                <w:noProof/>
                <w:webHidden/>
              </w:rPr>
            </w:r>
          </w:ins>
          <w:r>
            <w:rPr>
              <w:noProof/>
              <w:webHidden/>
            </w:rPr>
            <w:fldChar w:fldCharType="separate"/>
          </w:r>
          <w:ins w:id="29" w:author="Jimmy Duggan" w:date="2015-11-15T22:48:00Z">
            <w:r>
              <w:rPr>
                <w:noProof/>
                <w:webHidden/>
              </w:rPr>
              <w:t>1</w:t>
            </w:r>
            <w:r>
              <w:rPr>
                <w:noProof/>
                <w:webHidden/>
              </w:rPr>
              <w:fldChar w:fldCharType="end"/>
            </w:r>
            <w:r w:rsidRPr="001329A2">
              <w:rPr>
                <w:rStyle w:val="Hyperlink"/>
                <w:noProof/>
              </w:rPr>
              <w:fldChar w:fldCharType="end"/>
            </w:r>
          </w:ins>
        </w:p>
        <w:p w:rsidR="00CB1294" w:rsidRDefault="00CB1294">
          <w:pPr>
            <w:pStyle w:val="TOC2"/>
            <w:tabs>
              <w:tab w:val="left" w:pos="880"/>
              <w:tab w:val="right" w:leader="dot" w:pos="9350"/>
            </w:tabs>
            <w:rPr>
              <w:ins w:id="30" w:author="Jimmy Duggan" w:date="2015-11-15T22:48:00Z"/>
              <w:rFonts w:asciiTheme="minorHAnsi" w:eastAsiaTheme="minorEastAsia" w:hAnsiTheme="minorHAnsi" w:cstheme="minorBidi"/>
              <w:noProof/>
              <w:sz w:val="22"/>
              <w:szCs w:val="22"/>
            </w:rPr>
          </w:pPr>
          <w:ins w:id="31" w:author="Jimmy Duggan" w:date="2015-11-15T22:48:00Z">
            <w:r w:rsidRPr="001329A2">
              <w:rPr>
                <w:rStyle w:val="Hyperlink"/>
                <w:noProof/>
              </w:rPr>
              <w:fldChar w:fldCharType="begin"/>
            </w:r>
            <w:r w:rsidRPr="001329A2">
              <w:rPr>
                <w:rStyle w:val="Hyperlink"/>
                <w:noProof/>
              </w:rPr>
              <w:instrText xml:space="preserve"> </w:instrText>
            </w:r>
            <w:r>
              <w:rPr>
                <w:noProof/>
              </w:rPr>
              <w:instrText>HYPERLINK \l "_Toc435391023"</w:instrText>
            </w:r>
            <w:r w:rsidRPr="001329A2">
              <w:rPr>
                <w:rStyle w:val="Hyperlink"/>
                <w:noProof/>
              </w:rPr>
              <w:instrText xml:space="preserve"> </w:instrText>
            </w:r>
            <w:r w:rsidRPr="001329A2">
              <w:rPr>
                <w:rStyle w:val="Hyperlink"/>
                <w:noProof/>
              </w:rPr>
            </w:r>
            <w:r w:rsidRPr="001329A2">
              <w:rPr>
                <w:rStyle w:val="Hyperlink"/>
                <w:noProof/>
              </w:rPr>
              <w:fldChar w:fldCharType="separate"/>
            </w:r>
            <w:r w:rsidRPr="001329A2">
              <w:rPr>
                <w:rStyle w:val="Hyperlink"/>
                <w:noProof/>
              </w:rPr>
              <w:t>1.1</w:t>
            </w:r>
            <w:r>
              <w:rPr>
                <w:rFonts w:asciiTheme="minorHAnsi" w:eastAsiaTheme="minorEastAsia" w:hAnsiTheme="minorHAnsi" w:cstheme="minorBidi"/>
                <w:noProof/>
                <w:sz w:val="22"/>
                <w:szCs w:val="22"/>
              </w:rPr>
              <w:tab/>
            </w:r>
            <w:r w:rsidRPr="001329A2">
              <w:rPr>
                <w:rStyle w:val="Hyperlink"/>
                <w:noProof/>
              </w:rPr>
              <w:t>Scope</w:t>
            </w:r>
            <w:r>
              <w:rPr>
                <w:noProof/>
                <w:webHidden/>
              </w:rPr>
              <w:tab/>
            </w:r>
            <w:r>
              <w:rPr>
                <w:noProof/>
                <w:webHidden/>
              </w:rPr>
              <w:fldChar w:fldCharType="begin"/>
            </w:r>
            <w:r>
              <w:rPr>
                <w:noProof/>
                <w:webHidden/>
              </w:rPr>
              <w:instrText xml:space="preserve"> PAGEREF _Toc435391023 \h </w:instrText>
            </w:r>
            <w:r>
              <w:rPr>
                <w:noProof/>
                <w:webHidden/>
              </w:rPr>
            </w:r>
          </w:ins>
          <w:r>
            <w:rPr>
              <w:noProof/>
              <w:webHidden/>
            </w:rPr>
            <w:fldChar w:fldCharType="separate"/>
          </w:r>
          <w:ins w:id="32" w:author="Jimmy Duggan" w:date="2015-11-15T22:48:00Z">
            <w:r>
              <w:rPr>
                <w:noProof/>
                <w:webHidden/>
              </w:rPr>
              <w:t>1</w:t>
            </w:r>
            <w:r>
              <w:rPr>
                <w:noProof/>
                <w:webHidden/>
              </w:rPr>
              <w:fldChar w:fldCharType="end"/>
            </w:r>
            <w:r w:rsidRPr="001329A2">
              <w:rPr>
                <w:rStyle w:val="Hyperlink"/>
                <w:noProof/>
              </w:rPr>
              <w:fldChar w:fldCharType="end"/>
            </w:r>
          </w:ins>
        </w:p>
        <w:p w:rsidR="00CB1294" w:rsidRDefault="00CB1294">
          <w:pPr>
            <w:pStyle w:val="TOC2"/>
            <w:tabs>
              <w:tab w:val="left" w:pos="880"/>
              <w:tab w:val="right" w:leader="dot" w:pos="9350"/>
            </w:tabs>
            <w:rPr>
              <w:ins w:id="33" w:author="Jimmy Duggan" w:date="2015-11-15T22:48:00Z"/>
              <w:rFonts w:asciiTheme="minorHAnsi" w:eastAsiaTheme="minorEastAsia" w:hAnsiTheme="minorHAnsi" w:cstheme="minorBidi"/>
              <w:noProof/>
              <w:sz w:val="22"/>
              <w:szCs w:val="22"/>
            </w:rPr>
          </w:pPr>
          <w:ins w:id="34" w:author="Jimmy Duggan" w:date="2015-11-15T22:48:00Z">
            <w:r w:rsidRPr="001329A2">
              <w:rPr>
                <w:rStyle w:val="Hyperlink"/>
                <w:noProof/>
              </w:rPr>
              <w:fldChar w:fldCharType="begin"/>
            </w:r>
            <w:r w:rsidRPr="001329A2">
              <w:rPr>
                <w:rStyle w:val="Hyperlink"/>
                <w:noProof/>
              </w:rPr>
              <w:instrText xml:space="preserve"> </w:instrText>
            </w:r>
            <w:r>
              <w:rPr>
                <w:noProof/>
              </w:rPr>
              <w:instrText>HYPERLINK \l "_Toc435391024"</w:instrText>
            </w:r>
            <w:r w:rsidRPr="001329A2">
              <w:rPr>
                <w:rStyle w:val="Hyperlink"/>
                <w:noProof/>
              </w:rPr>
              <w:instrText xml:space="preserve"> </w:instrText>
            </w:r>
            <w:r w:rsidRPr="001329A2">
              <w:rPr>
                <w:rStyle w:val="Hyperlink"/>
                <w:noProof/>
              </w:rPr>
            </w:r>
            <w:r w:rsidRPr="001329A2">
              <w:rPr>
                <w:rStyle w:val="Hyperlink"/>
                <w:noProof/>
              </w:rPr>
              <w:fldChar w:fldCharType="separate"/>
            </w:r>
            <w:r w:rsidRPr="001329A2">
              <w:rPr>
                <w:rStyle w:val="Hyperlink"/>
                <w:noProof/>
              </w:rPr>
              <w:t>1.2</w:t>
            </w:r>
            <w:r>
              <w:rPr>
                <w:rFonts w:asciiTheme="minorHAnsi" w:eastAsiaTheme="minorEastAsia" w:hAnsiTheme="minorHAnsi" w:cstheme="minorBidi"/>
                <w:noProof/>
                <w:sz w:val="22"/>
                <w:szCs w:val="22"/>
              </w:rPr>
              <w:tab/>
            </w:r>
            <w:r w:rsidRPr="001329A2">
              <w:rPr>
                <w:rStyle w:val="Hyperlink"/>
                <w:noProof/>
              </w:rPr>
              <w:t>Definitions, Acronyms, and Abbreviations</w:t>
            </w:r>
            <w:r>
              <w:rPr>
                <w:noProof/>
                <w:webHidden/>
              </w:rPr>
              <w:tab/>
            </w:r>
            <w:r>
              <w:rPr>
                <w:noProof/>
                <w:webHidden/>
              </w:rPr>
              <w:fldChar w:fldCharType="begin"/>
            </w:r>
            <w:r>
              <w:rPr>
                <w:noProof/>
                <w:webHidden/>
              </w:rPr>
              <w:instrText xml:space="preserve"> PAGEREF _Toc435391024 \h </w:instrText>
            </w:r>
            <w:r>
              <w:rPr>
                <w:noProof/>
                <w:webHidden/>
              </w:rPr>
            </w:r>
          </w:ins>
          <w:r>
            <w:rPr>
              <w:noProof/>
              <w:webHidden/>
            </w:rPr>
            <w:fldChar w:fldCharType="separate"/>
          </w:r>
          <w:ins w:id="35" w:author="Jimmy Duggan" w:date="2015-11-15T22:48:00Z">
            <w:r>
              <w:rPr>
                <w:noProof/>
                <w:webHidden/>
              </w:rPr>
              <w:t>2</w:t>
            </w:r>
            <w:r>
              <w:rPr>
                <w:noProof/>
                <w:webHidden/>
              </w:rPr>
              <w:fldChar w:fldCharType="end"/>
            </w:r>
            <w:r w:rsidRPr="001329A2">
              <w:rPr>
                <w:rStyle w:val="Hyperlink"/>
                <w:noProof/>
              </w:rPr>
              <w:fldChar w:fldCharType="end"/>
            </w:r>
          </w:ins>
        </w:p>
        <w:p w:rsidR="00CB1294" w:rsidRDefault="00CB1294">
          <w:pPr>
            <w:pStyle w:val="TOC2"/>
            <w:tabs>
              <w:tab w:val="left" w:pos="880"/>
              <w:tab w:val="right" w:leader="dot" w:pos="9350"/>
            </w:tabs>
            <w:rPr>
              <w:ins w:id="36" w:author="Jimmy Duggan" w:date="2015-11-15T22:48:00Z"/>
              <w:rFonts w:asciiTheme="minorHAnsi" w:eastAsiaTheme="minorEastAsia" w:hAnsiTheme="minorHAnsi" w:cstheme="minorBidi"/>
              <w:noProof/>
              <w:sz w:val="22"/>
              <w:szCs w:val="22"/>
            </w:rPr>
          </w:pPr>
          <w:ins w:id="37" w:author="Jimmy Duggan" w:date="2015-11-15T22:48:00Z">
            <w:r w:rsidRPr="001329A2">
              <w:rPr>
                <w:rStyle w:val="Hyperlink"/>
                <w:noProof/>
              </w:rPr>
              <w:fldChar w:fldCharType="begin"/>
            </w:r>
            <w:r w:rsidRPr="001329A2">
              <w:rPr>
                <w:rStyle w:val="Hyperlink"/>
                <w:noProof/>
              </w:rPr>
              <w:instrText xml:space="preserve"> </w:instrText>
            </w:r>
            <w:r>
              <w:rPr>
                <w:noProof/>
              </w:rPr>
              <w:instrText>HYPERLINK \l "_Toc435391025"</w:instrText>
            </w:r>
            <w:r w:rsidRPr="001329A2">
              <w:rPr>
                <w:rStyle w:val="Hyperlink"/>
                <w:noProof/>
              </w:rPr>
              <w:instrText xml:space="preserve"> </w:instrText>
            </w:r>
            <w:r w:rsidRPr="001329A2">
              <w:rPr>
                <w:rStyle w:val="Hyperlink"/>
                <w:noProof/>
              </w:rPr>
            </w:r>
            <w:r w:rsidRPr="001329A2">
              <w:rPr>
                <w:rStyle w:val="Hyperlink"/>
                <w:noProof/>
              </w:rPr>
              <w:fldChar w:fldCharType="separate"/>
            </w:r>
            <w:r w:rsidRPr="001329A2">
              <w:rPr>
                <w:rStyle w:val="Hyperlink"/>
                <w:noProof/>
              </w:rPr>
              <w:t>1.3</w:t>
            </w:r>
            <w:r>
              <w:rPr>
                <w:rFonts w:asciiTheme="minorHAnsi" w:eastAsiaTheme="minorEastAsia" w:hAnsiTheme="minorHAnsi" w:cstheme="minorBidi"/>
                <w:noProof/>
                <w:sz w:val="22"/>
                <w:szCs w:val="22"/>
              </w:rPr>
              <w:tab/>
            </w:r>
            <w:r w:rsidRPr="001329A2">
              <w:rPr>
                <w:rStyle w:val="Hyperlink"/>
                <w:noProof/>
              </w:rPr>
              <w:t>References</w:t>
            </w:r>
            <w:r>
              <w:rPr>
                <w:noProof/>
                <w:webHidden/>
              </w:rPr>
              <w:tab/>
            </w:r>
            <w:r>
              <w:rPr>
                <w:noProof/>
                <w:webHidden/>
              </w:rPr>
              <w:fldChar w:fldCharType="begin"/>
            </w:r>
            <w:r>
              <w:rPr>
                <w:noProof/>
                <w:webHidden/>
              </w:rPr>
              <w:instrText xml:space="preserve"> PAGEREF _Toc435391025 \h </w:instrText>
            </w:r>
            <w:r>
              <w:rPr>
                <w:noProof/>
                <w:webHidden/>
              </w:rPr>
            </w:r>
          </w:ins>
          <w:r>
            <w:rPr>
              <w:noProof/>
              <w:webHidden/>
            </w:rPr>
            <w:fldChar w:fldCharType="separate"/>
          </w:r>
          <w:ins w:id="38" w:author="Jimmy Duggan" w:date="2015-11-15T22:48:00Z">
            <w:r>
              <w:rPr>
                <w:noProof/>
                <w:webHidden/>
              </w:rPr>
              <w:t>2</w:t>
            </w:r>
            <w:r>
              <w:rPr>
                <w:noProof/>
                <w:webHidden/>
              </w:rPr>
              <w:fldChar w:fldCharType="end"/>
            </w:r>
            <w:r w:rsidRPr="001329A2">
              <w:rPr>
                <w:rStyle w:val="Hyperlink"/>
                <w:noProof/>
              </w:rPr>
              <w:fldChar w:fldCharType="end"/>
            </w:r>
          </w:ins>
        </w:p>
        <w:p w:rsidR="00CB1294" w:rsidRDefault="00CB1294">
          <w:pPr>
            <w:pStyle w:val="TOC2"/>
            <w:tabs>
              <w:tab w:val="left" w:pos="880"/>
              <w:tab w:val="right" w:leader="dot" w:pos="9350"/>
            </w:tabs>
            <w:rPr>
              <w:ins w:id="39" w:author="Jimmy Duggan" w:date="2015-11-15T22:48:00Z"/>
              <w:rFonts w:asciiTheme="minorHAnsi" w:eastAsiaTheme="minorEastAsia" w:hAnsiTheme="minorHAnsi" w:cstheme="minorBidi"/>
              <w:noProof/>
              <w:sz w:val="22"/>
              <w:szCs w:val="22"/>
            </w:rPr>
          </w:pPr>
          <w:ins w:id="40" w:author="Jimmy Duggan" w:date="2015-11-15T22:48:00Z">
            <w:r w:rsidRPr="001329A2">
              <w:rPr>
                <w:rStyle w:val="Hyperlink"/>
                <w:noProof/>
              </w:rPr>
              <w:fldChar w:fldCharType="begin"/>
            </w:r>
            <w:r w:rsidRPr="001329A2">
              <w:rPr>
                <w:rStyle w:val="Hyperlink"/>
                <w:noProof/>
              </w:rPr>
              <w:instrText xml:space="preserve"> </w:instrText>
            </w:r>
            <w:r>
              <w:rPr>
                <w:noProof/>
              </w:rPr>
              <w:instrText>HYPERLINK \l "_Toc435391026"</w:instrText>
            </w:r>
            <w:r w:rsidRPr="001329A2">
              <w:rPr>
                <w:rStyle w:val="Hyperlink"/>
                <w:noProof/>
              </w:rPr>
              <w:instrText xml:space="preserve"> </w:instrText>
            </w:r>
            <w:r w:rsidRPr="001329A2">
              <w:rPr>
                <w:rStyle w:val="Hyperlink"/>
                <w:noProof/>
              </w:rPr>
            </w:r>
            <w:r w:rsidRPr="001329A2">
              <w:rPr>
                <w:rStyle w:val="Hyperlink"/>
                <w:noProof/>
              </w:rPr>
              <w:fldChar w:fldCharType="separate"/>
            </w:r>
            <w:r w:rsidRPr="001329A2">
              <w:rPr>
                <w:rStyle w:val="Hyperlink"/>
                <w:noProof/>
              </w:rPr>
              <w:t>1.4</w:t>
            </w:r>
            <w:r>
              <w:rPr>
                <w:rFonts w:asciiTheme="minorHAnsi" w:eastAsiaTheme="minorEastAsia" w:hAnsiTheme="minorHAnsi" w:cstheme="minorBidi"/>
                <w:noProof/>
                <w:sz w:val="22"/>
                <w:szCs w:val="22"/>
              </w:rPr>
              <w:tab/>
            </w:r>
            <w:r w:rsidRPr="001329A2">
              <w:rPr>
                <w:rStyle w:val="Hyperlink"/>
                <w:noProof/>
              </w:rPr>
              <w:t>Overview</w:t>
            </w:r>
            <w:r>
              <w:rPr>
                <w:noProof/>
                <w:webHidden/>
              </w:rPr>
              <w:tab/>
            </w:r>
            <w:r>
              <w:rPr>
                <w:noProof/>
                <w:webHidden/>
              </w:rPr>
              <w:fldChar w:fldCharType="begin"/>
            </w:r>
            <w:r>
              <w:rPr>
                <w:noProof/>
                <w:webHidden/>
              </w:rPr>
              <w:instrText xml:space="preserve"> PAGEREF _Toc435391026 \h </w:instrText>
            </w:r>
            <w:r>
              <w:rPr>
                <w:noProof/>
                <w:webHidden/>
              </w:rPr>
            </w:r>
          </w:ins>
          <w:r>
            <w:rPr>
              <w:noProof/>
              <w:webHidden/>
            </w:rPr>
            <w:fldChar w:fldCharType="separate"/>
          </w:r>
          <w:ins w:id="41" w:author="Jimmy Duggan" w:date="2015-11-15T22:48:00Z">
            <w:r>
              <w:rPr>
                <w:noProof/>
                <w:webHidden/>
              </w:rPr>
              <w:t>2</w:t>
            </w:r>
            <w:r>
              <w:rPr>
                <w:noProof/>
                <w:webHidden/>
              </w:rPr>
              <w:fldChar w:fldCharType="end"/>
            </w:r>
            <w:r w:rsidRPr="001329A2">
              <w:rPr>
                <w:rStyle w:val="Hyperlink"/>
                <w:noProof/>
              </w:rPr>
              <w:fldChar w:fldCharType="end"/>
            </w:r>
          </w:ins>
        </w:p>
        <w:p w:rsidR="00CB1294" w:rsidRDefault="00CB1294">
          <w:pPr>
            <w:pStyle w:val="TOC2"/>
            <w:tabs>
              <w:tab w:val="left" w:pos="880"/>
              <w:tab w:val="right" w:leader="dot" w:pos="9350"/>
            </w:tabs>
            <w:rPr>
              <w:ins w:id="42" w:author="Jimmy Duggan" w:date="2015-11-15T22:48:00Z"/>
              <w:rFonts w:asciiTheme="minorHAnsi" w:eastAsiaTheme="minorEastAsia" w:hAnsiTheme="minorHAnsi" w:cstheme="minorBidi"/>
              <w:noProof/>
              <w:sz w:val="22"/>
              <w:szCs w:val="22"/>
            </w:rPr>
          </w:pPr>
          <w:ins w:id="43" w:author="Jimmy Duggan" w:date="2015-11-15T22:48:00Z">
            <w:r w:rsidRPr="001329A2">
              <w:rPr>
                <w:rStyle w:val="Hyperlink"/>
                <w:noProof/>
              </w:rPr>
              <w:fldChar w:fldCharType="begin"/>
            </w:r>
            <w:r w:rsidRPr="001329A2">
              <w:rPr>
                <w:rStyle w:val="Hyperlink"/>
                <w:noProof/>
              </w:rPr>
              <w:instrText xml:space="preserve"> </w:instrText>
            </w:r>
            <w:r>
              <w:rPr>
                <w:noProof/>
              </w:rPr>
              <w:instrText>HYPERLINK \l "_Toc435391027"</w:instrText>
            </w:r>
            <w:r w:rsidRPr="001329A2">
              <w:rPr>
                <w:rStyle w:val="Hyperlink"/>
                <w:noProof/>
              </w:rPr>
              <w:instrText xml:space="preserve"> </w:instrText>
            </w:r>
            <w:r w:rsidRPr="001329A2">
              <w:rPr>
                <w:rStyle w:val="Hyperlink"/>
                <w:noProof/>
              </w:rPr>
            </w:r>
            <w:r w:rsidRPr="001329A2">
              <w:rPr>
                <w:rStyle w:val="Hyperlink"/>
                <w:noProof/>
              </w:rPr>
              <w:fldChar w:fldCharType="separate"/>
            </w:r>
            <w:r w:rsidRPr="001329A2">
              <w:rPr>
                <w:rStyle w:val="Hyperlink"/>
                <w:noProof/>
              </w:rPr>
              <w:t>1.5</w:t>
            </w:r>
            <w:r>
              <w:rPr>
                <w:rFonts w:asciiTheme="minorHAnsi" w:eastAsiaTheme="minorEastAsia" w:hAnsiTheme="minorHAnsi" w:cstheme="minorBidi"/>
                <w:noProof/>
                <w:sz w:val="22"/>
                <w:szCs w:val="22"/>
              </w:rPr>
              <w:tab/>
            </w:r>
            <w:r w:rsidRPr="001329A2">
              <w:rPr>
                <w:rStyle w:val="Hyperlink"/>
                <w:noProof/>
              </w:rPr>
              <w:t>Application Framework</w:t>
            </w:r>
            <w:r>
              <w:rPr>
                <w:noProof/>
                <w:webHidden/>
              </w:rPr>
              <w:tab/>
            </w:r>
            <w:r>
              <w:rPr>
                <w:noProof/>
                <w:webHidden/>
              </w:rPr>
              <w:fldChar w:fldCharType="begin"/>
            </w:r>
            <w:r>
              <w:rPr>
                <w:noProof/>
                <w:webHidden/>
              </w:rPr>
              <w:instrText xml:space="preserve"> PAGEREF _Toc435391027 \h </w:instrText>
            </w:r>
            <w:r>
              <w:rPr>
                <w:noProof/>
                <w:webHidden/>
              </w:rPr>
            </w:r>
          </w:ins>
          <w:r>
            <w:rPr>
              <w:noProof/>
              <w:webHidden/>
            </w:rPr>
            <w:fldChar w:fldCharType="separate"/>
          </w:r>
          <w:ins w:id="44" w:author="Jimmy Duggan" w:date="2015-11-15T22:48:00Z">
            <w:r>
              <w:rPr>
                <w:noProof/>
                <w:webHidden/>
              </w:rPr>
              <w:t>2</w:t>
            </w:r>
            <w:r>
              <w:rPr>
                <w:noProof/>
                <w:webHidden/>
              </w:rPr>
              <w:fldChar w:fldCharType="end"/>
            </w:r>
            <w:r w:rsidRPr="001329A2">
              <w:rPr>
                <w:rStyle w:val="Hyperlink"/>
                <w:noProof/>
              </w:rPr>
              <w:fldChar w:fldCharType="end"/>
            </w:r>
          </w:ins>
        </w:p>
        <w:p w:rsidR="00CB1294" w:rsidRDefault="00CB1294">
          <w:pPr>
            <w:pStyle w:val="TOC1"/>
            <w:tabs>
              <w:tab w:val="left" w:pos="480"/>
              <w:tab w:val="right" w:leader="dot" w:pos="9350"/>
            </w:tabs>
            <w:rPr>
              <w:ins w:id="45" w:author="Jimmy Duggan" w:date="2015-11-15T22:48:00Z"/>
              <w:rFonts w:asciiTheme="minorHAnsi" w:eastAsiaTheme="minorEastAsia" w:hAnsiTheme="minorHAnsi" w:cstheme="minorBidi"/>
              <w:noProof/>
              <w:sz w:val="22"/>
              <w:szCs w:val="22"/>
            </w:rPr>
          </w:pPr>
          <w:ins w:id="46" w:author="Jimmy Duggan" w:date="2015-11-15T22:48:00Z">
            <w:r w:rsidRPr="001329A2">
              <w:rPr>
                <w:rStyle w:val="Hyperlink"/>
                <w:noProof/>
              </w:rPr>
              <w:fldChar w:fldCharType="begin"/>
            </w:r>
            <w:r w:rsidRPr="001329A2">
              <w:rPr>
                <w:rStyle w:val="Hyperlink"/>
                <w:noProof/>
              </w:rPr>
              <w:instrText xml:space="preserve"> </w:instrText>
            </w:r>
            <w:r>
              <w:rPr>
                <w:noProof/>
              </w:rPr>
              <w:instrText>HYPERLINK \l "_Toc435391028"</w:instrText>
            </w:r>
            <w:r w:rsidRPr="001329A2">
              <w:rPr>
                <w:rStyle w:val="Hyperlink"/>
                <w:noProof/>
              </w:rPr>
              <w:instrText xml:space="preserve"> </w:instrText>
            </w:r>
            <w:r w:rsidRPr="001329A2">
              <w:rPr>
                <w:rStyle w:val="Hyperlink"/>
                <w:noProof/>
              </w:rPr>
            </w:r>
            <w:r w:rsidRPr="001329A2">
              <w:rPr>
                <w:rStyle w:val="Hyperlink"/>
                <w:noProof/>
              </w:rPr>
              <w:fldChar w:fldCharType="separate"/>
            </w:r>
            <w:r w:rsidRPr="001329A2">
              <w:rPr>
                <w:rStyle w:val="Hyperlink"/>
                <w:noProof/>
              </w:rPr>
              <w:t>2</w:t>
            </w:r>
            <w:r>
              <w:rPr>
                <w:rFonts w:asciiTheme="minorHAnsi" w:eastAsiaTheme="minorEastAsia" w:hAnsiTheme="minorHAnsi" w:cstheme="minorBidi"/>
                <w:noProof/>
                <w:sz w:val="22"/>
                <w:szCs w:val="22"/>
              </w:rPr>
              <w:tab/>
            </w:r>
            <w:r w:rsidRPr="001329A2">
              <w:rPr>
                <w:rStyle w:val="Hyperlink"/>
                <w:noProof/>
              </w:rPr>
              <w:t>System Architecture Description</w:t>
            </w:r>
            <w:r>
              <w:rPr>
                <w:noProof/>
                <w:webHidden/>
              </w:rPr>
              <w:tab/>
            </w:r>
            <w:r>
              <w:rPr>
                <w:noProof/>
                <w:webHidden/>
              </w:rPr>
              <w:fldChar w:fldCharType="begin"/>
            </w:r>
            <w:r>
              <w:rPr>
                <w:noProof/>
                <w:webHidden/>
              </w:rPr>
              <w:instrText xml:space="preserve"> PAGEREF _Toc435391028 \h </w:instrText>
            </w:r>
            <w:r>
              <w:rPr>
                <w:noProof/>
                <w:webHidden/>
              </w:rPr>
            </w:r>
          </w:ins>
          <w:r>
            <w:rPr>
              <w:noProof/>
              <w:webHidden/>
            </w:rPr>
            <w:fldChar w:fldCharType="separate"/>
          </w:r>
          <w:ins w:id="47" w:author="Jimmy Duggan" w:date="2015-11-15T22:48:00Z">
            <w:r>
              <w:rPr>
                <w:noProof/>
                <w:webHidden/>
              </w:rPr>
              <w:t>2</w:t>
            </w:r>
            <w:r>
              <w:rPr>
                <w:noProof/>
                <w:webHidden/>
              </w:rPr>
              <w:fldChar w:fldCharType="end"/>
            </w:r>
            <w:r w:rsidRPr="001329A2">
              <w:rPr>
                <w:rStyle w:val="Hyperlink"/>
                <w:noProof/>
              </w:rPr>
              <w:fldChar w:fldCharType="end"/>
            </w:r>
          </w:ins>
        </w:p>
        <w:p w:rsidR="00CB1294" w:rsidRDefault="00CB1294">
          <w:pPr>
            <w:pStyle w:val="TOC2"/>
            <w:tabs>
              <w:tab w:val="left" w:pos="880"/>
              <w:tab w:val="right" w:leader="dot" w:pos="9350"/>
            </w:tabs>
            <w:rPr>
              <w:ins w:id="48" w:author="Jimmy Duggan" w:date="2015-11-15T22:48:00Z"/>
              <w:rFonts w:asciiTheme="minorHAnsi" w:eastAsiaTheme="minorEastAsia" w:hAnsiTheme="minorHAnsi" w:cstheme="minorBidi"/>
              <w:noProof/>
              <w:sz w:val="22"/>
              <w:szCs w:val="22"/>
            </w:rPr>
          </w:pPr>
          <w:ins w:id="49" w:author="Jimmy Duggan" w:date="2015-11-15T22:48:00Z">
            <w:r w:rsidRPr="001329A2">
              <w:rPr>
                <w:rStyle w:val="Hyperlink"/>
                <w:noProof/>
              </w:rPr>
              <w:fldChar w:fldCharType="begin"/>
            </w:r>
            <w:r w:rsidRPr="001329A2">
              <w:rPr>
                <w:rStyle w:val="Hyperlink"/>
                <w:noProof/>
              </w:rPr>
              <w:instrText xml:space="preserve"> </w:instrText>
            </w:r>
            <w:r>
              <w:rPr>
                <w:noProof/>
              </w:rPr>
              <w:instrText>HYPERLINK \l "_Toc435391029"</w:instrText>
            </w:r>
            <w:r w:rsidRPr="001329A2">
              <w:rPr>
                <w:rStyle w:val="Hyperlink"/>
                <w:noProof/>
              </w:rPr>
              <w:instrText xml:space="preserve"> </w:instrText>
            </w:r>
            <w:r w:rsidRPr="001329A2">
              <w:rPr>
                <w:rStyle w:val="Hyperlink"/>
                <w:noProof/>
              </w:rPr>
            </w:r>
            <w:r w:rsidRPr="001329A2">
              <w:rPr>
                <w:rStyle w:val="Hyperlink"/>
                <w:noProof/>
              </w:rPr>
              <w:fldChar w:fldCharType="separate"/>
            </w:r>
            <w:r w:rsidRPr="001329A2">
              <w:rPr>
                <w:rStyle w:val="Hyperlink"/>
                <w:noProof/>
              </w:rPr>
              <w:t>2.1</w:t>
            </w:r>
            <w:r>
              <w:rPr>
                <w:rFonts w:asciiTheme="minorHAnsi" w:eastAsiaTheme="minorEastAsia" w:hAnsiTheme="minorHAnsi" w:cstheme="minorBidi"/>
                <w:noProof/>
                <w:sz w:val="22"/>
                <w:szCs w:val="22"/>
              </w:rPr>
              <w:tab/>
            </w:r>
            <w:r w:rsidRPr="001329A2">
              <w:rPr>
                <w:rStyle w:val="Hyperlink"/>
                <w:noProof/>
              </w:rPr>
              <w:t>Overview of Components</w:t>
            </w:r>
            <w:r>
              <w:rPr>
                <w:noProof/>
                <w:webHidden/>
              </w:rPr>
              <w:tab/>
            </w:r>
            <w:r>
              <w:rPr>
                <w:noProof/>
                <w:webHidden/>
              </w:rPr>
              <w:fldChar w:fldCharType="begin"/>
            </w:r>
            <w:r>
              <w:rPr>
                <w:noProof/>
                <w:webHidden/>
              </w:rPr>
              <w:instrText xml:space="preserve"> PAGEREF _Toc435391029 \h </w:instrText>
            </w:r>
            <w:r>
              <w:rPr>
                <w:noProof/>
                <w:webHidden/>
              </w:rPr>
            </w:r>
          </w:ins>
          <w:r>
            <w:rPr>
              <w:noProof/>
              <w:webHidden/>
            </w:rPr>
            <w:fldChar w:fldCharType="separate"/>
          </w:r>
          <w:ins w:id="50" w:author="Jimmy Duggan" w:date="2015-11-15T22:48:00Z">
            <w:r>
              <w:rPr>
                <w:noProof/>
                <w:webHidden/>
              </w:rPr>
              <w:t>2</w:t>
            </w:r>
            <w:r>
              <w:rPr>
                <w:noProof/>
                <w:webHidden/>
              </w:rPr>
              <w:fldChar w:fldCharType="end"/>
            </w:r>
            <w:r w:rsidRPr="001329A2">
              <w:rPr>
                <w:rStyle w:val="Hyperlink"/>
                <w:noProof/>
              </w:rPr>
              <w:fldChar w:fldCharType="end"/>
            </w:r>
          </w:ins>
        </w:p>
        <w:p w:rsidR="00CB1294" w:rsidRDefault="00CB1294">
          <w:pPr>
            <w:pStyle w:val="TOC2"/>
            <w:tabs>
              <w:tab w:val="left" w:pos="880"/>
              <w:tab w:val="right" w:leader="dot" w:pos="9350"/>
            </w:tabs>
            <w:rPr>
              <w:ins w:id="51" w:author="Jimmy Duggan" w:date="2015-11-15T22:48:00Z"/>
              <w:rFonts w:asciiTheme="minorHAnsi" w:eastAsiaTheme="minorEastAsia" w:hAnsiTheme="minorHAnsi" w:cstheme="minorBidi"/>
              <w:noProof/>
              <w:sz w:val="22"/>
              <w:szCs w:val="22"/>
            </w:rPr>
          </w:pPr>
          <w:ins w:id="52" w:author="Jimmy Duggan" w:date="2015-11-15T22:48:00Z">
            <w:r w:rsidRPr="001329A2">
              <w:rPr>
                <w:rStyle w:val="Hyperlink"/>
                <w:noProof/>
              </w:rPr>
              <w:fldChar w:fldCharType="begin"/>
            </w:r>
            <w:r w:rsidRPr="001329A2">
              <w:rPr>
                <w:rStyle w:val="Hyperlink"/>
                <w:noProof/>
              </w:rPr>
              <w:instrText xml:space="preserve"> </w:instrText>
            </w:r>
            <w:r>
              <w:rPr>
                <w:noProof/>
              </w:rPr>
              <w:instrText>HYPERLINK \l "_Toc435391030"</w:instrText>
            </w:r>
            <w:r w:rsidRPr="001329A2">
              <w:rPr>
                <w:rStyle w:val="Hyperlink"/>
                <w:noProof/>
              </w:rPr>
              <w:instrText xml:space="preserve"> </w:instrText>
            </w:r>
            <w:r w:rsidRPr="001329A2">
              <w:rPr>
                <w:rStyle w:val="Hyperlink"/>
                <w:noProof/>
              </w:rPr>
            </w:r>
            <w:r w:rsidRPr="001329A2">
              <w:rPr>
                <w:rStyle w:val="Hyperlink"/>
                <w:noProof/>
              </w:rPr>
              <w:fldChar w:fldCharType="separate"/>
            </w:r>
            <w:r w:rsidRPr="001329A2">
              <w:rPr>
                <w:rStyle w:val="Hyperlink"/>
                <w:noProof/>
              </w:rPr>
              <w:t>2.2</w:t>
            </w:r>
            <w:r>
              <w:rPr>
                <w:rFonts w:asciiTheme="minorHAnsi" w:eastAsiaTheme="minorEastAsia" w:hAnsiTheme="minorHAnsi" w:cstheme="minorBidi"/>
                <w:noProof/>
                <w:sz w:val="22"/>
                <w:szCs w:val="22"/>
              </w:rPr>
              <w:tab/>
            </w:r>
            <w:r w:rsidRPr="001329A2">
              <w:rPr>
                <w:rStyle w:val="Hyperlink"/>
                <w:noProof/>
              </w:rPr>
              <w:t>Structure and Relationships</w:t>
            </w:r>
            <w:r>
              <w:rPr>
                <w:noProof/>
                <w:webHidden/>
              </w:rPr>
              <w:tab/>
            </w:r>
            <w:r>
              <w:rPr>
                <w:noProof/>
                <w:webHidden/>
              </w:rPr>
              <w:fldChar w:fldCharType="begin"/>
            </w:r>
            <w:r>
              <w:rPr>
                <w:noProof/>
                <w:webHidden/>
              </w:rPr>
              <w:instrText xml:space="preserve"> PAGEREF _Toc435391030 \h </w:instrText>
            </w:r>
            <w:r>
              <w:rPr>
                <w:noProof/>
                <w:webHidden/>
              </w:rPr>
            </w:r>
          </w:ins>
          <w:r>
            <w:rPr>
              <w:noProof/>
              <w:webHidden/>
            </w:rPr>
            <w:fldChar w:fldCharType="separate"/>
          </w:r>
          <w:ins w:id="53" w:author="Jimmy Duggan" w:date="2015-11-15T22:48:00Z">
            <w:r>
              <w:rPr>
                <w:noProof/>
                <w:webHidden/>
              </w:rPr>
              <w:t>4</w:t>
            </w:r>
            <w:r>
              <w:rPr>
                <w:noProof/>
                <w:webHidden/>
              </w:rPr>
              <w:fldChar w:fldCharType="end"/>
            </w:r>
            <w:r w:rsidRPr="001329A2">
              <w:rPr>
                <w:rStyle w:val="Hyperlink"/>
                <w:noProof/>
              </w:rPr>
              <w:fldChar w:fldCharType="end"/>
            </w:r>
          </w:ins>
        </w:p>
        <w:p w:rsidR="00CB1294" w:rsidRDefault="00CB1294">
          <w:pPr>
            <w:pStyle w:val="TOC3"/>
            <w:tabs>
              <w:tab w:val="left" w:pos="1320"/>
              <w:tab w:val="right" w:leader="dot" w:pos="9350"/>
            </w:tabs>
            <w:rPr>
              <w:ins w:id="54" w:author="Jimmy Duggan" w:date="2015-11-15T22:48:00Z"/>
              <w:rFonts w:asciiTheme="minorHAnsi" w:eastAsiaTheme="minorEastAsia" w:hAnsiTheme="minorHAnsi" w:cstheme="minorBidi"/>
              <w:noProof/>
              <w:sz w:val="22"/>
              <w:szCs w:val="22"/>
            </w:rPr>
          </w:pPr>
          <w:ins w:id="55" w:author="Jimmy Duggan" w:date="2015-11-15T22:48:00Z">
            <w:r w:rsidRPr="001329A2">
              <w:rPr>
                <w:rStyle w:val="Hyperlink"/>
                <w:noProof/>
              </w:rPr>
              <w:fldChar w:fldCharType="begin"/>
            </w:r>
            <w:r w:rsidRPr="001329A2">
              <w:rPr>
                <w:rStyle w:val="Hyperlink"/>
                <w:noProof/>
              </w:rPr>
              <w:instrText xml:space="preserve"> </w:instrText>
            </w:r>
            <w:r>
              <w:rPr>
                <w:noProof/>
              </w:rPr>
              <w:instrText>HYPERLINK \l "_Toc435391031"</w:instrText>
            </w:r>
            <w:r w:rsidRPr="001329A2">
              <w:rPr>
                <w:rStyle w:val="Hyperlink"/>
                <w:noProof/>
              </w:rPr>
              <w:instrText xml:space="preserve"> </w:instrText>
            </w:r>
            <w:r w:rsidRPr="001329A2">
              <w:rPr>
                <w:rStyle w:val="Hyperlink"/>
                <w:noProof/>
              </w:rPr>
            </w:r>
            <w:r w:rsidRPr="001329A2">
              <w:rPr>
                <w:rStyle w:val="Hyperlink"/>
                <w:noProof/>
              </w:rPr>
              <w:fldChar w:fldCharType="separate"/>
            </w:r>
            <w:r w:rsidRPr="001329A2">
              <w:rPr>
                <w:rStyle w:val="Hyperlink"/>
                <w:noProof/>
              </w:rPr>
              <w:t>2.2.1</w:t>
            </w:r>
            <w:r>
              <w:rPr>
                <w:rFonts w:asciiTheme="minorHAnsi" w:eastAsiaTheme="minorEastAsia" w:hAnsiTheme="minorHAnsi" w:cstheme="minorBidi"/>
                <w:noProof/>
                <w:sz w:val="22"/>
                <w:szCs w:val="22"/>
              </w:rPr>
              <w:tab/>
            </w:r>
            <w:r w:rsidRPr="001329A2">
              <w:rPr>
                <w:rStyle w:val="Hyperlink"/>
                <w:noProof/>
              </w:rPr>
              <w:t>Data Ingestion</w:t>
            </w:r>
            <w:r>
              <w:rPr>
                <w:noProof/>
                <w:webHidden/>
              </w:rPr>
              <w:tab/>
            </w:r>
            <w:r>
              <w:rPr>
                <w:noProof/>
                <w:webHidden/>
              </w:rPr>
              <w:fldChar w:fldCharType="begin"/>
            </w:r>
            <w:r>
              <w:rPr>
                <w:noProof/>
                <w:webHidden/>
              </w:rPr>
              <w:instrText xml:space="preserve"> PAGEREF _Toc435391031 \h </w:instrText>
            </w:r>
            <w:r>
              <w:rPr>
                <w:noProof/>
                <w:webHidden/>
              </w:rPr>
            </w:r>
          </w:ins>
          <w:r>
            <w:rPr>
              <w:noProof/>
              <w:webHidden/>
            </w:rPr>
            <w:fldChar w:fldCharType="separate"/>
          </w:r>
          <w:ins w:id="56" w:author="Jimmy Duggan" w:date="2015-11-15T22:48:00Z">
            <w:r>
              <w:rPr>
                <w:noProof/>
                <w:webHidden/>
              </w:rPr>
              <w:t>4</w:t>
            </w:r>
            <w:r>
              <w:rPr>
                <w:noProof/>
                <w:webHidden/>
              </w:rPr>
              <w:fldChar w:fldCharType="end"/>
            </w:r>
            <w:r w:rsidRPr="001329A2">
              <w:rPr>
                <w:rStyle w:val="Hyperlink"/>
                <w:noProof/>
              </w:rPr>
              <w:fldChar w:fldCharType="end"/>
            </w:r>
          </w:ins>
        </w:p>
        <w:p w:rsidR="00CB1294" w:rsidRDefault="00CB1294">
          <w:pPr>
            <w:pStyle w:val="TOC1"/>
            <w:tabs>
              <w:tab w:val="left" w:pos="480"/>
              <w:tab w:val="right" w:leader="dot" w:pos="9350"/>
            </w:tabs>
            <w:rPr>
              <w:ins w:id="57" w:author="Jimmy Duggan" w:date="2015-11-15T22:48:00Z"/>
              <w:rFonts w:asciiTheme="minorHAnsi" w:eastAsiaTheme="minorEastAsia" w:hAnsiTheme="minorHAnsi" w:cstheme="minorBidi"/>
              <w:noProof/>
              <w:sz w:val="22"/>
              <w:szCs w:val="22"/>
            </w:rPr>
          </w:pPr>
          <w:ins w:id="58" w:author="Jimmy Duggan" w:date="2015-11-15T22:48:00Z">
            <w:r w:rsidRPr="001329A2">
              <w:rPr>
                <w:rStyle w:val="Hyperlink"/>
                <w:noProof/>
              </w:rPr>
              <w:fldChar w:fldCharType="begin"/>
            </w:r>
            <w:r w:rsidRPr="001329A2">
              <w:rPr>
                <w:rStyle w:val="Hyperlink"/>
                <w:noProof/>
              </w:rPr>
              <w:instrText xml:space="preserve"> </w:instrText>
            </w:r>
            <w:r>
              <w:rPr>
                <w:noProof/>
              </w:rPr>
              <w:instrText>HYPERLINK \l "_Toc435391032"</w:instrText>
            </w:r>
            <w:r w:rsidRPr="001329A2">
              <w:rPr>
                <w:rStyle w:val="Hyperlink"/>
                <w:noProof/>
              </w:rPr>
              <w:instrText xml:space="preserve"> </w:instrText>
            </w:r>
            <w:r w:rsidRPr="001329A2">
              <w:rPr>
                <w:rStyle w:val="Hyperlink"/>
                <w:noProof/>
              </w:rPr>
            </w:r>
            <w:r w:rsidRPr="001329A2">
              <w:rPr>
                <w:rStyle w:val="Hyperlink"/>
                <w:noProof/>
              </w:rPr>
              <w:fldChar w:fldCharType="separate"/>
            </w:r>
            <w:r w:rsidRPr="001329A2">
              <w:rPr>
                <w:rStyle w:val="Hyperlink"/>
                <w:noProof/>
              </w:rPr>
              <w:t>3</w:t>
            </w:r>
            <w:r>
              <w:rPr>
                <w:rFonts w:asciiTheme="minorHAnsi" w:eastAsiaTheme="minorEastAsia" w:hAnsiTheme="minorHAnsi" w:cstheme="minorBidi"/>
                <w:noProof/>
                <w:sz w:val="22"/>
                <w:szCs w:val="22"/>
              </w:rPr>
              <w:tab/>
            </w:r>
            <w:r w:rsidRPr="001329A2">
              <w:rPr>
                <w:rStyle w:val="Hyperlink"/>
                <w:noProof/>
              </w:rPr>
              <w:t>Detailed Description of Components</w:t>
            </w:r>
            <w:r>
              <w:rPr>
                <w:noProof/>
                <w:webHidden/>
              </w:rPr>
              <w:tab/>
            </w:r>
            <w:r>
              <w:rPr>
                <w:noProof/>
                <w:webHidden/>
              </w:rPr>
              <w:fldChar w:fldCharType="begin"/>
            </w:r>
            <w:r>
              <w:rPr>
                <w:noProof/>
                <w:webHidden/>
              </w:rPr>
              <w:instrText xml:space="preserve"> PAGEREF _Toc435391032 \h </w:instrText>
            </w:r>
            <w:r>
              <w:rPr>
                <w:noProof/>
                <w:webHidden/>
              </w:rPr>
            </w:r>
          </w:ins>
          <w:r>
            <w:rPr>
              <w:noProof/>
              <w:webHidden/>
            </w:rPr>
            <w:fldChar w:fldCharType="separate"/>
          </w:r>
          <w:ins w:id="59" w:author="Jimmy Duggan" w:date="2015-11-15T22:48:00Z">
            <w:r>
              <w:rPr>
                <w:noProof/>
                <w:webHidden/>
              </w:rPr>
              <w:t>5</w:t>
            </w:r>
            <w:r>
              <w:rPr>
                <w:noProof/>
                <w:webHidden/>
              </w:rPr>
              <w:fldChar w:fldCharType="end"/>
            </w:r>
            <w:r w:rsidRPr="001329A2">
              <w:rPr>
                <w:rStyle w:val="Hyperlink"/>
                <w:noProof/>
              </w:rPr>
              <w:fldChar w:fldCharType="end"/>
            </w:r>
          </w:ins>
        </w:p>
        <w:p w:rsidR="00CB1294" w:rsidRDefault="00CB1294">
          <w:pPr>
            <w:pStyle w:val="TOC2"/>
            <w:tabs>
              <w:tab w:val="left" w:pos="880"/>
              <w:tab w:val="right" w:leader="dot" w:pos="9350"/>
            </w:tabs>
            <w:rPr>
              <w:ins w:id="60" w:author="Jimmy Duggan" w:date="2015-11-15T22:48:00Z"/>
              <w:rFonts w:asciiTheme="minorHAnsi" w:eastAsiaTheme="minorEastAsia" w:hAnsiTheme="minorHAnsi" w:cstheme="minorBidi"/>
              <w:noProof/>
              <w:sz w:val="22"/>
              <w:szCs w:val="22"/>
            </w:rPr>
          </w:pPr>
          <w:ins w:id="61" w:author="Jimmy Duggan" w:date="2015-11-15T22:48:00Z">
            <w:r w:rsidRPr="001329A2">
              <w:rPr>
                <w:rStyle w:val="Hyperlink"/>
                <w:noProof/>
              </w:rPr>
              <w:fldChar w:fldCharType="begin"/>
            </w:r>
            <w:r w:rsidRPr="001329A2">
              <w:rPr>
                <w:rStyle w:val="Hyperlink"/>
                <w:noProof/>
              </w:rPr>
              <w:instrText xml:space="preserve"> </w:instrText>
            </w:r>
            <w:r>
              <w:rPr>
                <w:noProof/>
              </w:rPr>
              <w:instrText>HYPERLINK \l "_Toc435391033"</w:instrText>
            </w:r>
            <w:r w:rsidRPr="001329A2">
              <w:rPr>
                <w:rStyle w:val="Hyperlink"/>
                <w:noProof/>
              </w:rPr>
              <w:instrText xml:space="preserve"> </w:instrText>
            </w:r>
            <w:r w:rsidRPr="001329A2">
              <w:rPr>
                <w:rStyle w:val="Hyperlink"/>
                <w:noProof/>
              </w:rPr>
            </w:r>
            <w:r w:rsidRPr="001329A2">
              <w:rPr>
                <w:rStyle w:val="Hyperlink"/>
                <w:noProof/>
              </w:rPr>
              <w:fldChar w:fldCharType="separate"/>
            </w:r>
            <w:r w:rsidRPr="001329A2">
              <w:rPr>
                <w:rStyle w:val="Hyperlink"/>
                <w:noProof/>
              </w:rPr>
              <w:t>3.1</w:t>
            </w:r>
            <w:r>
              <w:rPr>
                <w:rFonts w:asciiTheme="minorHAnsi" w:eastAsiaTheme="minorEastAsia" w:hAnsiTheme="minorHAnsi" w:cstheme="minorBidi"/>
                <w:noProof/>
                <w:sz w:val="22"/>
                <w:szCs w:val="22"/>
              </w:rPr>
              <w:tab/>
            </w:r>
            <w:r w:rsidRPr="001329A2">
              <w:rPr>
                <w:rStyle w:val="Hyperlink"/>
                <w:noProof/>
              </w:rPr>
              <w:t>Presentation Layer Overview</w:t>
            </w:r>
            <w:r>
              <w:rPr>
                <w:noProof/>
                <w:webHidden/>
              </w:rPr>
              <w:tab/>
            </w:r>
            <w:r>
              <w:rPr>
                <w:noProof/>
                <w:webHidden/>
              </w:rPr>
              <w:fldChar w:fldCharType="begin"/>
            </w:r>
            <w:r>
              <w:rPr>
                <w:noProof/>
                <w:webHidden/>
              </w:rPr>
              <w:instrText xml:space="preserve"> PAGEREF _Toc435391033 \h </w:instrText>
            </w:r>
            <w:r>
              <w:rPr>
                <w:noProof/>
                <w:webHidden/>
              </w:rPr>
            </w:r>
          </w:ins>
          <w:r>
            <w:rPr>
              <w:noProof/>
              <w:webHidden/>
            </w:rPr>
            <w:fldChar w:fldCharType="separate"/>
          </w:r>
          <w:ins w:id="62" w:author="Jimmy Duggan" w:date="2015-11-15T22:48:00Z">
            <w:r>
              <w:rPr>
                <w:noProof/>
                <w:webHidden/>
              </w:rPr>
              <w:t>5</w:t>
            </w:r>
            <w:r>
              <w:rPr>
                <w:noProof/>
                <w:webHidden/>
              </w:rPr>
              <w:fldChar w:fldCharType="end"/>
            </w:r>
            <w:r w:rsidRPr="001329A2">
              <w:rPr>
                <w:rStyle w:val="Hyperlink"/>
                <w:noProof/>
              </w:rPr>
              <w:fldChar w:fldCharType="end"/>
            </w:r>
          </w:ins>
        </w:p>
        <w:p w:rsidR="00CB1294" w:rsidRDefault="00CB1294">
          <w:pPr>
            <w:pStyle w:val="TOC3"/>
            <w:tabs>
              <w:tab w:val="left" w:pos="1320"/>
              <w:tab w:val="right" w:leader="dot" w:pos="9350"/>
            </w:tabs>
            <w:rPr>
              <w:ins w:id="63" w:author="Jimmy Duggan" w:date="2015-11-15T22:48:00Z"/>
              <w:rFonts w:asciiTheme="minorHAnsi" w:eastAsiaTheme="minorEastAsia" w:hAnsiTheme="minorHAnsi" w:cstheme="minorBidi"/>
              <w:noProof/>
              <w:sz w:val="22"/>
              <w:szCs w:val="22"/>
            </w:rPr>
          </w:pPr>
          <w:ins w:id="64" w:author="Jimmy Duggan" w:date="2015-11-15T22:48:00Z">
            <w:r w:rsidRPr="001329A2">
              <w:rPr>
                <w:rStyle w:val="Hyperlink"/>
                <w:noProof/>
              </w:rPr>
              <w:fldChar w:fldCharType="begin"/>
            </w:r>
            <w:r w:rsidRPr="001329A2">
              <w:rPr>
                <w:rStyle w:val="Hyperlink"/>
                <w:noProof/>
              </w:rPr>
              <w:instrText xml:space="preserve"> </w:instrText>
            </w:r>
            <w:r>
              <w:rPr>
                <w:noProof/>
              </w:rPr>
              <w:instrText>HYPERLINK \l "_Toc435391034"</w:instrText>
            </w:r>
            <w:r w:rsidRPr="001329A2">
              <w:rPr>
                <w:rStyle w:val="Hyperlink"/>
                <w:noProof/>
              </w:rPr>
              <w:instrText xml:space="preserve"> </w:instrText>
            </w:r>
            <w:r w:rsidRPr="001329A2">
              <w:rPr>
                <w:rStyle w:val="Hyperlink"/>
                <w:noProof/>
              </w:rPr>
            </w:r>
            <w:r w:rsidRPr="001329A2">
              <w:rPr>
                <w:rStyle w:val="Hyperlink"/>
                <w:noProof/>
              </w:rPr>
              <w:fldChar w:fldCharType="separate"/>
            </w:r>
            <w:r w:rsidRPr="001329A2">
              <w:rPr>
                <w:rStyle w:val="Hyperlink"/>
                <w:noProof/>
              </w:rPr>
              <w:t>3.1.1</w:t>
            </w:r>
            <w:r>
              <w:rPr>
                <w:rFonts w:asciiTheme="minorHAnsi" w:eastAsiaTheme="minorEastAsia" w:hAnsiTheme="minorHAnsi" w:cstheme="minorBidi"/>
                <w:noProof/>
                <w:sz w:val="22"/>
                <w:szCs w:val="22"/>
              </w:rPr>
              <w:tab/>
            </w:r>
            <w:r w:rsidRPr="001329A2">
              <w:rPr>
                <w:rStyle w:val="Hyperlink"/>
                <w:noProof/>
              </w:rPr>
              <w:t>Controllers</w:t>
            </w:r>
            <w:r>
              <w:rPr>
                <w:noProof/>
                <w:webHidden/>
              </w:rPr>
              <w:tab/>
            </w:r>
            <w:r>
              <w:rPr>
                <w:noProof/>
                <w:webHidden/>
              </w:rPr>
              <w:fldChar w:fldCharType="begin"/>
            </w:r>
            <w:r>
              <w:rPr>
                <w:noProof/>
                <w:webHidden/>
              </w:rPr>
              <w:instrText xml:space="preserve"> PAGEREF _Toc435391034 \h </w:instrText>
            </w:r>
            <w:r>
              <w:rPr>
                <w:noProof/>
                <w:webHidden/>
              </w:rPr>
            </w:r>
          </w:ins>
          <w:r>
            <w:rPr>
              <w:noProof/>
              <w:webHidden/>
            </w:rPr>
            <w:fldChar w:fldCharType="separate"/>
          </w:r>
          <w:ins w:id="65" w:author="Jimmy Duggan" w:date="2015-11-15T22:48:00Z">
            <w:r>
              <w:rPr>
                <w:noProof/>
                <w:webHidden/>
              </w:rPr>
              <w:t>5</w:t>
            </w:r>
            <w:r>
              <w:rPr>
                <w:noProof/>
                <w:webHidden/>
              </w:rPr>
              <w:fldChar w:fldCharType="end"/>
            </w:r>
            <w:r w:rsidRPr="001329A2">
              <w:rPr>
                <w:rStyle w:val="Hyperlink"/>
                <w:noProof/>
              </w:rPr>
              <w:fldChar w:fldCharType="end"/>
            </w:r>
          </w:ins>
        </w:p>
        <w:p w:rsidR="00CB1294" w:rsidRDefault="00CB1294">
          <w:pPr>
            <w:pStyle w:val="TOC2"/>
            <w:tabs>
              <w:tab w:val="left" w:pos="880"/>
              <w:tab w:val="right" w:leader="dot" w:pos="9350"/>
            </w:tabs>
            <w:rPr>
              <w:ins w:id="66" w:author="Jimmy Duggan" w:date="2015-11-15T22:48:00Z"/>
              <w:rFonts w:asciiTheme="minorHAnsi" w:eastAsiaTheme="minorEastAsia" w:hAnsiTheme="minorHAnsi" w:cstheme="minorBidi"/>
              <w:noProof/>
              <w:sz w:val="22"/>
              <w:szCs w:val="22"/>
            </w:rPr>
          </w:pPr>
          <w:ins w:id="67" w:author="Jimmy Duggan" w:date="2015-11-15T22:48:00Z">
            <w:r w:rsidRPr="001329A2">
              <w:rPr>
                <w:rStyle w:val="Hyperlink"/>
                <w:noProof/>
              </w:rPr>
              <w:fldChar w:fldCharType="begin"/>
            </w:r>
            <w:r w:rsidRPr="001329A2">
              <w:rPr>
                <w:rStyle w:val="Hyperlink"/>
                <w:noProof/>
              </w:rPr>
              <w:instrText xml:space="preserve"> </w:instrText>
            </w:r>
            <w:r>
              <w:rPr>
                <w:noProof/>
              </w:rPr>
              <w:instrText>HYPERLINK \l "_Toc435391035"</w:instrText>
            </w:r>
            <w:r w:rsidRPr="001329A2">
              <w:rPr>
                <w:rStyle w:val="Hyperlink"/>
                <w:noProof/>
              </w:rPr>
              <w:instrText xml:space="preserve"> </w:instrText>
            </w:r>
            <w:r w:rsidRPr="001329A2">
              <w:rPr>
                <w:rStyle w:val="Hyperlink"/>
                <w:noProof/>
              </w:rPr>
            </w:r>
            <w:r w:rsidRPr="001329A2">
              <w:rPr>
                <w:rStyle w:val="Hyperlink"/>
                <w:noProof/>
              </w:rPr>
              <w:fldChar w:fldCharType="separate"/>
            </w:r>
            <w:r w:rsidRPr="001329A2">
              <w:rPr>
                <w:rStyle w:val="Hyperlink"/>
                <w:noProof/>
              </w:rPr>
              <w:t>3.2</w:t>
            </w:r>
            <w:r>
              <w:rPr>
                <w:rFonts w:asciiTheme="minorHAnsi" w:eastAsiaTheme="minorEastAsia" w:hAnsiTheme="minorHAnsi" w:cstheme="minorBidi"/>
                <w:noProof/>
                <w:sz w:val="22"/>
                <w:szCs w:val="22"/>
              </w:rPr>
              <w:tab/>
            </w:r>
            <w:r w:rsidRPr="001329A2">
              <w:rPr>
                <w:rStyle w:val="Hyperlink"/>
                <w:noProof/>
              </w:rPr>
              <w:t>Business Logic Layer Overview</w:t>
            </w:r>
            <w:r>
              <w:rPr>
                <w:noProof/>
                <w:webHidden/>
              </w:rPr>
              <w:tab/>
            </w:r>
            <w:r>
              <w:rPr>
                <w:noProof/>
                <w:webHidden/>
              </w:rPr>
              <w:fldChar w:fldCharType="begin"/>
            </w:r>
            <w:r>
              <w:rPr>
                <w:noProof/>
                <w:webHidden/>
              </w:rPr>
              <w:instrText xml:space="preserve"> PAGEREF _Toc435391035 \h </w:instrText>
            </w:r>
            <w:r>
              <w:rPr>
                <w:noProof/>
                <w:webHidden/>
              </w:rPr>
            </w:r>
          </w:ins>
          <w:r>
            <w:rPr>
              <w:noProof/>
              <w:webHidden/>
            </w:rPr>
            <w:fldChar w:fldCharType="separate"/>
          </w:r>
          <w:ins w:id="68" w:author="Jimmy Duggan" w:date="2015-11-15T22:48:00Z">
            <w:r>
              <w:rPr>
                <w:noProof/>
                <w:webHidden/>
              </w:rPr>
              <w:t>7</w:t>
            </w:r>
            <w:r>
              <w:rPr>
                <w:noProof/>
                <w:webHidden/>
              </w:rPr>
              <w:fldChar w:fldCharType="end"/>
            </w:r>
            <w:r w:rsidRPr="001329A2">
              <w:rPr>
                <w:rStyle w:val="Hyperlink"/>
                <w:noProof/>
              </w:rPr>
              <w:fldChar w:fldCharType="end"/>
            </w:r>
          </w:ins>
        </w:p>
        <w:p w:rsidR="00CB1294" w:rsidRDefault="00CB1294">
          <w:pPr>
            <w:pStyle w:val="TOC3"/>
            <w:tabs>
              <w:tab w:val="left" w:pos="1320"/>
              <w:tab w:val="right" w:leader="dot" w:pos="9350"/>
            </w:tabs>
            <w:rPr>
              <w:ins w:id="69" w:author="Jimmy Duggan" w:date="2015-11-15T22:48:00Z"/>
              <w:rFonts w:asciiTheme="minorHAnsi" w:eastAsiaTheme="minorEastAsia" w:hAnsiTheme="minorHAnsi" w:cstheme="minorBidi"/>
              <w:noProof/>
              <w:sz w:val="22"/>
              <w:szCs w:val="22"/>
            </w:rPr>
          </w:pPr>
          <w:ins w:id="70" w:author="Jimmy Duggan" w:date="2015-11-15T22:48:00Z">
            <w:r w:rsidRPr="001329A2">
              <w:rPr>
                <w:rStyle w:val="Hyperlink"/>
                <w:noProof/>
              </w:rPr>
              <w:fldChar w:fldCharType="begin"/>
            </w:r>
            <w:r w:rsidRPr="001329A2">
              <w:rPr>
                <w:rStyle w:val="Hyperlink"/>
                <w:noProof/>
              </w:rPr>
              <w:instrText xml:space="preserve"> </w:instrText>
            </w:r>
            <w:r>
              <w:rPr>
                <w:noProof/>
              </w:rPr>
              <w:instrText>HYPERLINK \l "_Toc435391036"</w:instrText>
            </w:r>
            <w:r w:rsidRPr="001329A2">
              <w:rPr>
                <w:rStyle w:val="Hyperlink"/>
                <w:noProof/>
              </w:rPr>
              <w:instrText xml:space="preserve"> </w:instrText>
            </w:r>
            <w:r w:rsidRPr="001329A2">
              <w:rPr>
                <w:rStyle w:val="Hyperlink"/>
                <w:noProof/>
              </w:rPr>
            </w:r>
            <w:r w:rsidRPr="001329A2">
              <w:rPr>
                <w:rStyle w:val="Hyperlink"/>
                <w:noProof/>
              </w:rPr>
              <w:fldChar w:fldCharType="separate"/>
            </w:r>
            <w:r w:rsidRPr="001329A2">
              <w:rPr>
                <w:rStyle w:val="Hyperlink"/>
                <w:noProof/>
              </w:rPr>
              <w:t>3.2.1</w:t>
            </w:r>
            <w:r>
              <w:rPr>
                <w:rFonts w:asciiTheme="minorHAnsi" w:eastAsiaTheme="minorEastAsia" w:hAnsiTheme="minorHAnsi" w:cstheme="minorBidi"/>
                <w:noProof/>
                <w:sz w:val="22"/>
                <w:szCs w:val="22"/>
              </w:rPr>
              <w:tab/>
            </w:r>
            <w:r w:rsidRPr="001329A2">
              <w:rPr>
                <w:rStyle w:val="Hyperlink"/>
                <w:noProof/>
              </w:rPr>
              <w:t>Entities</w:t>
            </w:r>
            <w:r>
              <w:rPr>
                <w:noProof/>
                <w:webHidden/>
              </w:rPr>
              <w:tab/>
            </w:r>
            <w:r>
              <w:rPr>
                <w:noProof/>
                <w:webHidden/>
              </w:rPr>
              <w:fldChar w:fldCharType="begin"/>
            </w:r>
            <w:r>
              <w:rPr>
                <w:noProof/>
                <w:webHidden/>
              </w:rPr>
              <w:instrText xml:space="preserve"> PAGEREF _Toc435391036 \h </w:instrText>
            </w:r>
            <w:r>
              <w:rPr>
                <w:noProof/>
                <w:webHidden/>
              </w:rPr>
            </w:r>
          </w:ins>
          <w:r>
            <w:rPr>
              <w:noProof/>
              <w:webHidden/>
            </w:rPr>
            <w:fldChar w:fldCharType="separate"/>
          </w:r>
          <w:ins w:id="71" w:author="Jimmy Duggan" w:date="2015-11-15T22:48:00Z">
            <w:r>
              <w:rPr>
                <w:noProof/>
                <w:webHidden/>
              </w:rPr>
              <w:t>7</w:t>
            </w:r>
            <w:r>
              <w:rPr>
                <w:noProof/>
                <w:webHidden/>
              </w:rPr>
              <w:fldChar w:fldCharType="end"/>
            </w:r>
            <w:r w:rsidRPr="001329A2">
              <w:rPr>
                <w:rStyle w:val="Hyperlink"/>
                <w:noProof/>
              </w:rPr>
              <w:fldChar w:fldCharType="end"/>
            </w:r>
          </w:ins>
        </w:p>
        <w:p w:rsidR="00CB1294" w:rsidRDefault="00CB1294">
          <w:pPr>
            <w:pStyle w:val="TOC3"/>
            <w:tabs>
              <w:tab w:val="left" w:pos="1320"/>
              <w:tab w:val="right" w:leader="dot" w:pos="9350"/>
            </w:tabs>
            <w:rPr>
              <w:ins w:id="72" w:author="Jimmy Duggan" w:date="2015-11-15T22:48:00Z"/>
              <w:rFonts w:asciiTheme="minorHAnsi" w:eastAsiaTheme="minorEastAsia" w:hAnsiTheme="minorHAnsi" w:cstheme="minorBidi"/>
              <w:noProof/>
              <w:sz w:val="22"/>
              <w:szCs w:val="22"/>
            </w:rPr>
          </w:pPr>
          <w:ins w:id="73" w:author="Jimmy Duggan" w:date="2015-11-15T22:48:00Z">
            <w:r w:rsidRPr="001329A2">
              <w:rPr>
                <w:rStyle w:val="Hyperlink"/>
                <w:noProof/>
              </w:rPr>
              <w:fldChar w:fldCharType="begin"/>
            </w:r>
            <w:r w:rsidRPr="001329A2">
              <w:rPr>
                <w:rStyle w:val="Hyperlink"/>
                <w:noProof/>
              </w:rPr>
              <w:instrText xml:space="preserve"> </w:instrText>
            </w:r>
            <w:r>
              <w:rPr>
                <w:noProof/>
              </w:rPr>
              <w:instrText>HYPERLINK \l "_Toc435391037"</w:instrText>
            </w:r>
            <w:r w:rsidRPr="001329A2">
              <w:rPr>
                <w:rStyle w:val="Hyperlink"/>
                <w:noProof/>
              </w:rPr>
              <w:instrText xml:space="preserve"> </w:instrText>
            </w:r>
            <w:r w:rsidRPr="001329A2">
              <w:rPr>
                <w:rStyle w:val="Hyperlink"/>
                <w:noProof/>
              </w:rPr>
            </w:r>
            <w:r w:rsidRPr="001329A2">
              <w:rPr>
                <w:rStyle w:val="Hyperlink"/>
                <w:noProof/>
              </w:rPr>
              <w:fldChar w:fldCharType="separate"/>
            </w:r>
            <w:r w:rsidRPr="001329A2">
              <w:rPr>
                <w:rStyle w:val="Hyperlink"/>
                <w:noProof/>
              </w:rPr>
              <w:t>3.2.2</w:t>
            </w:r>
            <w:r>
              <w:rPr>
                <w:rFonts w:asciiTheme="minorHAnsi" w:eastAsiaTheme="minorEastAsia" w:hAnsiTheme="minorHAnsi" w:cstheme="minorBidi"/>
                <w:noProof/>
                <w:sz w:val="22"/>
                <w:szCs w:val="22"/>
              </w:rPr>
              <w:tab/>
            </w:r>
            <w:r w:rsidRPr="001329A2">
              <w:rPr>
                <w:rStyle w:val="Hyperlink"/>
                <w:noProof/>
              </w:rPr>
              <w:t>Enumerations</w:t>
            </w:r>
            <w:r>
              <w:rPr>
                <w:noProof/>
                <w:webHidden/>
              </w:rPr>
              <w:tab/>
            </w:r>
            <w:r>
              <w:rPr>
                <w:noProof/>
                <w:webHidden/>
              </w:rPr>
              <w:fldChar w:fldCharType="begin"/>
            </w:r>
            <w:r>
              <w:rPr>
                <w:noProof/>
                <w:webHidden/>
              </w:rPr>
              <w:instrText xml:space="preserve"> PAGEREF _Toc435391037 \h </w:instrText>
            </w:r>
            <w:r>
              <w:rPr>
                <w:noProof/>
                <w:webHidden/>
              </w:rPr>
            </w:r>
          </w:ins>
          <w:r>
            <w:rPr>
              <w:noProof/>
              <w:webHidden/>
            </w:rPr>
            <w:fldChar w:fldCharType="separate"/>
          </w:r>
          <w:ins w:id="74" w:author="Jimmy Duggan" w:date="2015-11-15T22:48:00Z">
            <w:r>
              <w:rPr>
                <w:noProof/>
                <w:webHidden/>
              </w:rPr>
              <w:t>12</w:t>
            </w:r>
            <w:r>
              <w:rPr>
                <w:noProof/>
                <w:webHidden/>
              </w:rPr>
              <w:fldChar w:fldCharType="end"/>
            </w:r>
            <w:r w:rsidRPr="001329A2">
              <w:rPr>
                <w:rStyle w:val="Hyperlink"/>
                <w:noProof/>
              </w:rPr>
              <w:fldChar w:fldCharType="end"/>
            </w:r>
          </w:ins>
        </w:p>
        <w:p w:rsidR="00CB1294" w:rsidRDefault="00CB1294">
          <w:pPr>
            <w:pStyle w:val="TOC2"/>
            <w:tabs>
              <w:tab w:val="left" w:pos="880"/>
              <w:tab w:val="right" w:leader="dot" w:pos="9350"/>
            </w:tabs>
            <w:rPr>
              <w:ins w:id="75" w:author="Jimmy Duggan" w:date="2015-11-15T22:48:00Z"/>
              <w:rFonts w:asciiTheme="minorHAnsi" w:eastAsiaTheme="minorEastAsia" w:hAnsiTheme="minorHAnsi" w:cstheme="minorBidi"/>
              <w:noProof/>
              <w:sz w:val="22"/>
              <w:szCs w:val="22"/>
            </w:rPr>
          </w:pPr>
          <w:ins w:id="76" w:author="Jimmy Duggan" w:date="2015-11-15T22:48:00Z">
            <w:r w:rsidRPr="001329A2">
              <w:rPr>
                <w:rStyle w:val="Hyperlink"/>
                <w:noProof/>
              </w:rPr>
              <w:fldChar w:fldCharType="begin"/>
            </w:r>
            <w:r w:rsidRPr="001329A2">
              <w:rPr>
                <w:rStyle w:val="Hyperlink"/>
                <w:noProof/>
              </w:rPr>
              <w:instrText xml:space="preserve"> </w:instrText>
            </w:r>
            <w:r>
              <w:rPr>
                <w:noProof/>
              </w:rPr>
              <w:instrText>HYPERLINK \l "_Toc435391038"</w:instrText>
            </w:r>
            <w:r w:rsidRPr="001329A2">
              <w:rPr>
                <w:rStyle w:val="Hyperlink"/>
                <w:noProof/>
              </w:rPr>
              <w:instrText xml:space="preserve"> </w:instrText>
            </w:r>
            <w:r w:rsidRPr="001329A2">
              <w:rPr>
                <w:rStyle w:val="Hyperlink"/>
                <w:noProof/>
              </w:rPr>
            </w:r>
            <w:r w:rsidRPr="001329A2">
              <w:rPr>
                <w:rStyle w:val="Hyperlink"/>
                <w:noProof/>
              </w:rPr>
              <w:fldChar w:fldCharType="separate"/>
            </w:r>
            <w:r w:rsidRPr="001329A2">
              <w:rPr>
                <w:rStyle w:val="Hyperlink"/>
                <w:noProof/>
              </w:rPr>
              <w:t>3.3</w:t>
            </w:r>
            <w:r>
              <w:rPr>
                <w:rFonts w:asciiTheme="minorHAnsi" w:eastAsiaTheme="minorEastAsia" w:hAnsiTheme="minorHAnsi" w:cstheme="minorBidi"/>
                <w:noProof/>
                <w:sz w:val="22"/>
                <w:szCs w:val="22"/>
              </w:rPr>
              <w:tab/>
            </w:r>
            <w:r w:rsidRPr="001329A2">
              <w:rPr>
                <w:rStyle w:val="Hyperlink"/>
                <w:noProof/>
              </w:rPr>
              <w:t>Data Access Layer Overview</w:t>
            </w:r>
            <w:r>
              <w:rPr>
                <w:noProof/>
                <w:webHidden/>
              </w:rPr>
              <w:tab/>
            </w:r>
            <w:r>
              <w:rPr>
                <w:noProof/>
                <w:webHidden/>
              </w:rPr>
              <w:fldChar w:fldCharType="begin"/>
            </w:r>
            <w:r>
              <w:rPr>
                <w:noProof/>
                <w:webHidden/>
              </w:rPr>
              <w:instrText xml:space="preserve"> PAGEREF _Toc435391038 \h </w:instrText>
            </w:r>
            <w:r>
              <w:rPr>
                <w:noProof/>
                <w:webHidden/>
              </w:rPr>
            </w:r>
          </w:ins>
          <w:r>
            <w:rPr>
              <w:noProof/>
              <w:webHidden/>
            </w:rPr>
            <w:fldChar w:fldCharType="separate"/>
          </w:r>
          <w:ins w:id="77" w:author="Jimmy Duggan" w:date="2015-11-15T22:48:00Z">
            <w:r>
              <w:rPr>
                <w:noProof/>
                <w:webHidden/>
              </w:rPr>
              <w:t>15</w:t>
            </w:r>
            <w:r>
              <w:rPr>
                <w:noProof/>
                <w:webHidden/>
              </w:rPr>
              <w:fldChar w:fldCharType="end"/>
            </w:r>
            <w:r w:rsidRPr="001329A2">
              <w:rPr>
                <w:rStyle w:val="Hyperlink"/>
                <w:noProof/>
              </w:rPr>
              <w:fldChar w:fldCharType="end"/>
            </w:r>
          </w:ins>
        </w:p>
        <w:p w:rsidR="0084672C" w:rsidDel="005D60DE" w:rsidRDefault="0084672C">
          <w:pPr>
            <w:pStyle w:val="TOC1"/>
            <w:tabs>
              <w:tab w:val="right" w:leader="dot" w:pos="9350"/>
            </w:tabs>
            <w:rPr>
              <w:del w:id="78" w:author="Jimmy Duggan" w:date="2015-11-15T22:47:00Z"/>
              <w:rFonts w:asciiTheme="minorHAnsi" w:eastAsiaTheme="minorEastAsia" w:hAnsiTheme="minorHAnsi" w:cstheme="minorBidi"/>
              <w:noProof/>
              <w:sz w:val="22"/>
              <w:szCs w:val="22"/>
            </w:rPr>
          </w:pPr>
          <w:del w:id="79" w:author="Jimmy Duggan" w:date="2015-11-15T22:47:00Z">
            <w:r w:rsidRPr="005D60DE" w:rsidDel="005D60DE">
              <w:rPr>
                <w:noProof/>
                <w:rPrChange w:id="80" w:author="Jimmy Duggan" w:date="2015-11-15T22:47:00Z">
                  <w:rPr>
                    <w:rStyle w:val="Hyperlink"/>
                    <w:noProof/>
                  </w:rPr>
                </w:rPrChange>
              </w:rPr>
              <w:delText>Revision History</w:delText>
            </w:r>
            <w:r w:rsidDel="005D60DE">
              <w:rPr>
                <w:noProof/>
                <w:webHidden/>
              </w:rPr>
              <w:tab/>
              <w:delText>i</w:delText>
            </w:r>
          </w:del>
        </w:p>
        <w:p w:rsidR="0084672C" w:rsidDel="005D60DE" w:rsidRDefault="0084672C">
          <w:pPr>
            <w:pStyle w:val="TOC1"/>
            <w:tabs>
              <w:tab w:val="right" w:leader="dot" w:pos="9350"/>
            </w:tabs>
            <w:rPr>
              <w:del w:id="81" w:author="Jimmy Duggan" w:date="2015-11-15T22:47:00Z"/>
              <w:rFonts w:asciiTheme="minorHAnsi" w:eastAsiaTheme="minorEastAsia" w:hAnsiTheme="minorHAnsi" w:cstheme="minorBidi"/>
              <w:noProof/>
              <w:sz w:val="22"/>
              <w:szCs w:val="22"/>
            </w:rPr>
          </w:pPr>
          <w:del w:id="82" w:author="Jimmy Duggan" w:date="2015-11-15T22:47:00Z">
            <w:r w:rsidRPr="005D60DE" w:rsidDel="005D60DE">
              <w:rPr>
                <w:noProof/>
                <w:rPrChange w:id="83" w:author="Jimmy Duggan" w:date="2015-11-15T22:47:00Z">
                  <w:rPr>
                    <w:rStyle w:val="Hyperlink"/>
                    <w:noProof/>
                  </w:rPr>
                </w:rPrChange>
              </w:rPr>
              <w:delText>Table of Contents</w:delText>
            </w:r>
            <w:r w:rsidDel="005D60DE">
              <w:rPr>
                <w:noProof/>
                <w:webHidden/>
              </w:rPr>
              <w:tab/>
              <w:delText>ii</w:delText>
            </w:r>
          </w:del>
        </w:p>
        <w:p w:rsidR="0084672C" w:rsidDel="005D60DE" w:rsidRDefault="0084672C">
          <w:pPr>
            <w:pStyle w:val="TOC1"/>
            <w:tabs>
              <w:tab w:val="left" w:pos="480"/>
              <w:tab w:val="right" w:leader="dot" w:pos="9350"/>
            </w:tabs>
            <w:rPr>
              <w:del w:id="84" w:author="Jimmy Duggan" w:date="2015-11-15T22:47:00Z"/>
              <w:rFonts w:asciiTheme="minorHAnsi" w:eastAsiaTheme="minorEastAsia" w:hAnsiTheme="minorHAnsi" w:cstheme="minorBidi"/>
              <w:noProof/>
              <w:sz w:val="22"/>
              <w:szCs w:val="22"/>
            </w:rPr>
          </w:pPr>
          <w:del w:id="85" w:author="Jimmy Duggan" w:date="2015-11-15T22:47:00Z">
            <w:r w:rsidRPr="005D60DE" w:rsidDel="005D60DE">
              <w:rPr>
                <w:noProof/>
                <w:rPrChange w:id="86" w:author="Jimmy Duggan" w:date="2015-11-15T22:47:00Z">
                  <w:rPr>
                    <w:rStyle w:val="Hyperlink"/>
                    <w:noProof/>
                  </w:rPr>
                </w:rPrChange>
              </w:rPr>
              <w:delText>1</w:delText>
            </w:r>
            <w:r w:rsidDel="005D60DE">
              <w:rPr>
                <w:rFonts w:asciiTheme="minorHAnsi" w:eastAsiaTheme="minorEastAsia" w:hAnsiTheme="minorHAnsi" w:cstheme="minorBidi"/>
                <w:noProof/>
                <w:sz w:val="22"/>
                <w:szCs w:val="22"/>
              </w:rPr>
              <w:tab/>
            </w:r>
            <w:r w:rsidRPr="005D60DE" w:rsidDel="005D60DE">
              <w:rPr>
                <w:noProof/>
                <w:rPrChange w:id="87" w:author="Jimmy Duggan" w:date="2015-11-15T22:47:00Z">
                  <w:rPr>
                    <w:rStyle w:val="Hyperlink"/>
                    <w:noProof/>
                  </w:rPr>
                </w:rPrChange>
              </w:rPr>
              <w:delText>Introduction</w:delText>
            </w:r>
            <w:r w:rsidDel="005D60DE">
              <w:rPr>
                <w:noProof/>
                <w:webHidden/>
              </w:rPr>
              <w:tab/>
              <w:delText>1</w:delText>
            </w:r>
          </w:del>
        </w:p>
        <w:p w:rsidR="0084672C" w:rsidDel="005D60DE" w:rsidRDefault="0084672C">
          <w:pPr>
            <w:pStyle w:val="TOC2"/>
            <w:tabs>
              <w:tab w:val="left" w:pos="880"/>
              <w:tab w:val="right" w:leader="dot" w:pos="9350"/>
            </w:tabs>
            <w:rPr>
              <w:del w:id="88" w:author="Jimmy Duggan" w:date="2015-11-15T22:47:00Z"/>
              <w:rFonts w:asciiTheme="minorHAnsi" w:eastAsiaTheme="minorEastAsia" w:hAnsiTheme="minorHAnsi" w:cstheme="minorBidi"/>
              <w:noProof/>
              <w:sz w:val="22"/>
              <w:szCs w:val="22"/>
            </w:rPr>
          </w:pPr>
          <w:del w:id="89" w:author="Jimmy Duggan" w:date="2015-11-15T22:47:00Z">
            <w:r w:rsidRPr="005D60DE" w:rsidDel="005D60DE">
              <w:rPr>
                <w:noProof/>
                <w:rPrChange w:id="90" w:author="Jimmy Duggan" w:date="2015-11-15T22:47:00Z">
                  <w:rPr>
                    <w:rStyle w:val="Hyperlink"/>
                    <w:noProof/>
                  </w:rPr>
                </w:rPrChange>
              </w:rPr>
              <w:delText>1.1</w:delText>
            </w:r>
            <w:r w:rsidDel="005D60DE">
              <w:rPr>
                <w:rFonts w:asciiTheme="minorHAnsi" w:eastAsiaTheme="minorEastAsia" w:hAnsiTheme="minorHAnsi" w:cstheme="minorBidi"/>
                <w:noProof/>
                <w:sz w:val="22"/>
                <w:szCs w:val="22"/>
              </w:rPr>
              <w:tab/>
            </w:r>
            <w:r w:rsidRPr="005D60DE" w:rsidDel="005D60DE">
              <w:rPr>
                <w:noProof/>
                <w:rPrChange w:id="91" w:author="Jimmy Duggan" w:date="2015-11-15T22:47:00Z">
                  <w:rPr>
                    <w:rStyle w:val="Hyperlink"/>
                    <w:noProof/>
                  </w:rPr>
                </w:rPrChange>
              </w:rPr>
              <w:delText>Purpose</w:delText>
            </w:r>
            <w:r w:rsidDel="005D60DE">
              <w:rPr>
                <w:noProof/>
                <w:webHidden/>
              </w:rPr>
              <w:tab/>
              <w:delText>1</w:delText>
            </w:r>
          </w:del>
        </w:p>
        <w:p w:rsidR="0084672C" w:rsidDel="005D60DE" w:rsidRDefault="0084672C">
          <w:pPr>
            <w:pStyle w:val="TOC2"/>
            <w:tabs>
              <w:tab w:val="left" w:pos="880"/>
              <w:tab w:val="right" w:leader="dot" w:pos="9350"/>
            </w:tabs>
            <w:rPr>
              <w:del w:id="92" w:author="Jimmy Duggan" w:date="2015-11-15T22:47:00Z"/>
              <w:rFonts w:asciiTheme="minorHAnsi" w:eastAsiaTheme="minorEastAsia" w:hAnsiTheme="minorHAnsi" w:cstheme="minorBidi"/>
              <w:noProof/>
              <w:sz w:val="22"/>
              <w:szCs w:val="22"/>
            </w:rPr>
          </w:pPr>
          <w:del w:id="93" w:author="Jimmy Duggan" w:date="2015-11-15T22:47:00Z">
            <w:r w:rsidRPr="005D60DE" w:rsidDel="005D60DE">
              <w:rPr>
                <w:noProof/>
                <w:rPrChange w:id="94" w:author="Jimmy Duggan" w:date="2015-11-15T22:47:00Z">
                  <w:rPr>
                    <w:rStyle w:val="Hyperlink"/>
                    <w:noProof/>
                  </w:rPr>
                </w:rPrChange>
              </w:rPr>
              <w:delText>1.2</w:delText>
            </w:r>
            <w:r w:rsidDel="005D60DE">
              <w:rPr>
                <w:rFonts w:asciiTheme="minorHAnsi" w:eastAsiaTheme="minorEastAsia" w:hAnsiTheme="minorHAnsi" w:cstheme="minorBidi"/>
                <w:noProof/>
                <w:sz w:val="22"/>
                <w:szCs w:val="22"/>
              </w:rPr>
              <w:tab/>
            </w:r>
            <w:r w:rsidRPr="005D60DE" w:rsidDel="005D60DE">
              <w:rPr>
                <w:noProof/>
                <w:rPrChange w:id="95" w:author="Jimmy Duggan" w:date="2015-11-15T22:47:00Z">
                  <w:rPr>
                    <w:rStyle w:val="Hyperlink"/>
                    <w:noProof/>
                  </w:rPr>
                </w:rPrChange>
              </w:rPr>
              <w:delText>Scope</w:delText>
            </w:r>
            <w:r w:rsidDel="005D60DE">
              <w:rPr>
                <w:noProof/>
                <w:webHidden/>
              </w:rPr>
              <w:tab/>
              <w:delText>1</w:delText>
            </w:r>
          </w:del>
        </w:p>
        <w:p w:rsidR="0084672C" w:rsidDel="005D60DE" w:rsidRDefault="0084672C">
          <w:pPr>
            <w:pStyle w:val="TOC2"/>
            <w:tabs>
              <w:tab w:val="left" w:pos="880"/>
              <w:tab w:val="right" w:leader="dot" w:pos="9350"/>
            </w:tabs>
            <w:rPr>
              <w:del w:id="96" w:author="Jimmy Duggan" w:date="2015-11-15T22:47:00Z"/>
              <w:rFonts w:asciiTheme="minorHAnsi" w:eastAsiaTheme="minorEastAsia" w:hAnsiTheme="minorHAnsi" w:cstheme="minorBidi"/>
              <w:noProof/>
              <w:sz w:val="22"/>
              <w:szCs w:val="22"/>
            </w:rPr>
          </w:pPr>
          <w:del w:id="97" w:author="Jimmy Duggan" w:date="2015-11-15T22:47:00Z">
            <w:r w:rsidRPr="005D60DE" w:rsidDel="005D60DE">
              <w:rPr>
                <w:noProof/>
                <w:rPrChange w:id="98" w:author="Jimmy Duggan" w:date="2015-11-15T22:47:00Z">
                  <w:rPr>
                    <w:rStyle w:val="Hyperlink"/>
                    <w:noProof/>
                  </w:rPr>
                </w:rPrChange>
              </w:rPr>
              <w:delText>1.3</w:delText>
            </w:r>
            <w:r w:rsidDel="005D60DE">
              <w:rPr>
                <w:rFonts w:asciiTheme="minorHAnsi" w:eastAsiaTheme="minorEastAsia" w:hAnsiTheme="minorHAnsi" w:cstheme="minorBidi"/>
                <w:noProof/>
                <w:sz w:val="22"/>
                <w:szCs w:val="22"/>
              </w:rPr>
              <w:tab/>
            </w:r>
            <w:r w:rsidRPr="005D60DE" w:rsidDel="005D60DE">
              <w:rPr>
                <w:noProof/>
                <w:rPrChange w:id="99" w:author="Jimmy Duggan" w:date="2015-11-15T22:47:00Z">
                  <w:rPr>
                    <w:rStyle w:val="Hyperlink"/>
                    <w:noProof/>
                  </w:rPr>
                </w:rPrChange>
              </w:rPr>
              <w:delText>Definitions, Acronyms, and Abbreviations</w:delText>
            </w:r>
            <w:r w:rsidDel="005D60DE">
              <w:rPr>
                <w:noProof/>
                <w:webHidden/>
              </w:rPr>
              <w:tab/>
              <w:delText>2</w:delText>
            </w:r>
          </w:del>
        </w:p>
        <w:p w:rsidR="0084672C" w:rsidDel="005D60DE" w:rsidRDefault="0084672C">
          <w:pPr>
            <w:pStyle w:val="TOC2"/>
            <w:tabs>
              <w:tab w:val="left" w:pos="880"/>
              <w:tab w:val="right" w:leader="dot" w:pos="9350"/>
            </w:tabs>
            <w:rPr>
              <w:del w:id="100" w:author="Jimmy Duggan" w:date="2015-11-15T22:47:00Z"/>
              <w:rFonts w:asciiTheme="minorHAnsi" w:eastAsiaTheme="minorEastAsia" w:hAnsiTheme="minorHAnsi" w:cstheme="minorBidi"/>
              <w:noProof/>
              <w:sz w:val="22"/>
              <w:szCs w:val="22"/>
            </w:rPr>
          </w:pPr>
          <w:del w:id="101" w:author="Jimmy Duggan" w:date="2015-11-15T22:47:00Z">
            <w:r w:rsidRPr="005D60DE" w:rsidDel="005D60DE">
              <w:rPr>
                <w:noProof/>
                <w:rPrChange w:id="102" w:author="Jimmy Duggan" w:date="2015-11-15T22:47:00Z">
                  <w:rPr>
                    <w:rStyle w:val="Hyperlink"/>
                    <w:noProof/>
                  </w:rPr>
                </w:rPrChange>
              </w:rPr>
              <w:delText>1.4</w:delText>
            </w:r>
            <w:r w:rsidDel="005D60DE">
              <w:rPr>
                <w:rFonts w:asciiTheme="minorHAnsi" w:eastAsiaTheme="minorEastAsia" w:hAnsiTheme="minorHAnsi" w:cstheme="minorBidi"/>
                <w:noProof/>
                <w:sz w:val="22"/>
                <w:szCs w:val="22"/>
              </w:rPr>
              <w:tab/>
            </w:r>
            <w:r w:rsidRPr="005D60DE" w:rsidDel="005D60DE">
              <w:rPr>
                <w:noProof/>
                <w:rPrChange w:id="103" w:author="Jimmy Duggan" w:date="2015-11-15T22:47:00Z">
                  <w:rPr>
                    <w:rStyle w:val="Hyperlink"/>
                    <w:noProof/>
                  </w:rPr>
                </w:rPrChange>
              </w:rPr>
              <w:delText>References</w:delText>
            </w:r>
            <w:r w:rsidDel="005D60DE">
              <w:rPr>
                <w:noProof/>
                <w:webHidden/>
              </w:rPr>
              <w:tab/>
              <w:delText>2</w:delText>
            </w:r>
          </w:del>
        </w:p>
        <w:p w:rsidR="0084672C" w:rsidDel="005D60DE" w:rsidRDefault="0084672C">
          <w:pPr>
            <w:pStyle w:val="TOC2"/>
            <w:tabs>
              <w:tab w:val="left" w:pos="880"/>
              <w:tab w:val="right" w:leader="dot" w:pos="9350"/>
            </w:tabs>
            <w:rPr>
              <w:del w:id="104" w:author="Jimmy Duggan" w:date="2015-11-15T22:47:00Z"/>
              <w:rFonts w:asciiTheme="minorHAnsi" w:eastAsiaTheme="minorEastAsia" w:hAnsiTheme="minorHAnsi" w:cstheme="minorBidi"/>
              <w:noProof/>
              <w:sz w:val="22"/>
              <w:szCs w:val="22"/>
            </w:rPr>
          </w:pPr>
          <w:del w:id="105" w:author="Jimmy Duggan" w:date="2015-11-15T22:47:00Z">
            <w:r w:rsidRPr="005D60DE" w:rsidDel="005D60DE">
              <w:rPr>
                <w:noProof/>
                <w:rPrChange w:id="106" w:author="Jimmy Duggan" w:date="2015-11-15T22:47:00Z">
                  <w:rPr>
                    <w:rStyle w:val="Hyperlink"/>
                    <w:noProof/>
                  </w:rPr>
                </w:rPrChange>
              </w:rPr>
              <w:delText>1.5</w:delText>
            </w:r>
            <w:r w:rsidDel="005D60DE">
              <w:rPr>
                <w:rFonts w:asciiTheme="minorHAnsi" w:eastAsiaTheme="minorEastAsia" w:hAnsiTheme="minorHAnsi" w:cstheme="minorBidi"/>
                <w:noProof/>
                <w:sz w:val="22"/>
                <w:szCs w:val="22"/>
              </w:rPr>
              <w:tab/>
            </w:r>
            <w:r w:rsidRPr="005D60DE" w:rsidDel="005D60DE">
              <w:rPr>
                <w:noProof/>
                <w:rPrChange w:id="107" w:author="Jimmy Duggan" w:date="2015-11-15T22:47:00Z">
                  <w:rPr>
                    <w:rStyle w:val="Hyperlink"/>
                    <w:noProof/>
                  </w:rPr>
                </w:rPrChange>
              </w:rPr>
              <w:delText>Overview</w:delText>
            </w:r>
            <w:r w:rsidDel="005D60DE">
              <w:rPr>
                <w:noProof/>
                <w:webHidden/>
              </w:rPr>
              <w:tab/>
              <w:delText>2</w:delText>
            </w:r>
          </w:del>
        </w:p>
        <w:p w:rsidR="0084672C" w:rsidDel="005D60DE" w:rsidRDefault="0084672C">
          <w:pPr>
            <w:pStyle w:val="TOC2"/>
            <w:tabs>
              <w:tab w:val="left" w:pos="880"/>
              <w:tab w:val="right" w:leader="dot" w:pos="9350"/>
            </w:tabs>
            <w:rPr>
              <w:del w:id="108" w:author="Jimmy Duggan" w:date="2015-11-15T22:47:00Z"/>
              <w:rFonts w:asciiTheme="minorHAnsi" w:eastAsiaTheme="minorEastAsia" w:hAnsiTheme="minorHAnsi" w:cstheme="minorBidi"/>
              <w:noProof/>
              <w:sz w:val="22"/>
              <w:szCs w:val="22"/>
            </w:rPr>
          </w:pPr>
          <w:del w:id="109" w:author="Jimmy Duggan" w:date="2015-11-15T22:47:00Z">
            <w:r w:rsidRPr="005D60DE" w:rsidDel="005D60DE">
              <w:rPr>
                <w:noProof/>
                <w:rPrChange w:id="110" w:author="Jimmy Duggan" w:date="2015-11-15T22:47:00Z">
                  <w:rPr>
                    <w:rStyle w:val="Hyperlink"/>
                    <w:noProof/>
                  </w:rPr>
                </w:rPrChange>
              </w:rPr>
              <w:delText>1.6</w:delText>
            </w:r>
            <w:r w:rsidDel="005D60DE">
              <w:rPr>
                <w:rFonts w:asciiTheme="minorHAnsi" w:eastAsiaTheme="minorEastAsia" w:hAnsiTheme="minorHAnsi" w:cstheme="minorBidi"/>
                <w:noProof/>
                <w:sz w:val="22"/>
                <w:szCs w:val="22"/>
              </w:rPr>
              <w:tab/>
            </w:r>
            <w:r w:rsidRPr="005D60DE" w:rsidDel="005D60DE">
              <w:rPr>
                <w:noProof/>
                <w:rPrChange w:id="111" w:author="Jimmy Duggan" w:date="2015-11-15T22:47:00Z">
                  <w:rPr>
                    <w:rStyle w:val="Hyperlink"/>
                    <w:noProof/>
                  </w:rPr>
                </w:rPrChange>
              </w:rPr>
              <w:delText>Application Framework</w:delText>
            </w:r>
            <w:r w:rsidDel="005D60DE">
              <w:rPr>
                <w:noProof/>
                <w:webHidden/>
              </w:rPr>
              <w:tab/>
              <w:delText>2</w:delText>
            </w:r>
          </w:del>
        </w:p>
        <w:p w:rsidR="0084672C" w:rsidDel="005D60DE" w:rsidRDefault="0084672C">
          <w:pPr>
            <w:pStyle w:val="TOC1"/>
            <w:tabs>
              <w:tab w:val="left" w:pos="480"/>
              <w:tab w:val="right" w:leader="dot" w:pos="9350"/>
            </w:tabs>
            <w:rPr>
              <w:del w:id="112" w:author="Jimmy Duggan" w:date="2015-11-15T22:47:00Z"/>
              <w:rFonts w:asciiTheme="minorHAnsi" w:eastAsiaTheme="minorEastAsia" w:hAnsiTheme="minorHAnsi" w:cstheme="minorBidi"/>
              <w:noProof/>
              <w:sz w:val="22"/>
              <w:szCs w:val="22"/>
            </w:rPr>
          </w:pPr>
          <w:del w:id="113" w:author="Jimmy Duggan" w:date="2015-11-15T22:47:00Z">
            <w:r w:rsidRPr="005D60DE" w:rsidDel="005D60DE">
              <w:rPr>
                <w:noProof/>
                <w:rPrChange w:id="114" w:author="Jimmy Duggan" w:date="2015-11-15T22:47:00Z">
                  <w:rPr>
                    <w:rStyle w:val="Hyperlink"/>
                    <w:noProof/>
                  </w:rPr>
                </w:rPrChange>
              </w:rPr>
              <w:delText>2</w:delText>
            </w:r>
            <w:r w:rsidDel="005D60DE">
              <w:rPr>
                <w:rFonts w:asciiTheme="minorHAnsi" w:eastAsiaTheme="minorEastAsia" w:hAnsiTheme="minorHAnsi" w:cstheme="minorBidi"/>
                <w:noProof/>
                <w:sz w:val="22"/>
                <w:szCs w:val="22"/>
              </w:rPr>
              <w:tab/>
            </w:r>
            <w:r w:rsidRPr="005D60DE" w:rsidDel="005D60DE">
              <w:rPr>
                <w:noProof/>
                <w:rPrChange w:id="115" w:author="Jimmy Duggan" w:date="2015-11-15T22:47:00Z">
                  <w:rPr>
                    <w:rStyle w:val="Hyperlink"/>
                    <w:noProof/>
                  </w:rPr>
                </w:rPrChange>
              </w:rPr>
              <w:delText>System Architecture Description</w:delText>
            </w:r>
            <w:r w:rsidDel="005D60DE">
              <w:rPr>
                <w:noProof/>
                <w:webHidden/>
              </w:rPr>
              <w:tab/>
              <w:delText>2</w:delText>
            </w:r>
          </w:del>
        </w:p>
        <w:p w:rsidR="0084672C" w:rsidDel="005D60DE" w:rsidRDefault="0084672C">
          <w:pPr>
            <w:pStyle w:val="TOC2"/>
            <w:tabs>
              <w:tab w:val="left" w:pos="880"/>
              <w:tab w:val="right" w:leader="dot" w:pos="9350"/>
            </w:tabs>
            <w:rPr>
              <w:del w:id="116" w:author="Jimmy Duggan" w:date="2015-11-15T22:47:00Z"/>
              <w:rFonts w:asciiTheme="minorHAnsi" w:eastAsiaTheme="minorEastAsia" w:hAnsiTheme="minorHAnsi" w:cstheme="minorBidi"/>
              <w:noProof/>
              <w:sz w:val="22"/>
              <w:szCs w:val="22"/>
            </w:rPr>
          </w:pPr>
          <w:del w:id="117" w:author="Jimmy Duggan" w:date="2015-11-15T22:47:00Z">
            <w:r w:rsidRPr="005D60DE" w:rsidDel="005D60DE">
              <w:rPr>
                <w:noProof/>
                <w:rPrChange w:id="118" w:author="Jimmy Duggan" w:date="2015-11-15T22:47:00Z">
                  <w:rPr>
                    <w:rStyle w:val="Hyperlink"/>
                    <w:noProof/>
                  </w:rPr>
                </w:rPrChange>
              </w:rPr>
              <w:delText>2.1</w:delText>
            </w:r>
            <w:r w:rsidDel="005D60DE">
              <w:rPr>
                <w:rFonts w:asciiTheme="minorHAnsi" w:eastAsiaTheme="minorEastAsia" w:hAnsiTheme="minorHAnsi" w:cstheme="minorBidi"/>
                <w:noProof/>
                <w:sz w:val="22"/>
                <w:szCs w:val="22"/>
              </w:rPr>
              <w:tab/>
            </w:r>
            <w:r w:rsidRPr="005D60DE" w:rsidDel="005D60DE">
              <w:rPr>
                <w:noProof/>
                <w:rPrChange w:id="119" w:author="Jimmy Duggan" w:date="2015-11-15T22:47:00Z">
                  <w:rPr>
                    <w:rStyle w:val="Hyperlink"/>
                    <w:noProof/>
                  </w:rPr>
                </w:rPrChange>
              </w:rPr>
              <w:delText>Overview of Components</w:delText>
            </w:r>
            <w:r w:rsidDel="005D60DE">
              <w:rPr>
                <w:noProof/>
                <w:webHidden/>
              </w:rPr>
              <w:tab/>
              <w:delText>2</w:delText>
            </w:r>
          </w:del>
        </w:p>
        <w:p w:rsidR="0084672C" w:rsidDel="005D60DE" w:rsidRDefault="0084672C">
          <w:pPr>
            <w:pStyle w:val="TOC1"/>
            <w:tabs>
              <w:tab w:val="left" w:pos="480"/>
              <w:tab w:val="right" w:leader="dot" w:pos="9350"/>
            </w:tabs>
            <w:rPr>
              <w:del w:id="120" w:author="Jimmy Duggan" w:date="2015-11-15T22:47:00Z"/>
              <w:rFonts w:asciiTheme="minorHAnsi" w:eastAsiaTheme="minorEastAsia" w:hAnsiTheme="minorHAnsi" w:cstheme="minorBidi"/>
              <w:noProof/>
              <w:sz w:val="22"/>
              <w:szCs w:val="22"/>
            </w:rPr>
          </w:pPr>
          <w:del w:id="121" w:author="Jimmy Duggan" w:date="2015-11-15T22:47:00Z">
            <w:r w:rsidRPr="005D60DE" w:rsidDel="005D60DE">
              <w:rPr>
                <w:noProof/>
                <w:rPrChange w:id="122" w:author="Jimmy Duggan" w:date="2015-11-15T22:47:00Z">
                  <w:rPr>
                    <w:rStyle w:val="Hyperlink"/>
                    <w:noProof/>
                  </w:rPr>
                </w:rPrChange>
              </w:rPr>
              <w:delText>3</w:delText>
            </w:r>
            <w:r w:rsidDel="005D60DE">
              <w:rPr>
                <w:rFonts w:asciiTheme="minorHAnsi" w:eastAsiaTheme="minorEastAsia" w:hAnsiTheme="minorHAnsi" w:cstheme="minorBidi"/>
                <w:noProof/>
                <w:sz w:val="22"/>
                <w:szCs w:val="22"/>
              </w:rPr>
              <w:tab/>
            </w:r>
            <w:r w:rsidRPr="005D60DE" w:rsidDel="005D60DE">
              <w:rPr>
                <w:noProof/>
                <w:rPrChange w:id="123" w:author="Jimmy Duggan" w:date="2015-11-15T22:47:00Z">
                  <w:rPr>
                    <w:rStyle w:val="Hyperlink"/>
                    <w:noProof/>
                  </w:rPr>
                </w:rPrChange>
              </w:rPr>
              <w:delText>Detailed Description of Components</w:delText>
            </w:r>
            <w:r w:rsidDel="005D60DE">
              <w:rPr>
                <w:noProof/>
                <w:webHidden/>
              </w:rPr>
              <w:tab/>
              <w:delText>4</w:delText>
            </w:r>
          </w:del>
        </w:p>
        <w:p w:rsidR="0084672C" w:rsidDel="005D60DE" w:rsidRDefault="0084672C">
          <w:pPr>
            <w:pStyle w:val="TOC2"/>
            <w:tabs>
              <w:tab w:val="left" w:pos="880"/>
              <w:tab w:val="right" w:leader="dot" w:pos="9350"/>
            </w:tabs>
            <w:rPr>
              <w:del w:id="124" w:author="Jimmy Duggan" w:date="2015-11-15T22:47:00Z"/>
              <w:rFonts w:asciiTheme="minorHAnsi" w:eastAsiaTheme="minorEastAsia" w:hAnsiTheme="minorHAnsi" w:cstheme="minorBidi"/>
              <w:noProof/>
              <w:sz w:val="22"/>
              <w:szCs w:val="22"/>
            </w:rPr>
          </w:pPr>
          <w:del w:id="125" w:author="Jimmy Duggan" w:date="2015-11-15T22:47:00Z">
            <w:r w:rsidRPr="005D60DE" w:rsidDel="005D60DE">
              <w:rPr>
                <w:noProof/>
                <w:rPrChange w:id="126" w:author="Jimmy Duggan" w:date="2015-11-15T22:47:00Z">
                  <w:rPr>
                    <w:rStyle w:val="Hyperlink"/>
                    <w:noProof/>
                  </w:rPr>
                </w:rPrChange>
              </w:rPr>
              <w:delText>3.1</w:delText>
            </w:r>
            <w:r w:rsidDel="005D60DE">
              <w:rPr>
                <w:rFonts w:asciiTheme="minorHAnsi" w:eastAsiaTheme="minorEastAsia" w:hAnsiTheme="minorHAnsi" w:cstheme="minorBidi"/>
                <w:noProof/>
                <w:sz w:val="22"/>
                <w:szCs w:val="22"/>
              </w:rPr>
              <w:tab/>
            </w:r>
            <w:r w:rsidRPr="005D60DE" w:rsidDel="005D60DE">
              <w:rPr>
                <w:noProof/>
                <w:rPrChange w:id="127" w:author="Jimmy Duggan" w:date="2015-11-15T22:47:00Z">
                  <w:rPr>
                    <w:rStyle w:val="Hyperlink"/>
                    <w:noProof/>
                  </w:rPr>
                </w:rPrChange>
              </w:rPr>
              <w:delText>Presentation Layer Overview</w:delText>
            </w:r>
            <w:r w:rsidDel="005D60DE">
              <w:rPr>
                <w:noProof/>
                <w:webHidden/>
              </w:rPr>
              <w:tab/>
              <w:delText>4</w:delText>
            </w:r>
          </w:del>
        </w:p>
        <w:p w:rsidR="0084672C" w:rsidDel="005D60DE" w:rsidRDefault="0084672C">
          <w:pPr>
            <w:pStyle w:val="TOC2"/>
            <w:tabs>
              <w:tab w:val="left" w:pos="880"/>
              <w:tab w:val="right" w:leader="dot" w:pos="9350"/>
            </w:tabs>
            <w:rPr>
              <w:del w:id="128" w:author="Jimmy Duggan" w:date="2015-11-15T22:47:00Z"/>
              <w:rFonts w:asciiTheme="minorHAnsi" w:eastAsiaTheme="minorEastAsia" w:hAnsiTheme="minorHAnsi" w:cstheme="minorBidi"/>
              <w:noProof/>
              <w:sz w:val="22"/>
              <w:szCs w:val="22"/>
            </w:rPr>
          </w:pPr>
          <w:del w:id="129" w:author="Jimmy Duggan" w:date="2015-11-15T22:47:00Z">
            <w:r w:rsidRPr="005D60DE" w:rsidDel="005D60DE">
              <w:rPr>
                <w:noProof/>
                <w:rPrChange w:id="130" w:author="Jimmy Duggan" w:date="2015-11-15T22:47:00Z">
                  <w:rPr>
                    <w:rStyle w:val="Hyperlink"/>
                    <w:noProof/>
                  </w:rPr>
                </w:rPrChange>
              </w:rPr>
              <w:delText>3.2</w:delText>
            </w:r>
            <w:r w:rsidDel="005D60DE">
              <w:rPr>
                <w:rFonts w:asciiTheme="minorHAnsi" w:eastAsiaTheme="minorEastAsia" w:hAnsiTheme="minorHAnsi" w:cstheme="minorBidi"/>
                <w:noProof/>
                <w:sz w:val="22"/>
                <w:szCs w:val="22"/>
              </w:rPr>
              <w:tab/>
            </w:r>
            <w:r w:rsidRPr="005D60DE" w:rsidDel="005D60DE">
              <w:rPr>
                <w:noProof/>
                <w:rPrChange w:id="131" w:author="Jimmy Duggan" w:date="2015-11-15T22:47:00Z">
                  <w:rPr>
                    <w:rStyle w:val="Hyperlink"/>
                    <w:noProof/>
                  </w:rPr>
                </w:rPrChange>
              </w:rPr>
              <w:delText>Business Logic Layer Overview</w:delText>
            </w:r>
            <w:r w:rsidDel="005D60DE">
              <w:rPr>
                <w:noProof/>
                <w:webHidden/>
              </w:rPr>
              <w:tab/>
              <w:delText>6</w:delText>
            </w:r>
          </w:del>
        </w:p>
        <w:p w:rsidR="0084672C" w:rsidDel="005D60DE" w:rsidRDefault="0084672C">
          <w:pPr>
            <w:pStyle w:val="TOC2"/>
            <w:tabs>
              <w:tab w:val="left" w:pos="880"/>
              <w:tab w:val="right" w:leader="dot" w:pos="9350"/>
            </w:tabs>
            <w:rPr>
              <w:del w:id="132" w:author="Jimmy Duggan" w:date="2015-11-15T22:47:00Z"/>
              <w:rFonts w:asciiTheme="minorHAnsi" w:eastAsiaTheme="minorEastAsia" w:hAnsiTheme="minorHAnsi" w:cstheme="minorBidi"/>
              <w:noProof/>
              <w:sz w:val="22"/>
              <w:szCs w:val="22"/>
            </w:rPr>
          </w:pPr>
          <w:del w:id="133" w:author="Jimmy Duggan" w:date="2015-11-15T22:47:00Z">
            <w:r w:rsidRPr="005D60DE" w:rsidDel="005D60DE">
              <w:rPr>
                <w:noProof/>
                <w:rPrChange w:id="134" w:author="Jimmy Duggan" w:date="2015-11-15T22:47:00Z">
                  <w:rPr>
                    <w:rStyle w:val="Hyperlink"/>
                    <w:noProof/>
                  </w:rPr>
                </w:rPrChange>
              </w:rPr>
              <w:delText>3.3</w:delText>
            </w:r>
            <w:r w:rsidDel="005D60DE">
              <w:rPr>
                <w:rFonts w:asciiTheme="minorHAnsi" w:eastAsiaTheme="minorEastAsia" w:hAnsiTheme="minorHAnsi" w:cstheme="minorBidi"/>
                <w:noProof/>
                <w:sz w:val="22"/>
                <w:szCs w:val="22"/>
              </w:rPr>
              <w:tab/>
            </w:r>
            <w:r w:rsidRPr="005D60DE" w:rsidDel="005D60DE">
              <w:rPr>
                <w:noProof/>
                <w:rPrChange w:id="135" w:author="Jimmy Duggan" w:date="2015-11-15T22:47:00Z">
                  <w:rPr>
                    <w:rStyle w:val="Hyperlink"/>
                    <w:noProof/>
                  </w:rPr>
                </w:rPrChange>
              </w:rPr>
              <w:delText>Data Access Layer Overview</w:delText>
            </w:r>
            <w:r w:rsidDel="005D60DE">
              <w:rPr>
                <w:noProof/>
                <w:webHidden/>
              </w:rPr>
              <w:tab/>
              <w:delText>7</w:delText>
            </w:r>
          </w:del>
        </w:p>
        <w:p w:rsidR="00515BB6" w:rsidRDefault="009721F8" w:rsidP="0017110C">
          <w:r>
            <w:rPr>
              <w:noProof/>
            </w:rPr>
            <w:fldChar w:fldCharType="end"/>
          </w:r>
        </w:p>
      </w:sdtContent>
    </w:sdt>
    <w:p w:rsidR="0017110C" w:rsidRDefault="0017110C" w:rsidP="005A781D">
      <w:pPr>
        <w:pStyle w:val="Heading1"/>
        <w:sectPr w:rsidR="0017110C" w:rsidSect="00515BB6">
          <w:headerReference w:type="default" r:id="rId11"/>
          <w:footerReference w:type="default" r:id="rId12"/>
          <w:headerReference w:type="first" r:id="rId13"/>
          <w:footerReference w:type="first" r:id="rId14"/>
          <w:pgSz w:w="12240" w:h="15840"/>
          <w:pgMar w:top="1440" w:right="1440" w:bottom="1440" w:left="1440" w:header="720" w:footer="720" w:gutter="0"/>
          <w:pgNumType w:fmt="lowerRoman" w:start="0"/>
          <w:cols w:space="720"/>
          <w:titlePg/>
          <w:docGrid w:linePitch="360"/>
        </w:sectPr>
      </w:pPr>
    </w:p>
    <w:p w:rsidR="0017110C" w:rsidRDefault="0017110C" w:rsidP="005D60DE">
      <w:pPr>
        <w:pStyle w:val="Title"/>
        <w:keepNext/>
        <w:keepLines/>
      </w:pPr>
      <w:r>
        <w:lastRenderedPageBreak/>
        <w:t xml:space="preserve">Software </w:t>
      </w:r>
      <w:r w:rsidR="00CC2697">
        <w:t>Design Specification</w:t>
      </w:r>
    </w:p>
    <w:p w:rsidR="0017110C" w:rsidRPr="005A781D" w:rsidRDefault="0017110C" w:rsidP="005D60DE">
      <w:pPr>
        <w:pStyle w:val="Heading1"/>
        <w:numPr>
          <w:ilvl w:val="0"/>
          <w:numId w:val="2"/>
        </w:numPr>
      </w:pPr>
      <w:bookmarkStart w:id="144" w:name="_Toc431750916"/>
      <w:bookmarkStart w:id="145" w:name="_Toc431762510"/>
      <w:bookmarkStart w:id="146" w:name="_Toc435391021"/>
      <w:r w:rsidRPr="005A781D">
        <w:t>Introduction</w:t>
      </w:r>
      <w:bookmarkEnd w:id="144"/>
      <w:bookmarkEnd w:id="145"/>
      <w:bookmarkEnd w:id="146"/>
    </w:p>
    <w:p w:rsidR="0017110C" w:rsidRPr="0017110C" w:rsidRDefault="0017110C" w:rsidP="005D60DE">
      <w:pPr>
        <w:pStyle w:val="Heading2"/>
        <w:numPr>
          <w:ilvl w:val="1"/>
          <w:numId w:val="2"/>
        </w:numPr>
      </w:pPr>
      <w:bookmarkStart w:id="147" w:name="_Toc431750917"/>
      <w:bookmarkStart w:id="148" w:name="_Toc431762511"/>
      <w:bookmarkStart w:id="149" w:name="_Toc435391022"/>
      <w:r w:rsidRPr="0017110C">
        <w:t>Purpose</w:t>
      </w:r>
      <w:bookmarkEnd w:id="147"/>
      <w:bookmarkEnd w:id="148"/>
      <w:bookmarkEnd w:id="149"/>
    </w:p>
    <w:p w:rsidR="0017110C" w:rsidRPr="0017110C" w:rsidRDefault="0017110C" w:rsidP="005D60DE">
      <w:pPr>
        <w:keepNext/>
        <w:keepLines/>
      </w:pPr>
      <w:r w:rsidRPr="0017110C">
        <w:t xml:space="preserve">The purpose of this document is to </w:t>
      </w:r>
      <w:r>
        <w:t xml:space="preserve">provide a detailed design of the </w:t>
      </w:r>
      <w:r w:rsidR="00C80C83">
        <w:t>UAH F</w:t>
      </w:r>
      <w:r>
        <w:t>it Vault</w:t>
      </w:r>
      <w:r w:rsidRPr="0017110C">
        <w:t xml:space="preserve"> software projects.  This document should be used </w:t>
      </w:r>
      <w:r w:rsidR="001A383F">
        <w:t>as a reference for the software system architecture and detailed design descriptions of the system components.</w:t>
      </w:r>
      <w:r w:rsidRPr="0017110C">
        <w:t xml:space="preserve">  The intended audience for this document includes system developers, testers, customers, and any other stakeholders.</w:t>
      </w:r>
    </w:p>
    <w:p w:rsidR="0017110C" w:rsidRDefault="0017110C" w:rsidP="005D60DE">
      <w:pPr>
        <w:pStyle w:val="Heading2"/>
      </w:pPr>
      <w:bookmarkStart w:id="150" w:name="_Toc431750918"/>
      <w:bookmarkStart w:id="151" w:name="_Toc431762512"/>
      <w:bookmarkStart w:id="152" w:name="_Toc435391023"/>
      <w:r>
        <w:t>Scope</w:t>
      </w:r>
      <w:bookmarkEnd w:id="150"/>
      <w:bookmarkEnd w:id="151"/>
      <w:bookmarkEnd w:id="152"/>
    </w:p>
    <w:p w:rsidR="0003781E" w:rsidRDefault="0003781E" w:rsidP="005D60DE">
      <w:pPr>
        <w:keepNext/>
        <w:keepLines/>
      </w:pPr>
      <w:bookmarkStart w:id="153" w:name="_Toc431145049"/>
      <w:bookmarkStart w:id="154" w:name="_Toc431750919"/>
      <w:bookmarkStart w:id="155" w:name="_Toc431762513"/>
      <w:r>
        <w:t>The UAH Fit Vault software package will be a web application that will accept medical data from users and display the data in a meaningful way.  There are two major components to this software.  The first is the data collection tool that is used by the users to upload their medical data that is recorded by one of the supported wearable medical devices.  There are three different medical devices supported for this project that record various types of data.  The data provided by these devices consists of different file formats, and the data is different from device to device.  The software will have to determine the contents of each file and how to process them.  The software needs to able to take in files that a user has downloaded from their medical devices, process those files, and store the data in a database.  The software should have the ability to process multiple files at a time as well as individual files and allow for an activity to be assigned to them by date and time.</w:t>
      </w:r>
    </w:p>
    <w:p w:rsidR="0003781E" w:rsidRDefault="0003781E" w:rsidP="005D60DE">
      <w:pPr>
        <w:keepNext/>
        <w:keepLines/>
      </w:pPr>
      <w:r>
        <w:t xml:space="preserve">The other major component of the web application is the data analysis tools used to analyze the data that is captured from the data collection tool mentioned above.  The software needs to perform data analysis over different intervals of time such as one week, one month, etc.  There will need to be some way to manage user access to the various medical data that has been inserted into the database that this software will access.  Below are some proposed data analysis ideas that can be incorporated into the </w:t>
      </w:r>
      <w:proofErr w:type="gramStart"/>
      <w:r>
        <w:t>project.</w:t>
      </w:r>
      <w:proofErr w:type="gramEnd"/>
    </w:p>
    <w:p w:rsidR="0003781E" w:rsidRDefault="0003781E" w:rsidP="005D60DE">
      <w:pPr>
        <w:pStyle w:val="ListParagraph"/>
        <w:keepNext/>
        <w:keepLines/>
        <w:numPr>
          <w:ilvl w:val="0"/>
          <w:numId w:val="3"/>
        </w:numPr>
      </w:pPr>
      <w:r>
        <w:t>Simple Moving Average</w:t>
      </w:r>
    </w:p>
    <w:p w:rsidR="0003781E" w:rsidRDefault="0003781E" w:rsidP="005D60DE">
      <w:pPr>
        <w:pStyle w:val="ListParagraph"/>
        <w:keepNext/>
        <w:keepLines/>
        <w:numPr>
          <w:ilvl w:val="0"/>
          <w:numId w:val="3"/>
        </w:numPr>
      </w:pPr>
      <w:r>
        <w:t>Data correlation discovery between the multiple devices.</w:t>
      </w:r>
    </w:p>
    <w:p w:rsidR="0003781E" w:rsidRDefault="0003781E" w:rsidP="005D60DE">
      <w:pPr>
        <w:pStyle w:val="ListParagraph"/>
        <w:keepNext/>
        <w:keepLines/>
        <w:numPr>
          <w:ilvl w:val="0"/>
          <w:numId w:val="3"/>
        </w:numPr>
      </w:pPr>
      <w:r>
        <w:t>Simply display data that was uploaded to the customer in a graphical format.</w:t>
      </w:r>
    </w:p>
    <w:p w:rsidR="0003781E" w:rsidRDefault="0003781E" w:rsidP="005D60DE">
      <w:pPr>
        <w:pStyle w:val="ListParagraph"/>
        <w:keepNext/>
        <w:keepLines/>
        <w:numPr>
          <w:ilvl w:val="0"/>
          <w:numId w:val="3"/>
        </w:numPr>
      </w:pPr>
      <w:r>
        <w:t xml:space="preserve">Calculate the user’s activity.  </w:t>
      </w:r>
    </w:p>
    <w:p w:rsidR="0003781E" w:rsidRDefault="0003781E" w:rsidP="005D60DE">
      <w:pPr>
        <w:keepNext/>
        <w:keepLines/>
      </w:pPr>
      <w:r>
        <w:lastRenderedPageBreak/>
        <w:t>The data analysis possibilities will likely not fully be realized until the project team understands the different types of data that are available.  Also, there will need to be collaboration with the customer for additions or changes to the data measurements provided by this software.  The web application will have to have different levels of user access which will be defined later in this document.</w:t>
      </w:r>
    </w:p>
    <w:p w:rsidR="0017110C" w:rsidRDefault="0017110C" w:rsidP="005D60DE">
      <w:pPr>
        <w:pStyle w:val="Heading2"/>
      </w:pPr>
      <w:bookmarkStart w:id="156" w:name="_Toc435391024"/>
      <w:r>
        <w:t>Definitions, Acronyms, and Abbreviations</w:t>
      </w:r>
      <w:bookmarkEnd w:id="153"/>
      <w:bookmarkEnd w:id="154"/>
      <w:bookmarkEnd w:id="155"/>
      <w:bookmarkEnd w:id="156"/>
    </w:p>
    <w:tbl>
      <w:tblPr>
        <w:tblStyle w:val="LightShading-Accent1"/>
        <w:tblW w:w="10048" w:type="dxa"/>
        <w:tblLook w:val="0480" w:firstRow="0" w:lastRow="0" w:firstColumn="1" w:lastColumn="0" w:noHBand="0" w:noVBand="1"/>
      </w:tblPr>
      <w:tblGrid>
        <w:gridCol w:w="2898"/>
        <w:gridCol w:w="7150"/>
      </w:tblGrid>
      <w:tr w:rsidR="0017110C" w:rsidRPr="002469FB" w:rsidTr="009602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17110C" w:rsidRPr="002469FB" w:rsidRDefault="0017110C" w:rsidP="005D60DE">
            <w:pPr>
              <w:keepNext/>
              <w:keepLines/>
            </w:pPr>
            <w:r>
              <w:t>SDD</w:t>
            </w:r>
            <w:r w:rsidRPr="002469FB">
              <w:t xml:space="preserve"> </w:t>
            </w:r>
          </w:p>
        </w:tc>
        <w:tc>
          <w:tcPr>
            <w:tcW w:w="7150" w:type="dxa"/>
          </w:tcPr>
          <w:p w:rsidR="0017110C" w:rsidRPr="002469FB" w:rsidRDefault="0017110C" w:rsidP="005D60DE">
            <w:pPr>
              <w:keepNext/>
              <w:keepLines/>
              <w:cnfStyle w:val="000000100000" w:firstRow="0" w:lastRow="0" w:firstColumn="0" w:lastColumn="0" w:oddVBand="0" w:evenVBand="0" w:oddHBand="1" w:evenHBand="0" w:firstRowFirstColumn="0" w:firstRowLastColumn="0" w:lastRowFirstColumn="0" w:lastRowLastColumn="0"/>
            </w:pPr>
            <w:r>
              <w:t>Software Design Document / Software Design Specification</w:t>
            </w:r>
          </w:p>
        </w:tc>
      </w:tr>
      <w:tr w:rsidR="0017110C" w:rsidRPr="002469FB" w:rsidTr="0096020E">
        <w:tc>
          <w:tcPr>
            <w:cnfStyle w:val="001000000000" w:firstRow="0" w:lastRow="0" w:firstColumn="1" w:lastColumn="0" w:oddVBand="0" w:evenVBand="0" w:oddHBand="0" w:evenHBand="0" w:firstRowFirstColumn="0" w:firstRowLastColumn="0" w:lastRowFirstColumn="0" w:lastRowLastColumn="0"/>
            <w:tcW w:w="2898" w:type="dxa"/>
          </w:tcPr>
          <w:p w:rsidR="0017110C" w:rsidRPr="002469FB" w:rsidRDefault="0017110C" w:rsidP="005D60DE">
            <w:pPr>
              <w:keepNext/>
              <w:keepLines/>
            </w:pPr>
          </w:p>
        </w:tc>
        <w:tc>
          <w:tcPr>
            <w:tcW w:w="7150" w:type="dxa"/>
          </w:tcPr>
          <w:p w:rsidR="0017110C" w:rsidRPr="002469FB" w:rsidRDefault="0017110C" w:rsidP="005D60DE">
            <w:pPr>
              <w:keepNext/>
              <w:keepLines/>
              <w:cnfStyle w:val="000000000000" w:firstRow="0" w:lastRow="0" w:firstColumn="0" w:lastColumn="0" w:oddVBand="0" w:evenVBand="0" w:oddHBand="0" w:evenHBand="0" w:firstRowFirstColumn="0" w:firstRowLastColumn="0" w:lastRowFirstColumn="0" w:lastRowLastColumn="0"/>
            </w:pPr>
          </w:p>
        </w:tc>
      </w:tr>
      <w:tr w:rsidR="0017110C" w:rsidRPr="002469FB" w:rsidTr="009602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17110C" w:rsidRPr="002469FB" w:rsidRDefault="0017110C" w:rsidP="005D60DE">
            <w:pPr>
              <w:keepNext/>
              <w:keepLines/>
            </w:pPr>
          </w:p>
        </w:tc>
        <w:tc>
          <w:tcPr>
            <w:tcW w:w="7150" w:type="dxa"/>
          </w:tcPr>
          <w:p w:rsidR="0017110C" w:rsidRPr="002469FB" w:rsidRDefault="0017110C" w:rsidP="005D60DE">
            <w:pPr>
              <w:keepNext/>
              <w:keepLines/>
              <w:cnfStyle w:val="000000100000" w:firstRow="0" w:lastRow="0" w:firstColumn="0" w:lastColumn="0" w:oddVBand="0" w:evenVBand="0" w:oddHBand="1" w:evenHBand="0" w:firstRowFirstColumn="0" w:firstRowLastColumn="0" w:lastRowFirstColumn="0" w:lastRowLastColumn="0"/>
            </w:pPr>
          </w:p>
        </w:tc>
      </w:tr>
      <w:tr w:rsidR="0017110C" w:rsidRPr="002469FB" w:rsidTr="0096020E">
        <w:tc>
          <w:tcPr>
            <w:cnfStyle w:val="001000000000" w:firstRow="0" w:lastRow="0" w:firstColumn="1" w:lastColumn="0" w:oddVBand="0" w:evenVBand="0" w:oddHBand="0" w:evenHBand="0" w:firstRowFirstColumn="0" w:firstRowLastColumn="0" w:lastRowFirstColumn="0" w:lastRowLastColumn="0"/>
            <w:tcW w:w="2898" w:type="dxa"/>
          </w:tcPr>
          <w:p w:rsidR="0017110C" w:rsidRDefault="0017110C" w:rsidP="005D60DE">
            <w:pPr>
              <w:keepNext/>
              <w:keepLines/>
            </w:pPr>
          </w:p>
        </w:tc>
        <w:tc>
          <w:tcPr>
            <w:tcW w:w="7150" w:type="dxa"/>
          </w:tcPr>
          <w:p w:rsidR="0017110C" w:rsidRDefault="0017110C" w:rsidP="005D60DE">
            <w:pPr>
              <w:keepNext/>
              <w:keepLines/>
              <w:cnfStyle w:val="000000000000" w:firstRow="0" w:lastRow="0" w:firstColumn="0" w:lastColumn="0" w:oddVBand="0" w:evenVBand="0" w:oddHBand="0" w:evenHBand="0" w:firstRowFirstColumn="0" w:firstRowLastColumn="0" w:lastRowFirstColumn="0" w:lastRowLastColumn="0"/>
            </w:pPr>
          </w:p>
        </w:tc>
      </w:tr>
    </w:tbl>
    <w:p w:rsidR="0017110C" w:rsidRPr="0039305F" w:rsidRDefault="0017110C" w:rsidP="005D60DE">
      <w:pPr>
        <w:keepNext/>
        <w:keepLines/>
      </w:pPr>
    </w:p>
    <w:p w:rsidR="0017110C" w:rsidRDefault="0017110C" w:rsidP="005D60DE">
      <w:pPr>
        <w:pStyle w:val="Heading2"/>
      </w:pPr>
      <w:r>
        <w:t xml:space="preserve"> </w:t>
      </w:r>
      <w:bookmarkStart w:id="157" w:name="_Toc431750920"/>
      <w:bookmarkStart w:id="158" w:name="_Toc431762514"/>
      <w:bookmarkStart w:id="159" w:name="_Toc435391025"/>
      <w:r>
        <w:t>References</w:t>
      </w:r>
      <w:bookmarkEnd w:id="157"/>
      <w:bookmarkEnd w:id="158"/>
      <w:bookmarkEnd w:id="159"/>
    </w:p>
    <w:p w:rsidR="0017110C" w:rsidRDefault="0017110C" w:rsidP="005D60DE">
      <w:pPr>
        <w:keepNext/>
        <w:keepLines/>
        <w:rPr>
          <w:ins w:id="160" w:author="Jimmy Duggan" w:date="2015-11-15T19:12:00Z"/>
        </w:rPr>
      </w:pPr>
      <w:r>
        <w:t xml:space="preserve">IEEE </w:t>
      </w:r>
      <w:proofErr w:type="spellStart"/>
      <w:proofErr w:type="gramStart"/>
      <w:r>
        <w:t>Std</w:t>
      </w:r>
      <w:proofErr w:type="spellEnd"/>
      <w:proofErr w:type="gramEnd"/>
      <w:r>
        <w:t xml:space="preserve"> 1016-1998</w:t>
      </w:r>
      <w:r w:rsidRPr="004E6292">
        <w:t xml:space="preserve">, </w:t>
      </w:r>
      <w:r>
        <w:t>IEEE Standard for Software Design Specification</w:t>
      </w:r>
    </w:p>
    <w:p w:rsidR="0007275F" w:rsidRDefault="0007275F" w:rsidP="005D60DE">
      <w:pPr>
        <w:keepNext/>
        <w:keepLines/>
        <w:rPr>
          <w:ins w:id="161" w:author="Jimmy Duggan" w:date="2015-11-15T19:12:00Z"/>
        </w:rPr>
        <w:pPrChange w:id="162" w:author="Jimmy Duggan" w:date="2015-11-15T22:45:00Z">
          <w:pPr>
            <w:keepNext/>
            <w:keepLines/>
          </w:pPr>
        </w:pPrChange>
      </w:pPr>
      <w:ins w:id="163" w:author="Jimmy Duggan" w:date="2015-11-15T19:12:00Z">
        <w:r w:rsidRPr="0007275F">
          <w:t>Definitions for New Race and Ethnicity Categories</w:t>
        </w:r>
        <w:r>
          <w:t xml:space="preserve"> (</w:t>
        </w:r>
      </w:ins>
      <w:ins w:id="164" w:author="Jimmy Duggan" w:date="2015-11-15T19:13:00Z">
        <w:r w:rsidRPr="0007275F">
          <w:t>https://nces.ed.gov/ipeds/reic/definitions.asp</w:t>
        </w:r>
        <w:r>
          <w:t>)</w:t>
        </w:r>
      </w:ins>
    </w:p>
    <w:p w:rsidR="0007275F" w:rsidRDefault="00EA28CA" w:rsidP="005D60DE">
      <w:pPr>
        <w:keepNext/>
        <w:keepLines/>
        <w:pPrChange w:id="165" w:author="Jimmy Duggan" w:date="2015-11-15T22:45:00Z">
          <w:pPr>
            <w:keepNext/>
            <w:keepLines/>
          </w:pPr>
        </w:pPrChange>
      </w:pPr>
      <w:ins w:id="166" w:author="Jimmy Duggan" w:date="2015-11-15T22:01:00Z">
        <w:r>
          <w:fldChar w:fldCharType="begin"/>
        </w:r>
        <w:r>
          <w:instrText xml:space="preserve"> HYPERLINK "UAH%20Fit%20Vault%20Sofware%20Requirements.docx" </w:instrText>
        </w:r>
        <w:r>
          <w:fldChar w:fldCharType="separate"/>
        </w:r>
        <w:r w:rsidRPr="00EA28CA">
          <w:rPr>
            <w:rStyle w:val="Hyperlink"/>
          </w:rPr>
          <w:t xml:space="preserve">UAH Fit Vault </w:t>
        </w:r>
        <w:proofErr w:type="spellStart"/>
        <w:r w:rsidRPr="00EA28CA">
          <w:rPr>
            <w:rStyle w:val="Hyperlink"/>
          </w:rPr>
          <w:t>Sof</w:t>
        </w:r>
        <w:r w:rsidRPr="00EA28CA">
          <w:rPr>
            <w:rStyle w:val="Hyperlink"/>
          </w:rPr>
          <w:t>w</w:t>
        </w:r>
        <w:r w:rsidRPr="00EA28CA">
          <w:rPr>
            <w:rStyle w:val="Hyperlink"/>
          </w:rPr>
          <w:t>are</w:t>
        </w:r>
        <w:proofErr w:type="spellEnd"/>
        <w:r w:rsidRPr="00EA28CA">
          <w:rPr>
            <w:rStyle w:val="Hyperlink"/>
          </w:rPr>
          <w:t xml:space="preserve"> Requirements.docx</w:t>
        </w:r>
        <w:r>
          <w:fldChar w:fldCharType="end"/>
        </w:r>
      </w:ins>
    </w:p>
    <w:p w:rsidR="00283B8A" w:rsidRDefault="00185338" w:rsidP="005D60DE">
      <w:pPr>
        <w:pStyle w:val="Heading2"/>
        <w:pPrChange w:id="167" w:author="Jimmy Duggan" w:date="2015-11-15T22:45:00Z">
          <w:pPr>
            <w:pStyle w:val="Heading2"/>
          </w:pPr>
        </w:pPrChange>
      </w:pPr>
      <w:bookmarkStart w:id="168" w:name="_Toc435391026"/>
      <w:r>
        <w:t>Overview</w:t>
      </w:r>
      <w:bookmarkEnd w:id="168"/>
    </w:p>
    <w:p w:rsidR="00185338" w:rsidRDefault="00185338" w:rsidP="005D60DE">
      <w:pPr>
        <w:keepNext/>
        <w:keepLines/>
        <w:pPrChange w:id="169" w:author="Jimmy Duggan" w:date="2015-11-15T22:45:00Z">
          <w:pPr>
            <w:keepNext/>
            <w:keepLines/>
          </w:pPr>
        </w:pPrChange>
      </w:pPr>
      <w:r w:rsidRPr="00CF6BE0">
        <w:t xml:space="preserve">The remainder of this </w:t>
      </w:r>
      <w:r>
        <w:t>design</w:t>
      </w:r>
      <w:r w:rsidRPr="00CF6BE0">
        <w:t xml:space="preserve"> specification document addresses </w:t>
      </w:r>
      <w:r>
        <w:t xml:space="preserve">the software system architecture, detailed design information for the various system components, and the database schema design. Each major section will be broken into two pieces each detailing the </w:t>
      </w:r>
      <w:r w:rsidR="001670D1">
        <w:t>design criteria for the two pieces of</w:t>
      </w:r>
      <w:r w:rsidR="00C80C83">
        <w:t xml:space="preserve"> software the make the UAH F</w:t>
      </w:r>
      <w:r w:rsidR="001670D1">
        <w:t>it Vault.</w:t>
      </w:r>
    </w:p>
    <w:p w:rsidR="002F2E05" w:rsidRDefault="002F2E05" w:rsidP="005D60DE">
      <w:pPr>
        <w:pStyle w:val="Heading2"/>
        <w:spacing w:before="0" w:after="200"/>
        <w:contextualSpacing/>
        <w:pPrChange w:id="170" w:author="Jimmy Duggan" w:date="2015-11-15T22:45:00Z">
          <w:pPr>
            <w:pStyle w:val="Heading2"/>
            <w:spacing w:before="0" w:after="200"/>
            <w:contextualSpacing/>
          </w:pPr>
        </w:pPrChange>
      </w:pPr>
      <w:bookmarkStart w:id="171" w:name="_Toc434658785"/>
      <w:bookmarkStart w:id="172" w:name="_Toc435391027"/>
      <w:r>
        <w:t>Application Framework</w:t>
      </w:r>
      <w:bookmarkEnd w:id="171"/>
      <w:bookmarkEnd w:id="172"/>
    </w:p>
    <w:p w:rsidR="002F2E05" w:rsidRDefault="002F2E05" w:rsidP="005D60DE">
      <w:pPr>
        <w:keepNext/>
        <w:keepLines/>
        <w:pPrChange w:id="173" w:author="Jimmy Duggan" w:date="2015-11-15T22:45:00Z">
          <w:pPr>
            <w:keepNext/>
            <w:keepLines/>
          </w:pPr>
        </w:pPrChange>
      </w:pPr>
      <w:r>
        <w:t>The application is designed to work with the Microsoft ASP.NET MVC web application framework. This framework uses the Microsoft .NET Framework and Common Language Runtime languages (specifically C#)</w:t>
      </w:r>
    </w:p>
    <w:p w:rsidR="002F2E05" w:rsidRDefault="002F2E05" w:rsidP="005D60DE">
      <w:pPr>
        <w:keepNext/>
        <w:keepLines/>
        <w:pPrChange w:id="174" w:author="Jimmy Duggan" w:date="2015-11-15T22:45:00Z">
          <w:pPr>
            <w:keepNext/>
            <w:keepLines/>
          </w:pPr>
        </w:pPrChange>
      </w:pPr>
      <w:r>
        <w:t>Using ASP.NET MVC helps guide the design process. The framework takes ideas from the traditional design patterns of Model-View-Controllers and bootstraps a web application allowing for simple design and allows us to leverage a lot of hard work done by people with far more expertise in web application framework development.</w:t>
      </w:r>
    </w:p>
    <w:p w:rsidR="00185338" w:rsidRDefault="005A781D" w:rsidP="005D60DE">
      <w:pPr>
        <w:pStyle w:val="Heading1"/>
        <w:pPrChange w:id="175" w:author="Jimmy Duggan" w:date="2015-11-15T22:45:00Z">
          <w:pPr>
            <w:pStyle w:val="Heading1"/>
          </w:pPr>
        </w:pPrChange>
      </w:pPr>
      <w:bookmarkStart w:id="176" w:name="_Toc435391028"/>
      <w:r>
        <w:t>System Architecture Description</w:t>
      </w:r>
      <w:bookmarkEnd w:id="176"/>
    </w:p>
    <w:p w:rsidR="005A781D" w:rsidRDefault="00EA2092" w:rsidP="005D60DE">
      <w:pPr>
        <w:pStyle w:val="Heading2"/>
        <w:pPrChange w:id="177" w:author="Jimmy Duggan" w:date="2015-11-15T22:45:00Z">
          <w:pPr>
            <w:pStyle w:val="Heading2"/>
          </w:pPr>
        </w:pPrChange>
      </w:pPr>
      <w:bookmarkStart w:id="178" w:name="_Toc435391029"/>
      <w:r>
        <w:t>Overview of Components</w:t>
      </w:r>
      <w:bookmarkEnd w:id="178"/>
    </w:p>
    <w:p w:rsidR="00EA2092" w:rsidRDefault="003868C2" w:rsidP="005D60DE">
      <w:pPr>
        <w:keepNext/>
        <w:keepLines/>
        <w:spacing w:after="0" w:line="240" w:lineRule="auto"/>
        <w:pPrChange w:id="179" w:author="Jimmy Duggan" w:date="2015-11-15T22:45:00Z">
          <w:pPr>
            <w:keepNext/>
            <w:keepLines/>
            <w:spacing w:after="0" w:line="240" w:lineRule="auto"/>
          </w:pPr>
        </w:pPrChange>
      </w:pPr>
      <w:r>
        <w:rPr>
          <w:noProof/>
        </w:rPr>
        <w:lastRenderedPageBreak/>
        <w:drawing>
          <wp:inline distT="0" distB="0" distL="0" distR="0" wp14:anchorId="235336CE" wp14:editId="4A6A36C1">
            <wp:extent cx="5931535" cy="28384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931535" cy="2838450"/>
                    </a:xfrm>
                    <a:prstGeom prst="rect">
                      <a:avLst/>
                    </a:prstGeom>
                    <a:noFill/>
                    <a:ln w="9525">
                      <a:noFill/>
                      <a:miter lim="800000"/>
                      <a:headEnd/>
                      <a:tailEnd/>
                    </a:ln>
                  </pic:spPr>
                </pic:pic>
              </a:graphicData>
            </a:graphic>
          </wp:inline>
        </w:drawing>
      </w:r>
    </w:p>
    <w:p w:rsidR="00EA2092" w:rsidRDefault="00EA2092" w:rsidP="005D60DE">
      <w:pPr>
        <w:keepNext/>
        <w:keepLines/>
        <w:spacing w:after="0" w:line="240" w:lineRule="auto"/>
        <w:jc w:val="center"/>
        <w:pPrChange w:id="180" w:author="Jimmy Duggan" w:date="2015-11-15T22:45:00Z">
          <w:pPr>
            <w:keepNext/>
            <w:keepLines/>
            <w:spacing w:after="0" w:line="240" w:lineRule="auto"/>
            <w:jc w:val="center"/>
          </w:pPr>
        </w:pPrChange>
      </w:pPr>
      <w:r w:rsidRPr="00EA2092">
        <w:rPr>
          <w:b/>
        </w:rPr>
        <w:t>Figure 2.1</w:t>
      </w:r>
      <w:r w:rsidR="00C80C83">
        <w:t xml:space="preserve">: </w:t>
      </w:r>
      <w:r>
        <w:t>Architectural Overview</w:t>
      </w:r>
    </w:p>
    <w:p w:rsidR="00EA2092" w:rsidRDefault="00EA2092" w:rsidP="005D60DE">
      <w:pPr>
        <w:keepNext/>
        <w:keepLines/>
        <w:spacing w:after="0" w:line="240" w:lineRule="auto"/>
        <w:jc w:val="center"/>
        <w:pPrChange w:id="181" w:author="Jimmy Duggan" w:date="2015-11-15T22:45:00Z">
          <w:pPr>
            <w:keepNext/>
            <w:keepLines/>
            <w:spacing w:after="0" w:line="240" w:lineRule="auto"/>
            <w:jc w:val="center"/>
          </w:pPr>
        </w:pPrChange>
      </w:pPr>
    </w:p>
    <w:p w:rsidR="00EA2092" w:rsidRDefault="00EA2092" w:rsidP="005D60DE">
      <w:pPr>
        <w:keepNext/>
        <w:keepLines/>
        <w:spacing w:after="0" w:line="240" w:lineRule="auto"/>
        <w:pPrChange w:id="182" w:author="Jimmy Duggan" w:date="2015-11-15T22:45:00Z">
          <w:pPr>
            <w:keepNext/>
            <w:keepLines/>
            <w:spacing w:after="0" w:line="240" w:lineRule="auto"/>
          </w:pPr>
        </w:pPrChange>
      </w:pPr>
      <w:r>
        <w:t xml:space="preserve">The </w:t>
      </w:r>
      <w:r w:rsidR="00721908">
        <w:t>UAH Fit Vault</w:t>
      </w:r>
      <w:r>
        <w:t xml:space="preserve"> application is a </w:t>
      </w:r>
      <w:r w:rsidR="00F76F5E">
        <w:t>Web</w:t>
      </w:r>
      <w:r>
        <w:t xml:space="preserve"> application that is comprised of and encompasses the presentation, business logic, and data access layers.  The system interacts with the end user via a </w:t>
      </w:r>
      <w:r w:rsidR="00F76F5E">
        <w:t>web</w:t>
      </w:r>
      <w:r>
        <w:t xml:space="preserve"> </w:t>
      </w:r>
      <w:r w:rsidR="00F76F5E">
        <w:t>interface</w:t>
      </w:r>
      <w:r>
        <w:t xml:space="preserve"> and with an external SQL database hosted on a remote server.  It is assumed that the user is authenticated to use the application.</w:t>
      </w:r>
    </w:p>
    <w:p w:rsidR="00EA2092" w:rsidRDefault="00EA2092" w:rsidP="005D60DE">
      <w:pPr>
        <w:keepNext/>
        <w:keepLines/>
        <w:spacing w:after="0" w:line="240" w:lineRule="auto"/>
        <w:pPrChange w:id="183" w:author="Jimmy Duggan" w:date="2015-11-15T22:45:00Z">
          <w:pPr>
            <w:keepNext/>
            <w:keepLines/>
            <w:spacing w:after="0" w:line="240" w:lineRule="auto"/>
          </w:pPr>
        </w:pPrChange>
      </w:pPr>
    </w:p>
    <w:p w:rsidR="00EA2092" w:rsidRDefault="00EA2092" w:rsidP="005D60DE">
      <w:pPr>
        <w:pStyle w:val="ListParagraph"/>
        <w:keepNext/>
        <w:keepLines/>
        <w:numPr>
          <w:ilvl w:val="0"/>
          <w:numId w:val="5"/>
        </w:numPr>
        <w:spacing w:after="0" w:line="240" w:lineRule="auto"/>
        <w:pPrChange w:id="184" w:author="Jimmy Duggan" w:date="2015-11-15T22:45:00Z">
          <w:pPr>
            <w:pStyle w:val="ListParagraph"/>
            <w:keepNext/>
            <w:keepLines/>
            <w:numPr>
              <w:numId w:val="5"/>
            </w:numPr>
            <w:spacing w:after="0" w:line="240" w:lineRule="auto"/>
            <w:ind w:hanging="360"/>
          </w:pPr>
        </w:pPrChange>
      </w:pPr>
      <w:r>
        <w:t xml:space="preserve">The presentation layer consists of a </w:t>
      </w:r>
      <w:r w:rsidR="00F76F5E">
        <w:t>web</w:t>
      </w:r>
      <w:r>
        <w:t xml:space="preserve"> </w:t>
      </w:r>
      <w:r w:rsidR="00F76F5E">
        <w:t>interface for data processing and reporting</w:t>
      </w:r>
      <w:r>
        <w:t xml:space="preserve">.  </w:t>
      </w:r>
      <w:r w:rsidR="004B61A3">
        <w:t xml:space="preserve">The various views and controllers used in this system will exist in the presentation layer.  The views function as the user interface that gives the user a way to select the data files they wish to upload as well as a means for assigning activity information to the data.  Other views will be used for account management and for displaying reports to the different users.  </w:t>
      </w:r>
      <w:r w:rsidR="00541555">
        <w:t xml:space="preserve"> </w:t>
      </w:r>
      <w:r>
        <w:t xml:space="preserve"> </w:t>
      </w:r>
      <w:r w:rsidR="004B61A3">
        <w:t xml:space="preserve">The controllers process the data that is submitted to the system through the views from the user.  The controllers are also responsible for determining the data that is used by the views to display the request information to the user. </w:t>
      </w:r>
    </w:p>
    <w:p w:rsidR="00EA2092" w:rsidRDefault="00EA2092" w:rsidP="005D60DE">
      <w:pPr>
        <w:keepNext/>
        <w:keepLines/>
        <w:spacing w:after="0" w:line="240" w:lineRule="auto"/>
        <w:pPrChange w:id="185" w:author="Jimmy Duggan" w:date="2015-11-15T22:45:00Z">
          <w:pPr>
            <w:keepNext/>
            <w:keepLines/>
            <w:spacing w:after="0" w:line="240" w:lineRule="auto"/>
          </w:pPr>
        </w:pPrChange>
      </w:pPr>
    </w:p>
    <w:p w:rsidR="00EA2092" w:rsidRDefault="00EA2092" w:rsidP="005D60DE">
      <w:pPr>
        <w:pStyle w:val="ListParagraph"/>
        <w:keepNext/>
        <w:keepLines/>
        <w:numPr>
          <w:ilvl w:val="0"/>
          <w:numId w:val="5"/>
        </w:numPr>
        <w:spacing w:after="0" w:line="240" w:lineRule="auto"/>
        <w:pPrChange w:id="186" w:author="Jimmy Duggan" w:date="2015-11-15T22:45:00Z">
          <w:pPr>
            <w:pStyle w:val="ListParagraph"/>
            <w:keepNext/>
            <w:keepLines/>
            <w:numPr>
              <w:numId w:val="5"/>
            </w:numPr>
            <w:spacing w:after="0" w:line="240" w:lineRule="auto"/>
            <w:ind w:hanging="360"/>
          </w:pPr>
        </w:pPrChange>
      </w:pPr>
      <w:r>
        <w:t xml:space="preserve">The </w:t>
      </w:r>
      <w:r w:rsidR="002F67C1">
        <w:t>business logic layer will consist of all the back end code comprised of classes to handle the parsing and processing of files as well as provide the logic to render metrics and reports. Business logic functions are those that are used to edit the data elements in the model classes in the system.</w:t>
      </w:r>
    </w:p>
    <w:p w:rsidR="00EA2092" w:rsidRDefault="00EA2092" w:rsidP="005D60DE">
      <w:pPr>
        <w:keepNext/>
        <w:keepLines/>
        <w:spacing w:after="0" w:line="240" w:lineRule="auto"/>
        <w:pPrChange w:id="187" w:author="Jimmy Duggan" w:date="2015-11-15T22:45:00Z">
          <w:pPr>
            <w:keepNext/>
            <w:keepLines/>
            <w:spacing w:after="0" w:line="240" w:lineRule="auto"/>
          </w:pPr>
        </w:pPrChange>
      </w:pPr>
    </w:p>
    <w:p w:rsidR="00EA28CA" w:rsidRDefault="00EA2092" w:rsidP="005D60DE">
      <w:pPr>
        <w:pStyle w:val="ListParagraph"/>
        <w:keepNext/>
        <w:keepLines/>
        <w:numPr>
          <w:ilvl w:val="0"/>
          <w:numId w:val="5"/>
        </w:numPr>
        <w:spacing w:after="0" w:line="240" w:lineRule="auto"/>
        <w:rPr>
          <w:ins w:id="188" w:author="Jimmy Duggan" w:date="2015-11-15T22:07:00Z"/>
        </w:rPr>
        <w:pPrChange w:id="189" w:author="Jimmy Duggan" w:date="2015-11-15T22:45:00Z">
          <w:pPr>
            <w:pStyle w:val="ListParagraph"/>
            <w:keepNext/>
            <w:keepLines/>
            <w:numPr>
              <w:numId w:val="5"/>
            </w:numPr>
            <w:spacing w:after="0" w:line="240" w:lineRule="auto"/>
            <w:ind w:hanging="360"/>
          </w:pPr>
        </w:pPrChange>
      </w:pPr>
      <w:r>
        <w:t xml:space="preserve">The </w:t>
      </w:r>
      <w:r w:rsidR="002F67C1">
        <w:t xml:space="preserve">data access layer is structured using a singular </w:t>
      </w:r>
      <w:r w:rsidR="002F67C1" w:rsidRPr="00940744">
        <w:t>repository object</w:t>
      </w:r>
      <w:r w:rsidR="002F67C1">
        <w:t xml:space="preserve"> that provides a uniform means for persisting and retrieving data models from the database.  This is intentionally done in order to abstract away other objects ability to communicate directly with the data source. The repository contains the necessary create, read, update, and delete functions necessary to change objects and processes requests from service objects.  The data access layer will consist of all the back end code needed to interact with an external SQL database utilizing the data access library of choice.  This system will use Entity Framework to manage the data access layer.</w:t>
      </w:r>
    </w:p>
    <w:p w:rsidR="00EA28CA" w:rsidRDefault="00EA28CA" w:rsidP="005D60DE">
      <w:pPr>
        <w:pStyle w:val="Heading2"/>
        <w:pPrChange w:id="190" w:author="Jimmy Duggan" w:date="2015-11-15T22:45:00Z">
          <w:pPr>
            <w:pStyle w:val="ListParagraph"/>
            <w:keepNext/>
            <w:keepLines/>
            <w:numPr>
              <w:numId w:val="5"/>
            </w:numPr>
            <w:spacing w:after="0" w:line="240" w:lineRule="auto"/>
            <w:ind w:hanging="360"/>
          </w:pPr>
        </w:pPrChange>
      </w:pPr>
      <w:bookmarkStart w:id="191" w:name="_Toc435391030"/>
      <w:ins w:id="192" w:author="Jimmy Duggan" w:date="2015-11-15T22:07:00Z">
        <w:r>
          <w:lastRenderedPageBreak/>
          <w:t>Structure and Relationships</w:t>
        </w:r>
      </w:ins>
      <w:bookmarkEnd w:id="191"/>
    </w:p>
    <w:p w:rsidR="00EA2092" w:rsidRDefault="00EA28CA" w:rsidP="005D60DE">
      <w:pPr>
        <w:pStyle w:val="ListParagraph"/>
        <w:keepNext/>
        <w:keepLines/>
        <w:ind w:left="0"/>
        <w:rPr>
          <w:ins w:id="193" w:author="Jimmy Duggan" w:date="2015-11-15T22:11:00Z"/>
        </w:rPr>
        <w:pPrChange w:id="194" w:author="Jimmy Duggan" w:date="2015-11-15T22:45:00Z">
          <w:pPr>
            <w:pStyle w:val="ListParagraph"/>
            <w:keepNext/>
            <w:keepLines/>
          </w:pPr>
        </w:pPrChange>
      </w:pPr>
      <w:ins w:id="195" w:author="Jimmy Duggan" w:date="2015-11-15T22:08:00Z">
        <w:r>
          <w:t xml:space="preserve">The following section is intended to describe the major features of the UAH Fit Vault system.  Each feature shall contain a brief summary of the feature and information about how the feature will be implemented within the system.  There will also be an accompanying sequence diagram to help visualize the relationship between the various </w:t>
        </w:r>
        <w:proofErr w:type="gramStart"/>
        <w:r>
          <w:t>system</w:t>
        </w:r>
        <w:proofErr w:type="gramEnd"/>
        <w:r>
          <w:t xml:space="preserve"> components needed to satisfy the feature</w:t>
        </w:r>
      </w:ins>
      <w:ins w:id="196" w:author="Jimmy Duggan" w:date="2015-11-15T22:11:00Z">
        <w:r>
          <w:t>’s functionality.</w:t>
        </w:r>
      </w:ins>
    </w:p>
    <w:p w:rsidR="00EA28CA" w:rsidRDefault="001A5281" w:rsidP="005D60DE">
      <w:pPr>
        <w:pStyle w:val="Heading3"/>
        <w:keepNext/>
        <w:keepLines/>
        <w:rPr>
          <w:ins w:id="197" w:author="Jimmy Duggan" w:date="2015-11-15T22:12:00Z"/>
        </w:rPr>
        <w:pPrChange w:id="198" w:author="Jimmy Duggan" w:date="2015-11-15T22:45:00Z">
          <w:pPr>
            <w:pStyle w:val="ListParagraph"/>
            <w:keepNext/>
            <w:keepLines/>
          </w:pPr>
        </w:pPrChange>
      </w:pPr>
      <w:bookmarkStart w:id="199" w:name="_Toc435391031"/>
      <w:ins w:id="200" w:author="Jimmy Duggan" w:date="2015-11-15T22:11:00Z">
        <w:r>
          <w:t>Data Ingestion</w:t>
        </w:r>
      </w:ins>
      <w:bookmarkEnd w:id="199"/>
    </w:p>
    <w:p w:rsidR="001A5281" w:rsidRDefault="001A5281" w:rsidP="005D60DE">
      <w:pPr>
        <w:keepNext/>
        <w:keepLines/>
        <w:rPr>
          <w:ins w:id="201" w:author="Jimmy Duggan" w:date="2015-11-15T22:15:00Z"/>
        </w:rPr>
        <w:pPrChange w:id="202" w:author="Jimmy Duggan" w:date="2015-11-15T22:45:00Z">
          <w:pPr>
            <w:pStyle w:val="ListParagraph"/>
            <w:keepNext/>
            <w:keepLines/>
          </w:pPr>
        </w:pPrChange>
      </w:pPr>
      <w:ins w:id="203" w:author="Jimmy Duggan" w:date="2015-11-15T22:14:00Z">
        <w:r>
          <w:t>Data ingestion is a feature that encapsulates the process of the patient selecting data files, assigning activities to the data, the system processing the data, and finally uploading the data and saving it to the system</w:t>
        </w:r>
      </w:ins>
      <w:ins w:id="204" w:author="Jimmy Duggan" w:date="2015-11-15T22:15:00Z">
        <w:r>
          <w:t>’s SQL database.</w:t>
        </w:r>
      </w:ins>
    </w:p>
    <w:p w:rsidR="001A5281" w:rsidRDefault="001A5281" w:rsidP="005D60DE">
      <w:pPr>
        <w:keepNext/>
        <w:keepLines/>
        <w:rPr>
          <w:ins w:id="205" w:author="Jimmy Duggan" w:date="2015-11-15T22:22:00Z"/>
        </w:rPr>
        <w:pPrChange w:id="206" w:author="Jimmy Duggan" w:date="2015-11-15T22:45:00Z">
          <w:pPr>
            <w:pStyle w:val="ListParagraph"/>
            <w:keepNext/>
            <w:keepLines/>
          </w:pPr>
        </w:pPrChange>
      </w:pPr>
      <w:ins w:id="207" w:author="Jimmy Duggan" w:date="2015-11-15T22:15:00Z">
        <w:r>
          <w:t xml:space="preserve">This process begins with a </w:t>
        </w:r>
      </w:ins>
      <w:ins w:id="208" w:author="Jimmy Duggan" w:date="2015-11-15T22:18:00Z">
        <w:r>
          <w:t>patient</w:t>
        </w:r>
      </w:ins>
      <w:ins w:id="209" w:author="Jimmy Duggan" w:date="2015-11-15T22:15:00Z">
        <w:r>
          <w:t xml:space="preserve"> navigating to the </w:t>
        </w:r>
        <w:proofErr w:type="spellStart"/>
        <w:r w:rsidRPr="001A5281">
          <w:rPr>
            <w:b/>
            <w:rPrChange w:id="210" w:author="Jimmy Duggan" w:date="2015-11-15T22:16:00Z">
              <w:rPr/>
            </w:rPrChange>
          </w:rPr>
          <w:t>SelectDataView</w:t>
        </w:r>
      </w:ins>
      <w:proofErr w:type="spellEnd"/>
      <w:ins w:id="211" w:author="Jimmy Duggan" w:date="2015-11-15T22:16:00Z">
        <w:r>
          <w:rPr>
            <w:b/>
          </w:rPr>
          <w:t xml:space="preserve"> </w:t>
        </w:r>
        <w:r>
          <w:t>and select</w:t>
        </w:r>
      </w:ins>
      <w:ins w:id="212" w:author="Jimmy Duggan" w:date="2015-11-15T22:18:00Z">
        <w:r>
          <w:t>ing</w:t>
        </w:r>
      </w:ins>
      <w:ins w:id="213" w:author="Jimmy Duggan" w:date="2015-11-15T22:16:00Z">
        <w:r>
          <w:t xml:space="preserve"> the data that they would like to upload to the system.  The data selection can occur in one of two ways.  The system shall give the </w:t>
        </w:r>
      </w:ins>
      <w:ins w:id="214" w:author="Jimmy Duggan" w:date="2015-11-15T22:18:00Z">
        <w:r>
          <w:t>patient</w:t>
        </w:r>
      </w:ins>
      <w:ins w:id="215" w:author="Jimmy Duggan" w:date="2015-11-15T22:16:00Z">
        <w:r>
          <w:t xml:space="preserve"> the ability to click a browse button on the view</w:t>
        </w:r>
      </w:ins>
      <w:ins w:id="216" w:author="Jimmy Duggan" w:date="2015-11-15T22:18:00Z">
        <w:r>
          <w:t xml:space="preserve"> that will prompt the user with a modal that can traverse the file system structure of the machine the patient is using.</w:t>
        </w:r>
      </w:ins>
      <w:ins w:id="217" w:author="Jimmy Duggan" w:date="2015-11-15T22:19:00Z">
        <w:r>
          <w:t xml:space="preserve">  The patient can use this tool to select a directory that contains the files that they wish to upload.  The other option available for the patient is to drag and drop any files they wish to upload into the screen where the files would normally be listed.  After either of these processes </w:t>
        </w:r>
      </w:ins>
      <w:ins w:id="218" w:author="Jimmy Duggan" w:date="2015-11-15T22:21:00Z">
        <w:r w:rsidR="00C441FA">
          <w:t>is</w:t>
        </w:r>
      </w:ins>
      <w:ins w:id="219" w:author="Jimmy Duggan" w:date="2015-11-15T22:19:00Z">
        <w:r>
          <w:t xml:space="preserve"> performed the files will be listed in a list element on the view for review.  </w:t>
        </w:r>
      </w:ins>
      <w:ins w:id="220" w:author="Jimmy Duggan" w:date="2015-11-15T22:21:00Z">
        <w:r w:rsidR="00C441FA">
          <w:t xml:space="preserve">The patient shall be given the opportunity to remove files from the list that they do not wish to upload.  When the patient is satisfied the patient can click a </w:t>
        </w:r>
      </w:ins>
      <w:ins w:id="221" w:author="Jimmy Duggan" w:date="2015-11-15T22:22:00Z">
        <w:r w:rsidR="00C441FA">
          <w:t>“Next” button to proceed to assigning activities to the data.</w:t>
        </w:r>
      </w:ins>
    </w:p>
    <w:p w:rsidR="00C441FA" w:rsidRPr="001A5281" w:rsidRDefault="00E90171" w:rsidP="005D60DE">
      <w:pPr>
        <w:keepNext/>
        <w:keepLines/>
        <w:rPr>
          <w:ins w:id="222" w:author="Jimmy Duggan" w:date="2015-11-15T22:12:00Z"/>
          <w:rPrChange w:id="223" w:author="Jimmy Duggan" w:date="2015-11-15T22:16:00Z">
            <w:rPr>
              <w:ins w:id="224" w:author="Jimmy Duggan" w:date="2015-11-15T22:12:00Z"/>
            </w:rPr>
          </w:rPrChange>
        </w:rPr>
        <w:pPrChange w:id="225" w:author="Jimmy Duggan" w:date="2015-11-15T22:45:00Z">
          <w:pPr>
            <w:pStyle w:val="ListParagraph"/>
            <w:keepNext/>
            <w:keepLines/>
          </w:pPr>
        </w:pPrChange>
      </w:pPr>
      <w:ins w:id="226" w:author="Jimmy Duggan" w:date="2015-11-15T22:33:00Z">
        <w:r>
          <w:t xml:space="preserve">After clicking the “Next” button the </w:t>
        </w:r>
        <w:proofErr w:type="spellStart"/>
        <w:r w:rsidRPr="00E90171">
          <w:rPr>
            <w:b/>
            <w:rPrChange w:id="227" w:author="Jimmy Duggan" w:date="2015-11-15T22:37:00Z">
              <w:rPr/>
            </w:rPrChange>
          </w:rPr>
          <w:t>SelectActivityView</w:t>
        </w:r>
        <w:proofErr w:type="spellEnd"/>
        <w:r>
          <w:t xml:space="preserve"> will be loaded.  This view allows the patient to enter any number of activities that occurred during the time of data capture.  The patient will be provided with an interface to add, edit, and delete activities.  Adding an activity will display date picker boxes to select the time period of the activity.  There will also be a drop down select list containing preset activities that the user may choose from to label their data with an activity.  Once the patient is satisfied with the activity list</w:t>
        </w:r>
      </w:ins>
      <w:ins w:id="228" w:author="Jimmy Duggan" w:date="2015-11-15T22:36:00Z">
        <w:r>
          <w:t>, the patient can click a “Upload” button to begin processing the data.  After the system processes the data it will be uploaded and saved to the SQL database.</w:t>
        </w:r>
      </w:ins>
    </w:p>
    <w:p w:rsidR="001A5281" w:rsidRDefault="001A5281" w:rsidP="005D60DE">
      <w:pPr>
        <w:keepNext/>
        <w:keepLines/>
        <w:rPr>
          <w:ins w:id="229" w:author="Jimmy Duggan" w:date="2015-11-15T22:32:00Z"/>
        </w:rPr>
        <w:pPrChange w:id="230" w:author="Jimmy Duggan" w:date="2015-11-15T22:45:00Z">
          <w:pPr>
            <w:pStyle w:val="ListParagraph"/>
            <w:keepNext/>
            <w:keepLines/>
          </w:pPr>
        </w:pPrChange>
      </w:pPr>
      <w:ins w:id="231" w:author="Jimmy Duggan" w:date="2015-11-15T22:12:00Z">
        <w:r>
          <w:rPr>
            <w:noProof/>
          </w:rPr>
          <w:lastRenderedPageBreak/>
          <w:drawing>
            <wp:inline distT="0" distB="0" distL="0" distR="0" wp14:anchorId="67C3739C" wp14:editId="50371E48">
              <wp:extent cx="5939790" cy="3912235"/>
              <wp:effectExtent l="0" t="0" r="0" b="0"/>
              <wp:docPr id="2" name="Picture 2" descr="C:\Users\jimmy.duggan\Documents\GitHub\med656\Diagrams\Sequence Diagrams\pracessdata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mmy.duggan\Documents\GitHub\med656\Diagrams\Sequence Diagrams\pracessdatasequenc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3912235"/>
                      </a:xfrm>
                      <a:prstGeom prst="rect">
                        <a:avLst/>
                      </a:prstGeom>
                      <a:noFill/>
                      <a:ln>
                        <a:noFill/>
                      </a:ln>
                    </pic:spPr>
                  </pic:pic>
                </a:graphicData>
              </a:graphic>
            </wp:inline>
          </w:drawing>
        </w:r>
      </w:ins>
    </w:p>
    <w:p w:rsidR="00E90171" w:rsidRPr="00E90171" w:rsidRDefault="00E90171" w:rsidP="005D60DE">
      <w:pPr>
        <w:keepNext/>
        <w:keepLines/>
        <w:jc w:val="center"/>
        <w:rPr>
          <w:b/>
          <w:rPrChange w:id="232" w:author="Jimmy Duggan" w:date="2015-11-15T22:32:00Z">
            <w:rPr/>
          </w:rPrChange>
        </w:rPr>
        <w:pPrChange w:id="233" w:author="Jimmy Duggan" w:date="2015-11-15T22:45:00Z">
          <w:pPr>
            <w:pStyle w:val="ListParagraph"/>
            <w:keepNext/>
            <w:keepLines/>
          </w:pPr>
        </w:pPrChange>
      </w:pPr>
      <w:ins w:id="234" w:author="Jimmy Duggan" w:date="2015-11-15T22:32:00Z">
        <w:r w:rsidRPr="00E90171">
          <w:rPr>
            <w:b/>
            <w:rPrChange w:id="235" w:author="Jimmy Duggan" w:date="2015-11-15T22:32:00Z">
              <w:rPr/>
            </w:rPrChange>
          </w:rPr>
          <w:t>Figure 2.2</w:t>
        </w:r>
        <w:r>
          <w:t>: Sequence Diagram of Data Ingestion Feature</w:t>
        </w:r>
        <w:r w:rsidRPr="00E90171">
          <w:rPr>
            <w:b/>
            <w:rPrChange w:id="236" w:author="Jimmy Duggan" w:date="2015-11-15T22:32:00Z">
              <w:rPr/>
            </w:rPrChange>
          </w:rPr>
          <w:t xml:space="preserve"> </w:t>
        </w:r>
      </w:ins>
    </w:p>
    <w:p w:rsidR="005A781D" w:rsidRDefault="005A781D" w:rsidP="005D60DE">
      <w:pPr>
        <w:pStyle w:val="Heading1"/>
        <w:pPrChange w:id="237" w:author="Jimmy Duggan" w:date="2015-11-15T22:45:00Z">
          <w:pPr>
            <w:pStyle w:val="Heading1"/>
          </w:pPr>
        </w:pPrChange>
      </w:pPr>
      <w:bookmarkStart w:id="238" w:name="_Toc435391032"/>
      <w:r>
        <w:t>Detailed Description of Components</w:t>
      </w:r>
      <w:bookmarkEnd w:id="238"/>
    </w:p>
    <w:p w:rsidR="002C6ED4" w:rsidRDefault="002C6ED4" w:rsidP="005D60DE">
      <w:pPr>
        <w:pStyle w:val="Heading2"/>
        <w:pPrChange w:id="239" w:author="Jimmy Duggan" w:date="2015-11-15T22:45:00Z">
          <w:pPr>
            <w:pStyle w:val="Heading2"/>
          </w:pPr>
        </w:pPrChange>
      </w:pPr>
      <w:bookmarkStart w:id="240" w:name="_Toc435391033"/>
      <w:r>
        <w:t>Presentation Layer Overview</w:t>
      </w:r>
      <w:bookmarkEnd w:id="240"/>
    </w:p>
    <w:p w:rsidR="00287C9A" w:rsidRPr="00282662" w:rsidRDefault="00287C9A" w:rsidP="005D60DE">
      <w:pPr>
        <w:pStyle w:val="Heading3"/>
        <w:keepNext/>
        <w:keepLines/>
        <w:rPr>
          <w:rPrChange w:id="241" w:author="Jimmy Duggan" w:date="2015-11-15T18:47:00Z">
            <w:rPr/>
          </w:rPrChange>
        </w:rPr>
        <w:pPrChange w:id="242" w:author="Jimmy Duggan" w:date="2015-11-15T22:45:00Z">
          <w:pPr>
            <w:pStyle w:val="Heading3"/>
          </w:pPr>
        </w:pPrChange>
      </w:pPr>
      <w:bookmarkStart w:id="243" w:name="_Toc435182015"/>
      <w:bookmarkStart w:id="244" w:name="_Toc435391034"/>
      <w:r w:rsidRPr="00282662">
        <w:t>Controllers</w:t>
      </w:r>
      <w:bookmarkStart w:id="245" w:name="_UserLoginController"/>
      <w:bookmarkEnd w:id="243"/>
      <w:bookmarkEnd w:id="244"/>
      <w:bookmarkEnd w:id="245"/>
    </w:p>
    <w:p w:rsidR="00287C9A" w:rsidRPr="004D327B" w:rsidRDefault="00287C9A" w:rsidP="005D60DE">
      <w:pPr>
        <w:pStyle w:val="Heading4"/>
        <w:keepNext/>
        <w:keepLines/>
        <w:pPrChange w:id="246" w:author="Jimmy Duggan" w:date="2015-11-15T22:45:00Z">
          <w:pPr>
            <w:pStyle w:val="Heading4"/>
            <w:keepNext/>
            <w:keepLines/>
            <w:spacing w:after="120"/>
          </w:pPr>
        </w:pPrChange>
      </w:pPr>
      <w:proofErr w:type="spellStart"/>
      <w:r w:rsidRPr="0084672C">
        <w:t>SelectDataController</w:t>
      </w:r>
      <w:bookmarkStart w:id="247" w:name="_UserAccountController"/>
      <w:bookmarkEnd w:id="247"/>
      <w:proofErr w:type="spellEnd"/>
    </w:p>
    <w:p w:rsidR="00287C9A" w:rsidRDefault="00287C9A" w:rsidP="005D60DE">
      <w:pPr>
        <w:keepNext/>
        <w:keepLines/>
        <w:spacing w:after="120" w:line="240" w:lineRule="auto"/>
        <w:pPrChange w:id="248" w:author="Jimmy Duggan" w:date="2015-11-15T22:45:00Z">
          <w:pPr>
            <w:keepNext/>
            <w:keepLines/>
            <w:spacing w:after="120" w:line="240" w:lineRule="auto"/>
          </w:pPr>
        </w:pPrChange>
      </w:pPr>
      <w:r>
        <w:t xml:space="preserve">This class is responsible for selecting the data files for processing. This class provides the backend for the </w:t>
      </w:r>
      <w:proofErr w:type="spellStart"/>
      <w:r>
        <w:rPr>
          <w:b/>
        </w:rPr>
        <w:t>SelectDataView</w:t>
      </w:r>
      <w:proofErr w:type="spellEnd"/>
      <w:r>
        <w:t>.  See Figure 1 sequence diagram for this controller.</w:t>
      </w:r>
    </w:p>
    <w:p w:rsidR="00287C9A" w:rsidRPr="005F4CFA" w:rsidRDefault="00287C9A" w:rsidP="005D60DE">
      <w:pPr>
        <w:keepNext/>
        <w:keepLines/>
        <w:spacing w:after="0" w:line="240" w:lineRule="auto"/>
        <w:rPr>
          <w:b/>
        </w:rPr>
        <w:pPrChange w:id="249" w:author="Jimmy Duggan" w:date="2015-11-15T22:45:00Z">
          <w:pPr>
            <w:keepNext/>
            <w:keepLines/>
            <w:spacing w:after="0" w:line="240" w:lineRule="auto"/>
          </w:pPr>
        </w:pPrChange>
      </w:pPr>
      <w:r>
        <w:rPr>
          <w:b/>
        </w:rPr>
        <w:t>&lt;&lt;Task&gt;&gt;</w:t>
      </w:r>
    </w:p>
    <w:p w:rsidR="00287C9A" w:rsidRPr="009C2D44" w:rsidRDefault="00287C9A" w:rsidP="005D60DE">
      <w:pPr>
        <w:keepNext/>
        <w:keepLines/>
        <w:spacing w:after="0" w:line="240" w:lineRule="auto"/>
        <w:ind w:firstLine="720"/>
        <w:rPr>
          <w:b/>
        </w:rPr>
        <w:pPrChange w:id="250" w:author="Jimmy Duggan" w:date="2015-11-15T22:45:00Z">
          <w:pPr>
            <w:keepNext/>
            <w:keepLines/>
            <w:spacing w:after="0" w:line="240" w:lineRule="auto"/>
            <w:ind w:firstLine="720"/>
          </w:pPr>
        </w:pPrChange>
      </w:pPr>
      <w:r>
        <w:rPr>
          <w:b/>
        </w:rPr>
        <w:t>Attributes:</w:t>
      </w:r>
    </w:p>
    <w:p w:rsidR="00287C9A" w:rsidRPr="00F82B86" w:rsidRDefault="00287C9A" w:rsidP="005D60DE">
      <w:pPr>
        <w:pStyle w:val="ListParagraph"/>
        <w:keepNext/>
        <w:keepLines/>
        <w:numPr>
          <w:ilvl w:val="0"/>
          <w:numId w:val="8"/>
        </w:numPr>
        <w:spacing w:after="0" w:line="240" w:lineRule="auto"/>
        <w:pPrChange w:id="251" w:author="Jimmy Duggan" w:date="2015-11-15T22:45:00Z">
          <w:pPr>
            <w:pStyle w:val="ListParagraph"/>
            <w:keepNext/>
            <w:keepLines/>
            <w:numPr>
              <w:numId w:val="8"/>
            </w:numPr>
            <w:spacing w:after="0" w:line="240" w:lineRule="auto"/>
            <w:ind w:left="1440" w:hanging="360"/>
          </w:pPr>
        </w:pPrChange>
      </w:pPr>
      <w:r>
        <w:rPr>
          <w:b/>
        </w:rPr>
        <w:t>Private Collection&lt;</w:t>
      </w:r>
      <w:proofErr w:type="spellStart"/>
      <w:r>
        <w:rPr>
          <w:b/>
        </w:rPr>
        <w:t>int</w:t>
      </w:r>
      <w:proofErr w:type="spellEnd"/>
      <w:r>
        <w:rPr>
          <w:b/>
        </w:rPr>
        <w:t xml:space="preserve">, String&gt; </w:t>
      </w:r>
      <w:proofErr w:type="spellStart"/>
      <w:r>
        <w:t>DataFiles</w:t>
      </w:r>
      <w:proofErr w:type="spellEnd"/>
    </w:p>
    <w:p w:rsidR="00287C9A" w:rsidRDefault="00287C9A" w:rsidP="005D60DE">
      <w:pPr>
        <w:pStyle w:val="ListParagraph"/>
        <w:keepNext/>
        <w:keepLines/>
        <w:numPr>
          <w:ilvl w:val="1"/>
          <w:numId w:val="8"/>
        </w:numPr>
        <w:spacing w:after="0" w:line="240" w:lineRule="auto"/>
        <w:pPrChange w:id="252" w:author="Jimmy Duggan" w:date="2015-11-15T22:45:00Z">
          <w:pPr>
            <w:pStyle w:val="ListParagraph"/>
            <w:keepNext/>
            <w:keepLines/>
            <w:numPr>
              <w:ilvl w:val="1"/>
              <w:numId w:val="8"/>
            </w:numPr>
            <w:spacing w:after="0" w:line="240" w:lineRule="auto"/>
            <w:ind w:left="2160" w:hanging="360"/>
          </w:pPr>
        </w:pPrChange>
      </w:pPr>
      <w:r>
        <w:t>Dictionary containing the paths to the data files and a unique id.</w:t>
      </w:r>
    </w:p>
    <w:p w:rsidR="00287C9A" w:rsidRDefault="00287C9A" w:rsidP="005D60DE">
      <w:pPr>
        <w:pStyle w:val="ListParagraph"/>
        <w:keepNext/>
        <w:keepLines/>
        <w:spacing w:after="0" w:line="240" w:lineRule="auto"/>
        <w:ind w:left="2160"/>
        <w:pPrChange w:id="253" w:author="Jimmy Duggan" w:date="2015-11-15T22:45:00Z">
          <w:pPr>
            <w:pStyle w:val="ListParagraph"/>
            <w:keepNext/>
            <w:keepLines/>
            <w:spacing w:after="0" w:line="240" w:lineRule="auto"/>
            <w:ind w:left="2160"/>
          </w:pPr>
        </w:pPrChange>
      </w:pPr>
    </w:p>
    <w:p w:rsidR="00287C9A" w:rsidRPr="00F82B86" w:rsidRDefault="00287C9A" w:rsidP="005D60DE">
      <w:pPr>
        <w:pStyle w:val="ListParagraph"/>
        <w:keepNext/>
        <w:keepLines/>
        <w:numPr>
          <w:ilvl w:val="0"/>
          <w:numId w:val="8"/>
        </w:numPr>
        <w:spacing w:after="0" w:line="240" w:lineRule="auto"/>
        <w:pPrChange w:id="254" w:author="Jimmy Duggan" w:date="2015-11-15T22:45:00Z">
          <w:pPr>
            <w:pStyle w:val="ListParagraph"/>
            <w:keepNext/>
            <w:keepLines/>
            <w:numPr>
              <w:numId w:val="8"/>
            </w:numPr>
            <w:spacing w:after="0" w:line="240" w:lineRule="auto"/>
            <w:ind w:left="1440" w:hanging="360"/>
          </w:pPr>
        </w:pPrChange>
      </w:pPr>
      <w:r>
        <w:rPr>
          <w:b/>
        </w:rPr>
        <w:t xml:space="preserve">Private String </w:t>
      </w:r>
      <w:proofErr w:type="spellStart"/>
      <w:r>
        <w:t>DirectoryPath</w:t>
      </w:r>
      <w:proofErr w:type="spellEnd"/>
    </w:p>
    <w:p w:rsidR="00287C9A" w:rsidRPr="005D09AF" w:rsidRDefault="00287C9A" w:rsidP="005D60DE">
      <w:pPr>
        <w:pStyle w:val="ListParagraph"/>
        <w:keepNext/>
        <w:keepLines/>
        <w:numPr>
          <w:ilvl w:val="1"/>
          <w:numId w:val="8"/>
        </w:numPr>
        <w:spacing w:after="0" w:line="240" w:lineRule="auto"/>
        <w:pPrChange w:id="255" w:author="Jimmy Duggan" w:date="2015-11-15T22:45:00Z">
          <w:pPr>
            <w:pStyle w:val="ListParagraph"/>
            <w:keepNext/>
            <w:keepLines/>
            <w:numPr>
              <w:ilvl w:val="1"/>
              <w:numId w:val="8"/>
            </w:numPr>
            <w:spacing w:after="0" w:line="240" w:lineRule="auto"/>
            <w:ind w:left="2160" w:hanging="360"/>
          </w:pPr>
        </w:pPrChange>
      </w:pPr>
      <w:r>
        <w:t>Path to the directory containing the data files to be processed.</w:t>
      </w:r>
    </w:p>
    <w:p w:rsidR="00287C9A" w:rsidRPr="00026A18" w:rsidRDefault="00287C9A" w:rsidP="005D60DE">
      <w:pPr>
        <w:keepNext/>
        <w:keepLines/>
        <w:spacing w:after="0" w:line="240" w:lineRule="auto"/>
        <w:rPr>
          <w:b/>
        </w:rPr>
        <w:pPrChange w:id="256" w:author="Jimmy Duggan" w:date="2015-11-15T22:45:00Z">
          <w:pPr>
            <w:keepNext/>
            <w:keepLines/>
            <w:spacing w:after="0" w:line="240" w:lineRule="auto"/>
          </w:pPr>
        </w:pPrChange>
      </w:pPr>
    </w:p>
    <w:p w:rsidR="00287C9A" w:rsidRDefault="00287C9A" w:rsidP="005D60DE">
      <w:pPr>
        <w:keepNext/>
        <w:keepLines/>
        <w:spacing w:after="0" w:line="240" w:lineRule="auto"/>
        <w:ind w:left="720"/>
        <w:rPr>
          <w:b/>
        </w:rPr>
        <w:pPrChange w:id="257" w:author="Jimmy Duggan" w:date="2015-11-15T22:45:00Z">
          <w:pPr>
            <w:keepNext/>
            <w:keepLines/>
            <w:spacing w:after="0" w:line="240" w:lineRule="auto"/>
            <w:ind w:left="720"/>
          </w:pPr>
        </w:pPrChange>
      </w:pPr>
      <w:r>
        <w:rPr>
          <w:b/>
        </w:rPr>
        <w:t>Operations:</w:t>
      </w:r>
    </w:p>
    <w:p w:rsidR="00287C9A" w:rsidRPr="00B41F9B" w:rsidRDefault="00287C9A" w:rsidP="005D60DE">
      <w:pPr>
        <w:keepNext/>
        <w:keepLines/>
        <w:spacing w:after="0" w:line="240" w:lineRule="auto"/>
        <w:ind w:left="720"/>
        <w:rPr>
          <w:b/>
        </w:rPr>
        <w:pPrChange w:id="258" w:author="Jimmy Duggan" w:date="2015-11-15T22:45:00Z">
          <w:pPr>
            <w:keepNext/>
            <w:keepLines/>
            <w:spacing w:after="0" w:line="240" w:lineRule="auto"/>
            <w:ind w:left="720"/>
          </w:pPr>
        </w:pPrChange>
      </w:pPr>
    </w:p>
    <w:p w:rsidR="00287C9A" w:rsidRDefault="00287C9A" w:rsidP="005D60DE">
      <w:pPr>
        <w:pStyle w:val="ListParagraph"/>
        <w:keepNext/>
        <w:keepLines/>
        <w:numPr>
          <w:ilvl w:val="0"/>
          <w:numId w:val="7"/>
        </w:numPr>
        <w:spacing w:after="0" w:line="240" w:lineRule="auto"/>
        <w:pPrChange w:id="259" w:author="Jimmy Duggan" w:date="2015-11-15T22:45:00Z">
          <w:pPr>
            <w:pStyle w:val="ListParagraph"/>
            <w:keepNext/>
            <w:keepLines/>
            <w:numPr>
              <w:numId w:val="7"/>
            </w:numPr>
            <w:spacing w:after="0" w:line="240" w:lineRule="auto"/>
            <w:ind w:left="1800" w:hanging="360"/>
          </w:pPr>
        </w:pPrChange>
      </w:pPr>
      <w:r>
        <w:t>Sets and gets for all attributes.</w:t>
      </w:r>
    </w:p>
    <w:p w:rsidR="00287C9A" w:rsidRDefault="00287C9A" w:rsidP="005D60DE">
      <w:pPr>
        <w:keepNext/>
        <w:keepLines/>
        <w:spacing w:after="0" w:line="240" w:lineRule="auto"/>
        <w:ind w:left="720"/>
        <w:pPrChange w:id="260" w:author="Jimmy Duggan" w:date="2015-11-15T22:45:00Z">
          <w:pPr>
            <w:keepNext/>
            <w:keepLines/>
            <w:spacing w:after="0" w:line="240" w:lineRule="auto"/>
            <w:ind w:left="720"/>
          </w:pPr>
        </w:pPrChange>
      </w:pPr>
    </w:p>
    <w:p w:rsidR="00287C9A" w:rsidRDefault="00287C9A" w:rsidP="005D60DE">
      <w:pPr>
        <w:pStyle w:val="ListParagraph"/>
        <w:keepNext/>
        <w:keepLines/>
        <w:numPr>
          <w:ilvl w:val="0"/>
          <w:numId w:val="7"/>
        </w:numPr>
        <w:spacing w:after="0" w:line="240" w:lineRule="auto"/>
        <w:pPrChange w:id="261" w:author="Jimmy Duggan" w:date="2015-11-15T22:45:00Z">
          <w:pPr>
            <w:pStyle w:val="ListParagraph"/>
            <w:keepNext/>
            <w:keepLines/>
            <w:numPr>
              <w:numId w:val="7"/>
            </w:numPr>
            <w:spacing w:after="0" w:line="240" w:lineRule="auto"/>
            <w:ind w:left="1800" w:hanging="360"/>
          </w:pPr>
        </w:pPrChange>
      </w:pPr>
      <w:r>
        <w:rPr>
          <w:b/>
        </w:rPr>
        <w:t xml:space="preserve">Public </w:t>
      </w:r>
      <w:proofErr w:type="spellStart"/>
      <w:r>
        <w:rPr>
          <w:b/>
        </w:rPr>
        <w:t>ActionResult</w:t>
      </w:r>
      <w:proofErr w:type="spellEnd"/>
      <w:r>
        <w:t xml:space="preserve"> </w:t>
      </w:r>
      <w:proofErr w:type="spellStart"/>
      <w:r w:rsidRPr="00B41F9B">
        <w:t>btnFolderBrowse</w:t>
      </w:r>
      <w:r>
        <w:t>Click</w:t>
      </w:r>
      <w:proofErr w:type="spellEnd"/>
      <w:r>
        <w:t>()</w:t>
      </w:r>
    </w:p>
    <w:p w:rsidR="00287C9A" w:rsidRDefault="00287C9A" w:rsidP="005D60DE">
      <w:pPr>
        <w:pStyle w:val="ListParagraph"/>
        <w:keepNext/>
        <w:keepLines/>
        <w:numPr>
          <w:ilvl w:val="1"/>
          <w:numId w:val="7"/>
        </w:numPr>
        <w:spacing w:after="0" w:line="240" w:lineRule="auto"/>
        <w:pPrChange w:id="262" w:author="Jimmy Duggan" w:date="2015-11-15T22:45:00Z">
          <w:pPr>
            <w:pStyle w:val="ListParagraph"/>
            <w:keepNext/>
            <w:keepLines/>
            <w:numPr>
              <w:ilvl w:val="1"/>
              <w:numId w:val="7"/>
            </w:numPr>
            <w:spacing w:after="0" w:line="240" w:lineRule="auto"/>
            <w:ind w:left="2520" w:hanging="360"/>
          </w:pPr>
        </w:pPrChange>
      </w:pPr>
      <w:r w:rsidRPr="005D09AF">
        <w:t>When the folder browser button is clicked a folder browser dialog object is created</w:t>
      </w:r>
      <w:r>
        <w:t>, a directory is selected by the user,</w:t>
      </w:r>
      <w:r w:rsidRPr="005D09AF">
        <w:t xml:space="preserve"> and the </w:t>
      </w:r>
      <w:proofErr w:type="spellStart"/>
      <w:r>
        <w:t>DirectoryPath</w:t>
      </w:r>
      <w:proofErr w:type="spellEnd"/>
      <w:r>
        <w:t xml:space="preserve"> is set.</w:t>
      </w:r>
    </w:p>
    <w:p w:rsidR="00287C9A" w:rsidRPr="005831D2" w:rsidRDefault="00287C9A" w:rsidP="005D60DE">
      <w:pPr>
        <w:pStyle w:val="ListParagraph"/>
        <w:keepNext/>
        <w:keepLines/>
        <w:numPr>
          <w:ilvl w:val="1"/>
          <w:numId w:val="7"/>
        </w:numPr>
        <w:spacing w:after="0" w:line="240" w:lineRule="auto"/>
        <w:pPrChange w:id="263" w:author="Jimmy Duggan" w:date="2015-11-15T22:45:00Z">
          <w:pPr>
            <w:pStyle w:val="ListParagraph"/>
            <w:keepNext/>
            <w:keepLines/>
            <w:numPr>
              <w:ilvl w:val="1"/>
              <w:numId w:val="7"/>
            </w:numPr>
            <w:spacing w:after="0" w:line="240" w:lineRule="auto"/>
            <w:ind w:left="2520" w:hanging="360"/>
          </w:pPr>
        </w:pPrChange>
      </w:pPr>
      <w:r>
        <w:t xml:space="preserve">The results are returned to the </w:t>
      </w:r>
      <w:proofErr w:type="spellStart"/>
      <w:r>
        <w:rPr>
          <w:b/>
        </w:rPr>
        <w:t>SelectDataView</w:t>
      </w:r>
      <w:proofErr w:type="spellEnd"/>
      <w:r>
        <w:rPr>
          <w:b/>
        </w:rPr>
        <w:t>.</w:t>
      </w:r>
    </w:p>
    <w:p w:rsidR="00287C9A" w:rsidRDefault="00287C9A" w:rsidP="005D60DE">
      <w:pPr>
        <w:keepNext/>
        <w:keepLines/>
        <w:spacing w:after="0" w:line="240" w:lineRule="auto"/>
        <w:ind w:left="720"/>
        <w:pPrChange w:id="264" w:author="Jimmy Duggan" w:date="2015-11-15T22:45:00Z">
          <w:pPr>
            <w:keepNext/>
            <w:keepLines/>
            <w:spacing w:after="0" w:line="240" w:lineRule="auto"/>
            <w:ind w:left="720"/>
          </w:pPr>
        </w:pPrChange>
      </w:pPr>
    </w:p>
    <w:p w:rsidR="00287C9A" w:rsidRDefault="00287C9A" w:rsidP="005D60DE">
      <w:pPr>
        <w:pStyle w:val="ListParagraph"/>
        <w:keepNext/>
        <w:keepLines/>
        <w:numPr>
          <w:ilvl w:val="0"/>
          <w:numId w:val="7"/>
        </w:numPr>
        <w:spacing w:after="0" w:line="240" w:lineRule="auto"/>
        <w:pPrChange w:id="265" w:author="Jimmy Duggan" w:date="2015-11-15T22:45:00Z">
          <w:pPr>
            <w:pStyle w:val="ListParagraph"/>
            <w:keepNext/>
            <w:keepLines/>
            <w:numPr>
              <w:numId w:val="7"/>
            </w:numPr>
            <w:spacing w:after="0" w:line="240" w:lineRule="auto"/>
            <w:ind w:left="1800" w:hanging="360"/>
          </w:pPr>
        </w:pPrChange>
      </w:pPr>
      <w:r>
        <w:rPr>
          <w:b/>
        </w:rPr>
        <w:t xml:space="preserve">Public </w:t>
      </w:r>
      <w:proofErr w:type="spellStart"/>
      <w:r>
        <w:rPr>
          <w:b/>
        </w:rPr>
        <w:t>ActionResult</w:t>
      </w:r>
      <w:proofErr w:type="spellEnd"/>
      <w:r>
        <w:t xml:space="preserve"> </w:t>
      </w:r>
      <w:proofErr w:type="spellStart"/>
      <w:r>
        <w:t>DragAndDropFiles</w:t>
      </w:r>
      <w:proofErr w:type="spellEnd"/>
      <w:r>
        <w:t>()</w:t>
      </w:r>
    </w:p>
    <w:p w:rsidR="00287C9A" w:rsidRDefault="00287C9A" w:rsidP="005D60DE">
      <w:pPr>
        <w:pStyle w:val="ListParagraph"/>
        <w:keepNext/>
        <w:keepLines/>
        <w:numPr>
          <w:ilvl w:val="1"/>
          <w:numId w:val="7"/>
        </w:numPr>
        <w:spacing w:after="0" w:line="240" w:lineRule="auto"/>
        <w:pPrChange w:id="266" w:author="Jimmy Duggan" w:date="2015-11-15T22:45:00Z">
          <w:pPr>
            <w:pStyle w:val="ListParagraph"/>
            <w:keepNext/>
            <w:keepLines/>
            <w:numPr>
              <w:ilvl w:val="1"/>
              <w:numId w:val="7"/>
            </w:numPr>
            <w:spacing w:after="0" w:line="240" w:lineRule="auto"/>
            <w:ind w:left="2520" w:hanging="360"/>
          </w:pPr>
        </w:pPrChange>
      </w:pPr>
      <w:r w:rsidRPr="005D09AF">
        <w:t xml:space="preserve">When the </w:t>
      </w:r>
      <w:r>
        <w:t>desired files are selected and dropped into the GUI window.</w:t>
      </w:r>
    </w:p>
    <w:p w:rsidR="00287C9A" w:rsidRDefault="00287C9A" w:rsidP="005D60DE">
      <w:pPr>
        <w:pStyle w:val="ListParagraph"/>
        <w:keepNext/>
        <w:keepLines/>
        <w:numPr>
          <w:ilvl w:val="1"/>
          <w:numId w:val="7"/>
        </w:numPr>
        <w:spacing w:after="0" w:line="240" w:lineRule="auto"/>
        <w:pPrChange w:id="267" w:author="Jimmy Duggan" w:date="2015-11-15T22:45:00Z">
          <w:pPr>
            <w:pStyle w:val="ListParagraph"/>
            <w:keepNext/>
            <w:keepLines/>
            <w:numPr>
              <w:ilvl w:val="1"/>
              <w:numId w:val="7"/>
            </w:numPr>
            <w:spacing w:after="0" w:line="240" w:lineRule="auto"/>
            <w:ind w:left="2520" w:hanging="360"/>
          </w:pPr>
        </w:pPrChange>
      </w:pPr>
      <w:r>
        <w:t xml:space="preserve">The results are returned to the </w:t>
      </w:r>
      <w:proofErr w:type="spellStart"/>
      <w:r>
        <w:rPr>
          <w:b/>
        </w:rPr>
        <w:t>SelectDataView</w:t>
      </w:r>
      <w:proofErr w:type="spellEnd"/>
      <w:r>
        <w:rPr>
          <w:b/>
        </w:rPr>
        <w:t>.</w:t>
      </w:r>
    </w:p>
    <w:p w:rsidR="00287C9A" w:rsidRPr="005D09AF" w:rsidRDefault="00287C9A" w:rsidP="005D60DE">
      <w:pPr>
        <w:keepNext/>
        <w:keepLines/>
        <w:spacing w:after="0" w:line="240" w:lineRule="auto"/>
        <w:pPrChange w:id="268" w:author="Jimmy Duggan" w:date="2015-11-15T22:45:00Z">
          <w:pPr>
            <w:keepNext/>
            <w:keepLines/>
            <w:spacing w:after="0" w:line="240" w:lineRule="auto"/>
          </w:pPr>
        </w:pPrChange>
      </w:pPr>
    </w:p>
    <w:p w:rsidR="00287C9A" w:rsidRDefault="00287C9A" w:rsidP="005D60DE">
      <w:pPr>
        <w:pStyle w:val="ListParagraph"/>
        <w:keepNext/>
        <w:keepLines/>
        <w:numPr>
          <w:ilvl w:val="0"/>
          <w:numId w:val="7"/>
        </w:numPr>
        <w:spacing w:after="0" w:line="240" w:lineRule="auto"/>
        <w:pPrChange w:id="269" w:author="Jimmy Duggan" w:date="2015-11-15T22:45:00Z">
          <w:pPr>
            <w:pStyle w:val="ListParagraph"/>
            <w:keepNext/>
            <w:keepLines/>
            <w:numPr>
              <w:numId w:val="7"/>
            </w:numPr>
            <w:spacing w:after="0" w:line="240" w:lineRule="auto"/>
            <w:ind w:left="1800" w:hanging="360"/>
          </w:pPr>
        </w:pPrChange>
      </w:pPr>
      <w:r>
        <w:rPr>
          <w:b/>
        </w:rPr>
        <w:t xml:space="preserve">Public </w:t>
      </w:r>
      <w:proofErr w:type="spellStart"/>
      <w:r>
        <w:rPr>
          <w:b/>
        </w:rPr>
        <w:t>ActionResult</w:t>
      </w:r>
      <w:proofErr w:type="spellEnd"/>
      <w:r>
        <w:t xml:space="preserve"> </w:t>
      </w:r>
      <w:proofErr w:type="spellStart"/>
      <w:r>
        <w:t>btnClearClick</w:t>
      </w:r>
      <w:proofErr w:type="spellEnd"/>
      <w:r>
        <w:t>()</w:t>
      </w:r>
    </w:p>
    <w:p w:rsidR="00287C9A" w:rsidRDefault="00287C9A" w:rsidP="005D60DE">
      <w:pPr>
        <w:pStyle w:val="ListParagraph"/>
        <w:keepNext/>
        <w:keepLines/>
        <w:numPr>
          <w:ilvl w:val="1"/>
          <w:numId w:val="7"/>
        </w:numPr>
        <w:spacing w:after="0" w:line="240" w:lineRule="auto"/>
        <w:pPrChange w:id="270" w:author="Jimmy Duggan" w:date="2015-11-15T22:45:00Z">
          <w:pPr>
            <w:pStyle w:val="ListParagraph"/>
            <w:keepNext/>
            <w:keepLines/>
            <w:numPr>
              <w:ilvl w:val="1"/>
              <w:numId w:val="7"/>
            </w:numPr>
            <w:spacing w:after="0" w:line="240" w:lineRule="auto"/>
            <w:ind w:left="2520" w:hanging="360"/>
          </w:pPr>
        </w:pPrChange>
      </w:pPr>
      <w:r>
        <w:t>When the clear button is clicked any stored data and file path(s) will be removed.</w:t>
      </w:r>
    </w:p>
    <w:p w:rsidR="00287C9A" w:rsidRDefault="00287C9A" w:rsidP="005D60DE">
      <w:pPr>
        <w:pStyle w:val="ListParagraph"/>
        <w:keepNext/>
        <w:keepLines/>
        <w:numPr>
          <w:ilvl w:val="2"/>
          <w:numId w:val="7"/>
        </w:numPr>
        <w:spacing w:after="0" w:line="240" w:lineRule="auto"/>
        <w:pPrChange w:id="271" w:author="Jimmy Duggan" w:date="2015-11-15T22:45:00Z">
          <w:pPr>
            <w:pStyle w:val="ListParagraph"/>
            <w:keepNext/>
            <w:keepLines/>
            <w:numPr>
              <w:ilvl w:val="2"/>
              <w:numId w:val="7"/>
            </w:numPr>
            <w:spacing w:after="0" w:line="240" w:lineRule="auto"/>
            <w:ind w:left="3240" w:hanging="360"/>
          </w:pPr>
        </w:pPrChange>
      </w:pPr>
      <w:proofErr w:type="spellStart"/>
      <w:r>
        <w:t>DirectoryPath</w:t>
      </w:r>
      <w:proofErr w:type="spellEnd"/>
      <w:r>
        <w:t xml:space="preserve"> variable reset</w:t>
      </w:r>
    </w:p>
    <w:p w:rsidR="00287C9A" w:rsidRDefault="00287C9A" w:rsidP="005D60DE">
      <w:pPr>
        <w:pStyle w:val="ListParagraph"/>
        <w:keepNext/>
        <w:keepLines/>
        <w:numPr>
          <w:ilvl w:val="2"/>
          <w:numId w:val="7"/>
        </w:numPr>
        <w:spacing w:after="0" w:line="240" w:lineRule="auto"/>
        <w:pPrChange w:id="272" w:author="Jimmy Duggan" w:date="2015-11-15T22:45:00Z">
          <w:pPr>
            <w:pStyle w:val="ListParagraph"/>
            <w:keepNext/>
            <w:keepLines/>
            <w:numPr>
              <w:ilvl w:val="2"/>
              <w:numId w:val="7"/>
            </w:numPr>
            <w:spacing w:after="0" w:line="240" w:lineRule="auto"/>
            <w:ind w:left="3240" w:hanging="360"/>
          </w:pPr>
        </w:pPrChange>
      </w:pPr>
      <w:proofErr w:type="spellStart"/>
      <w:r>
        <w:t>DataFiles</w:t>
      </w:r>
      <w:proofErr w:type="spellEnd"/>
      <w:r>
        <w:t xml:space="preserve"> collection emptied</w:t>
      </w:r>
    </w:p>
    <w:p w:rsidR="00287C9A" w:rsidRDefault="00287C9A" w:rsidP="005D60DE">
      <w:pPr>
        <w:pStyle w:val="ListParagraph"/>
        <w:keepNext/>
        <w:keepLines/>
        <w:numPr>
          <w:ilvl w:val="2"/>
          <w:numId w:val="7"/>
        </w:numPr>
        <w:spacing w:after="0" w:line="240" w:lineRule="auto"/>
        <w:pPrChange w:id="273" w:author="Jimmy Duggan" w:date="2015-11-15T22:45:00Z">
          <w:pPr>
            <w:pStyle w:val="ListParagraph"/>
            <w:keepNext/>
            <w:keepLines/>
            <w:numPr>
              <w:ilvl w:val="2"/>
              <w:numId w:val="7"/>
            </w:numPr>
            <w:spacing w:after="0" w:line="240" w:lineRule="auto"/>
            <w:ind w:left="3240" w:hanging="360"/>
          </w:pPr>
        </w:pPrChange>
      </w:pPr>
      <w:r>
        <w:t xml:space="preserve">The results are returned to the </w:t>
      </w:r>
      <w:proofErr w:type="spellStart"/>
      <w:r>
        <w:rPr>
          <w:b/>
        </w:rPr>
        <w:t>SelectDataView</w:t>
      </w:r>
      <w:proofErr w:type="spellEnd"/>
      <w:r>
        <w:rPr>
          <w:b/>
        </w:rPr>
        <w:t>.</w:t>
      </w:r>
    </w:p>
    <w:p w:rsidR="00287C9A" w:rsidRPr="000B334D" w:rsidRDefault="00287C9A" w:rsidP="005D60DE">
      <w:pPr>
        <w:pStyle w:val="ListParagraph"/>
        <w:keepNext/>
        <w:keepLines/>
        <w:spacing w:after="0" w:line="240" w:lineRule="auto"/>
        <w:ind w:left="2520"/>
        <w:pPrChange w:id="274" w:author="Jimmy Duggan" w:date="2015-11-15T22:45:00Z">
          <w:pPr>
            <w:pStyle w:val="ListParagraph"/>
            <w:keepNext/>
            <w:keepLines/>
            <w:spacing w:after="0" w:line="240" w:lineRule="auto"/>
            <w:ind w:left="2520"/>
          </w:pPr>
        </w:pPrChange>
      </w:pPr>
    </w:p>
    <w:p w:rsidR="00287C9A" w:rsidRDefault="00287C9A" w:rsidP="005D60DE">
      <w:pPr>
        <w:pStyle w:val="ListParagraph"/>
        <w:keepNext/>
        <w:keepLines/>
        <w:numPr>
          <w:ilvl w:val="0"/>
          <w:numId w:val="7"/>
        </w:numPr>
        <w:spacing w:after="0" w:line="240" w:lineRule="auto"/>
        <w:pPrChange w:id="275" w:author="Jimmy Duggan" w:date="2015-11-15T22:45:00Z">
          <w:pPr>
            <w:pStyle w:val="ListParagraph"/>
            <w:keepNext/>
            <w:keepLines/>
            <w:numPr>
              <w:numId w:val="7"/>
            </w:numPr>
            <w:spacing w:after="0" w:line="240" w:lineRule="auto"/>
            <w:ind w:left="1800" w:hanging="360"/>
          </w:pPr>
        </w:pPrChange>
      </w:pPr>
      <w:r>
        <w:rPr>
          <w:b/>
        </w:rPr>
        <w:t xml:space="preserve">Private </w:t>
      </w:r>
      <w:proofErr w:type="spellStart"/>
      <w:r>
        <w:rPr>
          <w:b/>
        </w:rPr>
        <w:t>ActionResult</w:t>
      </w:r>
      <w:proofErr w:type="spellEnd"/>
      <w:r>
        <w:t xml:space="preserve"> </w:t>
      </w:r>
      <w:proofErr w:type="spellStart"/>
      <w:r>
        <w:t>btnNextClick</w:t>
      </w:r>
      <w:proofErr w:type="spellEnd"/>
      <w:r>
        <w:t>()</w:t>
      </w:r>
    </w:p>
    <w:p w:rsidR="00287C9A" w:rsidRDefault="00287C9A" w:rsidP="005D60DE">
      <w:pPr>
        <w:pStyle w:val="ListParagraph"/>
        <w:keepNext/>
        <w:keepLines/>
        <w:numPr>
          <w:ilvl w:val="1"/>
          <w:numId w:val="7"/>
        </w:numPr>
        <w:spacing w:after="0" w:line="240" w:lineRule="auto"/>
        <w:pPrChange w:id="276" w:author="Jimmy Duggan" w:date="2015-11-15T22:45:00Z">
          <w:pPr>
            <w:pStyle w:val="ListParagraph"/>
            <w:keepNext/>
            <w:keepLines/>
            <w:numPr>
              <w:ilvl w:val="1"/>
              <w:numId w:val="7"/>
            </w:numPr>
            <w:spacing w:after="0" w:line="240" w:lineRule="auto"/>
            <w:ind w:left="2520" w:hanging="360"/>
          </w:pPr>
        </w:pPrChange>
      </w:pPr>
      <w:r>
        <w:t xml:space="preserve">When the next button is clicked the file locations of the files in the </w:t>
      </w:r>
      <w:proofErr w:type="spellStart"/>
      <w:r>
        <w:t>DirectoryPath</w:t>
      </w:r>
      <w:proofErr w:type="spellEnd"/>
      <w:r>
        <w:t xml:space="preserve"> are added to the </w:t>
      </w:r>
      <w:proofErr w:type="spellStart"/>
      <w:r>
        <w:t>DataFiles</w:t>
      </w:r>
      <w:proofErr w:type="spellEnd"/>
      <w:r>
        <w:t xml:space="preserve"> collection.</w:t>
      </w:r>
    </w:p>
    <w:p w:rsidR="00287C9A" w:rsidRDefault="00287C9A" w:rsidP="005D60DE">
      <w:pPr>
        <w:pStyle w:val="ListParagraph"/>
        <w:keepNext/>
        <w:keepLines/>
        <w:numPr>
          <w:ilvl w:val="1"/>
          <w:numId w:val="7"/>
        </w:numPr>
        <w:spacing w:after="0" w:line="240" w:lineRule="auto"/>
        <w:pPrChange w:id="277" w:author="Jimmy Duggan" w:date="2015-11-15T22:45:00Z">
          <w:pPr>
            <w:pStyle w:val="ListParagraph"/>
            <w:keepNext/>
            <w:keepLines/>
            <w:numPr>
              <w:ilvl w:val="1"/>
              <w:numId w:val="7"/>
            </w:numPr>
            <w:spacing w:after="0" w:line="240" w:lineRule="auto"/>
            <w:ind w:left="2520" w:hanging="360"/>
          </w:pPr>
        </w:pPrChange>
      </w:pPr>
      <w:r>
        <w:t xml:space="preserve">The </w:t>
      </w:r>
      <w:proofErr w:type="spellStart"/>
      <w:r>
        <w:t>DataFiles</w:t>
      </w:r>
      <w:proofErr w:type="spellEnd"/>
      <w:r>
        <w:t xml:space="preserve"> collection is passed to the </w:t>
      </w:r>
      <w:proofErr w:type="spellStart"/>
      <w:r w:rsidRPr="0084672C">
        <w:rPr>
          <w:b/>
        </w:rPr>
        <w:t>SelectActivityController</w:t>
      </w:r>
      <w:proofErr w:type="spellEnd"/>
      <w:r w:rsidRPr="0084672C">
        <w:rPr>
          <w:b/>
        </w:rPr>
        <w:t>.</w:t>
      </w:r>
    </w:p>
    <w:p w:rsidR="00287C9A" w:rsidRDefault="00287C9A" w:rsidP="005D60DE">
      <w:pPr>
        <w:pStyle w:val="ListParagraph"/>
        <w:keepNext/>
        <w:keepLines/>
        <w:spacing w:after="0" w:line="240" w:lineRule="auto"/>
        <w:ind w:left="2520"/>
        <w:pPrChange w:id="278" w:author="Jimmy Duggan" w:date="2015-11-15T22:45:00Z">
          <w:pPr>
            <w:pStyle w:val="ListParagraph"/>
            <w:keepNext/>
            <w:keepLines/>
            <w:spacing w:after="0" w:line="240" w:lineRule="auto"/>
            <w:ind w:left="2520"/>
          </w:pPr>
        </w:pPrChange>
      </w:pPr>
    </w:p>
    <w:p w:rsidR="00287C9A" w:rsidRPr="004D327B" w:rsidRDefault="00287C9A" w:rsidP="005D60DE">
      <w:pPr>
        <w:pStyle w:val="Heading4"/>
        <w:keepNext/>
        <w:keepLines/>
        <w:pPrChange w:id="279" w:author="Jimmy Duggan" w:date="2015-11-15T22:45:00Z">
          <w:pPr>
            <w:pStyle w:val="Heading4"/>
            <w:keepNext/>
            <w:keepLines/>
          </w:pPr>
        </w:pPrChange>
      </w:pPr>
      <w:bookmarkStart w:id="280" w:name="_UserHomeController"/>
      <w:bookmarkStart w:id="281" w:name="_Toc435182017"/>
      <w:bookmarkEnd w:id="280"/>
      <w:proofErr w:type="spellStart"/>
      <w:r>
        <w:t>SelectActivity</w:t>
      </w:r>
      <w:r w:rsidRPr="00896712">
        <w:t>Controller</w:t>
      </w:r>
      <w:bookmarkEnd w:id="281"/>
      <w:proofErr w:type="spellEnd"/>
    </w:p>
    <w:p w:rsidR="00287C9A" w:rsidRDefault="00287C9A" w:rsidP="005D60DE">
      <w:pPr>
        <w:keepNext/>
        <w:keepLines/>
        <w:spacing w:after="0" w:line="240" w:lineRule="auto"/>
        <w:pPrChange w:id="282" w:author="Jimmy Duggan" w:date="2015-11-15T22:45:00Z">
          <w:pPr>
            <w:keepNext/>
            <w:keepLines/>
            <w:spacing w:after="0" w:line="240" w:lineRule="auto"/>
          </w:pPr>
        </w:pPrChange>
      </w:pPr>
      <w:r>
        <w:t xml:space="preserve">This class is responsible for assigning an activity to a date and time portion of a data file.  This class provides the backend for the </w:t>
      </w:r>
      <w:proofErr w:type="spellStart"/>
      <w:r>
        <w:rPr>
          <w:b/>
        </w:rPr>
        <w:t>SelectActivityView</w:t>
      </w:r>
      <w:proofErr w:type="spellEnd"/>
      <w:r>
        <w:t>.  See Figure 1 sequence diagram for this controller.</w:t>
      </w:r>
    </w:p>
    <w:p w:rsidR="00287C9A" w:rsidRDefault="00287C9A" w:rsidP="005D60DE">
      <w:pPr>
        <w:keepNext/>
        <w:keepLines/>
        <w:spacing w:after="0" w:line="240" w:lineRule="auto"/>
        <w:pPrChange w:id="283" w:author="Jimmy Duggan" w:date="2015-11-15T22:45:00Z">
          <w:pPr>
            <w:keepNext/>
            <w:keepLines/>
            <w:spacing w:after="0" w:line="240" w:lineRule="auto"/>
          </w:pPr>
        </w:pPrChange>
      </w:pPr>
    </w:p>
    <w:p w:rsidR="00287C9A" w:rsidRPr="005F4CFA" w:rsidRDefault="00287C9A" w:rsidP="005D60DE">
      <w:pPr>
        <w:keepNext/>
        <w:keepLines/>
        <w:spacing w:after="0" w:line="240" w:lineRule="auto"/>
        <w:rPr>
          <w:b/>
        </w:rPr>
        <w:pPrChange w:id="284" w:author="Jimmy Duggan" w:date="2015-11-15T22:45:00Z">
          <w:pPr>
            <w:keepNext/>
            <w:keepLines/>
            <w:spacing w:after="0" w:line="240" w:lineRule="auto"/>
          </w:pPr>
        </w:pPrChange>
      </w:pPr>
      <w:r>
        <w:rPr>
          <w:b/>
        </w:rPr>
        <w:t>&lt;&lt;Task&gt;&gt;</w:t>
      </w:r>
    </w:p>
    <w:p w:rsidR="00287C9A" w:rsidRPr="0062352A" w:rsidRDefault="00287C9A" w:rsidP="005D60DE">
      <w:pPr>
        <w:keepNext/>
        <w:keepLines/>
        <w:spacing w:after="0" w:line="240" w:lineRule="auto"/>
        <w:ind w:firstLine="720"/>
        <w:rPr>
          <w:b/>
        </w:rPr>
        <w:pPrChange w:id="285" w:author="Jimmy Duggan" w:date="2015-11-15T22:45:00Z">
          <w:pPr>
            <w:keepNext/>
            <w:keepLines/>
            <w:spacing w:after="0" w:line="240" w:lineRule="auto"/>
            <w:ind w:firstLine="720"/>
          </w:pPr>
        </w:pPrChange>
      </w:pPr>
      <w:r>
        <w:rPr>
          <w:b/>
        </w:rPr>
        <w:t>Attributes:</w:t>
      </w:r>
    </w:p>
    <w:p w:rsidR="00287C9A" w:rsidRPr="00896712" w:rsidRDefault="00287C9A" w:rsidP="005D60DE">
      <w:pPr>
        <w:pStyle w:val="ListParagraph"/>
        <w:keepNext/>
        <w:keepLines/>
        <w:numPr>
          <w:ilvl w:val="0"/>
          <w:numId w:val="8"/>
        </w:numPr>
        <w:spacing w:after="0" w:line="240" w:lineRule="auto"/>
        <w:rPr>
          <w:b/>
        </w:rPr>
        <w:pPrChange w:id="286" w:author="Jimmy Duggan" w:date="2015-11-15T22:45:00Z">
          <w:pPr>
            <w:pStyle w:val="ListParagraph"/>
            <w:keepNext/>
            <w:keepLines/>
            <w:numPr>
              <w:numId w:val="8"/>
            </w:numPr>
            <w:spacing w:after="0" w:line="240" w:lineRule="auto"/>
            <w:ind w:left="1440" w:hanging="360"/>
          </w:pPr>
        </w:pPrChange>
      </w:pPr>
      <w:r>
        <w:rPr>
          <w:b/>
        </w:rPr>
        <w:t xml:space="preserve">Private Collection&lt;Activity&gt; </w:t>
      </w:r>
      <w:r>
        <w:t>Activities</w:t>
      </w:r>
    </w:p>
    <w:p w:rsidR="00287C9A" w:rsidRPr="009D1734" w:rsidRDefault="00287C9A" w:rsidP="005D60DE">
      <w:pPr>
        <w:pStyle w:val="ListParagraph"/>
        <w:keepNext/>
        <w:keepLines/>
        <w:numPr>
          <w:ilvl w:val="1"/>
          <w:numId w:val="8"/>
        </w:numPr>
        <w:spacing w:after="0" w:line="240" w:lineRule="auto"/>
        <w:rPr>
          <w:b/>
        </w:rPr>
        <w:pPrChange w:id="287" w:author="Jimmy Duggan" w:date="2015-11-15T22:45:00Z">
          <w:pPr>
            <w:pStyle w:val="ListParagraph"/>
            <w:keepNext/>
            <w:keepLines/>
            <w:numPr>
              <w:ilvl w:val="1"/>
              <w:numId w:val="8"/>
            </w:numPr>
            <w:spacing w:after="0" w:line="240" w:lineRule="auto"/>
            <w:ind w:left="2160" w:hanging="360"/>
          </w:pPr>
        </w:pPrChange>
      </w:pPr>
      <w:proofErr w:type="gramStart"/>
      <w:r>
        <w:t>Activities is</w:t>
      </w:r>
      <w:proofErr w:type="gramEnd"/>
      <w:r>
        <w:t xml:space="preserve"> a collection used to hold all </w:t>
      </w:r>
      <w:r>
        <w:rPr>
          <w:b/>
        </w:rPr>
        <w:t xml:space="preserve">Activity </w:t>
      </w:r>
      <w:r>
        <w:t xml:space="preserve">objects. </w:t>
      </w:r>
    </w:p>
    <w:p w:rsidR="00287C9A" w:rsidRPr="005F4CFA" w:rsidRDefault="00287C9A" w:rsidP="005D60DE">
      <w:pPr>
        <w:keepNext/>
        <w:keepLines/>
        <w:spacing w:after="0" w:line="240" w:lineRule="auto"/>
        <w:rPr>
          <w:b/>
        </w:rPr>
        <w:pPrChange w:id="288" w:author="Jimmy Duggan" w:date="2015-11-15T22:45:00Z">
          <w:pPr>
            <w:keepNext/>
            <w:keepLines/>
            <w:spacing w:after="0" w:line="240" w:lineRule="auto"/>
          </w:pPr>
        </w:pPrChange>
      </w:pPr>
    </w:p>
    <w:p w:rsidR="00287C9A" w:rsidRDefault="00287C9A" w:rsidP="005D60DE">
      <w:pPr>
        <w:keepNext/>
        <w:keepLines/>
        <w:spacing w:after="0" w:line="240" w:lineRule="auto"/>
        <w:ind w:left="720"/>
        <w:rPr>
          <w:b/>
        </w:rPr>
        <w:pPrChange w:id="289" w:author="Jimmy Duggan" w:date="2015-11-15T22:45:00Z">
          <w:pPr>
            <w:keepNext/>
            <w:keepLines/>
            <w:spacing w:after="0" w:line="240" w:lineRule="auto"/>
            <w:ind w:left="720"/>
          </w:pPr>
        </w:pPrChange>
      </w:pPr>
      <w:r>
        <w:rPr>
          <w:b/>
        </w:rPr>
        <w:t>Operations:</w:t>
      </w:r>
    </w:p>
    <w:p w:rsidR="00287C9A" w:rsidRPr="0062352A" w:rsidRDefault="00287C9A" w:rsidP="005D60DE">
      <w:pPr>
        <w:pStyle w:val="ListParagraph"/>
        <w:keepNext/>
        <w:keepLines/>
        <w:numPr>
          <w:ilvl w:val="0"/>
          <w:numId w:val="7"/>
        </w:numPr>
        <w:spacing w:after="0" w:line="240" w:lineRule="auto"/>
        <w:pPrChange w:id="290" w:author="Jimmy Duggan" w:date="2015-11-15T22:45:00Z">
          <w:pPr>
            <w:pStyle w:val="ListParagraph"/>
            <w:keepNext/>
            <w:keepLines/>
            <w:numPr>
              <w:numId w:val="7"/>
            </w:numPr>
            <w:spacing w:after="0" w:line="240" w:lineRule="auto"/>
            <w:ind w:left="1800" w:hanging="360"/>
          </w:pPr>
        </w:pPrChange>
      </w:pPr>
      <w:r>
        <w:t>Sets and gets for all attributes.</w:t>
      </w:r>
    </w:p>
    <w:p w:rsidR="00287C9A" w:rsidRDefault="00287C9A" w:rsidP="005D60DE">
      <w:pPr>
        <w:keepNext/>
        <w:keepLines/>
        <w:spacing w:after="0" w:line="240" w:lineRule="auto"/>
        <w:ind w:left="720"/>
        <w:rPr>
          <w:b/>
        </w:rPr>
        <w:pPrChange w:id="291" w:author="Jimmy Duggan" w:date="2015-11-15T22:45:00Z">
          <w:pPr>
            <w:keepNext/>
            <w:keepLines/>
            <w:spacing w:after="0" w:line="240" w:lineRule="auto"/>
            <w:ind w:left="720"/>
          </w:pPr>
        </w:pPrChange>
      </w:pPr>
    </w:p>
    <w:p w:rsidR="00287C9A" w:rsidRDefault="00287C9A" w:rsidP="005D60DE">
      <w:pPr>
        <w:pStyle w:val="ListParagraph"/>
        <w:keepNext/>
        <w:keepLines/>
        <w:numPr>
          <w:ilvl w:val="0"/>
          <w:numId w:val="7"/>
        </w:numPr>
        <w:spacing w:after="0" w:line="240" w:lineRule="auto"/>
        <w:pPrChange w:id="292" w:author="Jimmy Duggan" w:date="2015-11-15T22:45:00Z">
          <w:pPr>
            <w:pStyle w:val="ListParagraph"/>
            <w:keepNext/>
            <w:keepLines/>
            <w:numPr>
              <w:numId w:val="7"/>
            </w:numPr>
            <w:spacing w:after="0" w:line="240" w:lineRule="auto"/>
            <w:ind w:left="1800" w:hanging="360"/>
          </w:pPr>
        </w:pPrChange>
      </w:pPr>
      <w:r>
        <w:rPr>
          <w:b/>
        </w:rPr>
        <w:t xml:space="preserve">Public </w:t>
      </w:r>
      <w:proofErr w:type="spellStart"/>
      <w:r>
        <w:rPr>
          <w:b/>
        </w:rPr>
        <w:t>ActionResult</w:t>
      </w:r>
      <w:proofErr w:type="spellEnd"/>
      <w:r>
        <w:t xml:space="preserve"> </w:t>
      </w:r>
      <w:proofErr w:type="spellStart"/>
      <w:r>
        <w:t>SelectFile</w:t>
      </w:r>
      <w:proofErr w:type="spellEnd"/>
      <w:r>
        <w:t>()</w:t>
      </w:r>
    </w:p>
    <w:p w:rsidR="00287C9A" w:rsidRDefault="00287C9A" w:rsidP="005D60DE">
      <w:pPr>
        <w:pStyle w:val="ListParagraph"/>
        <w:keepNext/>
        <w:keepLines/>
        <w:numPr>
          <w:ilvl w:val="1"/>
          <w:numId w:val="7"/>
        </w:numPr>
        <w:spacing w:after="0" w:line="240" w:lineRule="auto"/>
        <w:pPrChange w:id="293" w:author="Jimmy Duggan" w:date="2015-11-15T22:45:00Z">
          <w:pPr>
            <w:pStyle w:val="ListParagraph"/>
            <w:keepNext/>
            <w:keepLines/>
            <w:numPr>
              <w:ilvl w:val="1"/>
              <w:numId w:val="7"/>
            </w:numPr>
            <w:spacing w:after="0" w:line="240" w:lineRule="auto"/>
            <w:ind w:left="2520" w:hanging="360"/>
          </w:pPr>
        </w:pPrChange>
      </w:pPr>
      <w:r>
        <w:t>A data file is selected (id).</w:t>
      </w:r>
    </w:p>
    <w:p w:rsidR="00287C9A" w:rsidRDefault="00287C9A" w:rsidP="005D60DE">
      <w:pPr>
        <w:pStyle w:val="ListParagraph"/>
        <w:keepNext/>
        <w:keepLines/>
        <w:numPr>
          <w:ilvl w:val="1"/>
          <w:numId w:val="7"/>
        </w:numPr>
        <w:spacing w:after="0" w:line="240" w:lineRule="auto"/>
        <w:pPrChange w:id="294" w:author="Jimmy Duggan" w:date="2015-11-15T22:45:00Z">
          <w:pPr>
            <w:pStyle w:val="ListParagraph"/>
            <w:keepNext/>
            <w:keepLines/>
            <w:numPr>
              <w:ilvl w:val="1"/>
              <w:numId w:val="7"/>
            </w:numPr>
            <w:spacing w:after="0" w:line="240" w:lineRule="auto"/>
            <w:ind w:left="2520" w:hanging="360"/>
          </w:pPr>
        </w:pPrChange>
      </w:pPr>
      <w:r>
        <w:t xml:space="preserve">The results are returned to the </w:t>
      </w:r>
      <w:proofErr w:type="spellStart"/>
      <w:r>
        <w:rPr>
          <w:b/>
        </w:rPr>
        <w:t>SelectActivityView</w:t>
      </w:r>
      <w:proofErr w:type="spellEnd"/>
    </w:p>
    <w:p w:rsidR="00287C9A" w:rsidRDefault="00287C9A" w:rsidP="005D60DE">
      <w:pPr>
        <w:keepNext/>
        <w:keepLines/>
        <w:spacing w:after="0" w:line="240" w:lineRule="auto"/>
        <w:ind w:left="720"/>
        <w:rPr>
          <w:b/>
        </w:rPr>
        <w:pPrChange w:id="295" w:author="Jimmy Duggan" w:date="2015-11-15T22:45:00Z">
          <w:pPr>
            <w:keepNext/>
            <w:keepLines/>
            <w:spacing w:after="0" w:line="240" w:lineRule="auto"/>
            <w:ind w:left="720"/>
          </w:pPr>
        </w:pPrChange>
      </w:pPr>
    </w:p>
    <w:p w:rsidR="00287C9A" w:rsidRDefault="00287C9A" w:rsidP="005D60DE">
      <w:pPr>
        <w:pStyle w:val="ListParagraph"/>
        <w:keepNext/>
        <w:keepLines/>
        <w:numPr>
          <w:ilvl w:val="0"/>
          <w:numId w:val="7"/>
        </w:numPr>
        <w:spacing w:after="0" w:line="240" w:lineRule="auto"/>
        <w:pPrChange w:id="296" w:author="Jimmy Duggan" w:date="2015-11-15T22:45:00Z">
          <w:pPr>
            <w:pStyle w:val="ListParagraph"/>
            <w:keepNext/>
            <w:keepLines/>
            <w:numPr>
              <w:numId w:val="7"/>
            </w:numPr>
            <w:spacing w:after="0" w:line="240" w:lineRule="auto"/>
            <w:ind w:left="1800" w:hanging="360"/>
          </w:pPr>
        </w:pPrChange>
      </w:pPr>
      <w:r>
        <w:rPr>
          <w:b/>
        </w:rPr>
        <w:t xml:space="preserve">Public </w:t>
      </w:r>
      <w:proofErr w:type="spellStart"/>
      <w:r>
        <w:rPr>
          <w:b/>
        </w:rPr>
        <w:t>ActionResult</w:t>
      </w:r>
      <w:proofErr w:type="spellEnd"/>
      <w:r>
        <w:t xml:space="preserve"> </w:t>
      </w:r>
      <w:proofErr w:type="spellStart"/>
      <w:r>
        <w:t>SelectActivity</w:t>
      </w:r>
      <w:proofErr w:type="spellEnd"/>
      <w:r>
        <w:t>()</w:t>
      </w:r>
    </w:p>
    <w:p w:rsidR="00287C9A" w:rsidRDefault="00287C9A" w:rsidP="005D60DE">
      <w:pPr>
        <w:pStyle w:val="ListParagraph"/>
        <w:keepNext/>
        <w:keepLines/>
        <w:numPr>
          <w:ilvl w:val="1"/>
          <w:numId w:val="7"/>
        </w:numPr>
        <w:spacing w:after="0" w:line="240" w:lineRule="auto"/>
        <w:pPrChange w:id="297" w:author="Jimmy Duggan" w:date="2015-11-15T22:45:00Z">
          <w:pPr>
            <w:pStyle w:val="ListParagraph"/>
            <w:keepNext/>
            <w:keepLines/>
            <w:numPr>
              <w:ilvl w:val="1"/>
              <w:numId w:val="7"/>
            </w:numPr>
            <w:spacing w:after="0" w:line="240" w:lineRule="auto"/>
            <w:ind w:left="2520" w:hanging="360"/>
          </w:pPr>
        </w:pPrChange>
      </w:pPr>
      <w:r>
        <w:t>An activity is selected.</w:t>
      </w:r>
    </w:p>
    <w:p w:rsidR="00287C9A" w:rsidRDefault="00287C9A" w:rsidP="005D60DE">
      <w:pPr>
        <w:pStyle w:val="ListParagraph"/>
        <w:keepNext/>
        <w:keepLines/>
        <w:numPr>
          <w:ilvl w:val="1"/>
          <w:numId w:val="7"/>
        </w:numPr>
        <w:spacing w:after="0" w:line="240" w:lineRule="auto"/>
        <w:pPrChange w:id="298" w:author="Jimmy Duggan" w:date="2015-11-15T22:45:00Z">
          <w:pPr>
            <w:pStyle w:val="ListParagraph"/>
            <w:keepNext/>
            <w:keepLines/>
            <w:numPr>
              <w:ilvl w:val="1"/>
              <w:numId w:val="7"/>
            </w:numPr>
            <w:spacing w:after="0" w:line="240" w:lineRule="auto"/>
            <w:ind w:left="2520" w:hanging="360"/>
          </w:pPr>
        </w:pPrChange>
      </w:pPr>
      <w:r>
        <w:lastRenderedPageBreak/>
        <w:t xml:space="preserve">The results are returned to the </w:t>
      </w:r>
      <w:proofErr w:type="spellStart"/>
      <w:r>
        <w:rPr>
          <w:b/>
        </w:rPr>
        <w:t>SelectActivityView</w:t>
      </w:r>
      <w:proofErr w:type="spellEnd"/>
    </w:p>
    <w:p w:rsidR="00287C9A" w:rsidRDefault="00287C9A" w:rsidP="005D60DE">
      <w:pPr>
        <w:keepNext/>
        <w:keepLines/>
        <w:spacing w:after="0" w:line="240" w:lineRule="auto"/>
        <w:ind w:left="720"/>
        <w:rPr>
          <w:b/>
        </w:rPr>
        <w:pPrChange w:id="299" w:author="Jimmy Duggan" w:date="2015-11-15T22:45:00Z">
          <w:pPr>
            <w:keepNext/>
            <w:keepLines/>
            <w:spacing w:after="0" w:line="240" w:lineRule="auto"/>
            <w:ind w:left="720"/>
          </w:pPr>
        </w:pPrChange>
      </w:pPr>
    </w:p>
    <w:p w:rsidR="00287C9A" w:rsidRDefault="00287C9A" w:rsidP="005D60DE">
      <w:pPr>
        <w:pStyle w:val="ListParagraph"/>
        <w:keepNext/>
        <w:keepLines/>
        <w:numPr>
          <w:ilvl w:val="0"/>
          <w:numId w:val="7"/>
        </w:numPr>
        <w:spacing w:after="0" w:line="240" w:lineRule="auto"/>
        <w:pPrChange w:id="300" w:author="Jimmy Duggan" w:date="2015-11-15T22:45:00Z">
          <w:pPr>
            <w:pStyle w:val="ListParagraph"/>
            <w:keepNext/>
            <w:keepLines/>
            <w:numPr>
              <w:numId w:val="7"/>
            </w:numPr>
            <w:spacing w:after="0" w:line="240" w:lineRule="auto"/>
            <w:ind w:left="1800" w:hanging="360"/>
          </w:pPr>
        </w:pPrChange>
      </w:pPr>
      <w:r>
        <w:rPr>
          <w:b/>
        </w:rPr>
        <w:t xml:space="preserve">Public </w:t>
      </w:r>
      <w:proofErr w:type="spellStart"/>
      <w:r>
        <w:rPr>
          <w:b/>
        </w:rPr>
        <w:t>ActionResult</w:t>
      </w:r>
      <w:proofErr w:type="spellEnd"/>
      <w:r>
        <w:t xml:space="preserve"> </w:t>
      </w:r>
      <w:proofErr w:type="spellStart"/>
      <w:r>
        <w:t>AddDateRange</w:t>
      </w:r>
      <w:proofErr w:type="spellEnd"/>
      <w:r>
        <w:t>()</w:t>
      </w:r>
    </w:p>
    <w:p w:rsidR="00287C9A" w:rsidRDefault="00287C9A" w:rsidP="005D60DE">
      <w:pPr>
        <w:pStyle w:val="ListParagraph"/>
        <w:keepNext/>
        <w:keepLines/>
        <w:numPr>
          <w:ilvl w:val="1"/>
          <w:numId w:val="7"/>
        </w:numPr>
        <w:spacing w:after="0" w:line="240" w:lineRule="auto"/>
        <w:pPrChange w:id="301" w:author="Jimmy Duggan" w:date="2015-11-15T22:45:00Z">
          <w:pPr>
            <w:pStyle w:val="ListParagraph"/>
            <w:keepNext/>
            <w:keepLines/>
            <w:numPr>
              <w:ilvl w:val="1"/>
              <w:numId w:val="7"/>
            </w:numPr>
            <w:spacing w:after="0" w:line="240" w:lineRule="auto"/>
            <w:ind w:left="2520" w:hanging="360"/>
          </w:pPr>
        </w:pPrChange>
      </w:pPr>
      <w:r>
        <w:t>A date and time range is selected.</w:t>
      </w:r>
    </w:p>
    <w:p w:rsidR="00287C9A" w:rsidRPr="00512DD7" w:rsidRDefault="00287C9A" w:rsidP="005D60DE">
      <w:pPr>
        <w:pStyle w:val="ListParagraph"/>
        <w:keepNext/>
        <w:keepLines/>
        <w:numPr>
          <w:ilvl w:val="1"/>
          <w:numId w:val="7"/>
        </w:numPr>
        <w:spacing w:after="0" w:line="240" w:lineRule="auto"/>
        <w:pPrChange w:id="302" w:author="Jimmy Duggan" w:date="2015-11-15T22:45:00Z">
          <w:pPr>
            <w:pStyle w:val="ListParagraph"/>
            <w:keepNext/>
            <w:keepLines/>
            <w:numPr>
              <w:ilvl w:val="1"/>
              <w:numId w:val="7"/>
            </w:numPr>
            <w:spacing w:after="0" w:line="240" w:lineRule="auto"/>
            <w:ind w:left="2520" w:hanging="360"/>
          </w:pPr>
        </w:pPrChange>
      </w:pPr>
      <w:r>
        <w:t xml:space="preserve">The results are returned to the </w:t>
      </w:r>
      <w:proofErr w:type="spellStart"/>
      <w:r>
        <w:rPr>
          <w:b/>
        </w:rPr>
        <w:t>SelectActivityView</w:t>
      </w:r>
      <w:proofErr w:type="spellEnd"/>
    </w:p>
    <w:p w:rsidR="00287C9A" w:rsidRDefault="00287C9A" w:rsidP="005D60DE">
      <w:pPr>
        <w:keepNext/>
        <w:keepLines/>
        <w:spacing w:after="0" w:line="240" w:lineRule="auto"/>
        <w:ind w:left="720"/>
        <w:rPr>
          <w:b/>
        </w:rPr>
        <w:pPrChange w:id="303" w:author="Jimmy Duggan" w:date="2015-11-15T22:45:00Z">
          <w:pPr>
            <w:keepNext/>
            <w:keepLines/>
            <w:spacing w:after="0" w:line="240" w:lineRule="auto"/>
            <w:ind w:left="720"/>
          </w:pPr>
        </w:pPrChange>
      </w:pPr>
    </w:p>
    <w:p w:rsidR="00287C9A" w:rsidRDefault="00287C9A" w:rsidP="005D60DE">
      <w:pPr>
        <w:pStyle w:val="ListParagraph"/>
        <w:keepNext/>
        <w:keepLines/>
        <w:numPr>
          <w:ilvl w:val="0"/>
          <w:numId w:val="7"/>
        </w:numPr>
        <w:spacing w:after="0" w:line="240" w:lineRule="auto"/>
        <w:pPrChange w:id="304" w:author="Jimmy Duggan" w:date="2015-11-15T22:45:00Z">
          <w:pPr>
            <w:pStyle w:val="ListParagraph"/>
            <w:keepNext/>
            <w:keepLines/>
            <w:numPr>
              <w:numId w:val="7"/>
            </w:numPr>
            <w:spacing w:after="0" w:line="240" w:lineRule="auto"/>
            <w:ind w:left="1800" w:hanging="360"/>
          </w:pPr>
        </w:pPrChange>
      </w:pPr>
      <w:r>
        <w:rPr>
          <w:b/>
        </w:rPr>
        <w:t xml:space="preserve">Public </w:t>
      </w:r>
      <w:proofErr w:type="spellStart"/>
      <w:r>
        <w:rPr>
          <w:b/>
        </w:rPr>
        <w:t>ActionResult</w:t>
      </w:r>
      <w:proofErr w:type="spellEnd"/>
      <w:r>
        <w:t xml:space="preserve"> </w:t>
      </w:r>
      <w:proofErr w:type="spellStart"/>
      <w:r>
        <w:t>AddActivity</w:t>
      </w:r>
      <w:proofErr w:type="spellEnd"/>
      <w:r>
        <w:t>()</w:t>
      </w:r>
    </w:p>
    <w:p w:rsidR="00287C9A" w:rsidRDefault="00287C9A" w:rsidP="005D60DE">
      <w:pPr>
        <w:pStyle w:val="ListParagraph"/>
        <w:keepNext/>
        <w:keepLines/>
        <w:numPr>
          <w:ilvl w:val="1"/>
          <w:numId w:val="7"/>
        </w:numPr>
        <w:spacing w:after="0" w:line="240" w:lineRule="auto"/>
        <w:pPrChange w:id="305" w:author="Jimmy Duggan" w:date="2015-11-15T22:45:00Z">
          <w:pPr>
            <w:pStyle w:val="ListParagraph"/>
            <w:keepNext/>
            <w:keepLines/>
            <w:numPr>
              <w:ilvl w:val="1"/>
              <w:numId w:val="7"/>
            </w:numPr>
            <w:spacing w:after="0" w:line="240" w:lineRule="auto"/>
            <w:ind w:left="2520" w:hanging="360"/>
          </w:pPr>
        </w:pPrChange>
      </w:pPr>
      <w:r>
        <w:t>An activity object is created and assigned the values from the selections</w:t>
      </w:r>
    </w:p>
    <w:p w:rsidR="00287C9A" w:rsidRDefault="00287C9A" w:rsidP="005D60DE">
      <w:pPr>
        <w:pStyle w:val="ListParagraph"/>
        <w:keepNext/>
        <w:keepLines/>
        <w:numPr>
          <w:ilvl w:val="2"/>
          <w:numId w:val="7"/>
        </w:numPr>
        <w:spacing w:after="0" w:line="240" w:lineRule="auto"/>
        <w:pPrChange w:id="306" w:author="Jimmy Duggan" w:date="2015-11-15T22:45:00Z">
          <w:pPr>
            <w:pStyle w:val="ListParagraph"/>
            <w:keepNext/>
            <w:keepLines/>
            <w:numPr>
              <w:ilvl w:val="2"/>
              <w:numId w:val="7"/>
            </w:numPr>
            <w:spacing w:after="0" w:line="240" w:lineRule="auto"/>
            <w:ind w:left="3240" w:hanging="360"/>
          </w:pPr>
        </w:pPrChange>
      </w:pPr>
      <w:r>
        <w:t>File id</w:t>
      </w:r>
    </w:p>
    <w:p w:rsidR="00287C9A" w:rsidRDefault="00287C9A" w:rsidP="005D60DE">
      <w:pPr>
        <w:pStyle w:val="ListParagraph"/>
        <w:keepNext/>
        <w:keepLines/>
        <w:numPr>
          <w:ilvl w:val="2"/>
          <w:numId w:val="7"/>
        </w:numPr>
        <w:spacing w:after="0" w:line="240" w:lineRule="auto"/>
        <w:pPrChange w:id="307" w:author="Jimmy Duggan" w:date="2015-11-15T22:45:00Z">
          <w:pPr>
            <w:pStyle w:val="ListParagraph"/>
            <w:keepNext/>
            <w:keepLines/>
            <w:numPr>
              <w:ilvl w:val="2"/>
              <w:numId w:val="7"/>
            </w:numPr>
            <w:spacing w:after="0" w:line="240" w:lineRule="auto"/>
            <w:ind w:left="3240" w:hanging="360"/>
          </w:pPr>
        </w:pPrChange>
      </w:pPr>
      <w:r>
        <w:t>Activity</w:t>
      </w:r>
    </w:p>
    <w:p w:rsidR="00287C9A" w:rsidRDefault="00287C9A" w:rsidP="005D60DE">
      <w:pPr>
        <w:pStyle w:val="ListParagraph"/>
        <w:keepNext/>
        <w:keepLines/>
        <w:numPr>
          <w:ilvl w:val="2"/>
          <w:numId w:val="7"/>
        </w:numPr>
        <w:spacing w:after="0" w:line="240" w:lineRule="auto"/>
        <w:pPrChange w:id="308" w:author="Jimmy Duggan" w:date="2015-11-15T22:45:00Z">
          <w:pPr>
            <w:pStyle w:val="ListParagraph"/>
            <w:keepNext/>
            <w:keepLines/>
            <w:numPr>
              <w:ilvl w:val="2"/>
              <w:numId w:val="7"/>
            </w:numPr>
            <w:spacing w:after="0" w:line="240" w:lineRule="auto"/>
            <w:ind w:left="3240" w:hanging="360"/>
          </w:pPr>
        </w:pPrChange>
      </w:pPr>
      <w:r>
        <w:t>Date time range</w:t>
      </w:r>
    </w:p>
    <w:p w:rsidR="00287C9A" w:rsidRDefault="00287C9A" w:rsidP="005D60DE">
      <w:pPr>
        <w:pStyle w:val="ListParagraph"/>
        <w:keepNext/>
        <w:keepLines/>
        <w:numPr>
          <w:ilvl w:val="1"/>
          <w:numId w:val="7"/>
        </w:numPr>
        <w:spacing w:after="0" w:line="240" w:lineRule="auto"/>
        <w:pPrChange w:id="309" w:author="Jimmy Duggan" w:date="2015-11-15T22:45:00Z">
          <w:pPr>
            <w:pStyle w:val="ListParagraph"/>
            <w:keepNext/>
            <w:keepLines/>
            <w:numPr>
              <w:ilvl w:val="1"/>
              <w:numId w:val="7"/>
            </w:numPr>
            <w:spacing w:after="0" w:line="240" w:lineRule="auto"/>
            <w:ind w:left="2520" w:hanging="360"/>
          </w:pPr>
        </w:pPrChange>
      </w:pPr>
      <w:r>
        <w:t xml:space="preserve">The results are returned to the </w:t>
      </w:r>
      <w:proofErr w:type="spellStart"/>
      <w:r>
        <w:rPr>
          <w:b/>
        </w:rPr>
        <w:t>SelectActivityView</w:t>
      </w:r>
      <w:proofErr w:type="spellEnd"/>
    </w:p>
    <w:p w:rsidR="00287C9A" w:rsidRDefault="00287C9A" w:rsidP="005D60DE">
      <w:pPr>
        <w:pStyle w:val="ListParagraph"/>
        <w:keepNext/>
        <w:keepLines/>
        <w:spacing w:after="0" w:line="240" w:lineRule="auto"/>
        <w:ind w:left="2520"/>
        <w:pPrChange w:id="310" w:author="Jimmy Duggan" w:date="2015-11-15T22:45:00Z">
          <w:pPr>
            <w:pStyle w:val="ListParagraph"/>
            <w:keepNext/>
            <w:keepLines/>
            <w:spacing w:after="0" w:line="240" w:lineRule="auto"/>
            <w:ind w:left="2520"/>
          </w:pPr>
        </w:pPrChange>
      </w:pPr>
    </w:p>
    <w:p w:rsidR="00287C9A" w:rsidRDefault="00287C9A" w:rsidP="005D60DE">
      <w:pPr>
        <w:pStyle w:val="ListParagraph"/>
        <w:keepNext/>
        <w:keepLines/>
        <w:numPr>
          <w:ilvl w:val="0"/>
          <w:numId w:val="7"/>
        </w:numPr>
        <w:spacing w:after="0" w:line="240" w:lineRule="auto"/>
        <w:pPrChange w:id="311" w:author="Jimmy Duggan" w:date="2015-11-15T22:45:00Z">
          <w:pPr>
            <w:pStyle w:val="ListParagraph"/>
            <w:keepNext/>
            <w:keepLines/>
            <w:numPr>
              <w:numId w:val="7"/>
            </w:numPr>
            <w:spacing w:after="0" w:line="240" w:lineRule="auto"/>
            <w:ind w:left="1800" w:hanging="360"/>
          </w:pPr>
        </w:pPrChange>
      </w:pPr>
      <w:r>
        <w:rPr>
          <w:b/>
        </w:rPr>
        <w:t xml:space="preserve">Public </w:t>
      </w:r>
      <w:proofErr w:type="spellStart"/>
      <w:r>
        <w:rPr>
          <w:b/>
        </w:rPr>
        <w:t>ActionResult</w:t>
      </w:r>
      <w:proofErr w:type="spellEnd"/>
      <w:r>
        <w:t xml:space="preserve"> </w:t>
      </w:r>
      <w:proofErr w:type="spellStart"/>
      <w:r>
        <w:t>ProcessData</w:t>
      </w:r>
      <w:proofErr w:type="spellEnd"/>
      <w:r>
        <w:t>()</w:t>
      </w:r>
    </w:p>
    <w:p w:rsidR="00287C9A" w:rsidRDefault="00287C9A" w:rsidP="005D60DE">
      <w:pPr>
        <w:pStyle w:val="ListParagraph"/>
        <w:keepNext/>
        <w:keepLines/>
        <w:numPr>
          <w:ilvl w:val="1"/>
          <w:numId w:val="7"/>
        </w:numPr>
        <w:spacing w:after="0" w:line="240" w:lineRule="auto"/>
        <w:pPrChange w:id="312" w:author="Jimmy Duggan" w:date="2015-11-15T22:45:00Z">
          <w:pPr>
            <w:pStyle w:val="ListParagraph"/>
            <w:keepNext/>
            <w:keepLines/>
            <w:numPr>
              <w:ilvl w:val="1"/>
              <w:numId w:val="7"/>
            </w:numPr>
            <w:spacing w:after="0" w:line="240" w:lineRule="auto"/>
            <w:ind w:left="2520" w:hanging="360"/>
          </w:pPr>
        </w:pPrChange>
      </w:pPr>
      <w:r>
        <w:t>Iterates through the data files.</w:t>
      </w:r>
    </w:p>
    <w:p w:rsidR="00287C9A" w:rsidRDefault="00287C9A" w:rsidP="005D60DE">
      <w:pPr>
        <w:pStyle w:val="ListParagraph"/>
        <w:keepNext/>
        <w:keepLines/>
        <w:numPr>
          <w:ilvl w:val="2"/>
          <w:numId w:val="7"/>
        </w:numPr>
        <w:spacing w:after="0" w:line="240" w:lineRule="auto"/>
        <w:pPrChange w:id="313" w:author="Jimmy Duggan" w:date="2015-11-15T22:45:00Z">
          <w:pPr>
            <w:pStyle w:val="ListParagraph"/>
            <w:keepNext/>
            <w:keepLines/>
            <w:numPr>
              <w:ilvl w:val="2"/>
              <w:numId w:val="7"/>
            </w:numPr>
            <w:spacing w:after="0" w:line="240" w:lineRule="auto"/>
            <w:ind w:left="3240" w:hanging="360"/>
          </w:pPr>
        </w:pPrChange>
      </w:pPr>
      <w:r>
        <w:t>Calls the Validate method to validate each data file</w:t>
      </w:r>
    </w:p>
    <w:p w:rsidR="00287C9A" w:rsidRDefault="00287C9A" w:rsidP="005D60DE">
      <w:pPr>
        <w:pStyle w:val="ListParagraph"/>
        <w:keepNext/>
        <w:keepLines/>
        <w:numPr>
          <w:ilvl w:val="3"/>
          <w:numId w:val="7"/>
        </w:numPr>
        <w:spacing w:after="0" w:line="240" w:lineRule="auto"/>
        <w:pPrChange w:id="314" w:author="Jimmy Duggan" w:date="2015-11-15T22:45:00Z">
          <w:pPr>
            <w:pStyle w:val="ListParagraph"/>
            <w:keepNext/>
            <w:keepLines/>
            <w:numPr>
              <w:ilvl w:val="3"/>
              <w:numId w:val="7"/>
            </w:numPr>
            <w:spacing w:after="0" w:line="240" w:lineRule="auto"/>
            <w:ind w:left="3960" w:hanging="360"/>
          </w:pPr>
        </w:pPrChange>
      </w:pPr>
      <w:r>
        <w:t>If a file is invalid it is not process and any associated activates are dropped.</w:t>
      </w:r>
    </w:p>
    <w:p w:rsidR="00287C9A" w:rsidRDefault="00287C9A" w:rsidP="005D60DE">
      <w:pPr>
        <w:pStyle w:val="ListParagraph"/>
        <w:keepNext/>
        <w:keepLines/>
        <w:numPr>
          <w:ilvl w:val="3"/>
          <w:numId w:val="7"/>
        </w:numPr>
        <w:spacing w:after="0" w:line="240" w:lineRule="auto"/>
        <w:pPrChange w:id="315" w:author="Jimmy Duggan" w:date="2015-11-15T22:45:00Z">
          <w:pPr>
            <w:pStyle w:val="ListParagraph"/>
            <w:keepNext/>
            <w:keepLines/>
            <w:numPr>
              <w:ilvl w:val="3"/>
              <w:numId w:val="7"/>
            </w:numPr>
            <w:spacing w:after="0" w:line="240" w:lineRule="auto"/>
            <w:ind w:left="3960" w:hanging="360"/>
          </w:pPr>
        </w:pPrChange>
      </w:pPr>
      <w:r>
        <w:t xml:space="preserve">If a file is valid the </w:t>
      </w:r>
      <w:proofErr w:type="spellStart"/>
      <w:r>
        <w:t>UploadDataFile</w:t>
      </w:r>
      <w:proofErr w:type="spellEnd"/>
      <w:r>
        <w:t xml:space="preserve"> method is called and passed the data file object</w:t>
      </w:r>
    </w:p>
    <w:p w:rsidR="00287C9A" w:rsidRDefault="00287C9A" w:rsidP="005D60DE">
      <w:pPr>
        <w:pStyle w:val="ListParagraph"/>
        <w:keepNext/>
        <w:keepLines/>
        <w:numPr>
          <w:ilvl w:val="4"/>
          <w:numId w:val="7"/>
        </w:numPr>
        <w:spacing w:after="0" w:line="240" w:lineRule="auto"/>
        <w:pPrChange w:id="316" w:author="Jimmy Duggan" w:date="2015-11-15T22:45:00Z">
          <w:pPr>
            <w:pStyle w:val="ListParagraph"/>
            <w:keepNext/>
            <w:keepLines/>
            <w:numPr>
              <w:ilvl w:val="4"/>
              <w:numId w:val="7"/>
            </w:numPr>
            <w:spacing w:after="0" w:line="240" w:lineRule="auto"/>
            <w:ind w:left="4680" w:hanging="360"/>
          </w:pPr>
        </w:pPrChange>
      </w:pPr>
      <w:r>
        <w:t xml:space="preserve">Any </w:t>
      </w:r>
      <w:proofErr w:type="gramStart"/>
      <w:r>
        <w:t>activities associated with the data file is</w:t>
      </w:r>
      <w:proofErr w:type="gramEnd"/>
      <w:r>
        <w:t xml:space="preserve"> uploaded via the </w:t>
      </w:r>
      <w:proofErr w:type="spellStart"/>
      <w:r>
        <w:t>UploadDataActivity</w:t>
      </w:r>
      <w:proofErr w:type="spellEnd"/>
      <w:r>
        <w:t xml:space="preserve"> method.</w:t>
      </w:r>
    </w:p>
    <w:p w:rsidR="00287C9A" w:rsidRDefault="00287C9A" w:rsidP="005D60DE">
      <w:pPr>
        <w:pStyle w:val="ListParagraph"/>
        <w:keepNext/>
        <w:keepLines/>
        <w:numPr>
          <w:ilvl w:val="1"/>
          <w:numId w:val="7"/>
        </w:numPr>
        <w:spacing w:after="0" w:line="240" w:lineRule="auto"/>
        <w:pPrChange w:id="317" w:author="Jimmy Duggan" w:date="2015-11-15T22:45:00Z">
          <w:pPr>
            <w:pStyle w:val="ListParagraph"/>
            <w:keepNext/>
            <w:keepLines/>
            <w:numPr>
              <w:ilvl w:val="1"/>
              <w:numId w:val="7"/>
            </w:numPr>
            <w:spacing w:after="0" w:line="240" w:lineRule="auto"/>
            <w:ind w:left="2520" w:hanging="360"/>
          </w:pPr>
        </w:pPrChange>
      </w:pPr>
      <w:r>
        <w:t xml:space="preserve">When processing is complete the results will be returned to the </w:t>
      </w:r>
      <w:proofErr w:type="spellStart"/>
      <w:r>
        <w:rPr>
          <w:b/>
        </w:rPr>
        <w:t>SelectActivityView</w:t>
      </w:r>
      <w:proofErr w:type="spellEnd"/>
    </w:p>
    <w:p w:rsidR="00287C9A" w:rsidRDefault="00287C9A" w:rsidP="005D60DE">
      <w:pPr>
        <w:keepNext/>
        <w:keepLines/>
        <w:spacing w:after="0" w:line="240" w:lineRule="auto"/>
        <w:pPrChange w:id="318" w:author="Jimmy Duggan" w:date="2015-11-15T22:45:00Z">
          <w:pPr>
            <w:keepNext/>
            <w:keepLines/>
            <w:spacing w:after="0" w:line="240" w:lineRule="auto"/>
          </w:pPr>
        </w:pPrChange>
      </w:pPr>
    </w:p>
    <w:p w:rsidR="00287C9A" w:rsidRPr="006F600B" w:rsidRDefault="00287C9A" w:rsidP="005D60DE">
      <w:pPr>
        <w:pStyle w:val="ListParagraph"/>
        <w:keepNext/>
        <w:keepLines/>
        <w:spacing w:after="0" w:line="240" w:lineRule="auto"/>
        <w:ind w:left="3960"/>
        <w:pPrChange w:id="319" w:author="Jimmy Duggan" w:date="2015-11-15T22:45:00Z">
          <w:pPr>
            <w:pStyle w:val="ListParagraph"/>
            <w:keepNext/>
            <w:keepLines/>
            <w:spacing w:after="0" w:line="240" w:lineRule="auto"/>
            <w:ind w:left="3960"/>
          </w:pPr>
        </w:pPrChange>
      </w:pPr>
    </w:p>
    <w:p w:rsidR="00287C9A" w:rsidRDefault="00287C9A" w:rsidP="005D60DE">
      <w:pPr>
        <w:pStyle w:val="ListParagraph"/>
        <w:keepNext/>
        <w:keepLines/>
        <w:numPr>
          <w:ilvl w:val="0"/>
          <w:numId w:val="7"/>
        </w:numPr>
        <w:spacing w:after="0" w:line="240" w:lineRule="auto"/>
        <w:pPrChange w:id="320" w:author="Jimmy Duggan" w:date="2015-11-15T22:45:00Z">
          <w:pPr>
            <w:pStyle w:val="ListParagraph"/>
            <w:keepNext/>
            <w:keepLines/>
            <w:numPr>
              <w:numId w:val="7"/>
            </w:numPr>
            <w:spacing w:after="0" w:line="240" w:lineRule="auto"/>
            <w:ind w:left="1800" w:hanging="360"/>
          </w:pPr>
        </w:pPrChange>
      </w:pPr>
      <w:r>
        <w:rPr>
          <w:b/>
        </w:rPr>
        <w:t xml:space="preserve">Public </w:t>
      </w:r>
      <w:proofErr w:type="spellStart"/>
      <w:r>
        <w:rPr>
          <w:b/>
        </w:rPr>
        <w:t>ActionResult</w:t>
      </w:r>
      <w:proofErr w:type="spellEnd"/>
      <w:r>
        <w:t xml:space="preserve"> Validate(</w:t>
      </w:r>
      <w:r>
        <w:rPr>
          <w:b/>
        </w:rPr>
        <w:t>File file</w:t>
      </w:r>
      <w:r>
        <w:t>)</w:t>
      </w:r>
    </w:p>
    <w:p w:rsidR="00287C9A" w:rsidRPr="006F600B" w:rsidRDefault="00287C9A" w:rsidP="005D60DE">
      <w:pPr>
        <w:pStyle w:val="ListParagraph"/>
        <w:keepNext/>
        <w:keepLines/>
        <w:numPr>
          <w:ilvl w:val="1"/>
          <w:numId w:val="7"/>
        </w:numPr>
        <w:spacing w:after="0" w:line="240" w:lineRule="auto"/>
        <w:pPrChange w:id="321" w:author="Jimmy Duggan" w:date="2015-11-15T22:45:00Z">
          <w:pPr>
            <w:pStyle w:val="ListParagraph"/>
            <w:keepNext/>
            <w:keepLines/>
            <w:numPr>
              <w:ilvl w:val="1"/>
              <w:numId w:val="7"/>
            </w:numPr>
            <w:spacing w:after="0" w:line="240" w:lineRule="auto"/>
            <w:ind w:left="2520" w:hanging="360"/>
          </w:pPr>
        </w:pPrChange>
      </w:pPr>
      <w:r>
        <w:t>Returns if the file is valid or invalid.</w:t>
      </w:r>
    </w:p>
    <w:p w:rsidR="00287C9A" w:rsidRPr="00BE405B" w:rsidRDefault="00287C9A" w:rsidP="005D60DE">
      <w:pPr>
        <w:keepNext/>
        <w:keepLines/>
        <w:spacing w:after="0" w:line="240" w:lineRule="auto"/>
        <w:pPrChange w:id="322" w:author="Jimmy Duggan" w:date="2015-11-15T22:45:00Z">
          <w:pPr>
            <w:keepNext/>
            <w:keepLines/>
            <w:spacing w:after="0" w:line="240" w:lineRule="auto"/>
          </w:pPr>
        </w:pPrChange>
      </w:pPr>
    </w:p>
    <w:p w:rsidR="00287C9A" w:rsidRDefault="00287C9A" w:rsidP="005D60DE">
      <w:pPr>
        <w:pStyle w:val="ListParagraph"/>
        <w:keepNext/>
        <w:keepLines/>
        <w:numPr>
          <w:ilvl w:val="0"/>
          <w:numId w:val="7"/>
        </w:numPr>
        <w:spacing w:after="0" w:line="240" w:lineRule="auto"/>
        <w:pPrChange w:id="323" w:author="Jimmy Duggan" w:date="2015-11-15T22:45:00Z">
          <w:pPr>
            <w:pStyle w:val="ListParagraph"/>
            <w:keepNext/>
            <w:keepLines/>
            <w:numPr>
              <w:numId w:val="7"/>
            </w:numPr>
            <w:spacing w:after="0" w:line="240" w:lineRule="auto"/>
            <w:ind w:left="1800" w:hanging="360"/>
          </w:pPr>
        </w:pPrChange>
      </w:pPr>
      <w:r>
        <w:rPr>
          <w:b/>
        </w:rPr>
        <w:t xml:space="preserve">Public </w:t>
      </w:r>
      <w:proofErr w:type="spellStart"/>
      <w:r>
        <w:rPr>
          <w:b/>
        </w:rPr>
        <w:t>ActionResult</w:t>
      </w:r>
      <w:proofErr w:type="spellEnd"/>
      <w:r>
        <w:t xml:space="preserve"> </w:t>
      </w:r>
      <w:proofErr w:type="spellStart"/>
      <w:r>
        <w:t>UploadDataFile</w:t>
      </w:r>
      <w:proofErr w:type="spellEnd"/>
      <w:r>
        <w:t>(</w:t>
      </w:r>
      <w:r>
        <w:rPr>
          <w:b/>
        </w:rPr>
        <w:t>File file</w:t>
      </w:r>
      <w:r>
        <w:t>)</w:t>
      </w:r>
    </w:p>
    <w:p w:rsidR="00287C9A" w:rsidRDefault="00287C9A" w:rsidP="005D60DE">
      <w:pPr>
        <w:pStyle w:val="ListParagraph"/>
        <w:keepNext/>
        <w:keepLines/>
        <w:numPr>
          <w:ilvl w:val="1"/>
          <w:numId w:val="7"/>
        </w:numPr>
        <w:spacing w:after="0" w:line="240" w:lineRule="auto"/>
        <w:pPrChange w:id="324" w:author="Jimmy Duggan" w:date="2015-11-15T22:45:00Z">
          <w:pPr>
            <w:pStyle w:val="ListParagraph"/>
            <w:keepNext/>
            <w:keepLines/>
            <w:numPr>
              <w:ilvl w:val="1"/>
              <w:numId w:val="7"/>
            </w:numPr>
            <w:spacing w:after="0" w:line="240" w:lineRule="auto"/>
            <w:ind w:left="2520" w:hanging="360"/>
          </w:pPr>
        </w:pPrChange>
      </w:pPr>
      <w:r>
        <w:t>This method uploads the data file into the database.</w:t>
      </w:r>
    </w:p>
    <w:p w:rsidR="00287C9A" w:rsidRPr="00BE405B" w:rsidRDefault="00287C9A" w:rsidP="005D60DE">
      <w:pPr>
        <w:pStyle w:val="ListParagraph"/>
        <w:keepNext/>
        <w:keepLines/>
        <w:spacing w:after="0" w:line="240" w:lineRule="auto"/>
        <w:ind w:left="2520"/>
        <w:pPrChange w:id="325" w:author="Jimmy Duggan" w:date="2015-11-15T22:45:00Z">
          <w:pPr>
            <w:pStyle w:val="ListParagraph"/>
            <w:keepNext/>
            <w:keepLines/>
            <w:spacing w:after="0" w:line="240" w:lineRule="auto"/>
            <w:ind w:left="2520"/>
          </w:pPr>
        </w:pPrChange>
      </w:pPr>
      <w:r>
        <w:t xml:space="preserve"> </w:t>
      </w:r>
    </w:p>
    <w:p w:rsidR="00287C9A" w:rsidRDefault="00287C9A" w:rsidP="005D60DE">
      <w:pPr>
        <w:pStyle w:val="ListParagraph"/>
        <w:keepNext/>
        <w:keepLines/>
        <w:numPr>
          <w:ilvl w:val="0"/>
          <w:numId w:val="7"/>
        </w:numPr>
        <w:spacing w:after="0" w:line="240" w:lineRule="auto"/>
        <w:pPrChange w:id="326" w:author="Jimmy Duggan" w:date="2015-11-15T22:45:00Z">
          <w:pPr>
            <w:pStyle w:val="ListParagraph"/>
            <w:keepNext/>
            <w:keepLines/>
            <w:numPr>
              <w:numId w:val="7"/>
            </w:numPr>
            <w:spacing w:after="0" w:line="240" w:lineRule="auto"/>
            <w:ind w:left="1800" w:hanging="360"/>
          </w:pPr>
        </w:pPrChange>
      </w:pPr>
      <w:r>
        <w:rPr>
          <w:b/>
        </w:rPr>
        <w:t xml:space="preserve">Public </w:t>
      </w:r>
      <w:proofErr w:type="spellStart"/>
      <w:r>
        <w:rPr>
          <w:b/>
        </w:rPr>
        <w:t>ActionResult</w:t>
      </w:r>
      <w:proofErr w:type="spellEnd"/>
      <w:r>
        <w:t xml:space="preserve"> </w:t>
      </w:r>
      <w:proofErr w:type="spellStart"/>
      <w:r>
        <w:t>UploadActivity</w:t>
      </w:r>
      <w:proofErr w:type="spellEnd"/>
      <w:r>
        <w:t>(</w:t>
      </w:r>
      <w:r>
        <w:rPr>
          <w:b/>
        </w:rPr>
        <w:t>Activity activity</w:t>
      </w:r>
      <w:r>
        <w:t>)</w:t>
      </w:r>
    </w:p>
    <w:p w:rsidR="00287C9A" w:rsidRDefault="00287C9A" w:rsidP="005D60DE">
      <w:pPr>
        <w:pStyle w:val="ListParagraph"/>
        <w:keepNext/>
        <w:keepLines/>
        <w:numPr>
          <w:ilvl w:val="1"/>
          <w:numId w:val="7"/>
        </w:numPr>
        <w:spacing w:after="0" w:line="240" w:lineRule="auto"/>
        <w:pPrChange w:id="327" w:author="Jimmy Duggan" w:date="2015-11-15T22:45:00Z">
          <w:pPr>
            <w:pStyle w:val="ListParagraph"/>
            <w:keepNext/>
            <w:keepLines/>
            <w:numPr>
              <w:ilvl w:val="1"/>
              <w:numId w:val="7"/>
            </w:numPr>
            <w:spacing w:after="0" w:line="240" w:lineRule="auto"/>
            <w:ind w:left="2520" w:hanging="360"/>
          </w:pPr>
        </w:pPrChange>
      </w:pPr>
      <w:r>
        <w:t>This method uploads the activity into the database.</w:t>
      </w:r>
    </w:p>
    <w:p w:rsidR="00287C9A" w:rsidRPr="00287C9A" w:rsidRDefault="00287C9A" w:rsidP="005D60DE">
      <w:pPr>
        <w:keepNext/>
        <w:keepLines/>
        <w:pPrChange w:id="328" w:author="Jimmy Duggan" w:date="2015-11-15T22:45:00Z">
          <w:pPr>
            <w:keepNext/>
            <w:keepLines/>
          </w:pPr>
        </w:pPrChange>
      </w:pPr>
    </w:p>
    <w:p w:rsidR="002C6ED4" w:rsidRDefault="002C6ED4" w:rsidP="005D60DE">
      <w:pPr>
        <w:pStyle w:val="Heading2"/>
        <w:spacing w:line="360" w:lineRule="auto"/>
        <w:pPrChange w:id="329" w:author="Jimmy Duggan" w:date="2015-11-15T22:45:00Z">
          <w:pPr>
            <w:pStyle w:val="Heading2"/>
            <w:spacing w:line="360" w:lineRule="auto"/>
          </w:pPr>
        </w:pPrChange>
      </w:pPr>
      <w:bookmarkStart w:id="330" w:name="_Toc435391035"/>
      <w:r>
        <w:t>Business Logic Layer Overview</w:t>
      </w:r>
      <w:bookmarkEnd w:id="330"/>
    </w:p>
    <w:p w:rsidR="00831F49" w:rsidRPr="0084672C" w:rsidRDefault="00831F49" w:rsidP="005D60DE">
      <w:pPr>
        <w:pStyle w:val="Heading3"/>
        <w:keepNext/>
        <w:keepLines/>
        <w:pPrChange w:id="331" w:author="Jimmy Duggan" w:date="2015-11-15T22:45:00Z">
          <w:pPr>
            <w:pStyle w:val="Heading3"/>
            <w:keepNext/>
            <w:keepLines/>
          </w:pPr>
        </w:pPrChange>
      </w:pPr>
      <w:bookmarkStart w:id="332" w:name="_Toc435182018"/>
      <w:bookmarkStart w:id="333" w:name="_Toc435391036"/>
      <w:r w:rsidRPr="0084672C">
        <w:t>Entities</w:t>
      </w:r>
      <w:bookmarkEnd w:id="332"/>
      <w:bookmarkEnd w:id="333"/>
    </w:p>
    <w:p w:rsidR="00831F49" w:rsidRPr="0084672C" w:rsidRDefault="00831F49" w:rsidP="005D60DE">
      <w:pPr>
        <w:pStyle w:val="Heading4"/>
        <w:keepNext/>
        <w:keepLines/>
        <w:pPrChange w:id="334" w:author="Jimmy Duggan" w:date="2015-11-15T22:45:00Z">
          <w:pPr>
            <w:pStyle w:val="Heading4"/>
            <w:keepNext/>
            <w:keepLines/>
          </w:pPr>
        </w:pPrChange>
      </w:pPr>
      <w:bookmarkStart w:id="335" w:name="_Toc435182019"/>
      <w:r w:rsidRPr="0084672C">
        <w:t>Activity</w:t>
      </w:r>
      <w:bookmarkStart w:id="336" w:name="_User"/>
      <w:bookmarkEnd w:id="335"/>
      <w:bookmarkEnd w:id="336"/>
    </w:p>
    <w:p w:rsidR="00831F49" w:rsidRDefault="00831F49" w:rsidP="005D60DE">
      <w:pPr>
        <w:keepNext/>
        <w:keepLines/>
        <w:pPrChange w:id="337" w:author="Jimmy Duggan" w:date="2015-11-15T22:45:00Z">
          <w:pPr>
            <w:keepNext/>
            <w:keepLines/>
          </w:pPr>
        </w:pPrChange>
      </w:pPr>
      <w:r w:rsidRPr="00F82B86">
        <w:t>T</w:t>
      </w:r>
      <w:r>
        <w:t>his</w:t>
      </w:r>
      <w:r w:rsidRPr="00F82B86">
        <w:t xml:space="preserve"> class contains data associated with </w:t>
      </w:r>
      <w:r>
        <w:t xml:space="preserve">an activity tied to a date and time portion of a data file. </w:t>
      </w:r>
      <w:r w:rsidRPr="00F82B86">
        <w:t xml:space="preserve">The </w:t>
      </w:r>
      <w:r>
        <w:rPr>
          <w:b/>
        </w:rPr>
        <w:t>Activity</w:t>
      </w:r>
      <w:r w:rsidRPr="00F82B86">
        <w:t xml:space="preserve"> class is </w:t>
      </w:r>
      <w:r>
        <w:t>used</w:t>
      </w:r>
      <w:r w:rsidRPr="00F82B86">
        <w:t xml:space="preserve"> by the </w:t>
      </w:r>
      <w:proofErr w:type="spellStart"/>
      <w:r>
        <w:rPr>
          <w:b/>
        </w:rPr>
        <w:t>ActivitySelectionController</w:t>
      </w:r>
      <w:proofErr w:type="spellEnd"/>
      <w:r w:rsidRPr="00F82B86">
        <w:t>.</w:t>
      </w:r>
    </w:p>
    <w:p w:rsidR="00831F49" w:rsidRPr="00F63F13" w:rsidRDefault="00831F49" w:rsidP="005D60DE">
      <w:pPr>
        <w:keepNext/>
        <w:keepLines/>
        <w:spacing w:after="0" w:line="360" w:lineRule="auto"/>
        <w:rPr>
          <w:b/>
        </w:rPr>
        <w:pPrChange w:id="338" w:author="Jimmy Duggan" w:date="2015-11-15T22:45:00Z">
          <w:pPr>
            <w:keepNext/>
            <w:keepLines/>
            <w:spacing w:after="0" w:line="360" w:lineRule="auto"/>
          </w:pPr>
        </w:pPrChange>
      </w:pPr>
      <w:r>
        <w:rPr>
          <w:b/>
        </w:rPr>
        <w:lastRenderedPageBreak/>
        <w:t>&lt;&lt;Entity&gt;&gt;</w:t>
      </w:r>
    </w:p>
    <w:p w:rsidR="00831F49" w:rsidRPr="00F82B86" w:rsidRDefault="00831F49" w:rsidP="005D60DE">
      <w:pPr>
        <w:keepNext/>
        <w:keepLines/>
        <w:spacing w:after="0" w:line="240" w:lineRule="auto"/>
        <w:ind w:firstLine="720"/>
        <w:pPrChange w:id="339" w:author="Jimmy Duggan" w:date="2015-11-15T22:45:00Z">
          <w:pPr>
            <w:keepNext/>
            <w:keepLines/>
            <w:spacing w:after="0" w:line="240" w:lineRule="auto"/>
            <w:ind w:firstLine="720"/>
          </w:pPr>
        </w:pPrChange>
      </w:pPr>
      <w:r>
        <w:rPr>
          <w:b/>
        </w:rPr>
        <w:t>Attributes:</w:t>
      </w:r>
    </w:p>
    <w:p w:rsidR="00831F49" w:rsidRPr="00F82B86" w:rsidRDefault="00831F49" w:rsidP="005D60DE">
      <w:pPr>
        <w:pStyle w:val="ListParagraph"/>
        <w:keepNext/>
        <w:keepLines/>
        <w:spacing w:after="0" w:line="240" w:lineRule="auto"/>
        <w:ind w:left="2520"/>
        <w:pPrChange w:id="340" w:author="Jimmy Duggan" w:date="2015-11-15T22:45:00Z">
          <w:pPr>
            <w:pStyle w:val="ListParagraph"/>
            <w:keepNext/>
            <w:keepLines/>
            <w:spacing w:after="0" w:line="240" w:lineRule="auto"/>
            <w:ind w:left="2520"/>
          </w:pPr>
        </w:pPrChange>
      </w:pPr>
    </w:p>
    <w:p w:rsidR="00831F49" w:rsidRPr="00F82B86" w:rsidRDefault="001B00C4" w:rsidP="005D60DE">
      <w:pPr>
        <w:pStyle w:val="ListParagraph"/>
        <w:keepNext/>
        <w:keepLines/>
        <w:numPr>
          <w:ilvl w:val="0"/>
          <w:numId w:val="10"/>
        </w:numPr>
        <w:spacing w:after="0" w:line="240" w:lineRule="auto"/>
        <w:pPrChange w:id="341" w:author="Jimmy Duggan" w:date="2015-11-15T22:45:00Z">
          <w:pPr>
            <w:pStyle w:val="ListParagraph"/>
            <w:keepNext/>
            <w:keepLines/>
            <w:numPr>
              <w:numId w:val="10"/>
            </w:numPr>
            <w:spacing w:after="0" w:line="240" w:lineRule="auto"/>
            <w:ind w:left="1800" w:hanging="360"/>
          </w:pPr>
        </w:pPrChange>
      </w:pPr>
      <w:ins w:id="342" w:author="Jimmy Duggan" w:date="2015-11-15T20:23:00Z">
        <w:r>
          <w:rPr>
            <w:b/>
          </w:rPr>
          <w:t xml:space="preserve">Public </w:t>
        </w:r>
      </w:ins>
      <w:del w:id="343" w:author="Jimmy Duggan" w:date="2015-11-15T20:23:00Z">
        <w:r w:rsidR="00831F49" w:rsidDel="001B00C4">
          <w:rPr>
            <w:b/>
          </w:rPr>
          <w:delText xml:space="preserve">Private </w:delText>
        </w:r>
      </w:del>
      <w:proofErr w:type="spellStart"/>
      <w:r w:rsidR="00831F49">
        <w:rPr>
          <w:b/>
        </w:rPr>
        <w:t>int</w:t>
      </w:r>
      <w:proofErr w:type="spellEnd"/>
      <w:r w:rsidR="00831F49">
        <w:rPr>
          <w:b/>
        </w:rPr>
        <w:t xml:space="preserve"> </w:t>
      </w:r>
      <w:proofErr w:type="spellStart"/>
      <w:r w:rsidR="00831F49">
        <w:t>fileId</w:t>
      </w:r>
      <w:proofErr w:type="spellEnd"/>
    </w:p>
    <w:p w:rsidR="00831F49" w:rsidRDefault="00831F49" w:rsidP="005D60DE">
      <w:pPr>
        <w:pStyle w:val="ListParagraph"/>
        <w:keepNext/>
        <w:keepLines/>
        <w:numPr>
          <w:ilvl w:val="1"/>
          <w:numId w:val="10"/>
        </w:numPr>
        <w:spacing w:after="0" w:line="240" w:lineRule="auto"/>
        <w:pPrChange w:id="344" w:author="Jimmy Duggan" w:date="2015-11-15T22:45:00Z">
          <w:pPr>
            <w:pStyle w:val="ListParagraph"/>
            <w:keepNext/>
            <w:keepLines/>
            <w:numPr>
              <w:ilvl w:val="1"/>
              <w:numId w:val="10"/>
            </w:numPr>
            <w:spacing w:after="0" w:line="240" w:lineRule="auto"/>
            <w:ind w:left="2520" w:hanging="360"/>
          </w:pPr>
        </w:pPrChange>
      </w:pPr>
      <w:r w:rsidRPr="00F82B86">
        <w:t xml:space="preserve">The </w:t>
      </w:r>
      <w:r>
        <w:t>id of the file to be assigned an activity.</w:t>
      </w:r>
    </w:p>
    <w:p w:rsidR="00831F49" w:rsidRPr="00F82B86" w:rsidRDefault="00831F49" w:rsidP="005D60DE">
      <w:pPr>
        <w:pStyle w:val="ListParagraph"/>
        <w:keepNext/>
        <w:keepLines/>
        <w:spacing w:after="0" w:line="240" w:lineRule="auto"/>
        <w:ind w:left="2520"/>
        <w:pPrChange w:id="345" w:author="Jimmy Duggan" w:date="2015-11-15T22:45:00Z">
          <w:pPr>
            <w:pStyle w:val="ListParagraph"/>
            <w:keepNext/>
            <w:keepLines/>
            <w:spacing w:after="0" w:line="240" w:lineRule="auto"/>
            <w:ind w:left="2520"/>
          </w:pPr>
        </w:pPrChange>
      </w:pPr>
    </w:p>
    <w:p w:rsidR="00831F49" w:rsidRPr="00F82B86" w:rsidRDefault="001B00C4" w:rsidP="005D60DE">
      <w:pPr>
        <w:pStyle w:val="ListParagraph"/>
        <w:keepNext/>
        <w:keepLines/>
        <w:numPr>
          <w:ilvl w:val="0"/>
          <w:numId w:val="10"/>
        </w:numPr>
        <w:spacing w:after="0" w:line="240" w:lineRule="auto"/>
        <w:pPrChange w:id="346" w:author="Jimmy Duggan" w:date="2015-11-15T22:45:00Z">
          <w:pPr>
            <w:pStyle w:val="ListParagraph"/>
            <w:keepNext/>
            <w:keepLines/>
            <w:numPr>
              <w:numId w:val="10"/>
            </w:numPr>
            <w:spacing w:after="0" w:line="240" w:lineRule="auto"/>
            <w:ind w:left="1800" w:hanging="360"/>
          </w:pPr>
        </w:pPrChange>
      </w:pPr>
      <w:ins w:id="347" w:author="Jimmy Duggan" w:date="2015-11-15T20:23:00Z">
        <w:r>
          <w:rPr>
            <w:b/>
          </w:rPr>
          <w:t xml:space="preserve">Public </w:t>
        </w:r>
      </w:ins>
      <w:del w:id="348" w:author="Jimmy Duggan" w:date="2015-11-15T20:23:00Z">
        <w:r w:rsidR="00831F49" w:rsidDel="001B00C4">
          <w:rPr>
            <w:b/>
          </w:rPr>
          <w:delText xml:space="preserve">Private </w:delText>
        </w:r>
      </w:del>
      <w:proofErr w:type="spellStart"/>
      <w:r w:rsidR="00831F49">
        <w:rPr>
          <w:b/>
        </w:rPr>
        <w:t>DateTime</w:t>
      </w:r>
      <w:proofErr w:type="spellEnd"/>
      <w:r w:rsidR="00831F49" w:rsidRPr="00F82B86">
        <w:t xml:space="preserve"> </w:t>
      </w:r>
      <w:proofErr w:type="spellStart"/>
      <w:r w:rsidR="00831F49">
        <w:t>TimeStamp</w:t>
      </w:r>
      <w:proofErr w:type="spellEnd"/>
    </w:p>
    <w:p w:rsidR="00831F49" w:rsidRDefault="00831F49" w:rsidP="005D60DE">
      <w:pPr>
        <w:pStyle w:val="ListParagraph"/>
        <w:keepNext/>
        <w:keepLines/>
        <w:numPr>
          <w:ilvl w:val="1"/>
          <w:numId w:val="10"/>
        </w:numPr>
        <w:spacing w:after="0" w:line="240" w:lineRule="auto"/>
        <w:pPrChange w:id="349" w:author="Jimmy Duggan" w:date="2015-11-15T22:45:00Z">
          <w:pPr>
            <w:pStyle w:val="ListParagraph"/>
            <w:keepNext/>
            <w:keepLines/>
            <w:numPr>
              <w:ilvl w:val="1"/>
              <w:numId w:val="10"/>
            </w:numPr>
            <w:spacing w:after="0" w:line="240" w:lineRule="auto"/>
            <w:ind w:left="2520" w:hanging="360"/>
          </w:pPr>
        </w:pPrChange>
      </w:pPr>
      <w:r w:rsidRPr="00F82B86">
        <w:t xml:space="preserve">The </w:t>
      </w:r>
      <w:r>
        <w:t>date and time of the activity</w:t>
      </w:r>
      <w:r w:rsidRPr="00F82B86">
        <w:t>.</w:t>
      </w:r>
    </w:p>
    <w:p w:rsidR="00831F49" w:rsidRDefault="00831F49" w:rsidP="005D60DE">
      <w:pPr>
        <w:pStyle w:val="ListParagraph"/>
        <w:keepNext/>
        <w:keepLines/>
        <w:spacing w:after="0" w:line="240" w:lineRule="auto"/>
        <w:ind w:left="2520"/>
        <w:pPrChange w:id="350" w:author="Jimmy Duggan" w:date="2015-11-15T22:45:00Z">
          <w:pPr>
            <w:pStyle w:val="ListParagraph"/>
            <w:keepNext/>
            <w:keepLines/>
            <w:spacing w:after="0" w:line="240" w:lineRule="auto"/>
            <w:ind w:left="2520"/>
          </w:pPr>
        </w:pPrChange>
      </w:pPr>
    </w:p>
    <w:p w:rsidR="00831F49" w:rsidRDefault="001B00C4" w:rsidP="005D60DE">
      <w:pPr>
        <w:pStyle w:val="ListParagraph"/>
        <w:keepNext/>
        <w:keepLines/>
        <w:numPr>
          <w:ilvl w:val="0"/>
          <w:numId w:val="10"/>
        </w:numPr>
        <w:spacing w:after="0" w:line="240" w:lineRule="auto"/>
        <w:pPrChange w:id="351" w:author="Jimmy Duggan" w:date="2015-11-15T22:45:00Z">
          <w:pPr>
            <w:pStyle w:val="ListParagraph"/>
            <w:keepNext/>
            <w:keepLines/>
            <w:numPr>
              <w:numId w:val="10"/>
            </w:numPr>
            <w:spacing w:after="0" w:line="240" w:lineRule="auto"/>
            <w:ind w:left="1800" w:hanging="360"/>
          </w:pPr>
        </w:pPrChange>
      </w:pPr>
      <w:ins w:id="352" w:author="Jimmy Duggan" w:date="2015-11-15T20:23:00Z">
        <w:r>
          <w:rPr>
            <w:b/>
          </w:rPr>
          <w:t xml:space="preserve">Public </w:t>
        </w:r>
      </w:ins>
      <w:del w:id="353" w:author="Jimmy Duggan" w:date="2015-11-15T20:23:00Z">
        <w:r w:rsidR="00831F49" w:rsidDel="001B00C4">
          <w:rPr>
            <w:b/>
          </w:rPr>
          <w:delText xml:space="preserve">Private </w:delText>
        </w:r>
      </w:del>
      <w:proofErr w:type="spellStart"/>
      <w:r w:rsidR="00831F49">
        <w:rPr>
          <w:b/>
        </w:rPr>
        <w:t>Activity</w:t>
      </w:r>
      <w:ins w:id="354" w:author="Jimmy Duggan" w:date="2015-11-15T19:40:00Z">
        <w:r w:rsidR="005E33EA">
          <w:rPr>
            <w:b/>
          </w:rPr>
          <w:t>Type</w:t>
        </w:r>
      </w:ins>
      <w:proofErr w:type="spellEnd"/>
      <w:del w:id="355" w:author="Jimmy Duggan" w:date="2015-11-15T19:40:00Z">
        <w:r w:rsidR="00831F49" w:rsidDel="005E33EA">
          <w:rPr>
            <w:b/>
          </w:rPr>
          <w:delText>Enum</w:delText>
        </w:r>
      </w:del>
      <w:r w:rsidR="00831F49">
        <w:t xml:space="preserve"> </w:t>
      </w:r>
      <w:proofErr w:type="spellStart"/>
      <w:r w:rsidR="00831F49">
        <w:t>DataActivity</w:t>
      </w:r>
      <w:proofErr w:type="spellEnd"/>
    </w:p>
    <w:p w:rsidR="00831F49" w:rsidRPr="00441BE1" w:rsidRDefault="00831F49" w:rsidP="005D60DE">
      <w:pPr>
        <w:pStyle w:val="ListParagraph"/>
        <w:keepNext/>
        <w:keepLines/>
        <w:numPr>
          <w:ilvl w:val="1"/>
          <w:numId w:val="10"/>
        </w:numPr>
        <w:spacing w:after="0" w:line="240" w:lineRule="auto"/>
        <w:pPrChange w:id="356" w:author="Jimmy Duggan" w:date="2015-11-15T22:45:00Z">
          <w:pPr>
            <w:pStyle w:val="ListParagraph"/>
            <w:keepNext/>
            <w:keepLines/>
            <w:numPr>
              <w:ilvl w:val="1"/>
              <w:numId w:val="10"/>
            </w:numPr>
            <w:spacing w:after="0" w:line="240" w:lineRule="auto"/>
            <w:ind w:left="2520" w:hanging="360"/>
          </w:pPr>
        </w:pPrChange>
      </w:pPr>
      <w:r>
        <w:t>The activity of the data</w:t>
      </w:r>
      <w:r w:rsidRPr="00441BE1">
        <w:t>.</w:t>
      </w:r>
    </w:p>
    <w:p w:rsidR="00831F49" w:rsidRPr="00F82B86" w:rsidRDefault="00831F49" w:rsidP="005D60DE">
      <w:pPr>
        <w:pStyle w:val="ListParagraph"/>
        <w:keepNext/>
        <w:keepLines/>
        <w:spacing w:after="0" w:line="240" w:lineRule="auto"/>
        <w:ind w:left="2520"/>
        <w:pPrChange w:id="357" w:author="Jimmy Duggan" w:date="2015-11-15T22:45:00Z">
          <w:pPr>
            <w:pStyle w:val="ListParagraph"/>
            <w:keepNext/>
            <w:keepLines/>
            <w:spacing w:after="0" w:line="240" w:lineRule="auto"/>
            <w:ind w:left="2520"/>
          </w:pPr>
        </w:pPrChange>
      </w:pPr>
    </w:p>
    <w:p w:rsidR="00831F49" w:rsidRDefault="00831F49" w:rsidP="005D60DE">
      <w:pPr>
        <w:keepNext/>
        <w:keepLines/>
        <w:spacing w:after="0" w:line="240" w:lineRule="auto"/>
        <w:ind w:firstLine="720"/>
        <w:rPr>
          <w:b/>
        </w:rPr>
        <w:pPrChange w:id="358" w:author="Jimmy Duggan" w:date="2015-11-15T22:45:00Z">
          <w:pPr>
            <w:keepNext/>
            <w:keepLines/>
            <w:spacing w:after="0" w:line="240" w:lineRule="auto"/>
            <w:ind w:firstLine="720"/>
          </w:pPr>
        </w:pPrChange>
      </w:pPr>
      <w:r>
        <w:rPr>
          <w:b/>
        </w:rPr>
        <w:t>Operations:</w:t>
      </w:r>
    </w:p>
    <w:p w:rsidR="00831F49" w:rsidRDefault="00831F49" w:rsidP="005D60DE">
      <w:pPr>
        <w:pStyle w:val="ListParagraph"/>
        <w:keepNext/>
        <w:keepLines/>
        <w:numPr>
          <w:ilvl w:val="0"/>
          <w:numId w:val="7"/>
        </w:numPr>
        <w:spacing w:after="0" w:line="240" w:lineRule="auto"/>
        <w:rPr>
          <w:ins w:id="359" w:author="Jimmy Duggan" w:date="2015-11-15T19:42:00Z"/>
        </w:rPr>
        <w:pPrChange w:id="360" w:author="Jimmy Duggan" w:date="2015-11-15T22:45:00Z">
          <w:pPr>
            <w:pStyle w:val="ListParagraph"/>
            <w:keepNext/>
            <w:keepLines/>
            <w:numPr>
              <w:numId w:val="7"/>
            </w:numPr>
            <w:spacing w:after="0" w:line="240" w:lineRule="auto"/>
            <w:ind w:left="1800" w:hanging="360"/>
          </w:pPr>
        </w:pPrChange>
      </w:pPr>
      <w:r w:rsidRPr="00484ED5">
        <w:t>Sets and gets for all attributes.</w:t>
      </w:r>
    </w:p>
    <w:p w:rsidR="005E33EA" w:rsidRDefault="005E33EA" w:rsidP="005D60DE">
      <w:pPr>
        <w:pStyle w:val="ListParagraph"/>
        <w:keepNext/>
        <w:keepLines/>
        <w:spacing w:after="0" w:line="240" w:lineRule="auto"/>
        <w:ind w:left="1800"/>
        <w:rPr>
          <w:ins w:id="361" w:author="Jimmy Duggan" w:date="2015-11-15T19:42:00Z"/>
        </w:rPr>
        <w:pPrChange w:id="362" w:author="Jimmy Duggan" w:date="2015-11-15T22:45:00Z">
          <w:pPr>
            <w:pStyle w:val="ListParagraph"/>
            <w:keepNext/>
            <w:keepLines/>
            <w:numPr>
              <w:numId w:val="7"/>
            </w:numPr>
            <w:spacing w:after="0" w:line="240" w:lineRule="auto"/>
            <w:ind w:left="1800" w:hanging="360"/>
          </w:pPr>
        </w:pPrChange>
      </w:pPr>
    </w:p>
    <w:p w:rsidR="005E33EA" w:rsidRDefault="005E33EA" w:rsidP="005D60DE">
      <w:pPr>
        <w:keepNext/>
        <w:keepLines/>
        <w:spacing w:after="0" w:line="240" w:lineRule="auto"/>
        <w:ind w:left="720"/>
        <w:rPr>
          <w:ins w:id="363" w:author="Jimmy Duggan" w:date="2015-11-15T19:42:00Z"/>
          <w:b/>
        </w:rPr>
        <w:pPrChange w:id="364" w:author="Jimmy Duggan" w:date="2015-11-15T22:45:00Z">
          <w:pPr>
            <w:keepNext/>
            <w:keepLines/>
            <w:spacing w:after="0" w:line="240" w:lineRule="auto"/>
            <w:ind w:left="720"/>
          </w:pPr>
        </w:pPrChange>
      </w:pPr>
      <w:ins w:id="365" w:author="Jimmy Duggan" w:date="2015-11-15T19:42:00Z">
        <w:r>
          <w:rPr>
            <w:b/>
          </w:rPr>
          <w:t>Constructors:</w:t>
        </w:r>
      </w:ins>
    </w:p>
    <w:p w:rsidR="005E33EA" w:rsidRPr="00E84F72" w:rsidRDefault="005E33EA" w:rsidP="005D60DE">
      <w:pPr>
        <w:pStyle w:val="ListParagraph"/>
        <w:keepNext/>
        <w:keepLines/>
        <w:numPr>
          <w:ilvl w:val="0"/>
          <w:numId w:val="14"/>
        </w:numPr>
        <w:spacing w:after="0" w:line="240" w:lineRule="auto"/>
        <w:rPr>
          <w:ins w:id="366" w:author="Jimmy Duggan" w:date="2015-11-15T19:42:00Z"/>
          <w:b/>
        </w:rPr>
        <w:pPrChange w:id="367" w:author="Jimmy Duggan" w:date="2015-11-15T22:45:00Z">
          <w:pPr>
            <w:pStyle w:val="ListParagraph"/>
            <w:keepNext/>
            <w:keepLines/>
            <w:numPr>
              <w:numId w:val="14"/>
            </w:numPr>
            <w:spacing w:after="0" w:line="240" w:lineRule="auto"/>
            <w:ind w:left="1800" w:hanging="360"/>
          </w:pPr>
        </w:pPrChange>
      </w:pPr>
      <w:ins w:id="368" w:author="Jimmy Duggan" w:date="2015-11-15T19:42:00Z">
        <w:r>
          <w:rPr>
            <w:b/>
          </w:rPr>
          <w:t xml:space="preserve">Public </w:t>
        </w:r>
        <w:r>
          <w:t>Activity()</w:t>
        </w:r>
      </w:ins>
    </w:p>
    <w:p w:rsidR="005E33EA" w:rsidRDefault="005E33EA" w:rsidP="005D60DE">
      <w:pPr>
        <w:pStyle w:val="ListParagraph"/>
        <w:keepNext/>
        <w:keepLines/>
        <w:numPr>
          <w:ilvl w:val="1"/>
          <w:numId w:val="14"/>
        </w:numPr>
        <w:spacing w:after="0" w:line="240" w:lineRule="auto"/>
        <w:rPr>
          <w:ins w:id="369" w:author="Jimmy Duggan" w:date="2015-11-15T19:42:00Z"/>
        </w:rPr>
        <w:pPrChange w:id="370" w:author="Jimmy Duggan" w:date="2015-11-15T22:45:00Z">
          <w:pPr>
            <w:pStyle w:val="ListParagraph"/>
            <w:keepNext/>
            <w:keepLines/>
            <w:numPr>
              <w:numId w:val="7"/>
            </w:numPr>
            <w:spacing w:after="0" w:line="240" w:lineRule="auto"/>
            <w:ind w:left="1800" w:hanging="360"/>
          </w:pPr>
        </w:pPrChange>
      </w:pPr>
      <w:ins w:id="371" w:author="Jimmy Duggan" w:date="2015-11-15T19:42:00Z">
        <w:r>
          <w:t>Default constructor</w:t>
        </w:r>
      </w:ins>
    </w:p>
    <w:p w:rsidR="00282662" w:rsidRDefault="00282662" w:rsidP="005D60DE">
      <w:pPr>
        <w:keepNext/>
        <w:keepLines/>
        <w:spacing w:after="0" w:line="240" w:lineRule="auto"/>
        <w:rPr>
          <w:ins w:id="372" w:author="Jimmy Duggan" w:date="2015-11-15T20:00:00Z"/>
        </w:rPr>
        <w:pPrChange w:id="373" w:author="Jimmy Duggan" w:date="2015-11-15T22:45:00Z">
          <w:pPr>
            <w:pStyle w:val="ListParagraph"/>
            <w:keepNext/>
            <w:keepLines/>
            <w:numPr>
              <w:numId w:val="7"/>
            </w:numPr>
            <w:spacing w:after="0" w:line="240" w:lineRule="auto"/>
            <w:ind w:left="1800" w:hanging="360"/>
          </w:pPr>
        </w:pPrChange>
      </w:pPr>
    </w:p>
    <w:p w:rsidR="0096020E" w:rsidRPr="0084672C" w:rsidRDefault="0096020E" w:rsidP="005D60DE">
      <w:pPr>
        <w:pStyle w:val="Heading4"/>
        <w:keepNext/>
        <w:keepLines/>
        <w:rPr>
          <w:ins w:id="374" w:author="Jimmy Duggan" w:date="2015-11-15T20:00:00Z"/>
        </w:rPr>
        <w:pPrChange w:id="375" w:author="Jimmy Duggan" w:date="2015-11-15T22:45:00Z">
          <w:pPr>
            <w:pStyle w:val="Heading4"/>
            <w:keepNext/>
            <w:keepLines/>
          </w:pPr>
        </w:pPrChange>
      </w:pPr>
      <w:proofErr w:type="spellStart"/>
      <w:ins w:id="376" w:author="Jimmy Duggan" w:date="2015-11-15T20:01:00Z">
        <w:r>
          <w:t>AspNetUser</w:t>
        </w:r>
      </w:ins>
      <w:proofErr w:type="spellEnd"/>
    </w:p>
    <w:p w:rsidR="0096020E" w:rsidRPr="00E84F72" w:rsidRDefault="0096020E" w:rsidP="005D60DE">
      <w:pPr>
        <w:keepNext/>
        <w:keepLines/>
        <w:rPr>
          <w:ins w:id="377" w:author="Jimmy Duggan" w:date="2015-11-15T20:00:00Z"/>
        </w:rPr>
        <w:pPrChange w:id="378" w:author="Jimmy Duggan" w:date="2015-11-15T22:45:00Z">
          <w:pPr>
            <w:keepNext/>
            <w:keepLines/>
          </w:pPr>
        </w:pPrChange>
      </w:pPr>
      <w:ins w:id="379" w:author="Jimmy Duggan" w:date="2015-11-15T20:00:00Z">
        <w:r w:rsidRPr="00F82B86">
          <w:t>T</w:t>
        </w:r>
        <w:r>
          <w:t>his</w:t>
        </w:r>
        <w:r w:rsidRPr="00F82B86">
          <w:t xml:space="preserve"> clas</w:t>
        </w:r>
        <w:r>
          <w:t>s describes the attributes</w:t>
        </w:r>
      </w:ins>
      <w:ins w:id="380" w:author="Jimmy Duggan" w:date="2015-11-15T20:02:00Z">
        <w:r>
          <w:t xml:space="preserve"> common to all users</w:t>
        </w:r>
      </w:ins>
      <w:ins w:id="381" w:author="Jimmy Duggan" w:date="2015-11-15T20:00:00Z">
        <w:r>
          <w:t>.</w:t>
        </w:r>
      </w:ins>
      <w:ins w:id="382" w:author="Jimmy Duggan" w:date="2015-11-15T20:02:00Z">
        <w:r>
          <w:t xml:space="preserve">  This will act as a base class for </w:t>
        </w:r>
        <w:r w:rsidRPr="0096020E">
          <w:rPr>
            <w:b/>
            <w:rPrChange w:id="383" w:author="Jimmy Duggan" w:date="2015-11-15T20:02:00Z">
              <w:rPr/>
            </w:rPrChange>
          </w:rPr>
          <w:t>Patients</w:t>
        </w:r>
        <w:r>
          <w:t xml:space="preserve">, </w:t>
        </w:r>
        <w:r w:rsidRPr="0096020E">
          <w:rPr>
            <w:b/>
            <w:rPrChange w:id="384" w:author="Jimmy Duggan" w:date="2015-11-15T20:03:00Z">
              <w:rPr/>
            </w:rPrChange>
          </w:rPr>
          <w:t>Physicians</w:t>
        </w:r>
        <w:r>
          <w:t xml:space="preserve">, and </w:t>
        </w:r>
        <w:r w:rsidRPr="0096020E">
          <w:rPr>
            <w:b/>
            <w:rPrChange w:id="385" w:author="Jimmy Duggan" w:date="2015-11-15T20:03:00Z">
              <w:rPr/>
            </w:rPrChange>
          </w:rPr>
          <w:t>Experiment Administrators</w:t>
        </w:r>
        <w:r>
          <w:t>.</w:t>
        </w:r>
      </w:ins>
      <w:ins w:id="386" w:author="Jimmy Duggan" w:date="2015-11-15T20:00:00Z">
        <w:r>
          <w:t xml:space="preserve">  </w:t>
        </w:r>
      </w:ins>
    </w:p>
    <w:p w:rsidR="0096020E" w:rsidRPr="00F63F13" w:rsidRDefault="0096020E" w:rsidP="005D60DE">
      <w:pPr>
        <w:keepNext/>
        <w:keepLines/>
        <w:spacing w:after="0" w:line="360" w:lineRule="auto"/>
        <w:rPr>
          <w:ins w:id="387" w:author="Jimmy Duggan" w:date="2015-11-15T20:00:00Z"/>
          <w:b/>
        </w:rPr>
        <w:pPrChange w:id="388" w:author="Jimmy Duggan" w:date="2015-11-15T22:45:00Z">
          <w:pPr>
            <w:keepNext/>
            <w:keepLines/>
            <w:spacing w:after="0" w:line="360" w:lineRule="auto"/>
          </w:pPr>
        </w:pPrChange>
      </w:pPr>
      <w:ins w:id="389" w:author="Jimmy Duggan" w:date="2015-11-15T20:00:00Z">
        <w:r>
          <w:rPr>
            <w:b/>
          </w:rPr>
          <w:t>&lt;&lt;Entity&gt;&gt;</w:t>
        </w:r>
      </w:ins>
    </w:p>
    <w:p w:rsidR="0096020E" w:rsidRPr="00F82B86" w:rsidRDefault="0096020E" w:rsidP="005D60DE">
      <w:pPr>
        <w:keepNext/>
        <w:keepLines/>
        <w:spacing w:after="0" w:line="240" w:lineRule="auto"/>
        <w:ind w:firstLine="720"/>
        <w:rPr>
          <w:ins w:id="390" w:author="Jimmy Duggan" w:date="2015-11-15T20:00:00Z"/>
        </w:rPr>
        <w:pPrChange w:id="391" w:author="Jimmy Duggan" w:date="2015-11-15T22:45:00Z">
          <w:pPr>
            <w:keepNext/>
            <w:keepLines/>
            <w:spacing w:after="0" w:line="240" w:lineRule="auto"/>
            <w:ind w:firstLine="720"/>
          </w:pPr>
        </w:pPrChange>
      </w:pPr>
      <w:ins w:id="392" w:author="Jimmy Duggan" w:date="2015-11-15T20:00:00Z">
        <w:r>
          <w:rPr>
            <w:b/>
          </w:rPr>
          <w:t>Attributes:</w:t>
        </w:r>
      </w:ins>
    </w:p>
    <w:p w:rsidR="0096020E" w:rsidRPr="00F82B86" w:rsidRDefault="0096020E" w:rsidP="005D60DE">
      <w:pPr>
        <w:pStyle w:val="ListParagraph"/>
        <w:keepNext/>
        <w:keepLines/>
        <w:spacing w:after="0" w:line="240" w:lineRule="auto"/>
        <w:ind w:left="2520"/>
        <w:rPr>
          <w:ins w:id="393" w:author="Jimmy Duggan" w:date="2015-11-15T20:00:00Z"/>
        </w:rPr>
        <w:pPrChange w:id="394" w:author="Jimmy Duggan" w:date="2015-11-15T22:45:00Z">
          <w:pPr>
            <w:pStyle w:val="ListParagraph"/>
            <w:keepNext/>
            <w:keepLines/>
            <w:spacing w:after="0" w:line="240" w:lineRule="auto"/>
            <w:ind w:left="2520"/>
          </w:pPr>
        </w:pPrChange>
      </w:pPr>
    </w:p>
    <w:p w:rsidR="0096020E" w:rsidRPr="00F82B86" w:rsidRDefault="001B00C4" w:rsidP="005D60DE">
      <w:pPr>
        <w:pStyle w:val="ListParagraph"/>
        <w:keepNext/>
        <w:keepLines/>
        <w:numPr>
          <w:ilvl w:val="0"/>
          <w:numId w:val="10"/>
        </w:numPr>
        <w:spacing w:after="0" w:line="240" w:lineRule="auto"/>
        <w:rPr>
          <w:ins w:id="395" w:author="Jimmy Duggan" w:date="2015-11-15T20:00:00Z"/>
        </w:rPr>
        <w:pPrChange w:id="396" w:author="Jimmy Duggan" w:date="2015-11-15T22:45:00Z">
          <w:pPr>
            <w:pStyle w:val="ListParagraph"/>
            <w:keepNext/>
            <w:keepLines/>
            <w:numPr>
              <w:numId w:val="10"/>
            </w:numPr>
            <w:spacing w:after="0" w:line="240" w:lineRule="auto"/>
            <w:ind w:left="1800" w:hanging="360"/>
          </w:pPr>
        </w:pPrChange>
      </w:pPr>
      <w:ins w:id="397" w:author="Jimmy Duggan" w:date="2015-11-15T20:22:00Z">
        <w:r>
          <w:rPr>
            <w:b/>
          </w:rPr>
          <w:t>Public</w:t>
        </w:r>
      </w:ins>
      <w:ins w:id="398" w:author="Jimmy Duggan" w:date="2015-11-15T20:00:00Z">
        <w:r w:rsidR="0096020E">
          <w:rPr>
            <w:b/>
          </w:rPr>
          <w:t xml:space="preserve"> </w:t>
        </w:r>
      </w:ins>
      <w:proofErr w:type="spellStart"/>
      <w:ins w:id="399" w:author="Jimmy Duggan" w:date="2015-11-15T20:09:00Z">
        <w:r w:rsidR="00B50D54">
          <w:rPr>
            <w:b/>
          </w:rPr>
          <w:t>Guid</w:t>
        </w:r>
      </w:ins>
      <w:proofErr w:type="spellEnd"/>
      <w:ins w:id="400" w:author="Jimmy Duggan" w:date="2015-11-15T20:00:00Z">
        <w:r w:rsidR="0096020E">
          <w:rPr>
            <w:b/>
          </w:rPr>
          <w:t xml:space="preserve"> </w:t>
        </w:r>
        <w:r w:rsidR="0096020E" w:rsidRPr="00E84F72">
          <w:t>Id</w:t>
        </w:r>
      </w:ins>
    </w:p>
    <w:p w:rsidR="0096020E" w:rsidRDefault="0096020E" w:rsidP="005D60DE">
      <w:pPr>
        <w:pStyle w:val="ListParagraph"/>
        <w:keepNext/>
        <w:keepLines/>
        <w:numPr>
          <w:ilvl w:val="1"/>
          <w:numId w:val="10"/>
        </w:numPr>
        <w:spacing w:after="0" w:line="240" w:lineRule="auto"/>
        <w:rPr>
          <w:ins w:id="401" w:author="Jimmy Duggan" w:date="2015-11-15T20:00:00Z"/>
        </w:rPr>
        <w:pPrChange w:id="402" w:author="Jimmy Duggan" w:date="2015-11-15T22:45:00Z">
          <w:pPr>
            <w:pStyle w:val="ListParagraph"/>
            <w:keepNext/>
            <w:keepLines/>
            <w:numPr>
              <w:ilvl w:val="1"/>
              <w:numId w:val="10"/>
            </w:numPr>
            <w:spacing w:after="0" w:line="240" w:lineRule="auto"/>
            <w:ind w:left="2520" w:hanging="360"/>
          </w:pPr>
        </w:pPrChange>
      </w:pPr>
      <w:ins w:id="403" w:author="Jimmy Duggan" w:date="2015-11-15T20:00:00Z">
        <w:r>
          <w:t xml:space="preserve">Unique </w:t>
        </w:r>
      </w:ins>
      <w:ins w:id="404" w:author="Jimmy Duggan" w:date="2015-11-15T20:03:00Z">
        <w:r>
          <w:t xml:space="preserve">id </w:t>
        </w:r>
      </w:ins>
      <w:ins w:id="405" w:author="Jimmy Duggan" w:date="2015-11-15T20:05:00Z">
        <w:r>
          <w:t>for</w:t>
        </w:r>
      </w:ins>
      <w:ins w:id="406" w:author="Jimmy Duggan" w:date="2015-11-15T20:03:00Z">
        <w:r>
          <w:t xml:space="preserve"> each user.</w:t>
        </w:r>
      </w:ins>
    </w:p>
    <w:p w:rsidR="0096020E" w:rsidRPr="00F82B86" w:rsidRDefault="0096020E" w:rsidP="005D60DE">
      <w:pPr>
        <w:pStyle w:val="ListParagraph"/>
        <w:keepNext/>
        <w:keepLines/>
        <w:spacing w:after="0" w:line="240" w:lineRule="auto"/>
        <w:ind w:left="2520"/>
        <w:rPr>
          <w:ins w:id="407" w:author="Jimmy Duggan" w:date="2015-11-15T20:00:00Z"/>
        </w:rPr>
        <w:pPrChange w:id="408" w:author="Jimmy Duggan" w:date="2015-11-15T22:45:00Z">
          <w:pPr>
            <w:pStyle w:val="ListParagraph"/>
            <w:keepNext/>
            <w:keepLines/>
            <w:spacing w:after="0" w:line="240" w:lineRule="auto"/>
            <w:ind w:left="2520"/>
          </w:pPr>
        </w:pPrChange>
      </w:pPr>
    </w:p>
    <w:p w:rsidR="0096020E" w:rsidRPr="00F82B86" w:rsidRDefault="001B00C4" w:rsidP="005D60DE">
      <w:pPr>
        <w:pStyle w:val="ListParagraph"/>
        <w:keepNext/>
        <w:keepLines/>
        <w:numPr>
          <w:ilvl w:val="0"/>
          <w:numId w:val="10"/>
        </w:numPr>
        <w:spacing w:after="0" w:line="240" w:lineRule="auto"/>
        <w:rPr>
          <w:ins w:id="409" w:author="Jimmy Duggan" w:date="2015-11-15T20:00:00Z"/>
        </w:rPr>
        <w:pPrChange w:id="410" w:author="Jimmy Duggan" w:date="2015-11-15T22:45:00Z">
          <w:pPr>
            <w:pStyle w:val="ListParagraph"/>
            <w:keepNext/>
            <w:keepLines/>
            <w:numPr>
              <w:numId w:val="10"/>
            </w:numPr>
            <w:spacing w:after="0" w:line="240" w:lineRule="auto"/>
            <w:ind w:left="1800" w:hanging="360"/>
          </w:pPr>
        </w:pPrChange>
      </w:pPr>
      <w:ins w:id="411" w:author="Jimmy Duggan" w:date="2015-11-15T20:22:00Z">
        <w:r>
          <w:rPr>
            <w:b/>
          </w:rPr>
          <w:t xml:space="preserve">Public </w:t>
        </w:r>
      </w:ins>
      <w:ins w:id="412" w:author="Jimmy Duggan" w:date="2015-11-15T20:04:00Z">
        <w:r w:rsidR="0096020E">
          <w:rPr>
            <w:b/>
          </w:rPr>
          <w:t>string</w:t>
        </w:r>
      </w:ins>
      <w:ins w:id="413" w:author="Jimmy Duggan" w:date="2015-11-15T20:00:00Z">
        <w:r w:rsidR="0096020E" w:rsidRPr="00F82B86">
          <w:t xml:space="preserve"> </w:t>
        </w:r>
      </w:ins>
      <w:proofErr w:type="spellStart"/>
      <w:ins w:id="414" w:author="Jimmy Duggan" w:date="2015-11-15T20:05:00Z">
        <w:r w:rsidR="0096020E">
          <w:t>UserName</w:t>
        </w:r>
      </w:ins>
      <w:proofErr w:type="spellEnd"/>
    </w:p>
    <w:p w:rsidR="0096020E" w:rsidRDefault="0096020E" w:rsidP="005D60DE">
      <w:pPr>
        <w:pStyle w:val="ListParagraph"/>
        <w:keepNext/>
        <w:keepLines/>
        <w:numPr>
          <w:ilvl w:val="1"/>
          <w:numId w:val="10"/>
        </w:numPr>
        <w:spacing w:after="0" w:line="240" w:lineRule="auto"/>
        <w:rPr>
          <w:ins w:id="415" w:author="Jimmy Duggan" w:date="2015-11-15T20:00:00Z"/>
        </w:rPr>
        <w:pPrChange w:id="416" w:author="Jimmy Duggan" w:date="2015-11-15T22:45:00Z">
          <w:pPr>
            <w:pStyle w:val="ListParagraph"/>
            <w:keepNext/>
            <w:keepLines/>
            <w:numPr>
              <w:ilvl w:val="1"/>
              <w:numId w:val="10"/>
            </w:numPr>
            <w:spacing w:after="0" w:line="240" w:lineRule="auto"/>
            <w:ind w:left="2520" w:hanging="360"/>
          </w:pPr>
        </w:pPrChange>
      </w:pPr>
      <w:ins w:id="417" w:author="Jimmy Duggan" w:date="2015-11-15T20:05:00Z">
        <w:r>
          <w:t>The user name used by each user that will be used to log into the system</w:t>
        </w:r>
      </w:ins>
      <w:ins w:id="418" w:author="Jimmy Duggan" w:date="2015-11-15T20:00:00Z">
        <w:r>
          <w:t>.</w:t>
        </w:r>
      </w:ins>
    </w:p>
    <w:p w:rsidR="0096020E" w:rsidRDefault="0096020E" w:rsidP="005D60DE">
      <w:pPr>
        <w:pStyle w:val="ListParagraph"/>
        <w:keepNext/>
        <w:keepLines/>
        <w:spacing w:after="0" w:line="240" w:lineRule="auto"/>
        <w:ind w:left="2520"/>
        <w:rPr>
          <w:ins w:id="419" w:author="Jimmy Duggan" w:date="2015-11-15T20:00:00Z"/>
        </w:rPr>
        <w:pPrChange w:id="420" w:author="Jimmy Duggan" w:date="2015-11-15T22:45:00Z">
          <w:pPr>
            <w:pStyle w:val="ListParagraph"/>
            <w:keepNext/>
            <w:keepLines/>
            <w:spacing w:after="0" w:line="240" w:lineRule="auto"/>
            <w:ind w:left="2520"/>
          </w:pPr>
        </w:pPrChange>
      </w:pPr>
    </w:p>
    <w:p w:rsidR="0096020E" w:rsidRDefault="001B00C4" w:rsidP="005D60DE">
      <w:pPr>
        <w:pStyle w:val="ListParagraph"/>
        <w:keepNext/>
        <w:keepLines/>
        <w:numPr>
          <w:ilvl w:val="0"/>
          <w:numId w:val="10"/>
        </w:numPr>
        <w:spacing w:after="0" w:line="240" w:lineRule="auto"/>
        <w:rPr>
          <w:ins w:id="421" w:author="Jimmy Duggan" w:date="2015-11-15T20:00:00Z"/>
        </w:rPr>
        <w:pPrChange w:id="422" w:author="Jimmy Duggan" w:date="2015-11-15T22:45:00Z">
          <w:pPr>
            <w:pStyle w:val="ListParagraph"/>
            <w:keepNext/>
            <w:keepLines/>
            <w:numPr>
              <w:numId w:val="10"/>
            </w:numPr>
            <w:spacing w:after="0" w:line="240" w:lineRule="auto"/>
            <w:ind w:left="1800" w:hanging="360"/>
          </w:pPr>
        </w:pPrChange>
      </w:pPr>
      <w:ins w:id="423" w:author="Jimmy Duggan" w:date="2015-11-15T20:22:00Z">
        <w:r>
          <w:rPr>
            <w:b/>
          </w:rPr>
          <w:t xml:space="preserve">Public </w:t>
        </w:r>
      </w:ins>
      <w:ins w:id="424" w:author="Jimmy Duggan" w:date="2015-11-15T20:05:00Z">
        <w:r w:rsidR="0096020E">
          <w:rPr>
            <w:b/>
          </w:rPr>
          <w:t>string</w:t>
        </w:r>
      </w:ins>
      <w:ins w:id="425" w:author="Jimmy Duggan" w:date="2015-11-15T20:00:00Z">
        <w:r w:rsidR="0096020E">
          <w:rPr>
            <w:b/>
          </w:rPr>
          <w:t xml:space="preserve"> </w:t>
        </w:r>
      </w:ins>
      <w:proofErr w:type="spellStart"/>
      <w:ins w:id="426" w:author="Jimmy Duggan" w:date="2015-11-15T20:06:00Z">
        <w:r w:rsidR="0096020E">
          <w:t>PasswordHash</w:t>
        </w:r>
      </w:ins>
      <w:proofErr w:type="spellEnd"/>
    </w:p>
    <w:p w:rsidR="0096020E" w:rsidRDefault="0096020E" w:rsidP="005D60DE">
      <w:pPr>
        <w:pStyle w:val="ListParagraph"/>
        <w:keepNext/>
        <w:keepLines/>
        <w:numPr>
          <w:ilvl w:val="1"/>
          <w:numId w:val="10"/>
        </w:numPr>
        <w:spacing w:after="0" w:line="240" w:lineRule="auto"/>
        <w:rPr>
          <w:ins w:id="427" w:author="Jimmy Duggan" w:date="2015-11-15T20:00:00Z"/>
        </w:rPr>
        <w:pPrChange w:id="428" w:author="Jimmy Duggan" w:date="2015-11-15T22:45:00Z">
          <w:pPr>
            <w:pStyle w:val="ListParagraph"/>
            <w:keepNext/>
            <w:keepLines/>
            <w:numPr>
              <w:ilvl w:val="1"/>
              <w:numId w:val="10"/>
            </w:numPr>
            <w:spacing w:after="0" w:line="240" w:lineRule="auto"/>
            <w:ind w:left="2520" w:hanging="360"/>
          </w:pPr>
        </w:pPrChange>
      </w:pPr>
      <w:ins w:id="429" w:author="Jimmy Duggan" w:date="2015-11-15T20:06:00Z">
        <w:r>
          <w:t>Hash string representing the user’s password used to log into the system.</w:t>
        </w:r>
      </w:ins>
    </w:p>
    <w:p w:rsidR="0096020E" w:rsidRDefault="0096020E" w:rsidP="005D60DE">
      <w:pPr>
        <w:pStyle w:val="ListParagraph"/>
        <w:keepNext/>
        <w:keepLines/>
        <w:spacing w:after="0" w:line="240" w:lineRule="auto"/>
        <w:ind w:left="2520"/>
        <w:rPr>
          <w:ins w:id="430" w:author="Jimmy Duggan" w:date="2015-11-15T20:00:00Z"/>
        </w:rPr>
        <w:pPrChange w:id="431" w:author="Jimmy Duggan" w:date="2015-11-15T22:45:00Z">
          <w:pPr>
            <w:pStyle w:val="ListParagraph"/>
            <w:keepNext/>
            <w:keepLines/>
            <w:spacing w:after="0" w:line="240" w:lineRule="auto"/>
            <w:ind w:left="2520"/>
          </w:pPr>
        </w:pPrChange>
      </w:pPr>
    </w:p>
    <w:p w:rsidR="0096020E" w:rsidRDefault="001B00C4" w:rsidP="005D60DE">
      <w:pPr>
        <w:pStyle w:val="ListParagraph"/>
        <w:keepNext/>
        <w:keepLines/>
        <w:numPr>
          <w:ilvl w:val="0"/>
          <w:numId w:val="10"/>
        </w:numPr>
        <w:spacing w:after="0" w:line="240" w:lineRule="auto"/>
        <w:rPr>
          <w:ins w:id="432" w:author="Jimmy Duggan" w:date="2015-11-15T20:00:00Z"/>
        </w:rPr>
        <w:pPrChange w:id="433" w:author="Jimmy Duggan" w:date="2015-11-15T22:45:00Z">
          <w:pPr>
            <w:pStyle w:val="ListParagraph"/>
            <w:keepNext/>
            <w:keepLines/>
            <w:numPr>
              <w:numId w:val="10"/>
            </w:numPr>
            <w:spacing w:after="0" w:line="240" w:lineRule="auto"/>
            <w:ind w:left="1800" w:hanging="360"/>
          </w:pPr>
        </w:pPrChange>
      </w:pPr>
      <w:ins w:id="434" w:author="Jimmy Duggan" w:date="2015-11-15T20:22:00Z">
        <w:r>
          <w:rPr>
            <w:b/>
          </w:rPr>
          <w:t xml:space="preserve">Public </w:t>
        </w:r>
      </w:ins>
      <w:proofErr w:type="spellStart"/>
      <w:ins w:id="435" w:author="Jimmy Duggan" w:date="2015-11-15T20:06:00Z">
        <w:r w:rsidR="0096020E">
          <w:rPr>
            <w:b/>
          </w:rPr>
          <w:t>AccountStatus</w:t>
        </w:r>
      </w:ins>
      <w:proofErr w:type="spellEnd"/>
      <w:ins w:id="436" w:author="Jimmy Duggan" w:date="2015-11-15T20:00:00Z">
        <w:r w:rsidR="0096020E">
          <w:rPr>
            <w:b/>
          </w:rPr>
          <w:t xml:space="preserve"> </w:t>
        </w:r>
      </w:ins>
      <w:ins w:id="437" w:author="Jimmy Duggan" w:date="2015-11-15T20:07:00Z">
        <w:r w:rsidR="0096020E">
          <w:t>Status</w:t>
        </w:r>
      </w:ins>
    </w:p>
    <w:p w:rsidR="0096020E" w:rsidRDefault="00B50D54" w:rsidP="005D60DE">
      <w:pPr>
        <w:pStyle w:val="ListParagraph"/>
        <w:keepNext/>
        <w:keepLines/>
        <w:numPr>
          <w:ilvl w:val="1"/>
          <w:numId w:val="10"/>
        </w:numPr>
        <w:spacing w:after="0" w:line="240" w:lineRule="auto"/>
        <w:rPr>
          <w:ins w:id="438" w:author="Jimmy Duggan" w:date="2015-11-15T20:00:00Z"/>
        </w:rPr>
        <w:pPrChange w:id="439" w:author="Jimmy Duggan" w:date="2015-11-15T22:45:00Z">
          <w:pPr>
            <w:pStyle w:val="ListParagraph"/>
            <w:keepNext/>
            <w:keepLines/>
            <w:numPr>
              <w:ilvl w:val="1"/>
              <w:numId w:val="10"/>
            </w:numPr>
            <w:spacing w:after="0" w:line="240" w:lineRule="auto"/>
            <w:ind w:left="2520" w:hanging="360"/>
          </w:pPr>
        </w:pPrChange>
      </w:pPr>
      <w:ins w:id="440" w:author="Jimmy Duggan" w:date="2015-11-15T20:08:00Z">
        <w:r>
          <w:t>Enumeration value that describes the current account status of the user.</w:t>
        </w:r>
      </w:ins>
    </w:p>
    <w:p w:rsidR="0096020E" w:rsidRDefault="0096020E" w:rsidP="005D60DE">
      <w:pPr>
        <w:pStyle w:val="ListParagraph"/>
        <w:keepNext/>
        <w:keepLines/>
        <w:spacing w:after="0" w:line="240" w:lineRule="auto"/>
        <w:ind w:left="2520"/>
        <w:rPr>
          <w:ins w:id="441" w:author="Jimmy Duggan" w:date="2015-11-15T20:00:00Z"/>
        </w:rPr>
        <w:pPrChange w:id="442" w:author="Jimmy Duggan" w:date="2015-11-15T22:45:00Z">
          <w:pPr>
            <w:pStyle w:val="ListParagraph"/>
            <w:keepNext/>
            <w:keepLines/>
            <w:spacing w:after="0" w:line="240" w:lineRule="auto"/>
            <w:ind w:left="2520"/>
          </w:pPr>
        </w:pPrChange>
      </w:pPr>
    </w:p>
    <w:p w:rsidR="0096020E" w:rsidRPr="00E84F72" w:rsidRDefault="001B00C4" w:rsidP="005D60DE">
      <w:pPr>
        <w:pStyle w:val="ListParagraph"/>
        <w:keepNext/>
        <w:keepLines/>
        <w:numPr>
          <w:ilvl w:val="0"/>
          <w:numId w:val="10"/>
        </w:numPr>
        <w:spacing w:after="0" w:line="240" w:lineRule="auto"/>
        <w:rPr>
          <w:ins w:id="443" w:author="Jimmy Duggan" w:date="2015-11-15T20:00:00Z"/>
          <w:b/>
        </w:rPr>
        <w:pPrChange w:id="444" w:author="Jimmy Duggan" w:date="2015-11-15T22:45:00Z">
          <w:pPr>
            <w:pStyle w:val="ListParagraph"/>
            <w:keepNext/>
            <w:keepLines/>
            <w:numPr>
              <w:numId w:val="10"/>
            </w:numPr>
            <w:spacing w:after="0" w:line="240" w:lineRule="auto"/>
            <w:ind w:left="1800" w:hanging="360"/>
          </w:pPr>
        </w:pPrChange>
      </w:pPr>
      <w:ins w:id="445" w:author="Jimmy Duggan" w:date="2015-11-15T20:22:00Z">
        <w:r>
          <w:rPr>
            <w:b/>
          </w:rPr>
          <w:t xml:space="preserve">Public </w:t>
        </w:r>
      </w:ins>
      <w:proofErr w:type="spellStart"/>
      <w:ins w:id="446" w:author="Jimmy Duggan" w:date="2015-11-15T20:10:00Z">
        <w:r w:rsidR="00B50D54">
          <w:rPr>
            <w:b/>
          </w:rPr>
          <w:t>Nullable</w:t>
        </w:r>
      </w:ins>
      <w:proofErr w:type="spellEnd"/>
      <w:ins w:id="447" w:author="Jimmy Duggan" w:date="2015-11-15T20:11:00Z">
        <w:r w:rsidR="00B50D54">
          <w:rPr>
            <w:b/>
          </w:rPr>
          <w:t>&lt;string&gt;</w:t>
        </w:r>
      </w:ins>
      <w:ins w:id="448" w:author="Jimmy Duggan" w:date="2015-11-15T20:00:00Z">
        <w:r w:rsidR="0096020E">
          <w:rPr>
            <w:b/>
          </w:rPr>
          <w:t xml:space="preserve"> </w:t>
        </w:r>
      </w:ins>
      <w:proofErr w:type="spellStart"/>
      <w:ins w:id="449" w:author="Jimmy Duggan" w:date="2015-11-15T20:11:00Z">
        <w:r w:rsidR="00B50D54">
          <w:t>PatientId</w:t>
        </w:r>
      </w:ins>
      <w:proofErr w:type="spellEnd"/>
    </w:p>
    <w:p w:rsidR="0096020E" w:rsidRPr="00E84F72" w:rsidRDefault="00B50D54" w:rsidP="005D60DE">
      <w:pPr>
        <w:pStyle w:val="ListParagraph"/>
        <w:keepNext/>
        <w:keepLines/>
        <w:numPr>
          <w:ilvl w:val="1"/>
          <w:numId w:val="10"/>
        </w:numPr>
        <w:spacing w:after="0" w:line="240" w:lineRule="auto"/>
        <w:rPr>
          <w:ins w:id="450" w:author="Jimmy Duggan" w:date="2015-11-15T20:00:00Z"/>
          <w:b/>
        </w:rPr>
        <w:pPrChange w:id="451" w:author="Jimmy Duggan" w:date="2015-11-15T22:45:00Z">
          <w:pPr>
            <w:pStyle w:val="ListParagraph"/>
            <w:keepNext/>
            <w:keepLines/>
            <w:numPr>
              <w:ilvl w:val="1"/>
              <w:numId w:val="10"/>
            </w:numPr>
            <w:spacing w:after="0" w:line="240" w:lineRule="auto"/>
            <w:ind w:left="2520" w:hanging="360"/>
          </w:pPr>
        </w:pPrChange>
      </w:pPr>
      <w:ins w:id="452" w:author="Jimmy Duggan" w:date="2015-11-15T20:11:00Z">
        <w:r>
          <w:t xml:space="preserve">If the user is a patient this field will be used as a foreign key to the </w:t>
        </w:r>
      </w:ins>
      <w:ins w:id="453" w:author="Jimmy Duggan" w:date="2015-11-15T20:12:00Z">
        <w:r>
          <w:rPr>
            <w:b/>
          </w:rPr>
          <w:t>Patient</w:t>
        </w:r>
        <w:r>
          <w:t xml:space="preserve"> table Id field.</w:t>
        </w:r>
      </w:ins>
      <w:ins w:id="454" w:author="Jimmy Duggan" w:date="2015-11-15T20:00:00Z">
        <w:r w:rsidR="0096020E" w:rsidRPr="00E84F72">
          <w:rPr>
            <w:b/>
          </w:rPr>
          <w:t xml:space="preserve"> </w:t>
        </w:r>
      </w:ins>
    </w:p>
    <w:p w:rsidR="0096020E" w:rsidRDefault="0096020E" w:rsidP="005D60DE">
      <w:pPr>
        <w:pStyle w:val="ListParagraph"/>
        <w:keepNext/>
        <w:keepLines/>
        <w:spacing w:after="0" w:line="240" w:lineRule="auto"/>
        <w:ind w:left="2520"/>
        <w:rPr>
          <w:ins w:id="455" w:author="Jimmy Duggan" w:date="2015-11-15T20:00:00Z"/>
        </w:rPr>
        <w:pPrChange w:id="456" w:author="Jimmy Duggan" w:date="2015-11-15T22:45:00Z">
          <w:pPr>
            <w:pStyle w:val="ListParagraph"/>
            <w:keepNext/>
            <w:keepLines/>
            <w:spacing w:after="0" w:line="240" w:lineRule="auto"/>
            <w:ind w:left="2520"/>
          </w:pPr>
        </w:pPrChange>
      </w:pPr>
    </w:p>
    <w:p w:rsidR="0096020E" w:rsidRDefault="001B00C4" w:rsidP="005D60DE">
      <w:pPr>
        <w:pStyle w:val="ListParagraph"/>
        <w:keepNext/>
        <w:keepLines/>
        <w:numPr>
          <w:ilvl w:val="0"/>
          <w:numId w:val="10"/>
        </w:numPr>
        <w:spacing w:after="0" w:line="240" w:lineRule="auto"/>
        <w:rPr>
          <w:ins w:id="457" w:author="Jimmy Duggan" w:date="2015-11-15T20:00:00Z"/>
        </w:rPr>
        <w:pPrChange w:id="458" w:author="Jimmy Duggan" w:date="2015-11-15T22:45:00Z">
          <w:pPr>
            <w:pStyle w:val="ListParagraph"/>
            <w:keepNext/>
            <w:keepLines/>
            <w:numPr>
              <w:numId w:val="10"/>
            </w:numPr>
            <w:spacing w:after="0" w:line="240" w:lineRule="auto"/>
            <w:ind w:left="1800" w:hanging="360"/>
          </w:pPr>
        </w:pPrChange>
      </w:pPr>
      <w:ins w:id="459" w:author="Jimmy Duggan" w:date="2015-11-15T20:22:00Z">
        <w:r>
          <w:rPr>
            <w:b/>
          </w:rPr>
          <w:t xml:space="preserve">Public </w:t>
        </w:r>
      </w:ins>
      <w:proofErr w:type="spellStart"/>
      <w:ins w:id="460" w:author="Jimmy Duggan" w:date="2015-11-15T20:12:00Z">
        <w:r w:rsidR="00B50D54">
          <w:rPr>
            <w:b/>
          </w:rPr>
          <w:t>Nullable</w:t>
        </w:r>
        <w:proofErr w:type="spellEnd"/>
        <w:r w:rsidR="00B50D54">
          <w:rPr>
            <w:b/>
          </w:rPr>
          <w:t>&lt;</w:t>
        </w:r>
        <w:proofErr w:type="spellStart"/>
        <w:r w:rsidR="00B50D54">
          <w:rPr>
            <w:b/>
          </w:rPr>
          <w:t>int</w:t>
        </w:r>
        <w:proofErr w:type="spellEnd"/>
        <w:r w:rsidR="00B50D54">
          <w:rPr>
            <w:b/>
          </w:rPr>
          <w:t>&gt;</w:t>
        </w:r>
      </w:ins>
      <w:ins w:id="461" w:author="Jimmy Duggan" w:date="2015-11-15T20:00:00Z">
        <w:r w:rsidR="0096020E">
          <w:t xml:space="preserve"> </w:t>
        </w:r>
      </w:ins>
      <w:ins w:id="462" w:author="Jimmy Duggan" w:date="2015-11-15T20:12:00Z">
        <w:r w:rsidR="00B50D54">
          <w:t>Physician</w:t>
        </w:r>
      </w:ins>
    </w:p>
    <w:p w:rsidR="00B50D54" w:rsidRPr="00E84F72" w:rsidRDefault="00B50D54" w:rsidP="005D60DE">
      <w:pPr>
        <w:pStyle w:val="ListParagraph"/>
        <w:keepNext/>
        <w:keepLines/>
        <w:numPr>
          <w:ilvl w:val="1"/>
          <w:numId w:val="10"/>
        </w:numPr>
        <w:spacing w:after="0" w:line="240" w:lineRule="auto"/>
        <w:rPr>
          <w:ins w:id="463" w:author="Jimmy Duggan" w:date="2015-11-15T20:12:00Z"/>
          <w:b/>
        </w:rPr>
        <w:pPrChange w:id="464" w:author="Jimmy Duggan" w:date="2015-11-15T22:45:00Z">
          <w:pPr>
            <w:pStyle w:val="ListParagraph"/>
            <w:keepNext/>
            <w:keepLines/>
            <w:numPr>
              <w:ilvl w:val="1"/>
              <w:numId w:val="10"/>
            </w:numPr>
            <w:spacing w:after="0" w:line="240" w:lineRule="auto"/>
            <w:ind w:left="2520" w:hanging="360"/>
          </w:pPr>
        </w:pPrChange>
      </w:pPr>
      <w:ins w:id="465" w:author="Jimmy Duggan" w:date="2015-11-15T20:12:00Z">
        <w:r>
          <w:t xml:space="preserve">If the user is a </w:t>
        </w:r>
      </w:ins>
      <w:ins w:id="466" w:author="Jimmy Duggan" w:date="2015-11-15T20:13:00Z">
        <w:r>
          <w:t>physician</w:t>
        </w:r>
      </w:ins>
      <w:ins w:id="467" w:author="Jimmy Duggan" w:date="2015-11-15T20:12:00Z">
        <w:r>
          <w:t xml:space="preserve"> this field will be used as a foreign key to the </w:t>
        </w:r>
      </w:ins>
      <w:ins w:id="468" w:author="Jimmy Duggan" w:date="2015-11-15T20:13:00Z">
        <w:r>
          <w:rPr>
            <w:b/>
          </w:rPr>
          <w:t>Physician</w:t>
        </w:r>
      </w:ins>
      <w:ins w:id="469" w:author="Jimmy Duggan" w:date="2015-11-15T20:12:00Z">
        <w:r>
          <w:t xml:space="preserve"> table Id field.</w:t>
        </w:r>
        <w:r w:rsidRPr="00E84F72">
          <w:rPr>
            <w:b/>
          </w:rPr>
          <w:t xml:space="preserve"> </w:t>
        </w:r>
      </w:ins>
    </w:p>
    <w:p w:rsidR="0096020E" w:rsidRDefault="0096020E" w:rsidP="005D60DE">
      <w:pPr>
        <w:pStyle w:val="ListParagraph"/>
        <w:keepNext/>
        <w:keepLines/>
        <w:spacing w:after="0" w:line="240" w:lineRule="auto"/>
        <w:ind w:left="2520"/>
        <w:rPr>
          <w:ins w:id="470" w:author="Jimmy Duggan" w:date="2015-11-15T20:00:00Z"/>
        </w:rPr>
        <w:pPrChange w:id="471" w:author="Jimmy Duggan" w:date="2015-11-15T22:45:00Z">
          <w:pPr>
            <w:pStyle w:val="ListParagraph"/>
            <w:keepNext/>
            <w:keepLines/>
            <w:spacing w:after="0" w:line="240" w:lineRule="auto"/>
            <w:ind w:left="2520"/>
          </w:pPr>
        </w:pPrChange>
      </w:pPr>
    </w:p>
    <w:p w:rsidR="00B50D54" w:rsidRDefault="001B00C4" w:rsidP="005D60DE">
      <w:pPr>
        <w:pStyle w:val="ListParagraph"/>
        <w:keepNext/>
        <w:keepLines/>
        <w:numPr>
          <w:ilvl w:val="0"/>
          <w:numId w:val="10"/>
        </w:numPr>
        <w:spacing w:after="0" w:line="240" w:lineRule="auto"/>
        <w:rPr>
          <w:ins w:id="472" w:author="Jimmy Duggan" w:date="2015-11-15T20:13:00Z"/>
        </w:rPr>
        <w:pPrChange w:id="473" w:author="Jimmy Duggan" w:date="2015-11-15T22:45:00Z">
          <w:pPr>
            <w:pStyle w:val="ListParagraph"/>
            <w:keepNext/>
            <w:keepLines/>
            <w:numPr>
              <w:numId w:val="10"/>
            </w:numPr>
            <w:spacing w:after="0" w:line="240" w:lineRule="auto"/>
            <w:ind w:left="1800" w:hanging="360"/>
          </w:pPr>
        </w:pPrChange>
      </w:pPr>
      <w:ins w:id="474" w:author="Jimmy Duggan" w:date="2015-11-15T20:22:00Z">
        <w:r>
          <w:rPr>
            <w:b/>
          </w:rPr>
          <w:t xml:space="preserve">Public </w:t>
        </w:r>
      </w:ins>
      <w:proofErr w:type="spellStart"/>
      <w:ins w:id="475" w:author="Jimmy Duggan" w:date="2015-11-15T20:13:00Z">
        <w:r w:rsidR="00B50D54">
          <w:rPr>
            <w:b/>
          </w:rPr>
          <w:t>Nullable</w:t>
        </w:r>
        <w:proofErr w:type="spellEnd"/>
        <w:r w:rsidR="00B50D54">
          <w:rPr>
            <w:b/>
          </w:rPr>
          <w:t>&lt;</w:t>
        </w:r>
        <w:proofErr w:type="spellStart"/>
        <w:r w:rsidR="00B50D54">
          <w:rPr>
            <w:b/>
          </w:rPr>
          <w:t>int</w:t>
        </w:r>
        <w:proofErr w:type="spellEnd"/>
        <w:r w:rsidR="00B50D54">
          <w:rPr>
            <w:b/>
          </w:rPr>
          <w:t>&gt;</w:t>
        </w:r>
        <w:r w:rsidR="00B50D54">
          <w:t xml:space="preserve"> </w:t>
        </w:r>
        <w:proofErr w:type="spellStart"/>
        <w:r w:rsidR="00B50D54">
          <w:t>ExperimentManager</w:t>
        </w:r>
        <w:proofErr w:type="spellEnd"/>
      </w:ins>
    </w:p>
    <w:p w:rsidR="00B50D54" w:rsidRPr="00E84F72" w:rsidRDefault="00B50D54" w:rsidP="005D60DE">
      <w:pPr>
        <w:pStyle w:val="ListParagraph"/>
        <w:keepNext/>
        <w:keepLines/>
        <w:numPr>
          <w:ilvl w:val="1"/>
          <w:numId w:val="10"/>
        </w:numPr>
        <w:spacing w:after="0" w:line="240" w:lineRule="auto"/>
        <w:rPr>
          <w:ins w:id="476" w:author="Jimmy Duggan" w:date="2015-11-15T20:13:00Z"/>
          <w:b/>
        </w:rPr>
        <w:pPrChange w:id="477" w:author="Jimmy Duggan" w:date="2015-11-15T22:45:00Z">
          <w:pPr>
            <w:pStyle w:val="ListParagraph"/>
            <w:keepNext/>
            <w:keepLines/>
            <w:numPr>
              <w:ilvl w:val="1"/>
              <w:numId w:val="10"/>
            </w:numPr>
            <w:spacing w:after="0" w:line="240" w:lineRule="auto"/>
            <w:ind w:left="2520" w:hanging="360"/>
          </w:pPr>
        </w:pPrChange>
      </w:pPr>
      <w:ins w:id="478" w:author="Jimmy Duggan" w:date="2015-11-15T20:13:00Z">
        <w:r>
          <w:t xml:space="preserve">If the user is </w:t>
        </w:r>
        <w:proofErr w:type="spellStart"/>
        <w:proofErr w:type="gramStart"/>
        <w:r>
          <w:t>a</w:t>
        </w:r>
        <w:proofErr w:type="spellEnd"/>
        <w:proofErr w:type="gramEnd"/>
        <w:r>
          <w:t xml:space="preserve"> </w:t>
        </w:r>
        <w:r>
          <w:t>experiment manager</w:t>
        </w:r>
        <w:r>
          <w:t xml:space="preserve"> this field will be used as a foreign key to the </w:t>
        </w:r>
        <w:proofErr w:type="spellStart"/>
        <w:r w:rsidRPr="00B50D54">
          <w:rPr>
            <w:b/>
            <w:rPrChange w:id="479" w:author="Jimmy Duggan" w:date="2015-11-15T20:13:00Z">
              <w:rPr/>
            </w:rPrChange>
          </w:rPr>
          <w:t>ExperimentManager</w:t>
        </w:r>
        <w:proofErr w:type="spellEnd"/>
        <w:r>
          <w:t xml:space="preserve"> </w:t>
        </w:r>
        <w:r>
          <w:t>table Id field.</w:t>
        </w:r>
        <w:r w:rsidRPr="00E84F72">
          <w:rPr>
            <w:b/>
          </w:rPr>
          <w:t xml:space="preserve"> </w:t>
        </w:r>
      </w:ins>
    </w:p>
    <w:p w:rsidR="0096020E" w:rsidRDefault="0096020E" w:rsidP="005D60DE">
      <w:pPr>
        <w:pStyle w:val="ListParagraph"/>
        <w:keepNext/>
        <w:keepLines/>
        <w:spacing w:after="0" w:line="240" w:lineRule="auto"/>
        <w:ind w:left="1800"/>
        <w:rPr>
          <w:ins w:id="480" w:author="Jimmy Duggan" w:date="2015-11-15T20:00:00Z"/>
        </w:rPr>
        <w:pPrChange w:id="481" w:author="Jimmy Duggan" w:date="2015-11-15T22:45:00Z">
          <w:pPr>
            <w:pStyle w:val="ListParagraph"/>
            <w:keepNext/>
            <w:keepLines/>
            <w:spacing w:after="0" w:line="240" w:lineRule="auto"/>
            <w:ind w:left="1800"/>
          </w:pPr>
        </w:pPrChange>
      </w:pPr>
    </w:p>
    <w:p w:rsidR="0096020E" w:rsidRDefault="001B00C4" w:rsidP="005D60DE">
      <w:pPr>
        <w:pStyle w:val="ListParagraph"/>
        <w:keepNext/>
        <w:keepLines/>
        <w:numPr>
          <w:ilvl w:val="0"/>
          <w:numId w:val="10"/>
        </w:numPr>
        <w:spacing w:after="0" w:line="240" w:lineRule="auto"/>
        <w:rPr>
          <w:ins w:id="482" w:author="Jimmy Duggan" w:date="2015-11-15T20:00:00Z"/>
        </w:rPr>
        <w:pPrChange w:id="483" w:author="Jimmy Duggan" w:date="2015-11-15T22:45:00Z">
          <w:pPr>
            <w:pStyle w:val="ListParagraph"/>
            <w:keepNext/>
            <w:keepLines/>
            <w:numPr>
              <w:numId w:val="10"/>
            </w:numPr>
            <w:spacing w:after="0" w:line="240" w:lineRule="auto"/>
            <w:ind w:left="1800" w:hanging="360"/>
          </w:pPr>
        </w:pPrChange>
      </w:pPr>
      <w:ins w:id="484" w:author="Jimmy Duggan" w:date="2015-11-15T20:22:00Z">
        <w:r>
          <w:rPr>
            <w:b/>
          </w:rPr>
          <w:t xml:space="preserve">Public </w:t>
        </w:r>
      </w:ins>
      <w:ins w:id="485" w:author="Jimmy Duggan" w:date="2015-11-15T20:20:00Z">
        <w:r>
          <w:rPr>
            <w:b/>
          </w:rPr>
          <w:t xml:space="preserve">virtual </w:t>
        </w:r>
        <w:proofErr w:type="spellStart"/>
        <w:r>
          <w:rPr>
            <w:b/>
          </w:rPr>
          <w:t>AspNet</w:t>
        </w:r>
      </w:ins>
      <w:ins w:id="486" w:author="Jimmy Duggan" w:date="2015-11-15T20:14:00Z">
        <w:r w:rsidR="00B50D54">
          <w:rPr>
            <w:b/>
          </w:rPr>
          <w:t>Role</w:t>
        </w:r>
      </w:ins>
      <w:proofErr w:type="spellEnd"/>
      <w:ins w:id="487" w:author="Jimmy Duggan" w:date="2015-11-15T20:00:00Z">
        <w:r w:rsidR="0096020E">
          <w:t xml:space="preserve"> </w:t>
        </w:r>
      </w:ins>
      <w:proofErr w:type="spellStart"/>
      <w:ins w:id="488" w:author="Jimmy Duggan" w:date="2015-11-15T20:20:00Z">
        <w:r>
          <w:t>AspNetRoles</w:t>
        </w:r>
      </w:ins>
      <w:proofErr w:type="spellEnd"/>
    </w:p>
    <w:p w:rsidR="0096020E" w:rsidRPr="00441BE1" w:rsidRDefault="001B00C4" w:rsidP="005D60DE">
      <w:pPr>
        <w:pStyle w:val="ListParagraph"/>
        <w:keepNext/>
        <w:keepLines/>
        <w:numPr>
          <w:ilvl w:val="1"/>
          <w:numId w:val="10"/>
        </w:numPr>
        <w:spacing w:after="0" w:line="240" w:lineRule="auto"/>
        <w:rPr>
          <w:ins w:id="489" w:author="Jimmy Duggan" w:date="2015-11-15T20:00:00Z"/>
        </w:rPr>
        <w:pPrChange w:id="490" w:author="Jimmy Duggan" w:date="2015-11-15T22:45:00Z">
          <w:pPr>
            <w:pStyle w:val="ListParagraph"/>
            <w:keepNext/>
            <w:keepLines/>
            <w:numPr>
              <w:ilvl w:val="1"/>
              <w:numId w:val="10"/>
            </w:numPr>
            <w:spacing w:after="0" w:line="240" w:lineRule="auto"/>
            <w:ind w:left="2520" w:hanging="360"/>
          </w:pPr>
        </w:pPrChange>
      </w:pPr>
      <w:ins w:id="491" w:author="Jimmy Duggan" w:date="2015-11-15T20:21:00Z">
        <w:r>
          <w:t xml:space="preserve">Link to the user role in the </w:t>
        </w:r>
        <w:proofErr w:type="spellStart"/>
        <w:r w:rsidRPr="001B00C4">
          <w:rPr>
            <w:b/>
            <w:rPrChange w:id="492" w:author="Jimmy Duggan" w:date="2015-11-15T20:21:00Z">
              <w:rPr/>
            </w:rPrChange>
          </w:rPr>
          <w:t>AspNetRole</w:t>
        </w:r>
        <w:proofErr w:type="spellEnd"/>
        <w:r>
          <w:t xml:space="preserve"> table</w:t>
        </w:r>
      </w:ins>
      <w:ins w:id="493" w:author="Jimmy Duggan" w:date="2015-11-15T20:00:00Z">
        <w:r w:rsidR="0096020E">
          <w:t xml:space="preserve"> </w:t>
        </w:r>
      </w:ins>
    </w:p>
    <w:p w:rsidR="0096020E" w:rsidRPr="00F82B86" w:rsidRDefault="0096020E" w:rsidP="005D60DE">
      <w:pPr>
        <w:pStyle w:val="ListParagraph"/>
        <w:keepNext/>
        <w:keepLines/>
        <w:spacing w:after="0" w:line="240" w:lineRule="auto"/>
        <w:ind w:left="2520"/>
        <w:rPr>
          <w:ins w:id="494" w:author="Jimmy Duggan" w:date="2015-11-15T20:00:00Z"/>
        </w:rPr>
        <w:pPrChange w:id="495" w:author="Jimmy Duggan" w:date="2015-11-15T22:45:00Z">
          <w:pPr>
            <w:pStyle w:val="ListParagraph"/>
            <w:keepNext/>
            <w:keepLines/>
            <w:spacing w:after="0" w:line="240" w:lineRule="auto"/>
            <w:ind w:left="2520"/>
          </w:pPr>
        </w:pPrChange>
      </w:pPr>
    </w:p>
    <w:p w:rsidR="0096020E" w:rsidRDefault="0096020E" w:rsidP="005D60DE">
      <w:pPr>
        <w:keepNext/>
        <w:keepLines/>
        <w:spacing w:after="0" w:line="240" w:lineRule="auto"/>
        <w:ind w:firstLine="720"/>
        <w:rPr>
          <w:ins w:id="496" w:author="Jimmy Duggan" w:date="2015-11-15T20:00:00Z"/>
          <w:b/>
        </w:rPr>
        <w:pPrChange w:id="497" w:author="Jimmy Duggan" w:date="2015-11-15T22:45:00Z">
          <w:pPr>
            <w:keepNext/>
            <w:keepLines/>
            <w:spacing w:after="0" w:line="240" w:lineRule="auto"/>
            <w:ind w:firstLine="720"/>
          </w:pPr>
        </w:pPrChange>
      </w:pPr>
      <w:ins w:id="498" w:author="Jimmy Duggan" w:date="2015-11-15T20:00:00Z">
        <w:r>
          <w:rPr>
            <w:b/>
          </w:rPr>
          <w:t>Operations:</w:t>
        </w:r>
      </w:ins>
    </w:p>
    <w:p w:rsidR="0096020E" w:rsidRDefault="0096020E" w:rsidP="005D60DE">
      <w:pPr>
        <w:pStyle w:val="ListParagraph"/>
        <w:keepNext/>
        <w:keepLines/>
        <w:numPr>
          <w:ilvl w:val="0"/>
          <w:numId w:val="7"/>
        </w:numPr>
        <w:spacing w:after="0" w:line="240" w:lineRule="auto"/>
        <w:rPr>
          <w:ins w:id="499" w:author="Jimmy Duggan" w:date="2015-11-15T20:00:00Z"/>
        </w:rPr>
        <w:pPrChange w:id="500" w:author="Jimmy Duggan" w:date="2015-11-15T22:45:00Z">
          <w:pPr>
            <w:pStyle w:val="ListParagraph"/>
            <w:keepNext/>
            <w:keepLines/>
            <w:numPr>
              <w:numId w:val="7"/>
            </w:numPr>
            <w:spacing w:after="0" w:line="240" w:lineRule="auto"/>
            <w:ind w:left="1800" w:hanging="360"/>
          </w:pPr>
        </w:pPrChange>
      </w:pPr>
      <w:ins w:id="501" w:author="Jimmy Duggan" w:date="2015-11-15T20:00:00Z">
        <w:r w:rsidRPr="00484ED5">
          <w:t>Sets and gets for all attributes.</w:t>
        </w:r>
      </w:ins>
    </w:p>
    <w:p w:rsidR="0096020E" w:rsidRDefault="0096020E" w:rsidP="005D60DE">
      <w:pPr>
        <w:pStyle w:val="ListParagraph"/>
        <w:keepNext/>
        <w:keepLines/>
        <w:spacing w:after="0" w:line="240" w:lineRule="auto"/>
        <w:ind w:left="1800"/>
        <w:rPr>
          <w:ins w:id="502" w:author="Jimmy Duggan" w:date="2015-11-15T20:00:00Z"/>
        </w:rPr>
        <w:pPrChange w:id="503" w:author="Jimmy Duggan" w:date="2015-11-15T22:45:00Z">
          <w:pPr>
            <w:pStyle w:val="ListParagraph"/>
            <w:keepNext/>
            <w:keepLines/>
            <w:spacing w:after="0" w:line="240" w:lineRule="auto"/>
            <w:ind w:left="1800"/>
          </w:pPr>
        </w:pPrChange>
      </w:pPr>
    </w:p>
    <w:p w:rsidR="0096020E" w:rsidRDefault="0096020E" w:rsidP="005D60DE">
      <w:pPr>
        <w:keepNext/>
        <w:keepLines/>
        <w:spacing w:after="0" w:line="240" w:lineRule="auto"/>
        <w:ind w:left="720"/>
        <w:rPr>
          <w:ins w:id="504" w:author="Jimmy Duggan" w:date="2015-11-15T20:00:00Z"/>
          <w:b/>
        </w:rPr>
        <w:pPrChange w:id="505" w:author="Jimmy Duggan" w:date="2015-11-15T22:45:00Z">
          <w:pPr>
            <w:keepNext/>
            <w:keepLines/>
            <w:spacing w:after="0" w:line="240" w:lineRule="auto"/>
            <w:ind w:left="720"/>
          </w:pPr>
        </w:pPrChange>
      </w:pPr>
      <w:ins w:id="506" w:author="Jimmy Duggan" w:date="2015-11-15T20:00:00Z">
        <w:r>
          <w:rPr>
            <w:b/>
          </w:rPr>
          <w:t>Constructors:</w:t>
        </w:r>
      </w:ins>
    </w:p>
    <w:p w:rsidR="0096020E" w:rsidRPr="00E84F72" w:rsidRDefault="0096020E" w:rsidP="005D60DE">
      <w:pPr>
        <w:pStyle w:val="ListParagraph"/>
        <w:keepNext/>
        <w:keepLines/>
        <w:numPr>
          <w:ilvl w:val="0"/>
          <w:numId w:val="14"/>
        </w:numPr>
        <w:spacing w:after="0" w:line="240" w:lineRule="auto"/>
        <w:rPr>
          <w:ins w:id="507" w:author="Jimmy Duggan" w:date="2015-11-15T20:00:00Z"/>
          <w:b/>
        </w:rPr>
        <w:pPrChange w:id="508" w:author="Jimmy Duggan" w:date="2015-11-15T22:45:00Z">
          <w:pPr>
            <w:pStyle w:val="ListParagraph"/>
            <w:keepNext/>
            <w:keepLines/>
            <w:numPr>
              <w:numId w:val="14"/>
            </w:numPr>
            <w:spacing w:after="0" w:line="240" w:lineRule="auto"/>
            <w:ind w:left="1800" w:hanging="360"/>
          </w:pPr>
        </w:pPrChange>
      </w:pPr>
      <w:ins w:id="509" w:author="Jimmy Duggan" w:date="2015-11-15T20:00:00Z">
        <w:r>
          <w:rPr>
            <w:b/>
          </w:rPr>
          <w:t xml:space="preserve">Public </w:t>
        </w:r>
      </w:ins>
      <w:proofErr w:type="spellStart"/>
      <w:ins w:id="510" w:author="Jimmy Duggan" w:date="2015-11-15T20:21:00Z">
        <w:r w:rsidR="001B00C4">
          <w:t>AspNetUser</w:t>
        </w:r>
      </w:ins>
      <w:proofErr w:type="spellEnd"/>
      <w:ins w:id="511" w:author="Jimmy Duggan" w:date="2015-11-15T20:00:00Z">
        <w:r>
          <w:t>()</w:t>
        </w:r>
      </w:ins>
    </w:p>
    <w:p w:rsidR="0096020E" w:rsidRPr="00E84F72" w:rsidRDefault="0096020E" w:rsidP="005D60DE">
      <w:pPr>
        <w:pStyle w:val="ListParagraph"/>
        <w:keepNext/>
        <w:keepLines/>
        <w:numPr>
          <w:ilvl w:val="1"/>
          <w:numId w:val="14"/>
        </w:numPr>
        <w:spacing w:after="0" w:line="240" w:lineRule="auto"/>
        <w:rPr>
          <w:ins w:id="512" w:author="Jimmy Duggan" w:date="2015-11-15T20:00:00Z"/>
          <w:b/>
        </w:rPr>
        <w:pPrChange w:id="513" w:author="Jimmy Duggan" w:date="2015-11-15T22:45:00Z">
          <w:pPr>
            <w:pStyle w:val="ListParagraph"/>
            <w:keepNext/>
            <w:keepLines/>
            <w:numPr>
              <w:ilvl w:val="1"/>
              <w:numId w:val="14"/>
            </w:numPr>
            <w:spacing w:after="0" w:line="240" w:lineRule="auto"/>
            <w:ind w:left="2520" w:hanging="360"/>
          </w:pPr>
        </w:pPrChange>
      </w:pPr>
      <w:ins w:id="514" w:author="Jimmy Duggan" w:date="2015-11-15T20:00:00Z">
        <w:r>
          <w:t>Default constructor</w:t>
        </w:r>
      </w:ins>
    </w:p>
    <w:p w:rsidR="0096020E" w:rsidRDefault="0096020E" w:rsidP="005D60DE">
      <w:pPr>
        <w:keepNext/>
        <w:keepLines/>
        <w:spacing w:after="0" w:line="240" w:lineRule="auto"/>
        <w:pPrChange w:id="515" w:author="Jimmy Duggan" w:date="2015-11-15T22:45:00Z">
          <w:pPr>
            <w:pStyle w:val="ListParagraph"/>
            <w:keepNext/>
            <w:keepLines/>
            <w:numPr>
              <w:numId w:val="7"/>
            </w:numPr>
            <w:spacing w:after="0" w:line="240" w:lineRule="auto"/>
            <w:ind w:left="1800" w:hanging="360"/>
          </w:pPr>
        </w:pPrChange>
      </w:pPr>
    </w:p>
    <w:p w:rsidR="00282662" w:rsidRPr="0084672C" w:rsidRDefault="00282662" w:rsidP="005D60DE">
      <w:pPr>
        <w:pStyle w:val="Heading4"/>
        <w:keepNext/>
        <w:keepLines/>
        <w:rPr>
          <w:ins w:id="516" w:author="Jimmy Duggan" w:date="2015-11-15T18:49:00Z"/>
        </w:rPr>
        <w:pPrChange w:id="517" w:author="Jimmy Duggan" w:date="2015-11-15T22:45:00Z">
          <w:pPr>
            <w:pStyle w:val="Heading4"/>
            <w:keepNext/>
            <w:keepLines/>
          </w:pPr>
        </w:pPrChange>
      </w:pPr>
      <w:ins w:id="518" w:author="Jimmy Duggan" w:date="2015-11-15T18:49:00Z">
        <w:r>
          <w:t>Patient</w:t>
        </w:r>
      </w:ins>
    </w:p>
    <w:p w:rsidR="00282662" w:rsidRPr="00282662" w:rsidRDefault="00282662" w:rsidP="005D60DE">
      <w:pPr>
        <w:keepNext/>
        <w:keepLines/>
        <w:rPr>
          <w:ins w:id="519" w:author="Jimmy Duggan" w:date="2015-11-15T18:49:00Z"/>
          <w:rPrChange w:id="520" w:author="Jimmy Duggan" w:date="2015-11-15T18:50:00Z">
            <w:rPr>
              <w:ins w:id="521" w:author="Jimmy Duggan" w:date="2015-11-15T18:49:00Z"/>
            </w:rPr>
          </w:rPrChange>
        </w:rPr>
        <w:pPrChange w:id="522" w:author="Jimmy Duggan" w:date="2015-11-15T22:45:00Z">
          <w:pPr>
            <w:keepNext/>
            <w:keepLines/>
          </w:pPr>
        </w:pPrChange>
      </w:pPr>
      <w:ins w:id="523" w:author="Jimmy Duggan" w:date="2015-11-15T18:49:00Z">
        <w:r w:rsidRPr="00F82B86">
          <w:t>T</w:t>
        </w:r>
        <w:r>
          <w:t>his</w:t>
        </w:r>
        <w:r w:rsidRPr="00F82B86">
          <w:t xml:space="preserve"> clas</w:t>
        </w:r>
        <w:r>
          <w:t xml:space="preserve">s describes the attributes and construction of a </w:t>
        </w:r>
        <w:r>
          <w:rPr>
            <w:b/>
          </w:rPr>
          <w:t>Patient</w:t>
        </w:r>
      </w:ins>
      <w:ins w:id="524" w:author="Jimmy Duggan" w:date="2015-11-15T18:50:00Z">
        <w:r>
          <w:t xml:space="preserve"> </w:t>
        </w:r>
      </w:ins>
      <w:ins w:id="525" w:author="Jimmy Duggan" w:date="2015-11-15T21:51:00Z">
        <w:r w:rsidR="006401A4">
          <w:t xml:space="preserve">user </w:t>
        </w:r>
      </w:ins>
      <w:ins w:id="526" w:author="Jimmy Duggan" w:date="2015-11-15T18:50:00Z">
        <w:r>
          <w:t xml:space="preserve">object.  </w:t>
        </w:r>
      </w:ins>
    </w:p>
    <w:p w:rsidR="00282662" w:rsidRPr="00F63F13" w:rsidRDefault="00282662" w:rsidP="005D60DE">
      <w:pPr>
        <w:keepNext/>
        <w:keepLines/>
        <w:spacing w:after="0" w:line="360" w:lineRule="auto"/>
        <w:rPr>
          <w:ins w:id="527" w:author="Jimmy Duggan" w:date="2015-11-15T18:49:00Z"/>
          <w:b/>
        </w:rPr>
        <w:pPrChange w:id="528" w:author="Jimmy Duggan" w:date="2015-11-15T22:45:00Z">
          <w:pPr>
            <w:keepNext/>
            <w:keepLines/>
            <w:spacing w:after="0" w:line="360" w:lineRule="auto"/>
          </w:pPr>
        </w:pPrChange>
      </w:pPr>
      <w:ins w:id="529" w:author="Jimmy Duggan" w:date="2015-11-15T18:49:00Z">
        <w:r>
          <w:rPr>
            <w:b/>
          </w:rPr>
          <w:t>&lt;&lt;Entity&gt;&gt;</w:t>
        </w:r>
      </w:ins>
    </w:p>
    <w:p w:rsidR="00282662" w:rsidRPr="00F82B86" w:rsidRDefault="00282662" w:rsidP="005D60DE">
      <w:pPr>
        <w:keepNext/>
        <w:keepLines/>
        <w:spacing w:after="0" w:line="240" w:lineRule="auto"/>
        <w:ind w:firstLine="720"/>
        <w:rPr>
          <w:ins w:id="530" w:author="Jimmy Duggan" w:date="2015-11-15T18:49:00Z"/>
        </w:rPr>
        <w:pPrChange w:id="531" w:author="Jimmy Duggan" w:date="2015-11-15T22:45:00Z">
          <w:pPr>
            <w:keepNext/>
            <w:keepLines/>
            <w:spacing w:after="0" w:line="240" w:lineRule="auto"/>
            <w:ind w:firstLine="720"/>
          </w:pPr>
        </w:pPrChange>
      </w:pPr>
      <w:ins w:id="532" w:author="Jimmy Duggan" w:date="2015-11-15T18:49:00Z">
        <w:r>
          <w:rPr>
            <w:b/>
          </w:rPr>
          <w:t>Attributes:</w:t>
        </w:r>
      </w:ins>
    </w:p>
    <w:p w:rsidR="00282662" w:rsidRPr="00F82B86" w:rsidRDefault="00282662" w:rsidP="005D60DE">
      <w:pPr>
        <w:pStyle w:val="ListParagraph"/>
        <w:keepNext/>
        <w:keepLines/>
        <w:spacing w:after="0" w:line="240" w:lineRule="auto"/>
        <w:ind w:left="2520"/>
        <w:rPr>
          <w:ins w:id="533" w:author="Jimmy Duggan" w:date="2015-11-15T18:49:00Z"/>
        </w:rPr>
        <w:pPrChange w:id="534" w:author="Jimmy Duggan" w:date="2015-11-15T22:45:00Z">
          <w:pPr>
            <w:pStyle w:val="ListParagraph"/>
            <w:keepNext/>
            <w:keepLines/>
            <w:spacing w:after="0" w:line="240" w:lineRule="auto"/>
            <w:ind w:left="2520"/>
          </w:pPr>
        </w:pPrChange>
      </w:pPr>
    </w:p>
    <w:p w:rsidR="00282662" w:rsidRPr="00F82B86" w:rsidRDefault="001B00C4" w:rsidP="005D60DE">
      <w:pPr>
        <w:pStyle w:val="ListParagraph"/>
        <w:keepNext/>
        <w:keepLines/>
        <w:numPr>
          <w:ilvl w:val="0"/>
          <w:numId w:val="10"/>
        </w:numPr>
        <w:spacing w:after="0" w:line="240" w:lineRule="auto"/>
        <w:rPr>
          <w:ins w:id="535" w:author="Jimmy Duggan" w:date="2015-11-15T18:49:00Z"/>
        </w:rPr>
        <w:pPrChange w:id="536" w:author="Jimmy Duggan" w:date="2015-11-15T22:45:00Z">
          <w:pPr>
            <w:pStyle w:val="ListParagraph"/>
            <w:keepNext/>
            <w:keepLines/>
            <w:numPr>
              <w:numId w:val="10"/>
            </w:numPr>
            <w:spacing w:after="0" w:line="240" w:lineRule="auto"/>
            <w:ind w:left="1800" w:hanging="360"/>
          </w:pPr>
        </w:pPrChange>
      </w:pPr>
      <w:ins w:id="537" w:author="Jimmy Duggan" w:date="2015-11-15T20:23:00Z">
        <w:r>
          <w:rPr>
            <w:b/>
          </w:rPr>
          <w:t xml:space="preserve">Public </w:t>
        </w:r>
      </w:ins>
      <w:ins w:id="538" w:author="Jimmy Duggan" w:date="2015-11-15T18:50:00Z">
        <w:r w:rsidR="00282662">
          <w:rPr>
            <w:b/>
          </w:rPr>
          <w:t xml:space="preserve">string </w:t>
        </w:r>
        <w:r w:rsidR="00282662" w:rsidRPr="00282662">
          <w:rPr>
            <w:rPrChange w:id="539" w:author="Jimmy Duggan" w:date="2015-11-15T18:55:00Z">
              <w:rPr>
                <w:b/>
              </w:rPr>
            </w:rPrChange>
          </w:rPr>
          <w:t>Id</w:t>
        </w:r>
      </w:ins>
    </w:p>
    <w:p w:rsidR="00282662" w:rsidRDefault="00282662" w:rsidP="005D60DE">
      <w:pPr>
        <w:pStyle w:val="ListParagraph"/>
        <w:keepNext/>
        <w:keepLines/>
        <w:numPr>
          <w:ilvl w:val="1"/>
          <w:numId w:val="10"/>
        </w:numPr>
        <w:spacing w:after="0" w:line="240" w:lineRule="auto"/>
        <w:rPr>
          <w:ins w:id="540" w:author="Jimmy Duggan" w:date="2015-11-15T18:49:00Z"/>
        </w:rPr>
        <w:pPrChange w:id="541" w:author="Jimmy Duggan" w:date="2015-11-15T22:45:00Z">
          <w:pPr>
            <w:pStyle w:val="ListParagraph"/>
            <w:keepNext/>
            <w:keepLines/>
            <w:numPr>
              <w:ilvl w:val="1"/>
              <w:numId w:val="10"/>
            </w:numPr>
            <w:spacing w:after="0" w:line="240" w:lineRule="auto"/>
            <w:ind w:left="2520" w:hanging="360"/>
          </w:pPr>
        </w:pPrChange>
      </w:pPr>
      <w:ins w:id="542" w:author="Jimmy Duggan" w:date="2015-11-15T18:50:00Z">
        <w:r>
          <w:t>Unique patient id created by the patien</w:t>
        </w:r>
      </w:ins>
      <w:ins w:id="543" w:author="Jimmy Duggan" w:date="2015-11-15T18:51:00Z">
        <w:r>
          <w:t>t’s physician used to identify their patients.</w:t>
        </w:r>
      </w:ins>
    </w:p>
    <w:p w:rsidR="00282662" w:rsidRPr="00F82B86" w:rsidRDefault="00282662" w:rsidP="005D60DE">
      <w:pPr>
        <w:pStyle w:val="ListParagraph"/>
        <w:keepNext/>
        <w:keepLines/>
        <w:spacing w:after="0" w:line="240" w:lineRule="auto"/>
        <w:ind w:left="2520"/>
        <w:rPr>
          <w:ins w:id="544" w:author="Jimmy Duggan" w:date="2015-11-15T18:49:00Z"/>
        </w:rPr>
        <w:pPrChange w:id="545" w:author="Jimmy Duggan" w:date="2015-11-15T22:45:00Z">
          <w:pPr>
            <w:pStyle w:val="ListParagraph"/>
            <w:keepNext/>
            <w:keepLines/>
            <w:spacing w:after="0" w:line="240" w:lineRule="auto"/>
            <w:ind w:left="2520"/>
          </w:pPr>
        </w:pPrChange>
      </w:pPr>
    </w:p>
    <w:p w:rsidR="00282662" w:rsidRPr="00F82B86" w:rsidRDefault="001B00C4" w:rsidP="005D60DE">
      <w:pPr>
        <w:pStyle w:val="ListParagraph"/>
        <w:keepNext/>
        <w:keepLines/>
        <w:numPr>
          <w:ilvl w:val="0"/>
          <w:numId w:val="10"/>
        </w:numPr>
        <w:spacing w:after="0" w:line="240" w:lineRule="auto"/>
        <w:rPr>
          <w:ins w:id="546" w:author="Jimmy Duggan" w:date="2015-11-15T18:49:00Z"/>
        </w:rPr>
        <w:pPrChange w:id="547" w:author="Jimmy Duggan" w:date="2015-11-15T22:45:00Z">
          <w:pPr>
            <w:pStyle w:val="ListParagraph"/>
            <w:keepNext/>
            <w:keepLines/>
            <w:numPr>
              <w:numId w:val="10"/>
            </w:numPr>
            <w:spacing w:after="0" w:line="240" w:lineRule="auto"/>
            <w:ind w:left="1800" w:hanging="360"/>
          </w:pPr>
        </w:pPrChange>
      </w:pPr>
      <w:ins w:id="548" w:author="Jimmy Duggan" w:date="2015-11-15T20:23:00Z">
        <w:r>
          <w:rPr>
            <w:b/>
          </w:rPr>
          <w:t xml:space="preserve">Public </w:t>
        </w:r>
      </w:ins>
      <w:proofErr w:type="spellStart"/>
      <w:ins w:id="549" w:author="Jimmy Duggan" w:date="2015-11-15T18:55:00Z">
        <w:r w:rsidR="00282662">
          <w:rPr>
            <w:b/>
          </w:rPr>
          <w:t>int</w:t>
        </w:r>
      </w:ins>
      <w:proofErr w:type="spellEnd"/>
      <w:ins w:id="550" w:author="Jimmy Duggan" w:date="2015-11-15T18:49:00Z">
        <w:r w:rsidR="00282662" w:rsidRPr="00F82B86">
          <w:t xml:space="preserve"> </w:t>
        </w:r>
      </w:ins>
      <w:ins w:id="551" w:author="Jimmy Duggan" w:date="2015-11-15T18:55:00Z">
        <w:r w:rsidR="00282662">
          <w:t>Age</w:t>
        </w:r>
      </w:ins>
    </w:p>
    <w:p w:rsidR="00282662" w:rsidRDefault="0078229C" w:rsidP="005D60DE">
      <w:pPr>
        <w:pStyle w:val="ListParagraph"/>
        <w:keepNext/>
        <w:keepLines/>
        <w:numPr>
          <w:ilvl w:val="1"/>
          <w:numId w:val="10"/>
        </w:numPr>
        <w:spacing w:after="0" w:line="240" w:lineRule="auto"/>
        <w:rPr>
          <w:ins w:id="552" w:author="Jimmy Duggan" w:date="2015-11-15T19:21:00Z"/>
        </w:rPr>
        <w:pPrChange w:id="553" w:author="Jimmy Duggan" w:date="2015-11-15T22:45:00Z">
          <w:pPr>
            <w:pStyle w:val="ListParagraph"/>
            <w:keepNext/>
            <w:keepLines/>
            <w:numPr>
              <w:ilvl w:val="1"/>
              <w:numId w:val="10"/>
            </w:numPr>
            <w:spacing w:after="0" w:line="240" w:lineRule="auto"/>
            <w:ind w:left="2520" w:hanging="360"/>
          </w:pPr>
        </w:pPrChange>
      </w:pPr>
      <w:ins w:id="554" w:author="Jimmy Duggan" w:date="2015-11-15T18:59:00Z">
        <w:r>
          <w:t>The age of the patient.</w:t>
        </w:r>
      </w:ins>
    </w:p>
    <w:p w:rsidR="0007275F" w:rsidRDefault="0007275F" w:rsidP="005D60DE">
      <w:pPr>
        <w:pStyle w:val="ListParagraph"/>
        <w:keepNext/>
        <w:keepLines/>
        <w:spacing w:after="0" w:line="240" w:lineRule="auto"/>
        <w:ind w:left="2520"/>
        <w:rPr>
          <w:ins w:id="555" w:author="Jimmy Duggan" w:date="2015-11-15T19:21:00Z"/>
        </w:rPr>
        <w:pPrChange w:id="556" w:author="Jimmy Duggan" w:date="2015-11-15T22:45:00Z">
          <w:pPr>
            <w:pStyle w:val="ListParagraph"/>
            <w:keepNext/>
            <w:keepLines/>
            <w:numPr>
              <w:ilvl w:val="1"/>
              <w:numId w:val="10"/>
            </w:numPr>
            <w:spacing w:after="0" w:line="240" w:lineRule="auto"/>
            <w:ind w:left="2520" w:hanging="360"/>
          </w:pPr>
        </w:pPrChange>
      </w:pPr>
    </w:p>
    <w:p w:rsidR="0007275F" w:rsidRDefault="001B00C4" w:rsidP="005D60DE">
      <w:pPr>
        <w:pStyle w:val="ListParagraph"/>
        <w:keepNext/>
        <w:keepLines/>
        <w:numPr>
          <w:ilvl w:val="0"/>
          <w:numId w:val="10"/>
        </w:numPr>
        <w:spacing w:after="0" w:line="240" w:lineRule="auto"/>
        <w:rPr>
          <w:ins w:id="557" w:author="Jimmy Duggan" w:date="2015-11-15T19:21:00Z"/>
        </w:rPr>
        <w:pPrChange w:id="558" w:author="Jimmy Duggan" w:date="2015-11-15T22:45:00Z">
          <w:pPr>
            <w:pStyle w:val="ListParagraph"/>
            <w:keepNext/>
            <w:keepLines/>
            <w:numPr>
              <w:numId w:val="10"/>
            </w:numPr>
            <w:spacing w:after="0" w:line="240" w:lineRule="auto"/>
            <w:ind w:left="1800" w:hanging="360"/>
          </w:pPr>
        </w:pPrChange>
      </w:pPr>
      <w:ins w:id="559" w:author="Jimmy Duggan" w:date="2015-11-15T20:23:00Z">
        <w:r>
          <w:rPr>
            <w:b/>
          </w:rPr>
          <w:t xml:space="preserve">Public </w:t>
        </w:r>
      </w:ins>
      <w:ins w:id="560" w:author="Jimmy Duggan" w:date="2015-11-15T19:21:00Z">
        <w:r w:rsidR="0007275F">
          <w:rPr>
            <w:b/>
          </w:rPr>
          <w:t xml:space="preserve">float </w:t>
        </w:r>
        <w:r w:rsidR="0007275F">
          <w:t>Weight</w:t>
        </w:r>
      </w:ins>
    </w:p>
    <w:p w:rsidR="0007275F" w:rsidRDefault="0007275F" w:rsidP="005D60DE">
      <w:pPr>
        <w:pStyle w:val="ListParagraph"/>
        <w:keepNext/>
        <w:keepLines/>
        <w:numPr>
          <w:ilvl w:val="1"/>
          <w:numId w:val="10"/>
        </w:numPr>
        <w:spacing w:after="0" w:line="240" w:lineRule="auto"/>
        <w:rPr>
          <w:ins w:id="561" w:author="Jimmy Duggan" w:date="2015-11-15T19:22:00Z"/>
        </w:rPr>
        <w:pPrChange w:id="562" w:author="Jimmy Duggan" w:date="2015-11-15T22:45:00Z">
          <w:pPr>
            <w:pStyle w:val="ListParagraph"/>
            <w:keepNext/>
            <w:keepLines/>
            <w:numPr>
              <w:ilvl w:val="1"/>
              <w:numId w:val="10"/>
            </w:numPr>
            <w:spacing w:after="0" w:line="240" w:lineRule="auto"/>
            <w:ind w:left="2520" w:hanging="360"/>
          </w:pPr>
        </w:pPrChange>
      </w:pPr>
      <w:ins w:id="563" w:author="Jimmy Duggan" w:date="2015-11-15T19:21:00Z">
        <w:r>
          <w:t>The weight of the patient.</w:t>
        </w:r>
      </w:ins>
    </w:p>
    <w:p w:rsidR="0007275F" w:rsidRDefault="0007275F" w:rsidP="005D60DE">
      <w:pPr>
        <w:pStyle w:val="ListParagraph"/>
        <w:keepNext/>
        <w:keepLines/>
        <w:spacing w:after="0" w:line="240" w:lineRule="auto"/>
        <w:ind w:left="2520"/>
        <w:rPr>
          <w:ins w:id="564" w:author="Jimmy Duggan" w:date="2015-11-15T19:22:00Z"/>
        </w:rPr>
        <w:pPrChange w:id="565" w:author="Jimmy Duggan" w:date="2015-11-15T22:45:00Z">
          <w:pPr>
            <w:pStyle w:val="ListParagraph"/>
            <w:keepNext/>
            <w:keepLines/>
            <w:numPr>
              <w:ilvl w:val="1"/>
              <w:numId w:val="10"/>
            </w:numPr>
            <w:spacing w:after="0" w:line="240" w:lineRule="auto"/>
            <w:ind w:left="2520" w:hanging="360"/>
          </w:pPr>
        </w:pPrChange>
      </w:pPr>
    </w:p>
    <w:p w:rsidR="0007275F" w:rsidRDefault="001B00C4" w:rsidP="005D60DE">
      <w:pPr>
        <w:pStyle w:val="ListParagraph"/>
        <w:keepNext/>
        <w:keepLines/>
        <w:numPr>
          <w:ilvl w:val="0"/>
          <w:numId w:val="10"/>
        </w:numPr>
        <w:spacing w:after="0" w:line="240" w:lineRule="auto"/>
        <w:rPr>
          <w:ins w:id="566" w:author="Jimmy Duggan" w:date="2015-11-15T19:22:00Z"/>
        </w:rPr>
        <w:pPrChange w:id="567" w:author="Jimmy Duggan" w:date="2015-11-15T22:45:00Z">
          <w:pPr>
            <w:pStyle w:val="ListParagraph"/>
            <w:keepNext/>
            <w:keepLines/>
            <w:numPr>
              <w:numId w:val="10"/>
            </w:numPr>
            <w:spacing w:after="0" w:line="240" w:lineRule="auto"/>
            <w:ind w:left="1800" w:hanging="360"/>
          </w:pPr>
        </w:pPrChange>
      </w:pPr>
      <w:ins w:id="568" w:author="Jimmy Duggan" w:date="2015-11-15T20:23:00Z">
        <w:r>
          <w:rPr>
            <w:b/>
          </w:rPr>
          <w:t xml:space="preserve">Public </w:t>
        </w:r>
      </w:ins>
      <w:proofErr w:type="spellStart"/>
      <w:ins w:id="569" w:author="Jimmy Duggan" w:date="2015-11-15T19:22:00Z">
        <w:r w:rsidR="0007275F">
          <w:rPr>
            <w:b/>
          </w:rPr>
          <w:t>int</w:t>
        </w:r>
        <w:proofErr w:type="spellEnd"/>
        <w:r w:rsidR="0007275F">
          <w:rPr>
            <w:b/>
          </w:rPr>
          <w:t xml:space="preserve"> </w:t>
        </w:r>
        <w:r w:rsidR="0007275F">
          <w:t>Height</w:t>
        </w:r>
      </w:ins>
    </w:p>
    <w:p w:rsidR="0007275F" w:rsidRDefault="0007275F" w:rsidP="005D60DE">
      <w:pPr>
        <w:pStyle w:val="ListParagraph"/>
        <w:keepNext/>
        <w:keepLines/>
        <w:numPr>
          <w:ilvl w:val="1"/>
          <w:numId w:val="10"/>
        </w:numPr>
        <w:spacing w:after="0" w:line="240" w:lineRule="auto"/>
        <w:rPr>
          <w:ins w:id="570" w:author="Jimmy Duggan" w:date="2015-11-15T19:32:00Z"/>
        </w:rPr>
        <w:pPrChange w:id="571" w:author="Jimmy Duggan" w:date="2015-11-15T22:45:00Z">
          <w:pPr>
            <w:pStyle w:val="ListParagraph"/>
            <w:keepNext/>
            <w:keepLines/>
            <w:numPr>
              <w:ilvl w:val="1"/>
              <w:numId w:val="10"/>
            </w:numPr>
            <w:spacing w:after="0" w:line="240" w:lineRule="auto"/>
            <w:ind w:left="2520" w:hanging="360"/>
          </w:pPr>
        </w:pPrChange>
      </w:pPr>
      <w:ins w:id="572" w:author="Jimmy Duggan" w:date="2015-11-15T19:22:00Z">
        <w:r>
          <w:t>The height of the patient given in inches.</w:t>
        </w:r>
      </w:ins>
    </w:p>
    <w:p w:rsidR="00C669B4" w:rsidRDefault="00C669B4" w:rsidP="005D60DE">
      <w:pPr>
        <w:pStyle w:val="ListParagraph"/>
        <w:keepNext/>
        <w:keepLines/>
        <w:spacing w:after="0" w:line="240" w:lineRule="auto"/>
        <w:ind w:left="2520"/>
        <w:rPr>
          <w:ins w:id="573" w:author="Jimmy Duggan" w:date="2015-11-15T19:23:00Z"/>
        </w:rPr>
        <w:pPrChange w:id="574" w:author="Jimmy Duggan" w:date="2015-11-15T22:45:00Z">
          <w:pPr>
            <w:pStyle w:val="ListParagraph"/>
            <w:keepNext/>
            <w:keepLines/>
            <w:numPr>
              <w:ilvl w:val="1"/>
              <w:numId w:val="10"/>
            </w:numPr>
            <w:spacing w:after="0" w:line="240" w:lineRule="auto"/>
            <w:ind w:left="2520" w:hanging="360"/>
          </w:pPr>
        </w:pPrChange>
      </w:pPr>
    </w:p>
    <w:p w:rsidR="005E33EA" w:rsidRPr="005E33EA" w:rsidRDefault="001B00C4" w:rsidP="005D60DE">
      <w:pPr>
        <w:pStyle w:val="ListParagraph"/>
        <w:keepNext/>
        <w:keepLines/>
        <w:numPr>
          <w:ilvl w:val="0"/>
          <w:numId w:val="10"/>
        </w:numPr>
        <w:spacing w:after="0" w:line="240" w:lineRule="auto"/>
        <w:rPr>
          <w:ins w:id="575" w:author="Jimmy Duggan" w:date="2015-11-15T19:33:00Z"/>
          <w:b/>
          <w:rPrChange w:id="576" w:author="Jimmy Duggan" w:date="2015-11-15T19:33:00Z">
            <w:rPr>
              <w:ins w:id="577" w:author="Jimmy Duggan" w:date="2015-11-15T19:33:00Z"/>
            </w:rPr>
          </w:rPrChange>
        </w:rPr>
        <w:pPrChange w:id="578" w:author="Jimmy Duggan" w:date="2015-11-15T22:45:00Z">
          <w:pPr>
            <w:pStyle w:val="ListParagraph"/>
            <w:keepNext/>
            <w:keepLines/>
            <w:numPr>
              <w:ilvl w:val="1"/>
              <w:numId w:val="10"/>
            </w:numPr>
            <w:spacing w:after="0" w:line="240" w:lineRule="auto"/>
            <w:ind w:left="2520" w:hanging="360"/>
          </w:pPr>
        </w:pPrChange>
      </w:pPr>
      <w:ins w:id="579" w:author="Jimmy Duggan" w:date="2015-11-15T20:23:00Z">
        <w:r>
          <w:rPr>
            <w:b/>
          </w:rPr>
          <w:t xml:space="preserve">Public </w:t>
        </w:r>
      </w:ins>
      <w:ins w:id="580" w:author="Jimmy Duggan" w:date="2015-11-15T19:39:00Z">
        <w:r w:rsidR="005E33EA">
          <w:rPr>
            <w:b/>
          </w:rPr>
          <w:t>Region</w:t>
        </w:r>
      </w:ins>
      <w:ins w:id="581" w:author="Jimmy Duggan" w:date="2015-11-15T19:33:00Z">
        <w:r w:rsidR="005E33EA">
          <w:rPr>
            <w:b/>
          </w:rPr>
          <w:t xml:space="preserve"> </w:t>
        </w:r>
        <w:r w:rsidR="005E33EA">
          <w:t>Location</w:t>
        </w:r>
      </w:ins>
    </w:p>
    <w:p w:rsidR="00C669B4" w:rsidRPr="00C669B4" w:rsidRDefault="005E33EA" w:rsidP="005D60DE">
      <w:pPr>
        <w:pStyle w:val="ListParagraph"/>
        <w:keepNext/>
        <w:keepLines/>
        <w:numPr>
          <w:ilvl w:val="1"/>
          <w:numId w:val="10"/>
        </w:numPr>
        <w:spacing w:after="0" w:line="240" w:lineRule="auto"/>
        <w:rPr>
          <w:ins w:id="582" w:author="Jimmy Duggan" w:date="2015-11-15T19:21:00Z"/>
          <w:b/>
          <w:rPrChange w:id="583" w:author="Jimmy Duggan" w:date="2015-11-15T19:32:00Z">
            <w:rPr>
              <w:ins w:id="584" w:author="Jimmy Duggan" w:date="2015-11-15T19:21:00Z"/>
            </w:rPr>
          </w:rPrChange>
        </w:rPr>
        <w:pPrChange w:id="585" w:author="Jimmy Duggan" w:date="2015-11-15T22:45:00Z">
          <w:pPr>
            <w:pStyle w:val="ListParagraph"/>
            <w:keepNext/>
            <w:keepLines/>
            <w:numPr>
              <w:ilvl w:val="1"/>
              <w:numId w:val="10"/>
            </w:numPr>
            <w:spacing w:after="0" w:line="240" w:lineRule="auto"/>
            <w:ind w:left="2520" w:hanging="360"/>
          </w:pPr>
        </w:pPrChange>
      </w:pPr>
      <w:ins w:id="586" w:author="Jimmy Duggan" w:date="2015-11-15T19:33:00Z">
        <w:r>
          <w:t>The state where the patient is located.</w:t>
        </w:r>
      </w:ins>
      <w:ins w:id="587" w:author="Jimmy Duggan" w:date="2015-11-15T19:23:00Z">
        <w:r w:rsidR="00C669B4" w:rsidRPr="00C669B4">
          <w:rPr>
            <w:b/>
            <w:rPrChange w:id="588" w:author="Jimmy Duggan" w:date="2015-11-15T19:32:00Z">
              <w:rPr/>
            </w:rPrChange>
          </w:rPr>
          <w:t xml:space="preserve"> </w:t>
        </w:r>
      </w:ins>
    </w:p>
    <w:p w:rsidR="00282662" w:rsidRDefault="00282662" w:rsidP="005D60DE">
      <w:pPr>
        <w:pStyle w:val="ListParagraph"/>
        <w:keepNext/>
        <w:keepLines/>
        <w:spacing w:after="0" w:line="240" w:lineRule="auto"/>
        <w:ind w:left="2520"/>
        <w:rPr>
          <w:ins w:id="589" w:author="Jimmy Duggan" w:date="2015-11-15T18:49:00Z"/>
        </w:rPr>
        <w:pPrChange w:id="590" w:author="Jimmy Duggan" w:date="2015-11-15T22:45:00Z">
          <w:pPr>
            <w:pStyle w:val="ListParagraph"/>
            <w:keepNext/>
            <w:keepLines/>
            <w:spacing w:after="0" w:line="240" w:lineRule="auto"/>
            <w:ind w:left="2520"/>
          </w:pPr>
        </w:pPrChange>
      </w:pPr>
    </w:p>
    <w:p w:rsidR="00282662" w:rsidRDefault="001B00C4" w:rsidP="005D60DE">
      <w:pPr>
        <w:pStyle w:val="ListParagraph"/>
        <w:keepNext/>
        <w:keepLines/>
        <w:numPr>
          <w:ilvl w:val="0"/>
          <w:numId w:val="10"/>
        </w:numPr>
        <w:spacing w:after="0" w:line="240" w:lineRule="auto"/>
        <w:rPr>
          <w:ins w:id="591" w:author="Jimmy Duggan" w:date="2015-11-15T18:49:00Z"/>
        </w:rPr>
        <w:pPrChange w:id="592" w:author="Jimmy Duggan" w:date="2015-11-15T22:45:00Z">
          <w:pPr>
            <w:pStyle w:val="ListParagraph"/>
            <w:keepNext/>
            <w:keepLines/>
            <w:numPr>
              <w:numId w:val="10"/>
            </w:numPr>
            <w:spacing w:after="0" w:line="240" w:lineRule="auto"/>
            <w:ind w:left="1800" w:hanging="360"/>
          </w:pPr>
        </w:pPrChange>
      </w:pPr>
      <w:ins w:id="593" w:author="Jimmy Duggan" w:date="2015-11-15T20:23:00Z">
        <w:r>
          <w:rPr>
            <w:b/>
          </w:rPr>
          <w:t xml:space="preserve">Public </w:t>
        </w:r>
      </w:ins>
      <w:proofErr w:type="spellStart"/>
      <w:ins w:id="594" w:author="Jimmy Duggan" w:date="2015-11-15T19:00:00Z">
        <w:r w:rsidR="0078229C">
          <w:rPr>
            <w:b/>
          </w:rPr>
          <w:t>Patient</w:t>
        </w:r>
      </w:ins>
      <w:ins w:id="595" w:author="Jimmy Duggan" w:date="2015-11-15T18:59:00Z">
        <w:r w:rsidR="0078229C">
          <w:rPr>
            <w:b/>
          </w:rPr>
          <w:t>Eth</w:t>
        </w:r>
      </w:ins>
      <w:ins w:id="596" w:author="Jimmy Duggan" w:date="2015-11-15T19:00:00Z">
        <w:r w:rsidR="0078229C">
          <w:rPr>
            <w:b/>
          </w:rPr>
          <w:t>n</w:t>
        </w:r>
      </w:ins>
      <w:ins w:id="597" w:author="Jimmy Duggan" w:date="2015-11-15T18:59:00Z">
        <w:r w:rsidR="0078229C">
          <w:rPr>
            <w:b/>
          </w:rPr>
          <w:t>icity</w:t>
        </w:r>
      </w:ins>
      <w:proofErr w:type="spellEnd"/>
      <w:ins w:id="598" w:author="Jimmy Duggan" w:date="2015-11-15T18:49:00Z">
        <w:r w:rsidR="00282662">
          <w:t xml:space="preserve"> </w:t>
        </w:r>
      </w:ins>
      <w:ins w:id="599" w:author="Jimmy Duggan" w:date="2015-11-15T19:00:00Z">
        <w:r w:rsidR="0078229C">
          <w:t>Ethnicity</w:t>
        </w:r>
      </w:ins>
    </w:p>
    <w:p w:rsidR="00282662" w:rsidRDefault="0078229C" w:rsidP="005D60DE">
      <w:pPr>
        <w:pStyle w:val="ListParagraph"/>
        <w:keepNext/>
        <w:keepLines/>
        <w:numPr>
          <w:ilvl w:val="1"/>
          <w:numId w:val="10"/>
        </w:numPr>
        <w:spacing w:after="0" w:line="240" w:lineRule="auto"/>
        <w:rPr>
          <w:ins w:id="600" w:author="Jimmy Duggan" w:date="2015-11-15T19:17:00Z"/>
        </w:rPr>
        <w:pPrChange w:id="601" w:author="Jimmy Duggan" w:date="2015-11-15T22:45:00Z">
          <w:pPr>
            <w:pStyle w:val="ListParagraph"/>
            <w:keepNext/>
            <w:keepLines/>
            <w:numPr>
              <w:ilvl w:val="1"/>
              <w:numId w:val="10"/>
            </w:numPr>
            <w:spacing w:after="0" w:line="240" w:lineRule="auto"/>
            <w:ind w:left="2520" w:hanging="360"/>
          </w:pPr>
        </w:pPrChange>
      </w:pPr>
      <w:ins w:id="602" w:author="Jimmy Duggan" w:date="2015-11-15T19:01:00Z">
        <w:r>
          <w:t>Enumeration value used to describe the patient’s ethnicity.</w:t>
        </w:r>
      </w:ins>
    </w:p>
    <w:p w:rsidR="0007275F" w:rsidRDefault="0007275F" w:rsidP="005D60DE">
      <w:pPr>
        <w:pStyle w:val="ListParagraph"/>
        <w:keepNext/>
        <w:keepLines/>
        <w:spacing w:after="0" w:line="240" w:lineRule="auto"/>
        <w:ind w:left="2520"/>
        <w:rPr>
          <w:ins w:id="603" w:author="Jimmy Duggan" w:date="2015-11-15T19:17:00Z"/>
        </w:rPr>
        <w:pPrChange w:id="604" w:author="Jimmy Duggan" w:date="2015-11-15T22:45:00Z">
          <w:pPr>
            <w:pStyle w:val="ListParagraph"/>
            <w:keepNext/>
            <w:keepLines/>
            <w:numPr>
              <w:ilvl w:val="1"/>
              <w:numId w:val="10"/>
            </w:numPr>
            <w:spacing w:after="0" w:line="240" w:lineRule="auto"/>
            <w:ind w:left="2520" w:hanging="360"/>
          </w:pPr>
        </w:pPrChange>
      </w:pPr>
    </w:p>
    <w:p w:rsidR="0007275F" w:rsidRDefault="001B00C4" w:rsidP="005D60DE">
      <w:pPr>
        <w:pStyle w:val="ListParagraph"/>
        <w:keepNext/>
        <w:keepLines/>
        <w:numPr>
          <w:ilvl w:val="0"/>
          <w:numId w:val="10"/>
        </w:numPr>
        <w:spacing w:after="0" w:line="240" w:lineRule="auto"/>
        <w:rPr>
          <w:ins w:id="605" w:author="Jimmy Duggan" w:date="2015-11-15T19:17:00Z"/>
        </w:rPr>
        <w:pPrChange w:id="606" w:author="Jimmy Duggan" w:date="2015-11-15T22:45:00Z">
          <w:pPr>
            <w:pStyle w:val="ListParagraph"/>
            <w:keepNext/>
            <w:keepLines/>
            <w:numPr>
              <w:numId w:val="10"/>
            </w:numPr>
            <w:spacing w:after="0" w:line="240" w:lineRule="auto"/>
            <w:ind w:left="1800" w:hanging="360"/>
          </w:pPr>
        </w:pPrChange>
      </w:pPr>
      <w:ins w:id="607" w:author="Jimmy Duggan" w:date="2015-11-15T20:23:00Z">
        <w:r>
          <w:rPr>
            <w:b/>
          </w:rPr>
          <w:t xml:space="preserve">Public </w:t>
        </w:r>
      </w:ins>
      <w:ins w:id="608" w:author="Jimmy Duggan" w:date="2015-11-15T19:17:00Z">
        <w:r w:rsidR="0007275F">
          <w:rPr>
            <w:b/>
          </w:rPr>
          <w:t>Collection&lt;</w:t>
        </w:r>
        <w:proofErr w:type="spellStart"/>
        <w:r w:rsidR="0007275F">
          <w:rPr>
            <w:b/>
          </w:rPr>
          <w:t>PatientRace</w:t>
        </w:r>
        <w:proofErr w:type="spellEnd"/>
        <w:r w:rsidR="0007275F">
          <w:rPr>
            <w:b/>
          </w:rPr>
          <w:t>&gt;</w:t>
        </w:r>
        <w:r w:rsidR="0007275F">
          <w:t xml:space="preserve"> Race</w:t>
        </w:r>
      </w:ins>
    </w:p>
    <w:p w:rsidR="0007275F" w:rsidRDefault="0007275F" w:rsidP="005D60DE">
      <w:pPr>
        <w:pStyle w:val="ListParagraph"/>
        <w:keepNext/>
        <w:keepLines/>
        <w:numPr>
          <w:ilvl w:val="1"/>
          <w:numId w:val="10"/>
        </w:numPr>
        <w:spacing w:after="0" w:line="240" w:lineRule="auto"/>
        <w:rPr>
          <w:ins w:id="609" w:author="Jimmy Duggan" w:date="2015-11-15T19:01:00Z"/>
        </w:rPr>
        <w:pPrChange w:id="610" w:author="Jimmy Duggan" w:date="2015-11-15T22:45:00Z">
          <w:pPr>
            <w:pStyle w:val="ListParagraph"/>
            <w:keepNext/>
            <w:keepLines/>
            <w:numPr>
              <w:ilvl w:val="1"/>
              <w:numId w:val="10"/>
            </w:numPr>
            <w:spacing w:after="0" w:line="240" w:lineRule="auto"/>
            <w:ind w:left="2520" w:hanging="360"/>
          </w:pPr>
        </w:pPrChange>
      </w:pPr>
      <w:ins w:id="611" w:author="Jimmy Duggan" w:date="2015-11-15T19:17:00Z">
        <w:r>
          <w:t>Collection of enumeration value</w:t>
        </w:r>
      </w:ins>
      <w:ins w:id="612" w:author="Jimmy Duggan" w:date="2015-11-15T19:18:00Z">
        <w:r>
          <w:t>s</w:t>
        </w:r>
      </w:ins>
      <w:ins w:id="613" w:author="Jimmy Duggan" w:date="2015-11-15T19:17:00Z">
        <w:r>
          <w:t xml:space="preserve"> used to describe the patient’s </w:t>
        </w:r>
      </w:ins>
      <w:ins w:id="614" w:author="Jimmy Duggan" w:date="2015-11-15T19:18:00Z">
        <w:r>
          <w:t>race</w:t>
        </w:r>
      </w:ins>
      <w:ins w:id="615" w:author="Jimmy Duggan" w:date="2015-11-15T19:17:00Z">
        <w:r>
          <w:t>.</w:t>
        </w:r>
      </w:ins>
    </w:p>
    <w:p w:rsidR="0078229C" w:rsidRDefault="0078229C" w:rsidP="005D60DE">
      <w:pPr>
        <w:pStyle w:val="ListParagraph"/>
        <w:keepNext/>
        <w:keepLines/>
        <w:spacing w:after="0" w:line="240" w:lineRule="auto"/>
        <w:ind w:left="1800"/>
        <w:rPr>
          <w:ins w:id="616" w:author="Jimmy Duggan" w:date="2015-11-15T19:01:00Z"/>
        </w:rPr>
        <w:pPrChange w:id="617" w:author="Jimmy Duggan" w:date="2015-11-15T22:45:00Z">
          <w:pPr>
            <w:pStyle w:val="ListParagraph"/>
            <w:keepNext/>
            <w:keepLines/>
            <w:numPr>
              <w:ilvl w:val="1"/>
              <w:numId w:val="10"/>
            </w:numPr>
            <w:spacing w:after="0" w:line="240" w:lineRule="auto"/>
            <w:ind w:left="2520" w:hanging="360"/>
          </w:pPr>
        </w:pPrChange>
      </w:pPr>
    </w:p>
    <w:p w:rsidR="0078229C" w:rsidRDefault="001B00C4" w:rsidP="005D60DE">
      <w:pPr>
        <w:pStyle w:val="ListParagraph"/>
        <w:keepNext/>
        <w:keepLines/>
        <w:numPr>
          <w:ilvl w:val="0"/>
          <w:numId w:val="10"/>
        </w:numPr>
        <w:spacing w:after="0" w:line="240" w:lineRule="auto"/>
        <w:rPr>
          <w:ins w:id="618" w:author="Jimmy Duggan" w:date="2015-11-15T19:02:00Z"/>
        </w:rPr>
        <w:pPrChange w:id="619" w:author="Jimmy Duggan" w:date="2015-11-15T22:45:00Z">
          <w:pPr>
            <w:pStyle w:val="ListParagraph"/>
            <w:keepNext/>
            <w:keepLines/>
            <w:numPr>
              <w:ilvl w:val="1"/>
              <w:numId w:val="10"/>
            </w:numPr>
            <w:spacing w:after="0" w:line="240" w:lineRule="auto"/>
            <w:ind w:left="2520" w:hanging="360"/>
          </w:pPr>
        </w:pPrChange>
      </w:pPr>
      <w:ins w:id="620" w:author="Jimmy Duggan" w:date="2015-11-15T20:23:00Z">
        <w:r>
          <w:rPr>
            <w:b/>
          </w:rPr>
          <w:t xml:space="preserve">Public </w:t>
        </w:r>
      </w:ins>
      <w:proofErr w:type="spellStart"/>
      <w:ins w:id="621" w:author="Jimmy Duggan" w:date="2015-11-15T19:01:00Z">
        <w:r w:rsidR="0078229C">
          <w:rPr>
            <w:b/>
          </w:rPr>
          <w:t>PatientGender</w:t>
        </w:r>
      </w:ins>
      <w:proofErr w:type="spellEnd"/>
      <w:ins w:id="622" w:author="Jimmy Duggan" w:date="2015-11-15T19:02:00Z">
        <w:r w:rsidR="0078229C">
          <w:t xml:space="preserve"> Gender</w:t>
        </w:r>
      </w:ins>
    </w:p>
    <w:p w:rsidR="0007275F" w:rsidRDefault="0078229C" w:rsidP="005D60DE">
      <w:pPr>
        <w:pStyle w:val="ListParagraph"/>
        <w:keepNext/>
        <w:keepLines/>
        <w:numPr>
          <w:ilvl w:val="1"/>
          <w:numId w:val="10"/>
        </w:numPr>
        <w:spacing w:after="0" w:line="240" w:lineRule="auto"/>
        <w:rPr>
          <w:ins w:id="623" w:author="Jimmy Duggan" w:date="2015-11-15T20:25:00Z"/>
        </w:rPr>
        <w:pPrChange w:id="624" w:author="Jimmy Duggan" w:date="2015-11-15T22:45:00Z">
          <w:pPr>
            <w:pStyle w:val="ListParagraph"/>
            <w:keepNext/>
            <w:keepLines/>
            <w:numPr>
              <w:ilvl w:val="1"/>
              <w:numId w:val="10"/>
            </w:numPr>
            <w:spacing w:after="0" w:line="240" w:lineRule="auto"/>
            <w:ind w:left="2520" w:hanging="360"/>
          </w:pPr>
        </w:pPrChange>
      </w:pPr>
      <w:ins w:id="625" w:author="Jimmy Duggan" w:date="2015-11-15T19:02:00Z">
        <w:r>
          <w:t>Enumeration value used to describe the patient’s gender.</w:t>
        </w:r>
      </w:ins>
    </w:p>
    <w:p w:rsidR="001B00C4" w:rsidRDefault="001B00C4" w:rsidP="005D60DE">
      <w:pPr>
        <w:pStyle w:val="ListParagraph"/>
        <w:keepNext/>
        <w:keepLines/>
        <w:spacing w:after="0" w:line="240" w:lineRule="auto"/>
        <w:ind w:left="2520"/>
        <w:rPr>
          <w:ins w:id="626" w:author="Jimmy Duggan" w:date="2015-11-15T20:25:00Z"/>
        </w:rPr>
        <w:pPrChange w:id="627" w:author="Jimmy Duggan" w:date="2015-11-15T22:45:00Z">
          <w:pPr>
            <w:pStyle w:val="ListParagraph"/>
            <w:keepNext/>
            <w:keepLines/>
            <w:numPr>
              <w:ilvl w:val="1"/>
              <w:numId w:val="10"/>
            </w:numPr>
            <w:spacing w:after="0" w:line="240" w:lineRule="auto"/>
            <w:ind w:left="2520" w:hanging="360"/>
          </w:pPr>
        </w:pPrChange>
      </w:pPr>
    </w:p>
    <w:p w:rsidR="001B00C4" w:rsidRDefault="001B00C4" w:rsidP="005D60DE">
      <w:pPr>
        <w:pStyle w:val="ListParagraph"/>
        <w:keepNext/>
        <w:keepLines/>
        <w:numPr>
          <w:ilvl w:val="0"/>
          <w:numId w:val="10"/>
        </w:numPr>
        <w:spacing w:after="0" w:line="240" w:lineRule="auto"/>
        <w:rPr>
          <w:ins w:id="628" w:author="Jimmy Duggan" w:date="2015-11-15T20:25:00Z"/>
        </w:rPr>
        <w:pPrChange w:id="629" w:author="Jimmy Duggan" w:date="2015-11-15T22:45:00Z">
          <w:pPr>
            <w:pStyle w:val="ListParagraph"/>
            <w:keepNext/>
            <w:keepLines/>
            <w:numPr>
              <w:ilvl w:val="1"/>
              <w:numId w:val="10"/>
            </w:numPr>
            <w:spacing w:after="0" w:line="240" w:lineRule="auto"/>
            <w:ind w:left="2520" w:hanging="360"/>
          </w:pPr>
        </w:pPrChange>
      </w:pPr>
      <w:ins w:id="630" w:author="Jimmy Duggan" w:date="2015-11-15T20:25:00Z">
        <w:r>
          <w:rPr>
            <w:b/>
          </w:rPr>
          <w:t>Public virtual Physician</w:t>
        </w:r>
        <w:r>
          <w:t xml:space="preserve"> </w:t>
        </w:r>
        <w:proofErr w:type="spellStart"/>
        <w:r>
          <w:t>Physician</w:t>
        </w:r>
        <w:proofErr w:type="spellEnd"/>
      </w:ins>
    </w:p>
    <w:p w:rsidR="001B00C4" w:rsidRPr="00441BE1" w:rsidRDefault="001B00C4" w:rsidP="005D60DE">
      <w:pPr>
        <w:pStyle w:val="ListParagraph"/>
        <w:keepNext/>
        <w:keepLines/>
        <w:numPr>
          <w:ilvl w:val="1"/>
          <w:numId w:val="10"/>
        </w:numPr>
        <w:spacing w:after="0" w:line="240" w:lineRule="auto"/>
        <w:rPr>
          <w:ins w:id="631" w:author="Jimmy Duggan" w:date="2015-11-15T18:49:00Z"/>
        </w:rPr>
        <w:pPrChange w:id="632" w:author="Jimmy Duggan" w:date="2015-11-15T22:45:00Z">
          <w:pPr>
            <w:pStyle w:val="ListParagraph"/>
            <w:keepNext/>
            <w:keepLines/>
            <w:numPr>
              <w:ilvl w:val="1"/>
              <w:numId w:val="10"/>
            </w:numPr>
            <w:spacing w:after="0" w:line="240" w:lineRule="auto"/>
            <w:ind w:left="2520" w:hanging="360"/>
          </w:pPr>
        </w:pPrChange>
      </w:pPr>
      <w:ins w:id="633" w:author="Jimmy Duggan" w:date="2015-11-15T20:25:00Z">
        <w:r>
          <w:t>Foreign key link to the patient</w:t>
        </w:r>
      </w:ins>
      <w:ins w:id="634" w:author="Jimmy Duggan" w:date="2015-11-15T20:26:00Z">
        <w:r>
          <w:t>’s physician.</w:t>
        </w:r>
      </w:ins>
    </w:p>
    <w:p w:rsidR="00282662" w:rsidRPr="00F82B86" w:rsidRDefault="00282662" w:rsidP="005D60DE">
      <w:pPr>
        <w:pStyle w:val="ListParagraph"/>
        <w:keepNext/>
        <w:keepLines/>
        <w:spacing w:after="0" w:line="240" w:lineRule="auto"/>
        <w:ind w:left="2520"/>
        <w:rPr>
          <w:ins w:id="635" w:author="Jimmy Duggan" w:date="2015-11-15T18:49:00Z"/>
        </w:rPr>
        <w:pPrChange w:id="636" w:author="Jimmy Duggan" w:date="2015-11-15T22:45:00Z">
          <w:pPr>
            <w:pStyle w:val="ListParagraph"/>
            <w:keepNext/>
            <w:keepLines/>
            <w:spacing w:after="0" w:line="240" w:lineRule="auto"/>
            <w:ind w:left="2520"/>
          </w:pPr>
        </w:pPrChange>
      </w:pPr>
    </w:p>
    <w:p w:rsidR="00282662" w:rsidRDefault="00282662" w:rsidP="005D60DE">
      <w:pPr>
        <w:keepNext/>
        <w:keepLines/>
        <w:spacing w:after="0" w:line="240" w:lineRule="auto"/>
        <w:ind w:firstLine="720"/>
        <w:rPr>
          <w:ins w:id="637" w:author="Jimmy Duggan" w:date="2015-11-15T18:49:00Z"/>
          <w:b/>
        </w:rPr>
        <w:pPrChange w:id="638" w:author="Jimmy Duggan" w:date="2015-11-15T22:45:00Z">
          <w:pPr>
            <w:keepNext/>
            <w:keepLines/>
            <w:spacing w:after="0" w:line="240" w:lineRule="auto"/>
            <w:ind w:firstLine="720"/>
          </w:pPr>
        </w:pPrChange>
      </w:pPr>
      <w:ins w:id="639" w:author="Jimmy Duggan" w:date="2015-11-15T18:49:00Z">
        <w:r>
          <w:rPr>
            <w:b/>
          </w:rPr>
          <w:t>Operations:</w:t>
        </w:r>
      </w:ins>
    </w:p>
    <w:p w:rsidR="00282662" w:rsidRDefault="00282662" w:rsidP="005D60DE">
      <w:pPr>
        <w:pStyle w:val="ListParagraph"/>
        <w:keepNext/>
        <w:keepLines/>
        <w:numPr>
          <w:ilvl w:val="0"/>
          <w:numId w:val="7"/>
        </w:numPr>
        <w:spacing w:after="0" w:line="240" w:lineRule="auto"/>
        <w:rPr>
          <w:ins w:id="640" w:author="Jimmy Duggan" w:date="2015-11-15T19:40:00Z"/>
        </w:rPr>
        <w:pPrChange w:id="641" w:author="Jimmy Duggan" w:date="2015-11-15T22:45:00Z">
          <w:pPr>
            <w:pStyle w:val="ListParagraph"/>
            <w:keepNext/>
            <w:keepLines/>
            <w:numPr>
              <w:numId w:val="7"/>
            </w:numPr>
            <w:spacing w:after="0" w:line="240" w:lineRule="auto"/>
            <w:ind w:left="1800" w:hanging="360"/>
          </w:pPr>
        </w:pPrChange>
      </w:pPr>
      <w:ins w:id="642" w:author="Jimmy Duggan" w:date="2015-11-15T18:49:00Z">
        <w:r w:rsidRPr="00484ED5">
          <w:t>Sets and gets for all attributes.</w:t>
        </w:r>
      </w:ins>
    </w:p>
    <w:p w:rsidR="005E33EA" w:rsidRDefault="005E33EA" w:rsidP="005D60DE">
      <w:pPr>
        <w:pStyle w:val="ListParagraph"/>
        <w:keepNext/>
        <w:keepLines/>
        <w:spacing w:after="0" w:line="240" w:lineRule="auto"/>
        <w:ind w:left="1800"/>
        <w:rPr>
          <w:ins w:id="643" w:author="Jimmy Duggan" w:date="2015-11-15T19:40:00Z"/>
        </w:rPr>
        <w:pPrChange w:id="644" w:author="Jimmy Duggan" w:date="2015-11-15T22:45:00Z">
          <w:pPr>
            <w:pStyle w:val="ListParagraph"/>
            <w:keepNext/>
            <w:keepLines/>
            <w:numPr>
              <w:numId w:val="7"/>
            </w:numPr>
            <w:spacing w:after="0" w:line="240" w:lineRule="auto"/>
            <w:ind w:left="1800" w:hanging="360"/>
          </w:pPr>
        </w:pPrChange>
      </w:pPr>
    </w:p>
    <w:p w:rsidR="005E33EA" w:rsidRDefault="005E33EA" w:rsidP="005D60DE">
      <w:pPr>
        <w:keepNext/>
        <w:keepLines/>
        <w:spacing w:after="0" w:line="240" w:lineRule="auto"/>
        <w:ind w:left="720"/>
        <w:rPr>
          <w:ins w:id="645" w:author="Jimmy Duggan" w:date="2015-11-15T19:40:00Z"/>
          <w:b/>
        </w:rPr>
        <w:pPrChange w:id="646" w:author="Jimmy Duggan" w:date="2015-11-15T22:45:00Z">
          <w:pPr>
            <w:pStyle w:val="ListParagraph"/>
            <w:keepNext/>
            <w:keepLines/>
            <w:numPr>
              <w:numId w:val="7"/>
            </w:numPr>
            <w:spacing w:after="0" w:line="240" w:lineRule="auto"/>
            <w:ind w:left="1800" w:hanging="360"/>
          </w:pPr>
        </w:pPrChange>
      </w:pPr>
      <w:ins w:id="647" w:author="Jimmy Duggan" w:date="2015-11-15T19:40:00Z">
        <w:r>
          <w:rPr>
            <w:b/>
          </w:rPr>
          <w:t>Constructors:</w:t>
        </w:r>
      </w:ins>
    </w:p>
    <w:p w:rsidR="005E33EA" w:rsidRPr="005E33EA" w:rsidRDefault="005E33EA" w:rsidP="005D60DE">
      <w:pPr>
        <w:pStyle w:val="ListParagraph"/>
        <w:keepNext/>
        <w:keepLines/>
        <w:numPr>
          <w:ilvl w:val="0"/>
          <w:numId w:val="14"/>
        </w:numPr>
        <w:spacing w:after="0" w:line="240" w:lineRule="auto"/>
        <w:rPr>
          <w:ins w:id="648" w:author="Jimmy Duggan" w:date="2015-11-15T19:41:00Z"/>
          <w:b/>
          <w:rPrChange w:id="649" w:author="Jimmy Duggan" w:date="2015-11-15T19:41:00Z">
            <w:rPr>
              <w:ins w:id="650" w:author="Jimmy Duggan" w:date="2015-11-15T19:41:00Z"/>
            </w:rPr>
          </w:rPrChange>
        </w:rPr>
        <w:pPrChange w:id="651" w:author="Jimmy Duggan" w:date="2015-11-15T22:45:00Z">
          <w:pPr>
            <w:pStyle w:val="ListParagraph"/>
            <w:keepNext/>
            <w:keepLines/>
            <w:numPr>
              <w:numId w:val="7"/>
            </w:numPr>
            <w:spacing w:after="0" w:line="240" w:lineRule="auto"/>
            <w:ind w:left="1800" w:hanging="360"/>
          </w:pPr>
        </w:pPrChange>
      </w:pPr>
      <w:ins w:id="652" w:author="Jimmy Duggan" w:date="2015-11-15T19:41:00Z">
        <w:r>
          <w:rPr>
            <w:b/>
          </w:rPr>
          <w:t xml:space="preserve">Public </w:t>
        </w:r>
        <w:r>
          <w:t>Patient()</w:t>
        </w:r>
      </w:ins>
    </w:p>
    <w:p w:rsidR="005E33EA" w:rsidRPr="0096020E" w:rsidRDefault="005E33EA" w:rsidP="005D60DE">
      <w:pPr>
        <w:pStyle w:val="ListParagraph"/>
        <w:keepNext/>
        <w:keepLines/>
        <w:numPr>
          <w:ilvl w:val="1"/>
          <w:numId w:val="14"/>
        </w:numPr>
        <w:spacing w:after="0" w:line="240" w:lineRule="auto"/>
        <w:rPr>
          <w:ins w:id="653" w:author="Jimmy Duggan" w:date="2015-11-15T19:56:00Z"/>
          <w:b/>
          <w:rPrChange w:id="654" w:author="Jimmy Duggan" w:date="2015-11-15T19:56:00Z">
            <w:rPr>
              <w:ins w:id="655" w:author="Jimmy Duggan" w:date="2015-11-15T19:56:00Z"/>
            </w:rPr>
          </w:rPrChange>
        </w:rPr>
        <w:pPrChange w:id="656" w:author="Jimmy Duggan" w:date="2015-11-15T22:45:00Z">
          <w:pPr>
            <w:pStyle w:val="ListParagraph"/>
            <w:keepNext/>
            <w:keepLines/>
            <w:numPr>
              <w:numId w:val="7"/>
            </w:numPr>
            <w:spacing w:after="0" w:line="240" w:lineRule="auto"/>
            <w:ind w:left="1800" w:hanging="360"/>
          </w:pPr>
        </w:pPrChange>
      </w:pPr>
      <w:ins w:id="657" w:author="Jimmy Duggan" w:date="2015-11-15T19:41:00Z">
        <w:r>
          <w:t>Default constructor</w:t>
        </w:r>
      </w:ins>
    </w:p>
    <w:p w:rsidR="0096020E" w:rsidRPr="005E33EA" w:rsidRDefault="0096020E" w:rsidP="005D60DE">
      <w:pPr>
        <w:pStyle w:val="ListParagraph"/>
        <w:keepNext/>
        <w:keepLines/>
        <w:spacing w:after="0" w:line="240" w:lineRule="auto"/>
        <w:ind w:left="2520"/>
        <w:rPr>
          <w:ins w:id="658" w:author="Jimmy Duggan" w:date="2015-11-15T19:41:00Z"/>
          <w:b/>
          <w:rPrChange w:id="659" w:author="Jimmy Duggan" w:date="2015-11-15T19:41:00Z">
            <w:rPr>
              <w:ins w:id="660" w:author="Jimmy Duggan" w:date="2015-11-15T19:41:00Z"/>
            </w:rPr>
          </w:rPrChange>
        </w:rPr>
        <w:pPrChange w:id="661" w:author="Jimmy Duggan" w:date="2015-11-15T22:45:00Z">
          <w:pPr>
            <w:pStyle w:val="ListParagraph"/>
            <w:keepNext/>
            <w:keepLines/>
            <w:numPr>
              <w:numId w:val="7"/>
            </w:numPr>
            <w:spacing w:after="0" w:line="240" w:lineRule="auto"/>
            <w:ind w:left="1800" w:hanging="360"/>
          </w:pPr>
        </w:pPrChange>
      </w:pPr>
    </w:p>
    <w:p w:rsidR="0096020E" w:rsidRPr="0084672C" w:rsidRDefault="0096020E" w:rsidP="005D60DE">
      <w:pPr>
        <w:pStyle w:val="Heading4"/>
        <w:keepNext/>
        <w:keepLines/>
        <w:rPr>
          <w:ins w:id="662" w:author="Jimmy Duggan" w:date="2015-11-15T19:56:00Z"/>
        </w:rPr>
        <w:pPrChange w:id="663" w:author="Jimmy Duggan" w:date="2015-11-15T22:45:00Z">
          <w:pPr>
            <w:pStyle w:val="Heading4"/>
            <w:keepNext/>
            <w:keepLines/>
          </w:pPr>
        </w:pPrChange>
      </w:pPr>
      <w:ins w:id="664" w:author="Jimmy Duggan" w:date="2015-11-15T19:56:00Z">
        <w:r>
          <w:t>Physician</w:t>
        </w:r>
      </w:ins>
    </w:p>
    <w:p w:rsidR="0096020E" w:rsidRPr="00E84F72" w:rsidRDefault="0096020E" w:rsidP="005D60DE">
      <w:pPr>
        <w:keepNext/>
        <w:keepLines/>
        <w:rPr>
          <w:ins w:id="665" w:author="Jimmy Duggan" w:date="2015-11-15T19:56:00Z"/>
        </w:rPr>
        <w:pPrChange w:id="666" w:author="Jimmy Duggan" w:date="2015-11-15T22:45:00Z">
          <w:pPr>
            <w:keepNext/>
            <w:keepLines/>
          </w:pPr>
        </w:pPrChange>
      </w:pPr>
      <w:ins w:id="667" w:author="Jimmy Duggan" w:date="2015-11-15T19:56:00Z">
        <w:r w:rsidRPr="00F82B86">
          <w:t>T</w:t>
        </w:r>
        <w:r>
          <w:t>his</w:t>
        </w:r>
        <w:r w:rsidRPr="00F82B86">
          <w:t xml:space="preserve"> clas</w:t>
        </w:r>
        <w:r>
          <w:t xml:space="preserve">s describes the attributes and construction of a </w:t>
        </w:r>
      </w:ins>
      <w:ins w:id="668" w:author="Jimmy Duggan" w:date="2015-11-15T19:57:00Z">
        <w:r>
          <w:rPr>
            <w:b/>
          </w:rPr>
          <w:t>Physician</w:t>
        </w:r>
      </w:ins>
      <w:ins w:id="669" w:author="Jimmy Duggan" w:date="2015-11-15T19:56:00Z">
        <w:r>
          <w:t xml:space="preserve"> </w:t>
        </w:r>
      </w:ins>
      <w:ins w:id="670" w:author="Jimmy Duggan" w:date="2015-11-15T21:51:00Z">
        <w:r w:rsidR="006401A4">
          <w:t xml:space="preserve">user </w:t>
        </w:r>
      </w:ins>
      <w:ins w:id="671" w:author="Jimmy Duggan" w:date="2015-11-15T19:56:00Z">
        <w:r>
          <w:t xml:space="preserve">object.  </w:t>
        </w:r>
      </w:ins>
    </w:p>
    <w:p w:rsidR="0096020E" w:rsidRPr="00F63F13" w:rsidRDefault="0096020E" w:rsidP="005D60DE">
      <w:pPr>
        <w:keepNext/>
        <w:keepLines/>
        <w:spacing w:after="0" w:line="360" w:lineRule="auto"/>
        <w:rPr>
          <w:ins w:id="672" w:author="Jimmy Duggan" w:date="2015-11-15T19:56:00Z"/>
          <w:b/>
        </w:rPr>
        <w:pPrChange w:id="673" w:author="Jimmy Duggan" w:date="2015-11-15T22:45:00Z">
          <w:pPr>
            <w:keepNext/>
            <w:keepLines/>
            <w:spacing w:after="0" w:line="360" w:lineRule="auto"/>
          </w:pPr>
        </w:pPrChange>
      </w:pPr>
      <w:ins w:id="674" w:author="Jimmy Duggan" w:date="2015-11-15T19:56:00Z">
        <w:r>
          <w:rPr>
            <w:b/>
          </w:rPr>
          <w:t>&lt;&lt;Entity&gt;&gt;</w:t>
        </w:r>
      </w:ins>
    </w:p>
    <w:p w:rsidR="0096020E" w:rsidRPr="00F82B86" w:rsidRDefault="0096020E" w:rsidP="005D60DE">
      <w:pPr>
        <w:keepNext/>
        <w:keepLines/>
        <w:spacing w:after="0" w:line="240" w:lineRule="auto"/>
        <w:ind w:firstLine="720"/>
        <w:rPr>
          <w:ins w:id="675" w:author="Jimmy Duggan" w:date="2015-11-15T19:56:00Z"/>
        </w:rPr>
        <w:pPrChange w:id="676" w:author="Jimmy Duggan" w:date="2015-11-15T22:45:00Z">
          <w:pPr>
            <w:keepNext/>
            <w:keepLines/>
            <w:spacing w:after="0" w:line="240" w:lineRule="auto"/>
            <w:ind w:firstLine="720"/>
          </w:pPr>
        </w:pPrChange>
      </w:pPr>
      <w:ins w:id="677" w:author="Jimmy Duggan" w:date="2015-11-15T19:56:00Z">
        <w:r>
          <w:rPr>
            <w:b/>
          </w:rPr>
          <w:t>Attributes:</w:t>
        </w:r>
      </w:ins>
    </w:p>
    <w:p w:rsidR="0096020E" w:rsidRPr="00F82B86" w:rsidRDefault="0096020E" w:rsidP="005D60DE">
      <w:pPr>
        <w:pStyle w:val="ListParagraph"/>
        <w:keepNext/>
        <w:keepLines/>
        <w:spacing w:after="0" w:line="240" w:lineRule="auto"/>
        <w:ind w:left="2520"/>
        <w:rPr>
          <w:ins w:id="678" w:author="Jimmy Duggan" w:date="2015-11-15T19:56:00Z"/>
        </w:rPr>
        <w:pPrChange w:id="679" w:author="Jimmy Duggan" w:date="2015-11-15T22:45:00Z">
          <w:pPr>
            <w:pStyle w:val="ListParagraph"/>
            <w:keepNext/>
            <w:keepLines/>
            <w:spacing w:after="0" w:line="240" w:lineRule="auto"/>
            <w:ind w:left="2520"/>
          </w:pPr>
        </w:pPrChange>
      </w:pPr>
    </w:p>
    <w:p w:rsidR="0096020E" w:rsidRPr="00F82B86" w:rsidRDefault="001B00C4" w:rsidP="005D60DE">
      <w:pPr>
        <w:pStyle w:val="ListParagraph"/>
        <w:keepNext/>
        <w:keepLines/>
        <w:numPr>
          <w:ilvl w:val="0"/>
          <w:numId w:val="10"/>
        </w:numPr>
        <w:spacing w:after="0" w:line="240" w:lineRule="auto"/>
        <w:rPr>
          <w:ins w:id="680" w:author="Jimmy Duggan" w:date="2015-11-15T19:56:00Z"/>
        </w:rPr>
        <w:pPrChange w:id="681" w:author="Jimmy Duggan" w:date="2015-11-15T22:45:00Z">
          <w:pPr>
            <w:pStyle w:val="ListParagraph"/>
            <w:keepNext/>
            <w:keepLines/>
            <w:numPr>
              <w:numId w:val="10"/>
            </w:numPr>
            <w:spacing w:after="0" w:line="240" w:lineRule="auto"/>
            <w:ind w:left="1800" w:hanging="360"/>
          </w:pPr>
        </w:pPrChange>
      </w:pPr>
      <w:ins w:id="682" w:author="Jimmy Duggan" w:date="2015-11-15T20:26:00Z">
        <w:r>
          <w:rPr>
            <w:b/>
          </w:rPr>
          <w:t>Public</w:t>
        </w:r>
      </w:ins>
      <w:ins w:id="683" w:author="Jimmy Duggan" w:date="2015-11-15T19:56:00Z">
        <w:r w:rsidR="0096020E">
          <w:rPr>
            <w:b/>
          </w:rPr>
          <w:t xml:space="preserve"> </w:t>
        </w:r>
      </w:ins>
      <w:proofErr w:type="spellStart"/>
      <w:ins w:id="684" w:author="Jimmy Duggan" w:date="2015-11-15T20:23:00Z">
        <w:r>
          <w:rPr>
            <w:b/>
          </w:rPr>
          <w:t>int</w:t>
        </w:r>
      </w:ins>
      <w:proofErr w:type="spellEnd"/>
      <w:ins w:id="685" w:author="Jimmy Duggan" w:date="2015-11-15T19:56:00Z">
        <w:r w:rsidR="0096020E">
          <w:rPr>
            <w:b/>
          </w:rPr>
          <w:t xml:space="preserve"> </w:t>
        </w:r>
        <w:r w:rsidR="0096020E" w:rsidRPr="00E84F72">
          <w:t>Id</w:t>
        </w:r>
      </w:ins>
    </w:p>
    <w:p w:rsidR="0096020E" w:rsidRDefault="0096020E" w:rsidP="005D60DE">
      <w:pPr>
        <w:pStyle w:val="ListParagraph"/>
        <w:keepNext/>
        <w:keepLines/>
        <w:numPr>
          <w:ilvl w:val="1"/>
          <w:numId w:val="10"/>
        </w:numPr>
        <w:spacing w:after="0" w:line="240" w:lineRule="auto"/>
        <w:rPr>
          <w:ins w:id="686" w:author="Jimmy Duggan" w:date="2015-11-15T20:28:00Z"/>
        </w:rPr>
        <w:pPrChange w:id="687" w:author="Jimmy Duggan" w:date="2015-11-15T22:45:00Z">
          <w:pPr>
            <w:pStyle w:val="ListParagraph"/>
            <w:keepNext/>
            <w:keepLines/>
            <w:numPr>
              <w:ilvl w:val="1"/>
              <w:numId w:val="10"/>
            </w:numPr>
            <w:spacing w:after="0" w:line="240" w:lineRule="auto"/>
            <w:ind w:left="2520" w:hanging="360"/>
          </w:pPr>
        </w:pPrChange>
      </w:pPr>
      <w:ins w:id="688" w:author="Jimmy Duggan" w:date="2015-11-15T19:56:00Z">
        <w:r>
          <w:t xml:space="preserve">Unique </w:t>
        </w:r>
      </w:ins>
      <w:ins w:id="689" w:author="Jimmy Duggan" w:date="2015-11-15T20:23:00Z">
        <w:r w:rsidR="001B00C4">
          <w:t>id generated by the system for each physician.</w:t>
        </w:r>
      </w:ins>
    </w:p>
    <w:p w:rsidR="007F09D4" w:rsidRDefault="007F09D4" w:rsidP="005D60DE">
      <w:pPr>
        <w:pStyle w:val="ListParagraph"/>
        <w:keepNext/>
        <w:keepLines/>
        <w:spacing w:after="0" w:line="240" w:lineRule="auto"/>
        <w:ind w:left="2520"/>
        <w:rPr>
          <w:ins w:id="690" w:author="Jimmy Duggan" w:date="2015-11-15T20:28:00Z"/>
        </w:rPr>
        <w:pPrChange w:id="691" w:author="Jimmy Duggan" w:date="2015-11-15T22:45:00Z">
          <w:pPr>
            <w:pStyle w:val="ListParagraph"/>
            <w:keepNext/>
            <w:keepLines/>
            <w:numPr>
              <w:ilvl w:val="1"/>
              <w:numId w:val="10"/>
            </w:numPr>
            <w:spacing w:after="0" w:line="240" w:lineRule="auto"/>
            <w:ind w:left="2520" w:hanging="360"/>
          </w:pPr>
        </w:pPrChange>
      </w:pPr>
    </w:p>
    <w:p w:rsidR="007F09D4" w:rsidRPr="00F82B86" w:rsidRDefault="007F09D4" w:rsidP="005D60DE">
      <w:pPr>
        <w:pStyle w:val="ListParagraph"/>
        <w:keepNext/>
        <w:keepLines/>
        <w:numPr>
          <w:ilvl w:val="0"/>
          <w:numId w:val="10"/>
        </w:numPr>
        <w:spacing w:after="0" w:line="240" w:lineRule="auto"/>
        <w:rPr>
          <w:ins w:id="692" w:author="Jimmy Duggan" w:date="2015-11-15T20:28:00Z"/>
        </w:rPr>
        <w:pPrChange w:id="693" w:author="Jimmy Duggan" w:date="2015-11-15T22:45:00Z">
          <w:pPr>
            <w:pStyle w:val="ListParagraph"/>
            <w:keepNext/>
            <w:keepLines/>
            <w:numPr>
              <w:numId w:val="10"/>
            </w:numPr>
            <w:spacing w:after="0" w:line="240" w:lineRule="auto"/>
            <w:ind w:left="1800" w:hanging="360"/>
          </w:pPr>
        </w:pPrChange>
      </w:pPr>
      <w:ins w:id="694" w:author="Jimmy Duggan" w:date="2015-11-15T20:28:00Z">
        <w:r>
          <w:rPr>
            <w:b/>
          </w:rPr>
          <w:t xml:space="preserve">Public </w:t>
        </w:r>
        <w:r>
          <w:rPr>
            <w:b/>
          </w:rPr>
          <w:t xml:space="preserve">string </w:t>
        </w:r>
        <w:proofErr w:type="spellStart"/>
        <w:r>
          <w:t>FirstName</w:t>
        </w:r>
        <w:proofErr w:type="spellEnd"/>
      </w:ins>
    </w:p>
    <w:p w:rsidR="007F09D4" w:rsidRDefault="007F09D4" w:rsidP="005D60DE">
      <w:pPr>
        <w:pStyle w:val="ListParagraph"/>
        <w:keepNext/>
        <w:keepLines/>
        <w:numPr>
          <w:ilvl w:val="1"/>
          <w:numId w:val="10"/>
        </w:numPr>
        <w:spacing w:after="0" w:line="240" w:lineRule="auto"/>
        <w:rPr>
          <w:ins w:id="695" w:author="Jimmy Duggan" w:date="2015-11-15T20:28:00Z"/>
        </w:rPr>
        <w:pPrChange w:id="696" w:author="Jimmy Duggan" w:date="2015-11-15T22:45:00Z">
          <w:pPr>
            <w:pStyle w:val="ListParagraph"/>
            <w:keepNext/>
            <w:keepLines/>
            <w:numPr>
              <w:ilvl w:val="1"/>
              <w:numId w:val="10"/>
            </w:numPr>
            <w:spacing w:after="0" w:line="240" w:lineRule="auto"/>
            <w:ind w:left="2520" w:hanging="360"/>
          </w:pPr>
        </w:pPrChange>
      </w:pPr>
      <w:ins w:id="697" w:author="Jimmy Duggan" w:date="2015-11-15T20:29:00Z">
        <w:r>
          <w:t>Physician’s first name.</w:t>
        </w:r>
      </w:ins>
    </w:p>
    <w:p w:rsidR="007F09D4" w:rsidRDefault="007F09D4" w:rsidP="005D60DE">
      <w:pPr>
        <w:pStyle w:val="ListParagraph"/>
        <w:keepNext/>
        <w:keepLines/>
        <w:spacing w:after="0" w:line="240" w:lineRule="auto"/>
        <w:ind w:left="2520"/>
        <w:rPr>
          <w:ins w:id="698" w:author="Jimmy Duggan" w:date="2015-11-15T20:28:00Z"/>
        </w:rPr>
        <w:pPrChange w:id="699" w:author="Jimmy Duggan" w:date="2015-11-15T22:45:00Z">
          <w:pPr>
            <w:pStyle w:val="ListParagraph"/>
            <w:keepNext/>
            <w:keepLines/>
            <w:numPr>
              <w:ilvl w:val="1"/>
              <w:numId w:val="10"/>
            </w:numPr>
            <w:spacing w:after="0" w:line="240" w:lineRule="auto"/>
            <w:ind w:left="2520" w:hanging="360"/>
          </w:pPr>
        </w:pPrChange>
      </w:pPr>
    </w:p>
    <w:p w:rsidR="007F09D4" w:rsidRPr="00F82B86" w:rsidRDefault="007F09D4" w:rsidP="005D60DE">
      <w:pPr>
        <w:pStyle w:val="ListParagraph"/>
        <w:keepNext/>
        <w:keepLines/>
        <w:numPr>
          <w:ilvl w:val="0"/>
          <w:numId w:val="10"/>
        </w:numPr>
        <w:spacing w:after="0" w:line="240" w:lineRule="auto"/>
        <w:rPr>
          <w:ins w:id="700" w:author="Jimmy Duggan" w:date="2015-11-15T20:28:00Z"/>
        </w:rPr>
        <w:pPrChange w:id="701" w:author="Jimmy Duggan" w:date="2015-11-15T22:45:00Z">
          <w:pPr>
            <w:pStyle w:val="ListParagraph"/>
            <w:keepNext/>
            <w:keepLines/>
            <w:numPr>
              <w:numId w:val="10"/>
            </w:numPr>
            <w:spacing w:after="0" w:line="240" w:lineRule="auto"/>
            <w:ind w:left="1800" w:hanging="360"/>
          </w:pPr>
        </w:pPrChange>
      </w:pPr>
      <w:ins w:id="702" w:author="Jimmy Duggan" w:date="2015-11-15T20:28:00Z">
        <w:r>
          <w:rPr>
            <w:b/>
          </w:rPr>
          <w:t xml:space="preserve">Public </w:t>
        </w:r>
      </w:ins>
      <w:ins w:id="703" w:author="Jimmy Duggan" w:date="2015-11-15T20:29:00Z">
        <w:r>
          <w:rPr>
            <w:b/>
          </w:rPr>
          <w:t xml:space="preserve">string </w:t>
        </w:r>
        <w:proofErr w:type="spellStart"/>
        <w:r>
          <w:t>LastName</w:t>
        </w:r>
      </w:ins>
      <w:proofErr w:type="spellEnd"/>
    </w:p>
    <w:p w:rsidR="007F09D4" w:rsidRDefault="007F09D4" w:rsidP="005D60DE">
      <w:pPr>
        <w:pStyle w:val="ListParagraph"/>
        <w:keepNext/>
        <w:keepLines/>
        <w:numPr>
          <w:ilvl w:val="1"/>
          <w:numId w:val="10"/>
        </w:numPr>
        <w:spacing w:after="0" w:line="240" w:lineRule="auto"/>
        <w:rPr>
          <w:ins w:id="704" w:author="Jimmy Duggan" w:date="2015-11-15T20:28:00Z"/>
        </w:rPr>
        <w:pPrChange w:id="705" w:author="Jimmy Duggan" w:date="2015-11-15T22:45:00Z">
          <w:pPr>
            <w:pStyle w:val="ListParagraph"/>
            <w:keepNext/>
            <w:keepLines/>
            <w:numPr>
              <w:ilvl w:val="1"/>
              <w:numId w:val="10"/>
            </w:numPr>
            <w:spacing w:after="0" w:line="240" w:lineRule="auto"/>
            <w:ind w:left="2520" w:hanging="360"/>
          </w:pPr>
        </w:pPrChange>
      </w:pPr>
      <w:ins w:id="706" w:author="Jimmy Duggan" w:date="2015-11-15T20:29:00Z">
        <w:r>
          <w:t>Physician’s last name.</w:t>
        </w:r>
      </w:ins>
    </w:p>
    <w:p w:rsidR="007F09D4" w:rsidRDefault="007F09D4" w:rsidP="005D60DE">
      <w:pPr>
        <w:keepNext/>
        <w:keepLines/>
        <w:spacing w:after="0" w:line="240" w:lineRule="auto"/>
        <w:rPr>
          <w:ins w:id="707" w:author="Jimmy Duggan" w:date="2015-11-15T20:29:00Z"/>
        </w:rPr>
        <w:pPrChange w:id="708" w:author="Jimmy Duggan" w:date="2015-11-15T22:45:00Z">
          <w:pPr>
            <w:pStyle w:val="ListParagraph"/>
            <w:keepNext/>
            <w:keepLines/>
            <w:numPr>
              <w:ilvl w:val="1"/>
              <w:numId w:val="10"/>
            </w:numPr>
            <w:spacing w:after="0" w:line="240" w:lineRule="auto"/>
            <w:ind w:left="2520" w:hanging="360"/>
          </w:pPr>
        </w:pPrChange>
      </w:pPr>
    </w:p>
    <w:p w:rsidR="007F09D4" w:rsidRPr="00F82B86" w:rsidRDefault="007F09D4" w:rsidP="005D60DE">
      <w:pPr>
        <w:pStyle w:val="ListParagraph"/>
        <w:keepNext/>
        <w:keepLines/>
        <w:numPr>
          <w:ilvl w:val="0"/>
          <w:numId w:val="10"/>
        </w:numPr>
        <w:spacing w:after="0" w:line="240" w:lineRule="auto"/>
        <w:rPr>
          <w:ins w:id="709" w:author="Jimmy Duggan" w:date="2015-11-15T20:29:00Z"/>
        </w:rPr>
        <w:pPrChange w:id="710" w:author="Jimmy Duggan" w:date="2015-11-15T22:45:00Z">
          <w:pPr>
            <w:pStyle w:val="ListParagraph"/>
            <w:keepNext/>
            <w:keepLines/>
            <w:numPr>
              <w:numId w:val="10"/>
            </w:numPr>
            <w:spacing w:after="0" w:line="240" w:lineRule="auto"/>
            <w:ind w:left="1800" w:hanging="360"/>
          </w:pPr>
        </w:pPrChange>
      </w:pPr>
      <w:ins w:id="711" w:author="Jimmy Duggan" w:date="2015-11-15T20:29:00Z">
        <w:r>
          <w:rPr>
            <w:b/>
          </w:rPr>
          <w:t xml:space="preserve">Public </w:t>
        </w:r>
        <w:r>
          <w:rPr>
            <w:b/>
          </w:rPr>
          <w:t>string</w:t>
        </w:r>
        <w:r>
          <w:rPr>
            <w:b/>
          </w:rPr>
          <w:t xml:space="preserve"> </w:t>
        </w:r>
        <w:r>
          <w:t>Address</w:t>
        </w:r>
      </w:ins>
    </w:p>
    <w:p w:rsidR="007F09D4" w:rsidRDefault="007F09D4" w:rsidP="005D60DE">
      <w:pPr>
        <w:pStyle w:val="ListParagraph"/>
        <w:keepNext/>
        <w:keepLines/>
        <w:numPr>
          <w:ilvl w:val="1"/>
          <w:numId w:val="10"/>
        </w:numPr>
        <w:spacing w:after="0" w:line="240" w:lineRule="auto"/>
        <w:rPr>
          <w:ins w:id="712" w:author="Jimmy Duggan" w:date="2015-11-15T20:29:00Z"/>
        </w:rPr>
        <w:pPrChange w:id="713" w:author="Jimmy Duggan" w:date="2015-11-15T22:45:00Z">
          <w:pPr>
            <w:pStyle w:val="ListParagraph"/>
            <w:keepNext/>
            <w:keepLines/>
            <w:numPr>
              <w:ilvl w:val="1"/>
              <w:numId w:val="10"/>
            </w:numPr>
            <w:spacing w:after="0" w:line="240" w:lineRule="auto"/>
            <w:ind w:left="2520" w:hanging="360"/>
          </w:pPr>
        </w:pPrChange>
      </w:pPr>
      <w:ins w:id="714" w:author="Jimmy Duggan" w:date="2015-11-15T20:29:00Z">
        <w:r>
          <w:t>Physician</w:t>
        </w:r>
      </w:ins>
      <w:ins w:id="715" w:author="Jimmy Duggan" w:date="2015-11-15T20:30:00Z">
        <w:r>
          <w:t>’</w:t>
        </w:r>
      </w:ins>
      <w:ins w:id="716" w:author="Jimmy Duggan" w:date="2015-11-15T20:29:00Z">
        <w:r>
          <w:t xml:space="preserve">s </w:t>
        </w:r>
        <w:proofErr w:type="gramStart"/>
        <w:r>
          <w:t>office address</w:t>
        </w:r>
        <w:proofErr w:type="gramEnd"/>
        <w:r>
          <w:t xml:space="preserve"> information.</w:t>
        </w:r>
      </w:ins>
    </w:p>
    <w:p w:rsidR="0096020E" w:rsidRPr="00F82B86" w:rsidRDefault="0096020E" w:rsidP="005D60DE">
      <w:pPr>
        <w:pStyle w:val="ListParagraph"/>
        <w:keepNext/>
        <w:keepLines/>
        <w:spacing w:after="0" w:line="240" w:lineRule="auto"/>
        <w:ind w:left="2520"/>
        <w:rPr>
          <w:ins w:id="717" w:author="Jimmy Duggan" w:date="2015-11-15T19:56:00Z"/>
        </w:rPr>
        <w:pPrChange w:id="718" w:author="Jimmy Duggan" w:date="2015-11-15T22:45:00Z">
          <w:pPr>
            <w:pStyle w:val="ListParagraph"/>
            <w:keepNext/>
            <w:keepLines/>
            <w:spacing w:after="0" w:line="240" w:lineRule="auto"/>
            <w:ind w:left="2520"/>
          </w:pPr>
        </w:pPrChange>
      </w:pPr>
    </w:p>
    <w:p w:rsidR="0096020E" w:rsidRPr="00F82B86" w:rsidRDefault="001B00C4" w:rsidP="005D60DE">
      <w:pPr>
        <w:pStyle w:val="ListParagraph"/>
        <w:keepNext/>
        <w:keepLines/>
        <w:numPr>
          <w:ilvl w:val="0"/>
          <w:numId w:val="10"/>
        </w:numPr>
        <w:spacing w:after="0" w:line="240" w:lineRule="auto"/>
        <w:rPr>
          <w:ins w:id="719" w:author="Jimmy Duggan" w:date="2015-11-15T19:56:00Z"/>
        </w:rPr>
        <w:pPrChange w:id="720" w:author="Jimmy Duggan" w:date="2015-11-15T22:45:00Z">
          <w:pPr>
            <w:pStyle w:val="ListParagraph"/>
            <w:keepNext/>
            <w:keepLines/>
            <w:numPr>
              <w:numId w:val="10"/>
            </w:numPr>
            <w:spacing w:after="0" w:line="240" w:lineRule="auto"/>
            <w:ind w:left="1800" w:hanging="360"/>
          </w:pPr>
        </w:pPrChange>
      </w:pPr>
      <w:ins w:id="721" w:author="Jimmy Duggan" w:date="2015-11-15T20:26:00Z">
        <w:r>
          <w:rPr>
            <w:b/>
          </w:rPr>
          <w:t xml:space="preserve">Public </w:t>
        </w:r>
      </w:ins>
      <w:ins w:id="722" w:author="Jimmy Duggan" w:date="2015-11-15T20:24:00Z">
        <w:r>
          <w:rPr>
            <w:b/>
          </w:rPr>
          <w:t xml:space="preserve">string </w:t>
        </w:r>
        <w:r>
          <w:t>Email</w:t>
        </w:r>
      </w:ins>
    </w:p>
    <w:p w:rsidR="0096020E" w:rsidRDefault="001B00C4" w:rsidP="005D60DE">
      <w:pPr>
        <w:pStyle w:val="ListParagraph"/>
        <w:keepNext/>
        <w:keepLines/>
        <w:numPr>
          <w:ilvl w:val="1"/>
          <w:numId w:val="10"/>
        </w:numPr>
        <w:spacing w:after="0" w:line="240" w:lineRule="auto"/>
        <w:rPr>
          <w:ins w:id="723" w:author="Jimmy Duggan" w:date="2015-11-15T19:56:00Z"/>
        </w:rPr>
        <w:pPrChange w:id="724" w:author="Jimmy Duggan" w:date="2015-11-15T22:45:00Z">
          <w:pPr>
            <w:pStyle w:val="ListParagraph"/>
            <w:keepNext/>
            <w:keepLines/>
            <w:numPr>
              <w:ilvl w:val="1"/>
              <w:numId w:val="10"/>
            </w:numPr>
            <w:spacing w:after="0" w:line="240" w:lineRule="auto"/>
            <w:ind w:left="2520" w:hanging="360"/>
          </w:pPr>
        </w:pPrChange>
      </w:pPr>
      <w:ins w:id="725" w:author="Jimmy Duggan" w:date="2015-11-15T20:24:00Z">
        <w:r>
          <w:t>Email address for the physician</w:t>
        </w:r>
      </w:ins>
    </w:p>
    <w:p w:rsidR="0096020E" w:rsidRDefault="0096020E" w:rsidP="005D60DE">
      <w:pPr>
        <w:pStyle w:val="ListParagraph"/>
        <w:keepNext/>
        <w:keepLines/>
        <w:spacing w:after="0" w:line="240" w:lineRule="auto"/>
        <w:ind w:left="2520"/>
        <w:rPr>
          <w:ins w:id="726" w:author="Jimmy Duggan" w:date="2015-11-15T19:56:00Z"/>
        </w:rPr>
        <w:pPrChange w:id="727" w:author="Jimmy Duggan" w:date="2015-11-15T22:45:00Z">
          <w:pPr>
            <w:pStyle w:val="ListParagraph"/>
            <w:keepNext/>
            <w:keepLines/>
            <w:spacing w:after="0" w:line="240" w:lineRule="auto"/>
            <w:ind w:left="2520"/>
          </w:pPr>
        </w:pPrChange>
      </w:pPr>
    </w:p>
    <w:p w:rsidR="0096020E" w:rsidRDefault="001B00C4" w:rsidP="005D60DE">
      <w:pPr>
        <w:pStyle w:val="ListParagraph"/>
        <w:keepNext/>
        <w:keepLines/>
        <w:numPr>
          <w:ilvl w:val="0"/>
          <w:numId w:val="10"/>
        </w:numPr>
        <w:spacing w:after="0" w:line="240" w:lineRule="auto"/>
        <w:rPr>
          <w:ins w:id="728" w:author="Jimmy Duggan" w:date="2015-11-15T19:56:00Z"/>
        </w:rPr>
        <w:pPrChange w:id="729" w:author="Jimmy Duggan" w:date="2015-11-15T22:45:00Z">
          <w:pPr>
            <w:pStyle w:val="ListParagraph"/>
            <w:keepNext/>
            <w:keepLines/>
            <w:numPr>
              <w:numId w:val="10"/>
            </w:numPr>
            <w:spacing w:after="0" w:line="240" w:lineRule="auto"/>
            <w:ind w:left="1800" w:hanging="360"/>
          </w:pPr>
        </w:pPrChange>
      </w:pPr>
      <w:ins w:id="730" w:author="Jimmy Duggan" w:date="2015-11-15T20:26:00Z">
        <w:r>
          <w:rPr>
            <w:b/>
          </w:rPr>
          <w:t xml:space="preserve">Public </w:t>
        </w:r>
      </w:ins>
      <w:ins w:id="731" w:author="Jimmy Duggan" w:date="2015-11-15T20:24:00Z">
        <w:r>
          <w:rPr>
            <w:b/>
          </w:rPr>
          <w:t>string</w:t>
        </w:r>
      </w:ins>
      <w:ins w:id="732" w:author="Jimmy Duggan" w:date="2015-11-15T19:56:00Z">
        <w:r w:rsidR="0096020E">
          <w:rPr>
            <w:b/>
          </w:rPr>
          <w:t xml:space="preserve"> </w:t>
        </w:r>
      </w:ins>
      <w:proofErr w:type="spellStart"/>
      <w:ins w:id="733" w:author="Jimmy Duggan" w:date="2015-11-15T20:24:00Z">
        <w:r>
          <w:t>PhoneNumber</w:t>
        </w:r>
      </w:ins>
      <w:proofErr w:type="spellEnd"/>
    </w:p>
    <w:p w:rsidR="0096020E" w:rsidRDefault="001B00C4" w:rsidP="005D60DE">
      <w:pPr>
        <w:pStyle w:val="ListParagraph"/>
        <w:keepNext/>
        <w:keepLines/>
        <w:numPr>
          <w:ilvl w:val="1"/>
          <w:numId w:val="10"/>
        </w:numPr>
        <w:spacing w:after="0" w:line="240" w:lineRule="auto"/>
        <w:rPr>
          <w:ins w:id="734" w:author="Jimmy Duggan" w:date="2015-11-15T19:56:00Z"/>
        </w:rPr>
        <w:pPrChange w:id="735" w:author="Jimmy Duggan" w:date="2015-11-15T22:45:00Z">
          <w:pPr>
            <w:pStyle w:val="ListParagraph"/>
            <w:keepNext/>
            <w:keepLines/>
            <w:numPr>
              <w:ilvl w:val="1"/>
              <w:numId w:val="10"/>
            </w:numPr>
            <w:spacing w:after="0" w:line="240" w:lineRule="auto"/>
            <w:ind w:left="2520" w:hanging="360"/>
          </w:pPr>
        </w:pPrChange>
      </w:pPr>
      <w:ins w:id="736" w:author="Jimmy Duggan" w:date="2015-11-15T20:24:00Z">
        <w:r>
          <w:t>Phone number for the physician</w:t>
        </w:r>
      </w:ins>
    </w:p>
    <w:p w:rsidR="0096020E" w:rsidRDefault="0096020E" w:rsidP="005D60DE">
      <w:pPr>
        <w:pStyle w:val="ListParagraph"/>
        <w:keepNext/>
        <w:keepLines/>
        <w:spacing w:after="0" w:line="240" w:lineRule="auto"/>
        <w:ind w:left="2520"/>
        <w:rPr>
          <w:ins w:id="737" w:author="Jimmy Duggan" w:date="2015-11-15T19:56:00Z"/>
        </w:rPr>
        <w:pPrChange w:id="738" w:author="Jimmy Duggan" w:date="2015-11-15T22:45:00Z">
          <w:pPr>
            <w:pStyle w:val="ListParagraph"/>
            <w:keepNext/>
            <w:keepLines/>
            <w:spacing w:after="0" w:line="240" w:lineRule="auto"/>
            <w:ind w:left="2520"/>
          </w:pPr>
        </w:pPrChange>
      </w:pPr>
    </w:p>
    <w:p w:rsidR="0096020E" w:rsidRDefault="007F09D4" w:rsidP="005D60DE">
      <w:pPr>
        <w:pStyle w:val="ListParagraph"/>
        <w:keepNext/>
        <w:keepLines/>
        <w:numPr>
          <w:ilvl w:val="0"/>
          <w:numId w:val="10"/>
        </w:numPr>
        <w:spacing w:after="0" w:line="240" w:lineRule="auto"/>
        <w:rPr>
          <w:ins w:id="739" w:author="Jimmy Duggan" w:date="2015-11-15T19:56:00Z"/>
        </w:rPr>
        <w:pPrChange w:id="740" w:author="Jimmy Duggan" w:date="2015-11-15T22:45:00Z">
          <w:pPr>
            <w:pStyle w:val="ListParagraph"/>
            <w:keepNext/>
            <w:keepLines/>
            <w:numPr>
              <w:numId w:val="10"/>
            </w:numPr>
            <w:spacing w:after="0" w:line="240" w:lineRule="auto"/>
            <w:ind w:left="1800" w:hanging="360"/>
          </w:pPr>
        </w:pPrChange>
      </w:pPr>
      <w:ins w:id="741" w:author="Jimmy Duggan" w:date="2015-11-15T20:27:00Z">
        <w:r>
          <w:rPr>
            <w:b/>
          </w:rPr>
          <w:t>Public virtual</w:t>
        </w:r>
      </w:ins>
      <w:ins w:id="742" w:author="Jimmy Duggan" w:date="2015-11-15T19:56:00Z">
        <w:r w:rsidR="0096020E">
          <w:rPr>
            <w:b/>
          </w:rPr>
          <w:t xml:space="preserve"> </w:t>
        </w:r>
      </w:ins>
      <w:ins w:id="743" w:author="Jimmy Duggan" w:date="2015-11-15T20:27:00Z">
        <w:r w:rsidR="001B00C4">
          <w:rPr>
            <w:b/>
          </w:rPr>
          <w:t>Collection&lt;Parent&gt;</w:t>
        </w:r>
      </w:ins>
      <w:ins w:id="744" w:author="Jimmy Duggan" w:date="2015-11-15T19:56:00Z">
        <w:r w:rsidR="0096020E">
          <w:rPr>
            <w:b/>
          </w:rPr>
          <w:t xml:space="preserve"> </w:t>
        </w:r>
      </w:ins>
      <w:ins w:id="745" w:author="Jimmy Duggan" w:date="2015-11-15T20:27:00Z">
        <w:r>
          <w:t>Patients</w:t>
        </w:r>
      </w:ins>
    </w:p>
    <w:p w:rsidR="0096020E" w:rsidRDefault="007F09D4" w:rsidP="005D60DE">
      <w:pPr>
        <w:pStyle w:val="ListParagraph"/>
        <w:keepNext/>
        <w:keepLines/>
        <w:numPr>
          <w:ilvl w:val="1"/>
          <w:numId w:val="10"/>
        </w:numPr>
        <w:spacing w:after="0" w:line="240" w:lineRule="auto"/>
        <w:rPr>
          <w:ins w:id="746" w:author="Jimmy Duggan" w:date="2015-11-15T19:56:00Z"/>
        </w:rPr>
        <w:pPrChange w:id="747" w:author="Jimmy Duggan" w:date="2015-11-15T22:45:00Z">
          <w:pPr>
            <w:pStyle w:val="ListParagraph"/>
            <w:keepNext/>
            <w:keepLines/>
            <w:numPr>
              <w:ilvl w:val="1"/>
              <w:numId w:val="10"/>
            </w:numPr>
            <w:spacing w:after="0" w:line="240" w:lineRule="auto"/>
            <w:ind w:left="2520" w:hanging="360"/>
          </w:pPr>
        </w:pPrChange>
      </w:pPr>
      <w:ins w:id="748" w:author="Jimmy Duggan" w:date="2015-11-15T20:28:00Z">
        <w:r>
          <w:lastRenderedPageBreak/>
          <w:t>Collection of all of the physician’s patients.</w:t>
        </w:r>
      </w:ins>
    </w:p>
    <w:p w:rsidR="0096020E" w:rsidRPr="00F82B86" w:rsidRDefault="0096020E" w:rsidP="005D60DE">
      <w:pPr>
        <w:keepNext/>
        <w:keepLines/>
        <w:spacing w:after="0" w:line="240" w:lineRule="auto"/>
        <w:rPr>
          <w:ins w:id="749" w:author="Jimmy Duggan" w:date="2015-11-15T19:56:00Z"/>
        </w:rPr>
        <w:pPrChange w:id="750" w:author="Jimmy Duggan" w:date="2015-11-15T22:45:00Z">
          <w:pPr>
            <w:pStyle w:val="ListParagraph"/>
            <w:keepNext/>
            <w:keepLines/>
            <w:spacing w:after="0" w:line="240" w:lineRule="auto"/>
            <w:ind w:left="2520"/>
          </w:pPr>
        </w:pPrChange>
      </w:pPr>
    </w:p>
    <w:p w:rsidR="0096020E" w:rsidRDefault="0096020E" w:rsidP="005D60DE">
      <w:pPr>
        <w:keepNext/>
        <w:keepLines/>
        <w:spacing w:after="0" w:line="240" w:lineRule="auto"/>
        <w:ind w:firstLine="720"/>
        <w:rPr>
          <w:ins w:id="751" w:author="Jimmy Duggan" w:date="2015-11-15T19:56:00Z"/>
          <w:b/>
        </w:rPr>
        <w:pPrChange w:id="752" w:author="Jimmy Duggan" w:date="2015-11-15T22:45:00Z">
          <w:pPr>
            <w:keepNext/>
            <w:keepLines/>
            <w:spacing w:after="0" w:line="240" w:lineRule="auto"/>
            <w:ind w:firstLine="720"/>
          </w:pPr>
        </w:pPrChange>
      </w:pPr>
      <w:ins w:id="753" w:author="Jimmy Duggan" w:date="2015-11-15T19:56:00Z">
        <w:r>
          <w:rPr>
            <w:b/>
          </w:rPr>
          <w:t>Operations:</w:t>
        </w:r>
      </w:ins>
    </w:p>
    <w:p w:rsidR="0096020E" w:rsidRDefault="0096020E" w:rsidP="005D60DE">
      <w:pPr>
        <w:pStyle w:val="ListParagraph"/>
        <w:keepNext/>
        <w:keepLines/>
        <w:numPr>
          <w:ilvl w:val="0"/>
          <w:numId w:val="7"/>
        </w:numPr>
        <w:spacing w:after="0" w:line="240" w:lineRule="auto"/>
        <w:rPr>
          <w:ins w:id="754" w:author="Jimmy Duggan" w:date="2015-11-15T19:56:00Z"/>
        </w:rPr>
        <w:pPrChange w:id="755" w:author="Jimmy Duggan" w:date="2015-11-15T22:45:00Z">
          <w:pPr>
            <w:pStyle w:val="ListParagraph"/>
            <w:keepNext/>
            <w:keepLines/>
            <w:numPr>
              <w:numId w:val="7"/>
            </w:numPr>
            <w:spacing w:after="0" w:line="240" w:lineRule="auto"/>
            <w:ind w:left="1800" w:hanging="360"/>
          </w:pPr>
        </w:pPrChange>
      </w:pPr>
      <w:ins w:id="756" w:author="Jimmy Duggan" w:date="2015-11-15T19:56:00Z">
        <w:r w:rsidRPr="00484ED5">
          <w:t>Sets and gets for all attributes.</w:t>
        </w:r>
      </w:ins>
    </w:p>
    <w:p w:rsidR="0096020E" w:rsidRDefault="0096020E" w:rsidP="005D60DE">
      <w:pPr>
        <w:pStyle w:val="ListParagraph"/>
        <w:keepNext/>
        <w:keepLines/>
        <w:spacing w:after="0" w:line="240" w:lineRule="auto"/>
        <w:ind w:left="1800"/>
        <w:rPr>
          <w:ins w:id="757" w:author="Jimmy Duggan" w:date="2015-11-15T19:56:00Z"/>
        </w:rPr>
        <w:pPrChange w:id="758" w:author="Jimmy Duggan" w:date="2015-11-15T22:45:00Z">
          <w:pPr>
            <w:pStyle w:val="ListParagraph"/>
            <w:keepNext/>
            <w:keepLines/>
            <w:spacing w:after="0" w:line="240" w:lineRule="auto"/>
            <w:ind w:left="1800"/>
          </w:pPr>
        </w:pPrChange>
      </w:pPr>
    </w:p>
    <w:p w:rsidR="0096020E" w:rsidRDefault="0096020E" w:rsidP="005D60DE">
      <w:pPr>
        <w:keepNext/>
        <w:keepLines/>
        <w:spacing w:after="0" w:line="240" w:lineRule="auto"/>
        <w:ind w:left="720"/>
        <w:rPr>
          <w:ins w:id="759" w:author="Jimmy Duggan" w:date="2015-11-15T19:56:00Z"/>
          <w:b/>
        </w:rPr>
        <w:pPrChange w:id="760" w:author="Jimmy Duggan" w:date="2015-11-15T22:45:00Z">
          <w:pPr>
            <w:keepNext/>
            <w:keepLines/>
            <w:spacing w:after="0" w:line="240" w:lineRule="auto"/>
            <w:ind w:left="720"/>
          </w:pPr>
        </w:pPrChange>
      </w:pPr>
      <w:ins w:id="761" w:author="Jimmy Duggan" w:date="2015-11-15T19:56:00Z">
        <w:r>
          <w:rPr>
            <w:b/>
          </w:rPr>
          <w:t>Constructors:</w:t>
        </w:r>
      </w:ins>
    </w:p>
    <w:p w:rsidR="0096020E" w:rsidRPr="00E84F72" w:rsidRDefault="0096020E" w:rsidP="005D60DE">
      <w:pPr>
        <w:pStyle w:val="ListParagraph"/>
        <w:keepNext/>
        <w:keepLines/>
        <w:numPr>
          <w:ilvl w:val="0"/>
          <w:numId w:val="14"/>
        </w:numPr>
        <w:spacing w:after="0" w:line="240" w:lineRule="auto"/>
        <w:rPr>
          <w:ins w:id="762" w:author="Jimmy Duggan" w:date="2015-11-15T19:56:00Z"/>
          <w:b/>
        </w:rPr>
        <w:pPrChange w:id="763" w:author="Jimmy Duggan" w:date="2015-11-15T22:45:00Z">
          <w:pPr>
            <w:pStyle w:val="ListParagraph"/>
            <w:keepNext/>
            <w:keepLines/>
            <w:numPr>
              <w:numId w:val="14"/>
            </w:numPr>
            <w:spacing w:after="0" w:line="240" w:lineRule="auto"/>
            <w:ind w:left="1800" w:hanging="360"/>
          </w:pPr>
        </w:pPrChange>
      </w:pPr>
      <w:ins w:id="764" w:author="Jimmy Duggan" w:date="2015-11-15T19:56:00Z">
        <w:r>
          <w:rPr>
            <w:b/>
          </w:rPr>
          <w:t xml:space="preserve">Public </w:t>
        </w:r>
      </w:ins>
      <w:ins w:id="765" w:author="Jimmy Duggan" w:date="2015-11-15T20:30:00Z">
        <w:r w:rsidR="007F09D4">
          <w:t>Physician</w:t>
        </w:r>
      </w:ins>
      <w:ins w:id="766" w:author="Jimmy Duggan" w:date="2015-11-15T19:56:00Z">
        <w:r>
          <w:t>()</w:t>
        </w:r>
      </w:ins>
    </w:p>
    <w:p w:rsidR="0096020E" w:rsidRPr="00E84F72" w:rsidRDefault="0096020E" w:rsidP="005D60DE">
      <w:pPr>
        <w:pStyle w:val="ListParagraph"/>
        <w:keepNext/>
        <w:keepLines/>
        <w:numPr>
          <w:ilvl w:val="1"/>
          <w:numId w:val="14"/>
        </w:numPr>
        <w:spacing w:after="0" w:line="240" w:lineRule="auto"/>
        <w:rPr>
          <w:ins w:id="767" w:author="Jimmy Duggan" w:date="2015-11-15T19:56:00Z"/>
          <w:b/>
        </w:rPr>
        <w:pPrChange w:id="768" w:author="Jimmy Duggan" w:date="2015-11-15T22:45:00Z">
          <w:pPr>
            <w:pStyle w:val="ListParagraph"/>
            <w:keepNext/>
            <w:keepLines/>
            <w:numPr>
              <w:ilvl w:val="1"/>
              <w:numId w:val="14"/>
            </w:numPr>
            <w:spacing w:after="0" w:line="240" w:lineRule="auto"/>
            <w:ind w:left="2520" w:hanging="360"/>
          </w:pPr>
        </w:pPrChange>
      </w:pPr>
      <w:ins w:id="769" w:author="Jimmy Duggan" w:date="2015-11-15T19:56:00Z">
        <w:r>
          <w:t>Default constructor</w:t>
        </w:r>
      </w:ins>
    </w:p>
    <w:p w:rsidR="00831F49" w:rsidRDefault="00831F49" w:rsidP="005D60DE">
      <w:pPr>
        <w:keepNext/>
        <w:keepLines/>
        <w:rPr>
          <w:ins w:id="770" w:author="Jimmy Duggan" w:date="2015-11-15T21:43:00Z"/>
        </w:rPr>
        <w:pPrChange w:id="771" w:author="Jimmy Duggan" w:date="2015-11-15T22:45:00Z">
          <w:pPr>
            <w:keepNext/>
            <w:keepLines/>
          </w:pPr>
        </w:pPrChange>
      </w:pPr>
    </w:p>
    <w:p w:rsidR="001C1550" w:rsidRPr="0084672C" w:rsidRDefault="001C1550" w:rsidP="005D60DE">
      <w:pPr>
        <w:pStyle w:val="Heading4"/>
        <w:keepNext/>
        <w:keepLines/>
        <w:rPr>
          <w:ins w:id="772" w:author="Jimmy Duggan" w:date="2015-11-15T21:43:00Z"/>
        </w:rPr>
        <w:pPrChange w:id="773" w:author="Jimmy Duggan" w:date="2015-11-15T22:45:00Z">
          <w:pPr>
            <w:pStyle w:val="Heading4"/>
            <w:keepNext/>
            <w:keepLines/>
          </w:pPr>
        </w:pPrChange>
      </w:pPr>
      <w:proofErr w:type="spellStart"/>
      <w:ins w:id="774" w:author="Jimmy Duggan" w:date="2015-11-15T21:43:00Z">
        <w:r>
          <w:t>ExperimentAdministrator</w:t>
        </w:r>
        <w:proofErr w:type="spellEnd"/>
      </w:ins>
    </w:p>
    <w:p w:rsidR="001C1550" w:rsidRPr="00E84F72" w:rsidRDefault="001C1550" w:rsidP="005D60DE">
      <w:pPr>
        <w:keepNext/>
        <w:keepLines/>
        <w:rPr>
          <w:ins w:id="775" w:author="Jimmy Duggan" w:date="2015-11-15T21:43:00Z"/>
        </w:rPr>
        <w:pPrChange w:id="776" w:author="Jimmy Duggan" w:date="2015-11-15T22:45:00Z">
          <w:pPr>
            <w:keepNext/>
            <w:keepLines/>
          </w:pPr>
        </w:pPrChange>
      </w:pPr>
      <w:ins w:id="777" w:author="Jimmy Duggan" w:date="2015-11-15T21:43:00Z">
        <w:r w:rsidRPr="00F82B86">
          <w:t>T</w:t>
        </w:r>
        <w:r>
          <w:t>his</w:t>
        </w:r>
        <w:r w:rsidRPr="00F82B86">
          <w:t xml:space="preserve"> clas</w:t>
        </w:r>
        <w:r>
          <w:t>s describes the attributes and construction of a</w:t>
        </w:r>
        <w:r>
          <w:t>n</w:t>
        </w:r>
        <w:r>
          <w:t xml:space="preserve"> </w:t>
        </w:r>
        <w:r>
          <w:rPr>
            <w:b/>
          </w:rPr>
          <w:t>Experiment Administrator</w:t>
        </w:r>
        <w:r>
          <w:t xml:space="preserve"> </w:t>
        </w:r>
      </w:ins>
      <w:ins w:id="778" w:author="Jimmy Duggan" w:date="2015-11-15T21:51:00Z">
        <w:r w:rsidR="006401A4">
          <w:t xml:space="preserve">user </w:t>
        </w:r>
      </w:ins>
      <w:ins w:id="779" w:author="Jimmy Duggan" w:date="2015-11-15T21:43:00Z">
        <w:r>
          <w:t xml:space="preserve">object.  </w:t>
        </w:r>
      </w:ins>
    </w:p>
    <w:p w:rsidR="001C1550" w:rsidRPr="00F63F13" w:rsidRDefault="001C1550" w:rsidP="005D60DE">
      <w:pPr>
        <w:keepNext/>
        <w:keepLines/>
        <w:spacing w:after="0" w:line="360" w:lineRule="auto"/>
        <w:rPr>
          <w:ins w:id="780" w:author="Jimmy Duggan" w:date="2015-11-15T21:43:00Z"/>
          <w:b/>
        </w:rPr>
        <w:pPrChange w:id="781" w:author="Jimmy Duggan" w:date="2015-11-15T22:45:00Z">
          <w:pPr>
            <w:keepNext/>
            <w:keepLines/>
            <w:spacing w:after="0" w:line="360" w:lineRule="auto"/>
          </w:pPr>
        </w:pPrChange>
      </w:pPr>
      <w:ins w:id="782" w:author="Jimmy Duggan" w:date="2015-11-15T21:43:00Z">
        <w:r>
          <w:rPr>
            <w:b/>
          </w:rPr>
          <w:t>&lt;&lt;Entity&gt;&gt;</w:t>
        </w:r>
      </w:ins>
    </w:p>
    <w:p w:rsidR="001C1550" w:rsidRPr="00F82B86" w:rsidRDefault="001C1550" w:rsidP="005D60DE">
      <w:pPr>
        <w:keepNext/>
        <w:keepLines/>
        <w:spacing w:after="0" w:line="240" w:lineRule="auto"/>
        <w:ind w:firstLine="720"/>
        <w:rPr>
          <w:ins w:id="783" w:author="Jimmy Duggan" w:date="2015-11-15T21:43:00Z"/>
        </w:rPr>
        <w:pPrChange w:id="784" w:author="Jimmy Duggan" w:date="2015-11-15T22:45:00Z">
          <w:pPr>
            <w:keepNext/>
            <w:keepLines/>
            <w:spacing w:after="0" w:line="240" w:lineRule="auto"/>
            <w:ind w:firstLine="720"/>
          </w:pPr>
        </w:pPrChange>
      </w:pPr>
      <w:ins w:id="785" w:author="Jimmy Duggan" w:date="2015-11-15T21:43:00Z">
        <w:r>
          <w:rPr>
            <w:b/>
          </w:rPr>
          <w:t>Attributes:</w:t>
        </w:r>
      </w:ins>
    </w:p>
    <w:p w:rsidR="001C1550" w:rsidRPr="00F82B86" w:rsidRDefault="001C1550" w:rsidP="005D60DE">
      <w:pPr>
        <w:pStyle w:val="ListParagraph"/>
        <w:keepNext/>
        <w:keepLines/>
        <w:spacing w:after="0" w:line="240" w:lineRule="auto"/>
        <w:ind w:left="2520"/>
        <w:rPr>
          <w:ins w:id="786" w:author="Jimmy Duggan" w:date="2015-11-15T21:43:00Z"/>
        </w:rPr>
        <w:pPrChange w:id="787" w:author="Jimmy Duggan" w:date="2015-11-15T22:45:00Z">
          <w:pPr>
            <w:pStyle w:val="ListParagraph"/>
            <w:keepNext/>
            <w:keepLines/>
            <w:spacing w:after="0" w:line="240" w:lineRule="auto"/>
            <w:ind w:left="2520"/>
          </w:pPr>
        </w:pPrChange>
      </w:pPr>
    </w:p>
    <w:p w:rsidR="001C1550" w:rsidRPr="00F82B86" w:rsidRDefault="001C1550" w:rsidP="005D60DE">
      <w:pPr>
        <w:pStyle w:val="ListParagraph"/>
        <w:keepNext/>
        <w:keepLines/>
        <w:numPr>
          <w:ilvl w:val="0"/>
          <w:numId w:val="10"/>
        </w:numPr>
        <w:spacing w:after="0" w:line="240" w:lineRule="auto"/>
        <w:rPr>
          <w:ins w:id="788" w:author="Jimmy Duggan" w:date="2015-11-15T21:43:00Z"/>
        </w:rPr>
        <w:pPrChange w:id="789" w:author="Jimmy Duggan" w:date="2015-11-15T22:45:00Z">
          <w:pPr>
            <w:pStyle w:val="ListParagraph"/>
            <w:keepNext/>
            <w:keepLines/>
            <w:numPr>
              <w:numId w:val="10"/>
            </w:numPr>
            <w:spacing w:after="0" w:line="240" w:lineRule="auto"/>
            <w:ind w:left="1800" w:hanging="360"/>
          </w:pPr>
        </w:pPrChange>
      </w:pPr>
      <w:ins w:id="790" w:author="Jimmy Duggan" w:date="2015-11-15T21:43:00Z">
        <w:r>
          <w:rPr>
            <w:b/>
          </w:rPr>
          <w:t xml:space="preserve">Public </w:t>
        </w:r>
        <w:proofErr w:type="spellStart"/>
        <w:r>
          <w:rPr>
            <w:b/>
          </w:rPr>
          <w:t>int</w:t>
        </w:r>
        <w:proofErr w:type="spellEnd"/>
        <w:r>
          <w:rPr>
            <w:b/>
          </w:rPr>
          <w:t xml:space="preserve"> </w:t>
        </w:r>
        <w:r w:rsidRPr="00E84F72">
          <w:t>Id</w:t>
        </w:r>
      </w:ins>
    </w:p>
    <w:p w:rsidR="001C1550" w:rsidRDefault="001C1550" w:rsidP="005D60DE">
      <w:pPr>
        <w:pStyle w:val="ListParagraph"/>
        <w:keepNext/>
        <w:keepLines/>
        <w:numPr>
          <w:ilvl w:val="1"/>
          <w:numId w:val="10"/>
        </w:numPr>
        <w:spacing w:after="0" w:line="240" w:lineRule="auto"/>
        <w:rPr>
          <w:ins w:id="791" w:author="Jimmy Duggan" w:date="2015-11-15T21:43:00Z"/>
        </w:rPr>
        <w:pPrChange w:id="792" w:author="Jimmy Duggan" w:date="2015-11-15T22:45:00Z">
          <w:pPr>
            <w:pStyle w:val="ListParagraph"/>
            <w:keepNext/>
            <w:keepLines/>
            <w:numPr>
              <w:ilvl w:val="1"/>
              <w:numId w:val="10"/>
            </w:numPr>
            <w:spacing w:after="0" w:line="240" w:lineRule="auto"/>
            <w:ind w:left="2520" w:hanging="360"/>
          </w:pPr>
        </w:pPrChange>
      </w:pPr>
      <w:ins w:id="793" w:author="Jimmy Duggan" w:date="2015-11-15T21:43:00Z">
        <w:r>
          <w:t xml:space="preserve">Unique id generated by the system for each </w:t>
        </w:r>
        <w:r>
          <w:t>experiment administrator</w:t>
        </w:r>
        <w:r>
          <w:t>.</w:t>
        </w:r>
      </w:ins>
    </w:p>
    <w:p w:rsidR="001C1550" w:rsidRDefault="001C1550" w:rsidP="005D60DE">
      <w:pPr>
        <w:pStyle w:val="ListParagraph"/>
        <w:keepNext/>
        <w:keepLines/>
        <w:spacing w:after="0" w:line="240" w:lineRule="auto"/>
        <w:ind w:left="2520"/>
        <w:rPr>
          <w:ins w:id="794" w:author="Jimmy Duggan" w:date="2015-11-15T21:43:00Z"/>
        </w:rPr>
        <w:pPrChange w:id="795" w:author="Jimmy Duggan" w:date="2015-11-15T22:45:00Z">
          <w:pPr>
            <w:pStyle w:val="ListParagraph"/>
            <w:keepNext/>
            <w:keepLines/>
            <w:spacing w:after="0" w:line="240" w:lineRule="auto"/>
            <w:ind w:left="2520"/>
          </w:pPr>
        </w:pPrChange>
      </w:pPr>
    </w:p>
    <w:p w:rsidR="001C1550" w:rsidRPr="00F82B86" w:rsidRDefault="001C1550" w:rsidP="005D60DE">
      <w:pPr>
        <w:pStyle w:val="ListParagraph"/>
        <w:keepNext/>
        <w:keepLines/>
        <w:numPr>
          <w:ilvl w:val="0"/>
          <w:numId w:val="10"/>
        </w:numPr>
        <w:spacing w:after="0" w:line="240" w:lineRule="auto"/>
        <w:rPr>
          <w:ins w:id="796" w:author="Jimmy Duggan" w:date="2015-11-15T21:43:00Z"/>
        </w:rPr>
        <w:pPrChange w:id="797" w:author="Jimmy Duggan" w:date="2015-11-15T22:45:00Z">
          <w:pPr>
            <w:pStyle w:val="ListParagraph"/>
            <w:keepNext/>
            <w:keepLines/>
            <w:numPr>
              <w:numId w:val="10"/>
            </w:numPr>
            <w:spacing w:after="0" w:line="240" w:lineRule="auto"/>
            <w:ind w:left="1800" w:hanging="360"/>
          </w:pPr>
        </w:pPrChange>
      </w:pPr>
      <w:ins w:id="798" w:author="Jimmy Duggan" w:date="2015-11-15T21:43:00Z">
        <w:r>
          <w:rPr>
            <w:b/>
          </w:rPr>
          <w:t xml:space="preserve">Public string </w:t>
        </w:r>
        <w:proofErr w:type="spellStart"/>
        <w:r>
          <w:t>FirstName</w:t>
        </w:r>
        <w:proofErr w:type="spellEnd"/>
      </w:ins>
    </w:p>
    <w:p w:rsidR="001C1550" w:rsidRDefault="001C1550" w:rsidP="005D60DE">
      <w:pPr>
        <w:pStyle w:val="ListParagraph"/>
        <w:keepNext/>
        <w:keepLines/>
        <w:numPr>
          <w:ilvl w:val="1"/>
          <w:numId w:val="10"/>
        </w:numPr>
        <w:spacing w:after="0" w:line="240" w:lineRule="auto"/>
        <w:rPr>
          <w:ins w:id="799" w:author="Jimmy Duggan" w:date="2015-11-15T21:43:00Z"/>
        </w:rPr>
        <w:pPrChange w:id="800" w:author="Jimmy Duggan" w:date="2015-11-15T22:45:00Z">
          <w:pPr>
            <w:pStyle w:val="ListParagraph"/>
            <w:keepNext/>
            <w:keepLines/>
            <w:numPr>
              <w:ilvl w:val="1"/>
              <w:numId w:val="10"/>
            </w:numPr>
            <w:spacing w:after="0" w:line="240" w:lineRule="auto"/>
            <w:ind w:left="2520" w:hanging="360"/>
          </w:pPr>
        </w:pPrChange>
      </w:pPr>
      <w:ins w:id="801" w:author="Jimmy Duggan" w:date="2015-11-15T21:44:00Z">
        <w:r>
          <w:t>E</w:t>
        </w:r>
        <w:r>
          <w:t>xperiment administrator</w:t>
        </w:r>
        <w:r>
          <w:t xml:space="preserve">’s </w:t>
        </w:r>
      </w:ins>
      <w:ins w:id="802" w:author="Jimmy Duggan" w:date="2015-11-15T21:43:00Z">
        <w:r>
          <w:t>first name.</w:t>
        </w:r>
      </w:ins>
    </w:p>
    <w:p w:rsidR="001C1550" w:rsidRDefault="001C1550" w:rsidP="005D60DE">
      <w:pPr>
        <w:pStyle w:val="ListParagraph"/>
        <w:keepNext/>
        <w:keepLines/>
        <w:spacing w:after="0" w:line="240" w:lineRule="auto"/>
        <w:ind w:left="2520"/>
        <w:rPr>
          <w:ins w:id="803" w:author="Jimmy Duggan" w:date="2015-11-15T21:43:00Z"/>
        </w:rPr>
        <w:pPrChange w:id="804" w:author="Jimmy Duggan" w:date="2015-11-15T22:45:00Z">
          <w:pPr>
            <w:pStyle w:val="ListParagraph"/>
            <w:keepNext/>
            <w:keepLines/>
            <w:spacing w:after="0" w:line="240" w:lineRule="auto"/>
            <w:ind w:left="2520"/>
          </w:pPr>
        </w:pPrChange>
      </w:pPr>
    </w:p>
    <w:p w:rsidR="001C1550" w:rsidRPr="00F82B86" w:rsidRDefault="001C1550" w:rsidP="005D60DE">
      <w:pPr>
        <w:pStyle w:val="ListParagraph"/>
        <w:keepNext/>
        <w:keepLines/>
        <w:numPr>
          <w:ilvl w:val="0"/>
          <w:numId w:val="10"/>
        </w:numPr>
        <w:spacing w:after="0" w:line="240" w:lineRule="auto"/>
        <w:rPr>
          <w:ins w:id="805" w:author="Jimmy Duggan" w:date="2015-11-15T21:43:00Z"/>
        </w:rPr>
        <w:pPrChange w:id="806" w:author="Jimmy Duggan" w:date="2015-11-15T22:45:00Z">
          <w:pPr>
            <w:pStyle w:val="ListParagraph"/>
            <w:keepNext/>
            <w:keepLines/>
            <w:numPr>
              <w:numId w:val="10"/>
            </w:numPr>
            <w:spacing w:after="0" w:line="240" w:lineRule="auto"/>
            <w:ind w:left="1800" w:hanging="360"/>
          </w:pPr>
        </w:pPrChange>
      </w:pPr>
      <w:ins w:id="807" w:author="Jimmy Duggan" w:date="2015-11-15T21:43:00Z">
        <w:r>
          <w:rPr>
            <w:b/>
          </w:rPr>
          <w:t xml:space="preserve">Public string </w:t>
        </w:r>
        <w:proofErr w:type="spellStart"/>
        <w:r>
          <w:t>LastName</w:t>
        </w:r>
        <w:proofErr w:type="spellEnd"/>
      </w:ins>
    </w:p>
    <w:p w:rsidR="001C1550" w:rsidRDefault="001C1550" w:rsidP="005D60DE">
      <w:pPr>
        <w:pStyle w:val="ListParagraph"/>
        <w:keepNext/>
        <w:keepLines/>
        <w:numPr>
          <w:ilvl w:val="1"/>
          <w:numId w:val="10"/>
        </w:numPr>
        <w:spacing w:after="0" w:line="240" w:lineRule="auto"/>
        <w:rPr>
          <w:ins w:id="808" w:author="Jimmy Duggan" w:date="2015-11-15T21:43:00Z"/>
        </w:rPr>
        <w:pPrChange w:id="809" w:author="Jimmy Duggan" w:date="2015-11-15T22:45:00Z">
          <w:pPr>
            <w:pStyle w:val="ListParagraph"/>
            <w:keepNext/>
            <w:keepLines/>
            <w:numPr>
              <w:ilvl w:val="1"/>
              <w:numId w:val="10"/>
            </w:numPr>
            <w:spacing w:after="0" w:line="240" w:lineRule="auto"/>
            <w:ind w:left="2520" w:hanging="360"/>
          </w:pPr>
        </w:pPrChange>
      </w:pPr>
      <w:ins w:id="810" w:author="Jimmy Duggan" w:date="2015-11-15T21:44:00Z">
        <w:r>
          <w:t xml:space="preserve">Experiment administrator’s </w:t>
        </w:r>
      </w:ins>
      <w:ins w:id="811" w:author="Jimmy Duggan" w:date="2015-11-15T21:43:00Z">
        <w:r>
          <w:t>last name.</w:t>
        </w:r>
      </w:ins>
    </w:p>
    <w:p w:rsidR="001C1550" w:rsidRDefault="001C1550" w:rsidP="005D60DE">
      <w:pPr>
        <w:keepNext/>
        <w:keepLines/>
        <w:spacing w:after="0" w:line="240" w:lineRule="auto"/>
        <w:rPr>
          <w:ins w:id="812" w:author="Jimmy Duggan" w:date="2015-11-15T21:43:00Z"/>
        </w:rPr>
        <w:pPrChange w:id="813" w:author="Jimmy Duggan" w:date="2015-11-15T22:45:00Z">
          <w:pPr>
            <w:keepNext/>
            <w:keepLines/>
            <w:spacing w:after="0" w:line="240" w:lineRule="auto"/>
          </w:pPr>
        </w:pPrChange>
      </w:pPr>
    </w:p>
    <w:p w:rsidR="001C1550" w:rsidRPr="00F82B86" w:rsidRDefault="001C1550" w:rsidP="005D60DE">
      <w:pPr>
        <w:pStyle w:val="ListParagraph"/>
        <w:keepNext/>
        <w:keepLines/>
        <w:numPr>
          <w:ilvl w:val="0"/>
          <w:numId w:val="10"/>
        </w:numPr>
        <w:spacing w:after="0" w:line="240" w:lineRule="auto"/>
        <w:rPr>
          <w:ins w:id="814" w:author="Jimmy Duggan" w:date="2015-11-15T21:43:00Z"/>
        </w:rPr>
        <w:pPrChange w:id="815" w:author="Jimmy Duggan" w:date="2015-11-15T22:45:00Z">
          <w:pPr>
            <w:pStyle w:val="ListParagraph"/>
            <w:keepNext/>
            <w:keepLines/>
            <w:numPr>
              <w:numId w:val="10"/>
            </w:numPr>
            <w:spacing w:after="0" w:line="240" w:lineRule="auto"/>
            <w:ind w:left="1800" w:hanging="360"/>
          </w:pPr>
        </w:pPrChange>
      </w:pPr>
      <w:ins w:id="816" w:author="Jimmy Duggan" w:date="2015-11-15T21:43:00Z">
        <w:r>
          <w:rPr>
            <w:b/>
          </w:rPr>
          <w:t xml:space="preserve">Public string </w:t>
        </w:r>
        <w:r>
          <w:t>Address</w:t>
        </w:r>
      </w:ins>
    </w:p>
    <w:p w:rsidR="001C1550" w:rsidRDefault="001C1550" w:rsidP="005D60DE">
      <w:pPr>
        <w:pStyle w:val="ListParagraph"/>
        <w:keepNext/>
        <w:keepLines/>
        <w:numPr>
          <w:ilvl w:val="1"/>
          <w:numId w:val="10"/>
        </w:numPr>
        <w:spacing w:after="0" w:line="240" w:lineRule="auto"/>
        <w:rPr>
          <w:ins w:id="817" w:author="Jimmy Duggan" w:date="2015-11-15T21:43:00Z"/>
        </w:rPr>
        <w:pPrChange w:id="818" w:author="Jimmy Duggan" w:date="2015-11-15T22:45:00Z">
          <w:pPr>
            <w:pStyle w:val="ListParagraph"/>
            <w:keepNext/>
            <w:keepLines/>
            <w:numPr>
              <w:ilvl w:val="1"/>
              <w:numId w:val="10"/>
            </w:numPr>
            <w:spacing w:after="0" w:line="240" w:lineRule="auto"/>
            <w:ind w:left="2520" w:hanging="360"/>
          </w:pPr>
        </w:pPrChange>
      </w:pPr>
      <w:ins w:id="819" w:author="Jimmy Duggan" w:date="2015-11-15T21:44:00Z">
        <w:r>
          <w:t>Experiment administrator’s</w:t>
        </w:r>
        <w:r>
          <w:t xml:space="preserve"> a</w:t>
        </w:r>
      </w:ins>
      <w:ins w:id="820" w:author="Jimmy Duggan" w:date="2015-11-15T21:43:00Z">
        <w:r>
          <w:t>ddress information.</w:t>
        </w:r>
      </w:ins>
    </w:p>
    <w:p w:rsidR="001C1550" w:rsidRPr="00F82B86" w:rsidRDefault="001C1550" w:rsidP="005D60DE">
      <w:pPr>
        <w:pStyle w:val="ListParagraph"/>
        <w:keepNext/>
        <w:keepLines/>
        <w:spacing w:after="0" w:line="240" w:lineRule="auto"/>
        <w:ind w:left="2520"/>
        <w:rPr>
          <w:ins w:id="821" w:author="Jimmy Duggan" w:date="2015-11-15T21:43:00Z"/>
        </w:rPr>
        <w:pPrChange w:id="822" w:author="Jimmy Duggan" w:date="2015-11-15T22:45:00Z">
          <w:pPr>
            <w:pStyle w:val="ListParagraph"/>
            <w:keepNext/>
            <w:keepLines/>
            <w:spacing w:after="0" w:line="240" w:lineRule="auto"/>
            <w:ind w:left="2520"/>
          </w:pPr>
        </w:pPrChange>
      </w:pPr>
    </w:p>
    <w:p w:rsidR="001C1550" w:rsidRPr="00F82B86" w:rsidRDefault="001C1550" w:rsidP="005D60DE">
      <w:pPr>
        <w:pStyle w:val="ListParagraph"/>
        <w:keepNext/>
        <w:keepLines/>
        <w:numPr>
          <w:ilvl w:val="0"/>
          <w:numId w:val="10"/>
        </w:numPr>
        <w:spacing w:after="0" w:line="240" w:lineRule="auto"/>
        <w:rPr>
          <w:ins w:id="823" w:author="Jimmy Duggan" w:date="2015-11-15T21:43:00Z"/>
        </w:rPr>
        <w:pPrChange w:id="824" w:author="Jimmy Duggan" w:date="2015-11-15T22:45:00Z">
          <w:pPr>
            <w:pStyle w:val="ListParagraph"/>
            <w:keepNext/>
            <w:keepLines/>
            <w:numPr>
              <w:numId w:val="10"/>
            </w:numPr>
            <w:spacing w:after="0" w:line="240" w:lineRule="auto"/>
            <w:ind w:left="1800" w:hanging="360"/>
          </w:pPr>
        </w:pPrChange>
      </w:pPr>
      <w:ins w:id="825" w:author="Jimmy Duggan" w:date="2015-11-15T21:43:00Z">
        <w:r>
          <w:rPr>
            <w:b/>
          </w:rPr>
          <w:t xml:space="preserve">Public string </w:t>
        </w:r>
        <w:r>
          <w:t>Email</w:t>
        </w:r>
      </w:ins>
    </w:p>
    <w:p w:rsidR="001C1550" w:rsidRDefault="001C1550" w:rsidP="005D60DE">
      <w:pPr>
        <w:pStyle w:val="ListParagraph"/>
        <w:keepNext/>
        <w:keepLines/>
        <w:numPr>
          <w:ilvl w:val="1"/>
          <w:numId w:val="10"/>
        </w:numPr>
        <w:spacing w:after="0" w:line="240" w:lineRule="auto"/>
        <w:rPr>
          <w:ins w:id="826" w:author="Jimmy Duggan" w:date="2015-11-15T21:43:00Z"/>
        </w:rPr>
        <w:pPrChange w:id="827" w:author="Jimmy Duggan" w:date="2015-11-15T22:45:00Z">
          <w:pPr>
            <w:pStyle w:val="ListParagraph"/>
            <w:keepNext/>
            <w:keepLines/>
            <w:numPr>
              <w:ilvl w:val="1"/>
              <w:numId w:val="10"/>
            </w:numPr>
            <w:spacing w:after="0" w:line="240" w:lineRule="auto"/>
            <w:ind w:left="2520" w:hanging="360"/>
          </w:pPr>
        </w:pPrChange>
      </w:pPr>
      <w:ins w:id="828" w:author="Jimmy Duggan" w:date="2015-11-15T21:43:00Z">
        <w:r>
          <w:t xml:space="preserve">Email address for the </w:t>
        </w:r>
      </w:ins>
      <w:ins w:id="829" w:author="Jimmy Duggan" w:date="2015-11-15T21:44:00Z">
        <w:r>
          <w:t>experiment administrator</w:t>
        </w:r>
      </w:ins>
    </w:p>
    <w:p w:rsidR="001C1550" w:rsidRDefault="001C1550" w:rsidP="005D60DE">
      <w:pPr>
        <w:pStyle w:val="ListParagraph"/>
        <w:keepNext/>
        <w:keepLines/>
        <w:spacing w:after="0" w:line="240" w:lineRule="auto"/>
        <w:ind w:left="2520"/>
        <w:rPr>
          <w:ins w:id="830" w:author="Jimmy Duggan" w:date="2015-11-15T21:43:00Z"/>
        </w:rPr>
        <w:pPrChange w:id="831" w:author="Jimmy Duggan" w:date="2015-11-15T22:45:00Z">
          <w:pPr>
            <w:pStyle w:val="ListParagraph"/>
            <w:keepNext/>
            <w:keepLines/>
            <w:spacing w:after="0" w:line="240" w:lineRule="auto"/>
            <w:ind w:left="2520"/>
          </w:pPr>
        </w:pPrChange>
      </w:pPr>
    </w:p>
    <w:p w:rsidR="001C1550" w:rsidRDefault="001C1550" w:rsidP="005D60DE">
      <w:pPr>
        <w:pStyle w:val="ListParagraph"/>
        <w:keepNext/>
        <w:keepLines/>
        <w:numPr>
          <w:ilvl w:val="0"/>
          <w:numId w:val="10"/>
        </w:numPr>
        <w:spacing w:after="0" w:line="240" w:lineRule="auto"/>
        <w:rPr>
          <w:ins w:id="832" w:author="Jimmy Duggan" w:date="2015-11-15T21:43:00Z"/>
        </w:rPr>
        <w:pPrChange w:id="833" w:author="Jimmy Duggan" w:date="2015-11-15T22:45:00Z">
          <w:pPr>
            <w:pStyle w:val="ListParagraph"/>
            <w:keepNext/>
            <w:keepLines/>
            <w:numPr>
              <w:numId w:val="10"/>
            </w:numPr>
            <w:spacing w:after="0" w:line="240" w:lineRule="auto"/>
            <w:ind w:left="1800" w:hanging="360"/>
          </w:pPr>
        </w:pPrChange>
      </w:pPr>
      <w:ins w:id="834" w:author="Jimmy Duggan" w:date="2015-11-15T21:43:00Z">
        <w:r>
          <w:rPr>
            <w:b/>
          </w:rPr>
          <w:t xml:space="preserve">Public string </w:t>
        </w:r>
        <w:proofErr w:type="spellStart"/>
        <w:r>
          <w:t>PhoneNumber</w:t>
        </w:r>
        <w:proofErr w:type="spellEnd"/>
      </w:ins>
    </w:p>
    <w:p w:rsidR="001C1550" w:rsidRDefault="001C1550" w:rsidP="005D60DE">
      <w:pPr>
        <w:pStyle w:val="ListParagraph"/>
        <w:keepNext/>
        <w:keepLines/>
        <w:numPr>
          <w:ilvl w:val="1"/>
          <w:numId w:val="10"/>
        </w:numPr>
        <w:spacing w:after="0" w:line="240" w:lineRule="auto"/>
        <w:rPr>
          <w:ins w:id="835" w:author="Jimmy Duggan" w:date="2015-11-15T21:43:00Z"/>
        </w:rPr>
        <w:pPrChange w:id="836" w:author="Jimmy Duggan" w:date="2015-11-15T22:45:00Z">
          <w:pPr>
            <w:pStyle w:val="ListParagraph"/>
            <w:keepNext/>
            <w:keepLines/>
            <w:numPr>
              <w:ilvl w:val="1"/>
              <w:numId w:val="10"/>
            </w:numPr>
            <w:spacing w:after="0" w:line="240" w:lineRule="auto"/>
            <w:ind w:left="2520" w:hanging="360"/>
          </w:pPr>
        </w:pPrChange>
      </w:pPr>
      <w:ins w:id="837" w:author="Jimmy Duggan" w:date="2015-11-15T21:43:00Z">
        <w:r>
          <w:t xml:space="preserve">Phone number for the </w:t>
        </w:r>
      </w:ins>
      <w:ins w:id="838" w:author="Jimmy Duggan" w:date="2015-11-15T21:45:00Z">
        <w:r>
          <w:t>experiment administrator</w:t>
        </w:r>
        <w:r>
          <w:t>.</w:t>
        </w:r>
      </w:ins>
    </w:p>
    <w:p w:rsidR="001C1550" w:rsidRDefault="001C1550" w:rsidP="005D60DE">
      <w:pPr>
        <w:pStyle w:val="ListParagraph"/>
        <w:keepNext/>
        <w:keepLines/>
        <w:spacing w:after="0" w:line="240" w:lineRule="auto"/>
        <w:ind w:left="2520"/>
        <w:rPr>
          <w:ins w:id="839" w:author="Jimmy Duggan" w:date="2015-11-15T21:43:00Z"/>
        </w:rPr>
        <w:pPrChange w:id="840" w:author="Jimmy Duggan" w:date="2015-11-15T22:45:00Z">
          <w:pPr>
            <w:pStyle w:val="ListParagraph"/>
            <w:keepNext/>
            <w:keepLines/>
            <w:spacing w:after="0" w:line="240" w:lineRule="auto"/>
            <w:ind w:left="2520"/>
          </w:pPr>
        </w:pPrChange>
      </w:pPr>
    </w:p>
    <w:p w:rsidR="001C1550" w:rsidRDefault="001C1550" w:rsidP="005D60DE">
      <w:pPr>
        <w:pStyle w:val="ListParagraph"/>
        <w:keepNext/>
        <w:keepLines/>
        <w:numPr>
          <w:ilvl w:val="0"/>
          <w:numId w:val="10"/>
        </w:numPr>
        <w:spacing w:after="0" w:line="240" w:lineRule="auto"/>
        <w:rPr>
          <w:ins w:id="841" w:author="Jimmy Duggan" w:date="2015-11-15T21:43:00Z"/>
        </w:rPr>
        <w:pPrChange w:id="842" w:author="Jimmy Duggan" w:date="2015-11-15T22:45:00Z">
          <w:pPr>
            <w:pStyle w:val="ListParagraph"/>
            <w:keepNext/>
            <w:keepLines/>
            <w:numPr>
              <w:numId w:val="10"/>
            </w:numPr>
            <w:spacing w:after="0" w:line="240" w:lineRule="auto"/>
            <w:ind w:left="1800" w:hanging="360"/>
          </w:pPr>
        </w:pPrChange>
      </w:pPr>
      <w:ins w:id="843" w:author="Jimmy Duggan" w:date="2015-11-15T21:43:00Z">
        <w:r>
          <w:rPr>
            <w:b/>
          </w:rPr>
          <w:t>Public virtual Collection&lt;</w:t>
        </w:r>
      </w:ins>
      <w:ins w:id="844" w:author="Jimmy Duggan" w:date="2015-11-15T21:45:00Z">
        <w:r>
          <w:rPr>
            <w:b/>
          </w:rPr>
          <w:t>Experiment</w:t>
        </w:r>
      </w:ins>
      <w:ins w:id="845" w:author="Jimmy Duggan" w:date="2015-11-15T21:43:00Z">
        <w:r>
          <w:rPr>
            <w:b/>
          </w:rPr>
          <w:t xml:space="preserve">&gt; </w:t>
        </w:r>
      </w:ins>
      <w:ins w:id="846" w:author="Jimmy Duggan" w:date="2015-11-15T21:45:00Z">
        <w:r>
          <w:t>Experiments</w:t>
        </w:r>
      </w:ins>
    </w:p>
    <w:p w:rsidR="001C1550" w:rsidRDefault="001C1550" w:rsidP="005D60DE">
      <w:pPr>
        <w:pStyle w:val="ListParagraph"/>
        <w:keepNext/>
        <w:keepLines/>
        <w:numPr>
          <w:ilvl w:val="1"/>
          <w:numId w:val="10"/>
        </w:numPr>
        <w:spacing w:after="0" w:line="240" w:lineRule="auto"/>
        <w:rPr>
          <w:ins w:id="847" w:author="Jimmy Duggan" w:date="2015-11-15T21:43:00Z"/>
        </w:rPr>
        <w:pPrChange w:id="848" w:author="Jimmy Duggan" w:date="2015-11-15T22:45:00Z">
          <w:pPr>
            <w:pStyle w:val="ListParagraph"/>
            <w:keepNext/>
            <w:keepLines/>
            <w:numPr>
              <w:ilvl w:val="1"/>
              <w:numId w:val="10"/>
            </w:numPr>
            <w:spacing w:after="0" w:line="240" w:lineRule="auto"/>
            <w:ind w:left="2520" w:hanging="360"/>
          </w:pPr>
        </w:pPrChange>
      </w:pPr>
      <w:ins w:id="849" w:author="Jimmy Duggan" w:date="2015-11-15T21:43:00Z">
        <w:r>
          <w:t xml:space="preserve">Collection of all of the </w:t>
        </w:r>
      </w:ins>
      <w:ins w:id="850" w:author="Jimmy Duggan" w:date="2015-11-15T21:45:00Z">
        <w:r>
          <w:t xml:space="preserve">experiment </w:t>
        </w:r>
        <w:r>
          <w:t>administrator experiments</w:t>
        </w:r>
      </w:ins>
      <w:ins w:id="851" w:author="Jimmy Duggan" w:date="2015-11-15T21:43:00Z">
        <w:r>
          <w:t>.</w:t>
        </w:r>
      </w:ins>
    </w:p>
    <w:p w:rsidR="006401A4" w:rsidRDefault="006401A4" w:rsidP="005D60DE">
      <w:pPr>
        <w:keepNext/>
        <w:keepLines/>
        <w:spacing w:after="0" w:line="240" w:lineRule="auto"/>
        <w:ind w:firstLine="720"/>
        <w:rPr>
          <w:ins w:id="852" w:author="Jimmy Duggan" w:date="2015-11-15T21:50:00Z"/>
          <w:b/>
        </w:rPr>
        <w:pPrChange w:id="853" w:author="Jimmy Duggan" w:date="2015-11-15T22:45:00Z">
          <w:pPr>
            <w:keepNext/>
            <w:keepLines/>
            <w:spacing w:after="0" w:line="240" w:lineRule="auto"/>
            <w:ind w:firstLine="720"/>
          </w:pPr>
        </w:pPrChange>
      </w:pPr>
      <w:ins w:id="854" w:author="Jimmy Duggan" w:date="2015-11-15T21:50:00Z">
        <w:r>
          <w:rPr>
            <w:b/>
          </w:rPr>
          <w:t>Operations:</w:t>
        </w:r>
      </w:ins>
    </w:p>
    <w:p w:rsidR="006401A4" w:rsidRDefault="006401A4" w:rsidP="005D60DE">
      <w:pPr>
        <w:pStyle w:val="ListParagraph"/>
        <w:keepNext/>
        <w:keepLines/>
        <w:numPr>
          <w:ilvl w:val="0"/>
          <w:numId w:val="7"/>
        </w:numPr>
        <w:spacing w:after="0" w:line="240" w:lineRule="auto"/>
        <w:rPr>
          <w:ins w:id="855" w:author="Jimmy Duggan" w:date="2015-11-15T21:50:00Z"/>
        </w:rPr>
        <w:pPrChange w:id="856" w:author="Jimmy Duggan" w:date="2015-11-15T22:45:00Z">
          <w:pPr>
            <w:pStyle w:val="ListParagraph"/>
            <w:keepNext/>
            <w:keepLines/>
            <w:numPr>
              <w:numId w:val="7"/>
            </w:numPr>
            <w:spacing w:after="0" w:line="240" w:lineRule="auto"/>
            <w:ind w:left="1800" w:hanging="360"/>
          </w:pPr>
        </w:pPrChange>
      </w:pPr>
      <w:ins w:id="857" w:author="Jimmy Duggan" w:date="2015-11-15T21:50:00Z">
        <w:r w:rsidRPr="00484ED5">
          <w:t>Sets and gets for all attributes.</w:t>
        </w:r>
      </w:ins>
    </w:p>
    <w:p w:rsidR="006401A4" w:rsidRDefault="006401A4" w:rsidP="005D60DE">
      <w:pPr>
        <w:pStyle w:val="ListParagraph"/>
        <w:keepNext/>
        <w:keepLines/>
        <w:spacing w:after="0" w:line="240" w:lineRule="auto"/>
        <w:ind w:left="1800"/>
        <w:rPr>
          <w:ins w:id="858" w:author="Jimmy Duggan" w:date="2015-11-15T21:50:00Z"/>
        </w:rPr>
        <w:pPrChange w:id="859" w:author="Jimmy Duggan" w:date="2015-11-15T22:45:00Z">
          <w:pPr>
            <w:pStyle w:val="ListParagraph"/>
            <w:keepNext/>
            <w:keepLines/>
            <w:spacing w:after="0" w:line="240" w:lineRule="auto"/>
            <w:ind w:left="1800"/>
          </w:pPr>
        </w:pPrChange>
      </w:pPr>
    </w:p>
    <w:p w:rsidR="006401A4" w:rsidRDefault="006401A4" w:rsidP="005D60DE">
      <w:pPr>
        <w:keepNext/>
        <w:keepLines/>
        <w:spacing w:after="0" w:line="240" w:lineRule="auto"/>
        <w:ind w:left="720"/>
        <w:rPr>
          <w:ins w:id="860" w:author="Jimmy Duggan" w:date="2015-11-15T21:50:00Z"/>
          <w:b/>
        </w:rPr>
        <w:pPrChange w:id="861" w:author="Jimmy Duggan" w:date="2015-11-15T22:45:00Z">
          <w:pPr>
            <w:keepNext/>
            <w:keepLines/>
            <w:spacing w:after="0" w:line="240" w:lineRule="auto"/>
            <w:ind w:left="720"/>
          </w:pPr>
        </w:pPrChange>
      </w:pPr>
      <w:ins w:id="862" w:author="Jimmy Duggan" w:date="2015-11-15T21:50:00Z">
        <w:r>
          <w:rPr>
            <w:b/>
          </w:rPr>
          <w:t>Constructors:</w:t>
        </w:r>
      </w:ins>
    </w:p>
    <w:p w:rsidR="006401A4" w:rsidRPr="00E84F72" w:rsidRDefault="006401A4" w:rsidP="005D60DE">
      <w:pPr>
        <w:pStyle w:val="ListParagraph"/>
        <w:keepNext/>
        <w:keepLines/>
        <w:numPr>
          <w:ilvl w:val="0"/>
          <w:numId w:val="14"/>
        </w:numPr>
        <w:spacing w:after="0" w:line="240" w:lineRule="auto"/>
        <w:rPr>
          <w:ins w:id="863" w:author="Jimmy Duggan" w:date="2015-11-15T21:50:00Z"/>
          <w:b/>
        </w:rPr>
        <w:pPrChange w:id="864" w:author="Jimmy Duggan" w:date="2015-11-15T22:45:00Z">
          <w:pPr>
            <w:pStyle w:val="ListParagraph"/>
            <w:keepNext/>
            <w:keepLines/>
            <w:numPr>
              <w:numId w:val="14"/>
            </w:numPr>
            <w:spacing w:after="0" w:line="240" w:lineRule="auto"/>
            <w:ind w:left="1800" w:hanging="360"/>
          </w:pPr>
        </w:pPrChange>
      </w:pPr>
      <w:ins w:id="865" w:author="Jimmy Duggan" w:date="2015-11-15T21:50:00Z">
        <w:r>
          <w:rPr>
            <w:b/>
          </w:rPr>
          <w:t xml:space="preserve">Public </w:t>
        </w:r>
        <w:proofErr w:type="spellStart"/>
        <w:r>
          <w:t>ExperimentAdministrator</w:t>
        </w:r>
        <w:proofErr w:type="spellEnd"/>
        <w:r>
          <w:t>()</w:t>
        </w:r>
      </w:ins>
    </w:p>
    <w:p w:rsidR="006401A4" w:rsidRPr="006401A4" w:rsidRDefault="006401A4" w:rsidP="005D60DE">
      <w:pPr>
        <w:pStyle w:val="ListParagraph"/>
        <w:keepNext/>
        <w:keepLines/>
        <w:numPr>
          <w:ilvl w:val="1"/>
          <w:numId w:val="14"/>
        </w:numPr>
        <w:spacing w:after="0" w:line="240" w:lineRule="auto"/>
        <w:rPr>
          <w:ins w:id="866" w:author="Jimmy Duggan" w:date="2015-11-15T21:51:00Z"/>
          <w:b/>
          <w:rPrChange w:id="867" w:author="Jimmy Duggan" w:date="2015-11-15T21:51:00Z">
            <w:rPr>
              <w:ins w:id="868" w:author="Jimmy Duggan" w:date="2015-11-15T21:51:00Z"/>
            </w:rPr>
          </w:rPrChange>
        </w:rPr>
        <w:pPrChange w:id="869" w:author="Jimmy Duggan" w:date="2015-11-15T22:45:00Z">
          <w:pPr>
            <w:pStyle w:val="ListParagraph"/>
            <w:keepNext/>
            <w:keepLines/>
            <w:numPr>
              <w:ilvl w:val="1"/>
              <w:numId w:val="14"/>
            </w:numPr>
            <w:spacing w:after="0" w:line="240" w:lineRule="auto"/>
            <w:ind w:left="2520" w:hanging="360"/>
          </w:pPr>
        </w:pPrChange>
      </w:pPr>
      <w:ins w:id="870" w:author="Jimmy Duggan" w:date="2015-11-15T21:50:00Z">
        <w:r>
          <w:t>Default constructor</w:t>
        </w:r>
      </w:ins>
    </w:p>
    <w:p w:rsidR="006401A4" w:rsidRPr="00E84F72" w:rsidRDefault="006401A4" w:rsidP="005D60DE">
      <w:pPr>
        <w:pStyle w:val="ListParagraph"/>
        <w:keepNext/>
        <w:keepLines/>
        <w:spacing w:after="0" w:line="240" w:lineRule="auto"/>
        <w:ind w:left="2520"/>
        <w:rPr>
          <w:ins w:id="871" w:author="Jimmy Duggan" w:date="2015-11-15T21:50:00Z"/>
          <w:b/>
        </w:rPr>
        <w:pPrChange w:id="872" w:author="Jimmy Duggan" w:date="2015-11-15T22:45:00Z">
          <w:pPr>
            <w:pStyle w:val="ListParagraph"/>
            <w:keepNext/>
            <w:keepLines/>
            <w:numPr>
              <w:ilvl w:val="1"/>
              <w:numId w:val="14"/>
            </w:numPr>
            <w:spacing w:after="0" w:line="240" w:lineRule="auto"/>
            <w:ind w:left="2520" w:hanging="360"/>
          </w:pPr>
        </w:pPrChange>
      </w:pPr>
    </w:p>
    <w:p w:rsidR="006401A4" w:rsidRPr="0084672C" w:rsidRDefault="006401A4" w:rsidP="005D60DE">
      <w:pPr>
        <w:pStyle w:val="Heading4"/>
        <w:keepNext/>
        <w:keepLines/>
        <w:rPr>
          <w:ins w:id="873" w:author="Jimmy Duggan" w:date="2015-11-15T21:51:00Z"/>
        </w:rPr>
        <w:pPrChange w:id="874" w:author="Jimmy Duggan" w:date="2015-11-15T22:45:00Z">
          <w:pPr>
            <w:pStyle w:val="Heading4"/>
            <w:keepNext/>
            <w:keepLines/>
          </w:pPr>
        </w:pPrChange>
      </w:pPr>
      <w:ins w:id="875" w:author="Jimmy Duggan" w:date="2015-11-15T21:51:00Z">
        <w:r>
          <w:t>Experiment</w:t>
        </w:r>
      </w:ins>
    </w:p>
    <w:p w:rsidR="006401A4" w:rsidRPr="00E84F72" w:rsidRDefault="006401A4" w:rsidP="005D60DE">
      <w:pPr>
        <w:keepNext/>
        <w:keepLines/>
        <w:rPr>
          <w:ins w:id="876" w:author="Jimmy Duggan" w:date="2015-11-15T21:51:00Z"/>
        </w:rPr>
        <w:pPrChange w:id="877" w:author="Jimmy Duggan" w:date="2015-11-15T22:45:00Z">
          <w:pPr>
            <w:keepNext/>
            <w:keepLines/>
          </w:pPr>
        </w:pPrChange>
      </w:pPr>
      <w:ins w:id="878" w:author="Jimmy Duggan" w:date="2015-11-15T21:51:00Z">
        <w:r w:rsidRPr="00F82B86">
          <w:t>T</w:t>
        </w:r>
        <w:r>
          <w:t>his</w:t>
        </w:r>
        <w:r w:rsidRPr="00F82B86">
          <w:t xml:space="preserve"> clas</w:t>
        </w:r>
        <w:r>
          <w:t xml:space="preserve">s describes the attributes and construction of an </w:t>
        </w:r>
        <w:r>
          <w:rPr>
            <w:b/>
          </w:rPr>
          <w:t xml:space="preserve">Experiment </w:t>
        </w:r>
        <w:r>
          <w:t xml:space="preserve">object.  </w:t>
        </w:r>
      </w:ins>
    </w:p>
    <w:p w:rsidR="006401A4" w:rsidRPr="00F63F13" w:rsidRDefault="006401A4" w:rsidP="005D60DE">
      <w:pPr>
        <w:keepNext/>
        <w:keepLines/>
        <w:spacing w:after="0" w:line="360" w:lineRule="auto"/>
        <w:rPr>
          <w:ins w:id="879" w:author="Jimmy Duggan" w:date="2015-11-15T21:51:00Z"/>
          <w:b/>
        </w:rPr>
        <w:pPrChange w:id="880" w:author="Jimmy Duggan" w:date="2015-11-15T22:45:00Z">
          <w:pPr>
            <w:keepNext/>
            <w:keepLines/>
            <w:spacing w:after="0" w:line="360" w:lineRule="auto"/>
          </w:pPr>
        </w:pPrChange>
      </w:pPr>
      <w:ins w:id="881" w:author="Jimmy Duggan" w:date="2015-11-15T21:51:00Z">
        <w:r>
          <w:rPr>
            <w:b/>
          </w:rPr>
          <w:t>&lt;&lt;Entity&gt;&gt;</w:t>
        </w:r>
      </w:ins>
    </w:p>
    <w:p w:rsidR="006401A4" w:rsidRPr="00F82B86" w:rsidRDefault="006401A4" w:rsidP="005D60DE">
      <w:pPr>
        <w:keepNext/>
        <w:keepLines/>
        <w:spacing w:after="0" w:line="240" w:lineRule="auto"/>
        <w:ind w:firstLine="720"/>
        <w:rPr>
          <w:ins w:id="882" w:author="Jimmy Duggan" w:date="2015-11-15T21:51:00Z"/>
        </w:rPr>
        <w:pPrChange w:id="883" w:author="Jimmy Duggan" w:date="2015-11-15T22:45:00Z">
          <w:pPr>
            <w:keepNext/>
            <w:keepLines/>
            <w:spacing w:after="0" w:line="240" w:lineRule="auto"/>
            <w:ind w:firstLine="720"/>
          </w:pPr>
        </w:pPrChange>
      </w:pPr>
      <w:ins w:id="884" w:author="Jimmy Duggan" w:date="2015-11-15T21:51:00Z">
        <w:r>
          <w:rPr>
            <w:b/>
          </w:rPr>
          <w:t>Attributes:</w:t>
        </w:r>
      </w:ins>
    </w:p>
    <w:p w:rsidR="006401A4" w:rsidRPr="00F82B86" w:rsidRDefault="006401A4" w:rsidP="005D60DE">
      <w:pPr>
        <w:pStyle w:val="ListParagraph"/>
        <w:keepNext/>
        <w:keepLines/>
        <w:spacing w:after="0" w:line="240" w:lineRule="auto"/>
        <w:ind w:left="2520"/>
        <w:rPr>
          <w:ins w:id="885" w:author="Jimmy Duggan" w:date="2015-11-15T21:51:00Z"/>
        </w:rPr>
        <w:pPrChange w:id="886" w:author="Jimmy Duggan" w:date="2015-11-15T22:45:00Z">
          <w:pPr>
            <w:pStyle w:val="ListParagraph"/>
            <w:keepNext/>
            <w:keepLines/>
            <w:spacing w:after="0" w:line="240" w:lineRule="auto"/>
            <w:ind w:left="2520"/>
          </w:pPr>
        </w:pPrChange>
      </w:pPr>
    </w:p>
    <w:p w:rsidR="006401A4" w:rsidRPr="00F82B86" w:rsidRDefault="006401A4" w:rsidP="005D60DE">
      <w:pPr>
        <w:pStyle w:val="ListParagraph"/>
        <w:keepNext/>
        <w:keepLines/>
        <w:numPr>
          <w:ilvl w:val="0"/>
          <w:numId w:val="10"/>
        </w:numPr>
        <w:spacing w:after="0" w:line="240" w:lineRule="auto"/>
        <w:rPr>
          <w:ins w:id="887" w:author="Jimmy Duggan" w:date="2015-11-15T21:51:00Z"/>
        </w:rPr>
        <w:pPrChange w:id="888" w:author="Jimmy Duggan" w:date="2015-11-15T22:45:00Z">
          <w:pPr>
            <w:pStyle w:val="ListParagraph"/>
            <w:keepNext/>
            <w:keepLines/>
            <w:numPr>
              <w:numId w:val="10"/>
            </w:numPr>
            <w:spacing w:after="0" w:line="240" w:lineRule="auto"/>
            <w:ind w:left="1800" w:hanging="360"/>
          </w:pPr>
        </w:pPrChange>
      </w:pPr>
      <w:ins w:id="889" w:author="Jimmy Duggan" w:date="2015-11-15T21:51:00Z">
        <w:r>
          <w:rPr>
            <w:b/>
          </w:rPr>
          <w:t xml:space="preserve">Public </w:t>
        </w:r>
        <w:proofErr w:type="spellStart"/>
        <w:r>
          <w:rPr>
            <w:b/>
          </w:rPr>
          <w:t>int</w:t>
        </w:r>
        <w:proofErr w:type="spellEnd"/>
        <w:r>
          <w:rPr>
            <w:b/>
          </w:rPr>
          <w:t xml:space="preserve"> </w:t>
        </w:r>
        <w:r w:rsidRPr="00E84F72">
          <w:t>Id</w:t>
        </w:r>
      </w:ins>
    </w:p>
    <w:p w:rsidR="006401A4" w:rsidRDefault="006401A4" w:rsidP="005D60DE">
      <w:pPr>
        <w:pStyle w:val="ListParagraph"/>
        <w:keepNext/>
        <w:keepLines/>
        <w:numPr>
          <w:ilvl w:val="1"/>
          <w:numId w:val="10"/>
        </w:numPr>
        <w:spacing w:after="0" w:line="240" w:lineRule="auto"/>
        <w:rPr>
          <w:ins w:id="890" w:author="Jimmy Duggan" w:date="2015-11-15T21:51:00Z"/>
        </w:rPr>
        <w:pPrChange w:id="891" w:author="Jimmy Duggan" w:date="2015-11-15T22:45:00Z">
          <w:pPr>
            <w:pStyle w:val="ListParagraph"/>
            <w:keepNext/>
            <w:keepLines/>
            <w:numPr>
              <w:ilvl w:val="1"/>
              <w:numId w:val="10"/>
            </w:numPr>
            <w:spacing w:after="0" w:line="240" w:lineRule="auto"/>
            <w:ind w:left="2520" w:hanging="360"/>
          </w:pPr>
        </w:pPrChange>
      </w:pPr>
      <w:ins w:id="892" w:author="Jimmy Duggan" w:date="2015-11-15T21:51:00Z">
        <w:r>
          <w:t>Unique id generated by the system for each experi</w:t>
        </w:r>
        <w:r>
          <w:t>men</w:t>
        </w:r>
      </w:ins>
      <w:ins w:id="893" w:author="Jimmy Duggan" w:date="2015-11-15T21:52:00Z">
        <w:r>
          <w:t>t</w:t>
        </w:r>
      </w:ins>
      <w:ins w:id="894" w:author="Jimmy Duggan" w:date="2015-11-15T21:51:00Z">
        <w:r>
          <w:t>.</w:t>
        </w:r>
      </w:ins>
    </w:p>
    <w:p w:rsidR="006401A4" w:rsidRDefault="006401A4" w:rsidP="005D60DE">
      <w:pPr>
        <w:pStyle w:val="ListParagraph"/>
        <w:keepNext/>
        <w:keepLines/>
        <w:spacing w:after="0" w:line="240" w:lineRule="auto"/>
        <w:ind w:left="2520"/>
        <w:rPr>
          <w:ins w:id="895" w:author="Jimmy Duggan" w:date="2015-11-15T21:51:00Z"/>
        </w:rPr>
        <w:pPrChange w:id="896" w:author="Jimmy Duggan" w:date="2015-11-15T22:45:00Z">
          <w:pPr>
            <w:pStyle w:val="ListParagraph"/>
            <w:keepNext/>
            <w:keepLines/>
            <w:spacing w:after="0" w:line="240" w:lineRule="auto"/>
            <w:ind w:left="2520"/>
          </w:pPr>
        </w:pPrChange>
      </w:pPr>
    </w:p>
    <w:p w:rsidR="006401A4" w:rsidRPr="00F82B86" w:rsidRDefault="006401A4" w:rsidP="005D60DE">
      <w:pPr>
        <w:pStyle w:val="ListParagraph"/>
        <w:keepNext/>
        <w:keepLines/>
        <w:numPr>
          <w:ilvl w:val="0"/>
          <w:numId w:val="10"/>
        </w:numPr>
        <w:spacing w:after="0" w:line="240" w:lineRule="auto"/>
        <w:rPr>
          <w:ins w:id="897" w:author="Jimmy Duggan" w:date="2015-11-15T21:51:00Z"/>
        </w:rPr>
        <w:pPrChange w:id="898" w:author="Jimmy Duggan" w:date="2015-11-15T22:45:00Z">
          <w:pPr>
            <w:pStyle w:val="ListParagraph"/>
            <w:keepNext/>
            <w:keepLines/>
            <w:numPr>
              <w:numId w:val="10"/>
            </w:numPr>
            <w:spacing w:after="0" w:line="240" w:lineRule="auto"/>
            <w:ind w:left="1800" w:hanging="360"/>
          </w:pPr>
        </w:pPrChange>
      </w:pPr>
      <w:ins w:id="899" w:author="Jimmy Duggan" w:date="2015-11-15T21:51:00Z">
        <w:r>
          <w:rPr>
            <w:b/>
          </w:rPr>
          <w:t xml:space="preserve">Public string </w:t>
        </w:r>
      </w:ins>
      <w:ins w:id="900" w:author="Jimmy Duggan" w:date="2015-11-15T21:53:00Z">
        <w:r>
          <w:t>Name</w:t>
        </w:r>
      </w:ins>
    </w:p>
    <w:p w:rsidR="006401A4" w:rsidRDefault="006401A4" w:rsidP="005D60DE">
      <w:pPr>
        <w:pStyle w:val="ListParagraph"/>
        <w:keepNext/>
        <w:keepLines/>
        <w:numPr>
          <w:ilvl w:val="1"/>
          <w:numId w:val="10"/>
        </w:numPr>
        <w:spacing w:after="0" w:line="240" w:lineRule="auto"/>
        <w:rPr>
          <w:ins w:id="901" w:author="Jimmy Duggan" w:date="2015-11-15T21:51:00Z"/>
        </w:rPr>
        <w:pPrChange w:id="902" w:author="Jimmy Duggan" w:date="2015-11-15T22:45:00Z">
          <w:pPr>
            <w:pStyle w:val="ListParagraph"/>
            <w:keepNext/>
            <w:keepLines/>
            <w:numPr>
              <w:ilvl w:val="1"/>
              <w:numId w:val="10"/>
            </w:numPr>
            <w:spacing w:after="0" w:line="240" w:lineRule="auto"/>
            <w:ind w:left="2520" w:hanging="360"/>
          </w:pPr>
        </w:pPrChange>
      </w:pPr>
      <w:ins w:id="903" w:author="Jimmy Duggan" w:date="2015-11-15T21:51:00Z">
        <w:r>
          <w:t>Experiment name.</w:t>
        </w:r>
      </w:ins>
    </w:p>
    <w:p w:rsidR="006401A4" w:rsidRDefault="006401A4" w:rsidP="005D60DE">
      <w:pPr>
        <w:pStyle w:val="ListParagraph"/>
        <w:keepNext/>
        <w:keepLines/>
        <w:spacing w:after="0" w:line="240" w:lineRule="auto"/>
        <w:ind w:left="2520"/>
        <w:rPr>
          <w:ins w:id="904" w:author="Jimmy Duggan" w:date="2015-11-15T21:51:00Z"/>
        </w:rPr>
        <w:pPrChange w:id="905" w:author="Jimmy Duggan" w:date="2015-11-15T22:45:00Z">
          <w:pPr>
            <w:pStyle w:val="ListParagraph"/>
            <w:keepNext/>
            <w:keepLines/>
            <w:spacing w:after="0" w:line="240" w:lineRule="auto"/>
            <w:ind w:left="2520"/>
          </w:pPr>
        </w:pPrChange>
      </w:pPr>
    </w:p>
    <w:p w:rsidR="006401A4" w:rsidRPr="00F82B86" w:rsidRDefault="006401A4" w:rsidP="005D60DE">
      <w:pPr>
        <w:pStyle w:val="ListParagraph"/>
        <w:keepNext/>
        <w:keepLines/>
        <w:numPr>
          <w:ilvl w:val="0"/>
          <w:numId w:val="10"/>
        </w:numPr>
        <w:spacing w:after="0" w:line="240" w:lineRule="auto"/>
        <w:rPr>
          <w:ins w:id="906" w:author="Jimmy Duggan" w:date="2015-11-15T21:51:00Z"/>
        </w:rPr>
        <w:pPrChange w:id="907" w:author="Jimmy Duggan" w:date="2015-11-15T22:45:00Z">
          <w:pPr>
            <w:pStyle w:val="ListParagraph"/>
            <w:keepNext/>
            <w:keepLines/>
            <w:numPr>
              <w:numId w:val="10"/>
            </w:numPr>
            <w:spacing w:after="0" w:line="240" w:lineRule="auto"/>
            <w:ind w:left="1800" w:hanging="360"/>
          </w:pPr>
        </w:pPrChange>
      </w:pPr>
      <w:ins w:id="908" w:author="Jimmy Duggan" w:date="2015-11-15T21:51:00Z">
        <w:r>
          <w:rPr>
            <w:b/>
          </w:rPr>
          <w:t xml:space="preserve">Public </w:t>
        </w:r>
        <w:proofErr w:type="spellStart"/>
        <w:r>
          <w:rPr>
            <w:b/>
          </w:rPr>
          <w:t>DateTime</w:t>
        </w:r>
        <w:proofErr w:type="spellEnd"/>
        <w:r>
          <w:rPr>
            <w:b/>
          </w:rPr>
          <w:t xml:space="preserve"> </w:t>
        </w:r>
      </w:ins>
      <w:proofErr w:type="spellStart"/>
      <w:ins w:id="909" w:author="Jimmy Duggan" w:date="2015-11-15T21:58:00Z">
        <w:r>
          <w:t>LastModified</w:t>
        </w:r>
      </w:ins>
      <w:proofErr w:type="spellEnd"/>
    </w:p>
    <w:p w:rsidR="006401A4" w:rsidRDefault="006401A4" w:rsidP="005D60DE">
      <w:pPr>
        <w:pStyle w:val="ListParagraph"/>
        <w:keepNext/>
        <w:keepLines/>
        <w:numPr>
          <w:ilvl w:val="1"/>
          <w:numId w:val="10"/>
        </w:numPr>
        <w:spacing w:after="0" w:line="240" w:lineRule="auto"/>
        <w:rPr>
          <w:ins w:id="910" w:author="Jimmy Duggan" w:date="2015-11-15T21:57:00Z"/>
        </w:rPr>
        <w:pPrChange w:id="911" w:author="Jimmy Duggan" w:date="2015-11-15T22:45:00Z">
          <w:pPr>
            <w:pStyle w:val="ListParagraph"/>
            <w:keepNext/>
            <w:keepLines/>
            <w:numPr>
              <w:ilvl w:val="1"/>
              <w:numId w:val="10"/>
            </w:numPr>
            <w:spacing w:after="0" w:line="240" w:lineRule="auto"/>
            <w:ind w:left="2520" w:hanging="360"/>
          </w:pPr>
        </w:pPrChange>
      </w:pPr>
      <w:ins w:id="912" w:author="Jimmy Duggan" w:date="2015-11-15T21:53:00Z">
        <w:r>
          <w:t xml:space="preserve">Date information for when experiment was </w:t>
        </w:r>
      </w:ins>
      <w:ins w:id="913" w:author="Jimmy Duggan" w:date="2015-11-15T21:58:00Z">
        <w:r>
          <w:t>last modified</w:t>
        </w:r>
      </w:ins>
      <w:ins w:id="914" w:author="Jimmy Duggan" w:date="2015-11-15T21:53:00Z">
        <w:r>
          <w:t>.</w:t>
        </w:r>
      </w:ins>
    </w:p>
    <w:p w:rsidR="006401A4" w:rsidRDefault="006401A4" w:rsidP="005D60DE">
      <w:pPr>
        <w:pStyle w:val="ListParagraph"/>
        <w:keepNext/>
        <w:keepLines/>
        <w:spacing w:after="0" w:line="240" w:lineRule="auto"/>
        <w:ind w:left="2520"/>
        <w:rPr>
          <w:ins w:id="915" w:author="Jimmy Duggan" w:date="2015-11-15T21:57:00Z"/>
        </w:rPr>
        <w:pPrChange w:id="916" w:author="Jimmy Duggan" w:date="2015-11-15T22:45:00Z">
          <w:pPr>
            <w:pStyle w:val="ListParagraph"/>
            <w:keepNext/>
            <w:keepLines/>
            <w:numPr>
              <w:ilvl w:val="1"/>
              <w:numId w:val="10"/>
            </w:numPr>
            <w:spacing w:after="0" w:line="240" w:lineRule="auto"/>
            <w:ind w:left="2520" w:hanging="360"/>
          </w:pPr>
        </w:pPrChange>
      </w:pPr>
    </w:p>
    <w:p w:rsidR="006401A4" w:rsidRDefault="006401A4" w:rsidP="005D60DE">
      <w:pPr>
        <w:pStyle w:val="ListParagraph"/>
        <w:keepNext/>
        <w:keepLines/>
        <w:numPr>
          <w:ilvl w:val="0"/>
          <w:numId w:val="10"/>
        </w:numPr>
        <w:spacing w:after="0" w:line="240" w:lineRule="auto"/>
        <w:rPr>
          <w:ins w:id="917" w:author="Jimmy Duggan" w:date="2015-11-15T21:57:00Z"/>
        </w:rPr>
        <w:pPrChange w:id="918" w:author="Jimmy Duggan" w:date="2015-11-15T22:45:00Z">
          <w:pPr>
            <w:pStyle w:val="ListParagraph"/>
            <w:keepNext/>
            <w:keepLines/>
            <w:numPr>
              <w:ilvl w:val="1"/>
              <w:numId w:val="10"/>
            </w:numPr>
            <w:spacing w:after="0" w:line="240" w:lineRule="auto"/>
            <w:ind w:left="2520" w:hanging="360"/>
          </w:pPr>
        </w:pPrChange>
      </w:pPr>
      <w:ins w:id="919" w:author="Jimmy Duggan" w:date="2015-11-15T21:57:00Z">
        <w:r>
          <w:rPr>
            <w:b/>
          </w:rPr>
          <w:t>Public string</w:t>
        </w:r>
        <w:r>
          <w:t xml:space="preserve"> </w:t>
        </w:r>
        <w:proofErr w:type="spellStart"/>
        <w:r>
          <w:t>QueryString</w:t>
        </w:r>
        <w:proofErr w:type="spellEnd"/>
      </w:ins>
    </w:p>
    <w:p w:rsidR="006401A4" w:rsidRDefault="006401A4" w:rsidP="005D60DE">
      <w:pPr>
        <w:pStyle w:val="ListParagraph"/>
        <w:keepNext/>
        <w:keepLines/>
        <w:numPr>
          <w:ilvl w:val="1"/>
          <w:numId w:val="10"/>
        </w:numPr>
        <w:spacing w:after="0" w:line="240" w:lineRule="auto"/>
        <w:rPr>
          <w:ins w:id="920" w:author="Jimmy Duggan" w:date="2015-11-15T21:51:00Z"/>
        </w:rPr>
        <w:pPrChange w:id="921" w:author="Jimmy Duggan" w:date="2015-11-15T22:45:00Z">
          <w:pPr>
            <w:pStyle w:val="ListParagraph"/>
            <w:keepNext/>
            <w:keepLines/>
            <w:numPr>
              <w:ilvl w:val="1"/>
              <w:numId w:val="10"/>
            </w:numPr>
            <w:spacing w:after="0" w:line="240" w:lineRule="auto"/>
            <w:ind w:left="2520" w:hanging="360"/>
          </w:pPr>
        </w:pPrChange>
      </w:pPr>
      <w:ins w:id="922" w:author="Jimmy Duggan" w:date="2015-11-15T21:58:00Z">
        <w:r>
          <w:t>Query information used to collect the experiment data.</w:t>
        </w:r>
      </w:ins>
    </w:p>
    <w:p w:rsidR="006401A4" w:rsidRDefault="006401A4" w:rsidP="005D60DE">
      <w:pPr>
        <w:keepNext/>
        <w:keepLines/>
        <w:spacing w:after="0" w:line="240" w:lineRule="auto"/>
        <w:rPr>
          <w:ins w:id="923" w:author="Jimmy Duggan" w:date="2015-11-15T21:51:00Z"/>
        </w:rPr>
        <w:pPrChange w:id="924" w:author="Jimmy Duggan" w:date="2015-11-15T22:45:00Z">
          <w:pPr>
            <w:keepNext/>
            <w:keepLines/>
            <w:spacing w:after="0" w:line="240" w:lineRule="auto"/>
          </w:pPr>
        </w:pPrChange>
      </w:pPr>
    </w:p>
    <w:p w:rsidR="006401A4" w:rsidRPr="00F82B86" w:rsidRDefault="006401A4" w:rsidP="005D60DE">
      <w:pPr>
        <w:pStyle w:val="ListParagraph"/>
        <w:keepNext/>
        <w:keepLines/>
        <w:numPr>
          <w:ilvl w:val="0"/>
          <w:numId w:val="10"/>
        </w:numPr>
        <w:spacing w:after="0" w:line="240" w:lineRule="auto"/>
        <w:rPr>
          <w:ins w:id="925" w:author="Jimmy Duggan" w:date="2015-11-15T21:51:00Z"/>
        </w:rPr>
        <w:pPrChange w:id="926" w:author="Jimmy Duggan" w:date="2015-11-15T22:45:00Z">
          <w:pPr>
            <w:pStyle w:val="ListParagraph"/>
            <w:keepNext/>
            <w:keepLines/>
            <w:numPr>
              <w:numId w:val="10"/>
            </w:numPr>
            <w:spacing w:after="0" w:line="240" w:lineRule="auto"/>
            <w:ind w:left="1800" w:hanging="360"/>
          </w:pPr>
        </w:pPrChange>
      </w:pPr>
      <w:ins w:id="927" w:author="Jimmy Duggan" w:date="2015-11-15T21:51:00Z">
        <w:r>
          <w:rPr>
            <w:b/>
          </w:rPr>
          <w:t xml:space="preserve">Public </w:t>
        </w:r>
      </w:ins>
      <w:ins w:id="928" w:author="Jimmy Duggan" w:date="2015-11-15T21:54:00Z">
        <w:r>
          <w:rPr>
            <w:b/>
          </w:rPr>
          <w:t xml:space="preserve">virtual </w:t>
        </w:r>
      </w:ins>
      <w:proofErr w:type="spellStart"/>
      <w:ins w:id="929" w:author="Jimmy Duggan" w:date="2015-11-15T21:55:00Z">
        <w:r>
          <w:rPr>
            <w:b/>
          </w:rPr>
          <w:t>ExperimentAdministrator</w:t>
        </w:r>
        <w:proofErr w:type="spellEnd"/>
        <w:r>
          <w:rPr>
            <w:b/>
          </w:rPr>
          <w:t xml:space="preserve"> </w:t>
        </w:r>
        <w:proofErr w:type="spellStart"/>
        <w:r>
          <w:t>ExperimentAdministrator</w:t>
        </w:r>
      </w:ins>
      <w:proofErr w:type="spellEnd"/>
    </w:p>
    <w:p w:rsidR="006401A4" w:rsidRDefault="006401A4" w:rsidP="005D60DE">
      <w:pPr>
        <w:pStyle w:val="ListParagraph"/>
        <w:keepNext/>
        <w:keepLines/>
        <w:numPr>
          <w:ilvl w:val="1"/>
          <w:numId w:val="10"/>
        </w:numPr>
        <w:spacing w:after="0" w:line="240" w:lineRule="auto"/>
        <w:rPr>
          <w:ins w:id="930" w:author="Jimmy Duggan" w:date="2015-11-15T21:51:00Z"/>
        </w:rPr>
        <w:pPrChange w:id="931" w:author="Jimmy Duggan" w:date="2015-11-15T22:45:00Z">
          <w:pPr>
            <w:pStyle w:val="ListParagraph"/>
            <w:keepNext/>
            <w:keepLines/>
            <w:numPr>
              <w:ilvl w:val="1"/>
              <w:numId w:val="10"/>
            </w:numPr>
            <w:spacing w:after="0" w:line="240" w:lineRule="auto"/>
            <w:ind w:left="2520" w:hanging="360"/>
          </w:pPr>
        </w:pPrChange>
      </w:pPr>
      <w:ins w:id="932" w:author="Jimmy Duggan" w:date="2015-11-15T21:55:00Z">
        <w:r>
          <w:t>Foreign key relationship to the experiment administrator that created the experiment.</w:t>
        </w:r>
      </w:ins>
    </w:p>
    <w:p w:rsidR="006401A4" w:rsidRPr="00F82B86" w:rsidRDefault="006401A4" w:rsidP="005D60DE">
      <w:pPr>
        <w:pStyle w:val="ListParagraph"/>
        <w:keepNext/>
        <w:keepLines/>
        <w:spacing w:after="0" w:line="240" w:lineRule="auto"/>
        <w:ind w:left="2520"/>
        <w:rPr>
          <w:ins w:id="933" w:author="Jimmy Duggan" w:date="2015-11-15T21:51:00Z"/>
        </w:rPr>
        <w:pPrChange w:id="934" w:author="Jimmy Duggan" w:date="2015-11-15T22:45:00Z">
          <w:pPr>
            <w:pStyle w:val="ListParagraph"/>
            <w:keepNext/>
            <w:keepLines/>
            <w:spacing w:after="0" w:line="240" w:lineRule="auto"/>
            <w:ind w:left="2520"/>
          </w:pPr>
        </w:pPrChange>
      </w:pPr>
    </w:p>
    <w:p w:rsidR="006401A4" w:rsidRPr="006401A4" w:rsidRDefault="006401A4" w:rsidP="005D60DE">
      <w:pPr>
        <w:keepNext/>
        <w:keepLines/>
        <w:spacing w:after="0" w:line="240" w:lineRule="auto"/>
        <w:ind w:firstLine="720"/>
        <w:rPr>
          <w:ins w:id="935" w:author="Jimmy Duggan" w:date="2015-11-15T21:51:00Z"/>
          <w:b/>
          <w:rPrChange w:id="936" w:author="Jimmy Duggan" w:date="2015-11-15T21:56:00Z">
            <w:rPr>
              <w:ins w:id="937" w:author="Jimmy Duggan" w:date="2015-11-15T21:51:00Z"/>
            </w:rPr>
          </w:rPrChange>
        </w:rPr>
        <w:pPrChange w:id="938" w:author="Jimmy Duggan" w:date="2015-11-15T22:45:00Z">
          <w:pPr>
            <w:keepNext/>
            <w:keepLines/>
            <w:spacing w:after="0" w:line="240" w:lineRule="auto"/>
            <w:ind w:firstLine="720"/>
          </w:pPr>
        </w:pPrChange>
      </w:pPr>
      <w:ins w:id="939" w:author="Jimmy Duggan" w:date="2015-11-15T21:51:00Z">
        <w:r w:rsidRPr="006401A4">
          <w:rPr>
            <w:b/>
            <w:rPrChange w:id="940" w:author="Jimmy Duggan" w:date="2015-11-15T21:56:00Z">
              <w:rPr/>
            </w:rPrChange>
          </w:rPr>
          <w:t>Operations:</w:t>
        </w:r>
      </w:ins>
    </w:p>
    <w:p w:rsidR="006401A4" w:rsidRDefault="006401A4" w:rsidP="005D60DE">
      <w:pPr>
        <w:pStyle w:val="ListParagraph"/>
        <w:keepNext/>
        <w:keepLines/>
        <w:numPr>
          <w:ilvl w:val="0"/>
          <w:numId w:val="7"/>
        </w:numPr>
        <w:spacing w:after="0" w:line="240" w:lineRule="auto"/>
        <w:rPr>
          <w:ins w:id="941" w:author="Jimmy Duggan" w:date="2015-11-15T21:51:00Z"/>
        </w:rPr>
        <w:pPrChange w:id="942" w:author="Jimmy Duggan" w:date="2015-11-15T22:45:00Z">
          <w:pPr>
            <w:pStyle w:val="ListParagraph"/>
            <w:keepNext/>
            <w:keepLines/>
            <w:numPr>
              <w:numId w:val="7"/>
            </w:numPr>
            <w:spacing w:after="0" w:line="240" w:lineRule="auto"/>
            <w:ind w:left="1800" w:hanging="360"/>
          </w:pPr>
        </w:pPrChange>
      </w:pPr>
      <w:ins w:id="943" w:author="Jimmy Duggan" w:date="2015-11-15T21:51:00Z">
        <w:r w:rsidRPr="00484ED5">
          <w:t>Sets and gets for all attributes.</w:t>
        </w:r>
      </w:ins>
    </w:p>
    <w:p w:rsidR="006401A4" w:rsidRDefault="006401A4" w:rsidP="005D60DE">
      <w:pPr>
        <w:pStyle w:val="ListParagraph"/>
        <w:keepNext/>
        <w:keepLines/>
        <w:spacing w:after="0" w:line="240" w:lineRule="auto"/>
        <w:ind w:left="1800"/>
        <w:rPr>
          <w:ins w:id="944" w:author="Jimmy Duggan" w:date="2015-11-15T21:51:00Z"/>
        </w:rPr>
        <w:pPrChange w:id="945" w:author="Jimmy Duggan" w:date="2015-11-15T22:45:00Z">
          <w:pPr>
            <w:pStyle w:val="ListParagraph"/>
            <w:keepNext/>
            <w:keepLines/>
            <w:spacing w:after="0" w:line="240" w:lineRule="auto"/>
            <w:ind w:left="1800"/>
          </w:pPr>
        </w:pPrChange>
      </w:pPr>
    </w:p>
    <w:p w:rsidR="006401A4" w:rsidRDefault="006401A4" w:rsidP="005D60DE">
      <w:pPr>
        <w:keepNext/>
        <w:keepLines/>
        <w:spacing w:after="0" w:line="240" w:lineRule="auto"/>
        <w:ind w:left="720"/>
        <w:rPr>
          <w:ins w:id="946" w:author="Jimmy Duggan" w:date="2015-11-15T21:51:00Z"/>
          <w:b/>
        </w:rPr>
        <w:pPrChange w:id="947" w:author="Jimmy Duggan" w:date="2015-11-15T22:45:00Z">
          <w:pPr>
            <w:keepNext/>
            <w:keepLines/>
            <w:spacing w:after="0" w:line="240" w:lineRule="auto"/>
            <w:ind w:left="720"/>
          </w:pPr>
        </w:pPrChange>
      </w:pPr>
      <w:ins w:id="948" w:author="Jimmy Duggan" w:date="2015-11-15T21:51:00Z">
        <w:r>
          <w:rPr>
            <w:b/>
          </w:rPr>
          <w:t>Constructors:</w:t>
        </w:r>
      </w:ins>
    </w:p>
    <w:p w:rsidR="006401A4" w:rsidRPr="00E84F72" w:rsidRDefault="006401A4" w:rsidP="005D60DE">
      <w:pPr>
        <w:pStyle w:val="ListParagraph"/>
        <w:keepNext/>
        <w:keepLines/>
        <w:numPr>
          <w:ilvl w:val="0"/>
          <w:numId w:val="14"/>
        </w:numPr>
        <w:spacing w:after="0" w:line="240" w:lineRule="auto"/>
        <w:rPr>
          <w:ins w:id="949" w:author="Jimmy Duggan" w:date="2015-11-15T21:51:00Z"/>
          <w:b/>
        </w:rPr>
        <w:pPrChange w:id="950" w:author="Jimmy Duggan" w:date="2015-11-15T22:45:00Z">
          <w:pPr>
            <w:pStyle w:val="ListParagraph"/>
            <w:keepNext/>
            <w:keepLines/>
            <w:numPr>
              <w:numId w:val="14"/>
            </w:numPr>
            <w:spacing w:after="0" w:line="240" w:lineRule="auto"/>
            <w:ind w:left="1800" w:hanging="360"/>
          </w:pPr>
        </w:pPrChange>
      </w:pPr>
      <w:ins w:id="951" w:author="Jimmy Duggan" w:date="2015-11-15T21:51:00Z">
        <w:r>
          <w:rPr>
            <w:b/>
          </w:rPr>
          <w:t xml:space="preserve">Public </w:t>
        </w:r>
        <w:proofErr w:type="spellStart"/>
        <w:r>
          <w:t>ExperimentAdministrator</w:t>
        </w:r>
        <w:proofErr w:type="spellEnd"/>
        <w:r>
          <w:t>()</w:t>
        </w:r>
      </w:ins>
    </w:p>
    <w:p w:rsidR="006401A4" w:rsidRPr="00E84F72" w:rsidRDefault="006401A4" w:rsidP="005D60DE">
      <w:pPr>
        <w:pStyle w:val="ListParagraph"/>
        <w:keepNext/>
        <w:keepLines/>
        <w:numPr>
          <w:ilvl w:val="1"/>
          <w:numId w:val="14"/>
        </w:numPr>
        <w:spacing w:after="0" w:line="240" w:lineRule="auto"/>
        <w:rPr>
          <w:ins w:id="952" w:author="Jimmy Duggan" w:date="2015-11-15T21:51:00Z"/>
          <w:b/>
        </w:rPr>
        <w:pPrChange w:id="953" w:author="Jimmy Duggan" w:date="2015-11-15T22:45:00Z">
          <w:pPr>
            <w:pStyle w:val="ListParagraph"/>
            <w:keepNext/>
            <w:keepLines/>
            <w:numPr>
              <w:ilvl w:val="1"/>
              <w:numId w:val="14"/>
            </w:numPr>
            <w:spacing w:after="0" w:line="240" w:lineRule="auto"/>
            <w:ind w:left="2520" w:hanging="360"/>
          </w:pPr>
        </w:pPrChange>
      </w:pPr>
      <w:ins w:id="954" w:author="Jimmy Duggan" w:date="2015-11-15T21:51:00Z">
        <w:r>
          <w:t>Default constructor</w:t>
        </w:r>
      </w:ins>
    </w:p>
    <w:p w:rsidR="006401A4" w:rsidRPr="00F82B86" w:rsidRDefault="006401A4" w:rsidP="005D60DE">
      <w:pPr>
        <w:keepNext/>
        <w:keepLines/>
        <w:pPrChange w:id="955" w:author="Jimmy Duggan" w:date="2015-11-15T22:45:00Z">
          <w:pPr>
            <w:keepNext/>
            <w:keepLines/>
          </w:pPr>
        </w:pPrChange>
      </w:pPr>
    </w:p>
    <w:p w:rsidR="00831F49" w:rsidRDefault="00831F49" w:rsidP="005D60DE">
      <w:pPr>
        <w:pStyle w:val="Heading3"/>
        <w:keepNext/>
        <w:keepLines/>
        <w:pPrChange w:id="956" w:author="Jimmy Duggan" w:date="2015-11-15T22:45:00Z">
          <w:pPr>
            <w:pStyle w:val="Heading3"/>
            <w:keepNext/>
            <w:keepLines/>
          </w:pPr>
        </w:pPrChange>
      </w:pPr>
      <w:bookmarkStart w:id="957" w:name="_Toc435182020"/>
      <w:bookmarkStart w:id="958" w:name="_Toc435391037"/>
      <w:r w:rsidRPr="0084672C">
        <w:t>Enumerations</w:t>
      </w:r>
      <w:bookmarkEnd w:id="957"/>
      <w:bookmarkEnd w:id="958"/>
    </w:p>
    <w:p w:rsidR="00831F49" w:rsidRPr="00AC09FB" w:rsidRDefault="00831F49" w:rsidP="005D60DE">
      <w:pPr>
        <w:pStyle w:val="Heading4"/>
        <w:keepNext/>
        <w:keepLines/>
        <w:pPrChange w:id="959" w:author="Jimmy Duggan" w:date="2015-11-15T22:45:00Z">
          <w:pPr>
            <w:pStyle w:val="Heading4"/>
            <w:keepNext/>
            <w:keepLines/>
          </w:pPr>
        </w:pPrChange>
      </w:pPr>
      <w:bookmarkStart w:id="960" w:name="_Toc435182021"/>
      <w:proofErr w:type="spellStart"/>
      <w:r w:rsidRPr="0084672C">
        <w:t>Activity</w:t>
      </w:r>
      <w:ins w:id="961" w:author="Jimmy Duggan" w:date="2015-11-15T19:40:00Z">
        <w:r w:rsidR="005E33EA">
          <w:t>Type</w:t>
        </w:r>
      </w:ins>
      <w:proofErr w:type="spellEnd"/>
      <w:del w:id="962" w:author="Jimmy Duggan" w:date="2015-11-15T19:40:00Z">
        <w:r w:rsidRPr="0084672C" w:rsidDel="005E33EA">
          <w:delText>Enum</w:delText>
        </w:r>
      </w:del>
      <w:bookmarkEnd w:id="960"/>
    </w:p>
    <w:p w:rsidR="00831F49" w:rsidRDefault="00831F49" w:rsidP="005D60DE">
      <w:pPr>
        <w:keepNext/>
        <w:keepLines/>
        <w:spacing w:after="120" w:line="240" w:lineRule="auto"/>
        <w:pPrChange w:id="963" w:author="Jimmy Duggan" w:date="2015-11-15T22:45:00Z">
          <w:pPr>
            <w:keepNext/>
            <w:keepLines/>
            <w:spacing w:after="0" w:line="360" w:lineRule="auto"/>
          </w:pPr>
        </w:pPrChange>
      </w:pPr>
      <w:r>
        <w:t>This is the enumeration that contains</w:t>
      </w:r>
      <w:ins w:id="964" w:author="Jimmy Duggan" w:date="2015-11-15T19:03:00Z">
        <w:r w:rsidR="0078229C">
          <w:t xml:space="preserve"> the various activities a user could be performing while wearing the medical device and capturing data.</w:t>
        </w:r>
      </w:ins>
      <w:del w:id="965" w:author="Jimmy Duggan" w:date="2015-11-15T19:04:00Z">
        <w:r w:rsidDel="0078229C">
          <w:delText xml:space="preserve"> user roles within the system. It is an </w:delText>
        </w:r>
        <w:r w:rsidDel="0078229C">
          <w:rPr>
            <w:b/>
          </w:rPr>
          <w:delText>Enumeration</w:delText>
        </w:r>
        <w:r w:rsidDel="0078229C">
          <w:delText>.</w:delText>
        </w:r>
      </w:del>
    </w:p>
    <w:p w:rsidR="00831F49" w:rsidRDefault="00831F49" w:rsidP="005D60DE">
      <w:pPr>
        <w:keepNext/>
        <w:keepLines/>
        <w:spacing w:after="0" w:line="360" w:lineRule="auto"/>
        <w:rPr>
          <w:b/>
        </w:rPr>
        <w:pPrChange w:id="966" w:author="Jimmy Duggan" w:date="2015-11-15T22:45:00Z">
          <w:pPr>
            <w:keepNext/>
            <w:keepLines/>
            <w:spacing w:after="0" w:line="360" w:lineRule="auto"/>
          </w:pPr>
        </w:pPrChange>
      </w:pPr>
      <w:r>
        <w:rPr>
          <w:b/>
        </w:rPr>
        <w:t>&lt;&lt;Enumeration&gt;&gt;</w:t>
      </w:r>
    </w:p>
    <w:p w:rsidR="00831F49" w:rsidRDefault="00831F49" w:rsidP="005D60DE">
      <w:pPr>
        <w:keepNext/>
        <w:keepLines/>
        <w:spacing w:after="0" w:line="240" w:lineRule="auto"/>
        <w:rPr>
          <w:b/>
        </w:rPr>
        <w:pPrChange w:id="967" w:author="Jimmy Duggan" w:date="2015-11-15T22:45:00Z">
          <w:pPr>
            <w:keepNext/>
            <w:keepLines/>
            <w:spacing w:after="0" w:line="240" w:lineRule="auto"/>
          </w:pPr>
        </w:pPrChange>
      </w:pPr>
      <w:r>
        <w:rPr>
          <w:b/>
        </w:rPr>
        <w:tab/>
        <w:t>Attributes:</w:t>
      </w:r>
    </w:p>
    <w:p w:rsidR="00831F49" w:rsidRPr="00D2796E" w:rsidRDefault="00831F49" w:rsidP="005D60DE">
      <w:pPr>
        <w:pStyle w:val="ListParagraph"/>
        <w:keepNext/>
        <w:keepLines/>
        <w:numPr>
          <w:ilvl w:val="0"/>
          <w:numId w:val="11"/>
        </w:numPr>
        <w:spacing w:after="0" w:line="240" w:lineRule="auto"/>
        <w:rPr>
          <w:b/>
        </w:rPr>
        <w:pPrChange w:id="968" w:author="Jimmy Duggan" w:date="2015-11-15T22:45:00Z">
          <w:pPr>
            <w:pStyle w:val="ListParagraph"/>
            <w:keepNext/>
            <w:keepLines/>
            <w:numPr>
              <w:numId w:val="11"/>
            </w:numPr>
            <w:spacing w:after="0" w:line="240" w:lineRule="auto"/>
            <w:ind w:left="1800" w:hanging="360"/>
          </w:pPr>
        </w:pPrChange>
      </w:pPr>
      <w:r>
        <w:t>Running</w:t>
      </w:r>
    </w:p>
    <w:p w:rsidR="00831F49" w:rsidRPr="00D2796E" w:rsidRDefault="00831F49" w:rsidP="005D60DE">
      <w:pPr>
        <w:pStyle w:val="ListParagraph"/>
        <w:keepNext/>
        <w:keepLines/>
        <w:numPr>
          <w:ilvl w:val="0"/>
          <w:numId w:val="11"/>
        </w:numPr>
        <w:spacing w:after="0" w:line="240" w:lineRule="auto"/>
        <w:rPr>
          <w:b/>
        </w:rPr>
        <w:pPrChange w:id="969" w:author="Jimmy Duggan" w:date="2015-11-15T22:45:00Z">
          <w:pPr>
            <w:pStyle w:val="ListParagraph"/>
            <w:keepNext/>
            <w:keepLines/>
            <w:numPr>
              <w:numId w:val="11"/>
            </w:numPr>
            <w:spacing w:after="0" w:line="240" w:lineRule="auto"/>
            <w:ind w:left="1800" w:hanging="360"/>
          </w:pPr>
        </w:pPrChange>
      </w:pPr>
      <w:r>
        <w:t>Walking</w:t>
      </w:r>
    </w:p>
    <w:p w:rsidR="00831F49" w:rsidRPr="000C7031" w:rsidRDefault="00831F49" w:rsidP="005D60DE">
      <w:pPr>
        <w:pStyle w:val="ListParagraph"/>
        <w:keepNext/>
        <w:keepLines/>
        <w:numPr>
          <w:ilvl w:val="0"/>
          <w:numId w:val="11"/>
        </w:numPr>
        <w:spacing w:after="0" w:line="240" w:lineRule="auto"/>
        <w:rPr>
          <w:b/>
        </w:rPr>
        <w:pPrChange w:id="970" w:author="Jimmy Duggan" w:date="2015-11-15T22:45:00Z">
          <w:pPr>
            <w:pStyle w:val="ListParagraph"/>
            <w:keepNext/>
            <w:keepLines/>
            <w:numPr>
              <w:numId w:val="11"/>
            </w:numPr>
            <w:spacing w:after="0" w:line="240" w:lineRule="auto"/>
            <w:ind w:left="1800" w:hanging="360"/>
          </w:pPr>
        </w:pPrChange>
      </w:pPr>
      <w:r>
        <w:t>Sleeping</w:t>
      </w:r>
    </w:p>
    <w:p w:rsidR="00831F49" w:rsidRPr="000C7031" w:rsidRDefault="00831F49" w:rsidP="005D60DE">
      <w:pPr>
        <w:pStyle w:val="ListParagraph"/>
        <w:keepNext/>
        <w:keepLines/>
        <w:numPr>
          <w:ilvl w:val="0"/>
          <w:numId w:val="11"/>
        </w:numPr>
        <w:spacing w:after="0" w:line="240" w:lineRule="auto"/>
        <w:rPr>
          <w:b/>
        </w:rPr>
        <w:pPrChange w:id="971" w:author="Jimmy Duggan" w:date="2015-11-15T22:45:00Z">
          <w:pPr>
            <w:pStyle w:val="ListParagraph"/>
            <w:keepNext/>
            <w:keepLines/>
            <w:numPr>
              <w:numId w:val="11"/>
            </w:numPr>
            <w:spacing w:after="0" w:line="240" w:lineRule="auto"/>
            <w:ind w:left="1800" w:hanging="360"/>
          </w:pPr>
        </w:pPrChange>
      </w:pPr>
      <w:r>
        <w:lastRenderedPageBreak/>
        <w:t>Sitting</w:t>
      </w:r>
    </w:p>
    <w:p w:rsidR="00831F49" w:rsidRPr="0078229C" w:rsidRDefault="00831F49" w:rsidP="005D60DE">
      <w:pPr>
        <w:pStyle w:val="ListParagraph"/>
        <w:keepNext/>
        <w:keepLines/>
        <w:numPr>
          <w:ilvl w:val="0"/>
          <w:numId w:val="11"/>
        </w:numPr>
        <w:spacing w:after="0" w:line="240" w:lineRule="auto"/>
        <w:rPr>
          <w:ins w:id="972" w:author="Jimmy Duggan" w:date="2015-11-15T19:04:00Z"/>
          <w:b/>
          <w:rPrChange w:id="973" w:author="Jimmy Duggan" w:date="2015-11-15T19:04:00Z">
            <w:rPr>
              <w:ins w:id="974" w:author="Jimmy Duggan" w:date="2015-11-15T19:04:00Z"/>
            </w:rPr>
          </w:rPrChange>
        </w:rPr>
        <w:pPrChange w:id="975" w:author="Jimmy Duggan" w:date="2015-11-15T22:45:00Z">
          <w:pPr>
            <w:pStyle w:val="ListParagraph"/>
            <w:keepNext/>
            <w:keepLines/>
            <w:numPr>
              <w:numId w:val="11"/>
            </w:numPr>
            <w:spacing w:after="0" w:line="240" w:lineRule="auto"/>
            <w:ind w:left="1800" w:hanging="360"/>
          </w:pPr>
        </w:pPrChange>
      </w:pPr>
      <w:r>
        <w:t>Standing</w:t>
      </w:r>
    </w:p>
    <w:p w:rsidR="0078229C" w:rsidRDefault="0078229C" w:rsidP="005D60DE">
      <w:pPr>
        <w:pStyle w:val="ListParagraph"/>
        <w:keepNext/>
        <w:keepLines/>
        <w:spacing w:after="0" w:line="240" w:lineRule="auto"/>
        <w:ind w:left="1800"/>
        <w:rPr>
          <w:ins w:id="976" w:author="Jimmy Duggan" w:date="2015-11-15T19:58:00Z"/>
          <w:b/>
        </w:rPr>
        <w:pPrChange w:id="977" w:author="Jimmy Duggan" w:date="2015-11-15T22:45:00Z">
          <w:pPr>
            <w:pStyle w:val="ListParagraph"/>
            <w:keepNext/>
            <w:keepLines/>
            <w:numPr>
              <w:numId w:val="11"/>
            </w:numPr>
            <w:spacing w:after="0" w:line="240" w:lineRule="auto"/>
            <w:ind w:left="1800" w:hanging="360"/>
          </w:pPr>
        </w:pPrChange>
      </w:pPr>
    </w:p>
    <w:p w:rsidR="0096020E" w:rsidRPr="00AC09FB" w:rsidRDefault="0096020E" w:rsidP="005D60DE">
      <w:pPr>
        <w:pStyle w:val="Heading4"/>
        <w:keepNext/>
        <w:keepLines/>
        <w:rPr>
          <w:ins w:id="978" w:author="Jimmy Duggan" w:date="2015-11-15T19:58:00Z"/>
        </w:rPr>
        <w:pPrChange w:id="979" w:author="Jimmy Duggan" w:date="2015-11-15T22:45:00Z">
          <w:pPr>
            <w:pStyle w:val="Heading4"/>
            <w:keepNext/>
            <w:keepLines/>
          </w:pPr>
        </w:pPrChange>
      </w:pPr>
      <w:proofErr w:type="spellStart"/>
      <w:ins w:id="980" w:author="Jimmy Duggan" w:date="2015-11-15T19:58:00Z">
        <w:r>
          <w:t>AccountStatus</w:t>
        </w:r>
        <w:proofErr w:type="spellEnd"/>
      </w:ins>
    </w:p>
    <w:p w:rsidR="0096020E" w:rsidRDefault="0096020E" w:rsidP="005D60DE">
      <w:pPr>
        <w:keepNext/>
        <w:keepLines/>
        <w:spacing w:after="120" w:line="240" w:lineRule="auto"/>
        <w:rPr>
          <w:ins w:id="981" w:author="Jimmy Duggan" w:date="2015-11-15T19:58:00Z"/>
        </w:rPr>
        <w:pPrChange w:id="982" w:author="Jimmy Duggan" w:date="2015-11-15T22:45:00Z">
          <w:pPr>
            <w:keepNext/>
            <w:keepLines/>
            <w:spacing w:after="120" w:line="240" w:lineRule="auto"/>
          </w:pPr>
        </w:pPrChange>
      </w:pPr>
      <w:ins w:id="983" w:author="Jimmy Duggan" w:date="2015-11-15T19:58:00Z">
        <w:r>
          <w:t>This is the enumeration that contains the different account statuses.</w:t>
        </w:r>
      </w:ins>
    </w:p>
    <w:p w:rsidR="0096020E" w:rsidRDefault="0096020E" w:rsidP="005D60DE">
      <w:pPr>
        <w:keepNext/>
        <w:keepLines/>
        <w:spacing w:after="0" w:line="360" w:lineRule="auto"/>
        <w:rPr>
          <w:ins w:id="984" w:author="Jimmy Duggan" w:date="2015-11-15T19:58:00Z"/>
          <w:b/>
        </w:rPr>
        <w:pPrChange w:id="985" w:author="Jimmy Duggan" w:date="2015-11-15T22:45:00Z">
          <w:pPr>
            <w:keepNext/>
            <w:keepLines/>
            <w:spacing w:after="0" w:line="360" w:lineRule="auto"/>
          </w:pPr>
        </w:pPrChange>
      </w:pPr>
      <w:ins w:id="986" w:author="Jimmy Duggan" w:date="2015-11-15T19:58:00Z">
        <w:r>
          <w:rPr>
            <w:b/>
          </w:rPr>
          <w:t>&lt;&lt;Enumeration&gt;&gt;</w:t>
        </w:r>
      </w:ins>
    </w:p>
    <w:p w:rsidR="0096020E" w:rsidRDefault="0096020E" w:rsidP="005D60DE">
      <w:pPr>
        <w:keepNext/>
        <w:keepLines/>
        <w:spacing w:after="0" w:line="240" w:lineRule="auto"/>
        <w:rPr>
          <w:ins w:id="987" w:author="Jimmy Duggan" w:date="2015-11-15T19:58:00Z"/>
          <w:b/>
        </w:rPr>
        <w:pPrChange w:id="988" w:author="Jimmy Duggan" w:date="2015-11-15T22:45:00Z">
          <w:pPr>
            <w:keepNext/>
            <w:keepLines/>
            <w:spacing w:after="0" w:line="240" w:lineRule="auto"/>
          </w:pPr>
        </w:pPrChange>
      </w:pPr>
      <w:ins w:id="989" w:author="Jimmy Duggan" w:date="2015-11-15T19:58:00Z">
        <w:r>
          <w:rPr>
            <w:b/>
          </w:rPr>
          <w:tab/>
          <w:t>Attributes:</w:t>
        </w:r>
      </w:ins>
    </w:p>
    <w:p w:rsidR="00B50D54" w:rsidRPr="00B50D54" w:rsidRDefault="00B50D54" w:rsidP="005D60DE">
      <w:pPr>
        <w:pStyle w:val="ListParagraph"/>
        <w:keepNext/>
        <w:keepLines/>
        <w:numPr>
          <w:ilvl w:val="0"/>
          <w:numId w:val="11"/>
        </w:numPr>
        <w:spacing w:after="0" w:line="240" w:lineRule="auto"/>
        <w:rPr>
          <w:ins w:id="990" w:author="Jimmy Duggan" w:date="2015-11-15T20:07:00Z"/>
          <w:b/>
          <w:rPrChange w:id="991" w:author="Jimmy Duggan" w:date="2015-11-15T20:07:00Z">
            <w:rPr>
              <w:ins w:id="992" w:author="Jimmy Duggan" w:date="2015-11-15T20:07:00Z"/>
            </w:rPr>
          </w:rPrChange>
        </w:rPr>
        <w:pPrChange w:id="993" w:author="Jimmy Duggan" w:date="2015-11-15T22:45:00Z">
          <w:pPr>
            <w:pStyle w:val="ListParagraph"/>
            <w:keepNext/>
            <w:keepLines/>
            <w:numPr>
              <w:numId w:val="11"/>
            </w:numPr>
            <w:spacing w:after="0" w:line="240" w:lineRule="auto"/>
            <w:ind w:left="1800" w:hanging="360"/>
          </w:pPr>
        </w:pPrChange>
      </w:pPr>
      <w:ins w:id="994" w:author="Jimmy Duggan" w:date="2015-11-15T20:07:00Z">
        <w:r>
          <w:t>Pending</w:t>
        </w:r>
      </w:ins>
    </w:p>
    <w:p w:rsidR="0096020E" w:rsidRPr="0096020E" w:rsidRDefault="0096020E" w:rsidP="005D60DE">
      <w:pPr>
        <w:pStyle w:val="ListParagraph"/>
        <w:keepNext/>
        <w:keepLines/>
        <w:numPr>
          <w:ilvl w:val="0"/>
          <w:numId w:val="11"/>
        </w:numPr>
        <w:spacing w:after="0" w:line="240" w:lineRule="auto"/>
        <w:rPr>
          <w:ins w:id="995" w:author="Jimmy Duggan" w:date="2015-11-15T19:59:00Z"/>
          <w:b/>
          <w:rPrChange w:id="996" w:author="Jimmy Duggan" w:date="2015-11-15T19:59:00Z">
            <w:rPr>
              <w:ins w:id="997" w:author="Jimmy Duggan" w:date="2015-11-15T19:59:00Z"/>
            </w:rPr>
          </w:rPrChange>
        </w:rPr>
        <w:pPrChange w:id="998" w:author="Jimmy Duggan" w:date="2015-11-15T22:45:00Z">
          <w:pPr>
            <w:pStyle w:val="ListParagraph"/>
            <w:keepNext/>
            <w:keepLines/>
            <w:numPr>
              <w:numId w:val="11"/>
            </w:numPr>
            <w:spacing w:after="0" w:line="240" w:lineRule="auto"/>
            <w:ind w:left="1800" w:hanging="360"/>
          </w:pPr>
        </w:pPrChange>
      </w:pPr>
      <w:ins w:id="999" w:author="Jimmy Duggan" w:date="2015-11-15T19:59:00Z">
        <w:r>
          <w:t>Active</w:t>
        </w:r>
      </w:ins>
    </w:p>
    <w:p w:rsidR="0096020E" w:rsidRPr="00D2796E" w:rsidRDefault="0096020E" w:rsidP="005D60DE">
      <w:pPr>
        <w:pStyle w:val="ListParagraph"/>
        <w:keepNext/>
        <w:keepLines/>
        <w:numPr>
          <w:ilvl w:val="0"/>
          <w:numId w:val="11"/>
        </w:numPr>
        <w:spacing w:after="0" w:line="240" w:lineRule="auto"/>
        <w:rPr>
          <w:b/>
        </w:rPr>
        <w:pPrChange w:id="1000" w:author="Jimmy Duggan" w:date="2015-11-15T22:45:00Z">
          <w:pPr>
            <w:pStyle w:val="ListParagraph"/>
            <w:keepNext/>
            <w:keepLines/>
            <w:numPr>
              <w:numId w:val="11"/>
            </w:numPr>
            <w:spacing w:after="0" w:line="240" w:lineRule="auto"/>
            <w:ind w:left="1800" w:hanging="360"/>
          </w:pPr>
        </w:pPrChange>
      </w:pPr>
      <w:ins w:id="1001" w:author="Jimmy Duggan" w:date="2015-11-15T19:59:00Z">
        <w:r>
          <w:t>Inactive</w:t>
        </w:r>
      </w:ins>
    </w:p>
    <w:p w:rsidR="0078229C" w:rsidRPr="00AC09FB" w:rsidRDefault="0078229C" w:rsidP="005D60DE">
      <w:pPr>
        <w:pStyle w:val="Heading4"/>
        <w:keepNext/>
        <w:keepLines/>
        <w:rPr>
          <w:ins w:id="1002" w:author="Jimmy Duggan" w:date="2015-11-15T19:02:00Z"/>
        </w:rPr>
        <w:pPrChange w:id="1003" w:author="Jimmy Duggan" w:date="2015-11-15T22:45:00Z">
          <w:pPr>
            <w:pStyle w:val="Heading4"/>
            <w:keepNext/>
            <w:keepLines/>
          </w:pPr>
        </w:pPrChange>
      </w:pPr>
      <w:proofErr w:type="spellStart"/>
      <w:ins w:id="1004" w:author="Jimmy Duggan" w:date="2015-11-15T19:02:00Z">
        <w:r>
          <w:t>PatientEthnicity</w:t>
        </w:r>
        <w:proofErr w:type="spellEnd"/>
      </w:ins>
    </w:p>
    <w:p w:rsidR="0078229C" w:rsidRDefault="0078229C" w:rsidP="005D60DE">
      <w:pPr>
        <w:keepNext/>
        <w:keepLines/>
        <w:spacing w:after="120" w:line="240" w:lineRule="auto"/>
        <w:rPr>
          <w:ins w:id="1005" w:author="Jimmy Duggan" w:date="2015-11-15T19:02:00Z"/>
        </w:rPr>
        <w:pPrChange w:id="1006" w:author="Jimmy Duggan" w:date="2015-11-15T22:45:00Z">
          <w:pPr>
            <w:keepNext/>
            <w:keepLines/>
            <w:spacing w:after="0" w:line="360" w:lineRule="auto"/>
          </w:pPr>
        </w:pPrChange>
      </w:pPr>
      <w:ins w:id="1007" w:author="Jimmy Duggan" w:date="2015-11-15T19:02:00Z">
        <w:r>
          <w:t xml:space="preserve">This is the enumeration that contains </w:t>
        </w:r>
      </w:ins>
      <w:ins w:id="1008" w:author="Jimmy Duggan" w:date="2015-11-15T19:05:00Z">
        <w:r>
          <w:t xml:space="preserve">the ethnicity </w:t>
        </w:r>
      </w:ins>
      <w:ins w:id="1009" w:author="Jimmy Duggan" w:date="2015-11-15T19:13:00Z">
        <w:r w:rsidR="0007275F">
          <w:t>categories</w:t>
        </w:r>
      </w:ins>
      <w:ins w:id="1010" w:author="Jimmy Duggan" w:date="2015-11-15T19:14:00Z">
        <w:r w:rsidR="0007275F">
          <w:t xml:space="preserve"> defined in the National Center for Education Statistics</w:t>
        </w:r>
      </w:ins>
      <w:ins w:id="1011" w:author="Jimmy Duggan" w:date="2015-11-15T19:05:00Z">
        <w:r>
          <w:t xml:space="preserve"> that a patient may belong to.</w:t>
        </w:r>
      </w:ins>
    </w:p>
    <w:p w:rsidR="0078229C" w:rsidRDefault="0078229C" w:rsidP="005D60DE">
      <w:pPr>
        <w:keepNext/>
        <w:keepLines/>
        <w:spacing w:after="0" w:line="360" w:lineRule="auto"/>
        <w:rPr>
          <w:ins w:id="1012" w:author="Jimmy Duggan" w:date="2015-11-15T19:02:00Z"/>
          <w:b/>
        </w:rPr>
        <w:pPrChange w:id="1013" w:author="Jimmy Duggan" w:date="2015-11-15T22:45:00Z">
          <w:pPr>
            <w:keepNext/>
            <w:keepLines/>
            <w:spacing w:after="0" w:line="360" w:lineRule="auto"/>
          </w:pPr>
        </w:pPrChange>
      </w:pPr>
      <w:ins w:id="1014" w:author="Jimmy Duggan" w:date="2015-11-15T19:02:00Z">
        <w:r>
          <w:rPr>
            <w:b/>
          </w:rPr>
          <w:t>&lt;&lt;Enumeration&gt;&gt;</w:t>
        </w:r>
      </w:ins>
    </w:p>
    <w:p w:rsidR="0078229C" w:rsidRDefault="0078229C" w:rsidP="005D60DE">
      <w:pPr>
        <w:keepNext/>
        <w:keepLines/>
        <w:spacing w:after="0" w:line="240" w:lineRule="auto"/>
        <w:rPr>
          <w:ins w:id="1015" w:author="Jimmy Duggan" w:date="2015-11-15T19:02:00Z"/>
          <w:b/>
        </w:rPr>
        <w:pPrChange w:id="1016" w:author="Jimmy Duggan" w:date="2015-11-15T22:45:00Z">
          <w:pPr>
            <w:keepNext/>
            <w:keepLines/>
            <w:spacing w:after="0" w:line="240" w:lineRule="auto"/>
          </w:pPr>
        </w:pPrChange>
      </w:pPr>
      <w:ins w:id="1017" w:author="Jimmy Duggan" w:date="2015-11-15T19:02:00Z">
        <w:r>
          <w:rPr>
            <w:b/>
          </w:rPr>
          <w:tab/>
          <w:t>Attributes:</w:t>
        </w:r>
      </w:ins>
    </w:p>
    <w:p w:rsidR="0078229C" w:rsidRPr="00D2796E" w:rsidRDefault="0078229C" w:rsidP="005D60DE">
      <w:pPr>
        <w:pStyle w:val="ListParagraph"/>
        <w:keepNext/>
        <w:keepLines/>
        <w:numPr>
          <w:ilvl w:val="0"/>
          <w:numId w:val="11"/>
        </w:numPr>
        <w:spacing w:after="0" w:line="240" w:lineRule="auto"/>
        <w:rPr>
          <w:ins w:id="1018" w:author="Jimmy Duggan" w:date="2015-11-15T19:02:00Z"/>
          <w:b/>
        </w:rPr>
        <w:pPrChange w:id="1019" w:author="Jimmy Duggan" w:date="2015-11-15T22:45:00Z">
          <w:pPr>
            <w:pStyle w:val="ListParagraph"/>
            <w:keepNext/>
            <w:keepLines/>
            <w:numPr>
              <w:numId w:val="11"/>
            </w:numPr>
            <w:spacing w:after="0" w:line="240" w:lineRule="auto"/>
            <w:ind w:left="1800" w:hanging="360"/>
          </w:pPr>
        </w:pPrChange>
      </w:pPr>
      <w:ins w:id="1020" w:author="Jimmy Duggan" w:date="2015-11-15T19:06:00Z">
        <w:r>
          <w:t>Hispanic or Latino</w:t>
        </w:r>
      </w:ins>
    </w:p>
    <w:p w:rsidR="0078229C" w:rsidRPr="0007275F" w:rsidRDefault="0078229C" w:rsidP="005D60DE">
      <w:pPr>
        <w:pStyle w:val="ListParagraph"/>
        <w:keepNext/>
        <w:keepLines/>
        <w:numPr>
          <w:ilvl w:val="0"/>
          <w:numId w:val="11"/>
        </w:numPr>
        <w:spacing w:after="0" w:line="240" w:lineRule="auto"/>
        <w:rPr>
          <w:ins w:id="1021" w:author="Jimmy Duggan" w:date="2015-11-15T19:13:00Z"/>
          <w:b/>
          <w:rPrChange w:id="1022" w:author="Jimmy Duggan" w:date="2015-11-15T19:13:00Z">
            <w:rPr>
              <w:ins w:id="1023" w:author="Jimmy Duggan" w:date="2015-11-15T19:13:00Z"/>
            </w:rPr>
          </w:rPrChange>
        </w:rPr>
        <w:pPrChange w:id="1024" w:author="Jimmy Duggan" w:date="2015-11-15T22:45:00Z">
          <w:pPr>
            <w:pStyle w:val="ListParagraph"/>
            <w:keepNext/>
            <w:keepLines/>
            <w:numPr>
              <w:numId w:val="11"/>
            </w:numPr>
            <w:spacing w:after="0" w:line="240" w:lineRule="auto"/>
            <w:ind w:left="1800" w:hanging="360"/>
          </w:pPr>
        </w:pPrChange>
      </w:pPr>
      <w:ins w:id="1025" w:author="Jimmy Duggan" w:date="2015-11-15T19:06:00Z">
        <w:r>
          <w:t>Not Hispanic or Latino</w:t>
        </w:r>
      </w:ins>
    </w:p>
    <w:p w:rsidR="0007275F" w:rsidRDefault="0007275F" w:rsidP="005D60DE">
      <w:pPr>
        <w:keepNext/>
        <w:keepLines/>
        <w:spacing w:after="0" w:line="240" w:lineRule="auto"/>
        <w:rPr>
          <w:ins w:id="1026" w:author="Jimmy Duggan" w:date="2015-11-15T19:13:00Z"/>
          <w:b/>
        </w:rPr>
        <w:pPrChange w:id="1027" w:author="Jimmy Duggan" w:date="2015-11-15T22:45:00Z">
          <w:pPr>
            <w:pStyle w:val="ListParagraph"/>
            <w:keepNext/>
            <w:keepLines/>
            <w:numPr>
              <w:numId w:val="11"/>
            </w:numPr>
            <w:spacing w:after="0" w:line="240" w:lineRule="auto"/>
            <w:ind w:left="1800" w:hanging="360"/>
          </w:pPr>
        </w:pPrChange>
      </w:pPr>
    </w:p>
    <w:p w:rsidR="0007275F" w:rsidRPr="00AC09FB" w:rsidRDefault="0007275F" w:rsidP="005D60DE">
      <w:pPr>
        <w:pStyle w:val="Heading4"/>
        <w:keepNext/>
        <w:keepLines/>
        <w:rPr>
          <w:ins w:id="1028" w:author="Jimmy Duggan" w:date="2015-11-15T19:13:00Z"/>
        </w:rPr>
        <w:pPrChange w:id="1029" w:author="Jimmy Duggan" w:date="2015-11-15T22:45:00Z">
          <w:pPr>
            <w:pStyle w:val="Heading4"/>
            <w:keepNext/>
            <w:keepLines/>
          </w:pPr>
        </w:pPrChange>
      </w:pPr>
      <w:proofErr w:type="spellStart"/>
      <w:ins w:id="1030" w:author="Jimmy Duggan" w:date="2015-11-15T19:13:00Z">
        <w:r>
          <w:t>PatientRace</w:t>
        </w:r>
        <w:proofErr w:type="spellEnd"/>
      </w:ins>
    </w:p>
    <w:p w:rsidR="0007275F" w:rsidRDefault="0007275F" w:rsidP="005D60DE">
      <w:pPr>
        <w:keepNext/>
        <w:keepLines/>
        <w:spacing w:after="120" w:line="240" w:lineRule="auto"/>
        <w:rPr>
          <w:ins w:id="1031" w:author="Jimmy Duggan" w:date="2015-11-15T19:15:00Z"/>
        </w:rPr>
        <w:pPrChange w:id="1032" w:author="Jimmy Duggan" w:date="2015-11-15T22:45:00Z">
          <w:pPr>
            <w:keepNext/>
            <w:keepLines/>
            <w:spacing w:after="120" w:line="240" w:lineRule="auto"/>
          </w:pPr>
        </w:pPrChange>
      </w:pPr>
      <w:ins w:id="1033" w:author="Jimmy Duggan" w:date="2015-11-15T19:15:00Z">
        <w:r>
          <w:t>This is the enumeration that contains the racial categories defined in the National Center for Education Statistics that a patient may belong to.</w:t>
        </w:r>
      </w:ins>
    </w:p>
    <w:p w:rsidR="0007275F" w:rsidRDefault="0007275F" w:rsidP="005D60DE">
      <w:pPr>
        <w:keepNext/>
        <w:keepLines/>
        <w:spacing w:after="0" w:line="360" w:lineRule="auto"/>
        <w:rPr>
          <w:ins w:id="1034" w:author="Jimmy Duggan" w:date="2015-11-15T19:13:00Z"/>
          <w:b/>
        </w:rPr>
        <w:pPrChange w:id="1035" w:author="Jimmy Duggan" w:date="2015-11-15T22:45:00Z">
          <w:pPr>
            <w:keepNext/>
            <w:keepLines/>
            <w:spacing w:after="0" w:line="360" w:lineRule="auto"/>
          </w:pPr>
        </w:pPrChange>
      </w:pPr>
      <w:ins w:id="1036" w:author="Jimmy Duggan" w:date="2015-11-15T19:13:00Z">
        <w:r>
          <w:rPr>
            <w:b/>
          </w:rPr>
          <w:t>&lt;&lt;Enumeration&gt;&gt;</w:t>
        </w:r>
      </w:ins>
    </w:p>
    <w:p w:rsidR="0007275F" w:rsidRDefault="0007275F" w:rsidP="005D60DE">
      <w:pPr>
        <w:keepNext/>
        <w:keepLines/>
        <w:spacing w:after="0" w:line="240" w:lineRule="auto"/>
        <w:rPr>
          <w:ins w:id="1037" w:author="Jimmy Duggan" w:date="2015-11-15T19:13:00Z"/>
          <w:b/>
        </w:rPr>
        <w:pPrChange w:id="1038" w:author="Jimmy Duggan" w:date="2015-11-15T22:45:00Z">
          <w:pPr>
            <w:keepNext/>
            <w:keepLines/>
            <w:spacing w:after="0" w:line="240" w:lineRule="auto"/>
          </w:pPr>
        </w:pPrChange>
      </w:pPr>
      <w:ins w:id="1039" w:author="Jimmy Duggan" w:date="2015-11-15T19:13:00Z">
        <w:r>
          <w:rPr>
            <w:b/>
          </w:rPr>
          <w:tab/>
          <w:t>Attributes:</w:t>
        </w:r>
      </w:ins>
    </w:p>
    <w:p w:rsidR="0007275F" w:rsidRPr="00D2796E" w:rsidRDefault="0007275F" w:rsidP="005D60DE">
      <w:pPr>
        <w:pStyle w:val="ListParagraph"/>
        <w:keepNext/>
        <w:keepLines/>
        <w:numPr>
          <w:ilvl w:val="0"/>
          <w:numId w:val="11"/>
        </w:numPr>
        <w:spacing w:after="0" w:line="240" w:lineRule="auto"/>
        <w:rPr>
          <w:ins w:id="1040" w:author="Jimmy Duggan" w:date="2015-11-15T19:13:00Z"/>
          <w:b/>
        </w:rPr>
        <w:pPrChange w:id="1041" w:author="Jimmy Duggan" w:date="2015-11-15T22:45:00Z">
          <w:pPr>
            <w:pStyle w:val="ListParagraph"/>
            <w:keepNext/>
            <w:keepLines/>
            <w:numPr>
              <w:numId w:val="11"/>
            </w:numPr>
            <w:spacing w:after="0" w:line="240" w:lineRule="auto"/>
            <w:ind w:left="1800" w:hanging="360"/>
          </w:pPr>
        </w:pPrChange>
      </w:pPr>
      <w:ins w:id="1042" w:author="Jimmy Duggan" w:date="2015-11-15T19:15:00Z">
        <w:r>
          <w:t>American Indian or Alask</w:t>
        </w:r>
      </w:ins>
      <w:ins w:id="1043" w:author="Jimmy Duggan" w:date="2015-11-15T19:16:00Z">
        <w:r>
          <w:t>a Native</w:t>
        </w:r>
      </w:ins>
    </w:p>
    <w:p w:rsidR="0007275F" w:rsidRPr="0007275F" w:rsidRDefault="0007275F" w:rsidP="005D60DE">
      <w:pPr>
        <w:pStyle w:val="ListParagraph"/>
        <w:keepNext/>
        <w:keepLines/>
        <w:numPr>
          <w:ilvl w:val="0"/>
          <w:numId w:val="11"/>
        </w:numPr>
        <w:spacing w:after="0" w:line="240" w:lineRule="auto"/>
        <w:rPr>
          <w:ins w:id="1044" w:author="Jimmy Duggan" w:date="2015-11-15T19:16:00Z"/>
          <w:b/>
          <w:rPrChange w:id="1045" w:author="Jimmy Duggan" w:date="2015-11-15T19:16:00Z">
            <w:rPr>
              <w:ins w:id="1046" w:author="Jimmy Duggan" w:date="2015-11-15T19:16:00Z"/>
            </w:rPr>
          </w:rPrChange>
        </w:rPr>
        <w:pPrChange w:id="1047" w:author="Jimmy Duggan" w:date="2015-11-15T22:45:00Z">
          <w:pPr>
            <w:pStyle w:val="ListParagraph"/>
            <w:keepNext/>
            <w:keepLines/>
            <w:numPr>
              <w:numId w:val="11"/>
            </w:numPr>
            <w:spacing w:after="0" w:line="240" w:lineRule="auto"/>
            <w:ind w:left="1800" w:hanging="360"/>
          </w:pPr>
        </w:pPrChange>
      </w:pPr>
      <w:ins w:id="1048" w:author="Jimmy Duggan" w:date="2015-11-15T19:16:00Z">
        <w:r>
          <w:t>Asian</w:t>
        </w:r>
      </w:ins>
    </w:p>
    <w:p w:rsidR="0007275F" w:rsidRPr="0007275F" w:rsidRDefault="0007275F" w:rsidP="005D60DE">
      <w:pPr>
        <w:pStyle w:val="ListParagraph"/>
        <w:keepNext/>
        <w:keepLines/>
        <w:numPr>
          <w:ilvl w:val="0"/>
          <w:numId w:val="11"/>
        </w:numPr>
        <w:spacing w:after="0" w:line="240" w:lineRule="auto"/>
        <w:rPr>
          <w:ins w:id="1049" w:author="Jimmy Duggan" w:date="2015-11-15T19:16:00Z"/>
          <w:b/>
          <w:rPrChange w:id="1050" w:author="Jimmy Duggan" w:date="2015-11-15T19:16:00Z">
            <w:rPr>
              <w:ins w:id="1051" w:author="Jimmy Duggan" w:date="2015-11-15T19:16:00Z"/>
            </w:rPr>
          </w:rPrChange>
        </w:rPr>
        <w:pPrChange w:id="1052" w:author="Jimmy Duggan" w:date="2015-11-15T22:45:00Z">
          <w:pPr>
            <w:pStyle w:val="ListParagraph"/>
            <w:keepNext/>
            <w:keepLines/>
            <w:numPr>
              <w:numId w:val="11"/>
            </w:numPr>
            <w:spacing w:after="0" w:line="240" w:lineRule="auto"/>
            <w:ind w:left="1800" w:hanging="360"/>
          </w:pPr>
        </w:pPrChange>
      </w:pPr>
      <w:ins w:id="1053" w:author="Jimmy Duggan" w:date="2015-11-15T19:16:00Z">
        <w:r>
          <w:t>Black or African American</w:t>
        </w:r>
      </w:ins>
    </w:p>
    <w:p w:rsidR="0007275F" w:rsidRPr="0007275F" w:rsidRDefault="0007275F" w:rsidP="005D60DE">
      <w:pPr>
        <w:pStyle w:val="ListParagraph"/>
        <w:keepNext/>
        <w:keepLines/>
        <w:numPr>
          <w:ilvl w:val="0"/>
          <w:numId w:val="11"/>
        </w:numPr>
        <w:spacing w:after="0" w:line="240" w:lineRule="auto"/>
        <w:rPr>
          <w:ins w:id="1054" w:author="Jimmy Duggan" w:date="2015-11-15T19:16:00Z"/>
          <w:b/>
          <w:rPrChange w:id="1055" w:author="Jimmy Duggan" w:date="2015-11-15T19:16:00Z">
            <w:rPr>
              <w:ins w:id="1056" w:author="Jimmy Duggan" w:date="2015-11-15T19:16:00Z"/>
            </w:rPr>
          </w:rPrChange>
        </w:rPr>
        <w:pPrChange w:id="1057" w:author="Jimmy Duggan" w:date="2015-11-15T22:45:00Z">
          <w:pPr>
            <w:pStyle w:val="ListParagraph"/>
            <w:keepNext/>
            <w:keepLines/>
            <w:numPr>
              <w:numId w:val="11"/>
            </w:numPr>
            <w:spacing w:after="0" w:line="240" w:lineRule="auto"/>
            <w:ind w:left="1800" w:hanging="360"/>
          </w:pPr>
        </w:pPrChange>
      </w:pPr>
      <w:ins w:id="1058" w:author="Jimmy Duggan" w:date="2015-11-15T19:16:00Z">
        <w:r>
          <w:t>Native Hawaiian or Other Pacific Islander</w:t>
        </w:r>
      </w:ins>
    </w:p>
    <w:p w:rsidR="0007275F" w:rsidRPr="0007275F" w:rsidRDefault="0007275F" w:rsidP="005D60DE">
      <w:pPr>
        <w:pStyle w:val="ListParagraph"/>
        <w:keepNext/>
        <w:keepLines/>
        <w:numPr>
          <w:ilvl w:val="0"/>
          <w:numId w:val="11"/>
        </w:numPr>
        <w:spacing w:after="0" w:line="240" w:lineRule="auto"/>
        <w:rPr>
          <w:ins w:id="1059" w:author="Jimmy Duggan" w:date="2015-11-15T19:16:00Z"/>
          <w:b/>
          <w:rPrChange w:id="1060" w:author="Jimmy Duggan" w:date="2015-11-15T19:16:00Z">
            <w:rPr>
              <w:ins w:id="1061" w:author="Jimmy Duggan" w:date="2015-11-15T19:16:00Z"/>
            </w:rPr>
          </w:rPrChange>
        </w:rPr>
        <w:pPrChange w:id="1062" w:author="Jimmy Duggan" w:date="2015-11-15T22:45:00Z">
          <w:pPr>
            <w:pStyle w:val="ListParagraph"/>
            <w:keepNext/>
            <w:keepLines/>
            <w:numPr>
              <w:numId w:val="11"/>
            </w:numPr>
            <w:spacing w:after="0" w:line="240" w:lineRule="auto"/>
            <w:ind w:left="1800" w:hanging="360"/>
          </w:pPr>
        </w:pPrChange>
      </w:pPr>
      <w:ins w:id="1063" w:author="Jimmy Duggan" w:date="2015-11-15T19:16:00Z">
        <w:r>
          <w:t>White</w:t>
        </w:r>
      </w:ins>
    </w:p>
    <w:p w:rsidR="0007275F" w:rsidRPr="0007275F" w:rsidRDefault="0007275F" w:rsidP="005D60DE">
      <w:pPr>
        <w:pStyle w:val="ListParagraph"/>
        <w:keepNext/>
        <w:keepLines/>
        <w:numPr>
          <w:ilvl w:val="0"/>
          <w:numId w:val="11"/>
        </w:numPr>
        <w:spacing w:after="0" w:line="240" w:lineRule="auto"/>
        <w:rPr>
          <w:ins w:id="1064" w:author="Jimmy Duggan" w:date="2015-11-15T19:18:00Z"/>
          <w:b/>
          <w:rPrChange w:id="1065" w:author="Jimmy Duggan" w:date="2015-11-15T19:18:00Z">
            <w:rPr>
              <w:ins w:id="1066" w:author="Jimmy Duggan" w:date="2015-11-15T19:18:00Z"/>
            </w:rPr>
          </w:rPrChange>
        </w:rPr>
        <w:pPrChange w:id="1067" w:author="Jimmy Duggan" w:date="2015-11-15T22:45:00Z">
          <w:pPr>
            <w:pStyle w:val="ListParagraph"/>
            <w:keepNext/>
            <w:keepLines/>
            <w:numPr>
              <w:numId w:val="11"/>
            </w:numPr>
            <w:spacing w:after="0" w:line="240" w:lineRule="auto"/>
            <w:ind w:left="1800" w:hanging="360"/>
          </w:pPr>
        </w:pPrChange>
      </w:pPr>
      <w:ins w:id="1068" w:author="Jimmy Duggan" w:date="2015-11-15T19:16:00Z">
        <w:r>
          <w:t>Other</w:t>
        </w:r>
      </w:ins>
    </w:p>
    <w:p w:rsidR="0007275F" w:rsidRPr="0007275F" w:rsidRDefault="0007275F" w:rsidP="005D60DE">
      <w:pPr>
        <w:pStyle w:val="ListParagraph"/>
        <w:keepNext/>
        <w:keepLines/>
        <w:spacing w:after="0" w:line="240" w:lineRule="auto"/>
        <w:ind w:left="1800"/>
        <w:rPr>
          <w:ins w:id="1069" w:author="Jimmy Duggan" w:date="2015-11-15T19:02:00Z"/>
          <w:b/>
          <w:rPrChange w:id="1070" w:author="Jimmy Duggan" w:date="2015-11-15T19:16:00Z">
            <w:rPr>
              <w:ins w:id="1071" w:author="Jimmy Duggan" w:date="2015-11-15T19:02:00Z"/>
            </w:rPr>
          </w:rPrChange>
        </w:rPr>
        <w:pPrChange w:id="1072" w:author="Jimmy Duggan" w:date="2015-11-15T22:45:00Z">
          <w:pPr>
            <w:pStyle w:val="ListParagraph"/>
            <w:keepNext/>
            <w:keepLines/>
            <w:numPr>
              <w:numId w:val="11"/>
            </w:numPr>
            <w:spacing w:after="0" w:line="240" w:lineRule="auto"/>
            <w:ind w:left="1800" w:hanging="360"/>
          </w:pPr>
        </w:pPrChange>
      </w:pPr>
    </w:p>
    <w:p w:rsidR="0007275F" w:rsidRPr="00AC09FB" w:rsidRDefault="0007275F" w:rsidP="005D60DE">
      <w:pPr>
        <w:pStyle w:val="Heading4"/>
        <w:keepNext/>
        <w:keepLines/>
        <w:rPr>
          <w:ins w:id="1073" w:author="Jimmy Duggan" w:date="2015-11-15T19:18:00Z"/>
        </w:rPr>
        <w:pPrChange w:id="1074" w:author="Jimmy Duggan" w:date="2015-11-15T22:45:00Z">
          <w:pPr>
            <w:pStyle w:val="Heading4"/>
            <w:keepNext/>
            <w:keepLines/>
          </w:pPr>
        </w:pPrChange>
      </w:pPr>
      <w:proofErr w:type="spellStart"/>
      <w:ins w:id="1075" w:author="Jimmy Duggan" w:date="2015-11-15T19:18:00Z">
        <w:r>
          <w:t>PatientGender</w:t>
        </w:r>
        <w:proofErr w:type="spellEnd"/>
      </w:ins>
    </w:p>
    <w:p w:rsidR="0007275F" w:rsidRDefault="0007275F" w:rsidP="005D60DE">
      <w:pPr>
        <w:keepNext/>
        <w:keepLines/>
        <w:spacing w:after="120" w:line="240" w:lineRule="auto"/>
        <w:rPr>
          <w:ins w:id="1076" w:author="Jimmy Duggan" w:date="2015-11-15T19:18:00Z"/>
        </w:rPr>
        <w:pPrChange w:id="1077" w:author="Jimmy Duggan" w:date="2015-11-15T22:45:00Z">
          <w:pPr>
            <w:keepNext/>
            <w:keepLines/>
            <w:spacing w:after="120" w:line="240" w:lineRule="auto"/>
          </w:pPr>
        </w:pPrChange>
      </w:pPr>
      <w:ins w:id="1078" w:author="Jimmy Duggan" w:date="2015-11-15T19:18:00Z">
        <w:r>
          <w:t>This is the enumeration that contains the different gender types.</w:t>
        </w:r>
      </w:ins>
    </w:p>
    <w:p w:rsidR="0007275F" w:rsidRDefault="0007275F" w:rsidP="005D60DE">
      <w:pPr>
        <w:keepNext/>
        <w:keepLines/>
        <w:spacing w:after="0" w:line="360" w:lineRule="auto"/>
        <w:rPr>
          <w:ins w:id="1079" w:author="Jimmy Duggan" w:date="2015-11-15T19:18:00Z"/>
          <w:b/>
        </w:rPr>
        <w:pPrChange w:id="1080" w:author="Jimmy Duggan" w:date="2015-11-15T22:45:00Z">
          <w:pPr>
            <w:keepNext/>
            <w:keepLines/>
            <w:spacing w:after="0" w:line="360" w:lineRule="auto"/>
          </w:pPr>
        </w:pPrChange>
      </w:pPr>
      <w:ins w:id="1081" w:author="Jimmy Duggan" w:date="2015-11-15T19:18:00Z">
        <w:r>
          <w:rPr>
            <w:b/>
          </w:rPr>
          <w:t>&lt;&lt;Enumeration&gt;&gt;</w:t>
        </w:r>
      </w:ins>
    </w:p>
    <w:p w:rsidR="0007275F" w:rsidRDefault="0007275F" w:rsidP="005D60DE">
      <w:pPr>
        <w:keepNext/>
        <w:keepLines/>
        <w:spacing w:after="0" w:line="240" w:lineRule="auto"/>
        <w:rPr>
          <w:ins w:id="1082" w:author="Jimmy Duggan" w:date="2015-11-15T19:18:00Z"/>
          <w:b/>
        </w:rPr>
        <w:pPrChange w:id="1083" w:author="Jimmy Duggan" w:date="2015-11-15T22:45:00Z">
          <w:pPr>
            <w:keepNext/>
            <w:keepLines/>
            <w:spacing w:after="0" w:line="240" w:lineRule="auto"/>
          </w:pPr>
        </w:pPrChange>
      </w:pPr>
      <w:ins w:id="1084" w:author="Jimmy Duggan" w:date="2015-11-15T19:18:00Z">
        <w:r>
          <w:rPr>
            <w:b/>
          </w:rPr>
          <w:tab/>
          <w:t>Attributes:</w:t>
        </w:r>
      </w:ins>
    </w:p>
    <w:p w:rsidR="0007275F" w:rsidRPr="00D2796E" w:rsidRDefault="0007275F" w:rsidP="005D60DE">
      <w:pPr>
        <w:pStyle w:val="ListParagraph"/>
        <w:keepNext/>
        <w:keepLines/>
        <w:numPr>
          <w:ilvl w:val="0"/>
          <w:numId w:val="11"/>
        </w:numPr>
        <w:spacing w:after="0" w:line="240" w:lineRule="auto"/>
        <w:rPr>
          <w:ins w:id="1085" w:author="Jimmy Duggan" w:date="2015-11-15T19:18:00Z"/>
          <w:b/>
        </w:rPr>
        <w:pPrChange w:id="1086" w:author="Jimmy Duggan" w:date="2015-11-15T22:45:00Z">
          <w:pPr>
            <w:pStyle w:val="ListParagraph"/>
            <w:keepNext/>
            <w:keepLines/>
            <w:numPr>
              <w:numId w:val="11"/>
            </w:numPr>
            <w:spacing w:after="0" w:line="240" w:lineRule="auto"/>
            <w:ind w:left="1800" w:hanging="360"/>
          </w:pPr>
        </w:pPrChange>
      </w:pPr>
      <w:ins w:id="1087" w:author="Jimmy Duggan" w:date="2015-11-15T19:19:00Z">
        <w:r>
          <w:t>Female</w:t>
        </w:r>
      </w:ins>
    </w:p>
    <w:p w:rsidR="00831F49" w:rsidRDefault="0007275F" w:rsidP="005D60DE">
      <w:pPr>
        <w:pStyle w:val="ListParagraph"/>
        <w:keepNext/>
        <w:keepLines/>
        <w:numPr>
          <w:ilvl w:val="0"/>
          <w:numId w:val="11"/>
        </w:numPr>
        <w:spacing w:after="0" w:line="240" w:lineRule="auto"/>
        <w:rPr>
          <w:ins w:id="1088" w:author="Jimmy Duggan" w:date="2015-11-15T19:33:00Z"/>
        </w:rPr>
        <w:pPrChange w:id="1089" w:author="Jimmy Duggan" w:date="2015-11-15T22:45:00Z">
          <w:pPr>
            <w:keepNext/>
            <w:keepLines/>
          </w:pPr>
        </w:pPrChange>
      </w:pPr>
      <w:ins w:id="1090" w:author="Jimmy Duggan" w:date="2015-11-15T19:19:00Z">
        <w:r>
          <w:t>Male</w:t>
        </w:r>
      </w:ins>
    </w:p>
    <w:p w:rsidR="005E33EA" w:rsidRPr="00AC09FB" w:rsidRDefault="005E33EA" w:rsidP="005D60DE">
      <w:pPr>
        <w:pStyle w:val="Heading4"/>
        <w:keepNext/>
        <w:keepLines/>
        <w:rPr>
          <w:ins w:id="1091" w:author="Jimmy Duggan" w:date="2015-11-15T19:33:00Z"/>
        </w:rPr>
        <w:pPrChange w:id="1092" w:author="Jimmy Duggan" w:date="2015-11-15T22:45:00Z">
          <w:pPr>
            <w:pStyle w:val="Heading4"/>
            <w:keepNext/>
            <w:keepLines/>
          </w:pPr>
        </w:pPrChange>
      </w:pPr>
      <w:ins w:id="1093" w:author="Jimmy Duggan" w:date="2015-11-15T19:39:00Z">
        <w:r>
          <w:lastRenderedPageBreak/>
          <w:t>Region</w:t>
        </w:r>
      </w:ins>
    </w:p>
    <w:p w:rsidR="005E33EA" w:rsidRDefault="005E33EA" w:rsidP="005D60DE">
      <w:pPr>
        <w:keepNext/>
        <w:keepLines/>
        <w:spacing w:after="120" w:line="240" w:lineRule="auto"/>
        <w:rPr>
          <w:ins w:id="1094" w:author="Jimmy Duggan" w:date="2015-11-15T19:33:00Z"/>
        </w:rPr>
        <w:pPrChange w:id="1095" w:author="Jimmy Duggan" w:date="2015-11-15T22:45:00Z">
          <w:pPr>
            <w:keepNext/>
            <w:keepLines/>
            <w:spacing w:after="120" w:line="240" w:lineRule="auto"/>
          </w:pPr>
        </w:pPrChange>
      </w:pPr>
      <w:ins w:id="1096" w:author="Jimmy Duggan" w:date="2015-11-15T19:33:00Z">
        <w:r>
          <w:t>This is the enumeration that contains t</w:t>
        </w:r>
      </w:ins>
      <w:ins w:id="1097" w:author="Jimmy Duggan" w:date="2015-11-15T19:34:00Z">
        <w:r>
          <w:t>he names of the fifty states that make up the United States plus other major regions in the world.</w:t>
        </w:r>
      </w:ins>
    </w:p>
    <w:p w:rsidR="005E33EA" w:rsidRDefault="005E33EA" w:rsidP="005D60DE">
      <w:pPr>
        <w:keepNext/>
        <w:keepLines/>
        <w:spacing w:after="0" w:line="360" w:lineRule="auto"/>
        <w:rPr>
          <w:ins w:id="1098" w:author="Jimmy Duggan" w:date="2015-11-15T19:33:00Z"/>
          <w:b/>
        </w:rPr>
        <w:pPrChange w:id="1099" w:author="Jimmy Duggan" w:date="2015-11-15T22:45:00Z">
          <w:pPr>
            <w:keepNext/>
            <w:keepLines/>
            <w:spacing w:after="0" w:line="360" w:lineRule="auto"/>
          </w:pPr>
        </w:pPrChange>
      </w:pPr>
      <w:ins w:id="1100" w:author="Jimmy Duggan" w:date="2015-11-15T19:33:00Z">
        <w:r>
          <w:rPr>
            <w:b/>
          </w:rPr>
          <w:t>&lt;&lt;Enumeration&gt;&gt;</w:t>
        </w:r>
      </w:ins>
    </w:p>
    <w:p w:rsidR="005E33EA" w:rsidRDefault="005E33EA" w:rsidP="005D60DE">
      <w:pPr>
        <w:keepNext/>
        <w:keepLines/>
        <w:spacing w:after="0" w:line="240" w:lineRule="auto"/>
        <w:rPr>
          <w:ins w:id="1101" w:author="Jimmy Duggan" w:date="2015-11-15T19:33:00Z"/>
          <w:b/>
        </w:rPr>
        <w:pPrChange w:id="1102" w:author="Jimmy Duggan" w:date="2015-11-15T22:45:00Z">
          <w:pPr>
            <w:keepNext/>
            <w:keepLines/>
            <w:spacing w:after="0" w:line="240" w:lineRule="auto"/>
          </w:pPr>
        </w:pPrChange>
      </w:pPr>
      <w:ins w:id="1103" w:author="Jimmy Duggan" w:date="2015-11-15T19:33:00Z">
        <w:r>
          <w:rPr>
            <w:b/>
          </w:rPr>
          <w:tab/>
          <w:t>Attributes:</w:t>
        </w:r>
      </w:ins>
    </w:p>
    <w:p w:rsidR="005E33EA" w:rsidRDefault="005E33EA" w:rsidP="005D60DE">
      <w:pPr>
        <w:pStyle w:val="ListParagraph"/>
        <w:keepNext/>
        <w:keepLines/>
        <w:numPr>
          <w:ilvl w:val="0"/>
          <w:numId w:val="13"/>
        </w:numPr>
        <w:spacing w:after="0" w:line="240" w:lineRule="auto"/>
        <w:ind w:left="1800"/>
        <w:rPr>
          <w:ins w:id="1104" w:author="Jimmy Duggan" w:date="2015-11-15T19:36:00Z"/>
        </w:rPr>
        <w:pPrChange w:id="1105" w:author="Jimmy Duggan" w:date="2015-11-15T22:45:00Z">
          <w:pPr>
            <w:pStyle w:val="ListParagraph"/>
            <w:keepNext/>
            <w:keepLines/>
            <w:spacing w:after="0" w:line="240" w:lineRule="auto"/>
          </w:pPr>
        </w:pPrChange>
      </w:pPr>
      <w:ins w:id="1106" w:author="Jimmy Duggan" w:date="2015-11-15T19:36:00Z">
        <w:r>
          <w:t>Alabama</w:t>
        </w:r>
      </w:ins>
    </w:p>
    <w:p w:rsidR="005E33EA" w:rsidRDefault="005E33EA" w:rsidP="005D60DE">
      <w:pPr>
        <w:pStyle w:val="ListParagraph"/>
        <w:keepNext/>
        <w:keepLines/>
        <w:numPr>
          <w:ilvl w:val="0"/>
          <w:numId w:val="13"/>
        </w:numPr>
        <w:spacing w:after="0" w:line="240" w:lineRule="auto"/>
        <w:ind w:left="1800"/>
        <w:rPr>
          <w:ins w:id="1107" w:author="Jimmy Duggan" w:date="2015-11-15T19:36:00Z"/>
        </w:rPr>
        <w:pPrChange w:id="1108" w:author="Jimmy Duggan" w:date="2015-11-15T22:45:00Z">
          <w:pPr>
            <w:pStyle w:val="ListParagraph"/>
            <w:keepNext/>
            <w:keepLines/>
            <w:spacing w:after="0" w:line="240" w:lineRule="auto"/>
          </w:pPr>
        </w:pPrChange>
      </w:pPr>
      <w:ins w:id="1109" w:author="Jimmy Duggan" w:date="2015-11-15T19:36:00Z">
        <w:r>
          <w:t>Alaska</w:t>
        </w:r>
      </w:ins>
    </w:p>
    <w:p w:rsidR="005E33EA" w:rsidRDefault="005E33EA" w:rsidP="005D60DE">
      <w:pPr>
        <w:pStyle w:val="ListParagraph"/>
        <w:keepNext/>
        <w:keepLines/>
        <w:numPr>
          <w:ilvl w:val="0"/>
          <w:numId w:val="13"/>
        </w:numPr>
        <w:spacing w:after="0" w:line="240" w:lineRule="auto"/>
        <w:ind w:left="1800"/>
        <w:rPr>
          <w:ins w:id="1110" w:author="Jimmy Duggan" w:date="2015-11-15T19:36:00Z"/>
        </w:rPr>
        <w:pPrChange w:id="1111" w:author="Jimmy Duggan" w:date="2015-11-15T22:45:00Z">
          <w:pPr>
            <w:pStyle w:val="ListParagraph"/>
            <w:keepNext/>
            <w:keepLines/>
            <w:spacing w:after="0" w:line="240" w:lineRule="auto"/>
          </w:pPr>
        </w:pPrChange>
      </w:pPr>
      <w:ins w:id="1112" w:author="Jimmy Duggan" w:date="2015-11-15T19:36:00Z">
        <w:r>
          <w:t>American Samoa</w:t>
        </w:r>
      </w:ins>
    </w:p>
    <w:p w:rsidR="005E33EA" w:rsidRDefault="005E33EA" w:rsidP="005D60DE">
      <w:pPr>
        <w:pStyle w:val="ListParagraph"/>
        <w:keepNext/>
        <w:keepLines/>
        <w:numPr>
          <w:ilvl w:val="0"/>
          <w:numId w:val="13"/>
        </w:numPr>
        <w:spacing w:after="0" w:line="240" w:lineRule="auto"/>
        <w:ind w:left="1800"/>
        <w:rPr>
          <w:ins w:id="1113" w:author="Jimmy Duggan" w:date="2015-11-15T19:36:00Z"/>
        </w:rPr>
        <w:pPrChange w:id="1114" w:author="Jimmy Duggan" w:date="2015-11-15T22:45:00Z">
          <w:pPr>
            <w:pStyle w:val="ListParagraph"/>
            <w:keepNext/>
            <w:keepLines/>
            <w:spacing w:after="0" w:line="240" w:lineRule="auto"/>
          </w:pPr>
        </w:pPrChange>
      </w:pPr>
      <w:ins w:id="1115" w:author="Jimmy Duggan" w:date="2015-11-15T19:36:00Z">
        <w:r>
          <w:t>Arizona</w:t>
        </w:r>
      </w:ins>
    </w:p>
    <w:p w:rsidR="005E33EA" w:rsidRDefault="005E33EA" w:rsidP="005D60DE">
      <w:pPr>
        <w:pStyle w:val="ListParagraph"/>
        <w:keepNext/>
        <w:keepLines/>
        <w:numPr>
          <w:ilvl w:val="0"/>
          <w:numId w:val="13"/>
        </w:numPr>
        <w:spacing w:after="0" w:line="240" w:lineRule="auto"/>
        <w:ind w:left="1800"/>
        <w:rPr>
          <w:ins w:id="1116" w:author="Jimmy Duggan" w:date="2015-11-15T19:36:00Z"/>
        </w:rPr>
        <w:pPrChange w:id="1117" w:author="Jimmy Duggan" w:date="2015-11-15T22:45:00Z">
          <w:pPr>
            <w:pStyle w:val="ListParagraph"/>
            <w:keepNext/>
            <w:keepLines/>
            <w:spacing w:after="0" w:line="240" w:lineRule="auto"/>
          </w:pPr>
        </w:pPrChange>
      </w:pPr>
      <w:ins w:id="1118" w:author="Jimmy Duggan" w:date="2015-11-15T19:36:00Z">
        <w:r>
          <w:t>Arkansas</w:t>
        </w:r>
      </w:ins>
    </w:p>
    <w:p w:rsidR="005E33EA" w:rsidRDefault="005E33EA" w:rsidP="005D60DE">
      <w:pPr>
        <w:pStyle w:val="ListParagraph"/>
        <w:keepNext/>
        <w:keepLines/>
        <w:numPr>
          <w:ilvl w:val="0"/>
          <w:numId w:val="13"/>
        </w:numPr>
        <w:spacing w:after="0" w:line="240" w:lineRule="auto"/>
        <w:ind w:left="1800"/>
        <w:rPr>
          <w:ins w:id="1119" w:author="Jimmy Duggan" w:date="2015-11-15T19:36:00Z"/>
        </w:rPr>
        <w:pPrChange w:id="1120" w:author="Jimmy Duggan" w:date="2015-11-15T22:45:00Z">
          <w:pPr>
            <w:pStyle w:val="ListParagraph"/>
            <w:keepNext/>
            <w:keepLines/>
            <w:spacing w:after="0" w:line="240" w:lineRule="auto"/>
          </w:pPr>
        </w:pPrChange>
      </w:pPr>
      <w:ins w:id="1121" w:author="Jimmy Duggan" w:date="2015-11-15T19:36:00Z">
        <w:r>
          <w:t>California</w:t>
        </w:r>
      </w:ins>
    </w:p>
    <w:p w:rsidR="005E33EA" w:rsidRDefault="005E33EA" w:rsidP="005D60DE">
      <w:pPr>
        <w:pStyle w:val="ListParagraph"/>
        <w:keepNext/>
        <w:keepLines/>
        <w:numPr>
          <w:ilvl w:val="0"/>
          <w:numId w:val="13"/>
        </w:numPr>
        <w:spacing w:after="0" w:line="240" w:lineRule="auto"/>
        <w:ind w:left="1800"/>
        <w:rPr>
          <w:ins w:id="1122" w:author="Jimmy Duggan" w:date="2015-11-15T19:36:00Z"/>
        </w:rPr>
        <w:pPrChange w:id="1123" w:author="Jimmy Duggan" w:date="2015-11-15T22:45:00Z">
          <w:pPr>
            <w:pStyle w:val="ListParagraph"/>
            <w:keepNext/>
            <w:keepLines/>
            <w:spacing w:after="0" w:line="240" w:lineRule="auto"/>
          </w:pPr>
        </w:pPrChange>
      </w:pPr>
      <w:ins w:id="1124" w:author="Jimmy Duggan" w:date="2015-11-15T19:36:00Z">
        <w:r>
          <w:t>Colorado</w:t>
        </w:r>
      </w:ins>
    </w:p>
    <w:p w:rsidR="005E33EA" w:rsidRDefault="005E33EA" w:rsidP="005D60DE">
      <w:pPr>
        <w:pStyle w:val="ListParagraph"/>
        <w:keepNext/>
        <w:keepLines/>
        <w:numPr>
          <w:ilvl w:val="0"/>
          <w:numId w:val="13"/>
        </w:numPr>
        <w:spacing w:after="0" w:line="240" w:lineRule="auto"/>
        <w:ind w:left="1800"/>
        <w:rPr>
          <w:ins w:id="1125" w:author="Jimmy Duggan" w:date="2015-11-15T19:36:00Z"/>
        </w:rPr>
        <w:pPrChange w:id="1126" w:author="Jimmy Duggan" w:date="2015-11-15T22:45:00Z">
          <w:pPr>
            <w:pStyle w:val="ListParagraph"/>
            <w:keepNext/>
            <w:keepLines/>
            <w:spacing w:after="0" w:line="240" w:lineRule="auto"/>
          </w:pPr>
        </w:pPrChange>
      </w:pPr>
      <w:ins w:id="1127" w:author="Jimmy Duggan" w:date="2015-11-15T19:36:00Z">
        <w:r>
          <w:t>Connecticut</w:t>
        </w:r>
      </w:ins>
    </w:p>
    <w:p w:rsidR="005E33EA" w:rsidRDefault="005E33EA" w:rsidP="005D60DE">
      <w:pPr>
        <w:pStyle w:val="ListParagraph"/>
        <w:keepNext/>
        <w:keepLines/>
        <w:numPr>
          <w:ilvl w:val="0"/>
          <w:numId w:val="13"/>
        </w:numPr>
        <w:spacing w:after="0" w:line="240" w:lineRule="auto"/>
        <w:ind w:left="1800"/>
        <w:rPr>
          <w:ins w:id="1128" w:author="Jimmy Duggan" w:date="2015-11-15T19:36:00Z"/>
        </w:rPr>
        <w:pPrChange w:id="1129" w:author="Jimmy Duggan" w:date="2015-11-15T22:45:00Z">
          <w:pPr>
            <w:pStyle w:val="ListParagraph"/>
            <w:keepNext/>
            <w:keepLines/>
            <w:spacing w:after="0" w:line="240" w:lineRule="auto"/>
          </w:pPr>
        </w:pPrChange>
      </w:pPr>
      <w:ins w:id="1130" w:author="Jimmy Duggan" w:date="2015-11-15T19:36:00Z">
        <w:r>
          <w:t>District of Columbia</w:t>
        </w:r>
      </w:ins>
    </w:p>
    <w:p w:rsidR="005E33EA" w:rsidRDefault="005E33EA" w:rsidP="005D60DE">
      <w:pPr>
        <w:pStyle w:val="ListParagraph"/>
        <w:keepNext/>
        <w:keepLines/>
        <w:numPr>
          <w:ilvl w:val="0"/>
          <w:numId w:val="13"/>
        </w:numPr>
        <w:spacing w:after="0" w:line="240" w:lineRule="auto"/>
        <w:ind w:left="1800"/>
        <w:rPr>
          <w:ins w:id="1131" w:author="Jimmy Duggan" w:date="2015-11-15T19:36:00Z"/>
        </w:rPr>
        <w:pPrChange w:id="1132" w:author="Jimmy Duggan" w:date="2015-11-15T22:45:00Z">
          <w:pPr>
            <w:pStyle w:val="ListParagraph"/>
            <w:keepNext/>
            <w:keepLines/>
            <w:spacing w:after="0" w:line="240" w:lineRule="auto"/>
          </w:pPr>
        </w:pPrChange>
      </w:pPr>
      <w:ins w:id="1133" w:author="Jimmy Duggan" w:date="2015-11-15T19:36:00Z">
        <w:r>
          <w:t>Delaware</w:t>
        </w:r>
      </w:ins>
    </w:p>
    <w:p w:rsidR="005E33EA" w:rsidRDefault="005E33EA" w:rsidP="005D60DE">
      <w:pPr>
        <w:pStyle w:val="ListParagraph"/>
        <w:keepNext/>
        <w:keepLines/>
        <w:numPr>
          <w:ilvl w:val="0"/>
          <w:numId w:val="13"/>
        </w:numPr>
        <w:spacing w:after="0" w:line="240" w:lineRule="auto"/>
        <w:ind w:left="1800"/>
        <w:rPr>
          <w:ins w:id="1134" w:author="Jimmy Duggan" w:date="2015-11-15T19:36:00Z"/>
        </w:rPr>
        <w:pPrChange w:id="1135" w:author="Jimmy Duggan" w:date="2015-11-15T22:45:00Z">
          <w:pPr>
            <w:pStyle w:val="ListParagraph"/>
            <w:keepNext/>
            <w:keepLines/>
            <w:spacing w:after="0" w:line="240" w:lineRule="auto"/>
          </w:pPr>
        </w:pPrChange>
      </w:pPr>
      <w:ins w:id="1136" w:author="Jimmy Duggan" w:date="2015-11-15T19:36:00Z">
        <w:r>
          <w:t>Florida</w:t>
        </w:r>
      </w:ins>
    </w:p>
    <w:p w:rsidR="005E33EA" w:rsidRDefault="005E33EA" w:rsidP="005D60DE">
      <w:pPr>
        <w:pStyle w:val="ListParagraph"/>
        <w:keepNext/>
        <w:keepLines/>
        <w:numPr>
          <w:ilvl w:val="0"/>
          <w:numId w:val="13"/>
        </w:numPr>
        <w:spacing w:after="0" w:line="240" w:lineRule="auto"/>
        <w:ind w:left="1800"/>
        <w:rPr>
          <w:ins w:id="1137" w:author="Jimmy Duggan" w:date="2015-11-15T19:36:00Z"/>
        </w:rPr>
        <w:pPrChange w:id="1138" w:author="Jimmy Duggan" w:date="2015-11-15T22:45:00Z">
          <w:pPr>
            <w:pStyle w:val="ListParagraph"/>
            <w:keepNext/>
            <w:keepLines/>
            <w:spacing w:after="0" w:line="240" w:lineRule="auto"/>
          </w:pPr>
        </w:pPrChange>
      </w:pPr>
      <w:ins w:id="1139" w:author="Jimmy Duggan" w:date="2015-11-15T19:36:00Z">
        <w:r>
          <w:t>Georgia</w:t>
        </w:r>
      </w:ins>
    </w:p>
    <w:p w:rsidR="005E33EA" w:rsidRDefault="005E33EA" w:rsidP="005D60DE">
      <w:pPr>
        <w:pStyle w:val="ListParagraph"/>
        <w:keepNext/>
        <w:keepLines/>
        <w:numPr>
          <w:ilvl w:val="0"/>
          <w:numId w:val="13"/>
        </w:numPr>
        <w:spacing w:after="0" w:line="240" w:lineRule="auto"/>
        <w:ind w:left="1800"/>
        <w:rPr>
          <w:ins w:id="1140" w:author="Jimmy Duggan" w:date="2015-11-15T19:36:00Z"/>
        </w:rPr>
        <w:pPrChange w:id="1141" w:author="Jimmy Duggan" w:date="2015-11-15T22:45:00Z">
          <w:pPr>
            <w:pStyle w:val="ListParagraph"/>
            <w:keepNext/>
            <w:keepLines/>
            <w:spacing w:after="0" w:line="240" w:lineRule="auto"/>
          </w:pPr>
        </w:pPrChange>
      </w:pPr>
      <w:ins w:id="1142" w:author="Jimmy Duggan" w:date="2015-11-15T19:36:00Z">
        <w:r>
          <w:t>Guam</w:t>
        </w:r>
      </w:ins>
    </w:p>
    <w:p w:rsidR="005E33EA" w:rsidRDefault="005E33EA" w:rsidP="005D60DE">
      <w:pPr>
        <w:pStyle w:val="ListParagraph"/>
        <w:keepNext/>
        <w:keepLines/>
        <w:numPr>
          <w:ilvl w:val="0"/>
          <w:numId w:val="13"/>
        </w:numPr>
        <w:spacing w:after="0" w:line="240" w:lineRule="auto"/>
        <w:ind w:left="1800"/>
        <w:rPr>
          <w:ins w:id="1143" w:author="Jimmy Duggan" w:date="2015-11-15T19:36:00Z"/>
        </w:rPr>
        <w:pPrChange w:id="1144" w:author="Jimmy Duggan" w:date="2015-11-15T22:45:00Z">
          <w:pPr>
            <w:pStyle w:val="ListParagraph"/>
            <w:keepNext/>
            <w:keepLines/>
            <w:spacing w:after="0" w:line="240" w:lineRule="auto"/>
          </w:pPr>
        </w:pPrChange>
      </w:pPr>
      <w:ins w:id="1145" w:author="Jimmy Duggan" w:date="2015-11-15T19:36:00Z">
        <w:r>
          <w:t>Hawaii</w:t>
        </w:r>
      </w:ins>
    </w:p>
    <w:p w:rsidR="005E33EA" w:rsidRDefault="005E33EA" w:rsidP="005D60DE">
      <w:pPr>
        <w:pStyle w:val="ListParagraph"/>
        <w:keepNext/>
        <w:keepLines/>
        <w:numPr>
          <w:ilvl w:val="0"/>
          <w:numId w:val="13"/>
        </w:numPr>
        <w:spacing w:after="0" w:line="240" w:lineRule="auto"/>
        <w:ind w:left="1800"/>
        <w:rPr>
          <w:ins w:id="1146" w:author="Jimmy Duggan" w:date="2015-11-15T19:36:00Z"/>
        </w:rPr>
        <w:pPrChange w:id="1147" w:author="Jimmy Duggan" w:date="2015-11-15T22:45:00Z">
          <w:pPr>
            <w:pStyle w:val="ListParagraph"/>
            <w:keepNext/>
            <w:keepLines/>
            <w:spacing w:after="0" w:line="240" w:lineRule="auto"/>
          </w:pPr>
        </w:pPrChange>
      </w:pPr>
      <w:ins w:id="1148" w:author="Jimmy Duggan" w:date="2015-11-15T19:36:00Z">
        <w:r>
          <w:t>Idaho</w:t>
        </w:r>
      </w:ins>
    </w:p>
    <w:p w:rsidR="005E33EA" w:rsidRDefault="005E33EA" w:rsidP="005D60DE">
      <w:pPr>
        <w:pStyle w:val="ListParagraph"/>
        <w:keepNext/>
        <w:keepLines/>
        <w:numPr>
          <w:ilvl w:val="0"/>
          <w:numId w:val="13"/>
        </w:numPr>
        <w:spacing w:after="0" w:line="240" w:lineRule="auto"/>
        <w:ind w:left="1800"/>
        <w:rPr>
          <w:ins w:id="1149" w:author="Jimmy Duggan" w:date="2015-11-15T19:36:00Z"/>
        </w:rPr>
        <w:pPrChange w:id="1150" w:author="Jimmy Duggan" w:date="2015-11-15T22:45:00Z">
          <w:pPr>
            <w:pStyle w:val="ListParagraph"/>
            <w:keepNext/>
            <w:keepLines/>
            <w:spacing w:after="0" w:line="240" w:lineRule="auto"/>
          </w:pPr>
        </w:pPrChange>
      </w:pPr>
      <w:ins w:id="1151" w:author="Jimmy Duggan" w:date="2015-11-15T19:36:00Z">
        <w:r>
          <w:t>Illinois</w:t>
        </w:r>
      </w:ins>
    </w:p>
    <w:p w:rsidR="005E33EA" w:rsidRDefault="005E33EA" w:rsidP="005D60DE">
      <w:pPr>
        <w:pStyle w:val="ListParagraph"/>
        <w:keepNext/>
        <w:keepLines/>
        <w:numPr>
          <w:ilvl w:val="0"/>
          <w:numId w:val="13"/>
        </w:numPr>
        <w:spacing w:after="0" w:line="240" w:lineRule="auto"/>
        <w:ind w:left="1800"/>
        <w:rPr>
          <w:ins w:id="1152" w:author="Jimmy Duggan" w:date="2015-11-15T19:36:00Z"/>
        </w:rPr>
        <w:pPrChange w:id="1153" w:author="Jimmy Duggan" w:date="2015-11-15T22:45:00Z">
          <w:pPr>
            <w:pStyle w:val="ListParagraph"/>
            <w:keepNext/>
            <w:keepLines/>
            <w:spacing w:after="0" w:line="240" w:lineRule="auto"/>
          </w:pPr>
        </w:pPrChange>
      </w:pPr>
      <w:ins w:id="1154" w:author="Jimmy Duggan" w:date="2015-11-15T19:36:00Z">
        <w:r>
          <w:t>Indiana</w:t>
        </w:r>
      </w:ins>
    </w:p>
    <w:p w:rsidR="005E33EA" w:rsidRDefault="005E33EA" w:rsidP="005D60DE">
      <w:pPr>
        <w:pStyle w:val="ListParagraph"/>
        <w:keepNext/>
        <w:keepLines/>
        <w:numPr>
          <w:ilvl w:val="0"/>
          <w:numId w:val="13"/>
        </w:numPr>
        <w:spacing w:after="0" w:line="240" w:lineRule="auto"/>
        <w:ind w:left="1800"/>
        <w:rPr>
          <w:ins w:id="1155" w:author="Jimmy Duggan" w:date="2015-11-15T19:36:00Z"/>
        </w:rPr>
        <w:pPrChange w:id="1156" w:author="Jimmy Duggan" w:date="2015-11-15T22:45:00Z">
          <w:pPr>
            <w:pStyle w:val="ListParagraph"/>
            <w:keepNext/>
            <w:keepLines/>
            <w:spacing w:after="0" w:line="240" w:lineRule="auto"/>
          </w:pPr>
        </w:pPrChange>
      </w:pPr>
      <w:ins w:id="1157" w:author="Jimmy Duggan" w:date="2015-11-15T19:36:00Z">
        <w:r>
          <w:t>Iowa</w:t>
        </w:r>
      </w:ins>
    </w:p>
    <w:p w:rsidR="005E33EA" w:rsidRDefault="005E33EA" w:rsidP="005D60DE">
      <w:pPr>
        <w:pStyle w:val="ListParagraph"/>
        <w:keepNext/>
        <w:keepLines/>
        <w:numPr>
          <w:ilvl w:val="0"/>
          <w:numId w:val="13"/>
        </w:numPr>
        <w:spacing w:after="0" w:line="240" w:lineRule="auto"/>
        <w:ind w:left="1800"/>
        <w:rPr>
          <w:ins w:id="1158" w:author="Jimmy Duggan" w:date="2015-11-15T19:36:00Z"/>
        </w:rPr>
        <w:pPrChange w:id="1159" w:author="Jimmy Duggan" w:date="2015-11-15T22:45:00Z">
          <w:pPr>
            <w:pStyle w:val="ListParagraph"/>
            <w:keepNext/>
            <w:keepLines/>
            <w:spacing w:after="0" w:line="240" w:lineRule="auto"/>
          </w:pPr>
        </w:pPrChange>
      </w:pPr>
      <w:ins w:id="1160" w:author="Jimmy Duggan" w:date="2015-11-15T19:36:00Z">
        <w:r>
          <w:t>Kansas</w:t>
        </w:r>
      </w:ins>
    </w:p>
    <w:p w:rsidR="005E33EA" w:rsidRDefault="005E33EA" w:rsidP="005D60DE">
      <w:pPr>
        <w:pStyle w:val="ListParagraph"/>
        <w:keepNext/>
        <w:keepLines/>
        <w:numPr>
          <w:ilvl w:val="0"/>
          <w:numId w:val="13"/>
        </w:numPr>
        <w:spacing w:after="0" w:line="240" w:lineRule="auto"/>
        <w:ind w:left="1800"/>
        <w:rPr>
          <w:ins w:id="1161" w:author="Jimmy Duggan" w:date="2015-11-15T19:36:00Z"/>
        </w:rPr>
        <w:pPrChange w:id="1162" w:author="Jimmy Duggan" w:date="2015-11-15T22:45:00Z">
          <w:pPr>
            <w:pStyle w:val="ListParagraph"/>
            <w:keepNext/>
            <w:keepLines/>
            <w:spacing w:after="0" w:line="240" w:lineRule="auto"/>
          </w:pPr>
        </w:pPrChange>
      </w:pPr>
      <w:ins w:id="1163" w:author="Jimmy Duggan" w:date="2015-11-15T19:36:00Z">
        <w:r>
          <w:t>Kentucky</w:t>
        </w:r>
      </w:ins>
    </w:p>
    <w:p w:rsidR="005E33EA" w:rsidRDefault="005E33EA" w:rsidP="005D60DE">
      <w:pPr>
        <w:pStyle w:val="ListParagraph"/>
        <w:keepNext/>
        <w:keepLines/>
        <w:numPr>
          <w:ilvl w:val="0"/>
          <w:numId w:val="13"/>
        </w:numPr>
        <w:spacing w:after="0" w:line="240" w:lineRule="auto"/>
        <w:ind w:left="1800"/>
        <w:rPr>
          <w:ins w:id="1164" w:author="Jimmy Duggan" w:date="2015-11-15T19:36:00Z"/>
        </w:rPr>
        <w:pPrChange w:id="1165" w:author="Jimmy Duggan" w:date="2015-11-15T22:45:00Z">
          <w:pPr>
            <w:pStyle w:val="ListParagraph"/>
            <w:keepNext/>
            <w:keepLines/>
            <w:spacing w:after="0" w:line="240" w:lineRule="auto"/>
          </w:pPr>
        </w:pPrChange>
      </w:pPr>
      <w:ins w:id="1166" w:author="Jimmy Duggan" w:date="2015-11-15T19:36:00Z">
        <w:r>
          <w:t>Louisiana</w:t>
        </w:r>
      </w:ins>
    </w:p>
    <w:p w:rsidR="005E33EA" w:rsidRDefault="005E33EA" w:rsidP="005D60DE">
      <w:pPr>
        <w:pStyle w:val="ListParagraph"/>
        <w:keepNext/>
        <w:keepLines/>
        <w:numPr>
          <w:ilvl w:val="0"/>
          <w:numId w:val="13"/>
        </w:numPr>
        <w:spacing w:after="0" w:line="240" w:lineRule="auto"/>
        <w:ind w:left="1800"/>
        <w:rPr>
          <w:ins w:id="1167" w:author="Jimmy Duggan" w:date="2015-11-15T19:36:00Z"/>
        </w:rPr>
        <w:pPrChange w:id="1168" w:author="Jimmy Duggan" w:date="2015-11-15T22:45:00Z">
          <w:pPr>
            <w:pStyle w:val="ListParagraph"/>
            <w:keepNext/>
            <w:keepLines/>
            <w:spacing w:after="0" w:line="240" w:lineRule="auto"/>
          </w:pPr>
        </w:pPrChange>
      </w:pPr>
      <w:ins w:id="1169" w:author="Jimmy Duggan" w:date="2015-11-15T19:36:00Z">
        <w:r>
          <w:t>Maine</w:t>
        </w:r>
      </w:ins>
    </w:p>
    <w:p w:rsidR="005E33EA" w:rsidRDefault="005E33EA" w:rsidP="005D60DE">
      <w:pPr>
        <w:pStyle w:val="ListParagraph"/>
        <w:keepNext/>
        <w:keepLines/>
        <w:numPr>
          <w:ilvl w:val="0"/>
          <w:numId w:val="13"/>
        </w:numPr>
        <w:spacing w:after="0" w:line="240" w:lineRule="auto"/>
        <w:ind w:left="1800"/>
        <w:rPr>
          <w:ins w:id="1170" w:author="Jimmy Duggan" w:date="2015-11-15T19:36:00Z"/>
        </w:rPr>
        <w:pPrChange w:id="1171" w:author="Jimmy Duggan" w:date="2015-11-15T22:45:00Z">
          <w:pPr>
            <w:pStyle w:val="ListParagraph"/>
            <w:keepNext/>
            <w:keepLines/>
            <w:spacing w:after="0" w:line="240" w:lineRule="auto"/>
          </w:pPr>
        </w:pPrChange>
      </w:pPr>
      <w:ins w:id="1172" w:author="Jimmy Duggan" w:date="2015-11-15T19:36:00Z">
        <w:r>
          <w:t>Maryland</w:t>
        </w:r>
      </w:ins>
    </w:p>
    <w:p w:rsidR="005E33EA" w:rsidRDefault="005E33EA" w:rsidP="005D60DE">
      <w:pPr>
        <w:pStyle w:val="ListParagraph"/>
        <w:keepNext/>
        <w:keepLines/>
        <w:numPr>
          <w:ilvl w:val="0"/>
          <w:numId w:val="13"/>
        </w:numPr>
        <w:spacing w:after="0" w:line="240" w:lineRule="auto"/>
        <w:ind w:left="1800"/>
        <w:rPr>
          <w:ins w:id="1173" w:author="Jimmy Duggan" w:date="2015-11-15T19:36:00Z"/>
        </w:rPr>
        <w:pPrChange w:id="1174" w:author="Jimmy Duggan" w:date="2015-11-15T22:45:00Z">
          <w:pPr>
            <w:pStyle w:val="ListParagraph"/>
            <w:keepNext/>
            <w:keepLines/>
            <w:spacing w:after="0" w:line="240" w:lineRule="auto"/>
          </w:pPr>
        </w:pPrChange>
      </w:pPr>
      <w:ins w:id="1175" w:author="Jimmy Duggan" w:date="2015-11-15T19:36:00Z">
        <w:r>
          <w:t>Massachusetts</w:t>
        </w:r>
      </w:ins>
    </w:p>
    <w:p w:rsidR="005E33EA" w:rsidRDefault="005E33EA" w:rsidP="005D60DE">
      <w:pPr>
        <w:pStyle w:val="ListParagraph"/>
        <w:keepNext/>
        <w:keepLines/>
        <w:numPr>
          <w:ilvl w:val="0"/>
          <w:numId w:val="13"/>
        </w:numPr>
        <w:spacing w:after="0" w:line="240" w:lineRule="auto"/>
        <w:ind w:left="1800"/>
        <w:rPr>
          <w:ins w:id="1176" w:author="Jimmy Duggan" w:date="2015-11-15T19:36:00Z"/>
        </w:rPr>
        <w:pPrChange w:id="1177" w:author="Jimmy Duggan" w:date="2015-11-15T22:45:00Z">
          <w:pPr>
            <w:pStyle w:val="ListParagraph"/>
            <w:keepNext/>
            <w:keepLines/>
            <w:spacing w:after="0" w:line="240" w:lineRule="auto"/>
          </w:pPr>
        </w:pPrChange>
      </w:pPr>
      <w:ins w:id="1178" w:author="Jimmy Duggan" w:date="2015-11-15T19:36:00Z">
        <w:r>
          <w:t>Michigan</w:t>
        </w:r>
      </w:ins>
    </w:p>
    <w:p w:rsidR="005E33EA" w:rsidRDefault="005E33EA" w:rsidP="005D60DE">
      <w:pPr>
        <w:pStyle w:val="ListParagraph"/>
        <w:keepNext/>
        <w:keepLines/>
        <w:numPr>
          <w:ilvl w:val="0"/>
          <w:numId w:val="13"/>
        </w:numPr>
        <w:spacing w:after="0" w:line="240" w:lineRule="auto"/>
        <w:ind w:left="1800"/>
        <w:rPr>
          <w:ins w:id="1179" w:author="Jimmy Duggan" w:date="2015-11-15T19:36:00Z"/>
        </w:rPr>
        <w:pPrChange w:id="1180" w:author="Jimmy Duggan" w:date="2015-11-15T22:45:00Z">
          <w:pPr>
            <w:pStyle w:val="ListParagraph"/>
            <w:keepNext/>
            <w:keepLines/>
            <w:spacing w:after="0" w:line="240" w:lineRule="auto"/>
          </w:pPr>
        </w:pPrChange>
      </w:pPr>
      <w:ins w:id="1181" w:author="Jimmy Duggan" w:date="2015-11-15T19:36:00Z">
        <w:r>
          <w:t>Minnesota</w:t>
        </w:r>
      </w:ins>
    </w:p>
    <w:p w:rsidR="005E33EA" w:rsidRDefault="005E33EA" w:rsidP="005D60DE">
      <w:pPr>
        <w:pStyle w:val="ListParagraph"/>
        <w:keepNext/>
        <w:keepLines/>
        <w:numPr>
          <w:ilvl w:val="0"/>
          <w:numId w:val="13"/>
        </w:numPr>
        <w:spacing w:after="0" w:line="240" w:lineRule="auto"/>
        <w:ind w:left="1800"/>
        <w:rPr>
          <w:ins w:id="1182" w:author="Jimmy Duggan" w:date="2015-11-15T19:36:00Z"/>
        </w:rPr>
        <w:pPrChange w:id="1183" w:author="Jimmy Duggan" w:date="2015-11-15T22:45:00Z">
          <w:pPr>
            <w:pStyle w:val="ListParagraph"/>
            <w:keepNext/>
            <w:keepLines/>
            <w:spacing w:after="0" w:line="240" w:lineRule="auto"/>
          </w:pPr>
        </w:pPrChange>
      </w:pPr>
      <w:ins w:id="1184" w:author="Jimmy Duggan" w:date="2015-11-15T19:36:00Z">
        <w:r>
          <w:t>Mississippi</w:t>
        </w:r>
      </w:ins>
    </w:p>
    <w:p w:rsidR="005E33EA" w:rsidRDefault="005E33EA" w:rsidP="005D60DE">
      <w:pPr>
        <w:pStyle w:val="ListParagraph"/>
        <w:keepNext/>
        <w:keepLines/>
        <w:numPr>
          <w:ilvl w:val="0"/>
          <w:numId w:val="13"/>
        </w:numPr>
        <w:spacing w:after="0" w:line="240" w:lineRule="auto"/>
        <w:ind w:left="1800"/>
        <w:rPr>
          <w:ins w:id="1185" w:author="Jimmy Duggan" w:date="2015-11-15T19:36:00Z"/>
        </w:rPr>
        <w:pPrChange w:id="1186" w:author="Jimmy Duggan" w:date="2015-11-15T22:45:00Z">
          <w:pPr>
            <w:pStyle w:val="ListParagraph"/>
            <w:keepNext/>
            <w:keepLines/>
            <w:spacing w:after="0" w:line="240" w:lineRule="auto"/>
          </w:pPr>
        </w:pPrChange>
      </w:pPr>
      <w:ins w:id="1187" w:author="Jimmy Duggan" w:date="2015-11-15T19:36:00Z">
        <w:r>
          <w:t>Missouri</w:t>
        </w:r>
      </w:ins>
    </w:p>
    <w:p w:rsidR="005E33EA" w:rsidRDefault="005E33EA" w:rsidP="005D60DE">
      <w:pPr>
        <w:pStyle w:val="ListParagraph"/>
        <w:keepNext/>
        <w:keepLines/>
        <w:numPr>
          <w:ilvl w:val="0"/>
          <w:numId w:val="13"/>
        </w:numPr>
        <w:spacing w:after="0" w:line="240" w:lineRule="auto"/>
        <w:ind w:left="1800"/>
        <w:rPr>
          <w:ins w:id="1188" w:author="Jimmy Duggan" w:date="2015-11-15T19:36:00Z"/>
        </w:rPr>
        <w:pPrChange w:id="1189" w:author="Jimmy Duggan" w:date="2015-11-15T22:45:00Z">
          <w:pPr>
            <w:pStyle w:val="ListParagraph"/>
            <w:keepNext/>
            <w:keepLines/>
            <w:spacing w:after="0" w:line="240" w:lineRule="auto"/>
          </w:pPr>
        </w:pPrChange>
      </w:pPr>
      <w:ins w:id="1190" w:author="Jimmy Duggan" w:date="2015-11-15T19:36:00Z">
        <w:r>
          <w:t>Montana</w:t>
        </w:r>
      </w:ins>
    </w:p>
    <w:p w:rsidR="005E33EA" w:rsidRDefault="005E33EA" w:rsidP="005D60DE">
      <w:pPr>
        <w:pStyle w:val="ListParagraph"/>
        <w:keepNext/>
        <w:keepLines/>
        <w:numPr>
          <w:ilvl w:val="0"/>
          <w:numId w:val="13"/>
        </w:numPr>
        <w:spacing w:after="0" w:line="240" w:lineRule="auto"/>
        <w:ind w:left="1800"/>
        <w:rPr>
          <w:ins w:id="1191" w:author="Jimmy Duggan" w:date="2015-11-15T19:36:00Z"/>
        </w:rPr>
        <w:pPrChange w:id="1192" w:author="Jimmy Duggan" w:date="2015-11-15T22:45:00Z">
          <w:pPr>
            <w:pStyle w:val="ListParagraph"/>
            <w:keepNext/>
            <w:keepLines/>
            <w:spacing w:after="0" w:line="240" w:lineRule="auto"/>
          </w:pPr>
        </w:pPrChange>
      </w:pPr>
      <w:ins w:id="1193" w:author="Jimmy Duggan" w:date="2015-11-15T19:36:00Z">
        <w:r>
          <w:t>Nebraska</w:t>
        </w:r>
      </w:ins>
    </w:p>
    <w:p w:rsidR="005E33EA" w:rsidRDefault="005E33EA" w:rsidP="005D60DE">
      <w:pPr>
        <w:pStyle w:val="ListParagraph"/>
        <w:keepNext/>
        <w:keepLines/>
        <w:numPr>
          <w:ilvl w:val="0"/>
          <w:numId w:val="13"/>
        </w:numPr>
        <w:spacing w:after="0" w:line="240" w:lineRule="auto"/>
        <w:ind w:left="1800"/>
        <w:rPr>
          <w:ins w:id="1194" w:author="Jimmy Duggan" w:date="2015-11-15T19:36:00Z"/>
        </w:rPr>
        <w:pPrChange w:id="1195" w:author="Jimmy Duggan" w:date="2015-11-15T22:45:00Z">
          <w:pPr>
            <w:pStyle w:val="ListParagraph"/>
            <w:keepNext/>
            <w:keepLines/>
            <w:spacing w:after="0" w:line="240" w:lineRule="auto"/>
          </w:pPr>
        </w:pPrChange>
      </w:pPr>
      <w:ins w:id="1196" w:author="Jimmy Duggan" w:date="2015-11-15T19:36:00Z">
        <w:r>
          <w:t>Nevada</w:t>
        </w:r>
      </w:ins>
    </w:p>
    <w:p w:rsidR="005E33EA" w:rsidRDefault="005E33EA" w:rsidP="005D60DE">
      <w:pPr>
        <w:pStyle w:val="ListParagraph"/>
        <w:keepNext/>
        <w:keepLines/>
        <w:numPr>
          <w:ilvl w:val="0"/>
          <w:numId w:val="13"/>
        </w:numPr>
        <w:spacing w:after="0" w:line="240" w:lineRule="auto"/>
        <w:ind w:left="1800"/>
        <w:rPr>
          <w:ins w:id="1197" w:author="Jimmy Duggan" w:date="2015-11-15T19:36:00Z"/>
        </w:rPr>
        <w:pPrChange w:id="1198" w:author="Jimmy Duggan" w:date="2015-11-15T22:45:00Z">
          <w:pPr>
            <w:pStyle w:val="ListParagraph"/>
            <w:keepNext/>
            <w:keepLines/>
            <w:spacing w:after="0" w:line="240" w:lineRule="auto"/>
          </w:pPr>
        </w:pPrChange>
      </w:pPr>
      <w:ins w:id="1199" w:author="Jimmy Duggan" w:date="2015-11-15T19:36:00Z">
        <w:r>
          <w:t>New Hampshire</w:t>
        </w:r>
      </w:ins>
    </w:p>
    <w:p w:rsidR="005E33EA" w:rsidRDefault="005E33EA" w:rsidP="005D60DE">
      <w:pPr>
        <w:pStyle w:val="ListParagraph"/>
        <w:keepNext/>
        <w:keepLines/>
        <w:numPr>
          <w:ilvl w:val="0"/>
          <w:numId w:val="13"/>
        </w:numPr>
        <w:spacing w:after="0" w:line="240" w:lineRule="auto"/>
        <w:ind w:left="1800"/>
        <w:rPr>
          <w:ins w:id="1200" w:author="Jimmy Duggan" w:date="2015-11-15T19:36:00Z"/>
        </w:rPr>
        <w:pPrChange w:id="1201" w:author="Jimmy Duggan" w:date="2015-11-15T22:45:00Z">
          <w:pPr>
            <w:pStyle w:val="ListParagraph"/>
            <w:keepNext/>
            <w:keepLines/>
            <w:spacing w:after="0" w:line="240" w:lineRule="auto"/>
          </w:pPr>
        </w:pPrChange>
      </w:pPr>
      <w:ins w:id="1202" w:author="Jimmy Duggan" w:date="2015-11-15T19:36:00Z">
        <w:r>
          <w:t>New Jersey</w:t>
        </w:r>
      </w:ins>
    </w:p>
    <w:p w:rsidR="005E33EA" w:rsidRDefault="005E33EA" w:rsidP="005D60DE">
      <w:pPr>
        <w:pStyle w:val="ListParagraph"/>
        <w:keepNext/>
        <w:keepLines/>
        <w:numPr>
          <w:ilvl w:val="0"/>
          <w:numId w:val="13"/>
        </w:numPr>
        <w:spacing w:after="0" w:line="240" w:lineRule="auto"/>
        <w:ind w:left="1800"/>
        <w:rPr>
          <w:ins w:id="1203" w:author="Jimmy Duggan" w:date="2015-11-15T19:36:00Z"/>
        </w:rPr>
        <w:pPrChange w:id="1204" w:author="Jimmy Duggan" w:date="2015-11-15T22:45:00Z">
          <w:pPr>
            <w:pStyle w:val="ListParagraph"/>
            <w:keepNext/>
            <w:keepLines/>
            <w:spacing w:after="0" w:line="240" w:lineRule="auto"/>
          </w:pPr>
        </w:pPrChange>
      </w:pPr>
      <w:ins w:id="1205" w:author="Jimmy Duggan" w:date="2015-11-15T19:36:00Z">
        <w:r>
          <w:t>New Mexico</w:t>
        </w:r>
      </w:ins>
    </w:p>
    <w:p w:rsidR="005E33EA" w:rsidRDefault="005E33EA" w:rsidP="005D60DE">
      <w:pPr>
        <w:pStyle w:val="ListParagraph"/>
        <w:keepNext/>
        <w:keepLines/>
        <w:numPr>
          <w:ilvl w:val="0"/>
          <w:numId w:val="13"/>
        </w:numPr>
        <w:spacing w:after="0" w:line="240" w:lineRule="auto"/>
        <w:ind w:left="1800"/>
        <w:rPr>
          <w:ins w:id="1206" w:author="Jimmy Duggan" w:date="2015-11-15T19:36:00Z"/>
        </w:rPr>
        <w:pPrChange w:id="1207" w:author="Jimmy Duggan" w:date="2015-11-15T22:45:00Z">
          <w:pPr>
            <w:pStyle w:val="ListParagraph"/>
            <w:keepNext/>
            <w:keepLines/>
            <w:spacing w:after="0" w:line="240" w:lineRule="auto"/>
          </w:pPr>
        </w:pPrChange>
      </w:pPr>
      <w:ins w:id="1208" w:author="Jimmy Duggan" w:date="2015-11-15T19:36:00Z">
        <w:r>
          <w:t>New York</w:t>
        </w:r>
      </w:ins>
    </w:p>
    <w:p w:rsidR="005E33EA" w:rsidRDefault="005E33EA" w:rsidP="005D60DE">
      <w:pPr>
        <w:pStyle w:val="ListParagraph"/>
        <w:keepNext/>
        <w:keepLines/>
        <w:numPr>
          <w:ilvl w:val="0"/>
          <w:numId w:val="13"/>
        </w:numPr>
        <w:spacing w:after="0" w:line="240" w:lineRule="auto"/>
        <w:ind w:left="1800"/>
        <w:rPr>
          <w:ins w:id="1209" w:author="Jimmy Duggan" w:date="2015-11-15T19:36:00Z"/>
        </w:rPr>
        <w:pPrChange w:id="1210" w:author="Jimmy Duggan" w:date="2015-11-15T22:45:00Z">
          <w:pPr>
            <w:pStyle w:val="ListParagraph"/>
            <w:keepNext/>
            <w:keepLines/>
            <w:spacing w:after="0" w:line="240" w:lineRule="auto"/>
          </w:pPr>
        </w:pPrChange>
      </w:pPr>
      <w:ins w:id="1211" w:author="Jimmy Duggan" w:date="2015-11-15T19:36:00Z">
        <w:r>
          <w:lastRenderedPageBreak/>
          <w:t>North Carolina</w:t>
        </w:r>
      </w:ins>
    </w:p>
    <w:p w:rsidR="005E33EA" w:rsidRDefault="005E33EA" w:rsidP="005D60DE">
      <w:pPr>
        <w:pStyle w:val="ListParagraph"/>
        <w:keepNext/>
        <w:keepLines/>
        <w:numPr>
          <w:ilvl w:val="0"/>
          <w:numId w:val="13"/>
        </w:numPr>
        <w:spacing w:after="0" w:line="240" w:lineRule="auto"/>
        <w:ind w:left="1800"/>
        <w:rPr>
          <w:ins w:id="1212" w:author="Jimmy Duggan" w:date="2015-11-15T19:36:00Z"/>
        </w:rPr>
        <w:pPrChange w:id="1213" w:author="Jimmy Duggan" w:date="2015-11-15T22:45:00Z">
          <w:pPr>
            <w:pStyle w:val="ListParagraph"/>
            <w:keepNext/>
            <w:keepLines/>
            <w:spacing w:after="0" w:line="240" w:lineRule="auto"/>
          </w:pPr>
        </w:pPrChange>
      </w:pPr>
      <w:ins w:id="1214" w:author="Jimmy Duggan" w:date="2015-11-15T19:36:00Z">
        <w:r>
          <w:t>North Marianas Islands</w:t>
        </w:r>
      </w:ins>
    </w:p>
    <w:p w:rsidR="005E33EA" w:rsidRDefault="005E33EA" w:rsidP="005D60DE">
      <w:pPr>
        <w:pStyle w:val="ListParagraph"/>
        <w:keepNext/>
        <w:keepLines/>
        <w:numPr>
          <w:ilvl w:val="0"/>
          <w:numId w:val="13"/>
        </w:numPr>
        <w:spacing w:after="0" w:line="240" w:lineRule="auto"/>
        <w:ind w:left="1800"/>
        <w:rPr>
          <w:ins w:id="1215" w:author="Jimmy Duggan" w:date="2015-11-15T19:36:00Z"/>
        </w:rPr>
        <w:pPrChange w:id="1216" w:author="Jimmy Duggan" w:date="2015-11-15T22:45:00Z">
          <w:pPr>
            <w:pStyle w:val="ListParagraph"/>
            <w:keepNext/>
            <w:keepLines/>
            <w:spacing w:after="0" w:line="240" w:lineRule="auto"/>
          </w:pPr>
        </w:pPrChange>
      </w:pPr>
      <w:ins w:id="1217" w:author="Jimmy Duggan" w:date="2015-11-15T19:36:00Z">
        <w:r>
          <w:t>North Dakota</w:t>
        </w:r>
      </w:ins>
    </w:p>
    <w:p w:rsidR="005E33EA" w:rsidRDefault="005E33EA" w:rsidP="005D60DE">
      <w:pPr>
        <w:pStyle w:val="ListParagraph"/>
        <w:keepNext/>
        <w:keepLines/>
        <w:numPr>
          <w:ilvl w:val="0"/>
          <w:numId w:val="13"/>
        </w:numPr>
        <w:spacing w:after="0" w:line="240" w:lineRule="auto"/>
        <w:ind w:left="1800"/>
        <w:rPr>
          <w:ins w:id="1218" w:author="Jimmy Duggan" w:date="2015-11-15T19:36:00Z"/>
        </w:rPr>
        <w:pPrChange w:id="1219" w:author="Jimmy Duggan" w:date="2015-11-15T22:45:00Z">
          <w:pPr>
            <w:pStyle w:val="ListParagraph"/>
            <w:keepNext/>
            <w:keepLines/>
            <w:spacing w:after="0" w:line="240" w:lineRule="auto"/>
          </w:pPr>
        </w:pPrChange>
      </w:pPr>
      <w:ins w:id="1220" w:author="Jimmy Duggan" w:date="2015-11-15T19:36:00Z">
        <w:r>
          <w:t>Ohio</w:t>
        </w:r>
      </w:ins>
    </w:p>
    <w:p w:rsidR="005E33EA" w:rsidRDefault="005E33EA" w:rsidP="005D60DE">
      <w:pPr>
        <w:pStyle w:val="ListParagraph"/>
        <w:keepNext/>
        <w:keepLines/>
        <w:numPr>
          <w:ilvl w:val="0"/>
          <w:numId w:val="13"/>
        </w:numPr>
        <w:spacing w:after="0" w:line="240" w:lineRule="auto"/>
        <w:ind w:left="1800"/>
        <w:rPr>
          <w:ins w:id="1221" w:author="Jimmy Duggan" w:date="2015-11-15T19:36:00Z"/>
        </w:rPr>
        <w:pPrChange w:id="1222" w:author="Jimmy Duggan" w:date="2015-11-15T22:45:00Z">
          <w:pPr>
            <w:pStyle w:val="ListParagraph"/>
            <w:keepNext/>
            <w:keepLines/>
            <w:spacing w:after="0" w:line="240" w:lineRule="auto"/>
          </w:pPr>
        </w:pPrChange>
      </w:pPr>
      <w:ins w:id="1223" w:author="Jimmy Duggan" w:date="2015-11-15T19:36:00Z">
        <w:r>
          <w:t>Oklahoma</w:t>
        </w:r>
      </w:ins>
    </w:p>
    <w:p w:rsidR="005E33EA" w:rsidRDefault="005E33EA" w:rsidP="005D60DE">
      <w:pPr>
        <w:pStyle w:val="ListParagraph"/>
        <w:keepNext/>
        <w:keepLines/>
        <w:numPr>
          <w:ilvl w:val="0"/>
          <w:numId w:val="13"/>
        </w:numPr>
        <w:spacing w:after="0" w:line="240" w:lineRule="auto"/>
        <w:ind w:left="1800"/>
        <w:rPr>
          <w:ins w:id="1224" w:author="Jimmy Duggan" w:date="2015-11-15T19:36:00Z"/>
        </w:rPr>
        <w:pPrChange w:id="1225" w:author="Jimmy Duggan" w:date="2015-11-15T22:45:00Z">
          <w:pPr>
            <w:pStyle w:val="ListParagraph"/>
            <w:keepNext/>
            <w:keepLines/>
            <w:spacing w:after="0" w:line="240" w:lineRule="auto"/>
          </w:pPr>
        </w:pPrChange>
      </w:pPr>
      <w:ins w:id="1226" w:author="Jimmy Duggan" w:date="2015-11-15T19:36:00Z">
        <w:r>
          <w:t>Oregon</w:t>
        </w:r>
      </w:ins>
    </w:p>
    <w:p w:rsidR="005E33EA" w:rsidRDefault="005E33EA" w:rsidP="005D60DE">
      <w:pPr>
        <w:pStyle w:val="ListParagraph"/>
        <w:keepNext/>
        <w:keepLines/>
        <w:numPr>
          <w:ilvl w:val="0"/>
          <w:numId w:val="13"/>
        </w:numPr>
        <w:spacing w:after="0" w:line="240" w:lineRule="auto"/>
        <w:ind w:left="1800"/>
        <w:rPr>
          <w:ins w:id="1227" w:author="Jimmy Duggan" w:date="2015-11-15T19:36:00Z"/>
        </w:rPr>
        <w:pPrChange w:id="1228" w:author="Jimmy Duggan" w:date="2015-11-15T22:45:00Z">
          <w:pPr>
            <w:pStyle w:val="ListParagraph"/>
            <w:keepNext/>
            <w:keepLines/>
            <w:spacing w:after="0" w:line="240" w:lineRule="auto"/>
          </w:pPr>
        </w:pPrChange>
      </w:pPr>
      <w:ins w:id="1229" w:author="Jimmy Duggan" w:date="2015-11-15T19:36:00Z">
        <w:r>
          <w:t>Pennsylvania</w:t>
        </w:r>
      </w:ins>
    </w:p>
    <w:p w:rsidR="005E33EA" w:rsidRDefault="005E33EA" w:rsidP="005D60DE">
      <w:pPr>
        <w:pStyle w:val="ListParagraph"/>
        <w:keepNext/>
        <w:keepLines/>
        <w:numPr>
          <w:ilvl w:val="0"/>
          <w:numId w:val="13"/>
        </w:numPr>
        <w:spacing w:after="0" w:line="240" w:lineRule="auto"/>
        <w:ind w:left="1800"/>
        <w:rPr>
          <w:ins w:id="1230" w:author="Jimmy Duggan" w:date="2015-11-15T19:36:00Z"/>
        </w:rPr>
        <w:pPrChange w:id="1231" w:author="Jimmy Duggan" w:date="2015-11-15T22:45:00Z">
          <w:pPr>
            <w:pStyle w:val="ListParagraph"/>
            <w:keepNext/>
            <w:keepLines/>
            <w:spacing w:after="0" w:line="240" w:lineRule="auto"/>
          </w:pPr>
        </w:pPrChange>
      </w:pPr>
      <w:ins w:id="1232" w:author="Jimmy Duggan" w:date="2015-11-15T19:36:00Z">
        <w:r>
          <w:t>Puerto Rico</w:t>
        </w:r>
      </w:ins>
    </w:p>
    <w:p w:rsidR="005E33EA" w:rsidRDefault="005E33EA" w:rsidP="005D60DE">
      <w:pPr>
        <w:pStyle w:val="ListParagraph"/>
        <w:keepNext/>
        <w:keepLines/>
        <w:numPr>
          <w:ilvl w:val="0"/>
          <w:numId w:val="13"/>
        </w:numPr>
        <w:spacing w:after="0" w:line="240" w:lineRule="auto"/>
        <w:ind w:left="1800"/>
        <w:rPr>
          <w:ins w:id="1233" w:author="Jimmy Duggan" w:date="2015-11-15T19:36:00Z"/>
        </w:rPr>
        <w:pPrChange w:id="1234" w:author="Jimmy Duggan" w:date="2015-11-15T22:45:00Z">
          <w:pPr>
            <w:pStyle w:val="ListParagraph"/>
            <w:keepNext/>
            <w:keepLines/>
            <w:spacing w:after="0" w:line="240" w:lineRule="auto"/>
          </w:pPr>
        </w:pPrChange>
      </w:pPr>
      <w:ins w:id="1235" w:author="Jimmy Duggan" w:date="2015-11-15T19:36:00Z">
        <w:r>
          <w:t>Rhode Island</w:t>
        </w:r>
      </w:ins>
    </w:p>
    <w:p w:rsidR="005E33EA" w:rsidRDefault="005E33EA" w:rsidP="005D60DE">
      <w:pPr>
        <w:pStyle w:val="ListParagraph"/>
        <w:keepNext/>
        <w:keepLines/>
        <w:numPr>
          <w:ilvl w:val="0"/>
          <w:numId w:val="13"/>
        </w:numPr>
        <w:spacing w:after="0" w:line="240" w:lineRule="auto"/>
        <w:ind w:left="1800"/>
        <w:rPr>
          <w:ins w:id="1236" w:author="Jimmy Duggan" w:date="2015-11-15T19:36:00Z"/>
        </w:rPr>
        <w:pPrChange w:id="1237" w:author="Jimmy Duggan" w:date="2015-11-15T22:45:00Z">
          <w:pPr>
            <w:pStyle w:val="ListParagraph"/>
            <w:keepNext/>
            <w:keepLines/>
            <w:spacing w:after="0" w:line="240" w:lineRule="auto"/>
          </w:pPr>
        </w:pPrChange>
      </w:pPr>
      <w:ins w:id="1238" w:author="Jimmy Duggan" w:date="2015-11-15T19:36:00Z">
        <w:r>
          <w:t>South Carolina</w:t>
        </w:r>
      </w:ins>
    </w:p>
    <w:p w:rsidR="005E33EA" w:rsidRDefault="005E33EA" w:rsidP="005D60DE">
      <w:pPr>
        <w:pStyle w:val="ListParagraph"/>
        <w:keepNext/>
        <w:keepLines/>
        <w:numPr>
          <w:ilvl w:val="0"/>
          <w:numId w:val="13"/>
        </w:numPr>
        <w:spacing w:after="0" w:line="240" w:lineRule="auto"/>
        <w:ind w:left="1800"/>
        <w:rPr>
          <w:ins w:id="1239" w:author="Jimmy Duggan" w:date="2015-11-15T19:36:00Z"/>
        </w:rPr>
        <w:pPrChange w:id="1240" w:author="Jimmy Duggan" w:date="2015-11-15T22:45:00Z">
          <w:pPr>
            <w:pStyle w:val="ListParagraph"/>
            <w:keepNext/>
            <w:keepLines/>
            <w:spacing w:after="0" w:line="240" w:lineRule="auto"/>
          </w:pPr>
        </w:pPrChange>
      </w:pPr>
      <w:ins w:id="1241" w:author="Jimmy Duggan" w:date="2015-11-15T19:36:00Z">
        <w:r>
          <w:t>South Dakota</w:t>
        </w:r>
      </w:ins>
    </w:p>
    <w:p w:rsidR="005E33EA" w:rsidRDefault="005E33EA" w:rsidP="005D60DE">
      <w:pPr>
        <w:pStyle w:val="ListParagraph"/>
        <w:keepNext/>
        <w:keepLines/>
        <w:numPr>
          <w:ilvl w:val="0"/>
          <w:numId w:val="13"/>
        </w:numPr>
        <w:spacing w:after="0" w:line="240" w:lineRule="auto"/>
        <w:ind w:left="1800"/>
        <w:rPr>
          <w:ins w:id="1242" w:author="Jimmy Duggan" w:date="2015-11-15T19:36:00Z"/>
        </w:rPr>
        <w:pPrChange w:id="1243" w:author="Jimmy Duggan" w:date="2015-11-15T22:45:00Z">
          <w:pPr>
            <w:pStyle w:val="ListParagraph"/>
            <w:keepNext/>
            <w:keepLines/>
            <w:spacing w:after="0" w:line="240" w:lineRule="auto"/>
          </w:pPr>
        </w:pPrChange>
      </w:pPr>
      <w:ins w:id="1244" w:author="Jimmy Duggan" w:date="2015-11-15T19:36:00Z">
        <w:r>
          <w:t>Tennessee</w:t>
        </w:r>
      </w:ins>
    </w:p>
    <w:p w:rsidR="005E33EA" w:rsidRDefault="005E33EA" w:rsidP="005D60DE">
      <w:pPr>
        <w:pStyle w:val="ListParagraph"/>
        <w:keepNext/>
        <w:keepLines/>
        <w:numPr>
          <w:ilvl w:val="0"/>
          <w:numId w:val="13"/>
        </w:numPr>
        <w:spacing w:after="0" w:line="240" w:lineRule="auto"/>
        <w:ind w:left="1800"/>
        <w:rPr>
          <w:ins w:id="1245" w:author="Jimmy Duggan" w:date="2015-11-15T19:36:00Z"/>
        </w:rPr>
        <w:pPrChange w:id="1246" w:author="Jimmy Duggan" w:date="2015-11-15T22:45:00Z">
          <w:pPr>
            <w:pStyle w:val="ListParagraph"/>
            <w:keepNext/>
            <w:keepLines/>
            <w:spacing w:after="0" w:line="240" w:lineRule="auto"/>
          </w:pPr>
        </w:pPrChange>
      </w:pPr>
      <w:ins w:id="1247" w:author="Jimmy Duggan" w:date="2015-11-15T19:36:00Z">
        <w:r>
          <w:t>Texas</w:t>
        </w:r>
      </w:ins>
    </w:p>
    <w:p w:rsidR="005E33EA" w:rsidRDefault="005E33EA" w:rsidP="005D60DE">
      <w:pPr>
        <w:pStyle w:val="ListParagraph"/>
        <w:keepNext/>
        <w:keepLines/>
        <w:numPr>
          <w:ilvl w:val="0"/>
          <w:numId w:val="13"/>
        </w:numPr>
        <w:spacing w:after="0" w:line="240" w:lineRule="auto"/>
        <w:ind w:left="1800"/>
        <w:rPr>
          <w:ins w:id="1248" w:author="Jimmy Duggan" w:date="2015-11-15T19:36:00Z"/>
        </w:rPr>
        <w:pPrChange w:id="1249" w:author="Jimmy Duggan" w:date="2015-11-15T22:45:00Z">
          <w:pPr>
            <w:pStyle w:val="ListParagraph"/>
            <w:keepNext/>
            <w:keepLines/>
            <w:spacing w:after="0" w:line="240" w:lineRule="auto"/>
          </w:pPr>
        </w:pPrChange>
      </w:pPr>
      <w:ins w:id="1250" w:author="Jimmy Duggan" w:date="2015-11-15T19:36:00Z">
        <w:r>
          <w:t>Utah</w:t>
        </w:r>
      </w:ins>
    </w:p>
    <w:p w:rsidR="005E33EA" w:rsidRDefault="005E33EA" w:rsidP="005D60DE">
      <w:pPr>
        <w:pStyle w:val="ListParagraph"/>
        <w:keepNext/>
        <w:keepLines/>
        <w:numPr>
          <w:ilvl w:val="0"/>
          <w:numId w:val="13"/>
        </w:numPr>
        <w:spacing w:after="0" w:line="240" w:lineRule="auto"/>
        <w:ind w:left="1800"/>
        <w:rPr>
          <w:ins w:id="1251" w:author="Jimmy Duggan" w:date="2015-11-15T19:36:00Z"/>
        </w:rPr>
        <w:pPrChange w:id="1252" w:author="Jimmy Duggan" w:date="2015-11-15T22:45:00Z">
          <w:pPr>
            <w:pStyle w:val="ListParagraph"/>
            <w:keepNext/>
            <w:keepLines/>
            <w:spacing w:after="0" w:line="240" w:lineRule="auto"/>
          </w:pPr>
        </w:pPrChange>
      </w:pPr>
      <w:ins w:id="1253" w:author="Jimmy Duggan" w:date="2015-11-15T19:36:00Z">
        <w:r>
          <w:t>Vermont</w:t>
        </w:r>
      </w:ins>
    </w:p>
    <w:p w:rsidR="005E33EA" w:rsidRDefault="005E33EA" w:rsidP="005D60DE">
      <w:pPr>
        <w:pStyle w:val="ListParagraph"/>
        <w:keepNext/>
        <w:keepLines/>
        <w:numPr>
          <w:ilvl w:val="0"/>
          <w:numId w:val="13"/>
        </w:numPr>
        <w:spacing w:after="0" w:line="240" w:lineRule="auto"/>
        <w:ind w:left="1800"/>
        <w:rPr>
          <w:ins w:id="1254" w:author="Jimmy Duggan" w:date="2015-11-15T19:36:00Z"/>
        </w:rPr>
        <w:pPrChange w:id="1255" w:author="Jimmy Duggan" w:date="2015-11-15T22:45:00Z">
          <w:pPr>
            <w:pStyle w:val="ListParagraph"/>
            <w:keepNext/>
            <w:keepLines/>
            <w:spacing w:after="0" w:line="240" w:lineRule="auto"/>
          </w:pPr>
        </w:pPrChange>
      </w:pPr>
      <w:ins w:id="1256" w:author="Jimmy Duggan" w:date="2015-11-15T19:36:00Z">
        <w:r>
          <w:t>Virginia</w:t>
        </w:r>
      </w:ins>
    </w:p>
    <w:p w:rsidR="005E33EA" w:rsidRDefault="005E33EA" w:rsidP="005D60DE">
      <w:pPr>
        <w:pStyle w:val="ListParagraph"/>
        <w:keepNext/>
        <w:keepLines/>
        <w:numPr>
          <w:ilvl w:val="0"/>
          <w:numId w:val="13"/>
        </w:numPr>
        <w:spacing w:after="0" w:line="240" w:lineRule="auto"/>
        <w:ind w:left="1800"/>
        <w:rPr>
          <w:ins w:id="1257" w:author="Jimmy Duggan" w:date="2015-11-15T19:36:00Z"/>
        </w:rPr>
        <w:pPrChange w:id="1258" w:author="Jimmy Duggan" w:date="2015-11-15T22:45:00Z">
          <w:pPr>
            <w:pStyle w:val="ListParagraph"/>
            <w:keepNext/>
            <w:keepLines/>
            <w:spacing w:after="0" w:line="240" w:lineRule="auto"/>
          </w:pPr>
        </w:pPrChange>
      </w:pPr>
      <w:ins w:id="1259" w:author="Jimmy Duggan" w:date="2015-11-15T19:36:00Z">
        <w:r>
          <w:t>Virgin Islands</w:t>
        </w:r>
      </w:ins>
    </w:p>
    <w:p w:rsidR="005E33EA" w:rsidRDefault="005E33EA" w:rsidP="005D60DE">
      <w:pPr>
        <w:pStyle w:val="ListParagraph"/>
        <w:keepNext/>
        <w:keepLines/>
        <w:numPr>
          <w:ilvl w:val="0"/>
          <w:numId w:val="13"/>
        </w:numPr>
        <w:spacing w:after="0" w:line="240" w:lineRule="auto"/>
        <w:ind w:left="1800"/>
        <w:rPr>
          <w:ins w:id="1260" w:author="Jimmy Duggan" w:date="2015-11-15T19:36:00Z"/>
        </w:rPr>
        <w:pPrChange w:id="1261" w:author="Jimmy Duggan" w:date="2015-11-15T22:45:00Z">
          <w:pPr>
            <w:pStyle w:val="ListParagraph"/>
            <w:keepNext/>
            <w:keepLines/>
            <w:spacing w:after="0" w:line="240" w:lineRule="auto"/>
          </w:pPr>
        </w:pPrChange>
      </w:pPr>
      <w:ins w:id="1262" w:author="Jimmy Duggan" w:date="2015-11-15T19:36:00Z">
        <w:r>
          <w:t>Washington</w:t>
        </w:r>
      </w:ins>
    </w:p>
    <w:p w:rsidR="005E33EA" w:rsidRDefault="005E33EA" w:rsidP="005D60DE">
      <w:pPr>
        <w:pStyle w:val="ListParagraph"/>
        <w:keepNext/>
        <w:keepLines/>
        <w:numPr>
          <w:ilvl w:val="0"/>
          <w:numId w:val="13"/>
        </w:numPr>
        <w:spacing w:after="0" w:line="240" w:lineRule="auto"/>
        <w:ind w:left="1800"/>
        <w:rPr>
          <w:ins w:id="1263" w:author="Jimmy Duggan" w:date="2015-11-15T19:36:00Z"/>
        </w:rPr>
        <w:pPrChange w:id="1264" w:author="Jimmy Duggan" w:date="2015-11-15T22:45:00Z">
          <w:pPr>
            <w:pStyle w:val="ListParagraph"/>
            <w:keepNext/>
            <w:keepLines/>
            <w:spacing w:after="0" w:line="240" w:lineRule="auto"/>
          </w:pPr>
        </w:pPrChange>
      </w:pPr>
      <w:ins w:id="1265" w:author="Jimmy Duggan" w:date="2015-11-15T19:36:00Z">
        <w:r>
          <w:t>West Virginia</w:t>
        </w:r>
      </w:ins>
    </w:p>
    <w:p w:rsidR="005E33EA" w:rsidRDefault="005E33EA" w:rsidP="005D60DE">
      <w:pPr>
        <w:pStyle w:val="ListParagraph"/>
        <w:keepNext/>
        <w:keepLines/>
        <w:numPr>
          <w:ilvl w:val="0"/>
          <w:numId w:val="13"/>
        </w:numPr>
        <w:spacing w:after="0" w:line="240" w:lineRule="auto"/>
        <w:ind w:left="1800"/>
        <w:rPr>
          <w:ins w:id="1266" w:author="Jimmy Duggan" w:date="2015-11-15T19:36:00Z"/>
        </w:rPr>
        <w:pPrChange w:id="1267" w:author="Jimmy Duggan" w:date="2015-11-15T22:45:00Z">
          <w:pPr>
            <w:pStyle w:val="ListParagraph"/>
            <w:keepNext/>
            <w:keepLines/>
            <w:spacing w:after="0" w:line="240" w:lineRule="auto"/>
          </w:pPr>
        </w:pPrChange>
      </w:pPr>
      <w:ins w:id="1268" w:author="Jimmy Duggan" w:date="2015-11-15T19:36:00Z">
        <w:r>
          <w:t>Wisconsin</w:t>
        </w:r>
      </w:ins>
    </w:p>
    <w:p w:rsidR="005E33EA" w:rsidRDefault="005E33EA" w:rsidP="005D60DE">
      <w:pPr>
        <w:pStyle w:val="ListParagraph"/>
        <w:keepNext/>
        <w:keepLines/>
        <w:numPr>
          <w:ilvl w:val="0"/>
          <w:numId w:val="13"/>
        </w:numPr>
        <w:spacing w:after="0" w:line="240" w:lineRule="auto"/>
        <w:ind w:left="1800"/>
        <w:rPr>
          <w:ins w:id="1269" w:author="Jimmy Duggan" w:date="2015-11-15T19:36:00Z"/>
        </w:rPr>
        <w:pPrChange w:id="1270" w:author="Jimmy Duggan" w:date="2015-11-15T22:45:00Z">
          <w:pPr>
            <w:pStyle w:val="ListParagraph"/>
            <w:keepNext/>
            <w:keepLines/>
            <w:spacing w:after="0" w:line="240" w:lineRule="auto"/>
          </w:pPr>
        </w:pPrChange>
      </w:pPr>
      <w:ins w:id="1271" w:author="Jimmy Duggan" w:date="2015-11-15T19:36:00Z">
        <w:r>
          <w:t>Wyoming</w:t>
        </w:r>
      </w:ins>
    </w:p>
    <w:p w:rsidR="005E33EA" w:rsidRDefault="005E33EA" w:rsidP="005D60DE">
      <w:pPr>
        <w:pStyle w:val="ListParagraph"/>
        <w:keepNext/>
        <w:keepLines/>
        <w:numPr>
          <w:ilvl w:val="0"/>
          <w:numId w:val="13"/>
        </w:numPr>
        <w:spacing w:after="0" w:line="240" w:lineRule="auto"/>
        <w:ind w:left="1800"/>
        <w:rPr>
          <w:ins w:id="1272" w:author="Jimmy Duggan" w:date="2015-11-15T19:36:00Z"/>
        </w:rPr>
        <w:pPrChange w:id="1273" w:author="Jimmy Duggan" w:date="2015-11-15T22:45:00Z">
          <w:pPr>
            <w:pStyle w:val="ListParagraph"/>
            <w:keepNext/>
            <w:keepLines/>
            <w:spacing w:after="0" w:line="240" w:lineRule="auto"/>
          </w:pPr>
        </w:pPrChange>
      </w:pPr>
      <w:ins w:id="1274" w:author="Jimmy Duggan" w:date="2015-11-15T19:36:00Z">
        <w:r>
          <w:t>Europe</w:t>
        </w:r>
      </w:ins>
      <w:ins w:id="1275" w:author="Jimmy Duggan" w:date="2015-11-15T19:38:00Z">
        <w:r>
          <w:t>an Union</w:t>
        </w:r>
      </w:ins>
    </w:p>
    <w:p w:rsidR="005E33EA" w:rsidRDefault="005E33EA" w:rsidP="005D60DE">
      <w:pPr>
        <w:pStyle w:val="ListParagraph"/>
        <w:keepNext/>
        <w:keepLines/>
        <w:numPr>
          <w:ilvl w:val="0"/>
          <w:numId w:val="13"/>
        </w:numPr>
        <w:spacing w:after="0" w:line="240" w:lineRule="auto"/>
        <w:ind w:left="1800"/>
        <w:rPr>
          <w:ins w:id="1276" w:author="Jimmy Duggan" w:date="2015-11-15T19:36:00Z"/>
        </w:rPr>
        <w:pPrChange w:id="1277" w:author="Jimmy Duggan" w:date="2015-11-15T22:45:00Z">
          <w:pPr>
            <w:pStyle w:val="ListParagraph"/>
            <w:keepNext/>
            <w:keepLines/>
            <w:spacing w:after="0" w:line="240" w:lineRule="auto"/>
          </w:pPr>
        </w:pPrChange>
      </w:pPr>
      <w:ins w:id="1278" w:author="Jimmy Duggan" w:date="2015-11-15T19:37:00Z">
        <w:r>
          <w:t>Eastern Europe</w:t>
        </w:r>
      </w:ins>
    </w:p>
    <w:p w:rsidR="005E33EA" w:rsidRDefault="005E33EA" w:rsidP="005D60DE">
      <w:pPr>
        <w:pStyle w:val="ListParagraph"/>
        <w:keepNext/>
        <w:keepLines/>
        <w:numPr>
          <w:ilvl w:val="0"/>
          <w:numId w:val="13"/>
        </w:numPr>
        <w:spacing w:after="0" w:line="240" w:lineRule="auto"/>
        <w:ind w:left="1800"/>
        <w:rPr>
          <w:ins w:id="1279" w:author="Jimmy Duggan" w:date="2015-11-15T19:36:00Z"/>
        </w:rPr>
        <w:pPrChange w:id="1280" w:author="Jimmy Duggan" w:date="2015-11-15T22:45:00Z">
          <w:pPr>
            <w:pStyle w:val="ListParagraph"/>
            <w:keepNext/>
            <w:keepLines/>
            <w:spacing w:after="0" w:line="240" w:lineRule="auto"/>
          </w:pPr>
        </w:pPrChange>
      </w:pPr>
      <w:ins w:id="1281" w:author="Jimmy Duggan" w:date="2015-11-15T19:36:00Z">
        <w:r>
          <w:t>Africa</w:t>
        </w:r>
      </w:ins>
    </w:p>
    <w:p w:rsidR="005E33EA" w:rsidRDefault="005E33EA" w:rsidP="005D60DE">
      <w:pPr>
        <w:pStyle w:val="ListParagraph"/>
        <w:keepNext/>
        <w:keepLines/>
        <w:numPr>
          <w:ilvl w:val="0"/>
          <w:numId w:val="13"/>
        </w:numPr>
        <w:spacing w:after="0" w:line="240" w:lineRule="auto"/>
        <w:ind w:left="1800"/>
        <w:rPr>
          <w:ins w:id="1282" w:author="Jimmy Duggan" w:date="2015-11-15T19:37:00Z"/>
        </w:rPr>
        <w:pPrChange w:id="1283" w:author="Jimmy Duggan" w:date="2015-11-15T22:45:00Z">
          <w:pPr>
            <w:pStyle w:val="ListParagraph"/>
            <w:keepNext/>
            <w:keepLines/>
            <w:spacing w:after="0" w:line="240" w:lineRule="auto"/>
          </w:pPr>
        </w:pPrChange>
      </w:pPr>
      <w:ins w:id="1284" w:author="Jimmy Duggan" w:date="2015-11-15T19:37:00Z">
        <w:r>
          <w:t>South America</w:t>
        </w:r>
      </w:ins>
    </w:p>
    <w:p w:rsidR="005E33EA" w:rsidRDefault="005E33EA" w:rsidP="005D60DE">
      <w:pPr>
        <w:pStyle w:val="ListParagraph"/>
        <w:keepNext/>
        <w:keepLines/>
        <w:numPr>
          <w:ilvl w:val="0"/>
          <w:numId w:val="13"/>
        </w:numPr>
        <w:spacing w:after="0" w:line="240" w:lineRule="auto"/>
        <w:ind w:left="1800"/>
        <w:rPr>
          <w:ins w:id="1285" w:author="Jimmy Duggan" w:date="2015-11-15T19:37:00Z"/>
        </w:rPr>
        <w:pPrChange w:id="1286" w:author="Jimmy Duggan" w:date="2015-11-15T22:45:00Z">
          <w:pPr>
            <w:pStyle w:val="ListParagraph"/>
            <w:keepNext/>
            <w:keepLines/>
            <w:spacing w:after="0" w:line="240" w:lineRule="auto"/>
          </w:pPr>
        </w:pPrChange>
      </w:pPr>
      <w:ins w:id="1287" w:author="Jimmy Duggan" w:date="2015-11-15T19:37:00Z">
        <w:r>
          <w:t>Central America</w:t>
        </w:r>
      </w:ins>
    </w:p>
    <w:p w:rsidR="005E33EA" w:rsidRDefault="005E33EA" w:rsidP="005D60DE">
      <w:pPr>
        <w:pStyle w:val="ListParagraph"/>
        <w:keepNext/>
        <w:keepLines/>
        <w:numPr>
          <w:ilvl w:val="0"/>
          <w:numId w:val="13"/>
        </w:numPr>
        <w:spacing w:after="0" w:line="240" w:lineRule="auto"/>
        <w:ind w:left="1800"/>
        <w:rPr>
          <w:ins w:id="1288" w:author="Jimmy Duggan" w:date="2015-11-15T19:37:00Z"/>
        </w:rPr>
        <w:pPrChange w:id="1289" w:author="Jimmy Duggan" w:date="2015-11-15T22:45:00Z">
          <w:pPr>
            <w:pStyle w:val="ListParagraph"/>
            <w:keepNext/>
            <w:keepLines/>
            <w:spacing w:after="0" w:line="240" w:lineRule="auto"/>
          </w:pPr>
        </w:pPrChange>
      </w:pPr>
      <w:ins w:id="1290" w:author="Jimmy Duggan" w:date="2015-11-15T19:37:00Z">
        <w:r>
          <w:t>Asia</w:t>
        </w:r>
      </w:ins>
    </w:p>
    <w:p w:rsidR="005E33EA" w:rsidRDefault="005E33EA" w:rsidP="005D60DE">
      <w:pPr>
        <w:pStyle w:val="ListParagraph"/>
        <w:keepNext/>
        <w:keepLines/>
        <w:numPr>
          <w:ilvl w:val="0"/>
          <w:numId w:val="13"/>
        </w:numPr>
        <w:spacing w:after="0" w:line="240" w:lineRule="auto"/>
        <w:ind w:left="1800"/>
        <w:rPr>
          <w:ins w:id="1291" w:author="Jimmy Duggan" w:date="2015-11-15T19:38:00Z"/>
        </w:rPr>
        <w:pPrChange w:id="1292" w:author="Jimmy Duggan" w:date="2015-11-15T22:45:00Z">
          <w:pPr>
            <w:pStyle w:val="ListParagraph"/>
            <w:keepNext/>
            <w:keepLines/>
            <w:spacing w:after="0" w:line="240" w:lineRule="auto"/>
          </w:pPr>
        </w:pPrChange>
      </w:pPr>
      <w:ins w:id="1293" w:author="Jimmy Duggan" w:date="2015-11-15T19:37:00Z">
        <w:r>
          <w:t>Oce</w:t>
        </w:r>
      </w:ins>
      <w:ins w:id="1294" w:author="Jimmy Duggan" w:date="2015-11-15T19:38:00Z">
        <w:r>
          <w:t>ania</w:t>
        </w:r>
      </w:ins>
    </w:p>
    <w:p w:rsidR="005E33EA" w:rsidRDefault="005E33EA" w:rsidP="005D60DE">
      <w:pPr>
        <w:pStyle w:val="ListParagraph"/>
        <w:keepNext/>
        <w:keepLines/>
        <w:numPr>
          <w:ilvl w:val="0"/>
          <w:numId w:val="13"/>
        </w:numPr>
        <w:spacing w:after="0" w:line="240" w:lineRule="auto"/>
        <w:ind w:left="1800"/>
        <w:rPr>
          <w:ins w:id="1295" w:author="Jimmy Duggan" w:date="2015-11-15T19:38:00Z"/>
        </w:rPr>
        <w:pPrChange w:id="1296" w:author="Jimmy Duggan" w:date="2015-11-15T22:45:00Z">
          <w:pPr>
            <w:pStyle w:val="ListParagraph"/>
            <w:keepNext/>
            <w:keepLines/>
            <w:spacing w:after="0" w:line="240" w:lineRule="auto"/>
          </w:pPr>
        </w:pPrChange>
      </w:pPr>
      <w:ins w:id="1297" w:author="Jimmy Duggan" w:date="2015-11-15T19:38:00Z">
        <w:r>
          <w:t>North America</w:t>
        </w:r>
      </w:ins>
    </w:p>
    <w:p w:rsidR="005E33EA" w:rsidRDefault="005E33EA" w:rsidP="005D60DE">
      <w:pPr>
        <w:pStyle w:val="ListParagraph"/>
        <w:keepNext/>
        <w:keepLines/>
        <w:numPr>
          <w:ilvl w:val="0"/>
          <w:numId w:val="13"/>
        </w:numPr>
        <w:spacing w:after="0" w:line="240" w:lineRule="auto"/>
        <w:ind w:left="1800"/>
        <w:rPr>
          <w:ins w:id="1298" w:author="Jimmy Duggan" w:date="2015-11-15T19:36:00Z"/>
        </w:rPr>
        <w:pPrChange w:id="1299" w:author="Jimmy Duggan" w:date="2015-11-15T22:45:00Z">
          <w:pPr>
            <w:pStyle w:val="ListParagraph"/>
            <w:keepNext/>
            <w:keepLines/>
            <w:spacing w:after="0" w:line="240" w:lineRule="auto"/>
          </w:pPr>
        </w:pPrChange>
      </w:pPr>
      <w:ins w:id="1300" w:author="Jimmy Duggan" w:date="2015-11-15T19:38:00Z">
        <w:r>
          <w:t>The Cari</w:t>
        </w:r>
      </w:ins>
      <w:ins w:id="1301" w:author="Jimmy Duggan" w:date="2015-11-15T19:39:00Z">
        <w:r>
          <w:t>bbean</w:t>
        </w:r>
      </w:ins>
    </w:p>
    <w:p w:rsidR="005E33EA" w:rsidRPr="0084672C" w:rsidRDefault="005E33EA" w:rsidP="005D60DE">
      <w:pPr>
        <w:pStyle w:val="ListParagraph"/>
        <w:keepNext/>
        <w:keepLines/>
        <w:spacing w:after="0" w:line="240" w:lineRule="auto"/>
        <w:ind w:left="1800"/>
        <w:pPrChange w:id="1302" w:author="Jimmy Duggan" w:date="2015-11-15T22:45:00Z">
          <w:pPr>
            <w:keepNext/>
            <w:keepLines/>
          </w:pPr>
        </w:pPrChange>
      </w:pPr>
    </w:p>
    <w:p w:rsidR="002C6ED4" w:rsidRPr="00B524B5" w:rsidRDefault="002C6ED4" w:rsidP="005D60DE">
      <w:pPr>
        <w:pStyle w:val="Heading2"/>
        <w:pPrChange w:id="1303" w:author="Jimmy Duggan" w:date="2015-11-15T22:45:00Z">
          <w:pPr>
            <w:pStyle w:val="Heading2"/>
          </w:pPr>
        </w:pPrChange>
      </w:pPr>
      <w:bookmarkStart w:id="1304" w:name="_Toc435391038"/>
      <w:r>
        <w:t>Data Access Layer Overview</w:t>
      </w:r>
      <w:bookmarkEnd w:id="1304"/>
    </w:p>
    <w:p w:rsidR="002C6ED4" w:rsidRPr="00B524B5" w:rsidRDefault="002C6ED4" w:rsidP="00282662">
      <w:pPr>
        <w:keepNext/>
        <w:keepLines/>
        <w:pPrChange w:id="1305" w:author="Jimmy Duggan" w:date="2015-11-15T18:48:00Z">
          <w:pPr/>
        </w:pPrChange>
      </w:pPr>
    </w:p>
    <w:sectPr w:rsidR="002C6ED4" w:rsidRPr="00B524B5" w:rsidSect="0017110C">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6F50" w:rsidRDefault="00006F50" w:rsidP="0017110C">
      <w:r>
        <w:separator/>
      </w:r>
    </w:p>
  </w:endnote>
  <w:endnote w:type="continuationSeparator" w:id="0">
    <w:p w:rsidR="00006F50" w:rsidRDefault="00006F50" w:rsidP="001711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020E" w:rsidRDefault="0096020E" w:rsidP="0017110C">
    <w:pPr>
      <w:rPr>
        <w:snapToGrid w:val="0"/>
      </w:rPr>
    </w:pPr>
    <w:r>
      <w:rPr>
        <w:noProof/>
      </w:rPr>
      <w:pict>
        <v:line id="Line 8" o:spid="_x0000_s2051"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8.25pt" to="471.7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"/>
      </w:pict>
    </w:r>
  </w:p>
  <w:p w:rsidR="0096020E" w:rsidRPr="00515BB6" w:rsidRDefault="0096020E" w:rsidP="0017110C">
    <w:r w:rsidRPr="00515BB6">
      <w:rPr>
        <w:snapToGrid w:val="0"/>
      </w:rPr>
      <w:t xml:space="preserve"> </w:t>
    </w:r>
    <w:r w:rsidRPr="00515BB6">
      <w:rPr>
        <w:snapToGrid w:val="0"/>
      </w:rPr>
      <w:fldChar w:fldCharType="begin"/>
    </w:r>
    <w:r w:rsidRPr="00515BB6">
      <w:rPr>
        <w:snapToGrid w:val="0"/>
      </w:rPr>
      <w:instrText xml:space="preserve"> DATE \@ "M/d/yyyy" </w:instrText>
    </w:r>
    <w:r w:rsidRPr="00515BB6">
      <w:rPr>
        <w:snapToGrid w:val="0"/>
      </w:rPr>
      <w:fldChar w:fldCharType="separate"/>
    </w:r>
    <w:ins w:id="136" w:author="Jimmy Duggan" w:date="2015-11-15T18:46:00Z">
      <w:r>
        <w:rPr>
          <w:noProof/>
          <w:snapToGrid w:val="0"/>
        </w:rPr>
        <w:t>11/15/2015</w:t>
      </w:r>
    </w:ins>
    <w:del w:id="137" w:author="Jimmy Duggan" w:date="2015-11-15T18:46:00Z">
      <w:r w:rsidDel="00282662">
        <w:rPr>
          <w:noProof/>
          <w:snapToGrid w:val="0"/>
        </w:rPr>
        <w:delText>11/14/2015</w:delText>
      </w:r>
    </w:del>
    <w:r w:rsidRPr="00515BB6">
      <w:rPr>
        <w:snapToGrid w:val="0"/>
      </w:rPr>
      <w:fldChar w:fldCharType="end"/>
    </w:r>
    <w:r w:rsidRPr="00515BB6">
      <w:rPr>
        <w:snapToGrid w:val="0"/>
      </w:rPr>
      <w:tab/>
    </w:r>
    <w:r w:rsidRPr="00515BB6">
      <w:rPr>
        <w:snapToGrid w:val="0"/>
      </w:rPr>
      <w:fldChar w:fldCharType="begin"/>
    </w:r>
    <w:r w:rsidRPr="00515BB6">
      <w:rPr>
        <w:snapToGrid w:val="0"/>
      </w:rPr>
      <w:instrText xml:space="preserve"> TIME \@ "h:mm:ss am/pm" </w:instrText>
    </w:r>
    <w:r w:rsidRPr="00515BB6">
      <w:rPr>
        <w:snapToGrid w:val="0"/>
      </w:rPr>
      <w:fldChar w:fldCharType="separate"/>
    </w:r>
    <w:ins w:id="138" w:author="Jimmy Duggan" w:date="2015-11-15T18:46:00Z">
      <w:r>
        <w:rPr>
          <w:noProof/>
          <w:snapToGrid w:val="0"/>
        </w:rPr>
        <w:t>6:46:36 PM</w:t>
      </w:r>
    </w:ins>
    <w:del w:id="139" w:author="Jimmy Duggan" w:date="2015-11-15T18:46:00Z">
      <w:r w:rsidDel="00282662">
        <w:rPr>
          <w:noProof/>
          <w:snapToGrid w:val="0"/>
        </w:rPr>
        <w:delText>2:23:32 PM</w:delText>
      </w:r>
    </w:del>
    <w:r w:rsidRPr="00515BB6">
      <w:rPr>
        <w:snapToGrid w:val="0"/>
      </w:rPr>
      <w:fldChar w:fldCharType="end"/>
    </w:r>
    <w:r w:rsidRPr="00515BB6">
      <w:rPr>
        <w:snapToGrid w:val="0"/>
      </w:rPr>
      <w:t xml:space="preserve">            </w:t>
    </w:r>
    <w:r w:rsidRPr="00515BB6">
      <w:rPr>
        <w:rStyle w:val="PageNumber"/>
      </w:rPr>
      <w:tab/>
    </w:r>
    <w:r w:rsidRPr="00515BB6">
      <w:rPr>
        <w:rStyle w:val="PageNumber"/>
      </w:rPr>
      <w:tab/>
    </w:r>
    <w:r w:rsidRPr="00515BB6">
      <w:rPr>
        <w:rStyle w:val="PageNumber"/>
      </w:rPr>
      <w:tab/>
    </w:r>
    <w:r>
      <w:rPr>
        <w:rStyle w:val="PageNumber"/>
      </w:rPr>
      <w:tab/>
    </w:r>
    <w:r>
      <w:rPr>
        <w:rStyle w:val="PageNumber"/>
      </w:rPr>
      <w:tab/>
    </w:r>
    <w:r>
      <w:rPr>
        <w:rStyle w:val="PageNumber"/>
      </w:rPr>
      <w:tab/>
    </w:r>
    <w:r>
      <w:rPr>
        <w:rStyle w:val="PageNumber"/>
      </w:rPr>
      <w:tab/>
    </w:r>
    <w:r>
      <w:rPr>
        <w:rStyle w:val="PageNumber"/>
      </w:rPr>
      <w:tab/>
      <w:t xml:space="preserve">         </w:t>
    </w:r>
    <w:r w:rsidRPr="00515BB6">
      <w:rPr>
        <w:rStyle w:val="PageNumber"/>
      </w:rPr>
      <w:fldChar w:fldCharType="begin"/>
    </w:r>
    <w:r w:rsidRPr="00515BB6">
      <w:rPr>
        <w:rStyle w:val="PageNumber"/>
      </w:rPr>
      <w:instrText xml:space="preserve"> PAGE   \* MERGEFORMAT </w:instrText>
    </w:r>
    <w:r w:rsidRPr="00515BB6">
      <w:rPr>
        <w:rStyle w:val="PageNumber"/>
      </w:rPr>
      <w:fldChar w:fldCharType="separate"/>
    </w:r>
    <w:r w:rsidR="00CB1294">
      <w:rPr>
        <w:rStyle w:val="PageNumber"/>
        <w:noProof/>
      </w:rPr>
      <w:t>i</w:t>
    </w:r>
    <w:r w:rsidRPr="00515BB6">
      <w:rPr>
        <w:rStyle w:val="PageNumber"/>
        <w:noProof/>
      </w:rPr>
      <w:fldChar w:fldCharType="end"/>
    </w:r>
    <w:r w:rsidRPr="00515BB6">
      <w:rPr>
        <w:rStyle w:val="PageNumber"/>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020E" w:rsidRDefault="0096020E" w:rsidP="0017110C">
    <w:pPr>
      <w:rPr>
        <w:snapToGrid w:val="0"/>
      </w:rPr>
    </w:pPr>
    <w:r>
      <w:rPr>
        <w:noProof/>
      </w:rPr>
      <w:pict>
        <v:line id="_x0000_s2049"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8.25pt" to="471.7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d+aEgIAACgEAAAOAAAAZHJzL2Uyb0RvYy54bWysU8GO2jAQvVfqP1i+QxI20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"/>
      </w:pict>
    </w:r>
  </w:p>
  <w:p w:rsidR="0096020E" w:rsidRPr="0017110C" w:rsidRDefault="0096020E" w:rsidP="0017110C">
    <w:r w:rsidRPr="00515BB6">
      <w:rPr>
        <w:snapToGrid w:val="0"/>
      </w:rPr>
      <w:t xml:space="preserve"> </w:t>
    </w:r>
    <w:r w:rsidRPr="00515BB6">
      <w:rPr>
        <w:snapToGrid w:val="0"/>
      </w:rPr>
      <w:fldChar w:fldCharType="begin"/>
    </w:r>
    <w:r w:rsidRPr="00515BB6">
      <w:rPr>
        <w:snapToGrid w:val="0"/>
      </w:rPr>
      <w:instrText xml:space="preserve"> DATE \@ "M/d/yyyy" </w:instrText>
    </w:r>
    <w:r w:rsidRPr="00515BB6">
      <w:rPr>
        <w:snapToGrid w:val="0"/>
      </w:rPr>
      <w:fldChar w:fldCharType="separate"/>
    </w:r>
    <w:ins w:id="140" w:author="Jimmy Duggan" w:date="2015-11-15T18:46:00Z">
      <w:r>
        <w:rPr>
          <w:noProof/>
          <w:snapToGrid w:val="0"/>
        </w:rPr>
        <w:t>11/15/2015</w:t>
      </w:r>
    </w:ins>
    <w:del w:id="141" w:author="Jimmy Duggan" w:date="2015-11-15T18:46:00Z">
      <w:r w:rsidDel="00282662">
        <w:rPr>
          <w:noProof/>
          <w:snapToGrid w:val="0"/>
        </w:rPr>
        <w:delText>11/14/2015</w:delText>
      </w:r>
    </w:del>
    <w:r w:rsidRPr="00515BB6">
      <w:rPr>
        <w:snapToGrid w:val="0"/>
      </w:rPr>
      <w:fldChar w:fldCharType="end"/>
    </w:r>
    <w:r w:rsidRPr="00515BB6">
      <w:rPr>
        <w:snapToGrid w:val="0"/>
      </w:rPr>
      <w:tab/>
    </w:r>
    <w:r w:rsidRPr="00515BB6">
      <w:rPr>
        <w:snapToGrid w:val="0"/>
      </w:rPr>
      <w:fldChar w:fldCharType="begin"/>
    </w:r>
    <w:r w:rsidRPr="00515BB6">
      <w:rPr>
        <w:snapToGrid w:val="0"/>
      </w:rPr>
      <w:instrText xml:space="preserve"> TIME \@ "h:mm:ss am/pm" </w:instrText>
    </w:r>
    <w:r w:rsidRPr="00515BB6">
      <w:rPr>
        <w:snapToGrid w:val="0"/>
      </w:rPr>
      <w:fldChar w:fldCharType="separate"/>
    </w:r>
    <w:ins w:id="142" w:author="Jimmy Duggan" w:date="2015-11-15T18:46:00Z">
      <w:r>
        <w:rPr>
          <w:noProof/>
          <w:snapToGrid w:val="0"/>
        </w:rPr>
        <w:t>6:46:36 PM</w:t>
      </w:r>
    </w:ins>
    <w:del w:id="143" w:author="Jimmy Duggan" w:date="2015-11-15T18:46:00Z">
      <w:r w:rsidDel="00282662">
        <w:rPr>
          <w:noProof/>
          <w:snapToGrid w:val="0"/>
        </w:rPr>
        <w:delText>2:23:32 PM</w:delText>
      </w:r>
    </w:del>
    <w:r w:rsidRPr="00515BB6">
      <w:rPr>
        <w:snapToGrid w:val="0"/>
      </w:rPr>
      <w:fldChar w:fldCharType="end"/>
    </w:r>
    <w:r w:rsidRPr="00515BB6">
      <w:rPr>
        <w:snapToGrid w:val="0"/>
      </w:rPr>
      <w:t xml:space="preserve">            </w:t>
    </w:r>
    <w:r w:rsidRPr="00515BB6">
      <w:rPr>
        <w:rStyle w:val="PageNumber"/>
      </w:rPr>
      <w:tab/>
    </w:r>
    <w:r w:rsidRPr="00515BB6">
      <w:rPr>
        <w:rStyle w:val="PageNumber"/>
      </w:rPr>
      <w:tab/>
    </w:r>
    <w:r w:rsidRPr="00515BB6">
      <w:rPr>
        <w:rStyle w:val="PageNumber"/>
      </w:rPr>
      <w:tab/>
    </w:r>
    <w:r>
      <w:rPr>
        <w:rStyle w:val="PageNumber"/>
      </w:rPr>
      <w:tab/>
    </w:r>
    <w:r>
      <w:rPr>
        <w:rStyle w:val="PageNumber"/>
      </w:rPr>
      <w:tab/>
    </w:r>
    <w:r>
      <w:rPr>
        <w:rStyle w:val="PageNumber"/>
      </w:rPr>
      <w:tab/>
    </w:r>
    <w:r>
      <w:rPr>
        <w:rStyle w:val="PageNumber"/>
      </w:rPr>
      <w:tab/>
    </w:r>
    <w:r>
      <w:rPr>
        <w:rStyle w:val="PageNumber"/>
      </w:rPr>
      <w:tab/>
      <w:t xml:space="preserve">         </w:t>
    </w:r>
    <w:r w:rsidRPr="00515BB6">
      <w:rPr>
        <w:rStyle w:val="PageNumber"/>
      </w:rPr>
      <w:fldChar w:fldCharType="begin"/>
    </w:r>
    <w:r w:rsidRPr="00515BB6">
      <w:rPr>
        <w:rStyle w:val="PageNumber"/>
      </w:rPr>
      <w:instrText xml:space="preserve"> PAGE   \* MERGEFORMAT </w:instrText>
    </w:r>
    <w:r w:rsidRPr="00515BB6">
      <w:rPr>
        <w:rStyle w:val="PageNumber"/>
      </w:rPr>
      <w:fldChar w:fldCharType="separate"/>
    </w:r>
    <w:r w:rsidR="00CB1294">
      <w:rPr>
        <w:rStyle w:val="PageNumber"/>
        <w:noProof/>
      </w:rPr>
      <w:t xml:space="preserve"> </w:t>
    </w:r>
    <w:r w:rsidRPr="00515BB6">
      <w:rPr>
        <w:rStyle w:val="PageNumbe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6F50" w:rsidRDefault="00006F50" w:rsidP="0017110C">
      <w:r>
        <w:separator/>
      </w:r>
    </w:p>
  </w:footnote>
  <w:footnote w:type="continuationSeparator" w:id="0">
    <w:p w:rsidR="00006F50" w:rsidRDefault="00006F50" w:rsidP="0017110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020E" w:rsidRPr="00515BB6" w:rsidRDefault="0096020E" w:rsidP="0017110C">
    <w:pPr>
      <w:pStyle w:val="Header"/>
    </w:pPr>
    <w:r>
      <w:rPr>
        <w:b/>
        <w:noProof/>
      </w:rPr>
      <w:pict>
        <v:line id="Line 7" o:spid="_x0000_s2052"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4.25pt" to="478.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VLbEg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"/>
      </w:pict>
    </w:r>
    <w:r w:rsidRPr="00515BB6">
      <w:t>Software Design Specification</w:t>
    </w:r>
  </w:p>
  <w:p w:rsidR="0096020E" w:rsidRDefault="0096020E" w:rsidP="0017110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020E" w:rsidRPr="00515BB6" w:rsidRDefault="0096020E" w:rsidP="0017110C">
    <w:pPr>
      <w:pStyle w:val="Header"/>
    </w:pPr>
    <w:r>
      <w:rPr>
        <w:b/>
        <w:noProof/>
      </w:rPr>
      <w:pict>
        <v:line id="_x0000_s2050"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4.25pt" to="478.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r3oEg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"/>
      </w:pict>
    </w:r>
    <w:r w:rsidRPr="00515BB6">
      <w:t>Software Design Specification</w:t>
    </w:r>
  </w:p>
  <w:p w:rsidR="0096020E" w:rsidRDefault="0096020E" w:rsidP="0017110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4A6772"/>
    <w:multiLevelType w:val="hybridMultilevel"/>
    <w:tmpl w:val="783060F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130C5A68"/>
    <w:multiLevelType w:val="hybridMultilevel"/>
    <w:tmpl w:val="FD1A6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ACF2CD6"/>
    <w:multiLevelType w:val="hybridMultilevel"/>
    <w:tmpl w:val="AB6CCE9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nsid w:val="242E376E"/>
    <w:multiLevelType w:val="hybridMultilevel"/>
    <w:tmpl w:val="6B2E42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9EE5CB9"/>
    <w:multiLevelType w:val="hybridMultilevel"/>
    <w:tmpl w:val="61ECF2E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503D756E"/>
    <w:multiLevelType w:val="multilevel"/>
    <w:tmpl w:val="A99EA11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54701528"/>
    <w:multiLevelType w:val="multilevel"/>
    <w:tmpl w:val="6020183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nsid w:val="5A3D118B"/>
    <w:multiLevelType w:val="hybridMultilevel"/>
    <w:tmpl w:val="4EBAAA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6B2362E1"/>
    <w:multiLevelType w:val="multilevel"/>
    <w:tmpl w:val="4146A54A"/>
    <w:lvl w:ilvl="0">
      <w:start w:val="1"/>
      <w:numFmt w:val="decimal"/>
      <w:lvlText w:val="%1."/>
      <w:lvlJc w:val="left"/>
      <w:pPr>
        <w:ind w:left="720" w:hanging="360"/>
      </w:pPr>
      <w:rPr>
        <w:rFonts w:hint="default"/>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nsid w:val="6F14153B"/>
    <w:multiLevelType w:val="hybridMultilevel"/>
    <w:tmpl w:val="4B7C4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0926317"/>
    <w:multiLevelType w:val="hybridMultilevel"/>
    <w:tmpl w:val="741A742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733451DB"/>
    <w:multiLevelType w:val="hybridMultilevel"/>
    <w:tmpl w:val="05BA318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7C7C695B"/>
    <w:multiLevelType w:val="hybridMultilevel"/>
    <w:tmpl w:val="0DE0AFF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6"/>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9"/>
  </w:num>
  <w:num w:numId="5">
    <w:abstractNumId w:val="1"/>
  </w:num>
  <w:num w:numId="6">
    <w:abstractNumId w:val="3"/>
  </w:num>
  <w:num w:numId="7">
    <w:abstractNumId w:val="4"/>
  </w:num>
  <w:num w:numId="8">
    <w:abstractNumId w:val="10"/>
  </w:num>
  <w:num w:numId="9">
    <w:abstractNumId w:val="8"/>
  </w:num>
  <w:num w:numId="10">
    <w:abstractNumId w:val="0"/>
  </w:num>
  <w:num w:numId="11">
    <w:abstractNumId w:val="7"/>
  </w:num>
  <w:num w:numId="12">
    <w:abstractNumId w:val="5"/>
  </w:num>
  <w:num w:numId="13">
    <w:abstractNumId w:val="12"/>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trackRevisions/>
  <w:defaultTabStop w:val="720"/>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515BB6"/>
    <w:rsid w:val="00006F50"/>
    <w:rsid w:val="00035256"/>
    <w:rsid w:val="0003781E"/>
    <w:rsid w:val="0007275F"/>
    <w:rsid w:val="000F7F35"/>
    <w:rsid w:val="001670D1"/>
    <w:rsid w:val="0017110C"/>
    <w:rsid w:val="00171C09"/>
    <w:rsid w:val="00173E55"/>
    <w:rsid w:val="00185338"/>
    <w:rsid w:val="001A383F"/>
    <w:rsid w:val="001A5281"/>
    <w:rsid w:val="001B00C4"/>
    <w:rsid w:val="001C1550"/>
    <w:rsid w:val="00282662"/>
    <w:rsid w:val="00283B8A"/>
    <w:rsid w:val="00287C9A"/>
    <w:rsid w:val="002B1A88"/>
    <w:rsid w:val="002C6ED4"/>
    <w:rsid w:val="002E78FD"/>
    <w:rsid w:val="002F2E05"/>
    <w:rsid w:val="002F67C1"/>
    <w:rsid w:val="003868C2"/>
    <w:rsid w:val="004207E5"/>
    <w:rsid w:val="00491329"/>
    <w:rsid w:val="004B61A3"/>
    <w:rsid w:val="00515BB6"/>
    <w:rsid w:val="00541555"/>
    <w:rsid w:val="005A781D"/>
    <w:rsid w:val="005D60DE"/>
    <w:rsid w:val="005E33EA"/>
    <w:rsid w:val="005E7C1F"/>
    <w:rsid w:val="006401A4"/>
    <w:rsid w:val="00685161"/>
    <w:rsid w:val="00721908"/>
    <w:rsid w:val="0078229C"/>
    <w:rsid w:val="007F09D4"/>
    <w:rsid w:val="00831F49"/>
    <w:rsid w:val="0084672C"/>
    <w:rsid w:val="008D41D6"/>
    <w:rsid w:val="00906EB1"/>
    <w:rsid w:val="00931549"/>
    <w:rsid w:val="0096020E"/>
    <w:rsid w:val="009721F8"/>
    <w:rsid w:val="00A27D82"/>
    <w:rsid w:val="00AD06D0"/>
    <w:rsid w:val="00B50D54"/>
    <w:rsid w:val="00B524B5"/>
    <w:rsid w:val="00BD3375"/>
    <w:rsid w:val="00C30229"/>
    <w:rsid w:val="00C441FA"/>
    <w:rsid w:val="00C669B4"/>
    <w:rsid w:val="00C80C83"/>
    <w:rsid w:val="00C97EF9"/>
    <w:rsid w:val="00CB1294"/>
    <w:rsid w:val="00CC2697"/>
    <w:rsid w:val="00D51F37"/>
    <w:rsid w:val="00E90171"/>
    <w:rsid w:val="00EA2092"/>
    <w:rsid w:val="00EA28CA"/>
    <w:rsid w:val="00F76F5E"/>
    <w:rsid w:val="00FE41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110C"/>
    <w:rPr>
      <w:rFonts w:ascii="Times New Roman" w:hAnsi="Times New Roman" w:cs="Times New Roman"/>
      <w:sz w:val="24"/>
      <w:szCs w:val="24"/>
    </w:rPr>
  </w:style>
  <w:style w:type="paragraph" w:styleId="Heading1">
    <w:name w:val="heading 1"/>
    <w:basedOn w:val="Normal"/>
    <w:next w:val="Normal"/>
    <w:link w:val="Heading1Char"/>
    <w:uiPriority w:val="9"/>
    <w:qFormat/>
    <w:rsid w:val="005A781D"/>
    <w:pPr>
      <w:keepNext/>
      <w:keepLines/>
      <w:numPr>
        <w:numId w:val="12"/>
      </w:numPr>
      <w:spacing w:before="480" w:after="0"/>
      <w:outlineLvl w:val="0"/>
    </w:pPr>
    <w:rPr>
      <w:rFonts w:asciiTheme="majorHAnsi" w:eastAsiaTheme="majorEastAsia" w:hAnsiTheme="majorHAnsi" w:cstheme="majorBidi"/>
      <w:b/>
      <w:bCs/>
      <w:color w:val="365F91" w:themeColor="accent1" w:themeShade="BF"/>
      <w:sz w:val="36"/>
      <w:szCs w:val="36"/>
    </w:rPr>
  </w:style>
  <w:style w:type="paragraph" w:styleId="Heading2">
    <w:name w:val="heading 2"/>
    <w:basedOn w:val="Normal"/>
    <w:next w:val="Normal"/>
    <w:link w:val="Heading2Char"/>
    <w:uiPriority w:val="9"/>
    <w:unhideWhenUsed/>
    <w:qFormat/>
    <w:rsid w:val="0017110C"/>
    <w:pPr>
      <w:keepNext/>
      <w:keepLines/>
      <w:numPr>
        <w:ilvl w:val="1"/>
        <w:numId w:val="12"/>
      </w:numPr>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Normal"/>
    <w:link w:val="Heading3Char"/>
    <w:uiPriority w:val="9"/>
    <w:unhideWhenUsed/>
    <w:qFormat/>
    <w:rsid w:val="00282662"/>
    <w:pPr>
      <w:numPr>
        <w:ilvl w:val="2"/>
        <w:numId w:val="12"/>
      </w:numPr>
      <w:spacing w:before="120" w:after="0" w:line="360" w:lineRule="auto"/>
      <w:contextualSpacing/>
      <w:outlineLvl w:val="2"/>
    </w:pPr>
    <w:rPr>
      <w:rFonts w:asciiTheme="majorHAnsi" w:eastAsiaTheme="majorEastAsia" w:hAnsiTheme="majorHAnsi" w:cstheme="majorBidi"/>
      <w:b/>
      <w:bCs/>
    </w:rPr>
  </w:style>
  <w:style w:type="paragraph" w:styleId="Heading4">
    <w:name w:val="heading 4"/>
    <w:basedOn w:val="Heading3"/>
    <w:next w:val="Normal"/>
    <w:link w:val="Heading4Char"/>
    <w:uiPriority w:val="9"/>
    <w:unhideWhenUsed/>
    <w:qFormat/>
    <w:rsid w:val="00287C9A"/>
    <w:pPr>
      <w:numPr>
        <w:ilvl w:val="3"/>
      </w:numPr>
      <w:ind w:left="630" w:hanging="630"/>
      <w:outlineLvl w:val="3"/>
    </w:pPr>
    <w:rPr>
      <w:b w:val="0"/>
      <w:i/>
    </w:rPr>
  </w:style>
  <w:style w:type="paragraph" w:styleId="Heading5">
    <w:name w:val="heading 5"/>
    <w:basedOn w:val="Normal"/>
    <w:next w:val="Normal"/>
    <w:link w:val="Heading5Char"/>
    <w:uiPriority w:val="9"/>
    <w:semiHidden/>
    <w:unhideWhenUsed/>
    <w:qFormat/>
    <w:rsid w:val="0017110C"/>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7110C"/>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7110C"/>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110C"/>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110C"/>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5BB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515BB6"/>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515BB6"/>
    <w:pPr>
      <w:numPr>
        <w:ilvl w:val="1"/>
      </w:numPr>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515BB6"/>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515B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5BB6"/>
    <w:rPr>
      <w:rFonts w:ascii="Tahoma" w:hAnsi="Tahoma" w:cs="Tahoma"/>
      <w:sz w:val="16"/>
      <w:szCs w:val="16"/>
    </w:rPr>
  </w:style>
  <w:style w:type="character" w:customStyle="1" w:styleId="Heading1Char">
    <w:name w:val="Heading 1 Char"/>
    <w:basedOn w:val="DefaultParagraphFont"/>
    <w:link w:val="Heading1"/>
    <w:uiPriority w:val="9"/>
    <w:rsid w:val="005A781D"/>
    <w:rPr>
      <w:rFonts w:asciiTheme="majorHAnsi" w:eastAsiaTheme="majorEastAsia" w:hAnsiTheme="majorHAnsi" w:cstheme="majorBidi"/>
      <w:b/>
      <w:bCs/>
      <w:color w:val="365F91" w:themeColor="accent1" w:themeShade="BF"/>
      <w:sz w:val="36"/>
      <w:szCs w:val="36"/>
    </w:rPr>
  </w:style>
  <w:style w:type="paragraph" w:customStyle="1" w:styleId="BodyText1">
    <w:name w:val="Body Text 1"/>
    <w:basedOn w:val="BodyText2"/>
    <w:rsid w:val="00515BB6"/>
    <w:pPr>
      <w:spacing w:line="240" w:lineRule="auto"/>
    </w:pPr>
    <w:rPr>
      <w:rFonts w:eastAsia="Times New Roman"/>
    </w:rPr>
  </w:style>
  <w:style w:type="paragraph" w:customStyle="1" w:styleId="TableHeading">
    <w:name w:val="Table Heading"/>
    <w:basedOn w:val="BodyText2"/>
    <w:rsid w:val="00515BB6"/>
    <w:pPr>
      <w:spacing w:line="240" w:lineRule="auto"/>
    </w:pPr>
    <w:rPr>
      <w:rFonts w:ascii="Arial Narrow" w:eastAsia="Times New Roman" w:hAnsi="Arial Narrow"/>
      <w:b/>
      <w:bCs/>
    </w:rPr>
  </w:style>
  <w:style w:type="paragraph" w:styleId="BodyText2">
    <w:name w:val="Body Text 2"/>
    <w:basedOn w:val="Normal"/>
    <w:link w:val="BodyText2Char"/>
    <w:uiPriority w:val="99"/>
    <w:semiHidden/>
    <w:unhideWhenUsed/>
    <w:rsid w:val="00515BB6"/>
    <w:pPr>
      <w:spacing w:after="120" w:line="480" w:lineRule="auto"/>
    </w:pPr>
  </w:style>
  <w:style w:type="character" w:customStyle="1" w:styleId="BodyText2Char">
    <w:name w:val="Body Text 2 Char"/>
    <w:basedOn w:val="DefaultParagraphFont"/>
    <w:link w:val="BodyText2"/>
    <w:uiPriority w:val="99"/>
    <w:semiHidden/>
    <w:rsid w:val="00515BB6"/>
  </w:style>
  <w:style w:type="paragraph" w:styleId="Header">
    <w:name w:val="header"/>
    <w:basedOn w:val="Normal"/>
    <w:link w:val="HeaderChar"/>
    <w:uiPriority w:val="99"/>
    <w:unhideWhenUsed/>
    <w:rsid w:val="00515B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5BB6"/>
  </w:style>
  <w:style w:type="paragraph" w:styleId="Footer">
    <w:name w:val="footer"/>
    <w:basedOn w:val="Normal"/>
    <w:link w:val="FooterChar"/>
    <w:uiPriority w:val="99"/>
    <w:unhideWhenUsed/>
    <w:rsid w:val="00515B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5BB6"/>
  </w:style>
  <w:style w:type="character" w:styleId="PageNumber">
    <w:name w:val="page number"/>
    <w:basedOn w:val="DefaultParagraphFont"/>
    <w:rsid w:val="00515BB6"/>
  </w:style>
  <w:style w:type="paragraph" w:styleId="TOCHeading">
    <w:name w:val="TOC Heading"/>
    <w:basedOn w:val="Heading1"/>
    <w:next w:val="Normal"/>
    <w:uiPriority w:val="39"/>
    <w:unhideWhenUsed/>
    <w:qFormat/>
    <w:rsid w:val="00515BB6"/>
    <w:pPr>
      <w:outlineLvl w:val="9"/>
    </w:pPr>
    <w:rPr>
      <w:sz w:val="28"/>
      <w:szCs w:val="28"/>
      <w:lang w:eastAsia="ja-JP"/>
    </w:rPr>
  </w:style>
  <w:style w:type="paragraph" w:styleId="TOC1">
    <w:name w:val="toc 1"/>
    <w:basedOn w:val="Normal"/>
    <w:next w:val="Normal"/>
    <w:autoRedefine/>
    <w:uiPriority w:val="39"/>
    <w:unhideWhenUsed/>
    <w:rsid w:val="00515BB6"/>
    <w:pPr>
      <w:spacing w:after="100"/>
    </w:pPr>
  </w:style>
  <w:style w:type="character" w:styleId="Hyperlink">
    <w:name w:val="Hyperlink"/>
    <w:basedOn w:val="DefaultParagraphFont"/>
    <w:uiPriority w:val="99"/>
    <w:unhideWhenUsed/>
    <w:rsid w:val="00515BB6"/>
    <w:rPr>
      <w:color w:val="0000FF" w:themeColor="hyperlink"/>
      <w:u w:val="single"/>
    </w:rPr>
  </w:style>
  <w:style w:type="character" w:customStyle="1" w:styleId="Heading2Char">
    <w:name w:val="Heading 2 Char"/>
    <w:basedOn w:val="DefaultParagraphFont"/>
    <w:link w:val="Heading2"/>
    <w:uiPriority w:val="9"/>
    <w:rsid w:val="0017110C"/>
    <w:rPr>
      <w:rFonts w:asciiTheme="majorHAnsi" w:eastAsiaTheme="majorEastAsia" w:hAnsiTheme="majorHAnsi" w:cstheme="majorBidi"/>
      <w:b/>
      <w:bCs/>
      <w:color w:val="4F81BD" w:themeColor="accent1"/>
      <w:sz w:val="28"/>
      <w:szCs w:val="28"/>
    </w:rPr>
  </w:style>
  <w:style w:type="character" w:customStyle="1" w:styleId="Heading3Char">
    <w:name w:val="Heading 3 Char"/>
    <w:basedOn w:val="DefaultParagraphFont"/>
    <w:link w:val="Heading3"/>
    <w:uiPriority w:val="9"/>
    <w:rsid w:val="00282662"/>
    <w:rPr>
      <w:rFonts w:asciiTheme="majorHAnsi" w:eastAsiaTheme="majorEastAsia" w:hAnsiTheme="majorHAnsi" w:cstheme="majorBidi"/>
      <w:b/>
      <w:bCs/>
      <w:sz w:val="24"/>
      <w:szCs w:val="24"/>
    </w:rPr>
  </w:style>
  <w:style w:type="character" w:customStyle="1" w:styleId="Heading4Char">
    <w:name w:val="Heading 4 Char"/>
    <w:basedOn w:val="DefaultParagraphFont"/>
    <w:link w:val="Heading4"/>
    <w:uiPriority w:val="9"/>
    <w:rsid w:val="00287C9A"/>
    <w:rPr>
      <w:rFonts w:asciiTheme="majorHAnsi" w:eastAsiaTheme="majorEastAsia" w:hAnsiTheme="majorHAnsi" w:cstheme="majorBidi"/>
      <w:bCs/>
      <w:i/>
      <w:sz w:val="24"/>
      <w:szCs w:val="24"/>
    </w:rPr>
  </w:style>
  <w:style w:type="character" w:customStyle="1" w:styleId="Heading5Char">
    <w:name w:val="Heading 5 Char"/>
    <w:basedOn w:val="DefaultParagraphFont"/>
    <w:link w:val="Heading5"/>
    <w:uiPriority w:val="9"/>
    <w:semiHidden/>
    <w:rsid w:val="0017110C"/>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17110C"/>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17110C"/>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17110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110C"/>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17110C"/>
    <w:pPr>
      <w:ind w:left="720"/>
      <w:contextualSpacing/>
    </w:pPr>
  </w:style>
  <w:style w:type="table" w:styleId="LightShading-Accent1">
    <w:name w:val="Light Shading Accent 1"/>
    <w:basedOn w:val="TableNormal"/>
    <w:uiPriority w:val="60"/>
    <w:rsid w:val="0017110C"/>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2">
    <w:name w:val="toc 2"/>
    <w:basedOn w:val="Normal"/>
    <w:next w:val="Normal"/>
    <w:autoRedefine/>
    <w:uiPriority w:val="39"/>
    <w:unhideWhenUsed/>
    <w:rsid w:val="001670D1"/>
    <w:pPr>
      <w:spacing w:after="100"/>
      <w:ind w:left="240"/>
    </w:pPr>
  </w:style>
  <w:style w:type="paragraph" w:styleId="TOC3">
    <w:name w:val="toc 3"/>
    <w:basedOn w:val="Normal"/>
    <w:next w:val="Normal"/>
    <w:autoRedefine/>
    <w:uiPriority w:val="39"/>
    <w:unhideWhenUsed/>
    <w:rsid w:val="001670D1"/>
    <w:pPr>
      <w:spacing w:after="100"/>
      <w:ind w:left="480"/>
    </w:pPr>
  </w:style>
  <w:style w:type="character" w:styleId="FollowedHyperlink">
    <w:name w:val="FollowedHyperlink"/>
    <w:basedOn w:val="DefaultParagraphFont"/>
    <w:uiPriority w:val="99"/>
    <w:semiHidden/>
    <w:unhideWhenUsed/>
    <w:rsid w:val="00EA28CA"/>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110C"/>
    <w:rPr>
      <w:rFonts w:ascii="Times New Roman" w:hAnsi="Times New Roman" w:cs="Times New Roman"/>
      <w:sz w:val="24"/>
      <w:szCs w:val="24"/>
    </w:rPr>
  </w:style>
  <w:style w:type="paragraph" w:styleId="Heading1">
    <w:name w:val="heading 1"/>
    <w:basedOn w:val="Normal"/>
    <w:next w:val="Normal"/>
    <w:link w:val="Heading1Char"/>
    <w:uiPriority w:val="9"/>
    <w:qFormat/>
    <w:rsid w:val="005A781D"/>
    <w:pPr>
      <w:keepNext/>
      <w:keepLines/>
      <w:numPr>
        <w:numId w:val="1"/>
      </w:numPr>
      <w:spacing w:before="480" w:after="0"/>
      <w:outlineLvl w:val="0"/>
    </w:pPr>
    <w:rPr>
      <w:rFonts w:asciiTheme="majorHAnsi" w:eastAsiaTheme="majorEastAsia" w:hAnsiTheme="majorHAnsi" w:cstheme="majorBidi"/>
      <w:b/>
      <w:bCs/>
      <w:color w:val="365F91" w:themeColor="accent1" w:themeShade="BF"/>
      <w:sz w:val="36"/>
      <w:szCs w:val="36"/>
    </w:rPr>
  </w:style>
  <w:style w:type="paragraph" w:styleId="Heading2">
    <w:name w:val="heading 2"/>
    <w:basedOn w:val="Normal"/>
    <w:next w:val="Normal"/>
    <w:link w:val="Heading2Char"/>
    <w:uiPriority w:val="9"/>
    <w:unhideWhenUsed/>
    <w:qFormat/>
    <w:rsid w:val="0017110C"/>
    <w:pPr>
      <w:keepNext/>
      <w:keepLines/>
      <w:numPr>
        <w:ilvl w:val="1"/>
        <w:numId w:val="1"/>
      </w:numPr>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Normal"/>
    <w:link w:val="Heading3Char"/>
    <w:uiPriority w:val="9"/>
    <w:unhideWhenUsed/>
    <w:qFormat/>
    <w:rsid w:val="0017110C"/>
    <w:pPr>
      <w:numPr>
        <w:ilvl w:val="2"/>
        <w:numId w:val="1"/>
      </w:numPr>
      <w:spacing w:before="120" w:after="120"/>
      <w:ind w:left="1170" w:hanging="810"/>
      <w:contextualSpacing/>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17110C"/>
    <w:pPr>
      <w:keepNext/>
      <w:keepLines/>
      <w:spacing w:before="200" w:after="0"/>
      <w:ind w:left="864" w:hanging="324"/>
      <w:outlineLvl w:val="3"/>
    </w:pPr>
    <w:rPr>
      <w:rFonts w:asciiTheme="majorHAnsi" w:eastAsiaTheme="majorEastAsia" w:hAnsiTheme="majorHAnsi" w:cstheme="majorBidi"/>
      <w:bCs/>
      <w:i/>
      <w:iCs/>
    </w:rPr>
  </w:style>
  <w:style w:type="paragraph" w:styleId="Heading5">
    <w:name w:val="heading 5"/>
    <w:basedOn w:val="Normal"/>
    <w:next w:val="Normal"/>
    <w:link w:val="Heading5Char"/>
    <w:uiPriority w:val="9"/>
    <w:semiHidden/>
    <w:unhideWhenUsed/>
    <w:qFormat/>
    <w:rsid w:val="0017110C"/>
    <w:pPr>
      <w:keepNext/>
      <w:keepLines/>
      <w:spacing w:before="200" w:after="0"/>
      <w:ind w:left="1008" w:hanging="1008"/>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7110C"/>
    <w:pPr>
      <w:keepNext/>
      <w:keepLines/>
      <w:spacing w:before="200" w:after="0"/>
      <w:ind w:left="1152" w:hanging="1152"/>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7110C"/>
    <w:pPr>
      <w:keepNext/>
      <w:keepLines/>
      <w:spacing w:before="200" w:after="0"/>
      <w:ind w:left="1296" w:hanging="1296"/>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110C"/>
    <w:pPr>
      <w:keepNext/>
      <w:keepLines/>
      <w:spacing w:before="200" w:after="0"/>
      <w:ind w:left="1440" w:hanging="144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110C"/>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5BB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515BB6"/>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515BB6"/>
    <w:pPr>
      <w:numPr>
        <w:ilvl w:val="1"/>
      </w:numPr>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515BB6"/>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515B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5BB6"/>
    <w:rPr>
      <w:rFonts w:ascii="Tahoma" w:hAnsi="Tahoma" w:cs="Tahoma"/>
      <w:sz w:val="16"/>
      <w:szCs w:val="16"/>
    </w:rPr>
  </w:style>
  <w:style w:type="character" w:customStyle="1" w:styleId="Heading1Char">
    <w:name w:val="Heading 1 Char"/>
    <w:basedOn w:val="DefaultParagraphFont"/>
    <w:link w:val="Heading1"/>
    <w:uiPriority w:val="9"/>
    <w:rsid w:val="005A781D"/>
    <w:rPr>
      <w:rFonts w:asciiTheme="majorHAnsi" w:eastAsiaTheme="majorEastAsia" w:hAnsiTheme="majorHAnsi" w:cstheme="majorBidi"/>
      <w:b/>
      <w:bCs/>
      <w:color w:val="365F91" w:themeColor="accent1" w:themeShade="BF"/>
      <w:sz w:val="36"/>
      <w:szCs w:val="36"/>
    </w:rPr>
  </w:style>
  <w:style w:type="paragraph" w:customStyle="1" w:styleId="BodyText1">
    <w:name w:val="Body Text 1"/>
    <w:basedOn w:val="BodyText2"/>
    <w:rsid w:val="00515BB6"/>
    <w:pPr>
      <w:spacing w:line="240" w:lineRule="auto"/>
    </w:pPr>
    <w:rPr>
      <w:rFonts w:eastAsia="Times New Roman"/>
    </w:rPr>
  </w:style>
  <w:style w:type="paragraph" w:customStyle="1" w:styleId="TableHeading">
    <w:name w:val="Table Heading"/>
    <w:basedOn w:val="BodyText2"/>
    <w:rsid w:val="00515BB6"/>
    <w:pPr>
      <w:spacing w:line="240" w:lineRule="auto"/>
    </w:pPr>
    <w:rPr>
      <w:rFonts w:ascii="Arial Narrow" w:eastAsia="Times New Roman" w:hAnsi="Arial Narrow"/>
      <w:b/>
      <w:bCs/>
    </w:rPr>
  </w:style>
  <w:style w:type="paragraph" w:styleId="BodyText2">
    <w:name w:val="Body Text 2"/>
    <w:basedOn w:val="Normal"/>
    <w:link w:val="BodyText2Char"/>
    <w:uiPriority w:val="99"/>
    <w:semiHidden/>
    <w:unhideWhenUsed/>
    <w:rsid w:val="00515BB6"/>
    <w:pPr>
      <w:spacing w:after="120" w:line="480" w:lineRule="auto"/>
    </w:pPr>
  </w:style>
  <w:style w:type="character" w:customStyle="1" w:styleId="BodyText2Char">
    <w:name w:val="Body Text 2 Char"/>
    <w:basedOn w:val="DefaultParagraphFont"/>
    <w:link w:val="BodyText2"/>
    <w:uiPriority w:val="99"/>
    <w:semiHidden/>
    <w:rsid w:val="00515BB6"/>
  </w:style>
  <w:style w:type="paragraph" w:styleId="Header">
    <w:name w:val="header"/>
    <w:basedOn w:val="Normal"/>
    <w:link w:val="HeaderChar"/>
    <w:uiPriority w:val="99"/>
    <w:unhideWhenUsed/>
    <w:rsid w:val="00515B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5BB6"/>
  </w:style>
  <w:style w:type="paragraph" w:styleId="Footer">
    <w:name w:val="footer"/>
    <w:basedOn w:val="Normal"/>
    <w:link w:val="FooterChar"/>
    <w:uiPriority w:val="99"/>
    <w:unhideWhenUsed/>
    <w:rsid w:val="00515B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5BB6"/>
  </w:style>
  <w:style w:type="character" w:styleId="PageNumber">
    <w:name w:val="page number"/>
    <w:basedOn w:val="DefaultParagraphFont"/>
    <w:rsid w:val="00515BB6"/>
  </w:style>
  <w:style w:type="paragraph" w:styleId="TOCHeading">
    <w:name w:val="TOC Heading"/>
    <w:basedOn w:val="Heading1"/>
    <w:next w:val="Normal"/>
    <w:uiPriority w:val="39"/>
    <w:unhideWhenUsed/>
    <w:qFormat/>
    <w:rsid w:val="00515BB6"/>
    <w:pPr>
      <w:outlineLvl w:val="9"/>
    </w:pPr>
    <w:rPr>
      <w:sz w:val="28"/>
      <w:szCs w:val="28"/>
      <w:lang w:eastAsia="ja-JP"/>
    </w:rPr>
  </w:style>
  <w:style w:type="paragraph" w:styleId="TOC1">
    <w:name w:val="toc 1"/>
    <w:basedOn w:val="Normal"/>
    <w:next w:val="Normal"/>
    <w:autoRedefine/>
    <w:uiPriority w:val="39"/>
    <w:unhideWhenUsed/>
    <w:rsid w:val="00515BB6"/>
    <w:pPr>
      <w:spacing w:after="100"/>
    </w:pPr>
  </w:style>
  <w:style w:type="character" w:styleId="Hyperlink">
    <w:name w:val="Hyperlink"/>
    <w:basedOn w:val="DefaultParagraphFont"/>
    <w:uiPriority w:val="99"/>
    <w:unhideWhenUsed/>
    <w:rsid w:val="00515BB6"/>
    <w:rPr>
      <w:color w:val="0000FF" w:themeColor="hyperlink"/>
      <w:u w:val="single"/>
    </w:rPr>
  </w:style>
  <w:style w:type="character" w:customStyle="1" w:styleId="Heading2Char">
    <w:name w:val="Heading 2 Char"/>
    <w:basedOn w:val="DefaultParagraphFont"/>
    <w:link w:val="Heading2"/>
    <w:uiPriority w:val="9"/>
    <w:rsid w:val="0017110C"/>
    <w:rPr>
      <w:rFonts w:asciiTheme="majorHAnsi" w:eastAsiaTheme="majorEastAsia" w:hAnsiTheme="majorHAnsi" w:cstheme="majorBidi"/>
      <w:b/>
      <w:bCs/>
      <w:color w:val="4F81BD" w:themeColor="accent1"/>
      <w:sz w:val="28"/>
      <w:szCs w:val="28"/>
    </w:rPr>
  </w:style>
  <w:style w:type="character" w:customStyle="1" w:styleId="Heading3Char">
    <w:name w:val="Heading 3 Char"/>
    <w:basedOn w:val="DefaultParagraphFont"/>
    <w:link w:val="Heading3"/>
    <w:uiPriority w:val="9"/>
    <w:rsid w:val="0017110C"/>
    <w:rPr>
      <w:rFonts w:asciiTheme="majorHAnsi" w:eastAsiaTheme="majorEastAsia" w:hAnsiTheme="majorHAnsi" w:cstheme="majorBidi"/>
      <w:b/>
      <w:bCs/>
      <w:sz w:val="24"/>
      <w:szCs w:val="24"/>
    </w:rPr>
  </w:style>
  <w:style w:type="character" w:customStyle="1" w:styleId="Heading4Char">
    <w:name w:val="Heading 4 Char"/>
    <w:basedOn w:val="DefaultParagraphFont"/>
    <w:link w:val="Heading4"/>
    <w:uiPriority w:val="9"/>
    <w:rsid w:val="0017110C"/>
    <w:rPr>
      <w:rFonts w:asciiTheme="majorHAnsi" w:eastAsiaTheme="majorEastAsia" w:hAnsiTheme="majorHAnsi" w:cstheme="majorBidi"/>
      <w:bCs/>
      <w:i/>
      <w:iCs/>
      <w:sz w:val="24"/>
      <w:szCs w:val="24"/>
    </w:rPr>
  </w:style>
  <w:style w:type="character" w:customStyle="1" w:styleId="Heading5Char">
    <w:name w:val="Heading 5 Char"/>
    <w:basedOn w:val="DefaultParagraphFont"/>
    <w:link w:val="Heading5"/>
    <w:uiPriority w:val="9"/>
    <w:semiHidden/>
    <w:rsid w:val="0017110C"/>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17110C"/>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17110C"/>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17110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110C"/>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17110C"/>
    <w:pPr>
      <w:ind w:left="720"/>
      <w:contextualSpacing/>
    </w:pPr>
  </w:style>
  <w:style w:type="table" w:styleId="LightShading-Accent1">
    <w:name w:val="Light Shading Accent 1"/>
    <w:basedOn w:val="TableNormal"/>
    <w:uiPriority w:val="60"/>
    <w:rsid w:val="0017110C"/>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2">
    <w:name w:val="toc 2"/>
    <w:basedOn w:val="Normal"/>
    <w:next w:val="Normal"/>
    <w:autoRedefine/>
    <w:uiPriority w:val="39"/>
    <w:unhideWhenUsed/>
    <w:rsid w:val="001670D1"/>
    <w:pPr>
      <w:spacing w:after="100"/>
      <w:ind w:left="240"/>
    </w:pPr>
  </w:style>
  <w:style w:type="paragraph" w:styleId="TOC3">
    <w:name w:val="toc 3"/>
    <w:basedOn w:val="Normal"/>
    <w:next w:val="Normal"/>
    <w:autoRedefine/>
    <w:uiPriority w:val="39"/>
    <w:unhideWhenUsed/>
    <w:rsid w:val="001670D1"/>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1039758">
      <w:bodyDiv w:val="1"/>
      <w:marLeft w:val="0"/>
      <w:marRight w:val="0"/>
      <w:marTop w:val="0"/>
      <w:marBottom w:val="0"/>
      <w:divBdr>
        <w:top w:val="none" w:sz="0" w:space="0" w:color="auto"/>
        <w:left w:val="none" w:sz="0" w:space="0" w:color="auto"/>
        <w:bottom w:val="none" w:sz="0" w:space="0" w:color="auto"/>
        <w:right w:val="none" w:sz="0" w:space="0" w:color="auto"/>
      </w:divBdr>
    </w:div>
    <w:div w:id="1081175908">
      <w:bodyDiv w:val="1"/>
      <w:marLeft w:val="0"/>
      <w:marRight w:val="0"/>
      <w:marTop w:val="0"/>
      <w:marBottom w:val="0"/>
      <w:divBdr>
        <w:top w:val="none" w:sz="0" w:space="0" w:color="auto"/>
        <w:left w:val="none" w:sz="0" w:space="0" w:color="auto"/>
        <w:bottom w:val="none" w:sz="0" w:space="0" w:color="auto"/>
        <w:right w:val="none" w:sz="0" w:space="0" w:color="auto"/>
      </w:divBdr>
    </w:div>
    <w:div w:id="1669864052">
      <w:bodyDiv w:val="1"/>
      <w:marLeft w:val="0"/>
      <w:marRight w:val="0"/>
      <w:marTop w:val="0"/>
      <w:marBottom w:val="0"/>
      <w:divBdr>
        <w:top w:val="none" w:sz="0" w:space="0" w:color="auto"/>
        <w:left w:val="none" w:sz="0" w:space="0" w:color="auto"/>
        <w:bottom w:val="none" w:sz="0" w:space="0" w:color="auto"/>
        <w:right w:val="none" w:sz="0" w:space="0" w:color="auto"/>
      </w:divBdr>
    </w:div>
    <w:div w:id="1932658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2.png"/><Relationship Id="rId10" Type="http://schemas.openxmlformats.org/officeDocument/2006/relationships/image" Target="media/image1.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113BF79-2CAD-43B5-9ABE-9971CFD776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442</TotalTime>
  <Pages>18</Pages>
  <Words>3180</Words>
  <Characters>18129</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UAH Fit Vault Software Design Specification</vt:lpstr>
    </vt:vector>
  </TitlesOfParts>
  <Company>COLSA Corporation</Company>
  <LinksUpToDate>false</LinksUpToDate>
  <CharactersWithSpaces>21267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UAH Fit Vault Software Design Specification</dc:title>
  <dc:subject>CPE 656/658 Software Studio</dc:subject>
  <dc:creator>Jimmy Duggan</dc:creator>
  <cp:lastModifiedBy>Jimmy Duggan</cp:lastModifiedBy>
  <cp:revision>29</cp:revision>
  <dcterms:created xsi:type="dcterms:W3CDTF">2015-10-11T22:13:00Z</dcterms:created>
  <dcterms:modified xsi:type="dcterms:W3CDTF">2015-11-15T23:48:00Z</dcterms:modified>
</cp:coreProperties>
</file>