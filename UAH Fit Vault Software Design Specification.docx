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DE6FC9"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DE6FC9"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DE6FC9" w:rsidP="0017110C">
          <w:bookmarkStart w:id="0" w:name="_GoBack"/>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2T00:00:00Z">
                          <w:dateFormat w:val="M/d/yyyy"/>
                          <w:lid w:val="en-US"/>
                          <w:storeMappedDataAs w:val="dateTime"/>
                          <w:calendar w:val="gregorian"/>
                        </w:date>
                      </w:sdtPr>
                      <w:sdtContent>
                        <w:p w:rsidR="00DE6FC9" w:rsidRDefault="0007031F" w:rsidP="0017110C">
                          <w:pPr>
                            <w:pStyle w:val="Subtitle"/>
                          </w:pPr>
                          <w:del w:id="1" w:author="Jimmy Duggan" w:date="2015-11-22T21:40:00Z">
                            <w:r w:rsidDel="0007031F">
                              <w:delText>11/15/2015</w:delText>
                            </w:r>
                          </w:del>
                          <w:ins w:id="2" w:author="Jimmy Duggan" w:date="2015-11-22T21:40:00Z">
                            <w:r>
                              <w:t>11/22/2015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5991727"/>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6" w:name="_Toc435991728"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6"/>
        </w:p>
        <w:p w:rsidR="0007031F"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5991727" w:history="1">
            <w:r w:rsidR="0007031F" w:rsidRPr="003B3FE6">
              <w:rPr>
                <w:rStyle w:val="Hyperlink"/>
                <w:noProof/>
              </w:rPr>
              <w:t>Revision History</w:t>
            </w:r>
            <w:r w:rsidR="0007031F">
              <w:rPr>
                <w:noProof/>
                <w:webHidden/>
              </w:rPr>
              <w:tab/>
            </w:r>
            <w:r w:rsidR="0007031F">
              <w:rPr>
                <w:noProof/>
                <w:webHidden/>
              </w:rPr>
              <w:fldChar w:fldCharType="begin"/>
            </w:r>
            <w:r w:rsidR="0007031F">
              <w:rPr>
                <w:noProof/>
                <w:webHidden/>
              </w:rPr>
              <w:instrText xml:space="preserve"> PAGEREF _Toc435991727 \h </w:instrText>
            </w:r>
            <w:r w:rsidR="0007031F">
              <w:rPr>
                <w:noProof/>
                <w:webHidden/>
              </w:rPr>
            </w:r>
            <w:r w:rsidR="0007031F">
              <w:rPr>
                <w:noProof/>
                <w:webHidden/>
              </w:rPr>
              <w:fldChar w:fldCharType="separate"/>
            </w:r>
            <w:r w:rsidR="0007031F">
              <w:rPr>
                <w:noProof/>
                <w:webHidden/>
              </w:rPr>
              <w:t>i</w:t>
            </w:r>
            <w:r w:rsidR="0007031F">
              <w:rPr>
                <w:noProof/>
                <w:webHidden/>
              </w:rPr>
              <w:fldChar w:fldCharType="end"/>
            </w:r>
          </w:hyperlink>
        </w:p>
        <w:p w:rsidR="0007031F" w:rsidRDefault="0007031F">
          <w:pPr>
            <w:pStyle w:val="TOC1"/>
            <w:tabs>
              <w:tab w:val="right" w:leader="dot" w:pos="9350"/>
            </w:tabs>
            <w:rPr>
              <w:rFonts w:asciiTheme="minorHAnsi" w:eastAsiaTheme="minorEastAsia" w:hAnsiTheme="minorHAnsi" w:cstheme="minorBidi"/>
              <w:noProof/>
              <w:sz w:val="22"/>
              <w:szCs w:val="22"/>
            </w:rPr>
          </w:pPr>
          <w:hyperlink w:anchor="_Toc435991728" w:history="1">
            <w:r w:rsidRPr="003B3FE6">
              <w:rPr>
                <w:rStyle w:val="Hyperlink"/>
                <w:noProof/>
              </w:rPr>
              <w:t>Table of Contents</w:t>
            </w:r>
            <w:r>
              <w:rPr>
                <w:noProof/>
                <w:webHidden/>
              </w:rPr>
              <w:tab/>
            </w:r>
            <w:r>
              <w:rPr>
                <w:noProof/>
                <w:webHidden/>
              </w:rPr>
              <w:fldChar w:fldCharType="begin"/>
            </w:r>
            <w:r>
              <w:rPr>
                <w:noProof/>
                <w:webHidden/>
              </w:rPr>
              <w:instrText xml:space="preserve"> PAGEREF _Toc435991728 \h </w:instrText>
            </w:r>
            <w:r>
              <w:rPr>
                <w:noProof/>
                <w:webHidden/>
              </w:rPr>
            </w:r>
            <w:r>
              <w:rPr>
                <w:noProof/>
                <w:webHidden/>
              </w:rPr>
              <w:fldChar w:fldCharType="separate"/>
            </w:r>
            <w:r>
              <w:rPr>
                <w:noProof/>
                <w:webHidden/>
              </w:rPr>
              <w:t>ii</w:t>
            </w:r>
            <w:r>
              <w:rPr>
                <w:noProof/>
                <w:webHidden/>
              </w:rPr>
              <w:fldChar w:fldCharType="end"/>
            </w:r>
          </w:hyperlink>
        </w:p>
        <w:p w:rsidR="0007031F" w:rsidRDefault="0007031F">
          <w:pPr>
            <w:pStyle w:val="TOC1"/>
            <w:tabs>
              <w:tab w:val="left" w:pos="480"/>
              <w:tab w:val="right" w:leader="dot" w:pos="9350"/>
            </w:tabs>
            <w:rPr>
              <w:rFonts w:asciiTheme="minorHAnsi" w:eastAsiaTheme="minorEastAsia" w:hAnsiTheme="minorHAnsi" w:cstheme="minorBidi"/>
              <w:noProof/>
              <w:sz w:val="22"/>
              <w:szCs w:val="22"/>
            </w:rPr>
          </w:pPr>
          <w:hyperlink w:anchor="_Toc435991729" w:history="1">
            <w:r w:rsidRPr="003B3FE6">
              <w:rPr>
                <w:rStyle w:val="Hyperlink"/>
                <w:noProof/>
              </w:rPr>
              <w:t>1</w:t>
            </w:r>
            <w:r>
              <w:rPr>
                <w:rFonts w:asciiTheme="minorHAnsi" w:eastAsiaTheme="minorEastAsia" w:hAnsiTheme="minorHAnsi" w:cstheme="minorBidi"/>
                <w:noProof/>
                <w:sz w:val="22"/>
                <w:szCs w:val="22"/>
              </w:rPr>
              <w:tab/>
            </w:r>
            <w:r w:rsidRPr="003B3FE6">
              <w:rPr>
                <w:rStyle w:val="Hyperlink"/>
                <w:noProof/>
              </w:rPr>
              <w:t>Introduction</w:t>
            </w:r>
            <w:r>
              <w:rPr>
                <w:noProof/>
                <w:webHidden/>
              </w:rPr>
              <w:tab/>
            </w:r>
            <w:r>
              <w:rPr>
                <w:noProof/>
                <w:webHidden/>
              </w:rPr>
              <w:fldChar w:fldCharType="begin"/>
            </w:r>
            <w:r>
              <w:rPr>
                <w:noProof/>
                <w:webHidden/>
              </w:rPr>
              <w:instrText xml:space="preserve"> PAGEREF _Toc435991729 \h </w:instrText>
            </w:r>
            <w:r>
              <w:rPr>
                <w:noProof/>
                <w:webHidden/>
              </w:rPr>
            </w:r>
            <w:r>
              <w:rPr>
                <w:noProof/>
                <w:webHidden/>
              </w:rPr>
              <w:fldChar w:fldCharType="separate"/>
            </w:r>
            <w:r>
              <w:rPr>
                <w:noProof/>
                <w:webHidden/>
              </w:rPr>
              <w:t>1</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0" w:history="1">
            <w:r w:rsidRPr="003B3FE6">
              <w:rPr>
                <w:rStyle w:val="Hyperlink"/>
                <w:noProof/>
              </w:rPr>
              <w:t>1.1</w:t>
            </w:r>
            <w:r>
              <w:rPr>
                <w:rFonts w:asciiTheme="minorHAnsi" w:eastAsiaTheme="minorEastAsia" w:hAnsiTheme="minorHAnsi" w:cstheme="minorBidi"/>
                <w:noProof/>
                <w:sz w:val="22"/>
                <w:szCs w:val="22"/>
              </w:rPr>
              <w:tab/>
            </w:r>
            <w:r w:rsidRPr="003B3FE6">
              <w:rPr>
                <w:rStyle w:val="Hyperlink"/>
                <w:noProof/>
              </w:rPr>
              <w:t>Purpose</w:t>
            </w:r>
            <w:r>
              <w:rPr>
                <w:noProof/>
                <w:webHidden/>
              </w:rPr>
              <w:tab/>
            </w:r>
            <w:r>
              <w:rPr>
                <w:noProof/>
                <w:webHidden/>
              </w:rPr>
              <w:fldChar w:fldCharType="begin"/>
            </w:r>
            <w:r>
              <w:rPr>
                <w:noProof/>
                <w:webHidden/>
              </w:rPr>
              <w:instrText xml:space="preserve"> PAGEREF _Toc435991730 \h </w:instrText>
            </w:r>
            <w:r>
              <w:rPr>
                <w:noProof/>
                <w:webHidden/>
              </w:rPr>
            </w:r>
            <w:r>
              <w:rPr>
                <w:noProof/>
                <w:webHidden/>
              </w:rPr>
              <w:fldChar w:fldCharType="separate"/>
            </w:r>
            <w:r>
              <w:rPr>
                <w:noProof/>
                <w:webHidden/>
              </w:rPr>
              <w:t>1</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1" w:history="1">
            <w:r w:rsidRPr="003B3FE6">
              <w:rPr>
                <w:rStyle w:val="Hyperlink"/>
                <w:noProof/>
              </w:rPr>
              <w:t>1.1</w:t>
            </w:r>
            <w:r>
              <w:rPr>
                <w:rFonts w:asciiTheme="minorHAnsi" w:eastAsiaTheme="minorEastAsia" w:hAnsiTheme="minorHAnsi" w:cstheme="minorBidi"/>
                <w:noProof/>
                <w:sz w:val="22"/>
                <w:szCs w:val="22"/>
              </w:rPr>
              <w:tab/>
            </w:r>
            <w:r w:rsidRPr="003B3FE6">
              <w:rPr>
                <w:rStyle w:val="Hyperlink"/>
                <w:noProof/>
              </w:rPr>
              <w:t>Scope</w:t>
            </w:r>
            <w:r>
              <w:rPr>
                <w:noProof/>
                <w:webHidden/>
              </w:rPr>
              <w:tab/>
            </w:r>
            <w:r>
              <w:rPr>
                <w:noProof/>
                <w:webHidden/>
              </w:rPr>
              <w:fldChar w:fldCharType="begin"/>
            </w:r>
            <w:r>
              <w:rPr>
                <w:noProof/>
                <w:webHidden/>
              </w:rPr>
              <w:instrText xml:space="preserve"> PAGEREF _Toc435991731 \h </w:instrText>
            </w:r>
            <w:r>
              <w:rPr>
                <w:noProof/>
                <w:webHidden/>
              </w:rPr>
            </w:r>
            <w:r>
              <w:rPr>
                <w:noProof/>
                <w:webHidden/>
              </w:rPr>
              <w:fldChar w:fldCharType="separate"/>
            </w:r>
            <w:r>
              <w:rPr>
                <w:noProof/>
                <w:webHidden/>
              </w:rPr>
              <w:t>1</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2" w:history="1">
            <w:r w:rsidRPr="003B3FE6">
              <w:rPr>
                <w:rStyle w:val="Hyperlink"/>
                <w:noProof/>
              </w:rPr>
              <w:t>1.2</w:t>
            </w:r>
            <w:r>
              <w:rPr>
                <w:rFonts w:asciiTheme="minorHAnsi" w:eastAsiaTheme="minorEastAsia" w:hAnsiTheme="minorHAnsi" w:cstheme="minorBidi"/>
                <w:noProof/>
                <w:sz w:val="22"/>
                <w:szCs w:val="22"/>
              </w:rPr>
              <w:tab/>
            </w:r>
            <w:r w:rsidRPr="003B3FE6">
              <w:rPr>
                <w:rStyle w:val="Hyperlink"/>
                <w:noProof/>
              </w:rPr>
              <w:t>Definitions, Acronyms, and Abbreviations</w:t>
            </w:r>
            <w:r>
              <w:rPr>
                <w:noProof/>
                <w:webHidden/>
              </w:rPr>
              <w:tab/>
            </w:r>
            <w:r>
              <w:rPr>
                <w:noProof/>
                <w:webHidden/>
              </w:rPr>
              <w:fldChar w:fldCharType="begin"/>
            </w:r>
            <w:r>
              <w:rPr>
                <w:noProof/>
                <w:webHidden/>
              </w:rPr>
              <w:instrText xml:space="preserve"> PAGEREF _Toc435991732 \h </w:instrText>
            </w:r>
            <w:r>
              <w:rPr>
                <w:noProof/>
                <w:webHidden/>
              </w:rPr>
            </w:r>
            <w:r>
              <w:rPr>
                <w:noProof/>
                <w:webHidden/>
              </w:rPr>
              <w:fldChar w:fldCharType="separate"/>
            </w:r>
            <w:r>
              <w:rPr>
                <w:noProof/>
                <w:webHidden/>
              </w:rPr>
              <w:t>2</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3" w:history="1">
            <w:r w:rsidRPr="003B3FE6">
              <w:rPr>
                <w:rStyle w:val="Hyperlink"/>
                <w:noProof/>
              </w:rPr>
              <w:t>1.3</w:t>
            </w:r>
            <w:r>
              <w:rPr>
                <w:rFonts w:asciiTheme="minorHAnsi" w:eastAsiaTheme="minorEastAsia" w:hAnsiTheme="minorHAnsi" w:cstheme="minorBidi"/>
                <w:noProof/>
                <w:sz w:val="22"/>
                <w:szCs w:val="22"/>
              </w:rPr>
              <w:tab/>
            </w:r>
            <w:r w:rsidRPr="003B3FE6">
              <w:rPr>
                <w:rStyle w:val="Hyperlink"/>
                <w:noProof/>
              </w:rPr>
              <w:t>References</w:t>
            </w:r>
            <w:r>
              <w:rPr>
                <w:noProof/>
                <w:webHidden/>
              </w:rPr>
              <w:tab/>
            </w:r>
            <w:r>
              <w:rPr>
                <w:noProof/>
                <w:webHidden/>
              </w:rPr>
              <w:fldChar w:fldCharType="begin"/>
            </w:r>
            <w:r>
              <w:rPr>
                <w:noProof/>
                <w:webHidden/>
              </w:rPr>
              <w:instrText xml:space="preserve"> PAGEREF _Toc435991733 \h </w:instrText>
            </w:r>
            <w:r>
              <w:rPr>
                <w:noProof/>
                <w:webHidden/>
              </w:rPr>
            </w:r>
            <w:r>
              <w:rPr>
                <w:noProof/>
                <w:webHidden/>
              </w:rPr>
              <w:fldChar w:fldCharType="separate"/>
            </w:r>
            <w:r>
              <w:rPr>
                <w:noProof/>
                <w:webHidden/>
              </w:rPr>
              <w:t>3</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4" w:history="1">
            <w:r w:rsidRPr="003B3FE6">
              <w:rPr>
                <w:rStyle w:val="Hyperlink"/>
                <w:noProof/>
              </w:rPr>
              <w:t>1.4</w:t>
            </w:r>
            <w:r>
              <w:rPr>
                <w:rFonts w:asciiTheme="minorHAnsi" w:eastAsiaTheme="minorEastAsia" w:hAnsiTheme="minorHAnsi" w:cstheme="minorBidi"/>
                <w:noProof/>
                <w:sz w:val="22"/>
                <w:szCs w:val="22"/>
              </w:rPr>
              <w:tab/>
            </w:r>
            <w:r w:rsidRPr="003B3FE6">
              <w:rPr>
                <w:rStyle w:val="Hyperlink"/>
                <w:noProof/>
              </w:rPr>
              <w:t>Overview</w:t>
            </w:r>
            <w:r>
              <w:rPr>
                <w:noProof/>
                <w:webHidden/>
              </w:rPr>
              <w:tab/>
            </w:r>
            <w:r>
              <w:rPr>
                <w:noProof/>
                <w:webHidden/>
              </w:rPr>
              <w:fldChar w:fldCharType="begin"/>
            </w:r>
            <w:r>
              <w:rPr>
                <w:noProof/>
                <w:webHidden/>
              </w:rPr>
              <w:instrText xml:space="preserve"> PAGEREF _Toc435991734 \h </w:instrText>
            </w:r>
            <w:r>
              <w:rPr>
                <w:noProof/>
                <w:webHidden/>
              </w:rPr>
            </w:r>
            <w:r>
              <w:rPr>
                <w:noProof/>
                <w:webHidden/>
              </w:rPr>
              <w:fldChar w:fldCharType="separate"/>
            </w:r>
            <w:r>
              <w:rPr>
                <w:noProof/>
                <w:webHidden/>
              </w:rPr>
              <w:t>3</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5" w:history="1">
            <w:r w:rsidRPr="003B3FE6">
              <w:rPr>
                <w:rStyle w:val="Hyperlink"/>
                <w:noProof/>
              </w:rPr>
              <w:t>1.5</w:t>
            </w:r>
            <w:r>
              <w:rPr>
                <w:rFonts w:asciiTheme="minorHAnsi" w:eastAsiaTheme="minorEastAsia" w:hAnsiTheme="minorHAnsi" w:cstheme="minorBidi"/>
                <w:noProof/>
                <w:sz w:val="22"/>
                <w:szCs w:val="22"/>
              </w:rPr>
              <w:tab/>
            </w:r>
            <w:r w:rsidRPr="003B3FE6">
              <w:rPr>
                <w:rStyle w:val="Hyperlink"/>
                <w:noProof/>
              </w:rPr>
              <w:t>Application Framework</w:t>
            </w:r>
            <w:r>
              <w:rPr>
                <w:noProof/>
                <w:webHidden/>
              </w:rPr>
              <w:tab/>
            </w:r>
            <w:r>
              <w:rPr>
                <w:noProof/>
                <w:webHidden/>
              </w:rPr>
              <w:fldChar w:fldCharType="begin"/>
            </w:r>
            <w:r>
              <w:rPr>
                <w:noProof/>
                <w:webHidden/>
              </w:rPr>
              <w:instrText xml:space="preserve"> PAGEREF _Toc435991735 \h </w:instrText>
            </w:r>
            <w:r>
              <w:rPr>
                <w:noProof/>
                <w:webHidden/>
              </w:rPr>
            </w:r>
            <w:r>
              <w:rPr>
                <w:noProof/>
                <w:webHidden/>
              </w:rPr>
              <w:fldChar w:fldCharType="separate"/>
            </w:r>
            <w:r>
              <w:rPr>
                <w:noProof/>
                <w:webHidden/>
              </w:rPr>
              <w:t>3</w:t>
            </w:r>
            <w:r>
              <w:rPr>
                <w:noProof/>
                <w:webHidden/>
              </w:rPr>
              <w:fldChar w:fldCharType="end"/>
            </w:r>
          </w:hyperlink>
        </w:p>
        <w:p w:rsidR="0007031F" w:rsidRDefault="0007031F">
          <w:pPr>
            <w:pStyle w:val="TOC1"/>
            <w:tabs>
              <w:tab w:val="left" w:pos="480"/>
              <w:tab w:val="right" w:leader="dot" w:pos="9350"/>
            </w:tabs>
            <w:rPr>
              <w:rFonts w:asciiTheme="minorHAnsi" w:eastAsiaTheme="minorEastAsia" w:hAnsiTheme="minorHAnsi" w:cstheme="minorBidi"/>
              <w:noProof/>
              <w:sz w:val="22"/>
              <w:szCs w:val="22"/>
            </w:rPr>
          </w:pPr>
          <w:hyperlink w:anchor="_Toc435991736" w:history="1">
            <w:r w:rsidRPr="003B3FE6">
              <w:rPr>
                <w:rStyle w:val="Hyperlink"/>
                <w:noProof/>
              </w:rPr>
              <w:t>2</w:t>
            </w:r>
            <w:r>
              <w:rPr>
                <w:rFonts w:asciiTheme="minorHAnsi" w:eastAsiaTheme="minorEastAsia" w:hAnsiTheme="minorHAnsi" w:cstheme="minorBidi"/>
                <w:noProof/>
                <w:sz w:val="22"/>
                <w:szCs w:val="22"/>
              </w:rPr>
              <w:tab/>
            </w:r>
            <w:r w:rsidRPr="003B3FE6">
              <w:rPr>
                <w:rStyle w:val="Hyperlink"/>
                <w:noProof/>
              </w:rPr>
              <w:t>System Architecture Description</w:t>
            </w:r>
            <w:r>
              <w:rPr>
                <w:noProof/>
                <w:webHidden/>
              </w:rPr>
              <w:tab/>
            </w:r>
            <w:r>
              <w:rPr>
                <w:noProof/>
                <w:webHidden/>
              </w:rPr>
              <w:fldChar w:fldCharType="begin"/>
            </w:r>
            <w:r>
              <w:rPr>
                <w:noProof/>
                <w:webHidden/>
              </w:rPr>
              <w:instrText xml:space="preserve"> PAGEREF _Toc435991736 \h </w:instrText>
            </w:r>
            <w:r>
              <w:rPr>
                <w:noProof/>
                <w:webHidden/>
              </w:rPr>
            </w:r>
            <w:r>
              <w:rPr>
                <w:noProof/>
                <w:webHidden/>
              </w:rPr>
              <w:fldChar w:fldCharType="separate"/>
            </w:r>
            <w:r>
              <w:rPr>
                <w:noProof/>
                <w:webHidden/>
              </w:rPr>
              <w:t>3</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7" w:history="1">
            <w:r w:rsidRPr="003B3FE6">
              <w:rPr>
                <w:rStyle w:val="Hyperlink"/>
                <w:noProof/>
              </w:rPr>
              <w:t>2.1</w:t>
            </w:r>
            <w:r>
              <w:rPr>
                <w:rFonts w:asciiTheme="minorHAnsi" w:eastAsiaTheme="minorEastAsia" w:hAnsiTheme="minorHAnsi" w:cstheme="minorBidi"/>
                <w:noProof/>
                <w:sz w:val="22"/>
                <w:szCs w:val="22"/>
              </w:rPr>
              <w:tab/>
            </w:r>
            <w:r w:rsidRPr="003B3FE6">
              <w:rPr>
                <w:rStyle w:val="Hyperlink"/>
                <w:noProof/>
              </w:rPr>
              <w:t>Overview of Components</w:t>
            </w:r>
            <w:r>
              <w:rPr>
                <w:noProof/>
                <w:webHidden/>
              </w:rPr>
              <w:tab/>
            </w:r>
            <w:r>
              <w:rPr>
                <w:noProof/>
                <w:webHidden/>
              </w:rPr>
              <w:fldChar w:fldCharType="begin"/>
            </w:r>
            <w:r>
              <w:rPr>
                <w:noProof/>
                <w:webHidden/>
              </w:rPr>
              <w:instrText xml:space="preserve"> PAGEREF _Toc435991737 \h </w:instrText>
            </w:r>
            <w:r>
              <w:rPr>
                <w:noProof/>
                <w:webHidden/>
              </w:rPr>
            </w:r>
            <w:r>
              <w:rPr>
                <w:noProof/>
                <w:webHidden/>
              </w:rPr>
              <w:fldChar w:fldCharType="separate"/>
            </w:r>
            <w:r>
              <w:rPr>
                <w:noProof/>
                <w:webHidden/>
              </w:rPr>
              <w:t>3</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38" w:history="1">
            <w:r w:rsidRPr="003B3FE6">
              <w:rPr>
                <w:rStyle w:val="Hyperlink"/>
                <w:noProof/>
              </w:rPr>
              <w:t>2.2</w:t>
            </w:r>
            <w:r>
              <w:rPr>
                <w:rFonts w:asciiTheme="minorHAnsi" w:eastAsiaTheme="minorEastAsia" w:hAnsiTheme="minorHAnsi" w:cstheme="minorBidi"/>
                <w:noProof/>
                <w:sz w:val="22"/>
                <w:szCs w:val="22"/>
              </w:rPr>
              <w:tab/>
            </w:r>
            <w:r w:rsidRPr="003B3FE6">
              <w:rPr>
                <w:rStyle w:val="Hyperlink"/>
                <w:noProof/>
              </w:rPr>
              <w:t>Structure and Relationships</w:t>
            </w:r>
            <w:r>
              <w:rPr>
                <w:noProof/>
                <w:webHidden/>
              </w:rPr>
              <w:tab/>
            </w:r>
            <w:r>
              <w:rPr>
                <w:noProof/>
                <w:webHidden/>
              </w:rPr>
              <w:fldChar w:fldCharType="begin"/>
            </w:r>
            <w:r>
              <w:rPr>
                <w:noProof/>
                <w:webHidden/>
              </w:rPr>
              <w:instrText xml:space="preserve"> PAGEREF _Toc435991738 \h </w:instrText>
            </w:r>
            <w:r>
              <w:rPr>
                <w:noProof/>
                <w:webHidden/>
              </w:rPr>
            </w:r>
            <w:r>
              <w:rPr>
                <w:noProof/>
                <w:webHidden/>
              </w:rPr>
              <w:fldChar w:fldCharType="separate"/>
            </w:r>
            <w:r>
              <w:rPr>
                <w:noProof/>
                <w:webHidden/>
              </w:rPr>
              <w:t>5</w:t>
            </w:r>
            <w:r>
              <w:rPr>
                <w:noProof/>
                <w:webHidden/>
              </w:rPr>
              <w:fldChar w:fldCharType="end"/>
            </w:r>
          </w:hyperlink>
        </w:p>
        <w:p w:rsidR="0007031F" w:rsidRDefault="0007031F">
          <w:pPr>
            <w:pStyle w:val="TOC3"/>
            <w:tabs>
              <w:tab w:val="left" w:pos="1320"/>
              <w:tab w:val="right" w:leader="dot" w:pos="9350"/>
            </w:tabs>
            <w:rPr>
              <w:rFonts w:asciiTheme="minorHAnsi" w:eastAsiaTheme="minorEastAsia" w:hAnsiTheme="minorHAnsi" w:cstheme="minorBidi"/>
              <w:noProof/>
              <w:sz w:val="22"/>
              <w:szCs w:val="22"/>
            </w:rPr>
          </w:pPr>
          <w:hyperlink w:anchor="_Toc435991739" w:history="1">
            <w:r w:rsidRPr="003B3FE6">
              <w:rPr>
                <w:rStyle w:val="Hyperlink"/>
                <w:noProof/>
              </w:rPr>
              <w:t>2.2.1</w:t>
            </w:r>
            <w:r>
              <w:rPr>
                <w:rFonts w:asciiTheme="minorHAnsi" w:eastAsiaTheme="minorEastAsia" w:hAnsiTheme="minorHAnsi" w:cstheme="minorBidi"/>
                <w:noProof/>
                <w:sz w:val="22"/>
                <w:szCs w:val="22"/>
              </w:rPr>
              <w:tab/>
            </w:r>
            <w:r w:rsidRPr="003B3FE6">
              <w:rPr>
                <w:rStyle w:val="Hyperlink"/>
                <w:noProof/>
              </w:rPr>
              <w:t>Data Ingestion</w:t>
            </w:r>
            <w:r>
              <w:rPr>
                <w:noProof/>
                <w:webHidden/>
              </w:rPr>
              <w:tab/>
            </w:r>
            <w:r>
              <w:rPr>
                <w:noProof/>
                <w:webHidden/>
              </w:rPr>
              <w:fldChar w:fldCharType="begin"/>
            </w:r>
            <w:r>
              <w:rPr>
                <w:noProof/>
                <w:webHidden/>
              </w:rPr>
              <w:instrText xml:space="preserve"> PAGEREF _Toc435991739 \h </w:instrText>
            </w:r>
            <w:r>
              <w:rPr>
                <w:noProof/>
                <w:webHidden/>
              </w:rPr>
            </w:r>
            <w:r>
              <w:rPr>
                <w:noProof/>
                <w:webHidden/>
              </w:rPr>
              <w:fldChar w:fldCharType="separate"/>
            </w:r>
            <w:r>
              <w:rPr>
                <w:noProof/>
                <w:webHidden/>
              </w:rPr>
              <w:t>5</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40" w:history="1">
            <w:r w:rsidRPr="003B3FE6">
              <w:rPr>
                <w:rStyle w:val="Hyperlink"/>
                <w:noProof/>
              </w:rPr>
              <w:t>2.3</w:t>
            </w:r>
            <w:r>
              <w:rPr>
                <w:rFonts w:asciiTheme="minorHAnsi" w:eastAsiaTheme="minorEastAsia" w:hAnsiTheme="minorHAnsi" w:cstheme="minorBidi"/>
                <w:noProof/>
                <w:sz w:val="22"/>
                <w:szCs w:val="22"/>
              </w:rPr>
              <w:tab/>
            </w:r>
            <w:r w:rsidRPr="003B3FE6">
              <w:rPr>
                <w:rStyle w:val="Hyperlink"/>
                <w:noProof/>
              </w:rPr>
              <w:t>Database Schema</w:t>
            </w:r>
            <w:r>
              <w:rPr>
                <w:noProof/>
                <w:webHidden/>
              </w:rPr>
              <w:tab/>
            </w:r>
            <w:r>
              <w:rPr>
                <w:noProof/>
                <w:webHidden/>
              </w:rPr>
              <w:fldChar w:fldCharType="begin"/>
            </w:r>
            <w:r>
              <w:rPr>
                <w:noProof/>
                <w:webHidden/>
              </w:rPr>
              <w:instrText xml:space="preserve"> PAGEREF _Toc435991740 \h </w:instrText>
            </w:r>
            <w:r>
              <w:rPr>
                <w:noProof/>
                <w:webHidden/>
              </w:rPr>
            </w:r>
            <w:r>
              <w:rPr>
                <w:noProof/>
                <w:webHidden/>
              </w:rPr>
              <w:fldChar w:fldCharType="separate"/>
            </w:r>
            <w:r>
              <w:rPr>
                <w:noProof/>
                <w:webHidden/>
              </w:rPr>
              <w:t>7</w:t>
            </w:r>
            <w:r>
              <w:rPr>
                <w:noProof/>
                <w:webHidden/>
              </w:rPr>
              <w:fldChar w:fldCharType="end"/>
            </w:r>
          </w:hyperlink>
        </w:p>
        <w:p w:rsidR="0007031F" w:rsidRDefault="0007031F">
          <w:pPr>
            <w:pStyle w:val="TOC1"/>
            <w:tabs>
              <w:tab w:val="left" w:pos="480"/>
              <w:tab w:val="right" w:leader="dot" w:pos="9350"/>
            </w:tabs>
            <w:rPr>
              <w:rFonts w:asciiTheme="minorHAnsi" w:eastAsiaTheme="minorEastAsia" w:hAnsiTheme="minorHAnsi" w:cstheme="minorBidi"/>
              <w:noProof/>
              <w:sz w:val="22"/>
              <w:szCs w:val="22"/>
            </w:rPr>
          </w:pPr>
          <w:hyperlink w:anchor="_Toc435991741" w:history="1">
            <w:r w:rsidRPr="003B3FE6">
              <w:rPr>
                <w:rStyle w:val="Hyperlink"/>
                <w:noProof/>
              </w:rPr>
              <w:t>3</w:t>
            </w:r>
            <w:r>
              <w:rPr>
                <w:rFonts w:asciiTheme="minorHAnsi" w:eastAsiaTheme="minorEastAsia" w:hAnsiTheme="minorHAnsi" w:cstheme="minorBidi"/>
                <w:noProof/>
                <w:sz w:val="22"/>
                <w:szCs w:val="22"/>
              </w:rPr>
              <w:tab/>
            </w:r>
            <w:r w:rsidRPr="003B3FE6">
              <w:rPr>
                <w:rStyle w:val="Hyperlink"/>
                <w:noProof/>
              </w:rPr>
              <w:t>Detailed Description of Components</w:t>
            </w:r>
            <w:r>
              <w:rPr>
                <w:noProof/>
                <w:webHidden/>
              </w:rPr>
              <w:tab/>
            </w:r>
            <w:r>
              <w:rPr>
                <w:noProof/>
                <w:webHidden/>
              </w:rPr>
              <w:fldChar w:fldCharType="begin"/>
            </w:r>
            <w:r>
              <w:rPr>
                <w:noProof/>
                <w:webHidden/>
              </w:rPr>
              <w:instrText xml:space="preserve"> PAGEREF _Toc435991741 \h </w:instrText>
            </w:r>
            <w:r>
              <w:rPr>
                <w:noProof/>
                <w:webHidden/>
              </w:rPr>
            </w:r>
            <w:r>
              <w:rPr>
                <w:noProof/>
                <w:webHidden/>
              </w:rPr>
              <w:fldChar w:fldCharType="separate"/>
            </w:r>
            <w:r>
              <w:rPr>
                <w:noProof/>
                <w:webHidden/>
              </w:rPr>
              <w:t>8</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42" w:history="1">
            <w:r w:rsidRPr="003B3FE6">
              <w:rPr>
                <w:rStyle w:val="Hyperlink"/>
                <w:noProof/>
              </w:rPr>
              <w:t>3.1</w:t>
            </w:r>
            <w:r>
              <w:rPr>
                <w:rFonts w:asciiTheme="minorHAnsi" w:eastAsiaTheme="minorEastAsia" w:hAnsiTheme="minorHAnsi" w:cstheme="minorBidi"/>
                <w:noProof/>
                <w:sz w:val="22"/>
                <w:szCs w:val="22"/>
              </w:rPr>
              <w:tab/>
            </w:r>
            <w:r w:rsidRPr="003B3FE6">
              <w:rPr>
                <w:rStyle w:val="Hyperlink"/>
                <w:noProof/>
              </w:rPr>
              <w:t>Presentation Layer Overview</w:t>
            </w:r>
            <w:r>
              <w:rPr>
                <w:noProof/>
                <w:webHidden/>
              </w:rPr>
              <w:tab/>
            </w:r>
            <w:r>
              <w:rPr>
                <w:noProof/>
                <w:webHidden/>
              </w:rPr>
              <w:fldChar w:fldCharType="begin"/>
            </w:r>
            <w:r>
              <w:rPr>
                <w:noProof/>
                <w:webHidden/>
              </w:rPr>
              <w:instrText xml:space="preserve"> PAGEREF _Toc435991742 \h </w:instrText>
            </w:r>
            <w:r>
              <w:rPr>
                <w:noProof/>
                <w:webHidden/>
              </w:rPr>
            </w:r>
            <w:r>
              <w:rPr>
                <w:noProof/>
                <w:webHidden/>
              </w:rPr>
              <w:fldChar w:fldCharType="separate"/>
            </w:r>
            <w:r>
              <w:rPr>
                <w:noProof/>
                <w:webHidden/>
              </w:rPr>
              <w:t>8</w:t>
            </w:r>
            <w:r>
              <w:rPr>
                <w:noProof/>
                <w:webHidden/>
              </w:rPr>
              <w:fldChar w:fldCharType="end"/>
            </w:r>
          </w:hyperlink>
        </w:p>
        <w:p w:rsidR="0007031F" w:rsidRDefault="0007031F">
          <w:pPr>
            <w:pStyle w:val="TOC3"/>
            <w:tabs>
              <w:tab w:val="left" w:pos="1320"/>
              <w:tab w:val="right" w:leader="dot" w:pos="9350"/>
            </w:tabs>
            <w:rPr>
              <w:rFonts w:asciiTheme="minorHAnsi" w:eastAsiaTheme="minorEastAsia" w:hAnsiTheme="minorHAnsi" w:cstheme="minorBidi"/>
              <w:noProof/>
              <w:sz w:val="22"/>
              <w:szCs w:val="22"/>
            </w:rPr>
          </w:pPr>
          <w:hyperlink w:anchor="_Toc435991743" w:history="1">
            <w:r w:rsidRPr="003B3FE6">
              <w:rPr>
                <w:rStyle w:val="Hyperlink"/>
                <w:noProof/>
              </w:rPr>
              <w:t>3.1.1</w:t>
            </w:r>
            <w:r>
              <w:rPr>
                <w:rFonts w:asciiTheme="minorHAnsi" w:eastAsiaTheme="minorEastAsia" w:hAnsiTheme="minorHAnsi" w:cstheme="minorBidi"/>
                <w:noProof/>
                <w:sz w:val="22"/>
                <w:szCs w:val="22"/>
              </w:rPr>
              <w:tab/>
            </w:r>
            <w:r w:rsidRPr="003B3FE6">
              <w:rPr>
                <w:rStyle w:val="Hyperlink"/>
                <w:noProof/>
              </w:rPr>
              <w:t>Controllers</w:t>
            </w:r>
            <w:r>
              <w:rPr>
                <w:noProof/>
                <w:webHidden/>
              </w:rPr>
              <w:tab/>
            </w:r>
            <w:r>
              <w:rPr>
                <w:noProof/>
                <w:webHidden/>
              </w:rPr>
              <w:fldChar w:fldCharType="begin"/>
            </w:r>
            <w:r>
              <w:rPr>
                <w:noProof/>
                <w:webHidden/>
              </w:rPr>
              <w:instrText xml:space="preserve"> PAGEREF _Toc435991743 \h </w:instrText>
            </w:r>
            <w:r>
              <w:rPr>
                <w:noProof/>
                <w:webHidden/>
              </w:rPr>
            </w:r>
            <w:r>
              <w:rPr>
                <w:noProof/>
                <w:webHidden/>
              </w:rPr>
              <w:fldChar w:fldCharType="separate"/>
            </w:r>
            <w:r>
              <w:rPr>
                <w:noProof/>
                <w:webHidden/>
              </w:rPr>
              <w:t>8</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44" w:history="1">
            <w:r w:rsidRPr="003B3FE6">
              <w:rPr>
                <w:rStyle w:val="Hyperlink"/>
                <w:noProof/>
              </w:rPr>
              <w:t>3.2</w:t>
            </w:r>
            <w:r>
              <w:rPr>
                <w:rFonts w:asciiTheme="minorHAnsi" w:eastAsiaTheme="minorEastAsia" w:hAnsiTheme="minorHAnsi" w:cstheme="minorBidi"/>
                <w:noProof/>
                <w:sz w:val="22"/>
                <w:szCs w:val="22"/>
              </w:rPr>
              <w:tab/>
            </w:r>
            <w:r w:rsidRPr="003B3FE6">
              <w:rPr>
                <w:rStyle w:val="Hyperlink"/>
                <w:noProof/>
              </w:rPr>
              <w:t>Business Logic Layer Overview</w:t>
            </w:r>
            <w:r>
              <w:rPr>
                <w:noProof/>
                <w:webHidden/>
              </w:rPr>
              <w:tab/>
            </w:r>
            <w:r>
              <w:rPr>
                <w:noProof/>
                <w:webHidden/>
              </w:rPr>
              <w:fldChar w:fldCharType="begin"/>
            </w:r>
            <w:r>
              <w:rPr>
                <w:noProof/>
                <w:webHidden/>
              </w:rPr>
              <w:instrText xml:space="preserve"> PAGEREF _Toc435991744 \h </w:instrText>
            </w:r>
            <w:r>
              <w:rPr>
                <w:noProof/>
                <w:webHidden/>
              </w:rPr>
            </w:r>
            <w:r>
              <w:rPr>
                <w:noProof/>
                <w:webHidden/>
              </w:rPr>
              <w:fldChar w:fldCharType="separate"/>
            </w:r>
            <w:r>
              <w:rPr>
                <w:noProof/>
                <w:webHidden/>
              </w:rPr>
              <w:t>10</w:t>
            </w:r>
            <w:r>
              <w:rPr>
                <w:noProof/>
                <w:webHidden/>
              </w:rPr>
              <w:fldChar w:fldCharType="end"/>
            </w:r>
          </w:hyperlink>
        </w:p>
        <w:p w:rsidR="0007031F" w:rsidRDefault="0007031F">
          <w:pPr>
            <w:pStyle w:val="TOC3"/>
            <w:tabs>
              <w:tab w:val="left" w:pos="1320"/>
              <w:tab w:val="right" w:leader="dot" w:pos="9350"/>
            </w:tabs>
            <w:rPr>
              <w:rFonts w:asciiTheme="minorHAnsi" w:eastAsiaTheme="minorEastAsia" w:hAnsiTheme="minorHAnsi" w:cstheme="minorBidi"/>
              <w:noProof/>
              <w:sz w:val="22"/>
              <w:szCs w:val="22"/>
            </w:rPr>
          </w:pPr>
          <w:hyperlink w:anchor="_Toc435991745" w:history="1">
            <w:r w:rsidRPr="003B3FE6">
              <w:rPr>
                <w:rStyle w:val="Hyperlink"/>
                <w:noProof/>
              </w:rPr>
              <w:t>3.2.1</w:t>
            </w:r>
            <w:r>
              <w:rPr>
                <w:rFonts w:asciiTheme="minorHAnsi" w:eastAsiaTheme="minorEastAsia" w:hAnsiTheme="minorHAnsi" w:cstheme="minorBidi"/>
                <w:noProof/>
                <w:sz w:val="22"/>
                <w:szCs w:val="22"/>
              </w:rPr>
              <w:tab/>
            </w:r>
            <w:r w:rsidRPr="003B3FE6">
              <w:rPr>
                <w:rStyle w:val="Hyperlink"/>
                <w:noProof/>
              </w:rPr>
              <w:t>Entities</w:t>
            </w:r>
            <w:r>
              <w:rPr>
                <w:noProof/>
                <w:webHidden/>
              </w:rPr>
              <w:tab/>
            </w:r>
            <w:r>
              <w:rPr>
                <w:noProof/>
                <w:webHidden/>
              </w:rPr>
              <w:fldChar w:fldCharType="begin"/>
            </w:r>
            <w:r>
              <w:rPr>
                <w:noProof/>
                <w:webHidden/>
              </w:rPr>
              <w:instrText xml:space="preserve"> PAGEREF _Toc435991745 \h </w:instrText>
            </w:r>
            <w:r>
              <w:rPr>
                <w:noProof/>
                <w:webHidden/>
              </w:rPr>
            </w:r>
            <w:r>
              <w:rPr>
                <w:noProof/>
                <w:webHidden/>
              </w:rPr>
              <w:fldChar w:fldCharType="separate"/>
            </w:r>
            <w:r>
              <w:rPr>
                <w:noProof/>
                <w:webHidden/>
              </w:rPr>
              <w:t>10</w:t>
            </w:r>
            <w:r>
              <w:rPr>
                <w:noProof/>
                <w:webHidden/>
              </w:rPr>
              <w:fldChar w:fldCharType="end"/>
            </w:r>
          </w:hyperlink>
        </w:p>
        <w:p w:rsidR="0007031F" w:rsidRDefault="0007031F">
          <w:pPr>
            <w:pStyle w:val="TOC3"/>
            <w:tabs>
              <w:tab w:val="left" w:pos="1320"/>
              <w:tab w:val="right" w:leader="dot" w:pos="9350"/>
            </w:tabs>
            <w:rPr>
              <w:rFonts w:asciiTheme="minorHAnsi" w:eastAsiaTheme="minorEastAsia" w:hAnsiTheme="minorHAnsi" w:cstheme="minorBidi"/>
              <w:noProof/>
              <w:sz w:val="22"/>
              <w:szCs w:val="22"/>
            </w:rPr>
          </w:pPr>
          <w:hyperlink w:anchor="_Toc435991746" w:history="1">
            <w:r w:rsidRPr="003B3FE6">
              <w:rPr>
                <w:rStyle w:val="Hyperlink"/>
                <w:noProof/>
              </w:rPr>
              <w:t>3.2.2</w:t>
            </w:r>
            <w:r>
              <w:rPr>
                <w:rFonts w:asciiTheme="minorHAnsi" w:eastAsiaTheme="minorEastAsia" w:hAnsiTheme="minorHAnsi" w:cstheme="minorBidi"/>
                <w:noProof/>
                <w:sz w:val="22"/>
                <w:szCs w:val="22"/>
              </w:rPr>
              <w:tab/>
            </w:r>
            <w:r w:rsidRPr="003B3FE6">
              <w:rPr>
                <w:rStyle w:val="Hyperlink"/>
                <w:noProof/>
              </w:rPr>
              <w:t>Enumerations</w:t>
            </w:r>
            <w:r>
              <w:rPr>
                <w:noProof/>
                <w:webHidden/>
              </w:rPr>
              <w:tab/>
            </w:r>
            <w:r>
              <w:rPr>
                <w:noProof/>
                <w:webHidden/>
              </w:rPr>
              <w:fldChar w:fldCharType="begin"/>
            </w:r>
            <w:r>
              <w:rPr>
                <w:noProof/>
                <w:webHidden/>
              </w:rPr>
              <w:instrText xml:space="preserve"> PAGEREF _Toc435991746 \h </w:instrText>
            </w:r>
            <w:r>
              <w:rPr>
                <w:noProof/>
                <w:webHidden/>
              </w:rPr>
            </w:r>
            <w:r>
              <w:rPr>
                <w:noProof/>
                <w:webHidden/>
              </w:rPr>
              <w:fldChar w:fldCharType="separate"/>
            </w:r>
            <w:r>
              <w:rPr>
                <w:noProof/>
                <w:webHidden/>
              </w:rPr>
              <w:t>29</w:t>
            </w:r>
            <w:r>
              <w:rPr>
                <w:noProof/>
                <w:webHidden/>
              </w:rPr>
              <w:fldChar w:fldCharType="end"/>
            </w:r>
          </w:hyperlink>
        </w:p>
        <w:p w:rsidR="0007031F" w:rsidRDefault="0007031F">
          <w:pPr>
            <w:pStyle w:val="TOC2"/>
            <w:tabs>
              <w:tab w:val="left" w:pos="880"/>
              <w:tab w:val="right" w:leader="dot" w:pos="9350"/>
            </w:tabs>
            <w:rPr>
              <w:rFonts w:asciiTheme="minorHAnsi" w:eastAsiaTheme="minorEastAsia" w:hAnsiTheme="minorHAnsi" w:cstheme="minorBidi"/>
              <w:noProof/>
              <w:sz w:val="22"/>
              <w:szCs w:val="22"/>
            </w:rPr>
          </w:pPr>
          <w:hyperlink w:anchor="_Toc435991747" w:history="1">
            <w:r w:rsidRPr="003B3FE6">
              <w:rPr>
                <w:rStyle w:val="Hyperlink"/>
                <w:noProof/>
              </w:rPr>
              <w:t>3.3</w:t>
            </w:r>
            <w:r>
              <w:rPr>
                <w:rFonts w:asciiTheme="minorHAnsi" w:eastAsiaTheme="minorEastAsia" w:hAnsiTheme="minorHAnsi" w:cstheme="minorBidi"/>
                <w:noProof/>
                <w:sz w:val="22"/>
                <w:szCs w:val="22"/>
              </w:rPr>
              <w:tab/>
            </w:r>
            <w:r w:rsidRPr="003B3FE6">
              <w:rPr>
                <w:rStyle w:val="Hyperlink"/>
                <w:noProof/>
              </w:rPr>
              <w:t>Data Access Layer Overview</w:t>
            </w:r>
            <w:r>
              <w:rPr>
                <w:noProof/>
                <w:webHidden/>
              </w:rPr>
              <w:tab/>
            </w:r>
            <w:r>
              <w:rPr>
                <w:noProof/>
                <w:webHidden/>
              </w:rPr>
              <w:fldChar w:fldCharType="begin"/>
            </w:r>
            <w:r>
              <w:rPr>
                <w:noProof/>
                <w:webHidden/>
              </w:rPr>
              <w:instrText xml:space="preserve"> PAGEREF _Toc435991747 \h </w:instrText>
            </w:r>
            <w:r>
              <w:rPr>
                <w:noProof/>
                <w:webHidden/>
              </w:rPr>
            </w:r>
            <w:r>
              <w:rPr>
                <w:noProof/>
                <w:webHidden/>
              </w:rPr>
              <w:fldChar w:fldCharType="separate"/>
            </w:r>
            <w:r>
              <w:rPr>
                <w:noProof/>
                <w:webHidden/>
              </w:rPr>
              <w:t>32</w:t>
            </w:r>
            <w:r>
              <w:rPr>
                <w:noProof/>
                <w:webHidden/>
              </w:rPr>
              <w:fldChar w:fldCharType="end"/>
            </w:r>
          </w:hyperlink>
        </w:p>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5D60DE">
      <w:pPr>
        <w:pStyle w:val="Title"/>
        <w:keepNext/>
        <w:keepLines/>
      </w:pPr>
      <w:r>
        <w:lastRenderedPageBreak/>
        <w:t xml:space="preserve">Software </w:t>
      </w:r>
      <w:r w:rsidR="00CC2697">
        <w:t>Design Specification</w:t>
      </w:r>
    </w:p>
    <w:p w:rsidR="0017110C" w:rsidRPr="005A781D" w:rsidRDefault="0017110C" w:rsidP="005D60DE">
      <w:pPr>
        <w:pStyle w:val="Heading1"/>
        <w:numPr>
          <w:ilvl w:val="0"/>
          <w:numId w:val="2"/>
        </w:numPr>
      </w:pPr>
      <w:bookmarkStart w:id="7" w:name="_Toc431750916"/>
      <w:bookmarkStart w:id="8" w:name="_Toc431762510"/>
      <w:bookmarkStart w:id="9" w:name="_Toc435991729"/>
      <w:r w:rsidRPr="005A781D">
        <w:t>Introduction</w:t>
      </w:r>
      <w:bookmarkEnd w:id="7"/>
      <w:bookmarkEnd w:id="8"/>
      <w:bookmarkEnd w:id="9"/>
    </w:p>
    <w:p w:rsidR="0017110C" w:rsidRPr="0017110C" w:rsidRDefault="0017110C" w:rsidP="005D60DE">
      <w:pPr>
        <w:pStyle w:val="Heading2"/>
        <w:numPr>
          <w:ilvl w:val="1"/>
          <w:numId w:val="2"/>
        </w:numPr>
      </w:pPr>
      <w:bookmarkStart w:id="10" w:name="_Toc431750917"/>
      <w:bookmarkStart w:id="11" w:name="_Toc431762511"/>
      <w:bookmarkStart w:id="12" w:name="_Toc435991730"/>
      <w:r w:rsidRPr="0017110C">
        <w:t>Purpose</w:t>
      </w:r>
      <w:bookmarkEnd w:id="10"/>
      <w:bookmarkEnd w:id="11"/>
      <w:bookmarkEnd w:id="12"/>
    </w:p>
    <w:p w:rsidR="0017110C" w:rsidRPr="0017110C" w:rsidRDefault="0017110C" w:rsidP="005D60DE">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5D60DE">
      <w:pPr>
        <w:pStyle w:val="Heading2"/>
      </w:pPr>
      <w:bookmarkStart w:id="13" w:name="_Toc431750918"/>
      <w:bookmarkStart w:id="14" w:name="_Toc431762512"/>
      <w:bookmarkStart w:id="15" w:name="_Toc435991731"/>
      <w:r>
        <w:t>Scope</w:t>
      </w:r>
      <w:bookmarkEnd w:id="13"/>
      <w:bookmarkEnd w:id="14"/>
      <w:bookmarkEnd w:id="15"/>
    </w:p>
    <w:p w:rsidR="0003781E" w:rsidRDefault="0003781E" w:rsidP="005D60DE">
      <w:pPr>
        <w:keepNext/>
        <w:keepLines/>
      </w:pPr>
      <w:bookmarkStart w:id="16" w:name="_Toc431145049"/>
      <w:bookmarkStart w:id="17" w:name="_Toc431750919"/>
      <w:bookmarkStart w:id="18"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5D60DE">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5D60DE">
      <w:pPr>
        <w:pStyle w:val="ListParagraph"/>
        <w:keepNext/>
        <w:keepLines/>
        <w:numPr>
          <w:ilvl w:val="0"/>
          <w:numId w:val="3"/>
        </w:numPr>
      </w:pPr>
      <w:r>
        <w:t>Simple Moving Average</w:t>
      </w:r>
    </w:p>
    <w:p w:rsidR="0003781E" w:rsidRDefault="0003781E" w:rsidP="005D60DE">
      <w:pPr>
        <w:pStyle w:val="ListParagraph"/>
        <w:keepNext/>
        <w:keepLines/>
        <w:numPr>
          <w:ilvl w:val="0"/>
          <w:numId w:val="3"/>
        </w:numPr>
      </w:pPr>
      <w:r>
        <w:t>Data correlation discovery between the multiple devices.</w:t>
      </w:r>
    </w:p>
    <w:p w:rsidR="0003781E" w:rsidRDefault="0003781E" w:rsidP="005D60DE">
      <w:pPr>
        <w:pStyle w:val="ListParagraph"/>
        <w:keepNext/>
        <w:keepLines/>
        <w:numPr>
          <w:ilvl w:val="0"/>
          <w:numId w:val="3"/>
        </w:numPr>
      </w:pPr>
      <w:r>
        <w:t>Simply display data that was uploaded to the customer in a graphical format.</w:t>
      </w:r>
    </w:p>
    <w:p w:rsidR="0003781E" w:rsidRDefault="0003781E" w:rsidP="005D60DE">
      <w:pPr>
        <w:pStyle w:val="ListParagraph"/>
        <w:keepNext/>
        <w:keepLines/>
        <w:numPr>
          <w:ilvl w:val="0"/>
          <w:numId w:val="3"/>
        </w:numPr>
      </w:pPr>
      <w:r>
        <w:t xml:space="preserve">Calculate the user’s activity.  </w:t>
      </w:r>
    </w:p>
    <w:p w:rsidR="0003781E" w:rsidRDefault="0003781E" w:rsidP="005D60DE">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5D60DE">
      <w:pPr>
        <w:pStyle w:val="Heading2"/>
      </w:pPr>
      <w:bookmarkStart w:id="19" w:name="_Toc435991732"/>
      <w:r>
        <w:t>Definitions, Acronyms, and Abbreviations</w:t>
      </w:r>
      <w:bookmarkEnd w:id="16"/>
      <w:bookmarkEnd w:id="17"/>
      <w:bookmarkEnd w:id="18"/>
      <w:bookmarkEnd w:id="19"/>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Account</w:t>
            </w:r>
          </w:p>
        </w:tc>
        <w:tc>
          <w:tcPr>
            <w:tcW w:w="7150" w:type="dxa"/>
          </w:tcPr>
          <w:p w:rsidR="00254328" w:rsidRDefault="00254328" w:rsidP="00812105">
            <w:pPr>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Activity</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812105">
            <w:pPr>
              <w:widowControl w:val="0"/>
              <w:rPr>
                <w:i/>
              </w:rPr>
            </w:pPr>
            <w:r>
              <w:rPr>
                <w:i/>
              </w:rPr>
              <w:t>ASP.NET</w:t>
            </w:r>
          </w:p>
        </w:tc>
        <w:tc>
          <w:tcPr>
            <w:tcW w:w="7150" w:type="dxa"/>
          </w:tcPr>
          <w:p w:rsidR="002643C6" w:rsidRDefault="002643C6" w:rsidP="00812105">
            <w:pPr>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812105">
            <w:pPr>
              <w:widowControl w:val="0"/>
              <w:rPr>
                <w:i/>
              </w:rPr>
            </w:pPr>
            <w:r>
              <w:rPr>
                <w:i/>
              </w:rPr>
              <w:t>C#</w:t>
            </w:r>
          </w:p>
        </w:tc>
        <w:tc>
          <w:tcPr>
            <w:tcW w:w="7150" w:type="dxa"/>
          </w:tcPr>
          <w:p w:rsidR="002643C6" w:rsidRDefault="002643C6" w:rsidP="00812105">
            <w:pPr>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812105">
            <w:pPr>
              <w:widowControl w:val="0"/>
              <w:rPr>
                <w:i/>
              </w:rPr>
            </w:pPr>
            <w:r>
              <w:rPr>
                <w:i/>
              </w:rPr>
              <w:t>Controller</w:t>
            </w:r>
          </w:p>
        </w:tc>
        <w:tc>
          <w:tcPr>
            <w:tcW w:w="7150" w:type="dxa"/>
          </w:tcPr>
          <w:p w:rsidR="00812105" w:rsidRDefault="00812105" w:rsidP="00812105">
            <w:pPr>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csv</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812105">
            <w:pPr>
              <w:widowControl w:val="0"/>
              <w:rPr>
                <w:i/>
              </w:rPr>
            </w:pPr>
            <w:r>
              <w:rPr>
                <w:i/>
              </w:rPr>
              <w:t>Customer</w:t>
            </w:r>
          </w:p>
        </w:tc>
        <w:tc>
          <w:tcPr>
            <w:tcW w:w="7150" w:type="dxa"/>
          </w:tcPr>
          <w:p w:rsidR="00254328" w:rsidRPr="002469FB"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proofErr w:type="spellStart"/>
            <w:r>
              <w:rPr>
                <w:i/>
              </w:rPr>
              <w:t>dat</w:t>
            </w:r>
            <w:proofErr w:type="spellEnd"/>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Data</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Database</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Database Service</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Experiment</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Combining of data to generate a report based on input criteria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Experiment Admin</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able to run experiments on patient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GUI</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HTTP(S)</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IEEE</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Interface</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Medium in which a user interacts with the system</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Medical Device</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Model</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 base representation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MVC</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Model View Controller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Patient</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Physician</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treats patients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Query</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Query Builder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SDD</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SQL</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Stakeholder</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System Admin</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System Developer</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Tester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UAH</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User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View</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Application</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Based</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Browser</w:t>
            </w:r>
          </w:p>
        </w:tc>
        <w:tc>
          <w:tcPr>
            <w:tcW w:w="7150" w:type="dxa"/>
          </w:tcPr>
          <w:p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812105">
            <w:pPr>
              <w:widowControl w:val="0"/>
              <w:rPr>
                <w:i/>
              </w:rPr>
            </w:pPr>
            <w:r>
              <w:rPr>
                <w:i/>
              </w:rPr>
              <w:t>Web Service</w:t>
            </w:r>
          </w:p>
        </w:tc>
        <w:tc>
          <w:tcPr>
            <w:tcW w:w="7150" w:type="dxa"/>
          </w:tcPr>
          <w:p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5D60DE">
      <w:pPr>
        <w:keepNext/>
        <w:keepLines/>
      </w:pPr>
    </w:p>
    <w:p w:rsidR="0017110C" w:rsidRDefault="0017110C" w:rsidP="005D60DE">
      <w:pPr>
        <w:pStyle w:val="Heading2"/>
      </w:pPr>
      <w:r>
        <w:t xml:space="preserve"> </w:t>
      </w:r>
      <w:bookmarkStart w:id="20" w:name="_Toc431750920"/>
      <w:bookmarkStart w:id="21" w:name="_Toc431762514"/>
      <w:bookmarkStart w:id="22" w:name="_Toc435991733"/>
      <w:r>
        <w:t>References</w:t>
      </w:r>
      <w:bookmarkEnd w:id="20"/>
      <w:bookmarkEnd w:id="21"/>
      <w:bookmarkEnd w:id="22"/>
    </w:p>
    <w:p w:rsidR="0017110C" w:rsidRDefault="0017110C" w:rsidP="005D60DE">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pPr>
        <w:keepNext/>
        <w:keepLines/>
      </w:pPr>
      <w:r w:rsidRPr="0007275F">
        <w:t>Definitions for New Race and Ethnicity Categories</w:t>
      </w:r>
      <w:r>
        <w:t xml:space="preserve"> (</w:t>
      </w:r>
      <w:r w:rsidRPr="0007275F">
        <w:t>https://nces.ed.gov/ipeds/reic/definitions.asp</w:t>
      </w:r>
      <w:r>
        <w:t>)</w:t>
      </w:r>
    </w:p>
    <w:p w:rsidR="00812105" w:rsidRDefault="00DE6FC9">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pPr>
        <w:pStyle w:val="Heading2"/>
      </w:pPr>
      <w:bookmarkStart w:id="23" w:name="_Toc435991734"/>
      <w:r>
        <w:t>Overview</w:t>
      </w:r>
      <w:bookmarkEnd w:id="23"/>
    </w:p>
    <w:p w:rsidR="00812105" w:rsidRDefault="00185338">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pPr>
        <w:pStyle w:val="Heading2"/>
        <w:spacing w:before="0" w:after="200"/>
        <w:contextualSpacing/>
      </w:pPr>
      <w:bookmarkStart w:id="24" w:name="_Toc434658785"/>
      <w:bookmarkStart w:id="25" w:name="_Toc435991735"/>
      <w:r>
        <w:t>Application Framework</w:t>
      </w:r>
      <w:bookmarkEnd w:id="24"/>
      <w:bookmarkEnd w:id="25"/>
    </w:p>
    <w:p w:rsidR="00812105" w:rsidRDefault="002F2E05">
      <w:pPr>
        <w:keepNext/>
        <w:keepLines/>
      </w:pPr>
      <w:r>
        <w:t>The application is designed to work with the Microsoft ASP.NET MVC web application framework. This framework uses the Microsoft .NET Framework and Common Language Runtime languages (specifically C#)</w:t>
      </w:r>
    </w:p>
    <w:p w:rsidR="00812105" w:rsidRDefault="002F2E05">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pPr>
        <w:pStyle w:val="Heading1"/>
      </w:pPr>
      <w:bookmarkStart w:id="26" w:name="_Toc435991736"/>
      <w:r>
        <w:t>System Architecture Description</w:t>
      </w:r>
      <w:bookmarkEnd w:id="26"/>
    </w:p>
    <w:p w:rsidR="00812105" w:rsidRDefault="00EA2092">
      <w:pPr>
        <w:pStyle w:val="Heading2"/>
      </w:pPr>
      <w:bookmarkStart w:id="27" w:name="_Toc435991737"/>
      <w:r>
        <w:t>Overview of Components</w:t>
      </w:r>
      <w:bookmarkEnd w:id="27"/>
    </w:p>
    <w:p w:rsidR="00812105" w:rsidRDefault="003868C2">
      <w:pPr>
        <w:keepNext/>
        <w:keepLines/>
        <w:spacing w:after="0" w:line="240" w:lineRule="auto"/>
      </w:pPr>
      <w:r>
        <w:rPr>
          <w:noProof/>
        </w:rPr>
        <w:lastRenderedPageBreak/>
        <w:drawing>
          <wp:inline distT="0" distB="0" distL="0" distR="0" wp14:anchorId="6C2EE873" wp14:editId="5E986E79">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pPr>
        <w:keepNext/>
        <w:keepLines/>
        <w:spacing w:after="0" w:line="240" w:lineRule="auto"/>
        <w:jc w:val="center"/>
      </w:pPr>
      <w:r w:rsidRPr="00EA2092">
        <w:rPr>
          <w:b/>
        </w:rPr>
        <w:t>Figure 2.1</w:t>
      </w:r>
      <w:r w:rsidR="00C80C83">
        <w:t xml:space="preserve">: </w:t>
      </w:r>
      <w:r>
        <w:t>Architectural Overview</w:t>
      </w:r>
    </w:p>
    <w:p w:rsidR="00812105" w:rsidRDefault="00812105">
      <w:pPr>
        <w:keepNext/>
        <w:keepLines/>
        <w:spacing w:after="0" w:line="240" w:lineRule="auto"/>
        <w:jc w:val="center"/>
      </w:pPr>
    </w:p>
    <w:p w:rsidR="00812105" w:rsidRDefault="00EA2092">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pPr>
        <w:keepNext/>
        <w:keepLines/>
        <w:spacing w:after="0" w:line="240" w:lineRule="auto"/>
      </w:pPr>
    </w:p>
    <w:p w:rsidR="00812105" w:rsidRDefault="00EA2092">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D6053C">
      <w:pPr>
        <w:pStyle w:val="Heading2"/>
      </w:pPr>
      <w:bookmarkStart w:id="28" w:name="_Toc435991738"/>
      <w:r>
        <w:lastRenderedPageBreak/>
        <w:t>Structure and Relationships</w:t>
      </w:r>
      <w:bookmarkEnd w:id="28"/>
    </w:p>
    <w:p w:rsidR="00812105" w:rsidRDefault="00EA28CA" w:rsidP="00D6053C">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D6053C">
      <w:pPr>
        <w:pStyle w:val="Heading3"/>
        <w:keepNext/>
        <w:keepLines/>
      </w:pPr>
      <w:bookmarkStart w:id="29" w:name="_Toc435991739"/>
      <w:r>
        <w:t>Data Ingestion</w:t>
      </w:r>
      <w:bookmarkEnd w:id="29"/>
    </w:p>
    <w:p w:rsidR="00812105" w:rsidRDefault="001A5281" w:rsidP="00D6053C">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D6053C">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D6053C">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D6053C">
      <w:pPr>
        <w:keepNext/>
        <w:keepLines/>
      </w:pPr>
      <w:r w:rsidRPr="00D6053C">
        <w:rPr>
          <w:noProof/>
        </w:rPr>
        <w:lastRenderedPageBreak/>
        <w:drawing>
          <wp:inline distT="0" distB="0" distL="0" distR="0" wp14:anchorId="18D30AFA" wp14:editId="7358C553">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D6053C">
      <w:pPr>
        <w:keepNext/>
        <w:keepLines/>
        <w:jc w:val="center"/>
        <w:rPr>
          <w:b/>
        </w:rPr>
      </w:pPr>
      <w:r w:rsidRPr="00D6053C">
        <w:rPr>
          <w:b/>
        </w:rPr>
        <w:t>Figure 2.2</w:t>
      </w:r>
      <w:r w:rsidR="00E90171">
        <w:t>: Sequence Diagram of Data Ingestion Feature</w:t>
      </w:r>
      <w:r w:rsidRPr="00D6053C">
        <w:rPr>
          <w:b/>
        </w:rPr>
        <w:t xml:space="preserve"> </w:t>
      </w:r>
    </w:p>
    <w:p w:rsidR="00DE6FC9" w:rsidRPr="00D6053C" w:rsidRDefault="0007031F" w:rsidP="0007031F">
      <w:pPr>
        <w:rPr>
          <w:b/>
        </w:rPr>
      </w:pPr>
      <w:r>
        <w:rPr>
          <w:b/>
        </w:rPr>
        <w:br w:type="page"/>
      </w:r>
    </w:p>
    <w:p w:rsidR="00DE6FC9" w:rsidRDefault="00DE6FC9" w:rsidP="0007031F">
      <w:pPr>
        <w:pStyle w:val="Heading2"/>
      </w:pPr>
      <w:bookmarkStart w:id="30" w:name="_Toc435991740"/>
      <w:r>
        <w:lastRenderedPageBreak/>
        <w:t>Database Schema</w:t>
      </w:r>
      <w:bookmarkEnd w:id="30"/>
    </w:p>
    <w:p w:rsidR="0007031F" w:rsidRPr="0007031F" w:rsidRDefault="0007031F" w:rsidP="0007031F">
      <w:r>
        <w:t>The diagram 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DE6FC9" w:rsidP="0007031F">
      <w:r>
        <w:rPr>
          <w:noProof/>
        </w:rPr>
        <w:drawing>
          <wp:inline distT="0" distB="0" distL="0" distR="0" wp14:anchorId="39ED0480" wp14:editId="54D27F09">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rsidR="0007031F" w:rsidRPr="0007031F" w:rsidRDefault="0007031F" w:rsidP="0007031F">
      <w:pPr>
        <w:jc w:val="center"/>
      </w:pPr>
      <w:r w:rsidRPr="0007031F">
        <w:rPr>
          <w:b/>
        </w:rPr>
        <w:t>Figure 2.3:</w:t>
      </w:r>
      <w:r>
        <w:t xml:space="preserve"> Database Schema</w:t>
      </w:r>
    </w:p>
    <w:p w:rsidR="00812105" w:rsidRDefault="005A781D">
      <w:pPr>
        <w:pStyle w:val="Heading1"/>
      </w:pPr>
      <w:bookmarkStart w:id="31" w:name="_Toc435991741"/>
      <w:r>
        <w:lastRenderedPageBreak/>
        <w:t>Detailed Description of Components</w:t>
      </w:r>
      <w:bookmarkEnd w:id="31"/>
    </w:p>
    <w:p w:rsidR="00812105" w:rsidRDefault="002C6ED4">
      <w:pPr>
        <w:pStyle w:val="Heading2"/>
      </w:pPr>
      <w:bookmarkStart w:id="32" w:name="_Toc435991742"/>
      <w:r>
        <w:t>Presentation Layer Overview</w:t>
      </w:r>
      <w:bookmarkEnd w:id="32"/>
    </w:p>
    <w:p w:rsidR="00812105" w:rsidRDefault="00287C9A" w:rsidP="00D6053C">
      <w:pPr>
        <w:pStyle w:val="Heading3"/>
        <w:keepNext/>
        <w:keepLines/>
      </w:pPr>
      <w:bookmarkStart w:id="33" w:name="_Toc435182015"/>
      <w:bookmarkStart w:id="34" w:name="_Toc435991743"/>
      <w:r w:rsidRPr="00282662">
        <w:t>Controllers</w:t>
      </w:r>
      <w:bookmarkStart w:id="35" w:name="_UserLoginController"/>
      <w:bookmarkEnd w:id="33"/>
      <w:bookmarkEnd w:id="34"/>
      <w:bookmarkEnd w:id="35"/>
    </w:p>
    <w:p w:rsidR="00812105" w:rsidRDefault="00287C9A" w:rsidP="00D6053C">
      <w:pPr>
        <w:pStyle w:val="Heading4"/>
        <w:keepNext/>
        <w:keepLines/>
      </w:pPr>
      <w:proofErr w:type="spellStart"/>
      <w:r w:rsidRPr="0084672C">
        <w:t>SelectDataController</w:t>
      </w:r>
      <w:bookmarkStart w:id="36" w:name="_UserAccountController"/>
      <w:bookmarkEnd w:id="36"/>
      <w:proofErr w:type="spellEnd"/>
    </w:p>
    <w:p w:rsidR="00812105" w:rsidRDefault="00287C9A">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pPr>
        <w:keepNext/>
        <w:keepLines/>
        <w:spacing w:after="0" w:line="240" w:lineRule="auto"/>
        <w:rPr>
          <w:b/>
        </w:rPr>
      </w:pPr>
      <w:r>
        <w:rPr>
          <w:b/>
        </w:rPr>
        <w:t>&lt;&lt;Task&gt;&gt;</w:t>
      </w:r>
    </w:p>
    <w:p w:rsidR="00812105" w:rsidRDefault="00287C9A">
      <w:pPr>
        <w:keepNext/>
        <w:keepLines/>
        <w:spacing w:after="0" w:line="240" w:lineRule="auto"/>
        <w:ind w:firstLine="720"/>
        <w:rPr>
          <w:b/>
        </w:rPr>
      </w:pPr>
      <w:r>
        <w:rPr>
          <w:b/>
        </w:rPr>
        <w:t>Attributes:</w:t>
      </w:r>
    </w:p>
    <w:p w:rsidR="00812105" w:rsidRDefault="00287C9A">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pPr>
        <w:pStyle w:val="ListParagraph"/>
        <w:keepNext/>
        <w:keepLines/>
        <w:numPr>
          <w:ilvl w:val="1"/>
          <w:numId w:val="8"/>
        </w:numPr>
        <w:spacing w:after="0" w:line="240" w:lineRule="auto"/>
      </w:pPr>
      <w:r>
        <w:t>Dictionary containing the paths to the data files and a unique id.</w:t>
      </w:r>
    </w:p>
    <w:p w:rsidR="00812105" w:rsidRDefault="00812105">
      <w:pPr>
        <w:pStyle w:val="ListParagraph"/>
        <w:keepNext/>
        <w:keepLines/>
        <w:spacing w:after="0" w:line="240" w:lineRule="auto"/>
        <w:ind w:left="2160"/>
      </w:pPr>
    </w:p>
    <w:p w:rsidR="00812105" w:rsidRDefault="00287C9A">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pPr>
        <w:pStyle w:val="ListParagraph"/>
        <w:keepNext/>
        <w:keepLines/>
        <w:numPr>
          <w:ilvl w:val="1"/>
          <w:numId w:val="8"/>
        </w:numPr>
        <w:spacing w:after="0" w:line="240" w:lineRule="auto"/>
      </w:pPr>
      <w:r>
        <w:t>Path to the directory containing the data files to be processed.</w:t>
      </w:r>
    </w:p>
    <w:p w:rsidR="00812105" w:rsidRDefault="00812105">
      <w:pPr>
        <w:keepNext/>
        <w:keepLines/>
        <w:spacing w:after="0" w:line="240" w:lineRule="auto"/>
        <w:rPr>
          <w:b/>
        </w:rPr>
      </w:pPr>
    </w:p>
    <w:p w:rsidR="00812105" w:rsidRDefault="00287C9A">
      <w:pPr>
        <w:keepNext/>
        <w:keepLines/>
        <w:spacing w:after="0" w:line="240" w:lineRule="auto"/>
        <w:ind w:left="720"/>
        <w:rPr>
          <w:b/>
        </w:rPr>
      </w:pPr>
      <w:r>
        <w:rPr>
          <w:b/>
        </w:rPr>
        <w:t>Operations:</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t>Sets and gets for all attributes.</w:t>
      </w:r>
    </w:p>
    <w:p w:rsidR="00812105" w:rsidRDefault="00812105">
      <w:pPr>
        <w:keepNext/>
        <w:keepLines/>
        <w:spacing w:after="0" w:line="240" w:lineRule="auto"/>
        <w:ind w:left="72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pPr>
        <w:keepNext/>
        <w:keepLines/>
        <w:spacing w:after="0" w:line="240" w:lineRule="auto"/>
        <w:ind w:left="72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pPr>
        <w:keepNext/>
        <w:keepLines/>
        <w:spacing w:after="0" w:line="240" w:lineRule="auto"/>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pPr>
        <w:pStyle w:val="ListParagraph"/>
        <w:keepNext/>
        <w:keepLines/>
        <w:numPr>
          <w:ilvl w:val="1"/>
          <w:numId w:val="7"/>
        </w:numPr>
        <w:spacing w:after="0" w:line="240" w:lineRule="auto"/>
      </w:pPr>
      <w:r>
        <w:t>When the clear button is clicked any stored data and file path(s) will be removed.</w:t>
      </w:r>
    </w:p>
    <w:p w:rsidR="00812105" w:rsidRDefault="00287C9A">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pPr>
        <w:pStyle w:val="ListParagraph"/>
        <w:keepNext/>
        <w:keepLines/>
        <w:spacing w:after="0" w:line="240" w:lineRule="auto"/>
        <w:ind w:left="2520"/>
      </w:pPr>
    </w:p>
    <w:p w:rsidR="00812105" w:rsidRDefault="00287C9A">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pPr>
        <w:pStyle w:val="ListParagraph"/>
        <w:keepNext/>
        <w:keepLines/>
        <w:spacing w:after="0" w:line="240" w:lineRule="auto"/>
        <w:ind w:left="2520"/>
      </w:pPr>
    </w:p>
    <w:p w:rsidR="00812105" w:rsidRDefault="00287C9A">
      <w:pPr>
        <w:pStyle w:val="Heading4"/>
        <w:keepNext/>
        <w:keepLines/>
      </w:pPr>
      <w:bookmarkStart w:id="37" w:name="_UserHomeController"/>
      <w:bookmarkStart w:id="38" w:name="_Toc435182017"/>
      <w:bookmarkEnd w:id="37"/>
      <w:proofErr w:type="spellStart"/>
      <w:r>
        <w:lastRenderedPageBreak/>
        <w:t>SelectActivity</w:t>
      </w:r>
      <w:r w:rsidRPr="00896712">
        <w:t>Controller</w:t>
      </w:r>
      <w:bookmarkEnd w:id="38"/>
      <w:proofErr w:type="spellEnd"/>
    </w:p>
    <w:p w:rsidR="00812105" w:rsidRDefault="00287C9A">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pPr>
        <w:keepNext/>
        <w:keepLines/>
        <w:spacing w:after="0" w:line="240" w:lineRule="auto"/>
      </w:pPr>
    </w:p>
    <w:p w:rsidR="00812105" w:rsidRDefault="00287C9A">
      <w:pPr>
        <w:keepNext/>
        <w:keepLines/>
        <w:spacing w:after="0" w:line="240" w:lineRule="auto"/>
        <w:rPr>
          <w:b/>
        </w:rPr>
      </w:pPr>
      <w:r>
        <w:rPr>
          <w:b/>
        </w:rPr>
        <w:t>&lt;&lt;Task&gt;&gt;</w:t>
      </w:r>
    </w:p>
    <w:p w:rsidR="00812105" w:rsidRDefault="00287C9A">
      <w:pPr>
        <w:keepNext/>
        <w:keepLines/>
        <w:spacing w:after="0" w:line="240" w:lineRule="auto"/>
        <w:ind w:firstLine="720"/>
        <w:rPr>
          <w:b/>
        </w:rPr>
      </w:pPr>
      <w:r>
        <w:rPr>
          <w:b/>
        </w:rPr>
        <w:t>Attributes:</w:t>
      </w:r>
    </w:p>
    <w:p w:rsidR="00812105" w:rsidRDefault="00287C9A">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pPr>
        <w:keepNext/>
        <w:keepLines/>
        <w:spacing w:after="0" w:line="240" w:lineRule="auto"/>
        <w:rPr>
          <w:b/>
        </w:rPr>
      </w:pPr>
    </w:p>
    <w:p w:rsidR="00812105" w:rsidRDefault="00287C9A">
      <w:pPr>
        <w:keepNext/>
        <w:keepLines/>
        <w:spacing w:after="0" w:line="240" w:lineRule="auto"/>
        <w:ind w:left="720"/>
        <w:rPr>
          <w:b/>
        </w:rPr>
      </w:pPr>
      <w:r>
        <w:rPr>
          <w:b/>
        </w:rPr>
        <w:t>Operations:</w:t>
      </w:r>
    </w:p>
    <w:p w:rsidR="00812105" w:rsidRDefault="00287C9A">
      <w:pPr>
        <w:pStyle w:val="ListParagraph"/>
        <w:keepNext/>
        <w:keepLines/>
        <w:numPr>
          <w:ilvl w:val="0"/>
          <w:numId w:val="7"/>
        </w:numPr>
        <w:spacing w:after="0" w:line="240" w:lineRule="auto"/>
      </w:pPr>
      <w:r>
        <w:t>Sets and gets for all attributes.</w:t>
      </w:r>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pPr>
        <w:pStyle w:val="ListParagraph"/>
        <w:keepNext/>
        <w:keepLines/>
        <w:numPr>
          <w:ilvl w:val="1"/>
          <w:numId w:val="7"/>
        </w:numPr>
        <w:spacing w:after="0" w:line="240" w:lineRule="auto"/>
      </w:pPr>
      <w:r>
        <w:t>A data file is selected (id).</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pPr>
        <w:pStyle w:val="ListParagraph"/>
        <w:keepNext/>
        <w:keepLines/>
        <w:numPr>
          <w:ilvl w:val="1"/>
          <w:numId w:val="7"/>
        </w:numPr>
        <w:spacing w:after="0" w:line="240" w:lineRule="auto"/>
      </w:pPr>
      <w:r>
        <w:t>An activity is selected.</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pPr>
        <w:pStyle w:val="ListParagraph"/>
        <w:keepNext/>
        <w:keepLines/>
        <w:numPr>
          <w:ilvl w:val="1"/>
          <w:numId w:val="7"/>
        </w:numPr>
        <w:spacing w:after="0" w:line="240" w:lineRule="auto"/>
      </w:pPr>
      <w:r>
        <w:t>A date and time range is selected.</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keepNext/>
        <w:keepLines/>
        <w:spacing w:after="0" w:line="240" w:lineRule="auto"/>
        <w:ind w:left="720"/>
        <w:rPr>
          <w:b/>
        </w:rPr>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pPr>
        <w:pStyle w:val="ListParagraph"/>
        <w:keepNext/>
        <w:keepLines/>
        <w:numPr>
          <w:ilvl w:val="1"/>
          <w:numId w:val="7"/>
        </w:numPr>
        <w:spacing w:after="0" w:line="240" w:lineRule="auto"/>
      </w:pPr>
      <w:r>
        <w:t>An activity object is created and assigned the values from the selections</w:t>
      </w:r>
    </w:p>
    <w:p w:rsidR="00812105" w:rsidRDefault="00287C9A">
      <w:pPr>
        <w:pStyle w:val="ListParagraph"/>
        <w:keepNext/>
        <w:keepLines/>
        <w:numPr>
          <w:ilvl w:val="2"/>
          <w:numId w:val="7"/>
        </w:numPr>
        <w:spacing w:after="0" w:line="240" w:lineRule="auto"/>
      </w:pPr>
      <w:r>
        <w:t>File id</w:t>
      </w:r>
    </w:p>
    <w:p w:rsidR="00812105" w:rsidRDefault="00287C9A">
      <w:pPr>
        <w:pStyle w:val="ListParagraph"/>
        <w:keepNext/>
        <w:keepLines/>
        <w:numPr>
          <w:ilvl w:val="2"/>
          <w:numId w:val="7"/>
        </w:numPr>
        <w:spacing w:after="0" w:line="240" w:lineRule="auto"/>
      </w:pPr>
      <w:r>
        <w:t>Activity</w:t>
      </w:r>
    </w:p>
    <w:p w:rsidR="00812105" w:rsidRDefault="00287C9A">
      <w:pPr>
        <w:pStyle w:val="ListParagraph"/>
        <w:keepNext/>
        <w:keepLines/>
        <w:numPr>
          <w:ilvl w:val="2"/>
          <w:numId w:val="7"/>
        </w:numPr>
        <w:spacing w:after="0" w:line="240" w:lineRule="auto"/>
      </w:pPr>
      <w:r>
        <w:t>Date time range</w:t>
      </w:r>
    </w:p>
    <w:p w:rsidR="00812105" w:rsidRDefault="00287C9A">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pPr>
        <w:pStyle w:val="ListParagraph"/>
        <w:keepNext/>
        <w:keepLines/>
        <w:spacing w:after="0" w:line="240" w:lineRule="auto"/>
        <w:ind w:left="252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pPr>
        <w:pStyle w:val="ListParagraph"/>
        <w:keepNext/>
        <w:keepLines/>
        <w:numPr>
          <w:ilvl w:val="1"/>
          <w:numId w:val="7"/>
        </w:numPr>
        <w:spacing w:after="0" w:line="240" w:lineRule="auto"/>
      </w:pPr>
      <w:r>
        <w:t>Iterates through the data files.</w:t>
      </w:r>
    </w:p>
    <w:p w:rsidR="00812105" w:rsidRDefault="00287C9A">
      <w:pPr>
        <w:pStyle w:val="ListParagraph"/>
        <w:keepNext/>
        <w:keepLines/>
        <w:numPr>
          <w:ilvl w:val="2"/>
          <w:numId w:val="7"/>
        </w:numPr>
        <w:spacing w:after="0" w:line="240" w:lineRule="auto"/>
      </w:pPr>
      <w:r>
        <w:t>Calls the Validate method to validate each data file</w:t>
      </w:r>
    </w:p>
    <w:p w:rsidR="00812105" w:rsidRDefault="00287C9A">
      <w:pPr>
        <w:pStyle w:val="ListParagraph"/>
        <w:keepNext/>
        <w:keepLines/>
        <w:numPr>
          <w:ilvl w:val="3"/>
          <w:numId w:val="7"/>
        </w:numPr>
        <w:spacing w:after="0" w:line="240" w:lineRule="auto"/>
      </w:pPr>
      <w:r>
        <w:t>If a file is invalid it is not process and any associated activates are dropped.</w:t>
      </w:r>
    </w:p>
    <w:p w:rsidR="00812105" w:rsidRDefault="00287C9A">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pPr>
        <w:keepNext/>
        <w:keepLines/>
        <w:spacing w:after="0" w:line="240" w:lineRule="auto"/>
      </w:pPr>
    </w:p>
    <w:p w:rsidR="00812105" w:rsidRDefault="00812105">
      <w:pPr>
        <w:pStyle w:val="ListParagraph"/>
        <w:keepNext/>
        <w:keepLines/>
        <w:spacing w:after="0" w:line="240" w:lineRule="auto"/>
        <w:ind w:left="3960"/>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pPr>
        <w:pStyle w:val="ListParagraph"/>
        <w:keepNext/>
        <w:keepLines/>
        <w:numPr>
          <w:ilvl w:val="1"/>
          <w:numId w:val="7"/>
        </w:numPr>
        <w:spacing w:after="0" w:line="240" w:lineRule="auto"/>
      </w:pPr>
      <w:r>
        <w:t>Returns if the file is valid or invalid.</w:t>
      </w:r>
    </w:p>
    <w:p w:rsidR="00812105" w:rsidRDefault="00812105">
      <w:pPr>
        <w:keepNext/>
        <w:keepLines/>
        <w:spacing w:after="0" w:line="240" w:lineRule="auto"/>
      </w:pP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pPr>
        <w:pStyle w:val="ListParagraph"/>
        <w:keepNext/>
        <w:keepLines/>
        <w:numPr>
          <w:ilvl w:val="1"/>
          <w:numId w:val="7"/>
        </w:numPr>
        <w:spacing w:after="0" w:line="240" w:lineRule="auto"/>
      </w:pPr>
      <w:r>
        <w:t>This method uploads the data file into the database.</w:t>
      </w:r>
    </w:p>
    <w:p w:rsidR="00812105" w:rsidRDefault="00287C9A">
      <w:pPr>
        <w:pStyle w:val="ListParagraph"/>
        <w:keepNext/>
        <w:keepLines/>
        <w:spacing w:after="0" w:line="240" w:lineRule="auto"/>
        <w:ind w:left="2520"/>
      </w:pPr>
      <w:r>
        <w:t xml:space="preserve"> </w:t>
      </w:r>
    </w:p>
    <w:p w:rsidR="00812105" w:rsidRDefault="00287C9A">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pPr>
        <w:pStyle w:val="ListParagraph"/>
        <w:keepNext/>
        <w:keepLines/>
        <w:numPr>
          <w:ilvl w:val="1"/>
          <w:numId w:val="7"/>
        </w:numPr>
        <w:spacing w:after="0" w:line="240" w:lineRule="auto"/>
      </w:pPr>
      <w:r>
        <w:t>This method uploads the activity into the database.</w:t>
      </w:r>
    </w:p>
    <w:p w:rsidR="00812105" w:rsidRDefault="00812105">
      <w:pPr>
        <w:keepNext/>
        <w:keepLines/>
      </w:pPr>
    </w:p>
    <w:p w:rsidR="00812105" w:rsidRDefault="002C6ED4">
      <w:pPr>
        <w:pStyle w:val="Heading2"/>
        <w:spacing w:line="360" w:lineRule="auto"/>
      </w:pPr>
      <w:bookmarkStart w:id="39" w:name="_Toc435991744"/>
      <w:r>
        <w:t>Business Logic Layer Overview</w:t>
      </w:r>
      <w:bookmarkEnd w:id="39"/>
    </w:p>
    <w:p w:rsidR="00812105" w:rsidRDefault="00831F49">
      <w:pPr>
        <w:pStyle w:val="Heading3"/>
        <w:keepNext/>
        <w:keepLines/>
      </w:pPr>
      <w:bookmarkStart w:id="40" w:name="_Toc435182018"/>
      <w:bookmarkStart w:id="41" w:name="_Toc435991745"/>
      <w:r w:rsidRPr="0084672C">
        <w:t>Entities</w:t>
      </w:r>
      <w:bookmarkEnd w:id="40"/>
      <w:bookmarkEnd w:id="41"/>
    </w:p>
    <w:p w:rsidR="00812105" w:rsidRDefault="00831F49">
      <w:pPr>
        <w:pStyle w:val="Heading4"/>
        <w:keepNext/>
        <w:keepLines/>
      </w:pPr>
      <w:bookmarkStart w:id="42" w:name="_Toc435182019"/>
      <w:r w:rsidRPr="0084672C">
        <w:t>Activity</w:t>
      </w:r>
      <w:bookmarkStart w:id="43" w:name="_User"/>
      <w:bookmarkEnd w:id="42"/>
      <w:bookmarkEnd w:id="43"/>
    </w:p>
    <w:p w:rsidR="00812105" w:rsidRDefault="00831F49">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pPr>
        <w:keepNext/>
        <w:keepLines/>
        <w:spacing w:after="0" w:line="360" w:lineRule="auto"/>
        <w:rPr>
          <w:b/>
        </w:rPr>
      </w:pPr>
      <w:r>
        <w:rPr>
          <w:b/>
        </w:rPr>
        <w:t>&lt;&lt;Entity&gt;&gt;</w:t>
      </w:r>
    </w:p>
    <w:p w:rsidR="00812105" w:rsidRDefault="00831F49">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pPr>
        <w:pStyle w:val="ListParagraph"/>
        <w:keepNext/>
        <w:keepLines/>
        <w:numPr>
          <w:ilvl w:val="1"/>
          <w:numId w:val="10"/>
        </w:numPr>
        <w:spacing w:after="0" w:line="240" w:lineRule="auto"/>
      </w:pPr>
      <w:r>
        <w:t>The activity of the data</w:t>
      </w:r>
      <w:r w:rsidRPr="00441BE1">
        <w:t>.</w:t>
      </w:r>
    </w:p>
    <w:p w:rsidR="00812105" w:rsidRDefault="00812105">
      <w:pPr>
        <w:pStyle w:val="ListParagraph"/>
        <w:keepNext/>
        <w:keepLines/>
        <w:spacing w:after="0" w:line="240" w:lineRule="auto"/>
        <w:ind w:left="2520"/>
      </w:pPr>
    </w:p>
    <w:p w:rsidR="00812105" w:rsidRDefault="00831F49">
      <w:pPr>
        <w:keepNext/>
        <w:keepLines/>
        <w:spacing w:after="0" w:line="240" w:lineRule="auto"/>
        <w:ind w:firstLine="720"/>
        <w:rPr>
          <w:b/>
        </w:rPr>
      </w:pPr>
      <w:r>
        <w:rPr>
          <w:b/>
        </w:rPr>
        <w:t>Operations:</w:t>
      </w:r>
    </w:p>
    <w:p w:rsidR="00812105" w:rsidRDefault="00831F49">
      <w:pPr>
        <w:pStyle w:val="ListParagraph"/>
        <w:keepNext/>
        <w:keepLines/>
        <w:numPr>
          <w:ilvl w:val="0"/>
          <w:numId w:val="7"/>
        </w:numPr>
        <w:spacing w:after="0" w:line="240" w:lineRule="auto"/>
      </w:pPr>
      <w:r w:rsidRPr="00484ED5">
        <w:t>Sets and gets for all attributes.</w:t>
      </w:r>
    </w:p>
    <w:p w:rsidR="00812105" w:rsidRDefault="00812105" w:rsidP="00D6053C">
      <w:pPr>
        <w:pStyle w:val="ListParagraph"/>
        <w:keepNext/>
        <w:keepLines/>
        <w:spacing w:after="0" w:line="240" w:lineRule="auto"/>
        <w:ind w:left="1800"/>
      </w:pPr>
    </w:p>
    <w:p w:rsidR="00812105" w:rsidRDefault="005E33EA">
      <w:pPr>
        <w:keepNext/>
        <w:keepLines/>
        <w:spacing w:after="0" w:line="240" w:lineRule="auto"/>
        <w:ind w:left="720"/>
        <w:rPr>
          <w:b/>
        </w:rPr>
      </w:pPr>
      <w:r>
        <w:rPr>
          <w:b/>
        </w:rPr>
        <w:t>Constructors:</w:t>
      </w:r>
    </w:p>
    <w:p w:rsidR="00812105" w:rsidRDefault="005E33EA">
      <w:pPr>
        <w:pStyle w:val="ListParagraph"/>
        <w:keepNext/>
        <w:keepLines/>
        <w:numPr>
          <w:ilvl w:val="0"/>
          <w:numId w:val="14"/>
        </w:numPr>
        <w:spacing w:after="0" w:line="240" w:lineRule="auto"/>
        <w:rPr>
          <w:b/>
        </w:rPr>
      </w:pPr>
      <w:r>
        <w:rPr>
          <w:b/>
        </w:rPr>
        <w:t xml:space="preserve">Public </w:t>
      </w:r>
      <w:r>
        <w:t>Activity()</w:t>
      </w:r>
    </w:p>
    <w:p w:rsidR="00812105" w:rsidRDefault="005E33EA" w:rsidP="00D6053C">
      <w:pPr>
        <w:pStyle w:val="ListParagraph"/>
        <w:keepNext/>
        <w:keepLines/>
        <w:numPr>
          <w:ilvl w:val="1"/>
          <w:numId w:val="14"/>
        </w:numPr>
        <w:spacing w:after="0" w:line="240" w:lineRule="auto"/>
      </w:pPr>
      <w:r>
        <w:t>Default constructor</w:t>
      </w:r>
    </w:p>
    <w:p w:rsidR="00812105" w:rsidRDefault="00812105" w:rsidP="00D6053C">
      <w:pPr>
        <w:keepNext/>
        <w:keepLines/>
        <w:spacing w:after="0" w:line="240" w:lineRule="auto"/>
      </w:pPr>
    </w:p>
    <w:p w:rsidR="00812105" w:rsidRDefault="0096020E">
      <w:pPr>
        <w:pStyle w:val="Heading4"/>
        <w:keepNext/>
        <w:keepLines/>
      </w:pPr>
      <w:proofErr w:type="spellStart"/>
      <w:r>
        <w:t>AspNetUser</w:t>
      </w:r>
      <w:proofErr w:type="spellEnd"/>
    </w:p>
    <w:p w:rsidR="00812105" w:rsidRDefault="0096020E">
      <w:pPr>
        <w:keepNext/>
        <w:keepLines/>
      </w:pPr>
      <w:r w:rsidRPr="00F82B86">
        <w:lastRenderedPageBreak/>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pPr>
        <w:keepNext/>
        <w:keepLines/>
        <w:spacing w:after="0" w:line="360" w:lineRule="auto"/>
        <w:rPr>
          <w:b/>
        </w:rPr>
      </w:pPr>
      <w:r>
        <w:rPr>
          <w:b/>
        </w:rPr>
        <w:t>&lt;&lt;Entity&gt;&gt;</w:t>
      </w:r>
    </w:p>
    <w:p w:rsidR="00812105" w:rsidRDefault="0096020E">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pPr>
        <w:pStyle w:val="ListParagraph"/>
        <w:keepNext/>
        <w:keepLines/>
        <w:numPr>
          <w:ilvl w:val="1"/>
          <w:numId w:val="10"/>
        </w:numPr>
        <w:spacing w:after="0" w:line="240" w:lineRule="auto"/>
      </w:pPr>
      <w:r>
        <w:t>Unique id for each user.</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pPr>
        <w:pStyle w:val="ListParagraph"/>
        <w:keepNext/>
        <w:keepLines/>
        <w:numPr>
          <w:ilvl w:val="1"/>
          <w:numId w:val="10"/>
        </w:numPr>
        <w:spacing w:after="0" w:line="240" w:lineRule="auto"/>
      </w:pPr>
      <w:r>
        <w:t>The user name used by each user that will be used to log into the system.</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pPr>
        <w:pStyle w:val="ListParagraph"/>
        <w:keepNext/>
        <w:keepLines/>
        <w:numPr>
          <w:ilvl w:val="1"/>
          <w:numId w:val="10"/>
        </w:numPr>
        <w:spacing w:after="0" w:line="240" w:lineRule="auto"/>
      </w:pPr>
      <w:r>
        <w:t>Hash string representing the user’s password used to log into the system.</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pPr>
        <w:pStyle w:val="ListParagraph"/>
        <w:keepNext/>
        <w:keepLines/>
        <w:numPr>
          <w:ilvl w:val="1"/>
          <w:numId w:val="10"/>
        </w:numPr>
        <w:spacing w:after="0" w:line="240" w:lineRule="auto"/>
      </w:pPr>
      <w:r>
        <w:t>Enumeration value that describes the current account status of the user.</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pPr>
        <w:pStyle w:val="ListParagraph"/>
        <w:keepNext/>
        <w:keepLines/>
        <w:spacing w:after="0" w:line="240" w:lineRule="auto"/>
        <w:ind w:left="1800"/>
      </w:pPr>
    </w:p>
    <w:p w:rsidR="00812105" w:rsidRDefault="001B00C4">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pPr>
        <w:pStyle w:val="ListParagraph"/>
        <w:keepNext/>
        <w:keepLines/>
        <w:spacing w:after="0" w:line="240" w:lineRule="auto"/>
        <w:ind w:left="2520"/>
      </w:pPr>
    </w:p>
    <w:p w:rsidR="00812105" w:rsidRDefault="0096020E">
      <w:pPr>
        <w:keepNext/>
        <w:keepLines/>
        <w:spacing w:after="0" w:line="240" w:lineRule="auto"/>
        <w:ind w:firstLine="720"/>
        <w:rPr>
          <w:b/>
        </w:rPr>
      </w:pPr>
      <w:r>
        <w:rPr>
          <w:b/>
        </w:rPr>
        <w:t>Operations:</w:t>
      </w:r>
    </w:p>
    <w:p w:rsidR="00812105" w:rsidRDefault="0096020E">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96020E">
      <w:pPr>
        <w:keepNext/>
        <w:keepLines/>
        <w:spacing w:after="0" w:line="240" w:lineRule="auto"/>
        <w:ind w:left="720"/>
        <w:rPr>
          <w:b/>
        </w:rPr>
      </w:pPr>
      <w:r>
        <w:rPr>
          <w:b/>
        </w:rPr>
        <w:t>Constructors:</w:t>
      </w:r>
    </w:p>
    <w:p w:rsidR="00812105" w:rsidRDefault="0096020E">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pPr>
        <w:pStyle w:val="ListParagraph"/>
        <w:keepNext/>
        <w:keepLines/>
        <w:numPr>
          <w:ilvl w:val="1"/>
          <w:numId w:val="14"/>
        </w:numPr>
        <w:spacing w:after="0" w:line="240" w:lineRule="auto"/>
        <w:rPr>
          <w:b/>
        </w:rPr>
      </w:pPr>
      <w:r>
        <w:t>Default constructor</w:t>
      </w:r>
    </w:p>
    <w:p w:rsidR="00812105" w:rsidRDefault="00812105" w:rsidP="00D6053C">
      <w:pPr>
        <w:keepNext/>
        <w:keepLines/>
        <w:spacing w:after="0" w:line="240" w:lineRule="auto"/>
      </w:pPr>
    </w:p>
    <w:p w:rsidR="00812105" w:rsidRDefault="00282662">
      <w:pPr>
        <w:pStyle w:val="Heading4"/>
        <w:keepNext/>
        <w:keepLines/>
      </w:pPr>
      <w:r>
        <w:t>Patient</w:t>
      </w:r>
    </w:p>
    <w:p w:rsidR="00812105" w:rsidRDefault="00282662">
      <w:pPr>
        <w:keepNext/>
        <w:keepLines/>
      </w:pPr>
      <w:r w:rsidRPr="00F82B86">
        <w:lastRenderedPageBreak/>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pPr>
        <w:keepNext/>
        <w:keepLines/>
        <w:spacing w:after="0" w:line="360" w:lineRule="auto"/>
        <w:rPr>
          <w:b/>
        </w:rPr>
      </w:pPr>
      <w:r>
        <w:rPr>
          <w:b/>
        </w:rPr>
        <w:t>&lt;&lt;Entity&gt;&gt;</w:t>
      </w:r>
    </w:p>
    <w:p w:rsidR="00812105" w:rsidRDefault="00282662">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pPr>
        <w:pStyle w:val="ListParagraph"/>
        <w:keepNext/>
        <w:keepLines/>
        <w:numPr>
          <w:ilvl w:val="1"/>
          <w:numId w:val="10"/>
        </w:numPr>
        <w:spacing w:after="0" w:line="240" w:lineRule="auto"/>
      </w:pPr>
      <w:r>
        <w:t>Unique patient id created by the patient’s physician used to identify their patients.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pPr>
        <w:pStyle w:val="ListParagraph"/>
        <w:keepNext/>
        <w:keepLines/>
        <w:numPr>
          <w:ilvl w:val="1"/>
          <w:numId w:val="10"/>
        </w:numPr>
        <w:spacing w:after="0" w:line="240" w:lineRule="auto"/>
      </w:pPr>
      <w:r>
        <w:t>The age of the patient.</w:t>
      </w:r>
    </w:p>
    <w:p w:rsidR="00812105" w:rsidRDefault="00812105" w:rsidP="00D6053C">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pPr>
        <w:pStyle w:val="ListParagraph"/>
        <w:keepNext/>
        <w:keepLines/>
        <w:numPr>
          <w:ilvl w:val="1"/>
          <w:numId w:val="10"/>
        </w:numPr>
        <w:spacing w:after="0" w:line="240" w:lineRule="auto"/>
      </w:pPr>
      <w:r>
        <w:t>The weight of the patient.</w:t>
      </w:r>
    </w:p>
    <w:p w:rsidR="00812105" w:rsidRDefault="00812105" w:rsidP="00D6053C">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pPr>
        <w:pStyle w:val="ListParagraph"/>
        <w:keepNext/>
        <w:keepLines/>
        <w:numPr>
          <w:ilvl w:val="1"/>
          <w:numId w:val="10"/>
        </w:numPr>
        <w:spacing w:after="0" w:line="240" w:lineRule="auto"/>
      </w:pPr>
      <w:r>
        <w:t>The height of the patient given in inches.</w:t>
      </w:r>
    </w:p>
    <w:p w:rsidR="00812105" w:rsidRDefault="00812105" w:rsidP="00D6053C">
      <w:pPr>
        <w:pStyle w:val="ListParagraph"/>
        <w:keepNext/>
        <w:keepLines/>
        <w:spacing w:after="0" w:line="240" w:lineRule="auto"/>
        <w:ind w:left="2520"/>
      </w:pPr>
    </w:p>
    <w:p w:rsidR="00812105" w:rsidRPr="00D6053C" w:rsidRDefault="001B00C4" w:rsidP="00D6053C">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pPr>
        <w:pStyle w:val="ListParagraph"/>
        <w:keepNext/>
        <w:keepLines/>
        <w:numPr>
          <w:ilvl w:val="1"/>
          <w:numId w:val="10"/>
        </w:numPr>
        <w:spacing w:after="0" w:line="240" w:lineRule="auto"/>
      </w:pPr>
      <w:r>
        <w:t>Enumeration value used to describe the patient’s ethnicity.</w:t>
      </w:r>
    </w:p>
    <w:p w:rsidR="00812105" w:rsidRDefault="00812105" w:rsidP="00D6053C">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pPr>
        <w:pStyle w:val="ListParagraph"/>
        <w:keepNext/>
        <w:keepLines/>
        <w:numPr>
          <w:ilvl w:val="1"/>
          <w:numId w:val="10"/>
        </w:numPr>
        <w:spacing w:after="0" w:line="240" w:lineRule="auto"/>
      </w:pPr>
      <w:r>
        <w:t>Collection of enumeration values used to describe the patient’s race.</w:t>
      </w:r>
    </w:p>
    <w:p w:rsidR="00812105" w:rsidRDefault="00812105" w:rsidP="00D6053C">
      <w:pPr>
        <w:pStyle w:val="ListParagraph"/>
        <w:keepNext/>
        <w:keepLines/>
        <w:spacing w:after="0" w:line="240" w:lineRule="auto"/>
        <w:ind w:left="1800"/>
      </w:pPr>
    </w:p>
    <w:p w:rsidR="00812105" w:rsidRDefault="001B00C4" w:rsidP="00D6053C">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pPr>
        <w:pStyle w:val="ListParagraph"/>
        <w:keepNext/>
        <w:keepLines/>
        <w:numPr>
          <w:ilvl w:val="1"/>
          <w:numId w:val="10"/>
        </w:numPr>
        <w:spacing w:after="0" w:line="240" w:lineRule="auto"/>
      </w:pPr>
      <w:r>
        <w:t>Enumeration value used to describe the patient’s gender.</w:t>
      </w:r>
    </w:p>
    <w:p w:rsidR="00812105" w:rsidRDefault="00812105" w:rsidP="00D6053C">
      <w:pPr>
        <w:pStyle w:val="ListParagraph"/>
        <w:keepNext/>
        <w:keepLines/>
        <w:spacing w:after="0" w:line="240" w:lineRule="auto"/>
        <w:ind w:left="2520"/>
      </w:pPr>
    </w:p>
    <w:p w:rsidR="00812105" w:rsidRDefault="001B00C4" w:rsidP="00D6053C">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pPr>
        <w:pStyle w:val="ListParagraph"/>
        <w:keepNext/>
        <w:keepLines/>
        <w:numPr>
          <w:ilvl w:val="1"/>
          <w:numId w:val="10"/>
        </w:numPr>
        <w:spacing w:after="0" w:line="240" w:lineRule="auto"/>
      </w:pPr>
      <w:r>
        <w:t>Foreign key link to the patient’s physician.</w:t>
      </w:r>
    </w:p>
    <w:p w:rsidR="00812105" w:rsidRDefault="00812105">
      <w:pPr>
        <w:pStyle w:val="ListParagraph"/>
        <w:keepNext/>
        <w:keepLines/>
        <w:spacing w:after="0" w:line="240" w:lineRule="auto"/>
        <w:ind w:left="2520"/>
      </w:pPr>
    </w:p>
    <w:p w:rsidR="00812105" w:rsidRDefault="00282662">
      <w:pPr>
        <w:keepNext/>
        <w:keepLines/>
        <w:spacing w:after="0" w:line="240" w:lineRule="auto"/>
        <w:ind w:firstLine="720"/>
        <w:rPr>
          <w:b/>
        </w:rPr>
      </w:pPr>
      <w:r>
        <w:rPr>
          <w:b/>
        </w:rPr>
        <w:t>Operations:</w:t>
      </w:r>
    </w:p>
    <w:p w:rsidR="00812105" w:rsidRDefault="00282662">
      <w:pPr>
        <w:pStyle w:val="ListParagraph"/>
        <w:keepNext/>
        <w:keepLines/>
        <w:numPr>
          <w:ilvl w:val="0"/>
          <w:numId w:val="7"/>
        </w:numPr>
        <w:spacing w:after="0" w:line="240" w:lineRule="auto"/>
      </w:pPr>
      <w:r w:rsidRPr="00484ED5">
        <w:t>Sets and gets for all attributes.</w:t>
      </w:r>
    </w:p>
    <w:p w:rsidR="00812105" w:rsidRDefault="00812105" w:rsidP="00D6053C">
      <w:pPr>
        <w:pStyle w:val="ListParagraph"/>
        <w:keepNext/>
        <w:keepLines/>
        <w:spacing w:after="0" w:line="240" w:lineRule="auto"/>
        <w:ind w:left="1800"/>
      </w:pPr>
    </w:p>
    <w:p w:rsidR="00812105" w:rsidRDefault="005E33EA" w:rsidP="00D6053C">
      <w:pPr>
        <w:keepNext/>
        <w:keepLines/>
        <w:spacing w:after="0" w:line="240" w:lineRule="auto"/>
        <w:ind w:left="720"/>
        <w:rPr>
          <w:b/>
        </w:rPr>
      </w:pPr>
      <w:r>
        <w:rPr>
          <w:b/>
        </w:rPr>
        <w:t>Constructors:</w:t>
      </w:r>
    </w:p>
    <w:p w:rsidR="00812105" w:rsidRPr="00D6053C" w:rsidRDefault="005E33EA" w:rsidP="00D6053C">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D6053C">
      <w:pPr>
        <w:pStyle w:val="ListParagraph"/>
        <w:keepNext/>
        <w:keepLines/>
        <w:numPr>
          <w:ilvl w:val="1"/>
          <w:numId w:val="14"/>
        </w:numPr>
        <w:spacing w:after="0" w:line="240" w:lineRule="auto"/>
        <w:rPr>
          <w:b/>
        </w:rPr>
      </w:pPr>
      <w:r>
        <w:t>Default constructor</w:t>
      </w:r>
    </w:p>
    <w:p w:rsidR="00812105" w:rsidRPr="00D6053C" w:rsidRDefault="00812105" w:rsidP="00D6053C">
      <w:pPr>
        <w:pStyle w:val="ListParagraph"/>
        <w:keepNext/>
        <w:keepLines/>
        <w:spacing w:after="0" w:line="240" w:lineRule="auto"/>
        <w:ind w:left="2520"/>
        <w:rPr>
          <w:b/>
        </w:rPr>
      </w:pPr>
    </w:p>
    <w:p w:rsidR="00812105" w:rsidRDefault="0096020E">
      <w:pPr>
        <w:pStyle w:val="Heading4"/>
        <w:keepNext/>
        <w:keepLines/>
      </w:pPr>
      <w:r>
        <w:t>Physician</w:t>
      </w:r>
    </w:p>
    <w:p w:rsidR="00812105" w:rsidRDefault="0096020E">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pPr>
        <w:keepNext/>
        <w:keepLines/>
        <w:spacing w:after="0" w:line="360" w:lineRule="auto"/>
        <w:rPr>
          <w:b/>
        </w:rPr>
      </w:pPr>
      <w:r>
        <w:rPr>
          <w:b/>
        </w:rPr>
        <w:lastRenderedPageBreak/>
        <w:t>&lt;&lt;Entity&gt;&gt;</w:t>
      </w:r>
    </w:p>
    <w:p w:rsidR="00812105" w:rsidRDefault="0096020E">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D6053C">
      <w:pPr>
        <w:pStyle w:val="ListParagraph"/>
        <w:keepNext/>
        <w:keepLines/>
        <w:spacing w:after="0" w:line="240" w:lineRule="auto"/>
        <w:ind w:left="2520"/>
      </w:pPr>
    </w:p>
    <w:p w:rsidR="00812105" w:rsidRDefault="007F09D4">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pPr>
        <w:pStyle w:val="ListParagraph"/>
        <w:keepNext/>
        <w:keepLines/>
        <w:numPr>
          <w:ilvl w:val="1"/>
          <w:numId w:val="10"/>
        </w:numPr>
        <w:spacing w:after="0" w:line="240" w:lineRule="auto"/>
      </w:pPr>
      <w:r>
        <w:t>Physician’s first name.</w:t>
      </w:r>
    </w:p>
    <w:p w:rsidR="00812105" w:rsidRDefault="00812105" w:rsidP="00D6053C">
      <w:pPr>
        <w:pStyle w:val="ListParagraph"/>
        <w:keepNext/>
        <w:keepLines/>
        <w:spacing w:after="0" w:line="240" w:lineRule="auto"/>
        <w:ind w:left="2520"/>
      </w:pPr>
    </w:p>
    <w:p w:rsidR="00812105" w:rsidRDefault="007F09D4">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pPr>
        <w:pStyle w:val="ListParagraph"/>
        <w:keepNext/>
        <w:keepLines/>
        <w:numPr>
          <w:ilvl w:val="1"/>
          <w:numId w:val="10"/>
        </w:numPr>
        <w:spacing w:after="0" w:line="240" w:lineRule="auto"/>
      </w:pPr>
      <w:r>
        <w:t>Physician’s last name.</w:t>
      </w:r>
    </w:p>
    <w:p w:rsidR="00812105" w:rsidRDefault="00812105" w:rsidP="00D6053C">
      <w:pPr>
        <w:keepNext/>
        <w:keepLines/>
        <w:spacing w:after="0" w:line="240" w:lineRule="auto"/>
      </w:pPr>
    </w:p>
    <w:p w:rsidR="00812105" w:rsidRDefault="007F09D4">
      <w:pPr>
        <w:pStyle w:val="ListParagraph"/>
        <w:keepNext/>
        <w:keepLines/>
        <w:numPr>
          <w:ilvl w:val="0"/>
          <w:numId w:val="10"/>
        </w:numPr>
        <w:spacing w:after="0" w:line="240" w:lineRule="auto"/>
      </w:pPr>
      <w:r>
        <w:rPr>
          <w:b/>
        </w:rPr>
        <w:t xml:space="preserve">Public string </w:t>
      </w:r>
      <w:r>
        <w:t>Address</w:t>
      </w:r>
    </w:p>
    <w:p w:rsidR="00812105" w:rsidRDefault="007F09D4">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 xml:space="preserve">Public string </w:t>
      </w:r>
      <w:r>
        <w:t>Email</w:t>
      </w:r>
    </w:p>
    <w:p w:rsidR="00812105" w:rsidRDefault="001B00C4">
      <w:pPr>
        <w:pStyle w:val="ListParagraph"/>
        <w:keepNext/>
        <w:keepLines/>
        <w:numPr>
          <w:ilvl w:val="1"/>
          <w:numId w:val="10"/>
        </w:numPr>
        <w:spacing w:after="0" w:line="240" w:lineRule="auto"/>
      </w:pPr>
      <w:r>
        <w:t>Email address for the physician</w:t>
      </w:r>
    </w:p>
    <w:p w:rsidR="00812105" w:rsidRDefault="00812105">
      <w:pPr>
        <w:pStyle w:val="ListParagraph"/>
        <w:keepNext/>
        <w:keepLines/>
        <w:spacing w:after="0" w:line="240" w:lineRule="auto"/>
        <w:ind w:left="2520"/>
      </w:pPr>
    </w:p>
    <w:p w:rsidR="00812105" w:rsidRDefault="001B00C4">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pPr>
        <w:pStyle w:val="ListParagraph"/>
        <w:keepNext/>
        <w:keepLines/>
        <w:numPr>
          <w:ilvl w:val="1"/>
          <w:numId w:val="10"/>
        </w:numPr>
        <w:spacing w:after="0" w:line="240" w:lineRule="auto"/>
      </w:pPr>
      <w:r>
        <w:t>Phone number for the physician</w:t>
      </w:r>
    </w:p>
    <w:p w:rsidR="00812105" w:rsidRDefault="00812105">
      <w:pPr>
        <w:pStyle w:val="ListParagraph"/>
        <w:keepNext/>
        <w:keepLines/>
        <w:spacing w:after="0" w:line="240" w:lineRule="auto"/>
        <w:ind w:left="2520"/>
      </w:pPr>
    </w:p>
    <w:p w:rsidR="00812105" w:rsidRDefault="007F09D4">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pPr>
        <w:pStyle w:val="ListParagraph"/>
        <w:keepNext/>
        <w:keepLines/>
        <w:numPr>
          <w:ilvl w:val="1"/>
          <w:numId w:val="10"/>
        </w:numPr>
        <w:spacing w:after="0" w:line="240" w:lineRule="auto"/>
      </w:pPr>
      <w:r>
        <w:t>Collection of all of the physician’s patients.</w:t>
      </w:r>
    </w:p>
    <w:p w:rsidR="00812105" w:rsidRDefault="00812105" w:rsidP="00D6053C">
      <w:pPr>
        <w:keepNext/>
        <w:keepLines/>
        <w:spacing w:after="0" w:line="240" w:lineRule="auto"/>
      </w:pPr>
    </w:p>
    <w:p w:rsidR="00812105" w:rsidRDefault="0096020E">
      <w:pPr>
        <w:keepNext/>
        <w:keepLines/>
        <w:spacing w:after="0" w:line="240" w:lineRule="auto"/>
        <w:ind w:firstLine="720"/>
        <w:rPr>
          <w:b/>
        </w:rPr>
      </w:pPr>
      <w:r>
        <w:rPr>
          <w:b/>
        </w:rPr>
        <w:t>Operations:</w:t>
      </w:r>
    </w:p>
    <w:p w:rsidR="00812105" w:rsidRDefault="0096020E">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96020E">
      <w:pPr>
        <w:keepNext/>
        <w:keepLines/>
        <w:spacing w:after="0" w:line="240" w:lineRule="auto"/>
        <w:ind w:left="720"/>
        <w:rPr>
          <w:b/>
        </w:rPr>
      </w:pPr>
      <w:r>
        <w:rPr>
          <w:b/>
        </w:rPr>
        <w:t>Constructors:</w:t>
      </w:r>
    </w:p>
    <w:p w:rsidR="00812105" w:rsidRDefault="0096020E">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pPr>
        <w:pStyle w:val="ListParagraph"/>
        <w:keepNext/>
        <w:keepLines/>
        <w:numPr>
          <w:ilvl w:val="1"/>
          <w:numId w:val="14"/>
        </w:numPr>
        <w:spacing w:after="0" w:line="240" w:lineRule="auto"/>
        <w:rPr>
          <w:b/>
        </w:rPr>
      </w:pPr>
      <w:r>
        <w:t>Default constructor</w:t>
      </w:r>
    </w:p>
    <w:p w:rsidR="00812105" w:rsidRDefault="00812105">
      <w:pPr>
        <w:keepNext/>
        <w:keepLines/>
      </w:pPr>
    </w:p>
    <w:p w:rsidR="00812105" w:rsidRDefault="001C1550">
      <w:pPr>
        <w:pStyle w:val="Heading4"/>
        <w:keepNext/>
        <w:keepLines/>
      </w:pPr>
      <w:proofErr w:type="spellStart"/>
      <w:r>
        <w:t>ExperimentAdministrator</w:t>
      </w:r>
      <w:proofErr w:type="spellEnd"/>
    </w:p>
    <w:p w:rsidR="00812105" w:rsidRDefault="001C1550">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pPr>
        <w:keepNext/>
        <w:keepLines/>
        <w:spacing w:after="0" w:line="360" w:lineRule="auto"/>
        <w:rPr>
          <w:b/>
        </w:rPr>
      </w:pPr>
      <w:r>
        <w:rPr>
          <w:b/>
        </w:rPr>
        <w:t>&lt;&lt;Entity&gt;&gt;</w:t>
      </w:r>
    </w:p>
    <w:p w:rsidR="00812105" w:rsidRDefault="001C1550">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pPr>
        <w:pStyle w:val="ListParagraph"/>
        <w:keepNext/>
        <w:keepLines/>
        <w:numPr>
          <w:ilvl w:val="1"/>
          <w:numId w:val="10"/>
        </w:numPr>
        <w:spacing w:after="0" w:line="240" w:lineRule="auto"/>
      </w:pPr>
      <w:r>
        <w:t>Unique id generated by the system for each experiment administrator.</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lastRenderedPageBreak/>
        <w:t xml:space="preserve">Public string </w:t>
      </w:r>
      <w:proofErr w:type="spellStart"/>
      <w:r>
        <w:t>FirstName</w:t>
      </w:r>
      <w:proofErr w:type="spellEnd"/>
    </w:p>
    <w:p w:rsidR="00812105" w:rsidRDefault="001C1550">
      <w:pPr>
        <w:pStyle w:val="ListParagraph"/>
        <w:keepNext/>
        <w:keepLines/>
        <w:numPr>
          <w:ilvl w:val="1"/>
          <w:numId w:val="10"/>
        </w:numPr>
        <w:spacing w:after="0" w:line="240" w:lineRule="auto"/>
      </w:pPr>
      <w:r>
        <w:t>Experiment administrator’s first name.</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pPr>
        <w:pStyle w:val="ListParagraph"/>
        <w:keepNext/>
        <w:keepLines/>
        <w:numPr>
          <w:ilvl w:val="1"/>
          <w:numId w:val="10"/>
        </w:numPr>
        <w:spacing w:after="0" w:line="240" w:lineRule="auto"/>
      </w:pPr>
      <w:r>
        <w:t>Experiment administrator’s last name.</w:t>
      </w:r>
    </w:p>
    <w:p w:rsidR="00812105" w:rsidRDefault="00812105">
      <w:pPr>
        <w:keepNext/>
        <w:keepLines/>
        <w:spacing w:after="0" w:line="240" w:lineRule="auto"/>
      </w:pPr>
    </w:p>
    <w:p w:rsidR="00812105" w:rsidRDefault="001C1550">
      <w:pPr>
        <w:pStyle w:val="ListParagraph"/>
        <w:keepNext/>
        <w:keepLines/>
        <w:numPr>
          <w:ilvl w:val="0"/>
          <w:numId w:val="10"/>
        </w:numPr>
        <w:spacing w:after="0" w:line="240" w:lineRule="auto"/>
      </w:pPr>
      <w:r>
        <w:rPr>
          <w:b/>
        </w:rPr>
        <w:t xml:space="preserve">Public string </w:t>
      </w:r>
      <w:r>
        <w:t>Address</w:t>
      </w:r>
    </w:p>
    <w:p w:rsidR="00812105" w:rsidRDefault="001C1550">
      <w:pPr>
        <w:pStyle w:val="ListParagraph"/>
        <w:keepNext/>
        <w:keepLines/>
        <w:numPr>
          <w:ilvl w:val="1"/>
          <w:numId w:val="10"/>
        </w:numPr>
        <w:spacing w:after="0" w:line="240" w:lineRule="auto"/>
      </w:pPr>
      <w:r>
        <w:t>Experiment administrator’s address information.</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string </w:t>
      </w:r>
      <w:r>
        <w:t>Email</w:t>
      </w:r>
    </w:p>
    <w:p w:rsidR="00812105" w:rsidRDefault="001C1550">
      <w:pPr>
        <w:pStyle w:val="ListParagraph"/>
        <w:keepNext/>
        <w:keepLines/>
        <w:numPr>
          <w:ilvl w:val="1"/>
          <w:numId w:val="10"/>
        </w:numPr>
        <w:spacing w:after="0" w:line="240" w:lineRule="auto"/>
      </w:pPr>
      <w:r>
        <w:t>Email address for the experiment administrator</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pPr>
        <w:pStyle w:val="ListParagraph"/>
        <w:keepNext/>
        <w:keepLines/>
        <w:numPr>
          <w:ilvl w:val="1"/>
          <w:numId w:val="10"/>
        </w:numPr>
        <w:spacing w:after="0" w:line="240" w:lineRule="auto"/>
      </w:pPr>
      <w:r>
        <w:t>Phone number for the experiment administrator.</w:t>
      </w:r>
    </w:p>
    <w:p w:rsidR="00812105" w:rsidRDefault="00812105">
      <w:pPr>
        <w:pStyle w:val="ListParagraph"/>
        <w:keepNext/>
        <w:keepLines/>
        <w:spacing w:after="0" w:line="240" w:lineRule="auto"/>
        <w:ind w:left="2520"/>
      </w:pPr>
    </w:p>
    <w:p w:rsidR="00812105" w:rsidRDefault="001C1550">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pPr>
        <w:pStyle w:val="ListParagraph"/>
        <w:keepNext/>
        <w:keepLines/>
        <w:numPr>
          <w:ilvl w:val="1"/>
          <w:numId w:val="10"/>
        </w:numPr>
        <w:spacing w:after="0" w:line="240" w:lineRule="auto"/>
      </w:pPr>
      <w:r>
        <w:t>Collection of all of the experiment administrator experiments.</w:t>
      </w:r>
    </w:p>
    <w:p w:rsidR="00812105" w:rsidRDefault="006401A4">
      <w:pPr>
        <w:keepNext/>
        <w:keepLines/>
        <w:spacing w:after="0" w:line="240" w:lineRule="auto"/>
        <w:ind w:firstLine="720"/>
        <w:rPr>
          <w:b/>
        </w:rPr>
      </w:pPr>
      <w:r>
        <w:rPr>
          <w:b/>
        </w:rPr>
        <w:t>Operations:</w:t>
      </w:r>
    </w:p>
    <w:p w:rsidR="00812105" w:rsidRDefault="006401A4">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6401A4">
      <w:pPr>
        <w:keepNext/>
        <w:keepLines/>
        <w:spacing w:after="0" w:line="240" w:lineRule="auto"/>
        <w:ind w:left="720"/>
        <w:rPr>
          <w:b/>
        </w:rPr>
      </w:pPr>
      <w:r>
        <w:rPr>
          <w:b/>
        </w:rPr>
        <w:t>Constructors:</w:t>
      </w:r>
    </w:p>
    <w:p w:rsidR="00812105" w:rsidRDefault="006401A4">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pPr>
        <w:pStyle w:val="ListParagraph"/>
        <w:keepNext/>
        <w:keepLines/>
        <w:numPr>
          <w:ilvl w:val="1"/>
          <w:numId w:val="14"/>
        </w:numPr>
        <w:spacing w:after="0" w:line="240" w:lineRule="auto"/>
        <w:rPr>
          <w:b/>
        </w:rPr>
      </w:pPr>
      <w:r>
        <w:t>Default constructor</w:t>
      </w:r>
    </w:p>
    <w:p w:rsidR="00812105" w:rsidRDefault="00812105" w:rsidP="00D6053C">
      <w:pPr>
        <w:pStyle w:val="ListParagraph"/>
        <w:keepNext/>
        <w:keepLines/>
        <w:spacing w:after="0" w:line="240" w:lineRule="auto"/>
        <w:ind w:left="2520"/>
        <w:rPr>
          <w:b/>
        </w:rPr>
      </w:pPr>
    </w:p>
    <w:p w:rsidR="00812105" w:rsidRDefault="006401A4">
      <w:pPr>
        <w:pStyle w:val="Heading4"/>
        <w:keepNext/>
        <w:keepLines/>
      </w:pPr>
      <w:r>
        <w:t>Experiment</w:t>
      </w:r>
    </w:p>
    <w:p w:rsidR="00812105" w:rsidRDefault="006401A4">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pPr>
        <w:keepNext/>
        <w:keepLines/>
        <w:spacing w:after="0" w:line="360" w:lineRule="auto"/>
        <w:rPr>
          <w:b/>
        </w:rPr>
      </w:pPr>
      <w:r>
        <w:rPr>
          <w:b/>
        </w:rPr>
        <w:t>&lt;&lt;Entity&gt;&gt;</w:t>
      </w:r>
    </w:p>
    <w:p w:rsidR="00812105" w:rsidRDefault="006401A4">
      <w:pPr>
        <w:keepNext/>
        <w:keepLines/>
        <w:spacing w:after="0" w:line="240" w:lineRule="auto"/>
        <w:ind w:firstLine="720"/>
      </w:pPr>
      <w:r>
        <w:rPr>
          <w:b/>
        </w:rPr>
        <w:t>Attributes:</w:t>
      </w:r>
    </w:p>
    <w:p w:rsidR="00812105" w:rsidRDefault="00812105">
      <w:pPr>
        <w:pStyle w:val="ListParagraph"/>
        <w:keepNext/>
        <w:keepLines/>
        <w:spacing w:after="0" w:line="240" w:lineRule="auto"/>
        <w:ind w:left="2520"/>
      </w:pPr>
    </w:p>
    <w:p w:rsidR="00812105" w:rsidRDefault="006401A4">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pPr>
        <w:pStyle w:val="ListParagraph"/>
        <w:keepNext/>
        <w:keepLines/>
        <w:numPr>
          <w:ilvl w:val="1"/>
          <w:numId w:val="10"/>
        </w:numPr>
        <w:spacing w:after="0" w:line="240" w:lineRule="auto"/>
      </w:pPr>
      <w:r>
        <w:t>Unique id generated by the system for each experiment.</w:t>
      </w:r>
    </w:p>
    <w:p w:rsidR="00812105" w:rsidRDefault="00812105">
      <w:pPr>
        <w:pStyle w:val="ListParagraph"/>
        <w:keepNext/>
        <w:keepLines/>
        <w:spacing w:after="0" w:line="240" w:lineRule="auto"/>
        <w:ind w:left="2520"/>
      </w:pPr>
    </w:p>
    <w:p w:rsidR="00812105" w:rsidRDefault="006401A4">
      <w:pPr>
        <w:pStyle w:val="ListParagraph"/>
        <w:keepNext/>
        <w:keepLines/>
        <w:numPr>
          <w:ilvl w:val="0"/>
          <w:numId w:val="10"/>
        </w:numPr>
        <w:spacing w:after="0" w:line="240" w:lineRule="auto"/>
      </w:pPr>
      <w:r>
        <w:rPr>
          <w:b/>
        </w:rPr>
        <w:t xml:space="preserve">Public string </w:t>
      </w:r>
      <w:r>
        <w:t>Name</w:t>
      </w:r>
    </w:p>
    <w:p w:rsidR="00812105" w:rsidRDefault="006401A4">
      <w:pPr>
        <w:pStyle w:val="ListParagraph"/>
        <w:keepNext/>
        <w:keepLines/>
        <w:numPr>
          <w:ilvl w:val="1"/>
          <w:numId w:val="10"/>
        </w:numPr>
        <w:spacing w:after="0" w:line="240" w:lineRule="auto"/>
      </w:pPr>
      <w:r>
        <w:t>Experiment name.</w:t>
      </w:r>
    </w:p>
    <w:p w:rsidR="00812105" w:rsidRDefault="00812105">
      <w:pPr>
        <w:pStyle w:val="ListParagraph"/>
        <w:keepNext/>
        <w:keepLines/>
        <w:spacing w:after="0" w:line="240" w:lineRule="auto"/>
        <w:ind w:left="2520"/>
      </w:pPr>
    </w:p>
    <w:p w:rsidR="00812105" w:rsidRDefault="006401A4">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pPr>
        <w:pStyle w:val="ListParagraph"/>
        <w:keepNext/>
        <w:keepLines/>
        <w:numPr>
          <w:ilvl w:val="1"/>
          <w:numId w:val="10"/>
        </w:numPr>
        <w:spacing w:after="0" w:line="240" w:lineRule="auto"/>
      </w:pPr>
      <w:r>
        <w:t>Date information for when experiment was last modified.</w:t>
      </w:r>
    </w:p>
    <w:p w:rsidR="00812105" w:rsidRDefault="00812105" w:rsidP="00D6053C">
      <w:pPr>
        <w:pStyle w:val="ListParagraph"/>
        <w:keepNext/>
        <w:keepLines/>
        <w:spacing w:after="0" w:line="240" w:lineRule="auto"/>
        <w:ind w:left="2520"/>
      </w:pPr>
    </w:p>
    <w:p w:rsidR="00812105" w:rsidRDefault="006401A4" w:rsidP="00D6053C">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pPr>
        <w:pStyle w:val="ListParagraph"/>
        <w:keepNext/>
        <w:keepLines/>
        <w:numPr>
          <w:ilvl w:val="1"/>
          <w:numId w:val="10"/>
        </w:numPr>
        <w:spacing w:after="0" w:line="240" w:lineRule="auto"/>
      </w:pPr>
      <w:r>
        <w:t>Query information used to collect the experiment data.</w:t>
      </w:r>
    </w:p>
    <w:p w:rsidR="00812105" w:rsidRDefault="00812105">
      <w:pPr>
        <w:keepNext/>
        <w:keepLines/>
        <w:spacing w:after="0" w:line="240" w:lineRule="auto"/>
      </w:pPr>
    </w:p>
    <w:p w:rsidR="00812105" w:rsidRDefault="006401A4">
      <w:pPr>
        <w:pStyle w:val="ListParagraph"/>
        <w:keepNext/>
        <w:keepLines/>
        <w:numPr>
          <w:ilvl w:val="0"/>
          <w:numId w:val="10"/>
        </w:numPr>
        <w:spacing w:after="0" w:line="240" w:lineRule="auto"/>
      </w:pPr>
      <w:r>
        <w:rPr>
          <w:b/>
        </w:rPr>
        <w:lastRenderedPageBreak/>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pPr>
        <w:pStyle w:val="ListParagraph"/>
        <w:keepNext/>
        <w:keepLines/>
        <w:numPr>
          <w:ilvl w:val="1"/>
          <w:numId w:val="10"/>
        </w:numPr>
        <w:spacing w:after="0" w:line="240" w:lineRule="auto"/>
      </w:pPr>
      <w:r>
        <w:t>Foreign key relationship to the experiment administrator that created the experiment.</w:t>
      </w:r>
    </w:p>
    <w:p w:rsidR="00812105" w:rsidRDefault="00812105">
      <w:pPr>
        <w:pStyle w:val="ListParagraph"/>
        <w:keepNext/>
        <w:keepLines/>
        <w:spacing w:after="0" w:line="240" w:lineRule="auto"/>
        <w:ind w:left="2520"/>
      </w:pPr>
    </w:p>
    <w:p w:rsidR="00812105" w:rsidRPr="00D6053C" w:rsidRDefault="00B07CB2">
      <w:pPr>
        <w:keepNext/>
        <w:keepLines/>
        <w:spacing w:after="0" w:line="240" w:lineRule="auto"/>
        <w:ind w:firstLine="720"/>
        <w:rPr>
          <w:b/>
        </w:rPr>
      </w:pPr>
      <w:r w:rsidRPr="00D6053C">
        <w:rPr>
          <w:b/>
        </w:rPr>
        <w:t>Operations:</w:t>
      </w:r>
    </w:p>
    <w:p w:rsidR="00812105" w:rsidRDefault="006401A4">
      <w:pPr>
        <w:pStyle w:val="ListParagraph"/>
        <w:keepNext/>
        <w:keepLines/>
        <w:numPr>
          <w:ilvl w:val="0"/>
          <w:numId w:val="7"/>
        </w:numPr>
        <w:spacing w:after="0" w:line="240" w:lineRule="auto"/>
      </w:pPr>
      <w:r w:rsidRPr="00484ED5">
        <w:t>Sets and gets for all attributes.</w:t>
      </w:r>
    </w:p>
    <w:p w:rsidR="00812105" w:rsidRDefault="00812105">
      <w:pPr>
        <w:pStyle w:val="ListParagraph"/>
        <w:keepNext/>
        <w:keepLines/>
        <w:spacing w:after="0" w:line="240" w:lineRule="auto"/>
        <w:ind w:left="1800"/>
      </w:pPr>
    </w:p>
    <w:p w:rsidR="00812105" w:rsidRDefault="006401A4">
      <w:pPr>
        <w:keepNext/>
        <w:keepLines/>
        <w:spacing w:after="0" w:line="240" w:lineRule="auto"/>
        <w:ind w:left="720"/>
        <w:rPr>
          <w:b/>
        </w:rPr>
      </w:pPr>
      <w:r>
        <w:rPr>
          <w:b/>
        </w:rPr>
        <w:t>Constructors:</w:t>
      </w:r>
    </w:p>
    <w:p w:rsidR="00812105" w:rsidRDefault="006401A4">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pPr>
        <w:pStyle w:val="ListParagraph"/>
        <w:keepNext/>
        <w:keepLines/>
        <w:numPr>
          <w:ilvl w:val="1"/>
          <w:numId w:val="14"/>
        </w:numPr>
        <w:spacing w:after="0" w:line="240" w:lineRule="auto"/>
        <w:rPr>
          <w:b/>
        </w:rPr>
      </w:pPr>
      <w:r>
        <w:t>Default constructor</w:t>
      </w:r>
    </w:p>
    <w:p w:rsidR="00812105" w:rsidRDefault="00812105">
      <w:pPr>
        <w:keepNext/>
        <w:keepLines/>
      </w:pPr>
    </w:p>
    <w:p w:rsidR="00D6053C" w:rsidRDefault="00D6053C" w:rsidP="00D6053C">
      <w:pPr>
        <w:pStyle w:val="Heading4"/>
        <w:keepNext/>
        <w:keepLines/>
      </w:pPr>
      <w:r>
        <w:t>Medical Device</w:t>
      </w:r>
    </w:p>
    <w:p w:rsidR="00D6053C" w:rsidRDefault="00D6053C" w:rsidP="00D6053C">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D6053C">
      <w:pPr>
        <w:keepNext/>
        <w:keepLines/>
        <w:spacing w:after="0" w:line="360" w:lineRule="auto"/>
        <w:rPr>
          <w:b/>
        </w:rPr>
      </w:pPr>
      <w:r>
        <w:rPr>
          <w:b/>
        </w:rPr>
        <w:t>&lt;&lt;Entity&gt;&gt;</w:t>
      </w:r>
    </w:p>
    <w:p w:rsidR="00D6053C" w:rsidRDefault="00D6053C" w:rsidP="00D6053C">
      <w:pPr>
        <w:keepNext/>
        <w:keepLines/>
        <w:spacing w:after="0" w:line="240" w:lineRule="auto"/>
        <w:ind w:firstLine="720"/>
      </w:pPr>
      <w:r>
        <w:rPr>
          <w:b/>
        </w:rPr>
        <w:t>Attributes:</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D6053C">
      <w:pPr>
        <w:pStyle w:val="ListParagraph"/>
        <w:keepNext/>
        <w:keepLines/>
        <w:numPr>
          <w:ilvl w:val="1"/>
          <w:numId w:val="10"/>
        </w:numPr>
        <w:spacing w:after="0" w:line="240" w:lineRule="auto"/>
      </w:pPr>
      <w:r>
        <w:t>Unique id generated by the system for each medical device.</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string </w:t>
      </w:r>
      <w:r>
        <w:t>Name</w:t>
      </w:r>
    </w:p>
    <w:p w:rsidR="00D6053C" w:rsidRDefault="00D6053C" w:rsidP="00D6053C">
      <w:pPr>
        <w:pStyle w:val="ListParagraph"/>
        <w:keepNext/>
        <w:keepLines/>
        <w:numPr>
          <w:ilvl w:val="1"/>
          <w:numId w:val="10"/>
        </w:numPr>
        <w:spacing w:after="0" w:line="240" w:lineRule="auto"/>
      </w:pPr>
      <w:r>
        <w:t>Medical device name.</w:t>
      </w:r>
    </w:p>
    <w:p w:rsidR="00D6053C" w:rsidRDefault="00D6053C" w:rsidP="00DE6FC9">
      <w:pPr>
        <w:keepNext/>
        <w:keepLines/>
        <w:spacing w:after="0" w:line="240" w:lineRule="auto"/>
      </w:pPr>
    </w:p>
    <w:p w:rsidR="00D6053C" w:rsidRPr="00D6053C" w:rsidRDefault="00D6053C" w:rsidP="00D6053C">
      <w:pPr>
        <w:keepNext/>
        <w:keepLines/>
        <w:spacing w:after="0" w:line="240" w:lineRule="auto"/>
        <w:ind w:firstLine="720"/>
        <w:rPr>
          <w:b/>
        </w:rPr>
      </w:pPr>
      <w:r w:rsidRPr="00D6053C">
        <w:rPr>
          <w:b/>
        </w:rPr>
        <w:t>Operations:</w:t>
      </w:r>
    </w:p>
    <w:p w:rsidR="00D6053C" w:rsidRDefault="00D6053C" w:rsidP="00D6053C">
      <w:pPr>
        <w:pStyle w:val="ListParagraph"/>
        <w:keepNext/>
        <w:keepLines/>
        <w:numPr>
          <w:ilvl w:val="0"/>
          <w:numId w:val="7"/>
        </w:numPr>
        <w:spacing w:after="0" w:line="240" w:lineRule="auto"/>
      </w:pPr>
      <w:r w:rsidRPr="00484ED5">
        <w:t>Sets and gets for all attributes.</w:t>
      </w:r>
    </w:p>
    <w:p w:rsidR="00D6053C" w:rsidRDefault="00D6053C" w:rsidP="00D6053C">
      <w:pPr>
        <w:pStyle w:val="ListParagraph"/>
        <w:keepNext/>
        <w:keepLines/>
        <w:spacing w:after="0" w:line="240" w:lineRule="auto"/>
        <w:ind w:left="1800"/>
      </w:pPr>
    </w:p>
    <w:p w:rsidR="00D6053C" w:rsidRDefault="00D6053C" w:rsidP="00D6053C">
      <w:pPr>
        <w:keepNext/>
        <w:keepLines/>
        <w:spacing w:after="0" w:line="240" w:lineRule="auto"/>
        <w:ind w:left="720"/>
        <w:rPr>
          <w:b/>
        </w:rPr>
      </w:pPr>
      <w:r>
        <w:rPr>
          <w:b/>
        </w:rPr>
        <w:t>Constructors:</w:t>
      </w:r>
    </w:p>
    <w:p w:rsidR="00D6053C" w:rsidRDefault="00D6053C" w:rsidP="00D6053C">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D6053C">
      <w:pPr>
        <w:pStyle w:val="ListParagraph"/>
        <w:keepNext/>
        <w:keepLines/>
        <w:numPr>
          <w:ilvl w:val="1"/>
          <w:numId w:val="14"/>
        </w:numPr>
        <w:spacing w:after="0" w:line="240" w:lineRule="auto"/>
        <w:rPr>
          <w:b/>
        </w:rPr>
      </w:pPr>
      <w:r>
        <w:t>Default constructor</w:t>
      </w:r>
    </w:p>
    <w:p w:rsidR="00D6053C" w:rsidRDefault="00D6053C">
      <w:pPr>
        <w:keepNext/>
        <w:keepLines/>
      </w:pPr>
    </w:p>
    <w:p w:rsidR="00D6053C" w:rsidRDefault="00D6053C" w:rsidP="00D6053C">
      <w:pPr>
        <w:pStyle w:val="Heading4"/>
        <w:keepNext/>
        <w:keepLines/>
      </w:pPr>
      <w:proofErr w:type="spellStart"/>
      <w:r>
        <w:t>PatientData</w:t>
      </w:r>
      <w:proofErr w:type="spellEnd"/>
    </w:p>
    <w:p w:rsidR="00D6053C" w:rsidRDefault="00D6053C" w:rsidP="00D6053C">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D6053C">
      <w:pPr>
        <w:keepNext/>
        <w:keepLines/>
        <w:spacing w:after="0" w:line="360" w:lineRule="auto"/>
        <w:rPr>
          <w:b/>
        </w:rPr>
      </w:pPr>
      <w:r>
        <w:rPr>
          <w:b/>
        </w:rPr>
        <w:t>&lt;&lt;Entity&gt;&gt;</w:t>
      </w:r>
    </w:p>
    <w:p w:rsidR="00D6053C" w:rsidRDefault="00D6053C" w:rsidP="00D6053C">
      <w:pPr>
        <w:keepNext/>
        <w:keepLines/>
        <w:spacing w:after="0" w:line="240" w:lineRule="auto"/>
        <w:ind w:firstLine="720"/>
      </w:pPr>
      <w:r>
        <w:rPr>
          <w:b/>
        </w:rPr>
        <w:t>Attributes:</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D6053C">
      <w:pPr>
        <w:pStyle w:val="ListParagraph"/>
        <w:keepNext/>
        <w:keepLines/>
        <w:numPr>
          <w:ilvl w:val="1"/>
          <w:numId w:val="10"/>
        </w:numPr>
        <w:spacing w:after="0" w:line="240" w:lineRule="auto"/>
      </w:pPr>
      <w:r>
        <w:t>Unique id generated by the system for each patient data record.</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string </w:t>
      </w:r>
      <w:r>
        <w:t>Name</w:t>
      </w:r>
    </w:p>
    <w:p w:rsidR="00D6053C" w:rsidRDefault="00D6053C" w:rsidP="00D6053C">
      <w:pPr>
        <w:pStyle w:val="ListParagraph"/>
        <w:keepNext/>
        <w:keepLines/>
        <w:numPr>
          <w:ilvl w:val="1"/>
          <w:numId w:val="10"/>
        </w:numPr>
        <w:spacing w:after="0" w:line="240" w:lineRule="auto"/>
      </w:pPr>
      <w:r>
        <w:lastRenderedPageBreak/>
        <w:t>Name of the patient data record</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D6053C">
      <w:pPr>
        <w:pStyle w:val="ListParagraph"/>
        <w:keepNext/>
        <w:keepLines/>
        <w:numPr>
          <w:ilvl w:val="1"/>
          <w:numId w:val="10"/>
        </w:numPr>
        <w:spacing w:after="0" w:line="240" w:lineRule="auto"/>
      </w:pPr>
      <w:r>
        <w:t>Date information for when the patient collected the data.</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D6053C">
      <w:pPr>
        <w:pStyle w:val="ListParagraph"/>
        <w:keepNext/>
        <w:keepLines/>
        <w:numPr>
          <w:ilvl w:val="1"/>
          <w:numId w:val="10"/>
        </w:numPr>
        <w:spacing w:after="0" w:line="240" w:lineRule="auto"/>
      </w:pPr>
      <w:r>
        <w:t>Date when the patient uploaded the data record to the system.</w:t>
      </w:r>
    </w:p>
    <w:p w:rsidR="00D6053C" w:rsidRDefault="00D6053C" w:rsidP="00D6053C">
      <w:pPr>
        <w:keepNext/>
        <w:keepLines/>
        <w:spacing w:after="0" w:line="240" w:lineRule="auto"/>
      </w:pPr>
    </w:p>
    <w:p w:rsidR="00D6053C" w:rsidRDefault="00D6053C" w:rsidP="00D6053C">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D6053C">
      <w:pPr>
        <w:pStyle w:val="ListParagraph"/>
        <w:keepNext/>
        <w:keepLines/>
        <w:numPr>
          <w:ilvl w:val="1"/>
          <w:numId w:val="10"/>
        </w:numPr>
        <w:spacing w:after="0" w:line="240" w:lineRule="auto"/>
      </w:pPr>
      <w:r>
        <w:t>Foreign key relationship to the Patient that the data record belongs to.</w:t>
      </w:r>
    </w:p>
    <w:p w:rsidR="00D6053C" w:rsidRDefault="00D6053C" w:rsidP="00DE6FC9">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D6053C">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DE6FC9">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D6053C">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DE6FC9">
      <w:pPr>
        <w:pStyle w:val="ListParagraph"/>
        <w:keepNext/>
        <w:keepLines/>
        <w:spacing w:after="0" w:line="240" w:lineRule="auto"/>
        <w:ind w:left="1800"/>
      </w:pPr>
    </w:p>
    <w:p w:rsidR="00D6053C" w:rsidRDefault="00D6053C" w:rsidP="00D6053C">
      <w:pPr>
        <w:pStyle w:val="ListParagraph"/>
        <w:keepNext/>
        <w:keepLines/>
        <w:spacing w:after="0" w:line="240" w:lineRule="auto"/>
        <w:ind w:left="2520"/>
      </w:pPr>
    </w:p>
    <w:p w:rsidR="00D6053C" w:rsidRPr="00D6053C" w:rsidRDefault="00D6053C" w:rsidP="00D6053C">
      <w:pPr>
        <w:keepNext/>
        <w:keepLines/>
        <w:spacing w:after="0" w:line="240" w:lineRule="auto"/>
        <w:ind w:firstLine="720"/>
        <w:rPr>
          <w:b/>
        </w:rPr>
      </w:pPr>
      <w:r w:rsidRPr="00D6053C">
        <w:rPr>
          <w:b/>
        </w:rPr>
        <w:t>Operations:</w:t>
      </w:r>
    </w:p>
    <w:p w:rsidR="00D6053C" w:rsidRDefault="00D6053C" w:rsidP="00D6053C">
      <w:pPr>
        <w:pStyle w:val="ListParagraph"/>
        <w:keepNext/>
        <w:keepLines/>
        <w:numPr>
          <w:ilvl w:val="0"/>
          <w:numId w:val="7"/>
        </w:numPr>
        <w:spacing w:after="0" w:line="240" w:lineRule="auto"/>
      </w:pPr>
      <w:r w:rsidRPr="00484ED5">
        <w:t>Sets and gets for all attributes.</w:t>
      </w:r>
    </w:p>
    <w:p w:rsidR="00D6053C" w:rsidRDefault="00D6053C" w:rsidP="00D6053C">
      <w:pPr>
        <w:pStyle w:val="ListParagraph"/>
        <w:keepNext/>
        <w:keepLines/>
        <w:spacing w:after="0" w:line="240" w:lineRule="auto"/>
        <w:ind w:left="1800"/>
      </w:pPr>
    </w:p>
    <w:p w:rsidR="00D6053C" w:rsidRDefault="00D6053C" w:rsidP="00D6053C">
      <w:pPr>
        <w:keepNext/>
        <w:keepLines/>
        <w:spacing w:after="0" w:line="240" w:lineRule="auto"/>
        <w:ind w:left="720"/>
        <w:rPr>
          <w:b/>
        </w:rPr>
      </w:pPr>
      <w:r>
        <w:rPr>
          <w:b/>
        </w:rPr>
        <w:t>Constructors:</w:t>
      </w:r>
    </w:p>
    <w:p w:rsidR="00D6053C" w:rsidRDefault="00D6053C" w:rsidP="00D6053C">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D6053C">
      <w:pPr>
        <w:pStyle w:val="ListParagraph"/>
        <w:keepNext/>
        <w:keepLines/>
        <w:numPr>
          <w:ilvl w:val="1"/>
          <w:numId w:val="14"/>
        </w:numPr>
        <w:spacing w:after="0" w:line="240" w:lineRule="auto"/>
        <w:rPr>
          <w:b/>
        </w:rPr>
      </w:pPr>
      <w:r>
        <w:t>Default constructor</w:t>
      </w:r>
    </w:p>
    <w:p w:rsidR="00D6053C" w:rsidRDefault="00D6053C">
      <w:pPr>
        <w:keepNext/>
        <w:keepLines/>
      </w:pPr>
    </w:p>
    <w:p w:rsidR="00D6053C" w:rsidRDefault="00D6053C" w:rsidP="00D6053C">
      <w:pPr>
        <w:pStyle w:val="Heading4"/>
        <w:keepNext/>
        <w:keepLines/>
      </w:pPr>
      <w:proofErr w:type="spellStart"/>
      <w:r>
        <w:t>MSBandAccelerometer</w:t>
      </w:r>
      <w:proofErr w:type="spellEnd"/>
    </w:p>
    <w:p w:rsidR="00D6053C" w:rsidRDefault="00D6053C" w:rsidP="00D6053C">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D6053C">
      <w:pPr>
        <w:keepNext/>
        <w:keepLines/>
        <w:spacing w:after="0" w:line="360" w:lineRule="auto"/>
        <w:rPr>
          <w:b/>
        </w:rPr>
      </w:pPr>
      <w:r>
        <w:rPr>
          <w:b/>
        </w:rPr>
        <w:t>&lt;&lt;Entity&gt;&gt;</w:t>
      </w:r>
    </w:p>
    <w:p w:rsidR="00D6053C" w:rsidRDefault="00D6053C" w:rsidP="00D6053C">
      <w:pPr>
        <w:keepNext/>
        <w:keepLines/>
        <w:spacing w:after="0" w:line="240" w:lineRule="auto"/>
        <w:ind w:firstLine="720"/>
      </w:pPr>
      <w:r>
        <w:rPr>
          <w:b/>
        </w:rPr>
        <w:t>Attributes:</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D6053C">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D6053C">
      <w:pPr>
        <w:pStyle w:val="ListParagraph"/>
        <w:keepNext/>
        <w:keepLines/>
        <w:numPr>
          <w:ilvl w:val="1"/>
          <w:numId w:val="10"/>
        </w:numPr>
        <w:spacing w:after="0" w:line="240" w:lineRule="auto"/>
      </w:pPr>
      <w:r>
        <w:t>Date information for when the patient collected the data.</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r w:rsidR="001E362D">
        <w:t>Timestamp</w:t>
      </w:r>
    </w:p>
    <w:p w:rsidR="00D6053C" w:rsidRDefault="001E362D" w:rsidP="00D6053C">
      <w:pPr>
        <w:pStyle w:val="ListParagraph"/>
        <w:keepNext/>
        <w:keepLines/>
        <w:numPr>
          <w:ilvl w:val="1"/>
          <w:numId w:val="10"/>
        </w:numPr>
        <w:spacing w:after="0" w:line="240" w:lineRule="auto"/>
      </w:pPr>
      <w:r>
        <w:lastRenderedPageBreak/>
        <w:t>Timestamp detailing the when in the record each data point was collected.</w:t>
      </w:r>
    </w:p>
    <w:p w:rsidR="00D6053C" w:rsidRDefault="00D6053C" w:rsidP="00D6053C">
      <w:pPr>
        <w:keepNext/>
        <w:keepLines/>
        <w:spacing w:after="0" w:line="240" w:lineRule="auto"/>
      </w:pPr>
    </w:p>
    <w:p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D6053C">
      <w:pPr>
        <w:pStyle w:val="ListParagraph"/>
        <w:keepNext/>
        <w:keepLines/>
        <w:numPr>
          <w:ilvl w:val="1"/>
          <w:numId w:val="10"/>
        </w:numPr>
        <w:spacing w:after="0" w:line="240" w:lineRule="auto"/>
      </w:pPr>
      <w:r>
        <w:t>Vertical axis of the accelerometer data.</w:t>
      </w:r>
    </w:p>
    <w:p w:rsidR="00D6053C" w:rsidRDefault="00D6053C" w:rsidP="00D6053C">
      <w:pPr>
        <w:pStyle w:val="ListParagraph"/>
        <w:keepNext/>
        <w:keepLines/>
        <w:spacing w:after="0" w:line="240" w:lineRule="auto"/>
        <w:ind w:left="2520"/>
      </w:pPr>
    </w:p>
    <w:p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D6053C">
      <w:pPr>
        <w:pStyle w:val="ListParagraph"/>
        <w:keepNext/>
        <w:keepLines/>
        <w:numPr>
          <w:ilvl w:val="1"/>
          <w:numId w:val="10"/>
        </w:numPr>
        <w:spacing w:after="0" w:line="240" w:lineRule="auto"/>
      </w:pPr>
      <w:r>
        <w:t>Lateral axis of the accelerometer data.</w:t>
      </w:r>
    </w:p>
    <w:p w:rsidR="001E362D" w:rsidRDefault="001E362D" w:rsidP="00DE6FC9">
      <w:pPr>
        <w:pStyle w:val="ListParagraph"/>
        <w:keepNext/>
        <w:keepLines/>
        <w:spacing w:after="0" w:line="240" w:lineRule="auto"/>
        <w:ind w:left="2520"/>
      </w:pPr>
    </w:p>
    <w:p w:rsidR="001E362D" w:rsidRDefault="001E362D" w:rsidP="001E362D">
      <w:pPr>
        <w:pStyle w:val="ListParagraph"/>
        <w:keepNext/>
        <w:keepLines/>
        <w:numPr>
          <w:ilvl w:val="0"/>
          <w:numId w:val="10"/>
        </w:numPr>
        <w:spacing w:after="0" w:line="240" w:lineRule="auto"/>
      </w:pPr>
      <w:r>
        <w:rPr>
          <w:b/>
        </w:rPr>
        <w:t xml:space="preserve">Public float </w:t>
      </w:r>
      <w:r>
        <w:t>Sagittal</w:t>
      </w:r>
    </w:p>
    <w:p w:rsidR="001E362D" w:rsidRDefault="001E362D">
      <w:pPr>
        <w:pStyle w:val="ListParagraph"/>
        <w:keepNext/>
        <w:keepLines/>
        <w:numPr>
          <w:ilvl w:val="1"/>
          <w:numId w:val="10"/>
        </w:numPr>
        <w:spacing w:after="0" w:line="240" w:lineRule="auto"/>
      </w:pPr>
      <w:r>
        <w:t>Sagittal axis of the accelerometer data.</w:t>
      </w:r>
    </w:p>
    <w:p w:rsidR="00D6053C" w:rsidRDefault="00D6053C" w:rsidP="00D6053C">
      <w:pPr>
        <w:pStyle w:val="ListParagraph"/>
        <w:keepNext/>
        <w:keepLines/>
        <w:spacing w:after="0" w:line="240" w:lineRule="auto"/>
        <w:ind w:left="2520"/>
      </w:pPr>
    </w:p>
    <w:p w:rsidR="00D6053C" w:rsidRDefault="001E362D" w:rsidP="00D6053C">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DE6FC9">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D6053C">
      <w:pPr>
        <w:pStyle w:val="ListParagraph"/>
        <w:keepNext/>
        <w:keepLines/>
        <w:spacing w:after="0" w:line="240" w:lineRule="auto"/>
        <w:ind w:left="2520"/>
      </w:pPr>
    </w:p>
    <w:p w:rsidR="00D6053C" w:rsidRPr="00D6053C" w:rsidRDefault="00D6053C" w:rsidP="00D6053C">
      <w:pPr>
        <w:keepNext/>
        <w:keepLines/>
        <w:spacing w:after="0" w:line="240" w:lineRule="auto"/>
        <w:ind w:firstLine="720"/>
        <w:rPr>
          <w:b/>
        </w:rPr>
      </w:pPr>
      <w:r w:rsidRPr="00D6053C">
        <w:rPr>
          <w:b/>
        </w:rPr>
        <w:t>Operations:</w:t>
      </w:r>
    </w:p>
    <w:p w:rsidR="00D6053C" w:rsidRDefault="00D6053C" w:rsidP="00D6053C">
      <w:pPr>
        <w:pStyle w:val="ListParagraph"/>
        <w:keepNext/>
        <w:keepLines/>
        <w:numPr>
          <w:ilvl w:val="0"/>
          <w:numId w:val="7"/>
        </w:numPr>
        <w:spacing w:after="0" w:line="240" w:lineRule="auto"/>
      </w:pPr>
      <w:r w:rsidRPr="00484ED5">
        <w:t>Sets and gets for all attributes.</w:t>
      </w:r>
    </w:p>
    <w:p w:rsidR="00D6053C" w:rsidRDefault="00D6053C" w:rsidP="00D6053C">
      <w:pPr>
        <w:pStyle w:val="ListParagraph"/>
        <w:keepNext/>
        <w:keepLines/>
        <w:spacing w:after="0" w:line="240" w:lineRule="auto"/>
        <w:ind w:left="1800"/>
      </w:pPr>
    </w:p>
    <w:p w:rsidR="00D6053C" w:rsidRDefault="00D6053C" w:rsidP="00D6053C">
      <w:pPr>
        <w:keepNext/>
        <w:keepLines/>
        <w:spacing w:after="0" w:line="240" w:lineRule="auto"/>
        <w:ind w:left="720"/>
        <w:rPr>
          <w:b/>
        </w:rPr>
      </w:pPr>
      <w:r>
        <w:rPr>
          <w:b/>
        </w:rPr>
        <w:t>Constructors:</w:t>
      </w:r>
    </w:p>
    <w:p w:rsidR="00D6053C" w:rsidRDefault="00D6053C" w:rsidP="00D6053C">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D6053C">
      <w:pPr>
        <w:pStyle w:val="ListParagraph"/>
        <w:keepNext/>
        <w:keepLines/>
        <w:numPr>
          <w:ilvl w:val="1"/>
          <w:numId w:val="14"/>
        </w:numPr>
        <w:spacing w:after="0" w:line="240" w:lineRule="auto"/>
        <w:rPr>
          <w:b/>
        </w:rPr>
      </w:pPr>
      <w:r>
        <w:t>Default constructor</w:t>
      </w:r>
    </w:p>
    <w:p w:rsidR="00D6053C" w:rsidRDefault="00D6053C">
      <w:pPr>
        <w:keepNext/>
        <w:keepLines/>
      </w:pPr>
    </w:p>
    <w:p w:rsidR="00B342B8" w:rsidRDefault="00B342B8" w:rsidP="00B342B8">
      <w:pPr>
        <w:pStyle w:val="Heading4"/>
        <w:keepNext/>
        <w:keepLines/>
      </w:pPr>
      <w:proofErr w:type="spellStart"/>
      <w:r>
        <w:t>MSBandCalories</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Unique id generated by the system for each Microsoft Band Calorie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DE6FC9">
      <w:pPr>
        <w:pStyle w:val="ListParagraph"/>
        <w:keepNext/>
        <w:keepLines/>
        <w:numPr>
          <w:ilvl w:val="1"/>
          <w:numId w:val="10"/>
        </w:numPr>
        <w:spacing w:after="0" w:line="240" w:lineRule="auto"/>
      </w:pPr>
      <w:r>
        <w:t>Total calories burned at the moment of each data sample</w:t>
      </w:r>
    </w:p>
    <w:p w:rsidR="00B342B8" w:rsidRDefault="00B342B8" w:rsidP="00DE6FC9">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B342B8">
      <w:pPr>
        <w:pStyle w:val="ListParagraph"/>
        <w:keepNext/>
        <w:keepLines/>
        <w:numPr>
          <w:ilvl w:val="1"/>
          <w:numId w:val="14"/>
        </w:numPr>
        <w:spacing w:after="0" w:line="240" w:lineRule="auto"/>
        <w:rPr>
          <w:b/>
        </w:rPr>
      </w:pPr>
      <w:r>
        <w:t>Default constructor</w:t>
      </w:r>
    </w:p>
    <w:p w:rsidR="00B342B8" w:rsidRDefault="00B342B8" w:rsidP="00DE6FC9">
      <w:pPr>
        <w:pStyle w:val="ListParagraph"/>
        <w:keepNext/>
        <w:keepLines/>
        <w:spacing w:after="0" w:line="240" w:lineRule="auto"/>
        <w:ind w:left="2520"/>
      </w:pPr>
    </w:p>
    <w:p w:rsidR="00B342B8" w:rsidRDefault="00B342B8" w:rsidP="00B342B8">
      <w:pPr>
        <w:pStyle w:val="Heading4"/>
        <w:keepNext/>
        <w:keepLines/>
      </w:pPr>
      <w:proofErr w:type="spellStart"/>
      <w:r>
        <w:t>MSBandGyroscope</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DE6FC9">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pPr>
        <w:pStyle w:val="ListParagraph"/>
        <w:keepNext/>
        <w:keepLines/>
        <w:numPr>
          <w:ilvl w:val="1"/>
          <w:numId w:val="10"/>
        </w:numPr>
        <w:spacing w:after="0" w:line="240" w:lineRule="auto"/>
      </w:pPr>
      <w:r>
        <w:t>Timestamp detailing the when in the record each data point was collected.</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float </w:t>
      </w:r>
      <w:r>
        <w:t>X</w:t>
      </w:r>
    </w:p>
    <w:p w:rsidR="00B342B8" w:rsidRDefault="00B342B8" w:rsidP="00B342B8">
      <w:pPr>
        <w:pStyle w:val="ListParagraph"/>
        <w:keepNext/>
        <w:keepLines/>
        <w:numPr>
          <w:ilvl w:val="1"/>
          <w:numId w:val="10"/>
        </w:numPr>
        <w:spacing w:after="0" w:line="240" w:lineRule="auto"/>
      </w:pPr>
      <w:r>
        <w:t>X axis of the gyroscope data record.</w:t>
      </w:r>
    </w:p>
    <w:p w:rsidR="00B342B8" w:rsidRDefault="00B342B8" w:rsidP="00DE6FC9">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float </w:t>
      </w:r>
      <w:r>
        <w:t>Y</w:t>
      </w:r>
    </w:p>
    <w:p w:rsidR="00B342B8" w:rsidRDefault="00B342B8" w:rsidP="00B342B8">
      <w:pPr>
        <w:pStyle w:val="ListParagraph"/>
        <w:keepNext/>
        <w:keepLines/>
        <w:numPr>
          <w:ilvl w:val="1"/>
          <w:numId w:val="10"/>
        </w:numPr>
        <w:spacing w:after="0" w:line="240" w:lineRule="auto"/>
      </w:pPr>
      <w:r>
        <w:t>Y axis of the gyroscope data record.</w:t>
      </w:r>
    </w:p>
    <w:p w:rsidR="00B342B8" w:rsidRDefault="00B342B8" w:rsidP="00DE6FC9">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float </w:t>
      </w:r>
      <w:r>
        <w:t>Z</w:t>
      </w:r>
    </w:p>
    <w:p w:rsidR="00B342B8" w:rsidRDefault="00B342B8">
      <w:pPr>
        <w:pStyle w:val="ListParagraph"/>
        <w:keepNext/>
        <w:keepLines/>
        <w:numPr>
          <w:ilvl w:val="1"/>
          <w:numId w:val="10"/>
        </w:numPr>
        <w:spacing w:after="0" w:line="240" w:lineRule="auto"/>
      </w:pPr>
      <w:r>
        <w:t>Z axis of the gyroscope data record.</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lastRenderedPageBreak/>
        <w:t xml:space="preserve">Public </w:t>
      </w:r>
      <w:proofErr w:type="spellStart"/>
      <w:r>
        <w:t>MSBandGyroscope</w:t>
      </w:r>
      <w:proofErr w:type="spellEnd"/>
      <w:r>
        <w:t>()</w:t>
      </w:r>
    </w:p>
    <w:p w:rsidR="00B342B8" w:rsidRDefault="00B342B8" w:rsidP="00B342B8">
      <w:pPr>
        <w:pStyle w:val="ListParagraph"/>
        <w:keepNext/>
        <w:keepLines/>
        <w:numPr>
          <w:ilvl w:val="1"/>
          <w:numId w:val="14"/>
        </w:numPr>
        <w:spacing w:after="0" w:line="240" w:lineRule="auto"/>
        <w:rPr>
          <w:b/>
        </w:rPr>
      </w:pPr>
      <w:r>
        <w:t>Default constructor</w:t>
      </w:r>
    </w:p>
    <w:p w:rsidR="00B342B8" w:rsidRDefault="00B342B8" w:rsidP="00DE6FC9">
      <w:pPr>
        <w:pStyle w:val="ListParagraph"/>
        <w:keepNext/>
        <w:keepLines/>
        <w:spacing w:after="0" w:line="240" w:lineRule="auto"/>
        <w:ind w:left="2520"/>
        <w:rPr>
          <w:b/>
        </w:rPr>
      </w:pPr>
    </w:p>
    <w:p w:rsidR="00B342B8" w:rsidRDefault="00B342B8" w:rsidP="00B342B8">
      <w:pPr>
        <w:pStyle w:val="Heading4"/>
        <w:keepNext/>
        <w:keepLines/>
      </w:pPr>
      <w:proofErr w:type="spellStart"/>
      <w:r>
        <w:t>MSBandHeartRate</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B342B8">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B342B8">
      <w:pPr>
        <w:pStyle w:val="ListParagraph"/>
        <w:keepNext/>
        <w:keepLines/>
        <w:numPr>
          <w:ilvl w:val="1"/>
          <w:numId w:val="10"/>
        </w:numPr>
        <w:spacing w:after="0" w:line="240" w:lineRule="auto"/>
      </w:pPr>
      <w:r>
        <w:t>Heart rate at the moment of each data sample</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B342B8">
      <w:pPr>
        <w:pStyle w:val="ListParagraph"/>
        <w:keepNext/>
        <w:keepLines/>
        <w:numPr>
          <w:ilvl w:val="1"/>
          <w:numId w:val="14"/>
        </w:numPr>
        <w:spacing w:after="0" w:line="240" w:lineRule="auto"/>
        <w:rPr>
          <w:b/>
        </w:rPr>
      </w:pPr>
      <w:r>
        <w:t>Default constructor</w:t>
      </w:r>
    </w:p>
    <w:p w:rsidR="00B342B8" w:rsidRDefault="00B342B8">
      <w:pPr>
        <w:keepNext/>
        <w:keepLines/>
      </w:pPr>
    </w:p>
    <w:p w:rsidR="00B342B8" w:rsidRDefault="00B342B8" w:rsidP="00B342B8">
      <w:pPr>
        <w:pStyle w:val="Heading4"/>
        <w:keepNext/>
        <w:keepLines/>
      </w:pPr>
      <w:proofErr w:type="spellStart"/>
      <w:r>
        <w:t>MSBandDistance</w:t>
      </w:r>
      <w:proofErr w:type="spellEnd"/>
    </w:p>
    <w:p w:rsidR="00B342B8" w:rsidRDefault="00B342B8" w:rsidP="00B342B8">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B342B8">
      <w:pPr>
        <w:keepNext/>
        <w:keepLines/>
        <w:spacing w:after="0" w:line="360" w:lineRule="auto"/>
        <w:rPr>
          <w:b/>
        </w:rPr>
      </w:pPr>
      <w:r>
        <w:rPr>
          <w:b/>
        </w:rPr>
        <w:t>&lt;&lt;Entity&gt;&gt;</w:t>
      </w:r>
    </w:p>
    <w:p w:rsidR="00B342B8" w:rsidRDefault="00B342B8" w:rsidP="00B342B8">
      <w:pPr>
        <w:keepNext/>
        <w:keepLines/>
        <w:spacing w:after="0" w:line="240" w:lineRule="auto"/>
        <w:ind w:firstLine="720"/>
      </w:pPr>
      <w:r>
        <w:rPr>
          <w:b/>
        </w:rPr>
        <w:t>Attributes:</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B342B8">
      <w:pPr>
        <w:pStyle w:val="ListParagraph"/>
        <w:keepNext/>
        <w:keepLines/>
        <w:numPr>
          <w:ilvl w:val="1"/>
          <w:numId w:val="10"/>
        </w:numPr>
        <w:spacing w:after="0" w:line="240" w:lineRule="auto"/>
      </w:pPr>
      <w:r>
        <w:lastRenderedPageBreak/>
        <w:t>Unique id generated by the system for each Microsoft Band Distance data record.</w:t>
      </w:r>
    </w:p>
    <w:p w:rsidR="00B342B8" w:rsidRDefault="00B342B8" w:rsidP="00B342B8">
      <w:pPr>
        <w:pStyle w:val="ListParagraph"/>
        <w:keepNext/>
        <w:keepLines/>
        <w:spacing w:after="0" w:line="240" w:lineRule="auto"/>
        <w:ind w:left="2520"/>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B342B8">
      <w:pPr>
        <w:pStyle w:val="ListParagraph"/>
        <w:keepNext/>
        <w:keepLines/>
        <w:numPr>
          <w:ilvl w:val="1"/>
          <w:numId w:val="10"/>
        </w:numPr>
        <w:spacing w:after="0" w:line="240" w:lineRule="auto"/>
      </w:pPr>
      <w:r>
        <w:t>Date information for when the patient collected the data.</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B342B8">
      <w:pPr>
        <w:pStyle w:val="ListParagraph"/>
        <w:keepNext/>
        <w:keepLines/>
        <w:numPr>
          <w:ilvl w:val="1"/>
          <w:numId w:val="10"/>
        </w:numPr>
        <w:spacing w:after="0" w:line="240" w:lineRule="auto"/>
      </w:pPr>
      <w:r>
        <w:t>Describes the type of motion that is occurring at the time of each data sample</w:t>
      </w:r>
    </w:p>
    <w:p w:rsidR="007B5345" w:rsidRDefault="007B5345" w:rsidP="00DE6FC9">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float </w:t>
      </w:r>
      <w:r>
        <w:t>Pace</w:t>
      </w:r>
    </w:p>
    <w:p w:rsidR="007B5345" w:rsidRDefault="007B5345" w:rsidP="007B5345">
      <w:pPr>
        <w:pStyle w:val="ListParagraph"/>
        <w:keepNext/>
        <w:keepLines/>
        <w:numPr>
          <w:ilvl w:val="1"/>
          <w:numId w:val="10"/>
        </w:numPr>
        <w:spacing w:after="0" w:line="240" w:lineRule="auto"/>
      </w:pPr>
      <w:r>
        <w:t>Describes the pace of the movement in min/km at the time of each data sample</w:t>
      </w:r>
    </w:p>
    <w:p w:rsidR="007B5345" w:rsidRDefault="007B5345" w:rsidP="00DE6FC9">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float </w:t>
      </w:r>
      <w:r>
        <w:t>Speed</w:t>
      </w:r>
    </w:p>
    <w:p w:rsidR="007B5345" w:rsidRDefault="007B5345" w:rsidP="007B5345">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DE6FC9">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string </w:t>
      </w:r>
      <w:r>
        <w:t>Total</w:t>
      </w:r>
    </w:p>
    <w:p w:rsidR="007B5345" w:rsidRDefault="007B5345">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B342B8">
      <w:pPr>
        <w:keepNext/>
        <w:keepLines/>
        <w:spacing w:after="0" w:line="240" w:lineRule="auto"/>
      </w:pPr>
    </w:p>
    <w:p w:rsidR="00B342B8" w:rsidRDefault="00B342B8" w:rsidP="00B342B8">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B342B8">
      <w:pPr>
        <w:pStyle w:val="ListParagraph"/>
        <w:keepNext/>
        <w:keepLines/>
        <w:spacing w:after="0" w:line="240" w:lineRule="auto"/>
        <w:ind w:left="2520"/>
      </w:pPr>
    </w:p>
    <w:p w:rsidR="00B342B8" w:rsidRPr="00D6053C" w:rsidRDefault="00B342B8" w:rsidP="00B342B8">
      <w:pPr>
        <w:keepNext/>
        <w:keepLines/>
        <w:spacing w:after="0" w:line="240" w:lineRule="auto"/>
        <w:ind w:firstLine="720"/>
        <w:rPr>
          <w:b/>
        </w:rPr>
      </w:pPr>
      <w:r w:rsidRPr="00D6053C">
        <w:rPr>
          <w:b/>
        </w:rPr>
        <w:t>Operations:</w:t>
      </w:r>
    </w:p>
    <w:p w:rsidR="00B342B8" w:rsidRDefault="00B342B8" w:rsidP="00B342B8">
      <w:pPr>
        <w:pStyle w:val="ListParagraph"/>
        <w:keepNext/>
        <w:keepLines/>
        <w:numPr>
          <w:ilvl w:val="0"/>
          <w:numId w:val="7"/>
        </w:numPr>
        <w:spacing w:after="0" w:line="240" w:lineRule="auto"/>
      </w:pPr>
      <w:r w:rsidRPr="00484ED5">
        <w:t>Sets and gets for all attributes.</w:t>
      </w:r>
    </w:p>
    <w:p w:rsidR="00B342B8" w:rsidRDefault="00B342B8" w:rsidP="00B342B8">
      <w:pPr>
        <w:pStyle w:val="ListParagraph"/>
        <w:keepNext/>
        <w:keepLines/>
        <w:spacing w:after="0" w:line="240" w:lineRule="auto"/>
        <w:ind w:left="1800"/>
      </w:pPr>
    </w:p>
    <w:p w:rsidR="00B342B8" w:rsidRDefault="00B342B8" w:rsidP="00B342B8">
      <w:pPr>
        <w:keepNext/>
        <w:keepLines/>
        <w:spacing w:after="0" w:line="240" w:lineRule="auto"/>
        <w:ind w:left="720"/>
        <w:rPr>
          <w:b/>
        </w:rPr>
      </w:pPr>
      <w:r>
        <w:rPr>
          <w:b/>
        </w:rPr>
        <w:t>Constructors:</w:t>
      </w:r>
    </w:p>
    <w:p w:rsidR="00B342B8" w:rsidRDefault="00B342B8" w:rsidP="00B342B8">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B342B8">
      <w:pPr>
        <w:pStyle w:val="ListParagraph"/>
        <w:keepNext/>
        <w:keepLines/>
        <w:numPr>
          <w:ilvl w:val="1"/>
          <w:numId w:val="14"/>
        </w:numPr>
        <w:spacing w:after="0" w:line="240" w:lineRule="auto"/>
        <w:rPr>
          <w:b/>
        </w:rPr>
      </w:pPr>
      <w:r>
        <w:t>Default constructor</w:t>
      </w:r>
    </w:p>
    <w:p w:rsidR="00B342B8" w:rsidRDefault="00B342B8">
      <w:pPr>
        <w:keepNext/>
        <w:keepLines/>
      </w:pPr>
    </w:p>
    <w:p w:rsidR="007B5345" w:rsidRDefault="007B5345" w:rsidP="007B5345">
      <w:pPr>
        <w:pStyle w:val="Heading4"/>
        <w:keepNext/>
        <w:keepLines/>
      </w:pPr>
      <w:proofErr w:type="spellStart"/>
      <w:r>
        <w:t>MSBandUV</w:t>
      </w:r>
      <w:proofErr w:type="spellEnd"/>
    </w:p>
    <w:p w:rsidR="007B5345" w:rsidRDefault="007B5345" w:rsidP="007B5345">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7B5345">
      <w:pPr>
        <w:keepNext/>
        <w:keepLines/>
        <w:spacing w:after="0" w:line="360" w:lineRule="auto"/>
        <w:rPr>
          <w:b/>
        </w:rPr>
      </w:pPr>
      <w:r>
        <w:rPr>
          <w:b/>
        </w:rPr>
        <w:t>&lt;&lt;Entity&gt;&gt;</w:t>
      </w:r>
    </w:p>
    <w:p w:rsidR="007B5345" w:rsidRDefault="007B5345" w:rsidP="007B5345">
      <w:pPr>
        <w:keepNext/>
        <w:keepLines/>
        <w:spacing w:after="0" w:line="240" w:lineRule="auto"/>
        <w:ind w:firstLine="720"/>
      </w:pPr>
      <w:r>
        <w:rPr>
          <w:b/>
        </w:rPr>
        <w:t>Attributes:</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7B5345">
      <w:pPr>
        <w:pStyle w:val="ListParagraph"/>
        <w:keepNext/>
        <w:keepLines/>
        <w:numPr>
          <w:ilvl w:val="1"/>
          <w:numId w:val="10"/>
        </w:numPr>
        <w:spacing w:after="0" w:line="240" w:lineRule="auto"/>
      </w:pPr>
      <w:r>
        <w:t>Unique id generated by the system for each Microsoft Band UV data record.</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7B5345">
      <w:pPr>
        <w:pStyle w:val="ListParagraph"/>
        <w:keepNext/>
        <w:keepLines/>
        <w:numPr>
          <w:ilvl w:val="1"/>
          <w:numId w:val="10"/>
        </w:numPr>
        <w:spacing w:after="0" w:line="240" w:lineRule="auto"/>
      </w:pPr>
      <w:r>
        <w:t>Date information for when the patient collected the data.</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7B5345">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7B5345">
      <w:pPr>
        <w:pStyle w:val="ListParagraph"/>
        <w:keepNext/>
        <w:keepLines/>
        <w:spacing w:after="0" w:line="240" w:lineRule="auto"/>
        <w:ind w:left="2520"/>
      </w:pPr>
    </w:p>
    <w:p w:rsidR="007B5345" w:rsidRPr="00D6053C" w:rsidRDefault="007B5345" w:rsidP="007B5345">
      <w:pPr>
        <w:keepNext/>
        <w:keepLines/>
        <w:spacing w:after="0" w:line="240" w:lineRule="auto"/>
        <w:ind w:firstLine="720"/>
        <w:rPr>
          <w:b/>
        </w:rPr>
      </w:pPr>
      <w:r w:rsidRPr="00D6053C">
        <w:rPr>
          <w:b/>
        </w:rPr>
        <w:t>Operations:</w:t>
      </w:r>
    </w:p>
    <w:p w:rsidR="007B5345" w:rsidRDefault="007B5345" w:rsidP="007B5345">
      <w:pPr>
        <w:pStyle w:val="ListParagraph"/>
        <w:keepNext/>
        <w:keepLines/>
        <w:numPr>
          <w:ilvl w:val="0"/>
          <w:numId w:val="7"/>
        </w:numPr>
        <w:spacing w:after="0" w:line="240" w:lineRule="auto"/>
      </w:pPr>
      <w:r w:rsidRPr="00484ED5">
        <w:t>Sets and gets for all attributes.</w:t>
      </w:r>
    </w:p>
    <w:p w:rsidR="007B5345" w:rsidRDefault="007B5345" w:rsidP="007B5345">
      <w:pPr>
        <w:pStyle w:val="ListParagraph"/>
        <w:keepNext/>
        <w:keepLines/>
        <w:spacing w:after="0" w:line="240" w:lineRule="auto"/>
        <w:ind w:left="1800"/>
      </w:pPr>
    </w:p>
    <w:p w:rsidR="007B5345" w:rsidRDefault="007B5345" w:rsidP="007B5345">
      <w:pPr>
        <w:keepNext/>
        <w:keepLines/>
        <w:spacing w:after="0" w:line="240" w:lineRule="auto"/>
        <w:ind w:left="720"/>
        <w:rPr>
          <w:b/>
        </w:rPr>
      </w:pPr>
      <w:r>
        <w:rPr>
          <w:b/>
        </w:rPr>
        <w:t>Constructors:</w:t>
      </w:r>
    </w:p>
    <w:p w:rsidR="007B5345" w:rsidRDefault="007B5345" w:rsidP="007B5345">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7B5345">
      <w:pPr>
        <w:pStyle w:val="ListParagraph"/>
        <w:keepNext/>
        <w:keepLines/>
        <w:numPr>
          <w:ilvl w:val="1"/>
          <w:numId w:val="14"/>
        </w:numPr>
        <w:spacing w:after="0" w:line="240" w:lineRule="auto"/>
        <w:rPr>
          <w:b/>
        </w:rPr>
      </w:pPr>
      <w:r>
        <w:t>Default constructor</w:t>
      </w:r>
    </w:p>
    <w:p w:rsidR="007B5345" w:rsidRDefault="007B5345">
      <w:pPr>
        <w:keepNext/>
        <w:keepLines/>
      </w:pPr>
    </w:p>
    <w:p w:rsidR="007B5345" w:rsidRDefault="007B5345" w:rsidP="007B5345">
      <w:pPr>
        <w:pStyle w:val="Heading4"/>
        <w:keepNext/>
        <w:keepLines/>
      </w:pPr>
      <w:proofErr w:type="spellStart"/>
      <w:r>
        <w:t>MSBand</w:t>
      </w:r>
      <w:r w:rsidR="00A132B0">
        <w:t>Temperature</w:t>
      </w:r>
      <w:proofErr w:type="spellEnd"/>
    </w:p>
    <w:p w:rsidR="007B5345" w:rsidRDefault="007B5345" w:rsidP="007B5345">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7B5345">
      <w:pPr>
        <w:keepNext/>
        <w:keepLines/>
        <w:spacing w:after="0" w:line="360" w:lineRule="auto"/>
        <w:rPr>
          <w:b/>
        </w:rPr>
      </w:pPr>
      <w:r>
        <w:rPr>
          <w:b/>
        </w:rPr>
        <w:t>&lt;&lt;Entity&gt;&gt;</w:t>
      </w:r>
    </w:p>
    <w:p w:rsidR="007B5345" w:rsidRDefault="007B5345" w:rsidP="007B5345">
      <w:pPr>
        <w:keepNext/>
        <w:keepLines/>
        <w:spacing w:after="0" w:line="240" w:lineRule="auto"/>
        <w:ind w:firstLine="720"/>
      </w:pPr>
      <w:r>
        <w:rPr>
          <w:b/>
        </w:rPr>
        <w:t>Attributes:</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7B5345">
      <w:pPr>
        <w:pStyle w:val="ListParagraph"/>
        <w:keepNext/>
        <w:keepLines/>
        <w:numPr>
          <w:ilvl w:val="1"/>
          <w:numId w:val="10"/>
        </w:numPr>
        <w:spacing w:after="0" w:line="240" w:lineRule="auto"/>
      </w:pPr>
      <w:r>
        <w:t>Unique id generated by the system for each Microsoft Band Calorie data record.</w:t>
      </w:r>
    </w:p>
    <w:p w:rsidR="007B5345" w:rsidRDefault="007B5345" w:rsidP="007B5345">
      <w:pPr>
        <w:pStyle w:val="ListParagraph"/>
        <w:keepNext/>
        <w:keepLines/>
        <w:spacing w:after="0" w:line="240" w:lineRule="auto"/>
        <w:ind w:left="2520"/>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7B5345">
      <w:pPr>
        <w:pStyle w:val="ListParagraph"/>
        <w:keepNext/>
        <w:keepLines/>
        <w:numPr>
          <w:ilvl w:val="1"/>
          <w:numId w:val="10"/>
        </w:numPr>
        <w:spacing w:after="0" w:line="240" w:lineRule="auto"/>
      </w:pPr>
      <w:r>
        <w:t>Date information for when the patient collected the data.</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7B5345">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7B5345">
      <w:pPr>
        <w:keepNext/>
        <w:keepLines/>
        <w:spacing w:after="0" w:line="240" w:lineRule="auto"/>
      </w:pPr>
    </w:p>
    <w:p w:rsidR="007B5345" w:rsidRDefault="007B5345" w:rsidP="007B5345">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7B5345">
      <w:pPr>
        <w:pStyle w:val="ListParagraph"/>
        <w:keepNext/>
        <w:keepLines/>
        <w:spacing w:after="0" w:line="240" w:lineRule="auto"/>
        <w:ind w:left="2520"/>
      </w:pPr>
    </w:p>
    <w:p w:rsidR="007B5345" w:rsidRPr="00D6053C" w:rsidRDefault="007B5345" w:rsidP="007B5345">
      <w:pPr>
        <w:keepNext/>
        <w:keepLines/>
        <w:spacing w:after="0" w:line="240" w:lineRule="auto"/>
        <w:ind w:firstLine="720"/>
        <w:rPr>
          <w:b/>
        </w:rPr>
      </w:pPr>
      <w:r w:rsidRPr="00D6053C">
        <w:rPr>
          <w:b/>
        </w:rPr>
        <w:t>Operations:</w:t>
      </w:r>
    </w:p>
    <w:p w:rsidR="007B5345" w:rsidRDefault="007B5345" w:rsidP="007B5345">
      <w:pPr>
        <w:pStyle w:val="ListParagraph"/>
        <w:keepNext/>
        <w:keepLines/>
        <w:numPr>
          <w:ilvl w:val="0"/>
          <w:numId w:val="7"/>
        </w:numPr>
        <w:spacing w:after="0" w:line="240" w:lineRule="auto"/>
      </w:pPr>
      <w:r w:rsidRPr="00484ED5">
        <w:t>Sets and gets for all attributes.</w:t>
      </w:r>
    </w:p>
    <w:p w:rsidR="007B5345" w:rsidRDefault="007B5345" w:rsidP="007B5345">
      <w:pPr>
        <w:pStyle w:val="ListParagraph"/>
        <w:keepNext/>
        <w:keepLines/>
        <w:spacing w:after="0" w:line="240" w:lineRule="auto"/>
        <w:ind w:left="1800"/>
      </w:pPr>
    </w:p>
    <w:p w:rsidR="007B5345" w:rsidRDefault="007B5345" w:rsidP="007B5345">
      <w:pPr>
        <w:keepNext/>
        <w:keepLines/>
        <w:spacing w:after="0" w:line="240" w:lineRule="auto"/>
        <w:ind w:left="720"/>
        <w:rPr>
          <w:b/>
        </w:rPr>
      </w:pPr>
      <w:r>
        <w:rPr>
          <w:b/>
        </w:rPr>
        <w:lastRenderedPageBreak/>
        <w:t>Constructors:</w:t>
      </w:r>
    </w:p>
    <w:p w:rsidR="007B5345" w:rsidRDefault="007B5345" w:rsidP="007B5345">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7B5345">
      <w:pPr>
        <w:pStyle w:val="ListParagraph"/>
        <w:keepNext/>
        <w:keepLines/>
        <w:numPr>
          <w:ilvl w:val="1"/>
          <w:numId w:val="14"/>
        </w:numPr>
        <w:spacing w:after="0" w:line="240" w:lineRule="auto"/>
        <w:rPr>
          <w:b/>
        </w:rPr>
      </w:pPr>
      <w:r>
        <w:t>Default constructor</w:t>
      </w:r>
    </w:p>
    <w:p w:rsidR="007B5345" w:rsidRDefault="007B5345">
      <w:pPr>
        <w:keepNext/>
        <w:keepLines/>
      </w:pPr>
    </w:p>
    <w:p w:rsidR="00CB3DCD" w:rsidRDefault="00CB3DCD" w:rsidP="00CB3DCD">
      <w:pPr>
        <w:pStyle w:val="Heading4"/>
        <w:keepNext/>
        <w:keepLines/>
      </w:pPr>
      <w:proofErr w:type="spellStart"/>
      <w:r>
        <w:t>BasisPeakSummaryData</w:t>
      </w:r>
      <w:proofErr w:type="spellEnd"/>
    </w:p>
    <w:p w:rsidR="00CB3DCD" w:rsidRDefault="00CB3DCD" w:rsidP="00CB3DCD">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CB3DCD">
      <w:pPr>
        <w:keepNext/>
        <w:keepLines/>
        <w:spacing w:after="0" w:line="360" w:lineRule="auto"/>
        <w:rPr>
          <w:b/>
        </w:rPr>
      </w:pPr>
      <w:r>
        <w:rPr>
          <w:b/>
        </w:rPr>
        <w:t>&lt;&lt;Entity&gt;&gt;</w:t>
      </w:r>
    </w:p>
    <w:p w:rsidR="00CB3DCD" w:rsidRDefault="00CB3DCD" w:rsidP="00CB3DCD">
      <w:pPr>
        <w:keepNext/>
        <w:keepLines/>
        <w:spacing w:after="0" w:line="240" w:lineRule="auto"/>
        <w:ind w:firstLine="720"/>
      </w:pPr>
      <w:r>
        <w:rPr>
          <w:b/>
        </w:rPr>
        <w:t>Attributes:</w:t>
      </w:r>
    </w:p>
    <w:p w:rsidR="00CB3DCD" w:rsidRDefault="00CB3DCD" w:rsidP="00CB3DCD">
      <w:pPr>
        <w:pStyle w:val="ListParagraph"/>
        <w:keepNext/>
        <w:keepLines/>
        <w:spacing w:after="0" w:line="240" w:lineRule="auto"/>
        <w:ind w:left="2520"/>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CB3DCD">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CB3DCD">
      <w:pPr>
        <w:pStyle w:val="ListParagraph"/>
        <w:keepNext/>
        <w:keepLines/>
        <w:spacing w:after="0" w:line="240" w:lineRule="auto"/>
        <w:ind w:left="2520"/>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CB3DCD">
      <w:pPr>
        <w:pStyle w:val="ListParagraph"/>
        <w:keepNext/>
        <w:keepLines/>
        <w:numPr>
          <w:ilvl w:val="1"/>
          <w:numId w:val="10"/>
        </w:numPr>
        <w:spacing w:after="0" w:line="240" w:lineRule="auto"/>
      </w:pPr>
      <w:r>
        <w:t>Date information for when the patient collected the data.</w:t>
      </w:r>
    </w:p>
    <w:p w:rsidR="00CB3DCD" w:rsidRDefault="00CB3DCD" w:rsidP="00CB3DCD">
      <w:pPr>
        <w:keepNext/>
        <w:keepLines/>
        <w:spacing w:after="0" w:line="240" w:lineRule="auto"/>
      </w:pPr>
    </w:p>
    <w:p w:rsidR="00CB3DCD" w:rsidRDefault="00CB3DCD" w:rsidP="00CB3DCD">
      <w:pPr>
        <w:pStyle w:val="ListParagraph"/>
        <w:keepNext/>
        <w:keepLines/>
        <w:numPr>
          <w:ilvl w:val="0"/>
          <w:numId w:val="10"/>
        </w:numPr>
        <w:spacing w:after="0" w:line="240" w:lineRule="auto"/>
      </w:pPr>
      <w:r>
        <w:rPr>
          <w:b/>
        </w:rPr>
        <w:t xml:space="preserve">Public float </w:t>
      </w:r>
      <w:r>
        <w:t>Calories</w:t>
      </w:r>
    </w:p>
    <w:p w:rsidR="00CB3DCD" w:rsidRDefault="00CB3DCD" w:rsidP="00CB3DCD">
      <w:pPr>
        <w:pStyle w:val="ListParagraph"/>
        <w:keepNext/>
        <w:keepLines/>
        <w:numPr>
          <w:ilvl w:val="1"/>
          <w:numId w:val="10"/>
        </w:numPr>
        <w:spacing w:after="0" w:line="240" w:lineRule="auto"/>
      </w:pPr>
      <w:r>
        <w:t>Total calories burned at the moment of each data sample</w:t>
      </w:r>
    </w:p>
    <w:p w:rsidR="00CB3DCD" w:rsidRDefault="00CB3DCD" w:rsidP="00CB3DCD">
      <w:pPr>
        <w:keepNext/>
        <w:keepLines/>
        <w:spacing w:after="0" w:line="240" w:lineRule="auto"/>
      </w:pPr>
    </w:p>
    <w:p w:rsidR="00CB3DCD" w:rsidRDefault="00CB3DCD" w:rsidP="00CB3DCD">
      <w:pPr>
        <w:pStyle w:val="ListParagraph"/>
        <w:keepNext/>
        <w:keepLines/>
        <w:numPr>
          <w:ilvl w:val="0"/>
          <w:numId w:val="10"/>
        </w:numPr>
        <w:spacing w:after="0" w:line="240" w:lineRule="auto"/>
      </w:pPr>
      <w:r>
        <w:rPr>
          <w:b/>
        </w:rPr>
        <w:t xml:space="preserve">Public float </w:t>
      </w:r>
      <w:r>
        <w:t>GSR</w:t>
      </w:r>
    </w:p>
    <w:p w:rsidR="00CB3DCD" w:rsidRDefault="00CB3DCD" w:rsidP="00CB3DCD">
      <w:pPr>
        <w:pStyle w:val="ListParagraph"/>
        <w:keepNext/>
        <w:keepLines/>
        <w:numPr>
          <w:ilvl w:val="1"/>
          <w:numId w:val="10"/>
        </w:numPr>
        <w:spacing w:after="0" w:line="240" w:lineRule="auto"/>
      </w:pPr>
      <w:r>
        <w:t>GSR data at the moment of each data sample.</w:t>
      </w:r>
    </w:p>
    <w:p w:rsidR="00CB3DCD" w:rsidRDefault="00CB3DCD" w:rsidP="00DE6FC9">
      <w:pPr>
        <w:pStyle w:val="ListParagraph"/>
        <w:keepNext/>
        <w:keepLines/>
        <w:spacing w:after="0" w:line="240" w:lineRule="auto"/>
        <w:ind w:left="2520"/>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pPr>
        <w:pStyle w:val="ListParagraph"/>
        <w:keepNext/>
        <w:keepLines/>
        <w:numPr>
          <w:ilvl w:val="1"/>
          <w:numId w:val="10"/>
        </w:numPr>
        <w:spacing w:after="0" w:line="240" w:lineRule="auto"/>
      </w:pPr>
      <w:r>
        <w:t>Heart rate at the moment of each data sample.</w:t>
      </w:r>
    </w:p>
    <w:p w:rsidR="00CB3DCD" w:rsidRDefault="00CB3DCD" w:rsidP="00CB3DCD">
      <w:pPr>
        <w:keepNext/>
        <w:keepLines/>
        <w:spacing w:after="0" w:line="240" w:lineRule="auto"/>
      </w:pPr>
    </w:p>
    <w:p w:rsidR="002756E8" w:rsidRDefault="002756E8" w:rsidP="002756E8">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2756E8">
      <w:pPr>
        <w:pStyle w:val="ListParagraph"/>
        <w:keepNext/>
        <w:keepLines/>
        <w:numPr>
          <w:ilvl w:val="1"/>
          <w:numId w:val="10"/>
        </w:numPr>
        <w:spacing w:after="0" w:line="240" w:lineRule="auto"/>
      </w:pPr>
      <w:r>
        <w:t>Patient skin temperature at the moment of each data sample.</w:t>
      </w:r>
    </w:p>
    <w:p w:rsidR="002756E8" w:rsidRDefault="002756E8" w:rsidP="00CB3DCD">
      <w:pPr>
        <w:keepNext/>
        <w:keepLines/>
        <w:spacing w:after="0" w:line="240" w:lineRule="auto"/>
      </w:pPr>
    </w:p>
    <w:p w:rsidR="002756E8" w:rsidRDefault="002756E8" w:rsidP="002756E8">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2756E8">
      <w:pPr>
        <w:pStyle w:val="ListParagraph"/>
        <w:keepNext/>
        <w:keepLines/>
        <w:numPr>
          <w:ilvl w:val="1"/>
          <w:numId w:val="10"/>
        </w:numPr>
        <w:spacing w:after="0" w:line="240" w:lineRule="auto"/>
      </w:pPr>
      <w:r>
        <w:t>Number of steps the patient has taken at the moment of each data sample.</w:t>
      </w:r>
    </w:p>
    <w:p w:rsidR="002756E8" w:rsidRDefault="002756E8" w:rsidP="00CB3DCD">
      <w:pPr>
        <w:keepNext/>
        <w:keepLines/>
        <w:spacing w:after="0" w:line="240" w:lineRule="auto"/>
      </w:pPr>
    </w:p>
    <w:p w:rsidR="00CB3DCD" w:rsidRDefault="00CB3DCD" w:rsidP="00CB3DCD">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CB3DCD">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CB3DCD">
      <w:pPr>
        <w:pStyle w:val="ListParagraph"/>
        <w:keepNext/>
        <w:keepLines/>
        <w:spacing w:after="0" w:line="240" w:lineRule="auto"/>
        <w:ind w:left="2520"/>
      </w:pPr>
    </w:p>
    <w:p w:rsidR="00CB3DCD" w:rsidRPr="00D6053C" w:rsidRDefault="00CB3DCD" w:rsidP="00CB3DCD">
      <w:pPr>
        <w:keepNext/>
        <w:keepLines/>
        <w:spacing w:after="0" w:line="240" w:lineRule="auto"/>
        <w:ind w:firstLine="720"/>
        <w:rPr>
          <w:b/>
        </w:rPr>
      </w:pPr>
      <w:r w:rsidRPr="00D6053C">
        <w:rPr>
          <w:b/>
        </w:rPr>
        <w:t>Operations:</w:t>
      </w:r>
    </w:p>
    <w:p w:rsidR="00CB3DCD" w:rsidRDefault="00CB3DCD" w:rsidP="00CB3DCD">
      <w:pPr>
        <w:pStyle w:val="ListParagraph"/>
        <w:keepNext/>
        <w:keepLines/>
        <w:numPr>
          <w:ilvl w:val="0"/>
          <w:numId w:val="7"/>
        </w:numPr>
        <w:spacing w:after="0" w:line="240" w:lineRule="auto"/>
      </w:pPr>
      <w:r w:rsidRPr="00484ED5">
        <w:t>Sets and gets for all attributes.</w:t>
      </w:r>
    </w:p>
    <w:p w:rsidR="00CB3DCD" w:rsidRDefault="00CB3DCD" w:rsidP="00CB3DCD">
      <w:pPr>
        <w:pStyle w:val="ListParagraph"/>
        <w:keepNext/>
        <w:keepLines/>
        <w:spacing w:after="0" w:line="240" w:lineRule="auto"/>
        <w:ind w:left="1800"/>
      </w:pPr>
    </w:p>
    <w:p w:rsidR="00CB3DCD" w:rsidRDefault="00CB3DCD" w:rsidP="00CB3DCD">
      <w:pPr>
        <w:keepNext/>
        <w:keepLines/>
        <w:spacing w:after="0" w:line="240" w:lineRule="auto"/>
        <w:ind w:left="720"/>
        <w:rPr>
          <w:b/>
        </w:rPr>
      </w:pPr>
      <w:r>
        <w:rPr>
          <w:b/>
        </w:rPr>
        <w:t>Constructors:</w:t>
      </w:r>
    </w:p>
    <w:p w:rsidR="00CB3DCD" w:rsidRDefault="00CB3DCD" w:rsidP="00CB3DCD">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CB3DCD">
      <w:pPr>
        <w:pStyle w:val="ListParagraph"/>
        <w:keepNext/>
        <w:keepLines/>
        <w:numPr>
          <w:ilvl w:val="1"/>
          <w:numId w:val="14"/>
        </w:numPr>
        <w:spacing w:after="0" w:line="240" w:lineRule="auto"/>
        <w:rPr>
          <w:b/>
        </w:rPr>
      </w:pPr>
      <w:r>
        <w:lastRenderedPageBreak/>
        <w:t>Default constructor</w:t>
      </w:r>
    </w:p>
    <w:p w:rsidR="00CB3DCD" w:rsidRDefault="00CB3DCD">
      <w:pPr>
        <w:keepNext/>
        <w:keepLines/>
      </w:pPr>
    </w:p>
    <w:p w:rsidR="003C4B11" w:rsidRDefault="003C4B11" w:rsidP="003C4B11">
      <w:pPr>
        <w:pStyle w:val="Heading4"/>
        <w:keepNext/>
        <w:keepLines/>
      </w:pPr>
      <w:proofErr w:type="spellStart"/>
      <w:r>
        <w:t>ZephyrAccelerometer</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Unique id generated by the system for each Zephyr Accelerometer 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3C4B11">
      <w:pPr>
        <w:pStyle w:val="ListParagraph"/>
        <w:keepNext/>
        <w:keepLines/>
        <w:numPr>
          <w:ilvl w:val="1"/>
          <w:numId w:val="10"/>
        </w:numPr>
        <w:spacing w:after="0" w:line="240" w:lineRule="auto"/>
      </w:pPr>
      <w:r>
        <w:t>Vertical axis data from the device accelerometer</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3C4B11">
      <w:pPr>
        <w:pStyle w:val="ListParagraph"/>
        <w:keepNext/>
        <w:keepLines/>
        <w:numPr>
          <w:ilvl w:val="1"/>
          <w:numId w:val="10"/>
        </w:numPr>
        <w:spacing w:after="0" w:line="240" w:lineRule="auto"/>
      </w:pPr>
      <w:r>
        <w:t>Lateral axis data from the device accelerometer</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3C4B11">
      <w:pPr>
        <w:pStyle w:val="ListParagraph"/>
        <w:keepNext/>
        <w:keepLines/>
        <w:numPr>
          <w:ilvl w:val="1"/>
          <w:numId w:val="10"/>
        </w:numPr>
        <w:spacing w:after="0" w:line="240" w:lineRule="auto"/>
      </w:pPr>
      <w:r>
        <w:t>Sagittal axis data from the device accelerometer</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3C4B11" w:rsidRDefault="003C4B11" w:rsidP="003C4B11">
      <w:pPr>
        <w:pStyle w:val="Heading4"/>
        <w:keepNext/>
        <w:keepLines/>
      </w:pPr>
      <w:proofErr w:type="spellStart"/>
      <w:r>
        <w:t>ZephyrBreathingWaveform</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4B11">
      <w:pPr>
        <w:pStyle w:val="ListParagraph"/>
        <w:keepNext/>
        <w:keepLines/>
        <w:numPr>
          <w:ilvl w:val="1"/>
          <w:numId w:val="10"/>
        </w:numPr>
        <w:spacing w:after="0" w:line="240" w:lineRule="auto"/>
      </w:pPr>
      <w:r>
        <w:t>Waveform data point</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3C4B11" w:rsidRDefault="003C4B11" w:rsidP="003C4B11">
      <w:pPr>
        <w:pStyle w:val="Heading4"/>
        <w:keepNext/>
        <w:keepLines/>
      </w:pPr>
      <w:proofErr w:type="spellStart"/>
      <w:r>
        <w:t>ZephyrECGWaveform</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Unique id generated by the system for each Zephyr ECG Waveform 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4B11">
      <w:pPr>
        <w:pStyle w:val="ListParagraph"/>
        <w:keepNext/>
        <w:keepLines/>
        <w:numPr>
          <w:ilvl w:val="1"/>
          <w:numId w:val="10"/>
        </w:numPr>
        <w:spacing w:after="0" w:line="240" w:lineRule="auto"/>
      </w:pPr>
      <w:r>
        <w:t>Waveform data point</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lastRenderedPageBreak/>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3C4B11" w:rsidRDefault="003C4B11" w:rsidP="003C4B11">
      <w:pPr>
        <w:pStyle w:val="Heading4"/>
        <w:keepNext/>
        <w:keepLines/>
      </w:pPr>
      <w:proofErr w:type="spellStart"/>
      <w:r>
        <w:t>Zephyr</w:t>
      </w:r>
      <w:r w:rsidR="00496B70">
        <w:t>EventData</w:t>
      </w:r>
      <w:proofErr w:type="spellEnd"/>
    </w:p>
    <w:p w:rsidR="003C4B11" w:rsidRDefault="003C4B11" w:rsidP="003C4B11">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3C4B11">
      <w:pPr>
        <w:keepNext/>
        <w:keepLines/>
        <w:spacing w:after="0" w:line="360" w:lineRule="auto"/>
        <w:rPr>
          <w:b/>
        </w:rPr>
      </w:pPr>
      <w:r>
        <w:rPr>
          <w:b/>
        </w:rPr>
        <w:t>&lt;&lt;Entity&gt;&gt;</w:t>
      </w:r>
    </w:p>
    <w:p w:rsidR="003C4B11" w:rsidRDefault="003C4B11" w:rsidP="003C4B11">
      <w:pPr>
        <w:keepNext/>
        <w:keepLines/>
        <w:spacing w:after="0" w:line="240" w:lineRule="auto"/>
        <w:ind w:firstLine="720"/>
      </w:pPr>
      <w:r>
        <w:rPr>
          <w:b/>
        </w:rPr>
        <w:t>Attributes:</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4B1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3C4B11">
      <w:pPr>
        <w:pStyle w:val="ListParagraph"/>
        <w:keepNext/>
        <w:keepLines/>
        <w:spacing w:after="0" w:line="240" w:lineRule="auto"/>
        <w:ind w:left="2520"/>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3C4B11">
      <w:pPr>
        <w:pStyle w:val="ListParagraph"/>
        <w:keepNext/>
        <w:keepLines/>
        <w:numPr>
          <w:ilvl w:val="1"/>
          <w:numId w:val="10"/>
        </w:numPr>
        <w:spacing w:after="0" w:line="240" w:lineRule="auto"/>
      </w:pPr>
      <w:r>
        <w:t>Date information for when the patient collected the data.</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3C4B11">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496B70">
      <w:pPr>
        <w:pStyle w:val="ListParagraph"/>
        <w:keepNext/>
        <w:keepLines/>
        <w:numPr>
          <w:ilvl w:val="1"/>
          <w:numId w:val="10"/>
        </w:numPr>
        <w:spacing w:after="0" w:line="240" w:lineRule="auto"/>
      </w:pPr>
      <w:r>
        <w:t>Event code defined by the device when the event is triggered by the device.</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string </w:t>
      </w:r>
      <w:r>
        <w:t>Type</w:t>
      </w:r>
    </w:p>
    <w:p w:rsidR="00496B70" w:rsidRDefault="00496B70" w:rsidP="00496B70">
      <w:pPr>
        <w:pStyle w:val="ListParagraph"/>
        <w:keepNext/>
        <w:keepLines/>
        <w:numPr>
          <w:ilvl w:val="1"/>
          <w:numId w:val="10"/>
        </w:numPr>
        <w:spacing w:after="0" w:line="240" w:lineRule="auto"/>
      </w:pPr>
      <w:r>
        <w:t>Type of event that was triggered by the device</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string </w:t>
      </w:r>
      <w:r>
        <w:t>Source</w:t>
      </w:r>
    </w:p>
    <w:p w:rsidR="00496B70" w:rsidRDefault="00496B70" w:rsidP="00496B70">
      <w:pPr>
        <w:pStyle w:val="ListParagraph"/>
        <w:keepNext/>
        <w:keepLines/>
        <w:numPr>
          <w:ilvl w:val="1"/>
          <w:numId w:val="10"/>
        </w:numPr>
        <w:spacing w:after="0" w:line="240" w:lineRule="auto"/>
      </w:pPr>
      <w:r>
        <w:t>Source of the device that caused the event to occur.</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496B70">
      <w:pPr>
        <w:pStyle w:val="ListParagraph"/>
        <w:keepNext/>
        <w:keepLines/>
        <w:numPr>
          <w:ilvl w:val="1"/>
          <w:numId w:val="10"/>
        </w:numPr>
        <w:spacing w:after="0" w:line="240" w:lineRule="auto"/>
      </w:pPr>
      <w:r>
        <w:t>Id given to the event.</w:t>
      </w:r>
    </w:p>
    <w:p w:rsidR="00496B70" w:rsidRDefault="00496B70"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pPr>
        <w:pStyle w:val="ListParagraph"/>
        <w:keepNext/>
        <w:keepLines/>
        <w:numPr>
          <w:ilvl w:val="1"/>
          <w:numId w:val="10"/>
        </w:numPr>
        <w:spacing w:after="0" w:line="240" w:lineRule="auto"/>
      </w:pPr>
      <w:r>
        <w:t>Detail of what occurred that triggered the event.</w:t>
      </w:r>
    </w:p>
    <w:p w:rsidR="003C4B11" w:rsidRDefault="003C4B11" w:rsidP="003C4B11">
      <w:pPr>
        <w:keepNext/>
        <w:keepLines/>
        <w:spacing w:after="0" w:line="240" w:lineRule="auto"/>
      </w:pPr>
    </w:p>
    <w:p w:rsidR="003C4B11" w:rsidRDefault="003C4B11" w:rsidP="003C4B1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4B11">
      <w:pPr>
        <w:pStyle w:val="ListParagraph"/>
        <w:keepNext/>
        <w:keepLines/>
        <w:spacing w:after="0" w:line="240" w:lineRule="auto"/>
        <w:ind w:left="2520"/>
      </w:pPr>
    </w:p>
    <w:p w:rsidR="003C4B11" w:rsidRPr="00D6053C" w:rsidRDefault="003C4B11" w:rsidP="003C4B11">
      <w:pPr>
        <w:keepNext/>
        <w:keepLines/>
        <w:spacing w:after="0" w:line="240" w:lineRule="auto"/>
        <w:ind w:firstLine="720"/>
        <w:rPr>
          <w:b/>
        </w:rPr>
      </w:pPr>
      <w:r w:rsidRPr="00D6053C">
        <w:rPr>
          <w:b/>
        </w:rPr>
        <w:lastRenderedPageBreak/>
        <w:t>Operations:</w:t>
      </w:r>
    </w:p>
    <w:p w:rsidR="003C4B11" w:rsidRDefault="003C4B11" w:rsidP="003C4B11">
      <w:pPr>
        <w:pStyle w:val="ListParagraph"/>
        <w:keepNext/>
        <w:keepLines/>
        <w:numPr>
          <w:ilvl w:val="0"/>
          <w:numId w:val="7"/>
        </w:numPr>
        <w:spacing w:after="0" w:line="240" w:lineRule="auto"/>
      </w:pPr>
      <w:r w:rsidRPr="00484ED5">
        <w:t>Sets and gets for all attributes.</w:t>
      </w:r>
    </w:p>
    <w:p w:rsidR="003C4B11" w:rsidRDefault="003C4B11" w:rsidP="003C4B11">
      <w:pPr>
        <w:pStyle w:val="ListParagraph"/>
        <w:keepNext/>
        <w:keepLines/>
        <w:spacing w:after="0" w:line="240" w:lineRule="auto"/>
        <w:ind w:left="1800"/>
      </w:pPr>
    </w:p>
    <w:p w:rsidR="003C4B11" w:rsidRDefault="003C4B11" w:rsidP="003C4B11">
      <w:pPr>
        <w:keepNext/>
        <w:keepLines/>
        <w:spacing w:after="0" w:line="240" w:lineRule="auto"/>
        <w:ind w:left="720"/>
        <w:rPr>
          <w:b/>
        </w:rPr>
      </w:pPr>
      <w:r>
        <w:rPr>
          <w:b/>
        </w:rPr>
        <w:t>Constructors:</w:t>
      </w:r>
    </w:p>
    <w:p w:rsidR="003C4B11" w:rsidRDefault="003C4B11" w:rsidP="003C4B11">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3C4B11">
      <w:pPr>
        <w:pStyle w:val="ListParagraph"/>
        <w:keepNext/>
        <w:keepLines/>
        <w:numPr>
          <w:ilvl w:val="1"/>
          <w:numId w:val="14"/>
        </w:numPr>
        <w:spacing w:after="0" w:line="240" w:lineRule="auto"/>
        <w:rPr>
          <w:b/>
        </w:rPr>
      </w:pPr>
      <w:r>
        <w:t>Default constructor</w:t>
      </w:r>
    </w:p>
    <w:p w:rsidR="003C4B11" w:rsidRDefault="003C4B11">
      <w:pPr>
        <w:keepNext/>
        <w:keepLines/>
      </w:pPr>
    </w:p>
    <w:p w:rsidR="00496B70" w:rsidRDefault="00496B70" w:rsidP="00496B70">
      <w:pPr>
        <w:pStyle w:val="Heading4"/>
        <w:keepNext/>
        <w:keepLines/>
      </w:pPr>
      <w:proofErr w:type="spellStart"/>
      <w:r>
        <w:t>ZephyrSummaryData</w:t>
      </w:r>
      <w:proofErr w:type="spellEnd"/>
    </w:p>
    <w:p w:rsidR="00496B70" w:rsidRDefault="00496B70" w:rsidP="00496B70">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496B70">
      <w:pPr>
        <w:keepNext/>
        <w:keepLines/>
        <w:spacing w:after="0" w:line="360" w:lineRule="auto"/>
        <w:rPr>
          <w:b/>
        </w:rPr>
      </w:pPr>
      <w:r>
        <w:rPr>
          <w:b/>
        </w:rPr>
        <w:t>&lt;&lt;Entity&gt;&gt;</w:t>
      </w:r>
    </w:p>
    <w:p w:rsidR="00496B70" w:rsidRDefault="00496B70" w:rsidP="00496B70">
      <w:pPr>
        <w:keepNext/>
        <w:keepLines/>
        <w:spacing w:after="0" w:line="240" w:lineRule="auto"/>
        <w:ind w:firstLine="720"/>
      </w:pPr>
      <w:r>
        <w:rPr>
          <w:b/>
        </w:rPr>
        <w:t>Attributes:</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496B70">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496B70">
      <w:pPr>
        <w:pStyle w:val="ListParagraph"/>
        <w:keepNext/>
        <w:keepLines/>
        <w:numPr>
          <w:ilvl w:val="1"/>
          <w:numId w:val="10"/>
        </w:numPr>
        <w:spacing w:after="0" w:line="240" w:lineRule="auto"/>
      </w:pPr>
      <w:r>
        <w:t>Date information for when the patient collected the data.</w:t>
      </w:r>
    </w:p>
    <w:p w:rsidR="00496B70" w:rsidRDefault="00496B70" w:rsidP="00496B70">
      <w:pPr>
        <w:keepNext/>
        <w:keepLines/>
        <w:spacing w:after="0" w:line="240" w:lineRule="auto"/>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496B70">
      <w:pPr>
        <w:pStyle w:val="ListParagraph"/>
        <w:keepNext/>
        <w:keepLines/>
        <w:numPr>
          <w:ilvl w:val="1"/>
          <w:numId w:val="10"/>
        </w:numPr>
        <w:spacing w:after="0" w:line="240" w:lineRule="auto"/>
      </w:pPr>
      <w:r>
        <w:t>Patient heart rate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5676C7">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5676C7">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5676C7">
      <w:pPr>
        <w:pStyle w:val="ListParagraph"/>
        <w:keepNext/>
        <w:keepLines/>
        <w:numPr>
          <w:ilvl w:val="1"/>
          <w:numId w:val="10"/>
        </w:numPr>
        <w:spacing w:after="0" w:line="240" w:lineRule="auto"/>
      </w:pPr>
      <w:r>
        <w:t>Patient posture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pPr>
        <w:pStyle w:val="ListParagraph"/>
        <w:keepNext/>
        <w:keepLines/>
        <w:numPr>
          <w:ilvl w:val="1"/>
          <w:numId w:val="10"/>
        </w:numPr>
        <w:spacing w:after="0" w:line="240" w:lineRule="auto"/>
      </w:pPr>
      <w:r>
        <w:t>Patient activity measured by the device at the moment of each data sample.</w:t>
      </w:r>
    </w:p>
    <w:p w:rsidR="00496B70" w:rsidRDefault="00496B70" w:rsidP="00496B70">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5676C7">
      <w:pPr>
        <w:pStyle w:val="ListParagraph"/>
        <w:keepNext/>
        <w:keepLines/>
        <w:numPr>
          <w:ilvl w:val="1"/>
          <w:numId w:val="10"/>
        </w:numPr>
        <w:spacing w:after="0" w:line="240" w:lineRule="auto"/>
      </w:pPr>
      <w:r>
        <w:lastRenderedPageBreak/>
        <w:t>Patient peak acceleration measured by the device at the moment of each data sample.</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5676C7">
      <w:pPr>
        <w:pStyle w:val="ListParagraph"/>
        <w:keepNext/>
        <w:keepLines/>
        <w:numPr>
          <w:ilvl w:val="1"/>
          <w:numId w:val="10"/>
        </w:numPr>
        <w:spacing w:after="0" w:line="240" w:lineRule="auto"/>
      </w:pPr>
      <w:r>
        <w:t>Current voltage being supplied by the device battery.</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5676C7">
      <w:pPr>
        <w:pStyle w:val="ListParagraph"/>
        <w:keepNext/>
        <w:keepLines/>
        <w:numPr>
          <w:ilvl w:val="1"/>
          <w:numId w:val="10"/>
        </w:numPr>
        <w:spacing w:after="0" w:line="240" w:lineRule="auto"/>
      </w:pPr>
      <w:r>
        <w:t>Current battery level of the device battery.</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5676C7">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5676C7">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DE6FC9">
      <w:pPr>
        <w:pStyle w:val="ListParagraph"/>
        <w:keepNext/>
        <w:keepLines/>
        <w:spacing w:after="0" w:line="240" w:lineRule="auto"/>
        <w:ind w:left="2520"/>
      </w:pPr>
    </w:p>
    <w:p w:rsidR="005676C7" w:rsidRDefault="005676C7" w:rsidP="005676C7">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DE6FC9">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1B16E7">
      <w:pPr>
        <w:pStyle w:val="ListParagraph"/>
        <w:keepNext/>
        <w:keepLines/>
        <w:numPr>
          <w:ilvl w:val="1"/>
          <w:numId w:val="10"/>
        </w:numPr>
        <w:spacing w:after="0" w:line="240" w:lineRule="auto"/>
      </w:pPr>
      <w:r>
        <w:t>Patient ECG amplitude measured by the device at the moment of each data sample.</w:t>
      </w:r>
    </w:p>
    <w:p w:rsidR="001B16E7" w:rsidRDefault="001B16E7" w:rsidP="001B16E7">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1B16E7">
      <w:pPr>
        <w:pStyle w:val="ListParagraph"/>
        <w:keepNext/>
        <w:keepLines/>
        <w:numPr>
          <w:ilvl w:val="1"/>
          <w:numId w:val="10"/>
        </w:numPr>
        <w:spacing w:after="0" w:line="240" w:lineRule="auto"/>
      </w:pPr>
      <w:r>
        <w:t>Patient ECG noise measured by the device at the moment of each data sample.</w:t>
      </w:r>
    </w:p>
    <w:p w:rsidR="001B16E7" w:rsidRDefault="001B16E7" w:rsidP="00DE6FC9">
      <w:pPr>
        <w:pStyle w:val="ListParagraph"/>
        <w:keepNext/>
        <w:keepLines/>
        <w:spacing w:after="0" w:line="240" w:lineRule="auto"/>
        <w:ind w:left="2520"/>
      </w:pPr>
    </w:p>
    <w:p w:rsidR="001B16E7" w:rsidRDefault="001B16E7" w:rsidP="00DE6FC9">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DE6FC9">
      <w:pPr>
        <w:pStyle w:val="ListParagraph"/>
        <w:keepNext/>
        <w:keepLines/>
        <w:numPr>
          <w:ilvl w:val="1"/>
          <w:numId w:val="10"/>
        </w:numPr>
        <w:spacing w:after="0" w:line="240" w:lineRule="auto"/>
      </w:pPr>
      <w:r>
        <w:t>Device confidence in the heart rate measurement.</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1B16E7">
      <w:pPr>
        <w:pStyle w:val="ListParagraph"/>
        <w:keepNext/>
        <w:keepLines/>
        <w:numPr>
          <w:ilvl w:val="1"/>
          <w:numId w:val="10"/>
        </w:numPr>
        <w:spacing w:after="0" w:line="240" w:lineRule="auto"/>
      </w:pPr>
      <w:r>
        <w:t>HRV measured by the device at the moment of each data sample.</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1B16E7">
      <w:pPr>
        <w:pStyle w:val="ListParagraph"/>
        <w:keepNext/>
        <w:keepLines/>
        <w:numPr>
          <w:ilvl w:val="1"/>
          <w:numId w:val="10"/>
        </w:numPr>
        <w:spacing w:after="0" w:line="240" w:lineRule="auto"/>
      </w:pPr>
      <w:r>
        <w:t>Measurement of overall system confidence in the measurements.</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1B16E7">
      <w:pPr>
        <w:pStyle w:val="ListParagraph"/>
        <w:keepNext/>
        <w:keepLines/>
        <w:numPr>
          <w:ilvl w:val="1"/>
          <w:numId w:val="10"/>
        </w:numPr>
        <w:spacing w:after="0" w:line="240" w:lineRule="auto"/>
      </w:pPr>
      <w:r>
        <w:t>GSR measured by the device at the moment of each data sample.</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1B16E7">
      <w:pPr>
        <w:pStyle w:val="ListParagraph"/>
        <w:keepNext/>
        <w:keepLines/>
        <w:numPr>
          <w:ilvl w:val="1"/>
          <w:numId w:val="10"/>
        </w:numPr>
        <w:spacing w:after="0" w:line="240" w:lineRule="auto"/>
      </w:pPr>
      <w:r>
        <w:t>Some device state at the moment of each data sample</w:t>
      </w:r>
    </w:p>
    <w:p w:rsidR="001B16E7" w:rsidRDefault="001B16E7"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proofErr w:type="spellStart"/>
      <w:r>
        <w:t>ROGTime</w:t>
      </w:r>
      <w:proofErr w:type="spellEnd"/>
    </w:p>
    <w:p w:rsidR="001B16E7" w:rsidRDefault="001B16E7" w:rsidP="001B16E7">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1B16E7">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DE6FC9">
      <w:pPr>
        <w:pStyle w:val="ListParagraph"/>
        <w:keepNext/>
        <w:keepLines/>
        <w:spacing w:after="0" w:line="240" w:lineRule="auto"/>
        <w:ind w:left="2520"/>
      </w:pPr>
    </w:p>
    <w:p w:rsidR="001B16E7" w:rsidRDefault="001B16E7" w:rsidP="001B16E7">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5F0972">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5F0972">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5F0972">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5F0972">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DE6FC9">
      <w:pPr>
        <w:pStyle w:val="ListParagraph"/>
        <w:keepNext/>
        <w:keepLines/>
        <w:spacing w:after="0" w:line="240" w:lineRule="auto"/>
        <w:ind w:left="180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5F0972">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5F0972">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5F0972">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5F0972">
      <w:pPr>
        <w:pStyle w:val="ListParagraph"/>
        <w:keepNext/>
        <w:keepLines/>
        <w:numPr>
          <w:ilvl w:val="1"/>
          <w:numId w:val="10"/>
        </w:numPr>
        <w:spacing w:after="0" w:line="240" w:lineRule="auto"/>
      </w:pPr>
      <w:r>
        <w:t>Device temperature at the moment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5F0972">
      <w:pPr>
        <w:pStyle w:val="ListParagraph"/>
        <w:keepNext/>
        <w:keepLines/>
        <w:numPr>
          <w:ilvl w:val="1"/>
          <w:numId w:val="10"/>
        </w:numPr>
        <w:spacing w:after="0" w:line="240" w:lineRule="auto"/>
      </w:pPr>
      <w:r>
        <w:t>A status code provided by the device.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5F0972">
      <w:pPr>
        <w:pStyle w:val="ListParagraph"/>
        <w:keepNext/>
        <w:keepLines/>
        <w:numPr>
          <w:ilvl w:val="1"/>
          <w:numId w:val="10"/>
        </w:numPr>
        <w:spacing w:after="0" w:line="240" w:lineRule="auto"/>
      </w:pPr>
      <w:r>
        <w:t xml:space="preserve">Measurement of the quality of the device link.  </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5F0972">
      <w:pPr>
        <w:pStyle w:val="ListParagraph"/>
        <w:keepNext/>
        <w:keepLines/>
        <w:numPr>
          <w:ilvl w:val="1"/>
          <w:numId w:val="10"/>
        </w:numPr>
        <w:spacing w:after="0" w:line="240" w:lineRule="auto"/>
      </w:pPr>
      <w:r>
        <w:t>RSSI value measured by the device at the time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5F0972">
      <w:pPr>
        <w:pStyle w:val="ListParagraph"/>
        <w:keepNext/>
        <w:keepLines/>
        <w:numPr>
          <w:ilvl w:val="1"/>
          <w:numId w:val="10"/>
        </w:numPr>
        <w:spacing w:after="0" w:line="240" w:lineRule="auto"/>
      </w:pPr>
      <w:r>
        <w:t>Transmit power measured by the device at the time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5F0972">
      <w:pPr>
        <w:pStyle w:val="ListParagraph"/>
        <w:keepNext/>
        <w:keepLines/>
        <w:numPr>
          <w:ilvl w:val="1"/>
          <w:numId w:val="10"/>
        </w:numPr>
        <w:spacing w:after="0" w:line="240" w:lineRule="auto"/>
      </w:pPr>
      <w:r>
        <w:t>Device core temperature at the moment of each data sample.</w:t>
      </w:r>
    </w:p>
    <w:p w:rsidR="005F0972" w:rsidRDefault="005F0972" w:rsidP="00DE6FC9">
      <w:pPr>
        <w:pStyle w:val="ListParagraph"/>
        <w:keepNext/>
        <w:keepLines/>
        <w:spacing w:after="0" w:line="240" w:lineRule="auto"/>
        <w:ind w:left="2520"/>
      </w:pPr>
    </w:p>
    <w:p w:rsidR="005F0972" w:rsidRDefault="005F0972" w:rsidP="005F0972">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5F0972">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DE6FC9">
      <w:pPr>
        <w:pStyle w:val="ListParagraph"/>
        <w:keepNext/>
        <w:keepLines/>
        <w:spacing w:after="0" w:line="240" w:lineRule="auto"/>
        <w:ind w:left="2520"/>
      </w:pPr>
    </w:p>
    <w:p w:rsidR="00E17631" w:rsidRDefault="00E17631" w:rsidP="00E1763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E1763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DE6FC9">
      <w:pPr>
        <w:pStyle w:val="ListParagraph"/>
        <w:keepNext/>
        <w:keepLines/>
        <w:spacing w:after="0" w:line="240" w:lineRule="auto"/>
        <w:ind w:left="2520"/>
      </w:pPr>
    </w:p>
    <w:p w:rsidR="00E17631" w:rsidRDefault="00E17631" w:rsidP="00E1763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DE6FC9">
      <w:pPr>
        <w:pStyle w:val="ListParagraph"/>
        <w:keepNext/>
        <w:keepLines/>
        <w:spacing w:after="0" w:line="240" w:lineRule="auto"/>
        <w:ind w:left="2520"/>
      </w:pPr>
    </w:p>
    <w:p w:rsidR="00496B70" w:rsidRDefault="00496B70" w:rsidP="00496B70">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496B70">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496B70">
      <w:pPr>
        <w:pStyle w:val="ListParagraph"/>
        <w:keepNext/>
        <w:keepLines/>
        <w:spacing w:after="0" w:line="240" w:lineRule="auto"/>
        <w:ind w:left="2520"/>
      </w:pPr>
    </w:p>
    <w:p w:rsidR="00496B70" w:rsidRPr="00D6053C" w:rsidRDefault="00496B70" w:rsidP="00496B70">
      <w:pPr>
        <w:keepNext/>
        <w:keepLines/>
        <w:spacing w:after="0" w:line="240" w:lineRule="auto"/>
        <w:ind w:firstLine="720"/>
        <w:rPr>
          <w:b/>
        </w:rPr>
      </w:pPr>
      <w:r w:rsidRPr="00D6053C">
        <w:rPr>
          <w:b/>
        </w:rPr>
        <w:t>Operations:</w:t>
      </w:r>
    </w:p>
    <w:p w:rsidR="00496B70" w:rsidRDefault="00496B70" w:rsidP="00496B70">
      <w:pPr>
        <w:pStyle w:val="ListParagraph"/>
        <w:keepNext/>
        <w:keepLines/>
        <w:numPr>
          <w:ilvl w:val="0"/>
          <w:numId w:val="7"/>
        </w:numPr>
        <w:spacing w:after="0" w:line="240" w:lineRule="auto"/>
      </w:pPr>
      <w:r w:rsidRPr="00484ED5">
        <w:t>Sets and gets for all attributes.</w:t>
      </w:r>
    </w:p>
    <w:p w:rsidR="00496B70" w:rsidRDefault="00496B70" w:rsidP="00496B70">
      <w:pPr>
        <w:pStyle w:val="ListParagraph"/>
        <w:keepNext/>
        <w:keepLines/>
        <w:spacing w:after="0" w:line="240" w:lineRule="auto"/>
        <w:ind w:left="1800"/>
      </w:pPr>
    </w:p>
    <w:p w:rsidR="00496B70" w:rsidRDefault="00496B70" w:rsidP="00496B70">
      <w:pPr>
        <w:keepNext/>
        <w:keepLines/>
        <w:spacing w:after="0" w:line="240" w:lineRule="auto"/>
        <w:ind w:left="720"/>
        <w:rPr>
          <w:b/>
        </w:rPr>
      </w:pPr>
      <w:r>
        <w:rPr>
          <w:b/>
        </w:rPr>
        <w:t>Constructors:</w:t>
      </w:r>
    </w:p>
    <w:p w:rsidR="00496B70" w:rsidRDefault="00496B70" w:rsidP="00496B70">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496B70">
      <w:pPr>
        <w:pStyle w:val="ListParagraph"/>
        <w:keepNext/>
        <w:keepLines/>
        <w:numPr>
          <w:ilvl w:val="1"/>
          <w:numId w:val="14"/>
        </w:numPr>
        <w:spacing w:after="0" w:line="240" w:lineRule="auto"/>
        <w:rPr>
          <w:b/>
        </w:rPr>
      </w:pPr>
      <w:r>
        <w:t>Default constructor</w:t>
      </w:r>
    </w:p>
    <w:p w:rsidR="00496B70" w:rsidRDefault="00496B70">
      <w:pPr>
        <w:keepNext/>
        <w:keepLines/>
      </w:pPr>
    </w:p>
    <w:p w:rsidR="00812105" w:rsidRDefault="00831F49">
      <w:pPr>
        <w:pStyle w:val="Heading3"/>
        <w:keepNext/>
        <w:keepLines/>
      </w:pPr>
      <w:bookmarkStart w:id="44" w:name="_Toc435182020"/>
      <w:bookmarkStart w:id="45" w:name="_Toc435991746"/>
      <w:r w:rsidRPr="0084672C">
        <w:t>Enumerations</w:t>
      </w:r>
      <w:bookmarkEnd w:id="44"/>
      <w:bookmarkEnd w:id="45"/>
    </w:p>
    <w:p w:rsidR="00812105" w:rsidRDefault="00831F49">
      <w:pPr>
        <w:pStyle w:val="Heading4"/>
        <w:keepNext/>
        <w:keepLines/>
      </w:pPr>
      <w:bookmarkStart w:id="46" w:name="_Toc435182021"/>
      <w:proofErr w:type="spellStart"/>
      <w:r w:rsidRPr="0084672C">
        <w:t>Activity</w:t>
      </w:r>
      <w:r w:rsidR="005E33EA">
        <w:t>Type</w:t>
      </w:r>
      <w:bookmarkEnd w:id="46"/>
      <w:proofErr w:type="spellEnd"/>
    </w:p>
    <w:p w:rsidR="00812105" w:rsidRDefault="00831F49" w:rsidP="00D6053C">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pPr>
        <w:keepNext/>
        <w:keepLines/>
        <w:spacing w:after="0" w:line="360" w:lineRule="auto"/>
        <w:rPr>
          <w:b/>
        </w:rPr>
      </w:pPr>
      <w:r>
        <w:rPr>
          <w:b/>
        </w:rPr>
        <w:t>&lt;&lt;Enumeration&gt;&gt;</w:t>
      </w:r>
    </w:p>
    <w:p w:rsidR="00812105" w:rsidRDefault="00831F49">
      <w:pPr>
        <w:keepNext/>
        <w:keepLines/>
        <w:spacing w:after="0" w:line="240" w:lineRule="auto"/>
        <w:rPr>
          <w:b/>
        </w:rPr>
      </w:pPr>
      <w:r>
        <w:rPr>
          <w:b/>
        </w:rPr>
        <w:tab/>
        <w:t>Attributes:</w:t>
      </w:r>
    </w:p>
    <w:p w:rsidR="00812105" w:rsidRDefault="00831F49">
      <w:pPr>
        <w:pStyle w:val="ListParagraph"/>
        <w:keepNext/>
        <w:keepLines/>
        <w:numPr>
          <w:ilvl w:val="0"/>
          <w:numId w:val="11"/>
        </w:numPr>
        <w:spacing w:after="0" w:line="240" w:lineRule="auto"/>
        <w:rPr>
          <w:b/>
        </w:rPr>
      </w:pPr>
      <w:r>
        <w:t>Running</w:t>
      </w:r>
    </w:p>
    <w:p w:rsidR="00812105" w:rsidRDefault="00831F49">
      <w:pPr>
        <w:pStyle w:val="ListParagraph"/>
        <w:keepNext/>
        <w:keepLines/>
        <w:numPr>
          <w:ilvl w:val="0"/>
          <w:numId w:val="11"/>
        </w:numPr>
        <w:spacing w:after="0" w:line="240" w:lineRule="auto"/>
        <w:rPr>
          <w:b/>
        </w:rPr>
      </w:pPr>
      <w:r>
        <w:t>Walking</w:t>
      </w:r>
    </w:p>
    <w:p w:rsidR="00812105" w:rsidRDefault="00831F49">
      <w:pPr>
        <w:pStyle w:val="ListParagraph"/>
        <w:keepNext/>
        <w:keepLines/>
        <w:numPr>
          <w:ilvl w:val="0"/>
          <w:numId w:val="11"/>
        </w:numPr>
        <w:spacing w:after="0" w:line="240" w:lineRule="auto"/>
        <w:rPr>
          <w:b/>
        </w:rPr>
      </w:pPr>
      <w:r>
        <w:t>Sleeping</w:t>
      </w:r>
    </w:p>
    <w:p w:rsidR="00812105" w:rsidRDefault="00831F49">
      <w:pPr>
        <w:pStyle w:val="ListParagraph"/>
        <w:keepNext/>
        <w:keepLines/>
        <w:numPr>
          <w:ilvl w:val="0"/>
          <w:numId w:val="11"/>
        </w:numPr>
        <w:spacing w:after="0" w:line="240" w:lineRule="auto"/>
        <w:rPr>
          <w:b/>
        </w:rPr>
      </w:pPr>
      <w:r>
        <w:t>Sitting</w:t>
      </w:r>
    </w:p>
    <w:p w:rsidR="00812105" w:rsidRPr="00D6053C" w:rsidRDefault="00831F49">
      <w:pPr>
        <w:pStyle w:val="ListParagraph"/>
        <w:keepNext/>
        <w:keepLines/>
        <w:numPr>
          <w:ilvl w:val="0"/>
          <w:numId w:val="11"/>
        </w:numPr>
        <w:spacing w:after="0" w:line="240" w:lineRule="auto"/>
        <w:rPr>
          <w:b/>
        </w:rPr>
      </w:pPr>
      <w:r>
        <w:t>Standing</w:t>
      </w:r>
    </w:p>
    <w:p w:rsidR="00812105" w:rsidRDefault="00812105" w:rsidP="00D6053C">
      <w:pPr>
        <w:pStyle w:val="ListParagraph"/>
        <w:keepNext/>
        <w:keepLines/>
        <w:spacing w:after="0" w:line="240" w:lineRule="auto"/>
        <w:ind w:left="1800"/>
        <w:rPr>
          <w:b/>
        </w:rPr>
      </w:pPr>
    </w:p>
    <w:p w:rsidR="00812105" w:rsidRDefault="0096020E">
      <w:pPr>
        <w:pStyle w:val="Heading4"/>
        <w:keepNext/>
        <w:keepLines/>
      </w:pPr>
      <w:proofErr w:type="spellStart"/>
      <w:r>
        <w:t>AccountStatus</w:t>
      </w:r>
      <w:proofErr w:type="spellEnd"/>
    </w:p>
    <w:p w:rsidR="00812105" w:rsidRDefault="0096020E">
      <w:pPr>
        <w:keepNext/>
        <w:keepLines/>
        <w:spacing w:after="120" w:line="240" w:lineRule="auto"/>
      </w:pPr>
      <w:r>
        <w:t>This is the enumeration that contains the different account statuses.</w:t>
      </w:r>
    </w:p>
    <w:p w:rsidR="00812105" w:rsidRDefault="0096020E">
      <w:pPr>
        <w:keepNext/>
        <w:keepLines/>
        <w:spacing w:after="0" w:line="360" w:lineRule="auto"/>
        <w:rPr>
          <w:b/>
        </w:rPr>
      </w:pPr>
      <w:r>
        <w:rPr>
          <w:b/>
        </w:rPr>
        <w:t>&lt;&lt;Enumeration&gt;&gt;</w:t>
      </w:r>
    </w:p>
    <w:p w:rsidR="00812105" w:rsidRDefault="0096020E">
      <w:pPr>
        <w:keepNext/>
        <w:keepLines/>
        <w:spacing w:after="0" w:line="240" w:lineRule="auto"/>
        <w:rPr>
          <w:b/>
        </w:rPr>
      </w:pPr>
      <w:r>
        <w:rPr>
          <w:b/>
        </w:rPr>
        <w:lastRenderedPageBreak/>
        <w:tab/>
        <w:t>Attributes:</w:t>
      </w:r>
    </w:p>
    <w:p w:rsidR="00812105" w:rsidRPr="00D6053C" w:rsidRDefault="00B50D54">
      <w:pPr>
        <w:pStyle w:val="ListParagraph"/>
        <w:keepNext/>
        <w:keepLines/>
        <w:numPr>
          <w:ilvl w:val="0"/>
          <w:numId w:val="11"/>
        </w:numPr>
        <w:spacing w:after="0" w:line="240" w:lineRule="auto"/>
        <w:rPr>
          <w:b/>
        </w:rPr>
      </w:pPr>
      <w:r>
        <w:t>Pending</w:t>
      </w:r>
    </w:p>
    <w:p w:rsidR="00812105" w:rsidRPr="00D6053C" w:rsidRDefault="0096020E">
      <w:pPr>
        <w:pStyle w:val="ListParagraph"/>
        <w:keepNext/>
        <w:keepLines/>
        <w:numPr>
          <w:ilvl w:val="0"/>
          <w:numId w:val="11"/>
        </w:numPr>
        <w:spacing w:after="0" w:line="240" w:lineRule="auto"/>
        <w:rPr>
          <w:b/>
        </w:rPr>
      </w:pPr>
      <w:r>
        <w:t>Active</w:t>
      </w:r>
    </w:p>
    <w:p w:rsidR="00812105" w:rsidRDefault="0096020E">
      <w:pPr>
        <w:pStyle w:val="ListParagraph"/>
        <w:keepNext/>
        <w:keepLines/>
        <w:numPr>
          <w:ilvl w:val="0"/>
          <w:numId w:val="11"/>
        </w:numPr>
        <w:spacing w:after="0" w:line="240" w:lineRule="auto"/>
        <w:rPr>
          <w:b/>
        </w:rPr>
      </w:pPr>
      <w:r>
        <w:t>Inactive</w:t>
      </w:r>
    </w:p>
    <w:p w:rsidR="00812105" w:rsidRDefault="0078229C">
      <w:pPr>
        <w:pStyle w:val="Heading4"/>
        <w:keepNext/>
        <w:keepLines/>
      </w:pPr>
      <w:proofErr w:type="spellStart"/>
      <w:r>
        <w:t>PatientEthnicity</w:t>
      </w:r>
      <w:proofErr w:type="spellEnd"/>
    </w:p>
    <w:p w:rsidR="00812105" w:rsidRDefault="0078229C" w:rsidP="00D6053C">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pPr>
        <w:keepNext/>
        <w:keepLines/>
        <w:spacing w:after="0" w:line="360" w:lineRule="auto"/>
        <w:rPr>
          <w:b/>
        </w:rPr>
      </w:pPr>
      <w:r>
        <w:rPr>
          <w:b/>
        </w:rPr>
        <w:t>&lt;&lt;Enumeration&gt;&gt;</w:t>
      </w:r>
    </w:p>
    <w:p w:rsidR="00812105" w:rsidRDefault="0078229C">
      <w:pPr>
        <w:keepNext/>
        <w:keepLines/>
        <w:spacing w:after="0" w:line="240" w:lineRule="auto"/>
        <w:rPr>
          <w:b/>
        </w:rPr>
      </w:pPr>
      <w:r>
        <w:rPr>
          <w:b/>
        </w:rPr>
        <w:tab/>
        <w:t>Attributes:</w:t>
      </w:r>
    </w:p>
    <w:p w:rsidR="00812105" w:rsidRDefault="0078229C">
      <w:pPr>
        <w:pStyle w:val="ListParagraph"/>
        <w:keepNext/>
        <w:keepLines/>
        <w:numPr>
          <w:ilvl w:val="0"/>
          <w:numId w:val="11"/>
        </w:numPr>
        <w:spacing w:after="0" w:line="240" w:lineRule="auto"/>
        <w:rPr>
          <w:b/>
        </w:rPr>
      </w:pPr>
      <w:r>
        <w:t>Hispanic or Latino</w:t>
      </w:r>
    </w:p>
    <w:p w:rsidR="00812105" w:rsidRPr="00D6053C" w:rsidRDefault="0078229C">
      <w:pPr>
        <w:pStyle w:val="ListParagraph"/>
        <w:keepNext/>
        <w:keepLines/>
        <w:numPr>
          <w:ilvl w:val="0"/>
          <w:numId w:val="11"/>
        </w:numPr>
        <w:spacing w:after="0" w:line="240" w:lineRule="auto"/>
        <w:rPr>
          <w:b/>
        </w:rPr>
      </w:pPr>
      <w:r>
        <w:t>Not Hispanic or Latino</w:t>
      </w:r>
    </w:p>
    <w:p w:rsidR="00812105" w:rsidRDefault="00812105" w:rsidP="00D6053C">
      <w:pPr>
        <w:keepNext/>
        <w:keepLines/>
        <w:spacing w:after="0" w:line="240" w:lineRule="auto"/>
        <w:rPr>
          <w:b/>
        </w:rPr>
      </w:pPr>
    </w:p>
    <w:p w:rsidR="00812105" w:rsidRDefault="0007275F">
      <w:pPr>
        <w:pStyle w:val="Heading4"/>
        <w:keepNext/>
        <w:keepLines/>
      </w:pPr>
      <w:proofErr w:type="spellStart"/>
      <w:r>
        <w:t>PatientRace</w:t>
      </w:r>
      <w:proofErr w:type="spellEnd"/>
    </w:p>
    <w:p w:rsidR="00812105" w:rsidRDefault="0007275F">
      <w:pPr>
        <w:keepNext/>
        <w:keepLines/>
        <w:spacing w:after="120" w:line="240" w:lineRule="auto"/>
      </w:pPr>
      <w:r>
        <w:t>This is the enumeration that contains the racial categories defined in the National Center for Education Statistics that a patient may belong to.</w:t>
      </w:r>
    </w:p>
    <w:p w:rsidR="00812105" w:rsidRDefault="0007275F">
      <w:pPr>
        <w:keepNext/>
        <w:keepLines/>
        <w:spacing w:after="0" w:line="360" w:lineRule="auto"/>
        <w:rPr>
          <w:b/>
        </w:rPr>
      </w:pPr>
      <w:r>
        <w:rPr>
          <w:b/>
        </w:rPr>
        <w:t>&lt;&lt;Enumeration&gt;&gt;</w:t>
      </w:r>
    </w:p>
    <w:p w:rsidR="00812105" w:rsidRDefault="0007275F">
      <w:pPr>
        <w:keepNext/>
        <w:keepLines/>
        <w:spacing w:after="0" w:line="240" w:lineRule="auto"/>
        <w:rPr>
          <w:b/>
        </w:rPr>
      </w:pPr>
      <w:r>
        <w:rPr>
          <w:b/>
        </w:rPr>
        <w:tab/>
        <w:t>Attributes:</w:t>
      </w:r>
    </w:p>
    <w:p w:rsidR="00812105" w:rsidRDefault="0007275F">
      <w:pPr>
        <w:pStyle w:val="ListParagraph"/>
        <w:keepNext/>
        <w:keepLines/>
        <w:numPr>
          <w:ilvl w:val="0"/>
          <w:numId w:val="11"/>
        </w:numPr>
        <w:spacing w:after="0" w:line="240" w:lineRule="auto"/>
        <w:rPr>
          <w:b/>
        </w:rPr>
      </w:pPr>
      <w:r>
        <w:t>American Indian or Alaska Native</w:t>
      </w:r>
    </w:p>
    <w:p w:rsidR="00812105" w:rsidRPr="00D6053C" w:rsidRDefault="0007275F">
      <w:pPr>
        <w:pStyle w:val="ListParagraph"/>
        <w:keepNext/>
        <w:keepLines/>
        <w:numPr>
          <w:ilvl w:val="0"/>
          <w:numId w:val="11"/>
        </w:numPr>
        <w:spacing w:after="0" w:line="240" w:lineRule="auto"/>
        <w:rPr>
          <w:b/>
        </w:rPr>
      </w:pPr>
      <w:r>
        <w:t>Asian</w:t>
      </w:r>
    </w:p>
    <w:p w:rsidR="00812105" w:rsidRPr="00D6053C" w:rsidRDefault="0007275F">
      <w:pPr>
        <w:pStyle w:val="ListParagraph"/>
        <w:keepNext/>
        <w:keepLines/>
        <w:numPr>
          <w:ilvl w:val="0"/>
          <w:numId w:val="11"/>
        </w:numPr>
        <w:spacing w:after="0" w:line="240" w:lineRule="auto"/>
        <w:rPr>
          <w:b/>
        </w:rPr>
      </w:pPr>
      <w:r>
        <w:t>Black or African American</w:t>
      </w:r>
    </w:p>
    <w:p w:rsidR="00812105" w:rsidRPr="00D6053C" w:rsidRDefault="0007275F">
      <w:pPr>
        <w:pStyle w:val="ListParagraph"/>
        <w:keepNext/>
        <w:keepLines/>
        <w:numPr>
          <w:ilvl w:val="0"/>
          <w:numId w:val="11"/>
        </w:numPr>
        <w:spacing w:after="0" w:line="240" w:lineRule="auto"/>
        <w:rPr>
          <w:b/>
        </w:rPr>
      </w:pPr>
      <w:r>
        <w:t>Native Hawaiian or Other Pacific Islander</w:t>
      </w:r>
    </w:p>
    <w:p w:rsidR="00812105" w:rsidRPr="00D6053C" w:rsidRDefault="0007275F">
      <w:pPr>
        <w:pStyle w:val="ListParagraph"/>
        <w:keepNext/>
        <w:keepLines/>
        <w:numPr>
          <w:ilvl w:val="0"/>
          <w:numId w:val="11"/>
        </w:numPr>
        <w:spacing w:after="0" w:line="240" w:lineRule="auto"/>
        <w:rPr>
          <w:b/>
        </w:rPr>
      </w:pPr>
      <w:r>
        <w:t>White</w:t>
      </w:r>
    </w:p>
    <w:p w:rsidR="00812105" w:rsidRPr="00D6053C" w:rsidRDefault="0007275F">
      <w:pPr>
        <w:pStyle w:val="ListParagraph"/>
        <w:keepNext/>
        <w:keepLines/>
        <w:numPr>
          <w:ilvl w:val="0"/>
          <w:numId w:val="11"/>
        </w:numPr>
        <w:spacing w:after="0" w:line="240" w:lineRule="auto"/>
        <w:rPr>
          <w:b/>
        </w:rPr>
      </w:pPr>
      <w:r>
        <w:t>Other</w:t>
      </w:r>
    </w:p>
    <w:p w:rsidR="00812105" w:rsidRPr="00D6053C" w:rsidRDefault="00812105" w:rsidP="00D6053C">
      <w:pPr>
        <w:pStyle w:val="ListParagraph"/>
        <w:keepNext/>
        <w:keepLines/>
        <w:spacing w:after="0" w:line="240" w:lineRule="auto"/>
        <w:ind w:left="1800"/>
        <w:rPr>
          <w:b/>
        </w:rPr>
      </w:pPr>
    </w:p>
    <w:p w:rsidR="00812105" w:rsidRDefault="0007275F">
      <w:pPr>
        <w:pStyle w:val="Heading4"/>
        <w:keepNext/>
        <w:keepLines/>
      </w:pPr>
      <w:proofErr w:type="spellStart"/>
      <w:r>
        <w:t>PatientGender</w:t>
      </w:r>
      <w:proofErr w:type="spellEnd"/>
    </w:p>
    <w:p w:rsidR="00812105" w:rsidRDefault="0007275F">
      <w:pPr>
        <w:keepNext/>
        <w:keepLines/>
        <w:spacing w:after="120" w:line="240" w:lineRule="auto"/>
      </w:pPr>
      <w:r>
        <w:t>This is the enumeration that contains the different gender types.</w:t>
      </w:r>
    </w:p>
    <w:p w:rsidR="00812105" w:rsidRDefault="0007275F">
      <w:pPr>
        <w:keepNext/>
        <w:keepLines/>
        <w:spacing w:after="0" w:line="360" w:lineRule="auto"/>
        <w:rPr>
          <w:b/>
        </w:rPr>
      </w:pPr>
      <w:r>
        <w:rPr>
          <w:b/>
        </w:rPr>
        <w:t>&lt;&lt;Enumeration&gt;&gt;</w:t>
      </w:r>
    </w:p>
    <w:p w:rsidR="00812105" w:rsidRDefault="0007275F">
      <w:pPr>
        <w:keepNext/>
        <w:keepLines/>
        <w:spacing w:after="0" w:line="240" w:lineRule="auto"/>
        <w:rPr>
          <w:b/>
        </w:rPr>
      </w:pPr>
      <w:r>
        <w:rPr>
          <w:b/>
        </w:rPr>
        <w:tab/>
        <w:t>Attributes:</w:t>
      </w:r>
    </w:p>
    <w:p w:rsidR="00812105" w:rsidRDefault="0007275F">
      <w:pPr>
        <w:pStyle w:val="ListParagraph"/>
        <w:keepNext/>
        <w:keepLines/>
        <w:numPr>
          <w:ilvl w:val="0"/>
          <w:numId w:val="11"/>
        </w:numPr>
        <w:spacing w:after="0" w:line="240" w:lineRule="auto"/>
        <w:rPr>
          <w:b/>
        </w:rPr>
      </w:pPr>
      <w:r>
        <w:t>Female</w:t>
      </w:r>
    </w:p>
    <w:p w:rsidR="00812105" w:rsidRDefault="0007275F" w:rsidP="00D6053C">
      <w:pPr>
        <w:pStyle w:val="ListParagraph"/>
        <w:keepNext/>
        <w:keepLines/>
        <w:numPr>
          <w:ilvl w:val="0"/>
          <w:numId w:val="11"/>
        </w:numPr>
        <w:spacing w:after="0" w:line="240" w:lineRule="auto"/>
      </w:pPr>
      <w:r>
        <w:t>Male</w:t>
      </w:r>
    </w:p>
    <w:p w:rsidR="00812105" w:rsidRDefault="005E33EA">
      <w:pPr>
        <w:pStyle w:val="Heading4"/>
        <w:keepNext/>
        <w:keepLines/>
      </w:pPr>
      <w:r>
        <w:t>Region</w:t>
      </w:r>
    </w:p>
    <w:p w:rsidR="00812105" w:rsidRDefault="005E33EA">
      <w:pPr>
        <w:keepNext/>
        <w:keepLines/>
        <w:spacing w:after="120" w:line="240" w:lineRule="auto"/>
      </w:pPr>
      <w:r>
        <w:t>This is the enumeration that contains the names of the fifty states that make up the United States plus other major regions in the world.</w:t>
      </w:r>
    </w:p>
    <w:p w:rsidR="00812105" w:rsidRDefault="005E33EA">
      <w:pPr>
        <w:keepNext/>
        <w:keepLines/>
        <w:spacing w:after="0" w:line="360" w:lineRule="auto"/>
        <w:rPr>
          <w:b/>
        </w:rPr>
      </w:pPr>
      <w:r>
        <w:rPr>
          <w:b/>
        </w:rPr>
        <w:t>&lt;&lt;Enumeration&gt;&gt;</w:t>
      </w:r>
    </w:p>
    <w:p w:rsidR="00812105" w:rsidRDefault="005E33EA">
      <w:pPr>
        <w:keepNext/>
        <w:keepLines/>
        <w:spacing w:after="0" w:line="240" w:lineRule="auto"/>
        <w:rPr>
          <w:b/>
        </w:rPr>
      </w:pPr>
      <w:r>
        <w:rPr>
          <w:b/>
        </w:rPr>
        <w:tab/>
        <w:t>Attributes:</w:t>
      </w:r>
    </w:p>
    <w:p w:rsidR="00812105" w:rsidRDefault="005E33EA" w:rsidP="00D6053C">
      <w:pPr>
        <w:pStyle w:val="ListParagraph"/>
        <w:keepNext/>
        <w:keepLines/>
        <w:numPr>
          <w:ilvl w:val="0"/>
          <w:numId w:val="13"/>
        </w:numPr>
        <w:spacing w:after="0" w:line="240" w:lineRule="auto"/>
        <w:ind w:left="1800"/>
      </w:pPr>
      <w:r>
        <w:t>Alabama</w:t>
      </w:r>
    </w:p>
    <w:p w:rsidR="00812105" w:rsidRDefault="005E33EA" w:rsidP="00D6053C">
      <w:pPr>
        <w:pStyle w:val="ListParagraph"/>
        <w:keepNext/>
        <w:keepLines/>
        <w:numPr>
          <w:ilvl w:val="0"/>
          <w:numId w:val="13"/>
        </w:numPr>
        <w:spacing w:after="0" w:line="240" w:lineRule="auto"/>
        <w:ind w:left="1800"/>
      </w:pPr>
      <w:r>
        <w:lastRenderedPageBreak/>
        <w:t>Alaska</w:t>
      </w:r>
    </w:p>
    <w:p w:rsidR="00812105" w:rsidRDefault="005E33EA" w:rsidP="00D6053C">
      <w:pPr>
        <w:pStyle w:val="ListParagraph"/>
        <w:keepNext/>
        <w:keepLines/>
        <w:numPr>
          <w:ilvl w:val="0"/>
          <w:numId w:val="13"/>
        </w:numPr>
        <w:spacing w:after="0" w:line="240" w:lineRule="auto"/>
        <w:ind w:left="1800"/>
      </w:pPr>
      <w:r>
        <w:t>American Samoa</w:t>
      </w:r>
    </w:p>
    <w:p w:rsidR="00812105" w:rsidRDefault="005E33EA" w:rsidP="00D6053C">
      <w:pPr>
        <w:pStyle w:val="ListParagraph"/>
        <w:keepNext/>
        <w:keepLines/>
        <w:numPr>
          <w:ilvl w:val="0"/>
          <w:numId w:val="13"/>
        </w:numPr>
        <w:spacing w:after="0" w:line="240" w:lineRule="auto"/>
        <w:ind w:left="1800"/>
      </w:pPr>
      <w:r>
        <w:t>Arizona</w:t>
      </w:r>
    </w:p>
    <w:p w:rsidR="00812105" w:rsidRDefault="005E33EA" w:rsidP="00D6053C">
      <w:pPr>
        <w:pStyle w:val="ListParagraph"/>
        <w:keepNext/>
        <w:keepLines/>
        <w:numPr>
          <w:ilvl w:val="0"/>
          <w:numId w:val="13"/>
        </w:numPr>
        <w:spacing w:after="0" w:line="240" w:lineRule="auto"/>
        <w:ind w:left="1800"/>
      </w:pPr>
      <w:r>
        <w:t>Arkansas</w:t>
      </w:r>
    </w:p>
    <w:p w:rsidR="00812105" w:rsidRDefault="005E33EA" w:rsidP="00D6053C">
      <w:pPr>
        <w:pStyle w:val="ListParagraph"/>
        <w:keepNext/>
        <w:keepLines/>
        <w:numPr>
          <w:ilvl w:val="0"/>
          <w:numId w:val="13"/>
        </w:numPr>
        <w:spacing w:after="0" w:line="240" w:lineRule="auto"/>
        <w:ind w:left="1800"/>
      </w:pPr>
      <w:r>
        <w:t>California</w:t>
      </w:r>
    </w:p>
    <w:p w:rsidR="00812105" w:rsidRDefault="005E33EA" w:rsidP="00D6053C">
      <w:pPr>
        <w:pStyle w:val="ListParagraph"/>
        <w:keepNext/>
        <w:keepLines/>
        <w:numPr>
          <w:ilvl w:val="0"/>
          <w:numId w:val="13"/>
        </w:numPr>
        <w:spacing w:after="0" w:line="240" w:lineRule="auto"/>
        <w:ind w:left="1800"/>
      </w:pPr>
      <w:r>
        <w:t>Colorado</w:t>
      </w:r>
    </w:p>
    <w:p w:rsidR="00812105" w:rsidRDefault="005E33EA" w:rsidP="00D6053C">
      <w:pPr>
        <w:pStyle w:val="ListParagraph"/>
        <w:keepNext/>
        <w:keepLines/>
        <w:numPr>
          <w:ilvl w:val="0"/>
          <w:numId w:val="13"/>
        </w:numPr>
        <w:spacing w:after="0" w:line="240" w:lineRule="auto"/>
        <w:ind w:left="1800"/>
      </w:pPr>
      <w:r>
        <w:t>Connecticut</w:t>
      </w:r>
    </w:p>
    <w:p w:rsidR="00812105" w:rsidRDefault="005E33EA" w:rsidP="00D6053C">
      <w:pPr>
        <w:pStyle w:val="ListParagraph"/>
        <w:keepNext/>
        <w:keepLines/>
        <w:numPr>
          <w:ilvl w:val="0"/>
          <w:numId w:val="13"/>
        </w:numPr>
        <w:spacing w:after="0" w:line="240" w:lineRule="auto"/>
        <w:ind w:left="1800"/>
      </w:pPr>
      <w:r>
        <w:t>District of Columbia</w:t>
      </w:r>
    </w:p>
    <w:p w:rsidR="00812105" w:rsidRDefault="005E33EA" w:rsidP="00D6053C">
      <w:pPr>
        <w:pStyle w:val="ListParagraph"/>
        <w:keepNext/>
        <w:keepLines/>
        <w:numPr>
          <w:ilvl w:val="0"/>
          <w:numId w:val="13"/>
        </w:numPr>
        <w:spacing w:after="0" w:line="240" w:lineRule="auto"/>
        <w:ind w:left="1800"/>
      </w:pPr>
      <w:r>
        <w:t>Delaware</w:t>
      </w:r>
    </w:p>
    <w:p w:rsidR="00812105" w:rsidRDefault="005E33EA" w:rsidP="00D6053C">
      <w:pPr>
        <w:pStyle w:val="ListParagraph"/>
        <w:keepNext/>
        <w:keepLines/>
        <w:numPr>
          <w:ilvl w:val="0"/>
          <w:numId w:val="13"/>
        </w:numPr>
        <w:spacing w:after="0" w:line="240" w:lineRule="auto"/>
        <w:ind w:left="1800"/>
      </w:pPr>
      <w:r>
        <w:t>Florida</w:t>
      </w:r>
    </w:p>
    <w:p w:rsidR="00812105" w:rsidRDefault="005E33EA" w:rsidP="00D6053C">
      <w:pPr>
        <w:pStyle w:val="ListParagraph"/>
        <w:keepNext/>
        <w:keepLines/>
        <w:numPr>
          <w:ilvl w:val="0"/>
          <w:numId w:val="13"/>
        </w:numPr>
        <w:spacing w:after="0" w:line="240" w:lineRule="auto"/>
        <w:ind w:left="1800"/>
      </w:pPr>
      <w:r>
        <w:t>Georgia</w:t>
      </w:r>
    </w:p>
    <w:p w:rsidR="00812105" w:rsidRDefault="005E33EA" w:rsidP="00D6053C">
      <w:pPr>
        <w:pStyle w:val="ListParagraph"/>
        <w:keepNext/>
        <w:keepLines/>
        <w:numPr>
          <w:ilvl w:val="0"/>
          <w:numId w:val="13"/>
        </w:numPr>
        <w:spacing w:after="0" w:line="240" w:lineRule="auto"/>
        <w:ind w:left="1800"/>
      </w:pPr>
      <w:r>
        <w:t>Guam</w:t>
      </w:r>
    </w:p>
    <w:p w:rsidR="00812105" w:rsidRDefault="005E33EA" w:rsidP="00D6053C">
      <w:pPr>
        <w:pStyle w:val="ListParagraph"/>
        <w:keepNext/>
        <w:keepLines/>
        <w:numPr>
          <w:ilvl w:val="0"/>
          <w:numId w:val="13"/>
        </w:numPr>
        <w:spacing w:after="0" w:line="240" w:lineRule="auto"/>
        <w:ind w:left="1800"/>
      </w:pPr>
      <w:r>
        <w:t>Hawaii</w:t>
      </w:r>
    </w:p>
    <w:p w:rsidR="00812105" w:rsidRDefault="005E33EA" w:rsidP="00D6053C">
      <w:pPr>
        <w:pStyle w:val="ListParagraph"/>
        <w:keepNext/>
        <w:keepLines/>
        <w:numPr>
          <w:ilvl w:val="0"/>
          <w:numId w:val="13"/>
        </w:numPr>
        <w:spacing w:after="0" w:line="240" w:lineRule="auto"/>
        <w:ind w:left="1800"/>
      </w:pPr>
      <w:r>
        <w:t>Idaho</w:t>
      </w:r>
    </w:p>
    <w:p w:rsidR="00812105" w:rsidRDefault="005E33EA" w:rsidP="00D6053C">
      <w:pPr>
        <w:pStyle w:val="ListParagraph"/>
        <w:keepNext/>
        <w:keepLines/>
        <w:numPr>
          <w:ilvl w:val="0"/>
          <w:numId w:val="13"/>
        </w:numPr>
        <w:spacing w:after="0" w:line="240" w:lineRule="auto"/>
        <w:ind w:left="1800"/>
      </w:pPr>
      <w:r>
        <w:t>Illinois</w:t>
      </w:r>
    </w:p>
    <w:p w:rsidR="00812105" w:rsidRDefault="005E33EA" w:rsidP="00D6053C">
      <w:pPr>
        <w:pStyle w:val="ListParagraph"/>
        <w:keepNext/>
        <w:keepLines/>
        <w:numPr>
          <w:ilvl w:val="0"/>
          <w:numId w:val="13"/>
        </w:numPr>
        <w:spacing w:after="0" w:line="240" w:lineRule="auto"/>
        <w:ind w:left="1800"/>
      </w:pPr>
      <w:r>
        <w:t>Indiana</w:t>
      </w:r>
    </w:p>
    <w:p w:rsidR="00812105" w:rsidRDefault="005E33EA" w:rsidP="00D6053C">
      <w:pPr>
        <w:pStyle w:val="ListParagraph"/>
        <w:keepNext/>
        <w:keepLines/>
        <w:numPr>
          <w:ilvl w:val="0"/>
          <w:numId w:val="13"/>
        </w:numPr>
        <w:spacing w:after="0" w:line="240" w:lineRule="auto"/>
        <w:ind w:left="1800"/>
      </w:pPr>
      <w:r>
        <w:t>Iowa</w:t>
      </w:r>
    </w:p>
    <w:p w:rsidR="00812105" w:rsidRDefault="005E33EA" w:rsidP="00D6053C">
      <w:pPr>
        <w:pStyle w:val="ListParagraph"/>
        <w:keepNext/>
        <w:keepLines/>
        <w:numPr>
          <w:ilvl w:val="0"/>
          <w:numId w:val="13"/>
        </w:numPr>
        <w:spacing w:after="0" w:line="240" w:lineRule="auto"/>
        <w:ind w:left="1800"/>
      </w:pPr>
      <w:r>
        <w:t>Kansas</w:t>
      </w:r>
    </w:p>
    <w:p w:rsidR="00812105" w:rsidRDefault="005E33EA" w:rsidP="00D6053C">
      <w:pPr>
        <w:pStyle w:val="ListParagraph"/>
        <w:keepNext/>
        <w:keepLines/>
        <w:numPr>
          <w:ilvl w:val="0"/>
          <w:numId w:val="13"/>
        </w:numPr>
        <w:spacing w:after="0" w:line="240" w:lineRule="auto"/>
        <w:ind w:left="1800"/>
      </w:pPr>
      <w:r>
        <w:t>Kentucky</w:t>
      </w:r>
    </w:p>
    <w:p w:rsidR="00812105" w:rsidRDefault="005E33EA" w:rsidP="00D6053C">
      <w:pPr>
        <w:pStyle w:val="ListParagraph"/>
        <w:keepNext/>
        <w:keepLines/>
        <w:numPr>
          <w:ilvl w:val="0"/>
          <w:numId w:val="13"/>
        </w:numPr>
        <w:spacing w:after="0" w:line="240" w:lineRule="auto"/>
        <w:ind w:left="1800"/>
      </w:pPr>
      <w:r>
        <w:t>Louisiana</w:t>
      </w:r>
    </w:p>
    <w:p w:rsidR="00812105" w:rsidRDefault="005E33EA" w:rsidP="00D6053C">
      <w:pPr>
        <w:pStyle w:val="ListParagraph"/>
        <w:keepNext/>
        <w:keepLines/>
        <w:numPr>
          <w:ilvl w:val="0"/>
          <w:numId w:val="13"/>
        </w:numPr>
        <w:spacing w:after="0" w:line="240" w:lineRule="auto"/>
        <w:ind w:left="1800"/>
      </w:pPr>
      <w:r>
        <w:t>Maine</w:t>
      </w:r>
    </w:p>
    <w:p w:rsidR="00812105" w:rsidRDefault="005E33EA" w:rsidP="00D6053C">
      <w:pPr>
        <w:pStyle w:val="ListParagraph"/>
        <w:keepNext/>
        <w:keepLines/>
        <w:numPr>
          <w:ilvl w:val="0"/>
          <w:numId w:val="13"/>
        </w:numPr>
        <w:spacing w:after="0" w:line="240" w:lineRule="auto"/>
        <w:ind w:left="1800"/>
      </w:pPr>
      <w:r>
        <w:t>Maryland</w:t>
      </w:r>
    </w:p>
    <w:p w:rsidR="00812105" w:rsidRDefault="005E33EA" w:rsidP="00D6053C">
      <w:pPr>
        <w:pStyle w:val="ListParagraph"/>
        <w:keepNext/>
        <w:keepLines/>
        <w:numPr>
          <w:ilvl w:val="0"/>
          <w:numId w:val="13"/>
        </w:numPr>
        <w:spacing w:after="0" w:line="240" w:lineRule="auto"/>
        <w:ind w:left="1800"/>
      </w:pPr>
      <w:r>
        <w:t>Massachusetts</w:t>
      </w:r>
    </w:p>
    <w:p w:rsidR="00812105" w:rsidRDefault="005E33EA" w:rsidP="00D6053C">
      <w:pPr>
        <w:pStyle w:val="ListParagraph"/>
        <w:keepNext/>
        <w:keepLines/>
        <w:numPr>
          <w:ilvl w:val="0"/>
          <w:numId w:val="13"/>
        </w:numPr>
        <w:spacing w:after="0" w:line="240" w:lineRule="auto"/>
        <w:ind w:left="1800"/>
      </w:pPr>
      <w:r>
        <w:t>Michigan</w:t>
      </w:r>
    </w:p>
    <w:p w:rsidR="00812105" w:rsidRDefault="005E33EA" w:rsidP="00D6053C">
      <w:pPr>
        <w:pStyle w:val="ListParagraph"/>
        <w:keepNext/>
        <w:keepLines/>
        <w:numPr>
          <w:ilvl w:val="0"/>
          <w:numId w:val="13"/>
        </w:numPr>
        <w:spacing w:after="0" w:line="240" w:lineRule="auto"/>
        <w:ind w:left="1800"/>
      </w:pPr>
      <w:r>
        <w:t>Minnesota</w:t>
      </w:r>
    </w:p>
    <w:p w:rsidR="00812105" w:rsidRDefault="005E33EA" w:rsidP="00D6053C">
      <w:pPr>
        <w:pStyle w:val="ListParagraph"/>
        <w:keepNext/>
        <w:keepLines/>
        <w:numPr>
          <w:ilvl w:val="0"/>
          <w:numId w:val="13"/>
        </w:numPr>
        <w:spacing w:after="0" w:line="240" w:lineRule="auto"/>
        <w:ind w:left="1800"/>
      </w:pPr>
      <w:r>
        <w:t>Mississippi</w:t>
      </w:r>
    </w:p>
    <w:p w:rsidR="00812105" w:rsidRDefault="005E33EA" w:rsidP="00D6053C">
      <w:pPr>
        <w:pStyle w:val="ListParagraph"/>
        <w:keepNext/>
        <w:keepLines/>
        <w:numPr>
          <w:ilvl w:val="0"/>
          <w:numId w:val="13"/>
        </w:numPr>
        <w:spacing w:after="0" w:line="240" w:lineRule="auto"/>
        <w:ind w:left="1800"/>
      </w:pPr>
      <w:r>
        <w:t>Missouri</w:t>
      </w:r>
    </w:p>
    <w:p w:rsidR="00812105" w:rsidRDefault="005E33EA" w:rsidP="00D6053C">
      <w:pPr>
        <w:pStyle w:val="ListParagraph"/>
        <w:keepNext/>
        <w:keepLines/>
        <w:numPr>
          <w:ilvl w:val="0"/>
          <w:numId w:val="13"/>
        </w:numPr>
        <w:spacing w:after="0" w:line="240" w:lineRule="auto"/>
        <w:ind w:left="1800"/>
      </w:pPr>
      <w:r>
        <w:t>Montana</w:t>
      </w:r>
    </w:p>
    <w:p w:rsidR="00812105" w:rsidRDefault="005E33EA" w:rsidP="00D6053C">
      <w:pPr>
        <w:pStyle w:val="ListParagraph"/>
        <w:keepNext/>
        <w:keepLines/>
        <w:numPr>
          <w:ilvl w:val="0"/>
          <w:numId w:val="13"/>
        </w:numPr>
        <w:spacing w:after="0" w:line="240" w:lineRule="auto"/>
        <w:ind w:left="1800"/>
      </w:pPr>
      <w:r>
        <w:t>Nebraska</w:t>
      </w:r>
    </w:p>
    <w:p w:rsidR="00812105" w:rsidRDefault="005E33EA" w:rsidP="00D6053C">
      <w:pPr>
        <w:pStyle w:val="ListParagraph"/>
        <w:keepNext/>
        <w:keepLines/>
        <w:numPr>
          <w:ilvl w:val="0"/>
          <w:numId w:val="13"/>
        </w:numPr>
        <w:spacing w:after="0" w:line="240" w:lineRule="auto"/>
        <w:ind w:left="1800"/>
      </w:pPr>
      <w:r>
        <w:t>Nevada</w:t>
      </w:r>
    </w:p>
    <w:p w:rsidR="00812105" w:rsidRDefault="005E33EA" w:rsidP="00D6053C">
      <w:pPr>
        <w:pStyle w:val="ListParagraph"/>
        <w:keepNext/>
        <w:keepLines/>
        <w:numPr>
          <w:ilvl w:val="0"/>
          <w:numId w:val="13"/>
        </w:numPr>
        <w:spacing w:after="0" w:line="240" w:lineRule="auto"/>
        <w:ind w:left="1800"/>
      </w:pPr>
      <w:r>
        <w:t>New Hampshire</w:t>
      </w:r>
    </w:p>
    <w:p w:rsidR="00812105" w:rsidRDefault="005E33EA" w:rsidP="00D6053C">
      <w:pPr>
        <w:pStyle w:val="ListParagraph"/>
        <w:keepNext/>
        <w:keepLines/>
        <w:numPr>
          <w:ilvl w:val="0"/>
          <w:numId w:val="13"/>
        </w:numPr>
        <w:spacing w:after="0" w:line="240" w:lineRule="auto"/>
        <w:ind w:left="1800"/>
      </w:pPr>
      <w:r>
        <w:t>New Jersey</w:t>
      </w:r>
    </w:p>
    <w:p w:rsidR="00812105" w:rsidRDefault="005E33EA" w:rsidP="00D6053C">
      <w:pPr>
        <w:pStyle w:val="ListParagraph"/>
        <w:keepNext/>
        <w:keepLines/>
        <w:numPr>
          <w:ilvl w:val="0"/>
          <w:numId w:val="13"/>
        </w:numPr>
        <w:spacing w:after="0" w:line="240" w:lineRule="auto"/>
        <w:ind w:left="1800"/>
      </w:pPr>
      <w:r>
        <w:t>New Mexico</w:t>
      </w:r>
    </w:p>
    <w:p w:rsidR="00812105" w:rsidRDefault="005E33EA" w:rsidP="00D6053C">
      <w:pPr>
        <w:pStyle w:val="ListParagraph"/>
        <w:keepNext/>
        <w:keepLines/>
        <w:numPr>
          <w:ilvl w:val="0"/>
          <w:numId w:val="13"/>
        </w:numPr>
        <w:spacing w:after="0" w:line="240" w:lineRule="auto"/>
        <w:ind w:left="1800"/>
      </w:pPr>
      <w:r>
        <w:t>New York</w:t>
      </w:r>
    </w:p>
    <w:p w:rsidR="00812105" w:rsidRDefault="005E33EA" w:rsidP="00D6053C">
      <w:pPr>
        <w:pStyle w:val="ListParagraph"/>
        <w:keepNext/>
        <w:keepLines/>
        <w:numPr>
          <w:ilvl w:val="0"/>
          <w:numId w:val="13"/>
        </w:numPr>
        <w:spacing w:after="0" w:line="240" w:lineRule="auto"/>
        <w:ind w:left="1800"/>
      </w:pPr>
      <w:r>
        <w:t>North Carolina</w:t>
      </w:r>
    </w:p>
    <w:p w:rsidR="00812105" w:rsidRDefault="005E33EA" w:rsidP="00D6053C">
      <w:pPr>
        <w:pStyle w:val="ListParagraph"/>
        <w:keepNext/>
        <w:keepLines/>
        <w:numPr>
          <w:ilvl w:val="0"/>
          <w:numId w:val="13"/>
        </w:numPr>
        <w:spacing w:after="0" w:line="240" w:lineRule="auto"/>
        <w:ind w:left="1800"/>
      </w:pPr>
      <w:r>
        <w:t>North Marianas Islands</w:t>
      </w:r>
    </w:p>
    <w:p w:rsidR="00812105" w:rsidRDefault="005E33EA" w:rsidP="00D6053C">
      <w:pPr>
        <w:pStyle w:val="ListParagraph"/>
        <w:keepNext/>
        <w:keepLines/>
        <w:numPr>
          <w:ilvl w:val="0"/>
          <w:numId w:val="13"/>
        </w:numPr>
        <w:spacing w:after="0" w:line="240" w:lineRule="auto"/>
        <w:ind w:left="1800"/>
      </w:pPr>
      <w:r>
        <w:t>North Dakota</w:t>
      </w:r>
    </w:p>
    <w:p w:rsidR="00812105" w:rsidRDefault="005E33EA" w:rsidP="00D6053C">
      <w:pPr>
        <w:pStyle w:val="ListParagraph"/>
        <w:keepNext/>
        <w:keepLines/>
        <w:numPr>
          <w:ilvl w:val="0"/>
          <w:numId w:val="13"/>
        </w:numPr>
        <w:spacing w:after="0" w:line="240" w:lineRule="auto"/>
        <w:ind w:left="1800"/>
      </w:pPr>
      <w:r>
        <w:t>Ohio</w:t>
      </w:r>
    </w:p>
    <w:p w:rsidR="00812105" w:rsidRDefault="005E33EA" w:rsidP="00D6053C">
      <w:pPr>
        <w:pStyle w:val="ListParagraph"/>
        <w:keepNext/>
        <w:keepLines/>
        <w:numPr>
          <w:ilvl w:val="0"/>
          <w:numId w:val="13"/>
        </w:numPr>
        <w:spacing w:after="0" w:line="240" w:lineRule="auto"/>
        <w:ind w:left="1800"/>
      </w:pPr>
      <w:r>
        <w:t>Oklahoma</w:t>
      </w:r>
    </w:p>
    <w:p w:rsidR="00812105" w:rsidRDefault="005E33EA" w:rsidP="00D6053C">
      <w:pPr>
        <w:pStyle w:val="ListParagraph"/>
        <w:keepNext/>
        <w:keepLines/>
        <w:numPr>
          <w:ilvl w:val="0"/>
          <w:numId w:val="13"/>
        </w:numPr>
        <w:spacing w:after="0" w:line="240" w:lineRule="auto"/>
        <w:ind w:left="1800"/>
      </w:pPr>
      <w:r>
        <w:t>Oregon</w:t>
      </w:r>
    </w:p>
    <w:p w:rsidR="00812105" w:rsidRDefault="005E33EA" w:rsidP="00D6053C">
      <w:pPr>
        <w:pStyle w:val="ListParagraph"/>
        <w:keepNext/>
        <w:keepLines/>
        <w:numPr>
          <w:ilvl w:val="0"/>
          <w:numId w:val="13"/>
        </w:numPr>
        <w:spacing w:after="0" w:line="240" w:lineRule="auto"/>
        <w:ind w:left="1800"/>
      </w:pPr>
      <w:r>
        <w:t>Pennsylvania</w:t>
      </w:r>
    </w:p>
    <w:p w:rsidR="00812105" w:rsidRDefault="005E33EA" w:rsidP="00D6053C">
      <w:pPr>
        <w:pStyle w:val="ListParagraph"/>
        <w:keepNext/>
        <w:keepLines/>
        <w:numPr>
          <w:ilvl w:val="0"/>
          <w:numId w:val="13"/>
        </w:numPr>
        <w:spacing w:after="0" w:line="240" w:lineRule="auto"/>
        <w:ind w:left="1800"/>
      </w:pPr>
      <w:r>
        <w:t>Puerto Rico</w:t>
      </w:r>
    </w:p>
    <w:p w:rsidR="00812105" w:rsidRDefault="005E33EA" w:rsidP="00D6053C">
      <w:pPr>
        <w:pStyle w:val="ListParagraph"/>
        <w:keepNext/>
        <w:keepLines/>
        <w:numPr>
          <w:ilvl w:val="0"/>
          <w:numId w:val="13"/>
        </w:numPr>
        <w:spacing w:after="0" w:line="240" w:lineRule="auto"/>
        <w:ind w:left="1800"/>
      </w:pPr>
      <w:r>
        <w:lastRenderedPageBreak/>
        <w:t>Rhode Island</w:t>
      </w:r>
    </w:p>
    <w:p w:rsidR="00812105" w:rsidRDefault="005E33EA" w:rsidP="00D6053C">
      <w:pPr>
        <w:pStyle w:val="ListParagraph"/>
        <w:keepNext/>
        <w:keepLines/>
        <w:numPr>
          <w:ilvl w:val="0"/>
          <w:numId w:val="13"/>
        </w:numPr>
        <w:spacing w:after="0" w:line="240" w:lineRule="auto"/>
        <w:ind w:left="1800"/>
      </w:pPr>
      <w:r>
        <w:t>South Carolina</w:t>
      </w:r>
    </w:p>
    <w:p w:rsidR="00812105" w:rsidRDefault="005E33EA" w:rsidP="00D6053C">
      <w:pPr>
        <w:pStyle w:val="ListParagraph"/>
        <w:keepNext/>
        <w:keepLines/>
        <w:numPr>
          <w:ilvl w:val="0"/>
          <w:numId w:val="13"/>
        </w:numPr>
        <w:spacing w:after="0" w:line="240" w:lineRule="auto"/>
        <w:ind w:left="1800"/>
      </w:pPr>
      <w:r>
        <w:t>South Dakota</w:t>
      </w:r>
    </w:p>
    <w:p w:rsidR="00812105" w:rsidRDefault="005E33EA" w:rsidP="00D6053C">
      <w:pPr>
        <w:pStyle w:val="ListParagraph"/>
        <w:keepNext/>
        <w:keepLines/>
        <w:numPr>
          <w:ilvl w:val="0"/>
          <w:numId w:val="13"/>
        </w:numPr>
        <w:spacing w:after="0" w:line="240" w:lineRule="auto"/>
        <w:ind w:left="1800"/>
      </w:pPr>
      <w:r>
        <w:t>Tennessee</w:t>
      </w:r>
    </w:p>
    <w:p w:rsidR="00812105" w:rsidRDefault="005E33EA" w:rsidP="00D6053C">
      <w:pPr>
        <w:pStyle w:val="ListParagraph"/>
        <w:keepNext/>
        <w:keepLines/>
        <w:numPr>
          <w:ilvl w:val="0"/>
          <w:numId w:val="13"/>
        </w:numPr>
        <w:spacing w:after="0" w:line="240" w:lineRule="auto"/>
        <w:ind w:left="1800"/>
      </w:pPr>
      <w:r>
        <w:t>Texas</w:t>
      </w:r>
    </w:p>
    <w:p w:rsidR="00812105" w:rsidRDefault="005E33EA" w:rsidP="00D6053C">
      <w:pPr>
        <w:pStyle w:val="ListParagraph"/>
        <w:keepNext/>
        <w:keepLines/>
        <w:numPr>
          <w:ilvl w:val="0"/>
          <w:numId w:val="13"/>
        </w:numPr>
        <w:spacing w:after="0" w:line="240" w:lineRule="auto"/>
        <w:ind w:left="1800"/>
      </w:pPr>
      <w:r>
        <w:t>Utah</w:t>
      </w:r>
    </w:p>
    <w:p w:rsidR="00812105" w:rsidRDefault="005E33EA" w:rsidP="00D6053C">
      <w:pPr>
        <w:pStyle w:val="ListParagraph"/>
        <w:keepNext/>
        <w:keepLines/>
        <w:numPr>
          <w:ilvl w:val="0"/>
          <w:numId w:val="13"/>
        </w:numPr>
        <w:spacing w:after="0" w:line="240" w:lineRule="auto"/>
        <w:ind w:left="1800"/>
      </w:pPr>
      <w:r>
        <w:t>Vermont</w:t>
      </w:r>
    </w:p>
    <w:p w:rsidR="00812105" w:rsidRDefault="005E33EA" w:rsidP="00D6053C">
      <w:pPr>
        <w:pStyle w:val="ListParagraph"/>
        <w:keepNext/>
        <w:keepLines/>
        <w:numPr>
          <w:ilvl w:val="0"/>
          <w:numId w:val="13"/>
        </w:numPr>
        <w:spacing w:after="0" w:line="240" w:lineRule="auto"/>
        <w:ind w:left="1800"/>
      </w:pPr>
      <w:r>
        <w:t>Virginia</w:t>
      </w:r>
    </w:p>
    <w:p w:rsidR="00812105" w:rsidRDefault="005E33EA" w:rsidP="00D6053C">
      <w:pPr>
        <w:pStyle w:val="ListParagraph"/>
        <w:keepNext/>
        <w:keepLines/>
        <w:numPr>
          <w:ilvl w:val="0"/>
          <w:numId w:val="13"/>
        </w:numPr>
        <w:spacing w:after="0" w:line="240" w:lineRule="auto"/>
        <w:ind w:left="1800"/>
      </w:pPr>
      <w:r>
        <w:t>Virgin Islands</w:t>
      </w:r>
    </w:p>
    <w:p w:rsidR="00812105" w:rsidRDefault="005E33EA" w:rsidP="00D6053C">
      <w:pPr>
        <w:pStyle w:val="ListParagraph"/>
        <w:keepNext/>
        <w:keepLines/>
        <w:numPr>
          <w:ilvl w:val="0"/>
          <w:numId w:val="13"/>
        </w:numPr>
        <w:spacing w:after="0" w:line="240" w:lineRule="auto"/>
        <w:ind w:left="1800"/>
      </w:pPr>
      <w:r>
        <w:t>Washington</w:t>
      </w:r>
    </w:p>
    <w:p w:rsidR="00812105" w:rsidRDefault="005E33EA" w:rsidP="00D6053C">
      <w:pPr>
        <w:pStyle w:val="ListParagraph"/>
        <w:keepNext/>
        <w:keepLines/>
        <w:numPr>
          <w:ilvl w:val="0"/>
          <w:numId w:val="13"/>
        </w:numPr>
        <w:spacing w:after="0" w:line="240" w:lineRule="auto"/>
        <w:ind w:left="1800"/>
      </w:pPr>
      <w:r>
        <w:t>West Virginia</w:t>
      </w:r>
    </w:p>
    <w:p w:rsidR="00812105" w:rsidRDefault="005E33EA" w:rsidP="00D6053C">
      <w:pPr>
        <w:pStyle w:val="ListParagraph"/>
        <w:keepNext/>
        <w:keepLines/>
        <w:numPr>
          <w:ilvl w:val="0"/>
          <w:numId w:val="13"/>
        </w:numPr>
        <w:spacing w:after="0" w:line="240" w:lineRule="auto"/>
        <w:ind w:left="1800"/>
      </w:pPr>
      <w:r>
        <w:t>Wisconsin</w:t>
      </w:r>
    </w:p>
    <w:p w:rsidR="00812105" w:rsidRDefault="005E33EA" w:rsidP="00D6053C">
      <w:pPr>
        <w:pStyle w:val="ListParagraph"/>
        <w:keepNext/>
        <w:keepLines/>
        <w:numPr>
          <w:ilvl w:val="0"/>
          <w:numId w:val="13"/>
        </w:numPr>
        <w:spacing w:after="0" w:line="240" w:lineRule="auto"/>
        <w:ind w:left="1800"/>
      </w:pPr>
      <w:r>
        <w:t>Wyoming</w:t>
      </w:r>
    </w:p>
    <w:p w:rsidR="00812105" w:rsidRDefault="005E33EA" w:rsidP="00D6053C">
      <w:pPr>
        <w:pStyle w:val="ListParagraph"/>
        <w:keepNext/>
        <w:keepLines/>
        <w:numPr>
          <w:ilvl w:val="0"/>
          <w:numId w:val="13"/>
        </w:numPr>
        <w:spacing w:after="0" w:line="240" w:lineRule="auto"/>
        <w:ind w:left="1800"/>
      </w:pPr>
      <w:r>
        <w:t>European Union</w:t>
      </w:r>
    </w:p>
    <w:p w:rsidR="00812105" w:rsidRDefault="005E33EA" w:rsidP="00D6053C">
      <w:pPr>
        <w:pStyle w:val="ListParagraph"/>
        <w:keepNext/>
        <w:keepLines/>
        <w:numPr>
          <w:ilvl w:val="0"/>
          <w:numId w:val="13"/>
        </w:numPr>
        <w:spacing w:after="0" w:line="240" w:lineRule="auto"/>
        <w:ind w:left="1800"/>
      </w:pPr>
      <w:r>
        <w:t>Eastern Europe</w:t>
      </w:r>
    </w:p>
    <w:p w:rsidR="00812105" w:rsidRDefault="005E33EA" w:rsidP="00D6053C">
      <w:pPr>
        <w:pStyle w:val="ListParagraph"/>
        <w:keepNext/>
        <w:keepLines/>
        <w:numPr>
          <w:ilvl w:val="0"/>
          <w:numId w:val="13"/>
        </w:numPr>
        <w:spacing w:after="0" w:line="240" w:lineRule="auto"/>
        <w:ind w:left="1800"/>
      </w:pPr>
      <w:r>
        <w:t>Africa</w:t>
      </w:r>
    </w:p>
    <w:p w:rsidR="00812105" w:rsidRDefault="005E33EA" w:rsidP="00D6053C">
      <w:pPr>
        <w:pStyle w:val="ListParagraph"/>
        <w:keepNext/>
        <w:keepLines/>
        <w:numPr>
          <w:ilvl w:val="0"/>
          <w:numId w:val="13"/>
        </w:numPr>
        <w:spacing w:after="0" w:line="240" w:lineRule="auto"/>
        <w:ind w:left="1800"/>
      </w:pPr>
      <w:r>
        <w:t>South America</w:t>
      </w:r>
    </w:p>
    <w:p w:rsidR="00812105" w:rsidRDefault="005E33EA" w:rsidP="00D6053C">
      <w:pPr>
        <w:pStyle w:val="ListParagraph"/>
        <w:keepNext/>
        <w:keepLines/>
        <w:numPr>
          <w:ilvl w:val="0"/>
          <w:numId w:val="13"/>
        </w:numPr>
        <w:spacing w:after="0" w:line="240" w:lineRule="auto"/>
        <w:ind w:left="1800"/>
      </w:pPr>
      <w:r>
        <w:t>Central America</w:t>
      </w:r>
    </w:p>
    <w:p w:rsidR="00812105" w:rsidRDefault="005E33EA" w:rsidP="00D6053C">
      <w:pPr>
        <w:pStyle w:val="ListParagraph"/>
        <w:keepNext/>
        <w:keepLines/>
        <w:numPr>
          <w:ilvl w:val="0"/>
          <w:numId w:val="13"/>
        </w:numPr>
        <w:spacing w:after="0" w:line="240" w:lineRule="auto"/>
        <w:ind w:left="1800"/>
      </w:pPr>
      <w:r>
        <w:t>Asia</w:t>
      </w:r>
    </w:p>
    <w:p w:rsidR="00812105" w:rsidRDefault="005E33EA" w:rsidP="00D6053C">
      <w:pPr>
        <w:pStyle w:val="ListParagraph"/>
        <w:keepNext/>
        <w:keepLines/>
        <w:numPr>
          <w:ilvl w:val="0"/>
          <w:numId w:val="13"/>
        </w:numPr>
        <w:spacing w:after="0" w:line="240" w:lineRule="auto"/>
        <w:ind w:left="1800"/>
      </w:pPr>
      <w:r>
        <w:t>Oceania</w:t>
      </w:r>
    </w:p>
    <w:p w:rsidR="00812105" w:rsidRDefault="005E33EA" w:rsidP="00D6053C">
      <w:pPr>
        <w:pStyle w:val="ListParagraph"/>
        <w:keepNext/>
        <w:keepLines/>
        <w:numPr>
          <w:ilvl w:val="0"/>
          <w:numId w:val="13"/>
        </w:numPr>
        <w:spacing w:after="0" w:line="240" w:lineRule="auto"/>
        <w:ind w:left="1800"/>
      </w:pPr>
      <w:r>
        <w:t>North America</w:t>
      </w:r>
    </w:p>
    <w:p w:rsidR="00812105" w:rsidRDefault="005E33EA" w:rsidP="00D6053C">
      <w:pPr>
        <w:pStyle w:val="ListParagraph"/>
        <w:keepNext/>
        <w:keepLines/>
        <w:numPr>
          <w:ilvl w:val="0"/>
          <w:numId w:val="13"/>
        </w:numPr>
        <w:spacing w:after="0" w:line="240" w:lineRule="auto"/>
        <w:ind w:left="1800"/>
      </w:pPr>
      <w:r>
        <w:t>The Caribbean</w:t>
      </w:r>
    </w:p>
    <w:p w:rsidR="00812105" w:rsidRDefault="00812105" w:rsidP="00D6053C">
      <w:pPr>
        <w:pStyle w:val="ListParagraph"/>
        <w:keepNext/>
        <w:keepLines/>
        <w:spacing w:after="0" w:line="240" w:lineRule="auto"/>
        <w:ind w:left="1800"/>
      </w:pPr>
    </w:p>
    <w:p w:rsidR="00812105" w:rsidRDefault="002C6ED4">
      <w:pPr>
        <w:pStyle w:val="Heading2"/>
      </w:pPr>
      <w:bookmarkStart w:id="47" w:name="_Toc435991747"/>
      <w:r>
        <w:t>Data Access Layer Overview</w:t>
      </w:r>
      <w:bookmarkEnd w:id="47"/>
    </w:p>
    <w:p w:rsidR="00812105" w:rsidRDefault="00812105" w:rsidP="00D6053C">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8C8" w:rsidRDefault="00D868C8" w:rsidP="0017110C">
      <w:r>
        <w:separator/>
      </w:r>
    </w:p>
  </w:endnote>
  <w:endnote w:type="continuationSeparator" w:id="0">
    <w:p w:rsidR="00D868C8" w:rsidRDefault="00D868C8"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FC9" w:rsidRDefault="00DE6FC9"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DE6FC9" w:rsidRPr="00515BB6" w:rsidRDefault="00DE6FC9"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9:24:02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07031F">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FC9" w:rsidRDefault="00DE6FC9"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DE6FC9" w:rsidRPr="0017110C" w:rsidRDefault="00DE6FC9"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9:24:02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07031F">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8C8" w:rsidRDefault="00D868C8" w:rsidP="0017110C">
      <w:r>
        <w:separator/>
      </w:r>
    </w:p>
  </w:footnote>
  <w:footnote w:type="continuationSeparator" w:id="0">
    <w:p w:rsidR="00D868C8" w:rsidRDefault="00D868C8"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FC9" w:rsidRPr="00515BB6" w:rsidRDefault="00DE6FC9"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DE6FC9" w:rsidRDefault="00DE6FC9"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FC9" w:rsidRPr="00515BB6" w:rsidRDefault="00DE6FC9"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DE6FC9" w:rsidRDefault="00DE6FC9"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A99EA1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1"/>
  </w:num>
  <w:num w:numId="6">
    <w:abstractNumId w:val="3"/>
  </w:num>
  <w:num w:numId="7">
    <w:abstractNumId w:val="4"/>
  </w:num>
  <w:num w:numId="8">
    <w:abstractNumId w:val="10"/>
  </w:num>
  <w:num w:numId="9">
    <w:abstractNumId w:val="8"/>
  </w:num>
  <w:num w:numId="10">
    <w:abstractNumId w:val="0"/>
  </w:num>
  <w:num w:numId="11">
    <w:abstractNumId w:val="7"/>
  </w:num>
  <w:num w:numId="12">
    <w:abstractNumId w:val="5"/>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F7F35"/>
    <w:rsid w:val="001670D1"/>
    <w:rsid w:val="0017110C"/>
    <w:rsid w:val="00171C09"/>
    <w:rsid w:val="00173E55"/>
    <w:rsid w:val="00185338"/>
    <w:rsid w:val="001A383F"/>
    <w:rsid w:val="001A5281"/>
    <w:rsid w:val="001B00C4"/>
    <w:rsid w:val="001B16E7"/>
    <w:rsid w:val="001C1550"/>
    <w:rsid w:val="001E362D"/>
    <w:rsid w:val="00254328"/>
    <w:rsid w:val="002643C6"/>
    <w:rsid w:val="002756E8"/>
    <w:rsid w:val="00282662"/>
    <w:rsid w:val="00283B8A"/>
    <w:rsid w:val="00287C9A"/>
    <w:rsid w:val="002B1A88"/>
    <w:rsid w:val="002C6ED4"/>
    <w:rsid w:val="002E78FD"/>
    <w:rsid w:val="002F2E05"/>
    <w:rsid w:val="002F67C1"/>
    <w:rsid w:val="00382712"/>
    <w:rsid w:val="003868C2"/>
    <w:rsid w:val="003C4B11"/>
    <w:rsid w:val="004207E5"/>
    <w:rsid w:val="00491329"/>
    <w:rsid w:val="00496B70"/>
    <w:rsid w:val="004B61A3"/>
    <w:rsid w:val="00515BB6"/>
    <w:rsid w:val="00541555"/>
    <w:rsid w:val="005676C7"/>
    <w:rsid w:val="005A781D"/>
    <w:rsid w:val="005D60DE"/>
    <w:rsid w:val="005E33EA"/>
    <w:rsid w:val="005E7C1F"/>
    <w:rsid w:val="005F0972"/>
    <w:rsid w:val="006401A4"/>
    <w:rsid w:val="00685161"/>
    <w:rsid w:val="00721908"/>
    <w:rsid w:val="0078229C"/>
    <w:rsid w:val="007B5345"/>
    <w:rsid w:val="007F09D4"/>
    <w:rsid w:val="00812105"/>
    <w:rsid w:val="00831F49"/>
    <w:rsid w:val="0084672C"/>
    <w:rsid w:val="008D41D6"/>
    <w:rsid w:val="00906EB1"/>
    <w:rsid w:val="00931549"/>
    <w:rsid w:val="0096020E"/>
    <w:rsid w:val="009721F8"/>
    <w:rsid w:val="00A132B0"/>
    <w:rsid w:val="00A27D82"/>
    <w:rsid w:val="00AD06D0"/>
    <w:rsid w:val="00B07CB2"/>
    <w:rsid w:val="00B342B8"/>
    <w:rsid w:val="00B50D54"/>
    <w:rsid w:val="00B524B5"/>
    <w:rsid w:val="00BD3375"/>
    <w:rsid w:val="00C30229"/>
    <w:rsid w:val="00C441FA"/>
    <w:rsid w:val="00C669B4"/>
    <w:rsid w:val="00C80C83"/>
    <w:rsid w:val="00C9659E"/>
    <w:rsid w:val="00C97EF9"/>
    <w:rsid w:val="00CB1294"/>
    <w:rsid w:val="00CB3DCD"/>
    <w:rsid w:val="00CC2697"/>
    <w:rsid w:val="00D51F37"/>
    <w:rsid w:val="00D6053C"/>
    <w:rsid w:val="00D868C8"/>
    <w:rsid w:val="00DE6FC9"/>
    <w:rsid w:val="00E17631"/>
    <w:rsid w:val="00E90171"/>
    <w:rsid w:val="00EA2092"/>
    <w:rsid w:val="00EA28CA"/>
    <w:rsid w:val="00EF4E4C"/>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2"/>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2"/>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4889F-0619-4B40-A0D2-2001599A5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35</Pages>
  <Words>5644</Words>
  <Characters>32177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37746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36</cp:revision>
  <dcterms:created xsi:type="dcterms:W3CDTF">2015-10-11T22:13:00Z</dcterms:created>
  <dcterms:modified xsi:type="dcterms:W3CDTF">2015-11-22T21:40:00Z</dcterms:modified>
</cp:coreProperties>
</file>