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imes New Roman"/>
          <w:color w:val="auto"/>
          <w:spacing w:val="0"/>
          <w:kern w:val="0"/>
          <w:sz w:val="140"/>
          <w:szCs w:val="140"/>
          <w:lang w:eastAsia="en-US"/>
        </w:rPr>
        <w:id w:val="-163322950"/>
        <w:docPartObj>
          <w:docPartGallery w:val="Cover Pages"/>
          <w:docPartUnique/>
        </w:docPartObj>
      </w:sdtPr>
      <w:sdtEndPr>
        <w:rPr>
          <w:sz w:val="24"/>
          <w:szCs w:val="24"/>
        </w:rPr>
      </w:sdtEndPr>
      <w:sdtContent>
        <w:tbl>
          <w:tblPr>
            <w:tblpPr w:leftFromText="187" w:rightFromText="187" w:bottomFromText="720" w:horzAnchor="margin" w:tblpYSpec="center"/>
            <w:tblW w:w="5000" w:type="pct"/>
            <w:tblLook w:val="04A0"/>
          </w:tblPr>
          <w:tblGrid>
            <w:gridCol w:w="9576"/>
          </w:tblGrid>
          <w:tr w:rsidR="00515BB6">
            <w:tc>
              <w:tcPr>
                <w:tcW w:w="10296" w:type="dxa"/>
              </w:tcPr>
              <w:p w:rsidR="00515BB6" w:rsidRDefault="008E5C7B" w:rsidP="0017110C">
                <w:pPr>
                  <w:pStyle w:val="Title"/>
                  <w:rPr>
                    <w:sz w:val="140"/>
                    <w:szCs w:val="140"/>
                  </w:rPr>
                </w:pPr>
                <w:sdt>
                  <w:sdtPr>
                    <w:rPr>
                      <w:sz w:val="96"/>
                      <w:szCs w:val="96"/>
                    </w:rPr>
                    <w:alias w:val="Title"/>
                    <w:id w:val="1934172987"/>
                    <w:dataBinding w:prefixMappings="xmlns:ns0='http://schemas.openxmlformats.org/package/2006/metadata/core-properties' xmlns:ns1='http://purl.org/dc/elements/1.1/'" w:xpath="/ns0:coreProperties[1]/ns1:title[1]" w:storeItemID="{6C3C8BC8-F283-45AE-878A-BAB7291924A1}"/>
                    <w:text/>
                  </w:sdtPr>
                  <w:sdtContent>
                    <w:r w:rsidR="00C80C83">
                      <w:rPr>
                        <w:sz w:val="96"/>
                        <w:szCs w:val="96"/>
                      </w:rPr>
                      <w:t>UAH F</w:t>
                    </w:r>
                    <w:r w:rsidR="00515BB6" w:rsidRPr="00EA2092">
                      <w:rPr>
                        <w:sz w:val="96"/>
                        <w:szCs w:val="96"/>
                      </w:rPr>
                      <w:t>it Vault Software Design Specification</w:t>
                    </w:r>
                  </w:sdtContent>
                </w:sdt>
              </w:p>
            </w:tc>
          </w:tr>
          <w:tr w:rsidR="00515BB6">
            <w:tc>
              <w:tcPr>
                <w:tcW w:w="0" w:type="auto"/>
                <w:vAlign w:val="bottom"/>
              </w:tcPr>
              <w:p w:rsidR="00515BB6" w:rsidRDefault="008E5C7B" w:rsidP="0017110C">
                <w:pPr>
                  <w:pStyle w:val="Subtitle"/>
                </w:pPr>
                <w:sdt>
                  <w:sdtPr>
                    <w:alias w:val="Subtitle"/>
                    <w:id w:val="-899293849"/>
                    <w:dataBinding w:prefixMappings="xmlns:ns0='http://schemas.openxmlformats.org/package/2006/metadata/core-properties' xmlns:ns1='http://purl.org/dc/elements/1.1/'" w:xpath="/ns0:coreProperties[1]/ns1:subject[1]" w:storeItemID="{6C3C8BC8-F283-45AE-878A-BAB7291924A1}"/>
                    <w:text/>
                  </w:sdtPr>
                  <w:sdtContent>
                    <w:r w:rsidR="001A383F">
                      <w:t>CPE 656/658 Software Studio</w:t>
                    </w:r>
                  </w:sdtContent>
                </w:sdt>
              </w:p>
            </w:tc>
          </w:tr>
          <w:tr w:rsidR="00515BB6">
            <w:trPr>
              <w:trHeight w:val="1152"/>
            </w:trPr>
            <w:tc>
              <w:tcPr>
                <w:tcW w:w="0" w:type="auto"/>
                <w:vAlign w:val="bottom"/>
              </w:tcPr>
              <w:p w:rsidR="00515BB6" w:rsidRPr="00515BB6" w:rsidRDefault="00515BB6" w:rsidP="0017110C">
                <w:r w:rsidRPr="00515BB6">
                  <w:t xml:space="preserve">Timothy R. Wilkins </w:t>
                </w:r>
              </w:p>
              <w:p w:rsidR="00515BB6" w:rsidRPr="00515BB6" w:rsidRDefault="00515BB6" w:rsidP="0017110C">
                <w:r w:rsidRPr="00515BB6">
                  <w:t xml:space="preserve">Whit J. </w:t>
                </w:r>
                <w:proofErr w:type="spellStart"/>
                <w:r w:rsidRPr="00515BB6">
                  <w:t>Sisulak</w:t>
                </w:r>
                <w:proofErr w:type="spellEnd"/>
              </w:p>
              <w:p w:rsidR="00515BB6" w:rsidRPr="00515BB6" w:rsidRDefault="00515BB6" w:rsidP="0017110C">
                <w:r w:rsidRPr="00515BB6">
                  <w:t xml:space="preserve">Glen L. </w:t>
                </w:r>
                <w:proofErr w:type="spellStart"/>
                <w:r w:rsidRPr="00515BB6">
                  <w:t>Riden</w:t>
                </w:r>
                <w:proofErr w:type="spellEnd"/>
              </w:p>
              <w:p w:rsidR="00515BB6" w:rsidRDefault="00515BB6" w:rsidP="0017110C">
                <w:r w:rsidRPr="00515BB6">
                  <w:t>James J. Duggan IV</w:t>
                </w:r>
                <w:bookmarkStart w:id="0" w:name="_GoBack"/>
                <w:bookmarkEnd w:id="0"/>
              </w:p>
            </w:tc>
          </w:tr>
        </w:tbl>
        <w:p w:rsidR="00515BB6" w:rsidRDefault="008E5C7B" w:rsidP="0017110C">
          <w:r>
            <w:rPr>
              <w:noProof/>
            </w:rPr>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9" o:title="" recolor="t" rotate="t" type="frame"/>
                <v:imagedata recolortarget="#3f3f3f [801]"/>
                <w10:wrap anchorx="page" anchory="page"/>
              </v:rect>
            </w:pict>
          </w:r>
          <w:r>
            <w:rPr>
              <w:noProof/>
            </w:rPr>
            <w:pict>
              <v:shapetype id="_x0000_t202" coordsize="21600,21600" o:spt="202" path="m,l,21600r21600,l21600,xe">
                <v:stroke joinstyle="miter"/>
                <v:path gradientshapeok="t" o:connecttype="rect"/>
              </v:shapetype>
              <v:shape id="Text Box 53" o:spid="_x0000_s1029"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437563760"/>
                        <w:date w:fullDate="2015-11-29T00:00:00Z">
                          <w:dateFormat w:val="M/d/yyyy"/>
                          <w:lid w:val="en-US"/>
                          <w:storeMappedDataAs w:val="dateTime"/>
                          <w:calendar w:val="gregorian"/>
                        </w:date>
                      </w:sdtPr>
                      <w:sdtContent>
                        <w:p w:rsidR="00A72A82" w:rsidRDefault="00A72A82" w:rsidP="0017110C">
                          <w:pPr>
                            <w:pStyle w:val="Subtitle"/>
                          </w:pPr>
                          <w:del w:id="1" w:author="Jimmy Duggan" w:date="2015-11-30T04:27:00Z">
                            <w:r w:rsidDel="003C3B4F">
                              <w:delText>11/29/2015</w:delText>
                            </w:r>
                          </w:del>
                          <w:ins w:id="2" w:author="Jimmy Duggan" w:date="2015-11-30T04:27:00Z">
                            <w:r>
                              <w:t>11/29/2015</w:t>
                            </w:r>
                          </w:ins>
                        </w:p>
                      </w:sdtContent>
                    </w:sdt>
                  </w:txbxContent>
                </v:textbox>
                <w10:wrap anchorx="margin" anchory="margin"/>
              </v:shape>
            </w:pict>
          </w:r>
          <w:r>
            <w:rPr>
              <w:noProof/>
            </w:rPr>
            <w:pict>
              <v:rect id="Rectangle 54" o:spid="_x0000_s1028"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w:r>
          <w:r>
            <w:rPr>
              <w:noProof/>
            </w:rPr>
            <w:pict>
              <v:rect id="Rectangle 55" o:spid="_x0000_s1027"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sidR="00515BB6">
            <w:br w:type="page"/>
          </w:r>
        </w:p>
      </w:sdtContent>
    </w:sdt>
    <w:p w:rsidR="00515BB6" w:rsidRPr="00515BB6" w:rsidRDefault="00515BB6" w:rsidP="00EA2092">
      <w:pPr>
        <w:pStyle w:val="Heading1"/>
        <w:numPr>
          <w:ilvl w:val="0"/>
          <w:numId w:val="0"/>
        </w:numPr>
        <w:ind w:left="432" w:hanging="432"/>
      </w:pPr>
      <w:bookmarkStart w:id="3" w:name="_Toc431750915"/>
      <w:bookmarkStart w:id="4" w:name="_Toc431762509"/>
      <w:bookmarkStart w:id="5" w:name="_Toc436647465"/>
      <w:r w:rsidRPr="00515BB6">
        <w:lastRenderedPageBreak/>
        <w:t>Revision History</w:t>
      </w:r>
      <w:bookmarkEnd w:id="3"/>
      <w:bookmarkEnd w:id="4"/>
      <w:bookmarkEnd w:id="5"/>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440"/>
        <w:gridCol w:w="1620"/>
        <w:gridCol w:w="3790"/>
        <w:gridCol w:w="1790"/>
      </w:tblGrid>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515BB6" w:rsidP="0017110C">
            <w:pPr>
              <w:pStyle w:val="TableHeading"/>
              <w:rPr>
                <w:u w:val="single"/>
              </w:rPr>
            </w:pPr>
            <w:r>
              <w:t>Revision #</w:t>
            </w:r>
          </w:p>
        </w:tc>
        <w:tc>
          <w:tcPr>
            <w:tcW w:w="1620" w:type="dxa"/>
            <w:tcBorders>
              <w:top w:val="single" w:sz="4" w:space="0" w:color="auto"/>
              <w:left w:val="single" w:sz="4" w:space="0" w:color="auto"/>
              <w:bottom w:val="single" w:sz="4" w:space="0" w:color="auto"/>
              <w:right w:val="single" w:sz="4" w:space="0" w:color="auto"/>
            </w:tcBorders>
          </w:tcPr>
          <w:p w:rsidR="00515BB6" w:rsidRDefault="00515BB6" w:rsidP="0017110C">
            <w:pPr>
              <w:pStyle w:val="TableHeading"/>
            </w:pPr>
            <w:r>
              <w:t>Revision Date</w:t>
            </w:r>
          </w:p>
        </w:tc>
        <w:tc>
          <w:tcPr>
            <w:tcW w:w="3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Description of Change</w:t>
            </w:r>
          </w:p>
        </w:tc>
        <w:tc>
          <w:tcPr>
            <w:tcW w:w="1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Author</w:t>
            </w:r>
          </w:p>
        </w:tc>
      </w:tr>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0.1</w:t>
            </w:r>
          </w:p>
        </w:tc>
        <w:tc>
          <w:tcPr>
            <w:tcW w:w="1620" w:type="dxa"/>
            <w:tcBorders>
              <w:top w:val="single" w:sz="4" w:space="0" w:color="auto"/>
              <w:left w:val="single" w:sz="4" w:space="0" w:color="auto"/>
              <w:bottom w:val="single" w:sz="4" w:space="0" w:color="auto"/>
              <w:right w:val="single" w:sz="4" w:space="0" w:color="auto"/>
            </w:tcBorders>
          </w:tcPr>
          <w:p w:rsidR="00515BB6" w:rsidRDefault="002E78FD" w:rsidP="0017110C">
            <w:pPr>
              <w:pStyle w:val="BodyText1"/>
            </w:pPr>
            <w:r>
              <w:t>10/12</w:t>
            </w:r>
            <w:r w:rsidR="00515BB6">
              <w:t>/15</w:t>
            </w:r>
          </w:p>
        </w:tc>
        <w:tc>
          <w:tcPr>
            <w:tcW w:w="3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Initial Draft</w:t>
            </w:r>
          </w:p>
        </w:tc>
        <w:tc>
          <w:tcPr>
            <w:tcW w:w="1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J. Duggan</w:t>
            </w:r>
          </w:p>
          <w:p w:rsidR="002E78FD" w:rsidRDefault="002E78FD" w:rsidP="0017110C">
            <w:pPr>
              <w:pStyle w:val="BodyText1"/>
            </w:pPr>
            <w:r>
              <w:t xml:space="preserve">W. </w:t>
            </w:r>
            <w:proofErr w:type="spellStart"/>
            <w:r>
              <w:t>Sisulak</w:t>
            </w:r>
            <w:proofErr w:type="spellEnd"/>
          </w:p>
        </w:tc>
      </w:tr>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C80C83" w:rsidP="0017110C">
            <w:pPr>
              <w:pStyle w:val="BodyText1"/>
            </w:pPr>
            <w:r>
              <w:t>0.2</w:t>
            </w:r>
          </w:p>
        </w:tc>
        <w:tc>
          <w:tcPr>
            <w:tcW w:w="1620" w:type="dxa"/>
            <w:tcBorders>
              <w:top w:val="single" w:sz="4" w:space="0" w:color="auto"/>
              <w:left w:val="single" w:sz="4" w:space="0" w:color="auto"/>
              <w:bottom w:val="single" w:sz="4" w:space="0" w:color="auto"/>
              <w:right w:val="single" w:sz="4" w:space="0" w:color="auto"/>
            </w:tcBorders>
          </w:tcPr>
          <w:p w:rsidR="00515BB6" w:rsidRDefault="00C80C83" w:rsidP="0017110C">
            <w:pPr>
              <w:pStyle w:val="BodyText1"/>
            </w:pPr>
            <w:r>
              <w:t>10/25/15</w:t>
            </w:r>
          </w:p>
        </w:tc>
        <w:tc>
          <w:tcPr>
            <w:tcW w:w="3790" w:type="dxa"/>
            <w:tcBorders>
              <w:top w:val="single" w:sz="4" w:space="0" w:color="auto"/>
              <w:left w:val="single" w:sz="4" w:space="0" w:color="auto"/>
              <w:bottom w:val="single" w:sz="4" w:space="0" w:color="auto"/>
              <w:right w:val="single" w:sz="4" w:space="0" w:color="auto"/>
            </w:tcBorders>
          </w:tcPr>
          <w:p w:rsidR="00515BB6" w:rsidRDefault="00C80C83" w:rsidP="0017110C">
            <w:pPr>
              <w:pStyle w:val="BodyText1"/>
            </w:pPr>
            <w:r>
              <w:t>Updated scope and architecture.  Changed title and file name.</w:t>
            </w:r>
          </w:p>
        </w:tc>
        <w:tc>
          <w:tcPr>
            <w:tcW w:w="1790" w:type="dxa"/>
            <w:tcBorders>
              <w:top w:val="single" w:sz="4" w:space="0" w:color="auto"/>
              <w:left w:val="single" w:sz="4" w:space="0" w:color="auto"/>
              <w:bottom w:val="single" w:sz="4" w:space="0" w:color="auto"/>
              <w:right w:val="single" w:sz="4" w:space="0" w:color="auto"/>
            </w:tcBorders>
          </w:tcPr>
          <w:p w:rsidR="00515BB6" w:rsidRDefault="00C80C83" w:rsidP="0017110C">
            <w:pPr>
              <w:pStyle w:val="BodyText1"/>
            </w:pPr>
            <w:r>
              <w:t>J. Duggan</w:t>
            </w:r>
          </w:p>
          <w:p w:rsidR="00C80C83" w:rsidRDefault="00C80C83" w:rsidP="0017110C">
            <w:pPr>
              <w:pStyle w:val="BodyText1"/>
            </w:pPr>
            <w:r>
              <w:t xml:space="preserve">W. </w:t>
            </w:r>
            <w:proofErr w:type="spellStart"/>
            <w:r>
              <w:t>Sisulak</w:t>
            </w:r>
            <w:proofErr w:type="spellEnd"/>
          </w:p>
        </w:tc>
      </w:tr>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0.3</w:t>
            </w:r>
          </w:p>
        </w:tc>
        <w:tc>
          <w:tcPr>
            <w:tcW w:w="162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11/07/15</w:t>
            </w:r>
          </w:p>
        </w:tc>
        <w:tc>
          <w:tcPr>
            <w:tcW w:w="379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Added application framework section. Created detail design section.</w:t>
            </w:r>
          </w:p>
        </w:tc>
        <w:tc>
          <w:tcPr>
            <w:tcW w:w="179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 xml:space="preserve">W. </w:t>
            </w:r>
            <w:proofErr w:type="spellStart"/>
            <w:r>
              <w:t>Sisulak</w:t>
            </w:r>
            <w:proofErr w:type="spellEnd"/>
          </w:p>
        </w:tc>
      </w:tr>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0.4</w:t>
            </w:r>
          </w:p>
        </w:tc>
        <w:tc>
          <w:tcPr>
            <w:tcW w:w="162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11/13/15</w:t>
            </w:r>
          </w:p>
        </w:tc>
        <w:tc>
          <w:tcPr>
            <w:tcW w:w="379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Update scope and architecture overview.</w:t>
            </w:r>
          </w:p>
        </w:tc>
        <w:tc>
          <w:tcPr>
            <w:tcW w:w="179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J. Duggan</w:t>
            </w:r>
          </w:p>
        </w:tc>
      </w:tr>
      <w:tr w:rsidR="00CC2697" w:rsidTr="00515BB6">
        <w:tc>
          <w:tcPr>
            <w:tcW w:w="1440" w:type="dxa"/>
            <w:tcBorders>
              <w:top w:val="single" w:sz="4" w:space="0" w:color="auto"/>
              <w:left w:val="single" w:sz="4" w:space="0" w:color="auto"/>
              <w:bottom w:val="single" w:sz="4" w:space="0" w:color="auto"/>
              <w:right w:val="single" w:sz="4" w:space="0" w:color="auto"/>
            </w:tcBorders>
          </w:tcPr>
          <w:p w:rsidR="00CC2697" w:rsidRDefault="00CC2697" w:rsidP="0017110C">
            <w:pPr>
              <w:pStyle w:val="BodyText1"/>
            </w:pPr>
            <w:r>
              <w:t>0.5</w:t>
            </w:r>
          </w:p>
        </w:tc>
        <w:tc>
          <w:tcPr>
            <w:tcW w:w="1620" w:type="dxa"/>
            <w:tcBorders>
              <w:top w:val="single" w:sz="4" w:space="0" w:color="auto"/>
              <w:left w:val="single" w:sz="4" w:space="0" w:color="auto"/>
              <w:bottom w:val="single" w:sz="4" w:space="0" w:color="auto"/>
              <w:right w:val="single" w:sz="4" w:space="0" w:color="auto"/>
            </w:tcBorders>
          </w:tcPr>
          <w:p w:rsidR="00CC2697" w:rsidRDefault="00CC2697" w:rsidP="0017110C">
            <w:pPr>
              <w:pStyle w:val="BodyText1"/>
            </w:pPr>
            <w:r>
              <w:t>11/14/15</w:t>
            </w:r>
          </w:p>
        </w:tc>
        <w:tc>
          <w:tcPr>
            <w:tcW w:w="3790" w:type="dxa"/>
            <w:tcBorders>
              <w:top w:val="single" w:sz="4" w:space="0" w:color="auto"/>
              <w:left w:val="single" w:sz="4" w:space="0" w:color="auto"/>
              <w:bottom w:val="single" w:sz="4" w:space="0" w:color="auto"/>
              <w:right w:val="single" w:sz="4" w:space="0" w:color="auto"/>
            </w:tcBorders>
          </w:tcPr>
          <w:p w:rsidR="00CC2697" w:rsidRDefault="00CC2697" w:rsidP="0017110C">
            <w:pPr>
              <w:pStyle w:val="BodyText1"/>
            </w:pPr>
            <w:r>
              <w:t xml:space="preserve">Added detailed design for </w:t>
            </w:r>
            <w:proofErr w:type="spellStart"/>
            <w:r>
              <w:t>SelectDataController</w:t>
            </w:r>
            <w:proofErr w:type="spellEnd"/>
            <w:r>
              <w:t xml:space="preserve"> and </w:t>
            </w:r>
            <w:proofErr w:type="spellStart"/>
            <w:r>
              <w:t>SelectActivityController</w:t>
            </w:r>
            <w:proofErr w:type="spellEnd"/>
            <w:r>
              <w:t xml:space="preserve">.  Added detailed design for Activity Model and </w:t>
            </w:r>
            <w:proofErr w:type="spellStart"/>
            <w:r>
              <w:t>ActivityType</w:t>
            </w:r>
            <w:proofErr w:type="spellEnd"/>
            <w:r>
              <w:t xml:space="preserve"> enumeration.</w:t>
            </w:r>
          </w:p>
        </w:tc>
        <w:tc>
          <w:tcPr>
            <w:tcW w:w="1790" w:type="dxa"/>
            <w:tcBorders>
              <w:top w:val="single" w:sz="4" w:space="0" w:color="auto"/>
              <w:left w:val="single" w:sz="4" w:space="0" w:color="auto"/>
              <w:bottom w:val="single" w:sz="4" w:space="0" w:color="auto"/>
              <w:right w:val="single" w:sz="4" w:space="0" w:color="auto"/>
            </w:tcBorders>
          </w:tcPr>
          <w:p w:rsidR="00CC2697" w:rsidRDefault="00CC2697" w:rsidP="0017110C">
            <w:pPr>
              <w:pStyle w:val="BodyText1"/>
            </w:pPr>
            <w:r>
              <w:t xml:space="preserve">W. </w:t>
            </w:r>
            <w:proofErr w:type="spellStart"/>
            <w:r>
              <w:t>Sisulak</w:t>
            </w:r>
            <w:proofErr w:type="spellEnd"/>
          </w:p>
        </w:tc>
      </w:tr>
      <w:tr w:rsidR="005D60DE" w:rsidTr="00515BB6">
        <w:tc>
          <w:tcPr>
            <w:tcW w:w="1440" w:type="dxa"/>
            <w:tcBorders>
              <w:top w:val="single" w:sz="4" w:space="0" w:color="auto"/>
              <w:left w:val="single" w:sz="4" w:space="0" w:color="auto"/>
              <w:bottom w:val="single" w:sz="4" w:space="0" w:color="auto"/>
              <w:right w:val="single" w:sz="4" w:space="0" w:color="auto"/>
            </w:tcBorders>
          </w:tcPr>
          <w:p w:rsidR="005D60DE" w:rsidRDefault="005D60DE" w:rsidP="0017110C">
            <w:pPr>
              <w:pStyle w:val="BodyText1"/>
            </w:pPr>
            <w:r>
              <w:t>0.6</w:t>
            </w:r>
          </w:p>
        </w:tc>
        <w:tc>
          <w:tcPr>
            <w:tcW w:w="1620" w:type="dxa"/>
            <w:tcBorders>
              <w:top w:val="single" w:sz="4" w:space="0" w:color="auto"/>
              <w:left w:val="single" w:sz="4" w:space="0" w:color="auto"/>
              <w:bottom w:val="single" w:sz="4" w:space="0" w:color="auto"/>
              <w:right w:val="single" w:sz="4" w:space="0" w:color="auto"/>
            </w:tcBorders>
          </w:tcPr>
          <w:p w:rsidR="005D60DE" w:rsidRDefault="005D60DE" w:rsidP="0017110C">
            <w:pPr>
              <w:pStyle w:val="BodyText1"/>
            </w:pPr>
            <w:r>
              <w:t>11/15/15</w:t>
            </w:r>
          </w:p>
        </w:tc>
        <w:tc>
          <w:tcPr>
            <w:tcW w:w="3790" w:type="dxa"/>
            <w:tcBorders>
              <w:top w:val="single" w:sz="4" w:space="0" w:color="auto"/>
              <w:left w:val="single" w:sz="4" w:space="0" w:color="auto"/>
              <w:bottom w:val="single" w:sz="4" w:space="0" w:color="auto"/>
              <w:right w:val="single" w:sz="4" w:space="0" w:color="auto"/>
            </w:tcBorders>
          </w:tcPr>
          <w:p w:rsidR="005D60DE" w:rsidRDefault="005D60DE" w:rsidP="0017110C">
            <w:pPr>
              <w:pStyle w:val="BodyText1"/>
            </w:pPr>
            <w:r>
              <w:t xml:space="preserve">Added several new enumerations.  Added detailed design for all the various system user objects.  Added </w:t>
            </w:r>
            <w:proofErr w:type="gramStart"/>
            <w:r>
              <w:t>experiment object</w:t>
            </w:r>
            <w:proofErr w:type="gramEnd"/>
            <w:r>
              <w:t xml:space="preserve"> design.  Created structure and relationship section with description of data ingestion feature.</w:t>
            </w:r>
          </w:p>
        </w:tc>
        <w:tc>
          <w:tcPr>
            <w:tcW w:w="1790" w:type="dxa"/>
            <w:tcBorders>
              <w:top w:val="single" w:sz="4" w:space="0" w:color="auto"/>
              <w:left w:val="single" w:sz="4" w:space="0" w:color="auto"/>
              <w:bottom w:val="single" w:sz="4" w:space="0" w:color="auto"/>
              <w:right w:val="single" w:sz="4" w:space="0" w:color="auto"/>
            </w:tcBorders>
          </w:tcPr>
          <w:p w:rsidR="005D60DE" w:rsidRDefault="005D60DE" w:rsidP="0017110C">
            <w:pPr>
              <w:pStyle w:val="BodyText1"/>
            </w:pPr>
            <w:r>
              <w:t>J. Duggan</w:t>
            </w:r>
          </w:p>
        </w:tc>
      </w:tr>
      <w:tr w:rsidR="00DE6FC9" w:rsidTr="00515BB6">
        <w:tc>
          <w:tcPr>
            <w:tcW w:w="1440" w:type="dxa"/>
            <w:tcBorders>
              <w:top w:val="single" w:sz="4" w:space="0" w:color="auto"/>
              <w:left w:val="single" w:sz="4" w:space="0" w:color="auto"/>
              <w:bottom w:val="single" w:sz="4" w:space="0" w:color="auto"/>
              <w:right w:val="single" w:sz="4" w:space="0" w:color="auto"/>
            </w:tcBorders>
          </w:tcPr>
          <w:p w:rsidR="00DE6FC9" w:rsidRDefault="00DE6FC9" w:rsidP="0017110C">
            <w:pPr>
              <w:pStyle w:val="BodyText1"/>
            </w:pPr>
            <w:r>
              <w:t>0.7</w:t>
            </w:r>
          </w:p>
        </w:tc>
        <w:tc>
          <w:tcPr>
            <w:tcW w:w="1620" w:type="dxa"/>
            <w:tcBorders>
              <w:top w:val="single" w:sz="4" w:space="0" w:color="auto"/>
              <w:left w:val="single" w:sz="4" w:space="0" w:color="auto"/>
              <w:bottom w:val="single" w:sz="4" w:space="0" w:color="auto"/>
              <w:right w:val="single" w:sz="4" w:space="0" w:color="auto"/>
            </w:tcBorders>
          </w:tcPr>
          <w:p w:rsidR="00DE6FC9" w:rsidRDefault="00DE6FC9" w:rsidP="0017110C">
            <w:pPr>
              <w:pStyle w:val="BodyText1"/>
            </w:pPr>
            <w:r>
              <w:t>11/22/15</w:t>
            </w:r>
          </w:p>
        </w:tc>
        <w:tc>
          <w:tcPr>
            <w:tcW w:w="3790" w:type="dxa"/>
            <w:tcBorders>
              <w:top w:val="single" w:sz="4" w:space="0" w:color="auto"/>
              <w:left w:val="single" w:sz="4" w:space="0" w:color="auto"/>
              <w:bottom w:val="single" w:sz="4" w:space="0" w:color="auto"/>
              <w:right w:val="single" w:sz="4" w:space="0" w:color="auto"/>
            </w:tcBorders>
          </w:tcPr>
          <w:p w:rsidR="00DE6FC9" w:rsidRDefault="00DE6FC9" w:rsidP="0017110C">
            <w:pPr>
              <w:pStyle w:val="BodyText1"/>
            </w:pPr>
            <w:r>
              <w:t>Added database schema and associated detailed designs of the various objects shown in the schema.</w:t>
            </w:r>
          </w:p>
          <w:p w:rsidR="00DF4BAA" w:rsidRDefault="00DF4BAA" w:rsidP="0017110C">
            <w:pPr>
              <w:pStyle w:val="BodyText1"/>
            </w:pPr>
            <w:r>
              <w:t>Added glossary.</w:t>
            </w:r>
          </w:p>
        </w:tc>
        <w:tc>
          <w:tcPr>
            <w:tcW w:w="1790" w:type="dxa"/>
            <w:tcBorders>
              <w:top w:val="single" w:sz="4" w:space="0" w:color="auto"/>
              <w:left w:val="single" w:sz="4" w:space="0" w:color="auto"/>
              <w:bottom w:val="single" w:sz="4" w:space="0" w:color="auto"/>
              <w:right w:val="single" w:sz="4" w:space="0" w:color="auto"/>
            </w:tcBorders>
          </w:tcPr>
          <w:p w:rsidR="00DE6FC9" w:rsidRDefault="00DE6FC9" w:rsidP="0017110C">
            <w:pPr>
              <w:pStyle w:val="BodyText1"/>
            </w:pPr>
            <w:r>
              <w:t>J. Duggan</w:t>
            </w:r>
          </w:p>
          <w:p w:rsidR="00DF4BAA" w:rsidRDefault="00DF4BAA" w:rsidP="0017110C">
            <w:pPr>
              <w:pStyle w:val="BodyText1"/>
            </w:pPr>
            <w:r>
              <w:t xml:space="preserve">W. </w:t>
            </w:r>
            <w:proofErr w:type="spellStart"/>
            <w:r>
              <w:t>Sisulak</w:t>
            </w:r>
            <w:proofErr w:type="spellEnd"/>
          </w:p>
        </w:tc>
      </w:tr>
      <w:tr w:rsidR="00E75173" w:rsidTr="00515BB6">
        <w:tc>
          <w:tcPr>
            <w:tcW w:w="1440" w:type="dxa"/>
            <w:tcBorders>
              <w:top w:val="single" w:sz="4" w:space="0" w:color="auto"/>
              <w:left w:val="single" w:sz="4" w:space="0" w:color="auto"/>
              <w:bottom w:val="single" w:sz="4" w:space="0" w:color="auto"/>
              <w:right w:val="single" w:sz="4" w:space="0" w:color="auto"/>
            </w:tcBorders>
          </w:tcPr>
          <w:p w:rsidR="00E75173" w:rsidRDefault="00E75173" w:rsidP="0017110C">
            <w:pPr>
              <w:pStyle w:val="BodyText1"/>
            </w:pPr>
            <w:r>
              <w:t>0.8</w:t>
            </w:r>
          </w:p>
        </w:tc>
        <w:tc>
          <w:tcPr>
            <w:tcW w:w="1620" w:type="dxa"/>
            <w:tcBorders>
              <w:top w:val="single" w:sz="4" w:space="0" w:color="auto"/>
              <w:left w:val="single" w:sz="4" w:space="0" w:color="auto"/>
              <w:bottom w:val="single" w:sz="4" w:space="0" w:color="auto"/>
              <w:right w:val="single" w:sz="4" w:space="0" w:color="auto"/>
            </w:tcBorders>
          </w:tcPr>
          <w:p w:rsidR="00E75173" w:rsidRDefault="00E75173" w:rsidP="0017110C">
            <w:pPr>
              <w:pStyle w:val="BodyText1"/>
            </w:pPr>
            <w:r>
              <w:t>11/22/15</w:t>
            </w:r>
          </w:p>
        </w:tc>
        <w:tc>
          <w:tcPr>
            <w:tcW w:w="3790" w:type="dxa"/>
            <w:tcBorders>
              <w:top w:val="single" w:sz="4" w:space="0" w:color="auto"/>
              <w:left w:val="single" w:sz="4" w:space="0" w:color="auto"/>
              <w:bottom w:val="single" w:sz="4" w:space="0" w:color="auto"/>
              <w:right w:val="single" w:sz="4" w:space="0" w:color="auto"/>
            </w:tcBorders>
          </w:tcPr>
          <w:p w:rsidR="00E75173" w:rsidRDefault="00E75173" w:rsidP="00DC638C">
            <w:pPr>
              <w:pStyle w:val="BodyText1"/>
            </w:pPr>
            <w:r>
              <w:t xml:space="preserve">Added </w:t>
            </w:r>
            <w:r w:rsidR="00DC638C">
              <w:t xml:space="preserve">account </w:t>
            </w:r>
            <w:r>
              <w:t>controller</w:t>
            </w:r>
          </w:p>
        </w:tc>
        <w:tc>
          <w:tcPr>
            <w:tcW w:w="1790" w:type="dxa"/>
            <w:tcBorders>
              <w:top w:val="single" w:sz="4" w:space="0" w:color="auto"/>
              <w:left w:val="single" w:sz="4" w:space="0" w:color="auto"/>
              <w:bottom w:val="single" w:sz="4" w:space="0" w:color="auto"/>
              <w:right w:val="single" w:sz="4" w:space="0" w:color="auto"/>
            </w:tcBorders>
          </w:tcPr>
          <w:p w:rsidR="00E75173" w:rsidRDefault="00E75173" w:rsidP="0017110C">
            <w:pPr>
              <w:pStyle w:val="BodyText1"/>
            </w:pPr>
            <w:r>
              <w:t>T. Wilkins</w:t>
            </w:r>
          </w:p>
        </w:tc>
      </w:tr>
      <w:tr w:rsidR="00E75173" w:rsidTr="00515BB6">
        <w:tc>
          <w:tcPr>
            <w:tcW w:w="1440" w:type="dxa"/>
            <w:tcBorders>
              <w:top w:val="single" w:sz="4" w:space="0" w:color="auto"/>
              <w:left w:val="single" w:sz="4" w:space="0" w:color="auto"/>
              <w:bottom w:val="single" w:sz="4" w:space="0" w:color="auto"/>
              <w:right w:val="single" w:sz="4" w:space="0" w:color="auto"/>
            </w:tcBorders>
          </w:tcPr>
          <w:p w:rsidR="00E75173" w:rsidRDefault="00E75173" w:rsidP="0017110C">
            <w:pPr>
              <w:pStyle w:val="BodyText1"/>
            </w:pPr>
            <w:r>
              <w:t>0.9</w:t>
            </w:r>
          </w:p>
        </w:tc>
        <w:tc>
          <w:tcPr>
            <w:tcW w:w="1620" w:type="dxa"/>
            <w:tcBorders>
              <w:top w:val="single" w:sz="4" w:space="0" w:color="auto"/>
              <w:left w:val="single" w:sz="4" w:space="0" w:color="auto"/>
              <w:bottom w:val="single" w:sz="4" w:space="0" w:color="auto"/>
              <w:right w:val="single" w:sz="4" w:space="0" w:color="auto"/>
            </w:tcBorders>
          </w:tcPr>
          <w:p w:rsidR="00E75173" w:rsidRDefault="00E75173" w:rsidP="0017110C">
            <w:pPr>
              <w:pStyle w:val="BodyText1"/>
            </w:pPr>
            <w:r>
              <w:t>11/22/15</w:t>
            </w:r>
          </w:p>
        </w:tc>
        <w:tc>
          <w:tcPr>
            <w:tcW w:w="3790" w:type="dxa"/>
            <w:tcBorders>
              <w:top w:val="single" w:sz="4" w:space="0" w:color="auto"/>
              <w:left w:val="single" w:sz="4" w:space="0" w:color="auto"/>
              <w:bottom w:val="single" w:sz="4" w:space="0" w:color="auto"/>
              <w:right w:val="single" w:sz="4" w:space="0" w:color="auto"/>
            </w:tcBorders>
          </w:tcPr>
          <w:p w:rsidR="00E75173" w:rsidRDefault="00E75173" w:rsidP="0017110C">
            <w:pPr>
              <w:pStyle w:val="BodyText1"/>
            </w:pPr>
            <w:r>
              <w:t>Added Administrator Tools features and corresponding detailed design of the classes involved.</w:t>
            </w:r>
          </w:p>
        </w:tc>
        <w:tc>
          <w:tcPr>
            <w:tcW w:w="1790" w:type="dxa"/>
            <w:tcBorders>
              <w:top w:val="single" w:sz="4" w:space="0" w:color="auto"/>
              <w:left w:val="single" w:sz="4" w:space="0" w:color="auto"/>
              <w:bottom w:val="single" w:sz="4" w:space="0" w:color="auto"/>
              <w:right w:val="single" w:sz="4" w:space="0" w:color="auto"/>
            </w:tcBorders>
          </w:tcPr>
          <w:p w:rsidR="00E75173" w:rsidRDefault="00E75173" w:rsidP="0017110C">
            <w:pPr>
              <w:pStyle w:val="BodyText1"/>
            </w:pPr>
            <w:r>
              <w:t xml:space="preserve">W. </w:t>
            </w:r>
            <w:proofErr w:type="spellStart"/>
            <w:r>
              <w:t>Sisulak</w:t>
            </w:r>
            <w:proofErr w:type="spellEnd"/>
          </w:p>
          <w:p w:rsidR="00E75173" w:rsidRDefault="00E75173" w:rsidP="0017110C">
            <w:pPr>
              <w:pStyle w:val="BodyText1"/>
            </w:pPr>
            <w:r>
              <w:t>J. Duggan</w:t>
            </w:r>
          </w:p>
        </w:tc>
      </w:tr>
      <w:tr w:rsidR="000975D2" w:rsidTr="00515BB6">
        <w:tc>
          <w:tcPr>
            <w:tcW w:w="1440" w:type="dxa"/>
            <w:tcBorders>
              <w:top w:val="single" w:sz="4" w:space="0" w:color="auto"/>
              <w:left w:val="single" w:sz="4" w:space="0" w:color="auto"/>
              <w:bottom w:val="single" w:sz="4" w:space="0" w:color="auto"/>
              <w:right w:val="single" w:sz="4" w:space="0" w:color="auto"/>
            </w:tcBorders>
          </w:tcPr>
          <w:p w:rsidR="000975D2" w:rsidRDefault="000975D2" w:rsidP="0017110C">
            <w:pPr>
              <w:pStyle w:val="BodyText1"/>
            </w:pPr>
            <w:r>
              <w:t>0.10</w:t>
            </w:r>
          </w:p>
        </w:tc>
        <w:tc>
          <w:tcPr>
            <w:tcW w:w="1620" w:type="dxa"/>
            <w:tcBorders>
              <w:top w:val="single" w:sz="4" w:space="0" w:color="auto"/>
              <w:left w:val="single" w:sz="4" w:space="0" w:color="auto"/>
              <w:bottom w:val="single" w:sz="4" w:space="0" w:color="auto"/>
              <w:right w:val="single" w:sz="4" w:space="0" w:color="auto"/>
            </w:tcBorders>
          </w:tcPr>
          <w:p w:rsidR="000975D2" w:rsidRDefault="000975D2" w:rsidP="0017110C">
            <w:pPr>
              <w:pStyle w:val="BodyText1"/>
            </w:pPr>
            <w:r>
              <w:t>11/29/15</w:t>
            </w:r>
          </w:p>
        </w:tc>
        <w:tc>
          <w:tcPr>
            <w:tcW w:w="3790" w:type="dxa"/>
            <w:tcBorders>
              <w:top w:val="single" w:sz="4" w:space="0" w:color="auto"/>
              <w:left w:val="single" w:sz="4" w:space="0" w:color="auto"/>
              <w:bottom w:val="single" w:sz="4" w:space="0" w:color="auto"/>
              <w:right w:val="single" w:sz="4" w:space="0" w:color="auto"/>
            </w:tcBorders>
          </w:tcPr>
          <w:p w:rsidR="000975D2" w:rsidRDefault="000975D2" w:rsidP="0017110C">
            <w:pPr>
              <w:pStyle w:val="BodyText1"/>
            </w:pPr>
            <w:r>
              <w:t>Added Physician detailed design and feature descriptions</w:t>
            </w:r>
            <w:r w:rsidR="00565F75">
              <w:t>.  Added feature description for account management.</w:t>
            </w:r>
          </w:p>
        </w:tc>
        <w:tc>
          <w:tcPr>
            <w:tcW w:w="1790" w:type="dxa"/>
            <w:tcBorders>
              <w:top w:val="single" w:sz="4" w:space="0" w:color="auto"/>
              <w:left w:val="single" w:sz="4" w:space="0" w:color="auto"/>
              <w:bottom w:val="single" w:sz="4" w:space="0" w:color="auto"/>
              <w:right w:val="single" w:sz="4" w:space="0" w:color="auto"/>
            </w:tcBorders>
          </w:tcPr>
          <w:p w:rsidR="000975D2" w:rsidRDefault="000975D2" w:rsidP="0017110C">
            <w:pPr>
              <w:pStyle w:val="BodyText1"/>
            </w:pPr>
            <w:r>
              <w:t xml:space="preserve">G. </w:t>
            </w:r>
            <w:proofErr w:type="spellStart"/>
            <w:r>
              <w:t>Riden</w:t>
            </w:r>
            <w:proofErr w:type="spellEnd"/>
          </w:p>
          <w:p w:rsidR="00565F75" w:rsidRDefault="00565F75" w:rsidP="0017110C">
            <w:pPr>
              <w:pStyle w:val="BodyText1"/>
            </w:pPr>
            <w:r>
              <w:t>T. Wilkins</w:t>
            </w:r>
          </w:p>
        </w:tc>
      </w:tr>
      <w:tr w:rsidR="001163F5" w:rsidTr="00515BB6">
        <w:tc>
          <w:tcPr>
            <w:tcW w:w="1440" w:type="dxa"/>
            <w:tcBorders>
              <w:top w:val="single" w:sz="4" w:space="0" w:color="auto"/>
              <w:left w:val="single" w:sz="4" w:space="0" w:color="auto"/>
              <w:bottom w:val="single" w:sz="4" w:space="0" w:color="auto"/>
              <w:right w:val="single" w:sz="4" w:space="0" w:color="auto"/>
            </w:tcBorders>
          </w:tcPr>
          <w:p w:rsidR="001163F5" w:rsidRDefault="001163F5" w:rsidP="0017110C">
            <w:pPr>
              <w:pStyle w:val="BodyText1"/>
            </w:pPr>
            <w:r>
              <w:t>0.11</w:t>
            </w:r>
          </w:p>
        </w:tc>
        <w:tc>
          <w:tcPr>
            <w:tcW w:w="1620" w:type="dxa"/>
            <w:tcBorders>
              <w:top w:val="single" w:sz="4" w:space="0" w:color="auto"/>
              <w:left w:val="single" w:sz="4" w:space="0" w:color="auto"/>
              <w:bottom w:val="single" w:sz="4" w:space="0" w:color="auto"/>
              <w:right w:val="single" w:sz="4" w:space="0" w:color="auto"/>
            </w:tcBorders>
          </w:tcPr>
          <w:p w:rsidR="001163F5" w:rsidRDefault="001163F5" w:rsidP="0017110C">
            <w:pPr>
              <w:pStyle w:val="BodyText1"/>
            </w:pPr>
            <w:r>
              <w:t>11/29/15</w:t>
            </w:r>
          </w:p>
        </w:tc>
        <w:tc>
          <w:tcPr>
            <w:tcW w:w="3790" w:type="dxa"/>
            <w:tcBorders>
              <w:top w:val="single" w:sz="4" w:space="0" w:color="auto"/>
              <w:left w:val="single" w:sz="4" w:space="0" w:color="auto"/>
              <w:bottom w:val="single" w:sz="4" w:space="0" w:color="auto"/>
              <w:right w:val="single" w:sz="4" w:space="0" w:color="auto"/>
            </w:tcBorders>
          </w:tcPr>
          <w:p w:rsidR="001163F5" w:rsidRDefault="001163F5" w:rsidP="0017110C">
            <w:pPr>
              <w:pStyle w:val="BodyText1"/>
            </w:pPr>
            <w:r>
              <w:t>Added patient delete notes to admin tools feature section 2.2.2</w:t>
            </w:r>
            <w:r w:rsidR="00D41266">
              <w:t>.  Added experiment detailed design and feature description.</w:t>
            </w:r>
          </w:p>
        </w:tc>
        <w:tc>
          <w:tcPr>
            <w:tcW w:w="1790" w:type="dxa"/>
            <w:tcBorders>
              <w:top w:val="single" w:sz="4" w:space="0" w:color="auto"/>
              <w:left w:val="single" w:sz="4" w:space="0" w:color="auto"/>
              <w:bottom w:val="single" w:sz="4" w:space="0" w:color="auto"/>
              <w:right w:val="single" w:sz="4" w:space="0" w:color="auto"/>
            </w:tcBorders>
          </w:tcPr>
          <w:p w:rsidR="001163F5" w:rsidRDefault="001163F5" w:rsidP="0017110C">
            <w:pPr>
              <w:pStyle w:val="BodyText1"/>
            </w:pPr>
            <w:r>
              <w:t>J. Duggan</w:t>
            </w:r>
          </w:p>
        </w:tc>
      </w:tr>
      <w:tr w:rsidR="00881C36" w:rsidTr="00515BB6">
        <w:tc>
          <w:tcPr>
            <w:tcW w:w="1440" w:type="dxa"/>
            <w:tcBorders>
              <w:top w:val="single" w:sz="4" w:space="0" w:color="auto"/>
              <w:left w:val="single" w:sz="4" w:space="0" w:color="auto"/>
              <w:bottom w:val="single" w:sz="4" w:space="0" w:color="auto"/>
              <w:right w:val="single" w:sz="4" w:space="0" w:color="auto"/>
            </w:tcBorders>
          </w:tcPr>
          <w:p w:rsidR="00881C36" w:rsidRDefault="00881C36" w:rsidP="0017110C">
            <w:pPr>
              <w:pStyle w:val="BodyText1"/>
            </w:pPr>
            <w:r>
              <w:t>0.12</w:t>
            </w:r>
          </w:p>
        </w:tc>
        <w:tc>
          <w:tcPr>
            <w:tcW w:w="1620" w:type="dxa"/>
            <w:tcBorders>
              <w:top w:val="single" w:sz="4" w:space="0" w:color="auto"/>
              <w:left w:val="single" w:sz="4" w:space="0" w:color="auto"/>
              <w:bottom w:val="single" w:sz="4" w:space="0" w:color="auto"/>
              <w:right w:val="single" w:sz="4" w:space="0" w:color="auto"/>
            </w:tcBorders>
          </w:tcPr>
          <w:p w:rsidR="00881C36" w:rsidRDefault="00881C36" w:rsidP="0017110C">
            <w:pPr>
              <w:pStyle w:val="BodyText1"/>
            </w:pPr>
            <w:r>
              <w:t>11/29/15</w:t>
            </w:r>
          </w:p>
        </w:tc>
        <w:tc>
          <w:tcPr>
            <w:tcW w:w="3790" w:type="dxa"/>
            <w:tcBorders>
              <w:top w:val="single" w:sz="4" w:space="0" w:color="auto"/>
              <w:left w:val="single" w:sz="4" w:space="0" w:color="auto"/>
              <w:bottom w:val="single" w:sz="4" w:space="0" w:color="auto"/>
              <w:right w:val="single" w:sz="4" w:space="0" w:color="auto"/>
            </w:tcBorders>
          </w:tcPr>
          <w:p w:rsidR="00881C36" w:rsidRDefault="00881C36" w:rsidP="0017110C">
            <w:pPr>
              <w:pStyle w:val="BodyText1"/>
            </w:pPr>
            <w:r>
              <w:t xml:space="preserve">Updated database schema to add new data type field to </w:t>
            </w:r>
            <w:proofErr w:type="spellStart"/>
            <w:r>
              <w:t>PatientData</w:t>
            </w:r>
            <w:proofErr w:type="spellEnd"/>
            <w:r>
              <w:t xml:space="preserve"> table.  Removed unnecessary timestamp fields from tables.</w:t>
            </w:r>
            <w:r w:rsidR="003C3B4F">
              <w:t xml:space="preserve">  Added initial version of data repository class.</w:t>
            </w:r>
          </w:p>
        </w:tc>
        <w:tc>
          <w:tcPr>
            <w:tcW w:w="1790" w:type="dxa"/>
            <w:tcBorders>
              <w:top w:val="single" w:sz="4" w:space="0" w:color="auto"/>
              <w:left w:val="single" w:sz="4" w:space="0" w:color="auto"/>
              <w:bottom w:val="single" w:sz="4" w:space="0" w:color="auto"/>
              <w:right w:val="single" w:sz="4" w:space="0" w:color="auto"/>
            </w:tcBorders>
          </w:tcPr>
          <w:p w:rsidR="00881C36" w:rsidRDefault="00881C36" w:rsidP="0017110C">
            <w:pPr>
              <w:pStyle w:val="BodyText1"/>
            </w:pPr>
            <w:r>
              <w:t>J. Duggan</w:t>
            </w:r>
          </w:p>
        </w:tc>
      </w:tr>
    </w:tbl>
    <w:p w:rsidR="00881C36" w:rsidRDefault="00881C36" w:rsidP="00D7622F">
      <w:pPr>
        <w:rPr>
          <w:b/>
          <w:bCs/>
        </w:rPr>
      </w:pPr>
    </w:p>
    <w:sdt>
      <w:sdtPr>
        <w:rPr>
          <w:b/>
          <w:bCs/>
        </w:rPr>
        <w:id w:val="1079721431"/>
        <w:docPartObj>
          <w:docPartGallery w:val="Table of Contents"/>
          <w:docPartUnique/>
        </w:docPartObj>
      </w:sdtPr>
      <w:sdtEndPr>
        <w:rPr>
          <w:b w:val="0"/>
          <w:bCs w:val="0"/>
          <w:noProof/>
        </w:rPr>
      </w:sdtEndPr>
      <w:sdtContent>
        <w:p w:rsidR="00881C36" w:rsidRDefault="00881C36" w:rsidP="00D7622F">
          <w:pPr>
            <w:rPr>
              <w:b/>
              <w:bCs/>
            </w:rPr>
          </w:pPr>
        </w:p>
        <w:p w:rsidR="00881C36" w:rsidRDefault="00881C36">
          <w:pPr>
            <w:rPr>
              <w:b/>
              <w:bCs/>
            </w:rPr>
          </w:pPr>
          <w:r>
            <w:rPr>
              <w:b/>
              <w:bCs/>
            </w:rPr>
            <w:br w:type="page"/>
          </w:r>
        </w:p>
        <w:p w:rsidR="00515BB6" w:rsidRPr="00515BB6" w:rsidRDefault="00515BB6" w:rsidP="00D7622F">
          <w:pPr>
            <w:rPr>
              <w:rStyle w:val="Heading1Char"/>
            </w:rPr>
          </w:pPr>
          <w:bookmarkStart w:id="6" w:name="_Toc436647466"/>
          <w:r w:rsidRPr="00515BB6">
            <w:rPr>
              <w:rStyle w:val="Heading1Char"/>
            </w:rPr>
            <w:t>Table of Contents</w:t>
          </w:r>
          <w:bookmarkEnd w:id="6"/>
        </w:p>
        <w:p w:rsidR="00022A8C" w:rsidRDefault="008E5C7B">
          <w:pPr>
            <w:pStyle w:val="TOC1"/>
            <w:tabs>
              <w:tab w:val="right" w:leader="dot" w:pos="9350"/>
            </w:tabs>
            <w:rPr>
              <w:ins w:id="7" w:author="rewjs" w:date="2015-11-30T11:48:00Z"/>
              <w:rFonts w:asciiTheme="minorHAnsi" w:eastAsiaTheme="minorEastAsia" w:hAnsiTheme="minorHAnsi" w:cstheme="minorBidi"/>
              <w:noProof/>
              <w:sz w:val="22"/>
              <w:szCs w:val="22"/>
            </w:rPr>
          </w:pPr>
          <w:r>
            <w:fldChar w:fldCharType="begin"/>
          </w:r>
          <w:r w:rsidR="001670D1">
            <w:instrText xml:space="preserve"> TOC \o "1-</w:instrText>
          </w:r>
          <w:r w:rsidR="005D60DE">
            <w:instrText>3</w:instrText>
          </w:r>
          <w:r w:rsidR="00515BB6">
            <w:instrText xml:space="preserve">" \h \z \u </w:instrText>
          </w:r>
          <w:r>
            <w:fldChar w:fldCharType="separate"/>
          </w:r>
          <w:ins w:id="8" w:author="rewjs" w:date="2015-11-30T11:48:00Z">
            <w:r w:rsidR="00022A8C" w:rsidRPr="00D7183C">
              <w:rPr>
                <w:rStyle w:val="Hyperlink"/>
                <w:noProof/>
              </w:rPr>
              <w:fldChar w:fldCharType="begin"/>
            </w:r>
            <w:r w:rsidR="00022A8C" w:rsidRPr="00D7183C">
              <w:rPr>
                <w:rStyle w:val="Hyperlink"/>
                <w:noProof/>
              </w:rPr>
              <w:instrText xml:space="preserve"> </w:instrText>
            </w:r>
            <w:r w:rsidR="00022A8C">
              <w:rPr>
                <w:noProof/>
              </w:rPr>
              <w:instrText>HYPERLINK \l "_Toc436647465"</w:instrText>
            </w:r>
            <w:r w:rsidR="00022A8C" w:rsidRPr="00D7183C">
              <w:rPr>
                <w:rStyle w:val="Hyperlink"/>
                <w:noProof/>
              </w:rPr>
              <w:instrText xml:space="preserve"> </w:instrText>
            </w:r>
            <w:r w:rsidR="00022A8C" w:rsidRPr="00D7183C">
              <w:rPr>
                <w:rStyle w:val="Hyperlink"/>
                <w:noProof/>
              </w:rPr>
            </w:r>
            <w:r w:rsidR="00022A8C" w:rsidRPr="00D7183C">
              <w:rPr>
                <w:rStyle w:val="Hyperlink"/>
                <w:noProof/>
              </w:rPr>
              <w:fldChar w:fldCharType="separate"/>
            </w:r>
            <w:r w:rsidR="00022A8C" w:rsidRPr="00D7183C">
              <w:rPr>
                <w:rStyle w:val="Hyperlink"/>
                <w:noProof/>
              </w:rPr>
              <w:t>Revision History</w:t>
            </w:r>
            <w:r w:rsidR="00022A8C">
              <w:rPr>
                <w:noProof/>
                <w:webHidden/>
              </w:rPr>
              <w:tab/>
            </w:r>
            <w:r w:rsidR="00022A8C">
              <w:rPr>
                <w:noProof/>
                <w:webHidden/>
              </w:rPr>
              <w:fldChar w:fldCharType="begin"/>
            </w:r>
            <w:r w:rsidR="00022A8C">
              <w:rPr>
                <w:noProof/>
                <w:webHidden/>
              </w:rPr>
              <w:instrText xml:space="preserve"> PAGEREF _Toc436647465 \h </w:instrText>
            </w:r>
            <w:r w:rsidR="00022A8C">
              <w:rPr>
                <w:noProof/>
                <w:webHidden/>
              </w:rPr>
            </w:r>
          </w:ins>
          <w:r w:rsidR="00022A8C">
            <w:rPr>
              <w:noProof/>
              <w:webHidden/>
            </w:rPr>
            <w:fldChar w:fldCharType="separate"/>
          </w:r>
          <w:ins w:id="9" w:author="rewjs" w:date="2015-11-30T11:48:00Z">
            <w:r w:rsidR="00022A8C">
              <w:rPr>
                <w:noProof/>
                <w:webHidden/>
              </w:rPr>
              <w:t>i</w:t>
            </w:r>
            <w:r w:rsidR="00022A8C">
              <w:rPr>
                <w:noProof/>
                <w:webHidden/>
              </w:rPr>
              <w:fldChar w:fldCharType="end"/>
            </w:r>
            <w:r w:rsidR="00022A8C" w:rsidRPr="00D7183C">
              <w:rPr>
                <w:rStyle w:val="Hyperlink"/>
                <w:noProof/>
              </w:rPr>
              <w:fldChar w:fldCharType="end"/>
            </w:r>
          </w:ins>
        </w:p>
        <w:p w:rsidR="00022A8C" w:rsidRDefault="00022A8C">
          <w:pPr>
            <w:pStyle w:val="TOC1"/>
            <w:tabs>
              <w:tab w:val="right" w:leader="dot" w:pos="9350"/>
            </w:tabs>
            <w:rPr>
              <w:ins w:id="10" w:author="rewjs" w:date="2015-11-30T11:48:00Z"/>
              <w:rFonts w:asciiTheme="minorHAnsi" w:eastAsiaTheme="minorEastAsia" w:hAnsiTheme="minorHAnsi" w:cstheme="minorBidi"/>
              <w:noProof/>
              <w:sz w:val="22"/>
              <w:szCs w:val="22"/>
            </w:rPr>
          </w:pPr>
          <w:ins w:id="11" w:author="rewjs" w:date="2015-11-30T11:48:00Z">
            <w:r w:rsidRPr="00D7183C">
              <w:rPr>
                <w:rStyle w:val="Hyperlink"/>
                <w:noProof/>
              </w:rPr>
              <w:fldChar w:fldCharType="begin"/>
            </w:r>
            <w:r w:rsidRPr="00D7183C">
              <w:rPr>
                <w:rStyle w:val="Hyperlink"/>
                <w:noProof/>
              </w:rPr>
              <w:instrText xml:space="preserve"> </w:instrText>
            </w:r>
            <w:r>
              <w:rPr>
                <w:noProof/>
              </w:rPr>
              <w:instrText>HYPERLINK \l "_Toc436647466"</w:instrText>
            </w:r>
            <w:r w:rsidRPr="00D7183C">
              <w:rPr>
                <w:rStyle w:val="Hyperlink"/>
                <w:noProof/>
              </w:rPr>
              <w:instrText xml:space="preserve"> </w:instrText>
            </w:r>
            <w:r w:rsidRPr="00D7183C">
              <w:rPr>
                <w:rStyle w:val="Hyperlink"/>
                <w:noProof/>
              </w:rPr>
            </w:r>
            <w:r w:rsidRPr="00D7183C">
              <w:rPr>
                <w:rStyle w:val="Hyperlink"/>
                <w:noProof/>
              </w:rPr>
              <w:fldChar w:fldCharType="separate"/>
            </w:r>
            <w:r w:rsidRPr="00D7183C">
              <w:rPr>
                <w:rStyle w:val="Hyperlink"/>
                <w:noProof/>
              </w:rPr>
              <w:t>Table of Contents</w:t>
            </w:r>
            <w:r>
              <w:rPr>
                <w:noProof/>
                <w:webHidden/>
              </w:rPr>
              <w:tab/>
            </w:r>
            <w:r>
              <w:rPr>
                <w:noProof/>
                <w:webHidden/>
              </w:rPr>
              <w:fldChar w:fldCharType="begin"/>
            </w:r>
            <w:r>
              <w:rPr>
                <w:noProof/>
                <w:webHidden/>
              </w:rPr>
              <w:instrText xml:space="preserve"> PAGEREF _Toc436647466 \h </w:instrText>
            </w:r>
            <w:r>
              <w:rPr>
                <w:noProof/>
                <w:webHidden/>
              </w:rPr>
            </w:r>
          </w:ins>
          <w:r>
            <w:rPr>
              <w:noProof/>
              <w:webHidden/>
            </w:rPr>
            <w:fldChar w:fldCharType="separate"/>
          </w:r>
          <w:ins w:id="12" w:author="rewjs" w:date="2015-11-30T11:48:00Z">
            <w:r>
              <w:rPr>
                <w:noProof/>
                <w:webHidden/>
              </w:rPr>
              <w:t>iii</w:t>
            </w:r>
            <w:r>
              <w:rPr>
                <w:noProof/>
                <w:webHidden/>
              </w:rPr>
              <w:fldChar w:fldCharType="end"/>
            </w:r>
            <w:r w:rsidRPr="00D7183C">
              <w:rPr>
                <w:rStyle w:val="Hyperlink"/>
                <w:noProof/>
              </w:rPr>
              <w:fldChar w:fldCharType="end"/>
            </w:r>
          </w:ins>
        </w:p>
        <w:p w:rsidR="00022A8C" w:rsidRDefault="00022A8C">
          <w:pPr>
            <w:pStyle w:val="TOC1"/>
            <w:tabs>
              <w:tab w:val="left" w:pos="480"/>
              <w:tab w:val="right" w:leader="dot" w:pos="9350"/>
            </w:tabs>
            <w:rPr>
              <w:ins w:id="13" w:author="rewjs" w:date="2015-11-30T11:48:00Z"/>
              <w:rFonts w:asciiTheme="minorHAnsi" w:eastAsiaTheme="minorEastAsia" w:hAnsiTheme="minorHAnsi" w:cstheme="minorBidi"/>
              <w:noProof/>
              <w:sz w:val="22"/>
              <w:szCs w:val="22"/>
            </w:rPr>
          </w:pPr>
          <w:ins w:id="14" w:author="rewjs" w:date="2015-11-30T11:48:00Z">
            <w:r w:rsidRPr="00D7183C">
              <w:rPr>
                <w:rStyle w:val="Hyperlink"/>
                <w:noProof/>
              </w:rPr>
              <w:fldChar w:fldCharType="begin"/>
            </w:r>
            <w:r w:rsidRPr="00D7183C">
              <w:rPr>
                <w:rStyle w:val="Hyperlink"/>
                <w:noProof/>
              </w:rPr>
              <w:instrText xml:space="preserve"> </w:instrText>
            </w:r>
            <w:r>
              <w:rPr>
                <w:noProof/>
              </w:rPr>
              <w:instrText>HYPERLINK \l "_Toc436647467"</w:instrText>
            </w:r>
            <w:r w:rsidRPr="00D7183C">
              <w:rPr>
                <w:rStyle w:val="Hyperlink"/>
                <w:noProof/>
              </w:rPr>
              <w:instrText xml:space="preserve"> </w:instrText>
            </w:r>
            <w:r w:rsidRPr="00D7183C">
              <w:rPr>
                <w:rStyle w:val="Hyperlink"/>
                <w:noProof/>
              </w:rPr>
            </w:r>
            <w:r w:rsidRPr="00D7183C">
              <w:rPr>
                <w:rStyle w:val="Hyperlink"/>
                <w:noProof/>
              </w:rPr>
              <w:fldChar w:fldCharType="separate"/>
            </w:r>
            <w:r w:rsidRPr="00D7183C">
              <w:rPr>
                <w:rStyle w:val="Hyperlink"/>
                <w:noProof/>
              </w:rPr>
              <w:t>1</w:t>
            </w:r>
            <w:r>
              <w:rPr>
                <w:rFonts w:asciiTheme="minorHAnsi" w:eastAsiaTheme="minorEastAsia" w:hAnsiTheme="minorHAnsi" w:cstheme="minorBidi"/>
                <w:noProof/>
                <w:sz w:val="22"/>
                <w:szCs w:val="22"/>
              </w:rPr>
              <w:tab/>
            </w:r>
            <w:r w:rsidRPr="00D7183C">
              <w:rPr>
                <w:rStyle w:val="Hyperlink"/>
                <w:noProof/>
              </w:rPr>
              <w:t>Introduction</w:t>
            </w:r>
            <w:r>
              <w:rPr>
                <w:noProof/>
                <w:webHidden/>
              </w:rPr>
              <w:tab/>
            </w:r>
            <w:r>
              <w:rPr>
                <w:noProof/>
                <w:webHidden/>
              </w:rPr>
              <w:fldChar w:fldCharType="begin"/>
            </w:r>
            <w:r>
              <w:rPr>
                <w:noProof/>
                <w:webHidden/>
              </w:rPr>
              <w:instrText xml:space="preserve"> PAGEREF _Toc436647467 \h </w:instrText>
            </w:r>
            <w:r>
              <w:rPr>
                <w:noProof/>
                <w:webHidden/>
              </w:rPr>
            </w:r>
          </w:ins>
          <w:r>
            <w:rPr>
              <w:noProof/>
              <w:webHidden/>
            </w:rPr>
            <w:fldChar w:fldCharType="separate"/>
          </w:r>
          <w:ins w:id="15" w:author="rewjs" w:date="2015-11-30T11:48:00Z">
            <w:r>
              <w:rPr>
                <w:noProof/>
                <w:webHidden/>
              </w:rPr>
              <w:t>1</w:t>
            </w:r>
            <w:r>
              <w:rPr>
                <w:noProof/>
                <w:webHidden/>
              </w:rPr>
              <w:fldChar w:fldCharType="end"/>
            </w:r>
            <w:r w:rsidRPr="00D7183C">
              <w:rPr>
                <w:rStyle w:val="Hyperlink"/>
                <w:noProof/>
              </w:rPr>
              <w:fldChar w:fldCharType="end"/>
            </w:r>
          </w:ins>
        </w:p>
        <w:p w:rsidR="00022A8C" w:rsidRDefault="00022A8C">
          <w:pPr>
            <w:pStyle w:val="TOC2"/>
            <w:tabs>
              <w:tab w:val="left" w:pos="880"/>
              <w:tab w:val="right" w:leader="dot" w:pos="9350"/>
            </w:tabs>
            <w:rPr>
              <w:ins w:id="16" w:author="rewjs" w:date="2015-11-30T11:48:00Z"/>
              <w:rFonts w:asciiTheme="minorHAnsi" w:eastAsiaTheme="minorEastAsia" w:hAnsiTheme="minorHAnsi" w:cstheme="minorBidi"/>
              <w:noProof/>
              <w:sz w:val="22"/>
              <w:szCs w:val="22"/>
            </w:rPr>
          </w:pPr>
          <w:ins w:id="17" w:author="rewjs" w:date="2015-11-30T11:48:00Z">
            <w:r w:rsidRPr="00D7183C">
              <w:rPr>
                <w:rStyle w:val="Hyperlink"/>
                <w:noProof/>
              </w:rPr>
              <w:fldChar w:fldCharType="begin"/>
            </w:r>
            <w:r w:rsidRPr="00D7183C">
              <w:rPr>
                <w:rStyle w:val="Hyperlink"/>
                <w:noProof/>
              </w:rPr>
              <w:instrText xml:space="preserve"> </w:instrText>
            </w:r>
            <w:r>
              <w:rPr>
                <w:noProof/>
              </w:rPr>
              <w:instrText>HYPERLINK \l "_Toc436647468"</w:instrText>
            </w:r>
            <w:r w:rsidRPr="00D7183C">
              <w:rPr>
                <w:rStyle w:val="Hyperlink"/>
                <w:noProof/>
              </w:rPr>
              <w:instrText xml:space="preserve"> </w:instrText>
            </w:r>
            <w:r w:rsidRPr="00D7183C">
              <w:rPr>
                <w:rStyle w:val="Hyperlink"/>
                <w:noProof/>
              </w:rPr>
            </w:r>
            <w:r w:rsidRPr="00D7183C">
              <w:rPr>
                <w:rStyle w:val="Hyperlink"/>
                <w:noProof/>
              </w:rPr>
              <w:fldChar w:fldCharType="separate"/>
            </w:r>
            <w:r w:rsidRPr="00D7183C">
              <w:rPr>
                <w:rStyle w:val="Hyperlink"/>
                <w:noProof/>
              </w:rPr>
              <w:t>1.1</w:t>
            </w:r>
            <w:r>
              <w:rPr>
                <w:rFonts w:asciiTheme="minorHAnsi" w:eastAsiaTheme="minorEastAsia" w:hAnsiTheme="minorHAnsi" w:cstheme="minorBidi"/>
                <w:noProof/>
                <w:sz w:val="22"/>
                <w:szCs w:val="22"/>
              </w:rPr>
              <w:tab/>
            </w:r>
            <w:r w:rsidRPr="00D7183C">
              <w:rPr>
                <w:rStyle w:val="Hyperlink"/>
                <w:noProof/>
              </w:rPr>
              <w:t>Purpose</w:t>
            </w:r>
            <w:r>
              <w:rPr>
                <w:noProof/>
                <w:webHidden/>
              </w:rPr>
              <w:tab/>
            </w:r>
            <w:r>
              <w:rPr>
                <w:noProof/>
                <w:webHidden/>
              </w:rPr>
              <w:fldChar w:fldCharType="begin"/>
            </w:r>
            <w:r>
              <w:rPr>
                <w:noProof/>
                <w:webHidden/>
              </w:rPr>
              <w:instrText xml:space="preserve"> PAGEREF _Toc436647468 \h </w:instrText>
            </w:r>
            <w:r>
              <w:rPr>
                <w:noProof/>
                <w:webHidden/>
              </w:rPr>
            </w:r>
          </w:ins>
          <w:r>
            <w:rPr>
              <w:noProof/>
              <w:webHidden/>
            </w:rPr>
            <w:fldChar w:fldCharType="separate"/>
          </w:r>
          <w:ins w:id="18" w:author="rewjs" w:date="2015-11-30T11:48:00Z">
            <w:r>
              <w:rPr>
                <w:noProof/>
                <w:webHidden/>
              </w:rPr>
              <w:t>1</w:t>
            </w:r>
            <w:r>
              <w:rPr>
                <w:noProof/>
                <w:webHidden/>
              </w:rPr>
              <w:fldChar w:fldCharType="end"/>
            </w:r>
            <w:r w:rsidRPr="00D7183C">
              <w:rPr>
                <w:rStyle w:val="Hyperlink"/>
                <w:noProof/>
              </w:rPr>
              <w:fldChar w:fldCharType="end"/>
            </w:r>
          </w:ins>
        </w:p>
        <w:p w:rsidR="00022A8C" w:rsidRDefault="00022A8C">
          <w:pPr>
            <w:pStyle w:val="TOC2"/>
            <w:tabs>
              <w:tab w:val="left" w:pos="880"/>
              <w:tab w:val="right" w:leader="dot" w:pos="9350"/>
            </w:tabs>
            <w:rPr>
              <w:ins w:id="19" w:author="rewjs" w:date="2015-11-30T11:48:00Z"/>
              <w:rFonts w:asciiTheme="minorHAnsi" w:eastAsiaTheme="minorEastAsia" w:hAnsiTheme="minorHAnsi" w:cstheme="minorBidi"/>
              <w:noProof/>
              <w:sz w:val="22"/>
              <w:szCs w:val="22"/>
            </w:rPr>
          </w:pPr>
          <w:ins w:id="20" w:author="rewjs" w:date="2015-11-30T11:48:00Z">
            <w:r w:rsidRPr="00D7183C">
              <w:rPr>
                <w:rStyle w:val="Hyperlink"/>
                <w:noProof/>
              </w:rPr>
              <w:fldChar w:fldCharType="begin"/>
            </w:r>
            <w:r w:rsidRPr="00D7183C">
              <w:rPr>
                <w:rStyle w:val="Hyperlink"/>
                <w:noProof/>
              </w:rPr>
              <w:instrText xml:space="preserve"> </w:instrText>
            </w:r>
            <w:r>
              <w:rPr>
                <w:noProof/>
              </w:rPr>
              <w:instrText>HYPERLINK \l "_Toc436647469"</w:instrText>
            </w:r>
            <w:r w:rsidRPr="00D7183C">
              <w:rPr>
                <w:rStyle w:val="Hyperlink"/>
                <w:noProof/>
              </w:rPr>
              <w:instrText xml:space="preserve"> </w:instrText>
            </w:r>
            <w:r w:rsidRPr="00D7183C">
              <w:rPr>
                <w:rStyle w:val="Hyperlink"/>
                <w:noProof/>
              </w:rPr>
            </w:r>
            <w:r w:rsidRPr="00D7183C">
              <w:rPr>
                <w:rStyle w:val="Hyperlink"/>
                <w:noProof/>
              </w:rPr>
              <w:fldChar w:fldCharType="separate"/>
            </w:r>
            <w:r w:rsidRPr="00D7183C">
              <w:rPr>
                <w:rStyle w:val="Hyperlink"/>
                <w:noProof/>
              </w:rPr>
              <w:t>1.1</w:t>
            </w:r>
            <w:r>
              <w:rPr>
                <w:rFonts w:asciiTheme="minorHAnsi" w:eastAsiaTheme="minorEastAsia" w:hAnsiTheme="minorHAnsi" w:cstheme="minorBidi"/>
                <w:noProof/>
                <w:sz w:val="22"/>
                <w:szCs w:val="22"/>
              </w:rPr>
              <w:tab/>
            </w:r>
            <w:r w:rsidRPr="00D7183C">
              <w:rPr>
                <w:rStyle w:val="Hyperlink"/>
                <w:noProof/>
              </w:rPr>
              <w:t>Scope</w:t>
            </w:r>
            <w:r>
              <w:rPr>
                <w:noProof/>
                <w:webHidden/>
              </w:rPr>
              <w:tab/>
            </w:r>
            <w:r>
              <w:rPr>
                <w:noProof/>
                <w:webHidden/>
              </w:rPr>
              <w:fldChar w:fldCharType="begin"/>
            </w:r>
            <w:r>
              <w:rPr>
                <w:noProof/>
                <w:webHidden/>
              </w:rPr>
              <w:instrText xml:space="preserve"> PAGEREF _Toc436647469 \h </w:instrText>
            </w:r>
            <w:r>
              <w:rPr>
                <w:noProof/>
                <w:webHidden/>
              </w:rPr>
            </w:r>
          </w:ins>
          <w:r>
            <w:rPr>
              <w:noProof/>
              <w:webHidden/>
            </w:rPr>
            <w:fldChar w:fldCharType="separate"/>
          </w:r>
          <w:ins w:id="21" w:author="rewjs" w:date="2015-11-30T11:48:00Z">
            <w:r>
              <w:rPr>
                <w:noProof/>
                <w:webHidden/>
              </w:rPr>
              <w:t>1</w:t>
            </w:r>
            <w:r>
              <w:rPr>
                <w:noProof/>
                <w:webHidden/>
              </w:rPr>
              <w:fldChar w:fldCharType="end"/>
            </w:r>
            <w:r w:rsidRPr="00D7183C">
              <w:rPr>
                <w:rStyle w:val="Hyperlink"/>
                <w:noProof/>
              </w:rPr>
              <w:fldChar w:fldCharType="end"/>
            </w:r>
          </w:ins>
        </w:p>
        <w:p w:rsidR="00022A8C" w:rsidRDefault="00022A8C">
          <w:pPr>
            <w:pStyle w:val="TOC2"/>
            <w:tabs>
              <w:tab w:val="left" w:pos="880"/>
              <w:tab w:val="right" w:leader="dot" w:pos="9350"/>
            </w:tabs>
            <w:rPr>
              <w:ins w:id="22" w:author="rewjs" w:date="2015-11-30T11:48:00Z"/>
              <w:rFonts w:asciiTheme="minorHAnsi" w:eastAsiaTheme="minorEastAsia" w:hAnsiTheme="minorHAnsi" w:cstheme="minorBidi"/>
              <w:noProof/>
              <w:sz w:val="22"/>
              <w:szCs w:val="22"/>
            </w:rPr>
          </w:pPr>
          <w:ins w:id="23" w:author="rewjs" w:date="2015-11-30T11:48:00Z">
            <w:r w:rsidRPr="00D7183C">
              <w:rPr>
                <w:rStyle w:val="Hyperlink"/>
                <w:noProof/>
              </w:rPr>
              <w:fldChar w:fldCharType="begin"/>
            </w:r>
            <w:r w:rsidRPr="00D7183C">
              <w:rPr>
                <w:rStyle w:val="Hyperlink"/>
                <w:noProof/>
              </w:rPr>
              <w:instrText xml:space="preserve"> </w:instrText>
            </w:r>
            <w:r>
              <w:rPr>
                <w:noProof/>
              </w:rPr>
              <w:instrText>HYPERLINK \l "_Toc436647470"</w:instrText>
            </w:r>
            <w:r w:rsidRPr="00D7183C">
              <w:rPr>
                <w:rStyle w:val="Hyperlink"/>
                <w:noProof/>
              </w:rPr>
              <w:instrText xml:space="preserve"> </w:instrText>
            </w:r>
            <w:r w:rsidRPr="00D7183C">
              <w:rPr>
                <w:rStyle w:val="Hyperlink"/>
                <w:noProof/>
              </w:rPr>
            </w:r>
            <w:r w:rsidRPr="00D7183C">
              <w:rPr>
                <w:rStyle w:val="Hyperlink"/>
                <w:noProof/>
              </w:rPr>
              <w:fldChar w:fldCharType="separate"/>
            </w:r>
            <w:r w:rsidRPr="00D7183C">
              <w:rPr>
                <w:rStyle w:val="Hyperlink"/>
                <w:noProof/>
              </w:rPr>
              <w:t>1.2</w:t>
            </w:r>
            <w:r>
              <w:rPr>
                <w:rFonts w:asciiTheme="minorHAnsi" w:eastAsiaTheme="minorEastAsia" w:hAnsiTheme="minorHAnsi" w:cstheme="minorBidi"/>
                <w:noProof/>
                <w:sz w:val="22"/>
                <w:szCs w:val="22"/>
              </w:rPr>
              <w:tab/>
            </w:r>
            <w:r w:rsidRPr="00D7183C">
              <w:rPr>
                <w:rStyle w:val="Hyperlink"/>
                <w:noProof/>
              </w:rPr>
              <w:t>Definitions, Acronyms, and Abbreviations</w:t>
            </w:r>
            <w:r>
              <w:rPr>
                <w:noProof/>
                <w:webHidden/>
              </w:rPr>
              <w:tab/>
            </w:r>
            <w:r>
              <w:rPr>
                <w:noProof/>
                <w:webHidden/>
              </w:rPr>
              <w:fldChar w:fldCharType="begin"/>
            </w:r>
            <w:r>
              <w:rPr>
                <w:noProof/>
                <w:webHidden/>
              </w:rPr>
              <w:instrText xml:space="preserve"> PAGEREF _Toc436647470 \h </w:instrText>
            </w:r>
            <w:r>
              <w:rPr>
                <w:noProof/>
                <w:webHidden/>
              </w:rPr>
            </w:r>
          </w:ins>
          <w:r>
            <w:rPr>
              <w:noProof/>
              <w:webHidden/>
            </w:rPr>
            <w:fldChar w:fldCharType="separate"/>
          </w:r>
          <w:ins w:id="24" w:author="rewjs" w:date="2015-11-30T11:48:00Z">
            <w:r>
              <w:rPr>
                <w:noProof/>
                <w:webHidden/>
              </w:rPr>
              <w:t>2</w:t>
            </w:r>
            <w:r>
              <w:rPr>
                <w:noProof/>
                <w:webHidden/>
              </w:rPr>
              <w:fldChar w:fldCharType="end"/>
            </w:r>
            <w:r w:rsidRPr="00D7183C">
              <w:rPr>
                <w:rStyle w:val="Hyperlink"/>
                <w:noProof/>
              </w:rPr>
              <w:fldChar w:fldCharType="end"/>
            </w:r>
          </w:ins>
        </w:p>
        <w:p w:rsidR="00022A8C" w:rsidRDefault="00022A8C">
          <w:pPr>
            <w:pStyle w:val="TOC2"/>
            <w:tabs>
              <w:tab w:val="left" w:pos="880"/>
              <w:tab w:val="right" w:leader="dot" w:pos="9350"/>
            </w:tabs>
            <w:rPr>
              <w:ins w:id="25" w:author="rewjs" w:date="2015-11-30T11:48:00Z"/>
              <w:rFonts w:asciiTheme="minorHAnsi" w:eastAsiaTheme="minorEastAsia" w:hAnsiTheme="minorHAnsi" w:cstheme="minorBidi"/>
              <w:noProof/>
              <w:sz w:val="22"/>
              <w:szCs w:val="22"/>
            </w:rPr>
          </w:pPr>
          <w:ins w:id="26" w:author="rewjs" w:date="2015-11-30T11:48:00Z">
            <w:r w:rsidRPr="00D7183C">
              <w:rPr>
                <w:rStyle w:val="Hyperlink"/>
                <w:noProof/>
              </w:rPr>
              <w:fldChar w:fldCharType="begin"/>
            </w:r>
            <w:r w:rsidRPr="00D7183C">
              <w:rPr>
                <w:rStyle w:val="Hyperlink"/>
                <w:noProof/>
              </w:rPr>
              <w:instrText xml:space="preserve"> </w:instrText>
            </w:r>
            <w:r>
              <w:rPr>
                <w:noProof/>
              </w:rPr>
              <w:instrText>HYPERLINK \l "_Toc436647471"</w:instrText>
            </w:r>
            <w:r w:rsidRPr="00D7183C">
              <w:rPr>
                <w:rStyle w:val="Hyperlink"/>
                <w:noProof/>
              </w:rPr>
              <w:instrText xml:space="preserve"> </w:instrText>
            </w:r>
            <w:r w:rsidRPr="00D7183C">
              <w:rPr>
                <w:rStyle w:val="Hyperlink"/>
                <w:noProof/>
              </w:rPr>
            </w:r>
            <w:r w:rsidRPr="00D7183C">
              <w:rPr>
                <w:rStyle w:val="Hyperlink"/>
                <w:noProof/>
              </w:rPr>
              <w:fldChar w:fldCharType="separate"/>
            </w:r>
            <w:r w:rsidRPr="00D7183C">
              <w:rPr>
                <w:rStyle w:val="Hyperlink"/>
                <w:noProof/>
              </w:rPr>
              <w:t>1.3</w:t>
            </w:r>
            <w:r>
              <w:rPr>
                <w:rFonts w:asciiTheme="minorHAnsi" w:eastAsiaTheme="minorEastAsia" w:hAnsiTheme="minorHAnsi" w:cstheme="minorBidi"/>
                <w:noProof/>
                <w:sz w:val="22"/>
                <w:szCs w:val="22"/>
              </w:rPr>
              <w:tab/>
            </w:r>
            <w:r w:rsidRPr="00D7183C">
              <w:rPr>
                <w:rStyle w:val="Hyperlink"/>
                <w:noProof/>
              </w:rPr>
              <w:t>References</w:t>
            </w:r>
            <w:r>
              <w:rPr>
                <w:noProof/>
                <w:webHidden/>
              </w:rPr>
              <w:tab/>
            </w:r>
            <w:r>
              <w:rPr>
                <w:noProof/>
                <w:webHidden/>
              </w:rPr>
              <w:fldChar w:fldCharType="begin"/>
            </w:r>
            <w:r>
              <w:rPr>
                <w:noProof/>
                <w:webHidden/>
              </w:rPr>
              <w:instrText xml:space="preserve"> PAGEREF _Toc436647471 \h </w:instrText>
            </w:r>
            <w:r>
              <w:rPr>
                <w:noProof/>
                <w:webHidden/>
              </w:rPr>
            </w:r>
          </w:ins>
          <w:r>
            <w:rPr>
              <w:noProof/>
              <w:webHidden/>
            </w:rPr>
            <w:fldChar w:fldCharType="separate"/>
          </w:r>
          <w:ins w:id="27" w:author="rewjs" w:date="2015-11-30T11:48:00Z">
            <w:r>
              <w:rPr>
                <w:noProof/>
                <w:webHidden/>
              </w:rPr>
              <w:t>3</w:t>
            </w:r>
            <w:r>
              <w:rPr>
                <w:noProof/>
                <w:webHidden/>
              </w:rPr>
              <w:fldChar w:fldCharType="end"/>
            </w:r>
            <w:r w:rsidRPr="00D7183C">
              <w:rPr>
                <w:rStyle w:val="Hyperlink"/>
                <w:noProof/>
              </w:rPr>
              <w:fldChar w:fldCharType="end"/>
            </w:r>
          </w:ins>
        </w:p>
        <w:p w:rsidR="00022A8C" w:rsidRDefault="00022A8C">
          <w:pPr>
            <w:pStyle w:val="TOC2"/>
            <w:tabs>
              <w:tab w:val="left" w:pos="880"/>
              <w:tab w:val="right" w:leader="dot" w:pos="9350"/>
            </w:tabs>
            <w:rPr>
              <w:ins w:id="28" w:author="rewjs" w:date="2015-11-30T11:48:00Z"/>
              <w:rFonts w:asciiTheme="minorHAnsi" w:eastAsiaTheme="minorEastAsia" w:hAnsiTheme="minorHAnsi" w:cstheme="minorBidi"/>
              <w:noProof/>
              <w:sz w:val="22"/>
              <w:szCs w:val="22"/>
            </w:rPr>
          </w:pPr>
          <w:ins w:id="29" w:author="rewjs" w:date="2015-11-30T11:48:00Z">
            <w:r w:rsidRPr="00D7183C">
              <w:rPr>
                <w:rStyle w:val="Hyperlink"/>
                <w:noProof/>
              </w:rPr>
              <w:fldChar w:fldCharType="begin"/>
            </w:r>
            <w:r w:rsidRPr="00D7183C">
              <w:rPr>
                <w:rStyle w:val="Hyperlink"/>
                <w:noProof/>
              </w:rPr>
              <w:instrText xml:space="preserve"> </w:instrText>
            </w:r>
            <w:r>
              <w:rPr>
                <w:noProof/>
              </w:rPr>
              <w:instrText>HYPERLINK \l "_Toc436647472"</w:instrText>
            </w:r>
            <w:r w:rsidRPr="00D7183C">
              <w:rPr>
                <w:rStyle w:val="Hyperlink"/>
                <w:noProof/>
              </w:rPr>
              <w:instrText xml:space="preserve"> </w:instrText>
            </w:r>
            <w:r w:rsidRPr="00D7183C">
              <w:rPr>
                <w:rStyle w:val="Hyperlink"/>
                <w:noProof/>
              </w:rPr>
            </w:r>
            <w:r w:rsidRPr="00D7183C">
              <w:rPr>
                <w:rStyle w:val="Hyperlink"/>
                <w:noProof/>
              </w:rPr>
              <w:fldChar w:fldCharType="separate"/>
            </w:r>
            <w:r w:rsidRPr="00D7183C">
              <w:rPr>
                <w:rStyle w:val="Hyperlink"/>
                <w:noProof/>
              </w:rPr>
              <w:t>1.4</w:t>
            </w:r>
            <w:r>
              <w:rPr>
                <w:rFonts w:asciiTheme="minorHAnsi" w:eastAsiaTheme="minorEastAsia" w:hAnsiTheme="minorHAnsi" w:cstheme="minorBidi"/>
                <w:noProof/>
                <w:sz w:val="22"/>
                <w:szCs w:val="22"/>
              </w:rPr>
              <w:tab/>
            </w:r>
            <w:r w:rsidRPr="00D7183C">
              <w:rPr>
                <w:rStyle w:val="Hyperlink"/>
                <w:noProof/>
              </w:rPr>
              <w:t>Overview</w:t>
            </w:r>
            <w:r>
              <w:rPr>
                <w:noProof/>
                <w:webHidden/>
              </w:rPr>
              <w:tab/>
            </w:r>
            <w:r>
              <w:rPr>
                <w:noProof/>
                <w:webHidden/>
              </w:rPr>
              <w:fldChar w:fldCharType="begin"/>
            </w:r>
            <w:r>
              <w:rPr>
                <w:noProof/>
                <w:webHidden/>
              </w:rPr>
              <w:instrText xml:space="preserve"> PAGEREF _Toc436647472 \h </w:instrText>
            </w:r>
            <w:r>
              <w:rPr>
                <w:noProof/>
                <w:webHidden/>
              </w:rPr>
            </w:r>
          </w:ins>
          <w:r>
            <w:rPr>
              <w:noProof/>
              <w:webHidden/>
            </w:rPr>
            <w:fldChar w:fldCharType="separate"/>
          </w:r>
          <w:ins w:id="30" w:author="rewjs" w:date="2015-11-30T11:48:00Z">
            <w:r>
              <w:rPr>
                <w:noProof/>
                <w:webHidden/>
              </w:rPr>
              <w:t>3</w:t>
            </w:r>
            <w:r>
              <w:rPr>
                <w:noProof/>
                <w:webHidden/>
              </w:rPr>
              <w:fldChar w:fldCharType="end"/>
            </w:r>
            <w:r w:rsidRPr="00D7183C">
              <w:rPr>
                <w:rStyle w:val="Hyperlink"/>
                <w:noProof/>
              </w:rPr>
              <w:fldChar w:fldCharType="end"/>
            </w:r>
          </w:ins>
        </w:p>
        <w:p w:rsidR="00022A8C" w:rsidRDefault="00022A8C">
          <w:pPr>
            <w:pStyle w:val="TOC2"/>
            <w:tabs>
              <w:tab w:val="left" w:pos="880"/>
              <w:tab w:val="right" w:leader="dot" w:pos="9350"/>
            </w:tabs>
            <w:rPr>
              <w:ins w:id="31" w:author="rewjs" w:date="2015-11-30T11:48:00Z"/>
              <w:rFonts w:asciiTheme="minorHAnsi" w:eastAsiaTheme="minorEastAsia" w:hAnsiTheme="minorHAnsi" w:cstheme="minorBidi"/>
              <w:noProof/>
              <w:sz w:val="22"/>
              <w:szCs w:val="22"/>
            </w:rPr>
          </w:pPr>
          <w:ins w:id="32" w:author="rewjs" w:date="2015-11-30T11:48:00Z">
            <w:r w:rsidRPr="00D7183C">
              <w:rPr>
                <w:rStyle w:val="Hyperlink"/>
                <w:noProof/>
              </w:rPr>
              <w:fldChar w:fldCharType="begin"/>
            </w:r>
            <w:r w:rsidRPr="00D7183C">
              <w:rPr>
                <w:rStyle w:val="Hyperlink"/>
                <w:noProof/>
              </w:rPr>
              <w:instrText xml:space="preserve"> </w:instrText>
            </w:r>
            <w:r>
              <w:rPr>
                <w:noProof/>
              </w:rPr>
              <w:instrText>HYPERLINK \l "_Toc436647473"</w:instrText>
            </w:r>
            <w:r w:rsidRPr="00D7183C">
              <w:rPr>
                <w:rStyle w:val="Hyperlink"/>
                <w:noProof/>
              </w:rPr>
              <w:instrText xml:space="preserve"> </w:instrText>
            </w:r>
            <w:r w:rsidRPr="00D7183C">
              <w:rPr>
                <w:rStyle w:val="Hyperlink"/>
                <w:noProof/>
              </w:rPr>
            </w:r>
            <w:r w:rsidRPr="00D7183C">
              <w:rPr>
                <w:rStyle w:val="Hyperlink"/>
                <w:noProof/>
              </w:rPr>
              <w:fldChar w:fldCharType="separate"/>
            </w:r>
            <w:r w:rsidRPr="00D7183C">
              <w:rPr>
                <w:rStyle w:val="Hyperlink"/>
                <w:noProof/>
              </w:rPr>
              <w:t>1.5</w:t>
            </w:r>
            <w:r>
              <w:rPr>
                <w:rFonts w:asciiTheme="minorHAnsi" w:eastAsiaTheme="minorEastAsia" w:hAnsiTheme="minorHAnsi" w:cstheme="minorBidi"/>
                <w:noProof/>
                <w:sz w:val="22"/>
                <w:szCs w:val="22"/>
              </w:rPr>
              <w:tab/>
            </w:r>
            <w:r w:rsidRPr="00D7183C">
              <w:rPr>
                <w:rStyle w:val="Hyperlink"/>
                <w:noProof/>
              </w:rPr>
              <w:t>Application Framework</w:t>
            </w:r>
            <w:r>
              <w:rPr>
                <w:noProof/>
                <w:webHidden/>
              </w:rPr>
              <w:tab/>
            </w:r>
            <w:r>
              <w:rPr>
                <w:noProof/>
                <w:webHidden/>
              </w:rPr>
              <w:fldChar w:fldCharType="begin"/>
            </w:r>
            <w:r>
              <w:rPr>
                <w:noProof/>
                <w:webHidden/>
              </w:rPr>
              <w:instrText xml:space="preserve"> PAGEREF _Toc436647473 \h </w:instrText>
            </w:r>
            <w:r>
              <w:rPr>
                <w:noProof/>
                <w:webHidden/>
              </w:rPr>
            </w:r>
          </w:ins>
          <w:r>
            <w:rPr>
              <w:noProof/>
              <w:webHidden/>
            </w:rPr>
            <w:fldChar w:fldCharType="separate"/>
          </w:r>
          <w:ins w:id="33" w:author="rewjs" w:date="2015-11-30T11:48:00Z">
            <w:r>
              <w:rPr>
                <w:noProof/>
                <w:webHidden/>
              </w:rPr>
              <w:t>3</w:t>
            </w:r>
            <w:r>
              <w:rPr>
                <w:noProof/>
                <w:webHidden/>
              </w:rPr>
              <w:fldChar w:fldCharType="end"/>
            </w:r>
            <w:r w:rsidRPr="00D7183C">
              <w:rPr>
                <w:rStyle w:val="Hyperlink"/>
                <w:noProof/>
              </w:rPr>
              <w:fldChar w:fldCharType="end"/>
            </w:r>
          </w:ins>
        </w:p>
        <w:p w:rsidR="00022A8C" w:rsidRDefault="00022A8C">
          <w:pPr>
            <w:pStyle w:val="TOC1"/>
            <w:tabs>
              <w:tab w:val="left" w:pos="480"/>
              <w:tab w:val="right" w:leader="dot" w:pos="9350"/>
            </w:tabs>
            <w:rPr>
              <w:ins w:id="34" w:author="rewjs" w:date="2015-11-30T11:48:00Z"/>
              <w:rFonts w:asciiTheme="minorHAnsi" w:eastAsiaTheme="minorEastAsia" w:hAnsiTheme="minorHAnsi" w:cstheme="minorBidi"/>
              <w:noProof/>
              <w:sz w:val="22"/>
              <w:szCs w:val="22"/>
            </w:rPr>
          </w:pPr>
          <w:ins w:id="35" w:author="rewjs" w:date="2015-11-30T11:48:00Z">
            <w:r w:rsidRPr="00D7183C">
              <w:rPr>
                <w:rStyle w:val="Hyperlink"/>
                <w:noProof/>
              </w:rPr>
              <w:fldChar w:fldCharType="begin"/>
            </w:r>
            <w:r w:rsidRPr="00D7183C">
              <w:rPr>
                <w:rStyle w:val="Hyperlink"/>
                <w:noProof/>
              </w:rPr>
              <w:instrText xml:space="preserve"> </w:instrText>
            </w:r>
            <w:r>
              <w:rPr>
                <w:noProof/>
              </w:rPr>
              <w:instrText>HYPERLINK \l "_Toc436647474"</w:instrText>
            </w:r>
            <w:r w:rsidRPr="00D7183C">
              <w:rPr>
                <w:rStyle w:val="Hyperlink"/>
                <w:noProof/>
              </w:rPr>
              <w:instrText xml:space="preserve"> </w:instrText>
            </w:r>
            <w:r w:rsidRPr="00D7183C">
              <w:rPr>
                <w:rStyle w:val="Hyperlink"/>
                <w:noProof/>
              </w:rPr>
            </w:r>
            <w:r w:rsidRPr="00D7183C">
              <w:rPr>
                <w:rStyle w:val="Hyperlink"/>
                <w:noProof/>
              </w:rPr>
              <w:fldChar w:fldCharType="separate"/>
            </w:r>
            <w:r w:rsidRPr="00D7183C">
              <w:rPr>
                <w:rStyle w:val="Hyperlink"/>
                <w:noProof/>
              </w:rPr>
              <w:t>2</w:t>
            </w:r>
            <w:r>
              <w:rPr>
                <w:rFonts w:asciiTheme="minorHAnsi" w:eastAsiaTheme="minorEastAsia" w:hAnsiTheme="minorHAnsi" w:cstheme="minorBidi"/>
                <w:noProof/>
                <w:sz w:val="22"/>
                <w:szCs w:val="22"/>
              </w:rPr>
              <w:tab/>
            </w:r>
            <w:r w:rsidRPr="00D7183C">
              <w:rPr>
                <w:rStyle w:val="Hyperlink"/>
                <w:noProof/>
              </w:rPr>
              <w:t>System Architecture Description</w:t>
            </w:r>
            <w:r>
              <w:rPr>
                <w:noProof/>
                <w:webHidden/>
              </w:rPr>
              <w:tab/>
            </w:r>
            <w:r>
              <w:rPr>
                <w:noProof/>
                <w:webHidden/>
              </w:rPr>
              <w:fldChar w:fldCharType="begin"/>
            </w:r>
            <w:r>
              <w:rPr>
                <w:noProof/>
                <w:webHidden/>
              </w:rPr>
              <w:instrText xml:space="preserve"> PAGEREF _Toc436647474 \h </w:instrText>
            </w:r>
            <w:r>
              <w:rPr>
                <w:noProof/>
                <w:webHidden/>
              </w:rPr>
            </w:r>
          </w:ins>
          <w:r>
            <w:rPr>
              <w:noProof/>
              <w:webHidden/>
            </w:rPr>
            <w:fldChar w:fldCharType="separate"/>
          </w:r>
          <w:ins w:id="36" w:author="rewjs" w:date="2015-11-30T11:48:00Z">
            <w:r>
              <w:rPr>
                <w:noProof/>
                <w:webHidden/>
              </w:rPr>
              <w:t>3</w:t>
            </w:r>
            <w:r>
              <w:rPr>
                <w:noProof/>
                <w:webHidden/>
              </w:rPr>
              <w:fldChar w:fldCharType="end"/>
            </w:r>
            <w:r w:rsidRPr="00D7183C">
              <w:rPr>
                <w:rStyle w:val="Hyperlink"/>
                <w:noProof/>
              </w:rPr>
              <w:fldChar w:fldCharType="end"/>
            </w:r>
          </w:ins>
        </w:p>
        <w:p w:rsidR="00022A8C" w:rsidRDefault="00022A8C">
          <w:pPr>
            <w:pStyle w:val="TOC2"/>
            <w:tabs>
              <w:tab w:val="left" w:pos="880"/>
              <w:tab w:val="right" w:leader="dot" w:pos="9350"/>
            </w:tabs>
            <w:rPr>
              <w:ins w:id="37" w:author="rewjs" w:date="2015-11-30T11:48:00Z"/>
              <w:rFonts w:asciiTheme="minorHAnsi" w:eastAsiaTheme="minorEastAsia" w:hAnsiTheme="minorHAnsi" w:cstheme="minorBidi"/>
              <w:noProof/>
              <w:sz w:val="22"/>
              <w:szCs w:val="22"/>
            </w:rPr>
          </w:pPr>
          <w:ins w:id="38" w:author="rewjs" w:date="2015-11-30T11:48:00Z">
            <w:r w:rsidRPr="00D7183C">
              <w:rPr>
                <w:rStyle w:val="Hyperlink"/>
                <w:noProof/>
              </w:rPr>
              <w:fldChar w:fldCharType="begin"/>
            </w:r>
            <w:r w:rsidRPr="00D7183C">
              <w:rPr>
                <w:rStyle w:val="Hyperlink"/>
                <w:noProof/>
              </w:rPr>
              <w:instrText xml:space="preserve"> </w:instrText>
            </w:r>
            <w:r>
              <w:rPr>
                <w:noProof/>
              </w:rPr>
              <w:instrText>HYPERLINK \l "_Toc436647475"</w:instrText>
            </w:r>
            <w:r w:rsidRPr="00D7183C">
              <w:rPr>
                <w:rStyle w:val="Hyperlink"/>
                <w:noProof/>
              </w:rPr>
              <w:instrText xml:space="preserve"> </w:instrText>
            </w:r>
            <w:r w:rsidRPr="00D7183C">
              <w:rPr>
                <w:rStyle w:val="Hyperlink"/>
                <w:noProof/>
              </w:rPr>
            </w:r>
            <w:r w:rsidRPr="00D7183C">
              <w:rPr>
                <w:rStyle w:val="Hyperlink"/>
                <w:noProof/>
              </w:rPr>
              <w:fldChar w:fldCharType="separate"/>
            </w:r>
            <w:r w:rsidRPr="00D7183C">
              <w:rPr>
                <w:rStyle w:val="Hyperlink"/>
                <w:noProof/>
              </w:rPr>
              <w:t>2.1</w:t>
            </w:r>
            <w:r>
              <w:rPr>
                <w:rFonts w:asciiTheme="minorHAnsi" w:eastAsiaTheme="minorEastAsia" w:hAnsiTheme="minorHAnsi" w:cstheme="minorBidi"/>
                <w:noProof/>
                <w:sz w:val="22"/>
                <w:szCs w:val="22"/>
              </w:rPr>
              <w:tab/>
            </w:r>
            <w:r w:rsidRPr="00D7183C">
              <w:rPr>
                <w:rStyle w:val="Hyperlink"/>
                <w:noProof/>
              </w:rPr>
              <w:t>Overview of Components</w:t>
            </w:r>
            <w:r>
              <w:rPr>
                <w:noProof/>
                <w:webHidden/>
              </w:rPr>
              <w:tab/>
            </w:r>
            <w:r>
              <w:rPr>
                <w:noProof/>
                <w:webHidden/>
              </w:rPr>
              <w:fldChar w:fldCharType="begin"/>
            </w:r>
            <w:r>
              <w:rPr>
                <w:noProof/>
                <w:webHidden/>
              </w:rPr>
              <w:instrText xml:space="preserve"> PAGEREF _Toc436647475 \h </w:instrText>
            </w:r>
            <w:r>
              <w:rPr>
                <w:noProof/>
                <w:webHidden/>
              </w:rPr>
            </w:r>
          </w:ins>
          <w:r>
            <w:rPr>
              <w:noProof/>
              <w:webHidden/>
            </w:rPr>
            <w:fldChar w:fldCharType="separate"/>
          </w:r>
          <w:ins w:id="39" w:author="rewjs" w:date="2015-11-30T11:48:00Z">
            <w:r>
              <w:rPr>
                <w:noProof/>
                <w:webHidden/>
              </w:rPr>
              <w:t>3</w:t>
            </w:r>
            <w:r>
              <w:rPr>
                <w:noProof/>
                <w:webHidden/>
              </w:rPr>
              <w:fldChar w:fldCharType="end"/>
            </w:r>
            <w:r w:rsidRPr="00D7183C">
              <w:rPr>
                <w:rStyle w:val="Hyperlink"/>
                <w:noProof/>
              </w:rPr>
              <w:fldChar w:fldCharType="end"/>
            </w:r>
          </w:ins>
        </w:p>
        <w:p w:rsidR="00022A8C" w:rsidRDefault="00022A8C">
          <w:pPr>
            <w:pStyle w:val="TOC2"/>
            <w:tabs>
              <w:tab w:val="left" w:pos="880"/>
              <w:tab w:val="right" w:leader="dot" w:pos="9350"/>
            </w:tabs>
            <w:rPr>
              <w:ins w:id="40" w:author="rewjs" w:date="2015-11-30T11:48:00Z"/>
              <w:rFonts w:asciiTheme="minorHAnsi" w:eastAsiaTheme="minorEastAsia" w:hAnsiTheme="minorHAnsi" w:cstheme="minorBidi"/>
              <w:noProof/>
              <w:sz w:val="22"/>
              <w:szCs w:val="22"/>
            </w:rPr>
          </w:pPr>
          <w:ins w:id="41" w:author="rewjs" w:date="2015-11-30T11:48:00Z">
            <w:r w:rsidRPr="00D7183C">
              <w:rPr>
                <w:rStyle w:val="Hyperlink"/>
                <w:noProof/>
              </w:rPr>
              <w:fldChar w:fldCharType="begin"/>
            </w:r>
            <w:r w:rsidRPr="00D7183C">
              <w:rPr>
                <w:rStyle w:val="Hyperlink"/>
                <w:noProof/>
              </w:rPr>
              <w:instrText xml:space="preserve"> </w:instrText>
            </w:r>
            <w:r>
              <w:rPr>
                <w:noProof/>
              </w:rPr>
              <w:instrText>HYPERLINK \l "_Toc436647476"</w:instrText>
            </w:r>
            <w:r w:rsidRPr="00D7183C">
              <w:rPr>
                <w:rStyle w:val="Hyperlink"/>
                <w:noProof/>
              </w:rPr>
              <w:instrText xml:space="preserve"> </w:instrText>
            </w:r>
            <w:r w:rsidRPr="00D7183C">
              <w:rPr>
                <w:rStyle w:val="Hyperlink"/>
                <w:noProof/>
              </w:rPr>
            </w:r>
            <w:r w:rsidRPr="00D7183C">
              <w:rPr>
                <w:rStyle w:val="Hyperlink"/>
                <w:noProof/>
              </w:rPr>
              <w:fldChar w:fldCharType="separate"/>
            </w:r>
            <w:r w:rsidRPr="00D7183C">
              <w:rPr>
                <w:rStyle w:val="Hyperlink"/>
                <w:noProof/>
              </w:rPr>
              <w:t>2.2</w:t>
            </w:r>
            <w:r>
              <w:rPr>
                <w:rFonts w:asciiTheme="minorHAnsi" w:eastAsiaTheme="minorEastAsia" w:hAnsiTheme="minorHAnsi" w:cstheme="minorBidi"/>
                <w:noProof/>
                <w:sz w:val="22"/>
                <w:szCs w:val="22"/>
              </w:rPr>
              <w:tab/>
            </w:r>
            <w:r w:rsidRPr="00D7183C">
              <w:rPr>
                <w:rStyle w:val="Hyperlink"/>
                <w:noProof/>
              </w:rPr>
              <w:t>Structure and Relationships</w:t>
            </w:r>
            <w:r>
              <w:rPr>
                <w:noProof/>
                <w:webHidden/>
              </w:rPr>
              <w:tab/>
            </w:r>
            <w:r>
              <w:rPr>
                <w:noProof/>
                <w:webHidden/>
              </w:rPr>
              <w:fldChar w:fldCharType="begin"/>
            </w:r>
            <w:r>
              <w:rPr>
                <w:noProof/>
                <w:webHidden/>
              </w:rPr>
              <w:instrText xml:space="preserve"> PAGEREF _Toc436647476 \h </w:instrText>
            </w:r>
            <w:r>
              <w:rPr>
                <w:noProof/>
                <w:webHidden/>
              </w:rPr>
            </w:r>
          </w:ins>
          <w:r>
            <w:rPr>
              <w:noProof/>
              <w:webHidden/>
            </w:rPr>
            <w:fldChar w:fldCharType="separate"/>
          </w:r>
          <w:ins w:id="42" w:author="rewjs" w:date="2015-11-30T11:48:00Z">
            <w:r>
              <w:rPr>
                <w:noProof/>
                <w:webHidden/>
              </w:rPr>
              <w:t>5</w:t>
            </w:r>
            <w:r>
              <w:rPr>
                <w:noProof/>
                <w:webHidden/>
              </w:rPr>
              <w:fldChar w:fldCharType="end"/>
            </w:r>
            <w:r w:rsidRPr="00D7183C">
              <w:rPr>
                <w:rStyle w:val="Hyperlink"/>
                <w:noProof/>
              </w:rPr>
              <w:fldChar w:fldCharType="end"/>
            </w:r>
          </w:ins>
        </w:p>
        <w:p w:rsidR="00022A8C" w:rsidRDefault="00022A8C">
          <w:pPr>
            <w:pStyle w:val="TOC3"/>
            <w:tabs>
              <w:tab w:val="left" w:pos="1320"/>
              <w:tab w:val="right" w:leader="dot" w:pos="9350"/>
            </w:tabs>
            <w:rPr>
              <w:ins w:id="43" w:author="rewjs" w:date="2015-11-30T11:48:00Z"/>
              <w:rFonts w:asciiTheme="minorHAnsi" w:eastAsiaTheme="minorEastAsia" w:hAnsiTheme="minorHAnsi" w:cstheme="minorBidi"/>
              <w:noProof/>
              <w:sz w:val="22"/>
              <w:szCs w:val="22"/>
            </w:rPr>
          </w:pPr>
          <w:ins w:id="44" w:author="rewjs" w:date="2015-11-30T11:48:00Z">
            <w:r w:rsidRPr="00D7183C">
              <w:rPr>
                <w:rStyle w:val="Hyperlink"/>
                <w:noProof/>
              </w:rPr>
              <w:fldChar w:fldCharType="begin"/>
            </w:r>
            <w:r w:rsidRPr="00D7183C">
              <w:rPr>
                <w:rStyle w:val="Hyperlink"/>
                <w:noProof/>
              </w:rPr>
              <w:instrText xml:space="preserve"> </w:instrText>
            </w:r>
            <w:r>
              <w:rPr>
                <w:noProof/>
              </w:rPr>
              <w:instrText>HYPERLINK \l "_Toc436647477"</w:instrText>
            </w:r>
            <w:r w:rsidRPr="00D7183C">
              <w:rPr>
                <w:rStyle w:val="Hyperlink"/>
                <w:noProof/>
              </w:rPr>
              <w:instrText xml:space="preserve"> </w:instrText>
            </w:r>
            <w:r w:rsidRPr="00D7183C">
              <w:rPr>
                <w:rStyle w:val="Hyperlink"/>
                <w:noProof/>
              </w:rPr>
            </w:r>
            <w:r w:rsidRPr="00D7183C">
              <w:rPr>
                <w:rStyle w:val="Hyperlink"/>
                <w:noProof/>
              </w:rPr>
              <w:fldChar w:fldCharType="separate"/>
            </w:r>
            <w:r w:rsidRPr="00D7183C">
              <w:rPr>
                <w:rStyle w:val="Hyperlink"/>
                <w:noProof/>
              </w:rPr>
              <w:t>2.2.1</w:t>
            </w:r>
            <w:r>
              <w:rPr>
                <w:rFonts w:asciiTheme="minorHAnsi" w:eastAsiaTheme="minorEastAsia" w:hAnsiTheme="minorHAnsi" w:cstheme="minorBidi"/>
                <w:noProof/>
                <w:sz w:val="22"/>
                <w:szCs w:val="22"/>
              </w:rPr>
              <w:tab/>
            </w:r>
            <w:r w:rsidRPr="00D7183C">
              <w:rPr>
                <w:rStyle w:val="Hyperlink"/>
                <w:noProof/>
              </w:rPr>
              <w:t>Data Ingestion</w:t>
            </w:r>
            <w:r>
              <w:rPr>
                <w:noProof/>
                <w:webHidden/>
              </w:rPr>
              <w:tab/>
            </w:r>
            <w:r>
              <w:rPr>
                <w:noProof/>
                <w:webHidden/>
              </w:rPr>
              <w:fldChar w:fldCharType="begin"/>
            </w:r>
            <w:r>
              <w:rPr>
                <w:noProof/>
                <w:webHidden/>
              </w:rPr>
              <w:instrText xml:space="preserve"> PAGEREF _Toc436647477 \h </w:instrText>
            </w:r>
            <w:r>
              <w:rPr>
                <w:noProof/>
                <w:webHidden/>
              </w:rPr>
            </w:r>
          </w:ins>
          <w:r>
            <w:rPr>
              <w:noProof/>
              <w:webHidden/>
            </w:rPr>
            <w:fldChar w:fldCharType="separate"/>
          </w:r>
          <w:ins w:id="45" w:author="rewjs" w:date="2015-11-30T11:48:00Z">
            <w:r>
              <w:rPr>
                <w:noProof/>
                <w:webHidden/>
              </w:rPr>
              <w:t>5</w:t>
            </w:r>
            <w:r>
              <w:rPr>
                <w:noProof/>
                <w:webHidden/>
              </w:rPr>
              <w:fldChar w:fldCharType="end"/>
            </w:r>
            <w:r w:rsidRPr="00D7183C">
              <w:rPr>
                <w:rStyle w:val="Hyperlink"/>
                <w:noProof/>
              </w:rPr>
              <w:fldChar w:fldCharType="end"/>
            </w:r>
          </w:ins>
        </w:p>
        <w:p w:rsidR="00022A8C" w:rsidRDefault="00022A8C">
          <w:pPr>
            <w:pStyle w:val="TOC3"/>
            <w:tabs>
              <w:tab w:val="left" w:pos="1320"/>
              <w:tab w:val="right" w:leader="dot" w:pos="9350"/>
            </w:tabs>
            <w:rPr>
              <w:ins w:id="46" w:author="rewjs" w:date="2015-11-30T11:48:00Z"/>
              <w:rFonts w:asciiTheme="minorHAnsi" w:eastAsiaTheme="minorEastAsia" w:hAnsiTheme="minorHAnsi" w:cstheme="minorBidi"/>
              <w:noProof/>
              <w:sz w:val="22"/>
              <w:szCs w:val="22"/>
            </w:rPr>
          </w:pPr>
          <w:ins w:id="47" w:author="rewjs" w:date="2015-11-30T11:48:00Z">
            <w:r w:rsidRPr="00D7183C">
              <w:rPr>
                <w:rStyle w:val="Hyperlink"/>
                <w:noProof/>
              </w:rPr>
              <w:fldChar w:fldCharType="begin"/>
            </w:r>
            <w:r w:rsidRPr="00D7183C">
              <w:rPr>
                <w:rStyle w:val="Hyperlink"/>
                <w:noProof/>
              </w:rPr>
              <w:instrText xml:space="preserve"> </w:instrText>
            </w:r>
            <w:r>
              <w:rPr>
                <w:noProof/>
              </w:rPr>
              <w:instrText>HYPERLINK \l "_Toc436647478"</w:instrText>
            </w:r>
            <w:r w:rsidRPr="00D7183C">
              <w:rPr>
                <w:rStyle w:val="Hyperlink"/>
                <w:noProof/>
              </w:rPr>
              <w:instrText xml:space="preserve"> </w:instrText>
            </w:r>
            <w:r w:rsidRPr="00D7183C">
              <w:rPr>
                <w:rStyle w:val="Hyperlink"/>
                <w:noProof/>
              </w:rPr>
            </w:r>
            <w:r w:rsidRPr="00D7183C">
              <w:rPr>
                <w:rStyle w:val="Hyperlink"/>
                <w:noProof/>
              </w:rPr>
              <w:fldChar w:fldCharType="separate"/>
            </w:r>
            <w:r w:rsidRPr="00D7183C">
              <w:rPr>
                <w:rStyle w:val="Hyperlink"/>
                <w:noProof/>
              </w:rPr>
              <w:t>2.2.2</w:t>
            </w:r>
            <w:r>
              <w:rPr>
                <w:rFonts w:asciiTheme="minorHAnsi" w:eastAsiaTheme="minorEastAsia" w:hAnsiTheme="minorHAnsi" w:cstheme="minorBidi"/>
                <w:noProof/>
                <w:sz w:val="22"/>
                <w:szCs w:val="22"/>
              </w:rPr>
              <w:tab/>
            </w:r>
            <w:r w:rsidRPr="00D7183C">
              <w:rPr>
                <w:rStyle w:val="Hyperlink"/>
                <w:noProof/>
              </w:rPr>
              <w:t>Administrator Tools</w:t>
            </w:r>
            <w:r>
              <w:rPr>
                <w:noProof/>
                <w:webHidden/>
              </w:rPr>
              <w:tab/>
            </w:r>
            <w:r>
              <w:rPr>
                <w:noProof/>
                <w:webHidden/>
              </w:rPr>
              <w:fldChar w:fldCharType="begin"/>
            </w:r>
            <w:r>
              <w:rPr>
                <w:noProof/>
                <w:webHidden/>
              </w:rPr>
              <w:instrText xml:space="preserve"> PAGEREF _Toc436647478 \h </w:instrText>
            </w:r>
            <w:r>
              <w:rPr>
                <w:noProof/>
                <w:webHidden/>
              </w:rPr>
            </w:r>
          </w:ins>
          <w:r>
            <w:rPr>
              <w:noProof/>
              <w:webHidden/>
            </w:rPr>
            <w:fldChar w:fldCharType="separate"/>
          </w:r>
          <w:ins w:id="48" w:author="rewjs" w:date="2015-11-30T11:48:00Z">
            <w:r>
              <w:rPr>
                <w:noProof/>
                <w:webHidden/>
              </w:rPr>
              <w:t>6</w:t>
            </w:r>
            <w:r>
              <w:rPr>
                <w:noProof/>
                <w:webHidden/>
              </w:rPr>
              <w:fldChar w:fldCharType="end"/>
            </w:r>
            <w:r w:rsidRPr="00D7183C">
              <w:rPr>
                <w:rStyle w:val="Hyperlink"/>
                <w:noProof/>
              </w:rPr>
              <w:fldChar w:fldCharType="end"/>
            </w:r>
          </w:ins>
        </w:p>
        <w:p w:rsidR="00022A8C" w:rsidRDefault="00022A8C">
          <w:pPr>
            <w:pStyle w:val="TOC3"/>
            <w:tabs>
              <w:tab w:val="left" w:pos="1320"/>
              <w:tab w:val="right" w:leader="dot" w:pos="9350"/>
            </w:tabs>
            <w:rPr>
              <w:ins w:id="49" w:author="rewjs" w:date="2015-11-30T11:48:00Z"/>
              <w:rFonts w:asciiTheme="minorHAnsi" w:eastAsiaTheme="minorEastAsia" w:hAnsiTheme="minorHAnsi" w:cstheme="minorBidi"/>
              <w:noProof/>
              <w:sz w:val="22"/>
              <w:szCs w:val="22"/>
            </w:rPr>
          </w:pPr>
          <w:ins w:id="50" w:author="rewjs" w:date="2015-11-30T11:48:00Z">
            <w:r w:rsidRPr="00D7183C">
              <w:rPr>
                <w:rStyle w:val="Hyperlink"/>
                <w:noProof/>
              </w:rPr>
              <w:fldChar w:fldCharType="begin"/>
            </w:r>
            <w:r w:rsidRPr="00D7183C">
              <w:rPr>
                <w:rStyle w:val="Hyperlink"/>
                <w:noProof/>
              </w:rPr>
              <w:instrText xml:space="preserve"> </w:instrText>
            </w:r>
            <w:r>
              <w:rPr>
                <w:noProof/>
              </w:rPr>
              <w:instrText>HYPERLINK \l "_Toc436647479"</w:instrText>
            </w:r>
            <w:r w:rsidRPr="00D7183C">
              <w:rPr>
                <w:rStyle w:val="Hyperlink"/>
                <w:noProof/>
              </w:rPr>
              <w:instrText xml:space="preserve"> </w:instrText>
            </w:r>
            <w:r w:rsidRPr="00D7183C">
              <w:rPr>
                <w:rStyle w:val="Hyperlink"/>
                <w:noProof/>
              </w:rPr>
            </w:r>
            <w:r w:rsidRPr="00D7183C">
              <w:rPr>
                <w:rStyle w:val="Hyperlink"/>
                <w:noProof/>
              </w:rPr>
              <w:fldChar w:fldCharType="separate"/>
            </w:r>
            <w:r w:rsidRPr="00D7183C">
              <w:rPr>
                <w:rStyle w:val="Hyperlink"/>
                <w:noProof/>
              </w:rPr>
              <w:t>2.2.3</w:t>
            </w:r>
            <w:r>
              <w:rPr>
                <w:rFonts w:asciiTheme="minorHAnsi" w:eastAsiaTheme="minorEastAsia" w:hAnsiTheme="minorHAnsi" w:cstheme="minorBidi"/>
                <w:noProof/>
                <w:sz w:val="22"/>
                <w:szCs w:val="22"/>
              </w:rPr>
              <w:tab/>
            </w:r>
            <w:r w:rsidRPr="00D7183C">
              <w:rPr>
                <w:rStyle w:val="Hyperlink"/>
                <w:noProof/>
              </w:rPr>
              <w:t>Account Management</w:t>
            </w:r>
            <w:r>
              <w:rPr>
                <w:noProof/>
                <w:webHidden/>
              </w:rPr>
              <w:tab/>
            </w:r>
            <w:r>
              <w:rPr>
                <w:noProof/>
                <w:webHidden/>
              </w:rPr>
              <w:fldChar w:fldCharType="begin"/>
            </w:r>
            <w:r>
              <w:rPr>
                <w:noProof/>
                <w:webHidden/>
              </w:rPr>
              <w:instrText xml:space="preserve"> PAGEREF _Toc436647479 \h </w:instrText>
            </w:r>
            <w:r>
              <w:rPr>
                <w:noProof/>
                <w:webHidden/>
              </w:rPr>
            </w:r>
          </w:ins>
          <w:r>
            <w:rPr>
              <w:noProof/>
              <w:webHidden/>
            </w:rPr>
            <w:fldChar w:fldCharType="separate"/>
          </w:r>
          <w:ins w:id="51" w:author="rewjs" w:date="2015-11-30T11:48:00Z">
            <w:r>
              <w:rPr>
                <w:noProof/>
                <w:webHidden/>
              </w:rPr>
              <w:t>8</w:t>
            </w:r>
            <w:r>
              <w:rPr>
                <w:noProof/>
                <w:webHidden/>
              </w:rPr>
              <w:fldChar w:fldCharType="end"/>
            </w:r>
            <w:r w:rsidRPr="00D7183C">
              <w:rPr>
                <w:rStyle w:val="Hyperlink"/>
                <w:noProof/>
              </w:rPr>
              <w:fldChar w:fldCharType="end"/>
            </w:r>
          </w:ins>
        </w:p>
        <w:p w:rsidR="00022A8C" w:rsidRDefault="00022A8C">
          <w:pPr>
            <w:pStyle w:val="TOC3"/>
            <w:tabs>
              <w:tab w:val="left" w:pos="1320"/>
              <w:tab w:val="right" w:leader="dot" w:pos="9350"/>
            </w:tabs>
            <w:rPr>
              <w:ins w:id="52" w:author="rewjs" w:date="2015-11-30T11:48:00Z"/>
              <w:rFonts w:asciiTheme="minorHAnsi" w:eastAsiaTheme="minorEastAsia" w:hAnsiTheme="minorHAnsi" w:cstheme="minorBidi"/>
              <w:noProof/>
              <w:sz w:val="22"/>
              <w:szCs w:val="22"/>
            </w:rPr>
          </w:pPr>
          <w:ins w:id="53" w:author="rewjs" w:date="2015-11-30T11:48:00Z">
            <w:r w:rsidRPr="00D7183C">
              <w:rPr>
                <w:rStyle w:val="Hyperlink"/>
                <w:noProof/>
              </w:rPr>
              <w:fldChar w:fldCharType="begin"/>
            </w:r>
            <w:r w:rsidRPr="00D7183C">
              <w:rPr>
                <w:rStyle w:val="Hyperlink"/>
                <w:noProof/>
              </w:rPr>
              <w:instrText xml:space="preserve"> </w:instrText>
            </w:r>
            <w:r>
              <w:rPr>
                <w:noProof/>
              </w:rPr>
              <w:instrText>HYPERLINK \l "_Toc436647480"</w:instrText>
            </w:r>
            <w:r w:rsidRPr="00D7183C">
              <w:rPr>
                <w:rStyle w:val="Hyperlink"/>
                <w:noProof/>
              </w:rPr>
              <w:instrText xml:space="preserve"> </w:instrText>
            </w:r>
            <w:r w:rsidRPr="00D7183C">
              <w:rPr>
                <w:rStyle w:val="Hyperlink"/>
                <w:noProof/>
              </w:rPr>
            </w:r>
            <w:r w:rsidRPr="00D7183C">
              <w:rPr>
                <w:rStyle w:val="Hyperlink"/>
                <w:noProof/>
              </w:rPr>
              <w:fldChar w:fldCharType="separate"/>
            </w:r>
            <w:r w:rsidRPr="00D7183C">
              <w:rPr>
                <w:rStyle w:val="Hyperlink"/>
                <w:noProof/>
              </w:rPr>
              <w:t>2.2.4</w:t>
            </w:r>
            <w:r>
              <w:rPr>
                <w:rFonts w:asciiTheme="minorHAnsi" w:eastAsiaTheme="minorEastAsia" w:hAnsiTheme="minorHAnsi" w:cstheme="minorBidi"/>
                <w:noProof/>
                <w:sz w:val="22"/>
                <w:szCs w:val="22"/>
              </w:rPr>
              <w:tab/>
            </w:r>
            <w:r w:rsidRPr="00D7183C">
              <w:rPr>
                <w:rStyle w:val="Hyperlink"/>
                <w:noProof/>
              </w:rPr>
              <w:t>Physician Actions</w:t>
            </w:r>
            <w:r>
              <w:rPr>
                <w:noProof/>
                <w:webHidden/>
              </w:rPr>
              <w:tab/>
            </w:r>
            <w:r>
              <w:rPr>
                <w:noProof/>
                <w:webHidden/>
              </w:rPr>
              <w:fldChar w:fldCharType="begin"/>
            </w:r>
            <w:r>
              <w:rPr>
                <w:noProof/>
                <w:webHidden/>
              </w:rPr>
              <w:instrText xml:space="preserve"> PAGEREF _Toc436647480 \h </w:instrText>
            </w:r>
            <w:r>
              <w:rPr>
                <w:noProof/>
                <w:webHidden/>
              </w:rPr>
            </w:r>
          </w:ins>
          <w:r>
            <w:rPr>
              <w:noProof/>
              <w:webHidden/>
            </w:rPr>
            <w:fldChar w:fldCharType="separate"/>
          </w:r>
          <w:ins w:id="54" w:author="rewjs" w:date="2015-11-30T11:48:00Z">
            <w:r>
              <w:rPr>
                <w:noProof/>
                <w:webHidden/>
              </w:rPr>
              <w:t>11</w:t>
            </w:r>
            <w:r>
              <w:rPr>
                <w:noProof/>
                <w:webHidden/>
              </w:rPr>
              <w:fldChar w:fldCharType="end"/>
            </w:r>
            <w:r w:rsidRPr="00D7183C">
              <w:rPr>
                <w:rStyle w:val="Hyperlink"/>
                <w:noProof/>
              </w:rPr>
              <w:fldChar w:fldCharType="end"/>
            </w:r>
          </w:ins>
        </w:p>
        <w:p w:rsidR="00022A8C" w:rsidRDefault="00022A8C">
          <w:pPr>
            <w:pStyle w:val="TOC3"/>
            <w:tabs>
              <w:tab w:val="left" w:pos="1320"/>
              <w:tab w:val="right" w:leader="dot" w:pos="9350"/>
            </w:tabs>
            <w:rPr>
              <w:ins w:id="55" w:author="rewjs" w:date="2015-11-30T11:48:00Z"/>
              <w:rFonts w:asciiTheme="minorHAnsi" w:eastAsiaTheme="minorEastAsia" w:hAnsiTheme="minorHAnsi" w:cstheme="minorBidi"/>
              <w:noProof/>
              <w:sz w:val="22"/>
              <w:szCs w:val="22"/>
            </w:rPr>
          </w:pPr>
          <w:ins w:id="56" w:author="rewjs" w:date="2015-11-30T11:48:00Z">
            <w:r w:rsidRPr="00D7183C">
              <w:rPr>
                <w:rStyle w:val="Hyperlink"/>
                <w:noProof/>
              </w:rPr>
              <w:fldChar w:fldCharType="begin"/>
            </w:r>
            <w:r w:rsidRPr="00D7183C">
              <w:rPr>
                <w:rStyle w:val="Hyperlink"/>
                <w:noProof/>
              </w:rPr>
              <w:instrText xml:space="preserve"> </w:instrText>
            </w:r>
            <w:r>
              <w:rPr>
                <w:noProof/>
              </w:rPr>
              <w:instrText>HYPERLINK \l "_Toc436647481"</w:instrText>
            </w:r>
            <w:r w:rsidRPr="00D7183C">
              <w:rPr>
                <w:rStyle w:val="Hyperlink"/>
                <w:noProof/>
              </w:rPr>
              <w:instrText xml:space="preserve"> </w:instrText>
            </w:r>
            <w:r w:rsidRPr="00D7183C">
              <w:rPr>
                <w:rStyle w:val="Hyperlink"/>
                <w:noProof/>
              </w:rPr>
            </w:r>
            <w:r w:rsidRPr="00D7183C">
              <w:rPr>
                <w:rStyle w:val="Hyperlink"/>
                <w:noProof/>
              </w:rPr>
              <w:fldChar w:fldCharType="separate"/>
            </w:r>
            <w:r w:rsidRPr="00D7183C">
              <w:rPr>
                <w:rStyle w:val="Hyperlink"/>
                <w:noProof/>
              </w:rPr>
              <w:t>2.2.5</w:t>
            </w:r>
            <w:r>
              <w:rPr>
                <w:rFonts w:asciiTheme="minorHAnsi" w:eastAsiaTheme="minorEastAsia" w:hAnsiTheme="minorHAnsi" w:cstheme="minorBidi"/>
                <w:noProof/>
                <w:sz w:val="22"/>
                <w:szCs w:val="22"/>
              </w:rPr>
              <w:tab/>
            </w:r>
            <w:r w:rsidRPr="00D7183C">
              <w:rPr>
                <w:rStyle w:val="Hyperlink"/>
                <w:noProof/>
              </w:rPr>
              <w:t>Experiment Tools</w:t>
            </w:r>
            <w:r>
              <w:rPr>
                <w:noProof/>
                <w:webHidden/>
              </w:rPr>
              <w:tab/>
            </w:r>
            <w:r>
              <w:rPr>
                <w:noProof/>
                <w:webHidden/>
              </w:rPr>
              <w:fldChar w:fldCharType="begin"/>
            </w:r>
            <w:r>
              <w:rPr>
                <w:noProof/>
                <w:webHidden/>
              </w:rPr>
              <w:instrText xml:space="preserve"> PAGEREF _Toc436647481 \h </w:instrText>
            </w:r>
            <w:r>
              <w:rPr>
                <w:noProof/>
                <w:webHidden/>
              </w:rPr>
            </w:r>
          </w:ins>
          <w:r>
            <w:rPr>
              <w:noProof/>
              <w:webHidden/>
            </w:rPr>
            <w:fldChar w:fldCharType="separate"/>
          </w:r>
          <w:ins w:id="57" w:author="rewjs" w:date="2015-11-30T11:48:00Z">
            <w:r>
              <w:rPr>
                <w:noProof/>
                <w:webHidden/>
              </w:rPr>
              <w:t>13</w:t>
            </w:r>
            <w:r>
              <w:rPr>
                <w:noProof/>
                <w:webHidden/>
              </w:rPr>
              <w:fldChar w:fldCharType="end"/>
            </w:r>
            <w:r w:rsidRPr="00D7183C">
              <w:rPr>
                <w:rStyle w:val="Hyperlink"/>
                <w:noProof/>
              </w:rPr>
              <w:fldChar w:fldCharType="end"/>
            </w:r>
          </w:ins>
        </w:p>
        <w:p w:rsidR="00022A8C" w:rsidRDefault="00022A8C">
          <w:pPr>
            <w:pStyle w:val="TOC3"/>
            <w:tabs>
              <w:tab w:val="left" w:pos="1320"/>
              <w:tab w:val="right" w:leader="dot" w:pos="9350"/>
            </w:tabs>
            <w:rPr>
              <w:ins w:id="58" w:author="rewjs" w:date="2015-11-30T11:48:00Z"/>
              <w:rFonts w:asciiTheme="minorHAnsi" w:eastAsiaTheme="minorEastAsia" w:hAnsiTheme="minorHAnsi" w:cstheme="minorBidi"/>
              <w:noProof/>
              <w:sz w:val="22"/>
              <w:szCs w:val="22"/>
            </w:rPr>
          </w:pPr>
          <w:ins w:id="59" w:author="rewjs" w:date="2015-11-30T11:48:00Z">
            <w:r w:rsidRPr="00D7183C">
              <w:rPr>
                <w:rStyle w:val="Hyperlink"/>
                <w:noProof/>
              </w:rPr>
              <w:fldChar w:fldCharType="begin"/>
            </w:r>
            <w:r w:rsidRPr="00D7183C">
              <w:rPr>
                <w:rStyle w:val="Hyperlink"/>
                <w:noProof/>
              </w:rPr>
              <w:instrText xml:space="preserve"> </w:instrText>
            </w:r>
            <w:r>
              <w:rPr>
                <w:noProof/>
              </w:rPr>
              <w:instrText>HYPERLINK \l "_Toc436647482"</w:instrText>
            </w:r>
            <w:r w:rsidRPr="00D7183C">
              <w:rPr>
                <w:rStyle w:val="Hyperlink"/>
                <w:noProof/>
              </w:rPr>
              <w:instrText xml:space="preserve"> </w:instrText>
            </w:r>
            <w:r w:rsidRPr="00D7183C">
              <w:rPr>
                <w:rStyle w:val="Hyperlink"/>
                <w:noProof/>
              </w:rPr>
            </w:r>
            <w:r w:rsidRPr="00D7183C">
              <w:rPr>
                <w:rStyle w:val="Hyperlink"/>
                <w:noProof/>
              </w:rPr>
              <w:fldChar w:fldCharType="separate"/>
            </w:r>
            <w:r w:rsidRPr="00D7183C">
              <w:rPr>
                <w:rStyle w:val="Hyperlink"/>
                <w:noProof/>
              </w:rPr>
              <w:t>2.2.6</w:t>
            </w:r>
            <w:r>
              <w:rPr>
                <w:rFonts w:asciiTheme="minorHAnsi" w:eastAsiaTheme="minorEastAsia" w:hAnsiTheme="minorHAnsi" w:cstheme="minorBidi"/>
                <w:noProof/>
                <w:sz w:val="22"/>
                <w:szCs w:val="22"/>
              </w:rPr>
              <w:tab/>
            </w:r>
            <w:r w:rsidRPr="00D7183C">
              <w:rPr>
                <w:rStyle w:val="Hyperlink"/>
                <w:noProof/>
              </w:rPr>
              <w:t>Patient Actions</w:t>
            </w:r>
            <w:r>
              <w:rPr>
                <w:noProof/>
                <w:webHidden/>
              </w:rPr>
              <w:tab/>
            </w:r>
            <w:r>
              <w:rPr>
                <w:noProof/>
                <w:webHidden/>
              </w:rPr>
              <w:fldChar w:fldCharType="begin"/>
            </w:r>
            <w:r>
              <w:rPr>
                <w:noProof/>
                <w:webHidden/>
              </w:rPr>
              <w:instrText xml:space="preserve"> PAGEREF _Toc436647482 \h </w:instrText>
            </w:r>
            <w:r>
              <w:rPr>
                <w:noProof/>
                <w:webHidden/>
              </w:rPr>
            </w:r>
          </w:ins>
          <w:r>
            <w:rPr>
              <w:noProof/>
              <w:webHidden/>
            </w:rPr>
            <w:fldChar w:fldCharType="separate"/>
          </w:r>
          <w:ins w:id="60" w:author="rewjs" w:date="2015-11-30T11:48:00Z">
            <w:r>
              <w:rPr>
                <w:noProof/>
                <w:webHidden/>
              </w:rPr>
              <w:t>16</w:t>
            </w:r>
            <w:r>
              <w:rPr>
                <w:noProof/>
                <w:webHidden/>
              </w:rPr>
              <w:fldChar w:fldCharType="end"/>
            </w:r>
            <w:r w:rsidRPr="00D7183C">
              <w:rPr>
                <w:rStyle w:val="Hyperlink"/>
                <w:noProof/>
              </w:rPr>
              <w:fldChar w:fldCharType="end"/>
            </w:r>
          </w:ins>
        </w:p>
        <w:p w:rsidR="00022A8C" w:rsidRDefault="00022A8C">
          <w:pPr>
            <w:pStyle w:val="TOC2"/>
            <w:tabs>
              <w:tab w:val="left" w:pos="880"/>
              <w:tab w:val="right" w:leader="dot" w:pos="9350"/>
            </w:tabs>
            <w:rPr>
              <w:ins w:id="61" w:author="rewjs" w:date="2015-11-30T11:48:00Z"/>
              <w:rFonts w:asciiTheme="minorHAnsi" w:eastAsiaTheme="minorEastAsia" w:hAnsiTheme="minorHAnsi" w:cstheme="minorBidi"/>
              <w:noProof/>
              <w:sz w:val="22"/>
              <w:szCs w:val="22"/>
            </w:rPr>
          </w:pPr>
          <w:ins w:id="62" w:author="rewjs" w:date="2015-11-30T11:48:00Z">
            <w:r w:rsidRPr="00D7183C">
              <w:rPr>
                <w:rStyle w:val="Hyperlink"/>
                <w:noProof/>
              </w:rPr>
              <w:fldChar w:fldCharType="begin"/>
            </w:r>
            <w:r w:rsidRPr="00D7183C">
              <w:rPr>
                <w:rStyle w:val="Hyperlink"/>
                <w:noProof/>
              </w:rPr>
              <w:instrText xml:space="preserve"> </w:instrText>
            </w:r>
            <w:r>
              <w:rPr>
                <w:noProof/>
              </w:rPr>
              <w:instrText>HYPERLINK \l "_Toc436647483"</w:instrText>
            </w:r>
            <w:r w:rsidRPr="00D7183C">
              <w:rPr>
                <w:rStyle w:val="Hyperlink"/>
                <w:noProof/>
              </w:rPr>
              <w:instrText xml:space="preserve"> </w:instrText>
            </w:r>
            <w:r w:rsidRPr="00D7183C">
              <w:rPr>
                <w:rStyle w:val="Hyperlink"/>
                <w:noProof/>
              </w:rPr>
            </w:r>
            <w:r w:rsidRPr="00D7183C">
              <w:rPr>
                <w:rStyle w:val="Hyperlink"/>
                <w:noProof/>
              </w:rPr>
              <w:fldChar w:fldCharType="separate"/>
            </w:r>
            <w:r w:rsidRPr="00D7183C">
              <w:rPr>
                <w:rStyle w:val="Hyperlink"/>
                <w:noProof/>
              </w:rPr>
              <w:t>2.3</w:t>
            </w:r>
            <w:r>
              <w:rPr>
                <w:rFonts w:asciiTheme="minorHAnsi" w:eastAsiaTheme="minorEastAsia" w:hAnsiTheme="minorHAnsi" w:cstheme="minorBidi"/>
                <w:noProof/>
                <w:sz w:val="22"/>
                <w:szCs w:val="22"/>
              </w:rPr>
              <w:tab/>
            </w:r>
            <w:r w:rsidRPr="00D7183C">
              <w:rPr>
                <w:rStyle w:val="Hyperlink"/>
                <w:noProof/>
              </w:rPr>
              <w:t>Database Schema</w:t>
            </w:r>
            <w:r>
              <w:rPr>
                <w:noProof/>
                <w:webHidden/>
              </w:rPr>
              <w:tab/>
            </w:r>
            <w:r>
              <w:rPr>
                <w:noProof/>
                <w:webHidden/>
              </w:rPr>
              <w:fldChar w:fldCharType="begin"/>
            </w:r>
            <w:r>
              <w:rPr>
                <w:noProof/>
                <w:webHidden/>
              </w:rPr>
              <w:instrText xml:space="preserve"> PAGEREF _Toc436647483 \h </w:instrText>
            </w:r>
            <w:r>
              <w:rPr>
                <w:noProof/>
                <w:webHidden/>
              </w:rPr>
            </w:r>
          </w:ins>
          <w:r>
            <w:rPr>
              <w:noProof/>
              <w:webHidden/>
            </w:rPr>
            <w:fldChar w:fldCharType="separate"/>
          </w:r>
          <w:ins w:id="63" w:author="rewjs" w:date="2015-11-30T11:48:00Z">
            <w:r>
              <w:rPr>
                <w:noProof/>
                <w:webHidden/>
              </w:rPr>
              <w:t>17</w:t>
            </w:r>
            <w:r>
              <w:rPr>
                <w:noProof/>
                <w:webHidden/>
              </w:rPr>
              <w:fldChar w:fldCharType="end"/>
            </w:r>
            <w:r w:rsidRPr="00D7183C">
              <w:rPr>
                <w:rStyle w:val="Hyperlink"/>
                <w:noProof/>
              </w:rPr>
              <w:fldChar w:fldCharType="end"/>
            </w:r>
          </w:ins>
        </w:p>
        <w:p w:rsidR="00022A8C" w:rsidRDefault="00022A8C">
          <w:pPr>
            <w:pStyle w:val="TOC1"/>
            <w:tabs>
              <w:tab w:val="left" w:pos="480"/>
              <w:tab w:val="right" w:leader="dot" w:pos="9350"/>
            </w:tabs>
            <w:rPr>
              <w:ins w:id="64" w:author="rewjs" w:date="2015-11-30T11:48:00Z"/>
              <w:rFonts w:asciiTheme="minorHAnsi" w:eastAsiaTheme="minorEastAsia" w:hAnsiTheme="minorHAnsi" w:cstheme="minorBidi"/>
              <w:noProof/>
              <w:sz w:val="22"/>
              <w:szCs w:val="22"/>
            </w:rPr>
          </w:pPr>
          <w:ins w:id="65" w:author="rewjs" w:date="2015-11-30T11:48:00Z">
            <w:r w:rsidRPr="00D7183C">
              <w:rPr>
                <w:rStyle w:val="Hyperlink"/>
                <w:noProof/>
              </w:rPr>
              <w:fldChar w:fldCharType="begin"/>
            </w:r>
            <w:r w:rsidRPr="00D7183C">
              <w:rPr>
                <w:rStyle w:val="Hyperlink"/>
                <w:noProof/>
              </w:rPr>
              <w:instrText xml:space="preserve"> </w:instrText>
            </w:r>
            <w:r>
              <w:rPr>
                <w:noProof/>
              </w:rPr>
              <w:instrText>HYPERLINK \l "_Toc436647484"</w:instrText>
            </w:r>
            <w:r w:rsidRPr="00D7183C">
              <w:rPr>
                <w:rStyle w:val="Hyperlink"/>
                <w:noProof/>
              </w:rPr>
              <w:instrText xml:space="preserve"> </w:instrText>
            </w:r>
            <w:r w:rsidRPr="00D7183C">
              <w:rPr>
                <w:rStyle w:val="Hyperlink"/>
                <w:noProof/>
              </w:rPr>
            </w:r>
            <w:r w:rsidRPr="00D7183C">
              <w:rPr>
                <w:rStyle w:val="Hyperlink"/>
                <w:noProof/>
              </w:rPr>
              <w:fldChar w:fldCharType="separate"/>
            </w:r>
            <w:r w:rsidRPr="00D7183C">
              <w:rPr>
                <w:rStyle w:val="Hyperlink"/>
                <w:noProof/>
              </w:rPr>
              <w:t>3</w:t>
            </w:r>
            <w:r>
              <w:rPr>
                <w:rFonts w:asciiTheme="minorHAnsi" w:eastAsiaTheme="minorEastAsia" w:hAnsiTheme="minorHAnsi" w:cstheme="minorBidi"/>
                <w:noProof/>
                <w:sz w:val="22"/>
                <w:szCs w:val="22"/>
              </w:rPr>
              <w:tab/>
            </w:r>
            <w:r w:rsidRPr="00D7183C">
              <w:rPr>
                <w:rStyle w:val="Hyperlink"/>
                <w:noProof/>
              </w:rPr>
              <w:t>Detailed Description of Components</w:t>
            </w:r>
            <w:r>
              <w:rPr>
                <w:noProof/>
                <w:webHidden/>
              </w:rPr>
              <w:tab/>
            </w:r>
            <w:r>
              <w:rPr>
                <w:noProof/>
                <w:webHidden/>
              </w:rPr>
              <w:fldChar w:fldCharType="begin"/>
            </w:r>
            <w:r>
              <w:rPr>
                <w:noProof/>
                <w:webHidden/>
              </w:rPr>
              <w:instrText xml:space="preserve"> PAGEREF _Toc436647484 \h </w:instrText>
            </w:r>
            <w:r>
              <w:rPr>
                <w:noProof/>
                <w:webHidden/>
              </w:rPr>
            </w:r>
          </w:ins>
          <w:r>
            <w:rPr>
              <w:noProof/>
              <w:webHidden/>
            </w:rPr>
            <w:fldChar w:fldCharType="separate"/>
          </w:r>
          <w:ins w:id="66" w:author="rewjs" w:date="2015-11-30T11:48:00Z">
            <w:r>
              <w:rPr>
                <w:noProof/>
                <w:webHidden/>
              </w:rPr>
              <w:t>18</w:t>
            </w:r>
            <w:r>
              <w:rPr>
                <w:noProof/>
                <w:webHidden/>
              </w:rPr>
              <w:fldChar w:fldCharType="end"/>
            </w:r>
            <w:r w:rsidRPr="00D7183C">
              <w:rPr>
                <w:rStyle w:val="Hyperlink"/>
                <w:noProof/>
              </w:rPr>
              <w:fldChar w:fldCharType="end"/>
            </w:r>
          </w:ins>
        </w:p>
        <w:p w:rsidR="00022A8C" w:rsidRDefault="00022A8C">
          <w:pPr>
            <w:pStyle w:val="TOC2"/>
            <w:tabs>
              <w:tab w:val="left" w:pos="880"/>
              <w:tab w:val="right" w:leader="dot" w:pos="9350"/>
            </w:tabs>
            <w:rPr>
              <w:ins w:id="67" w:author="rewjs" w:date="2015-11-30T11:48:00Z"/>
              <w:rFonts w:asciiTheme="minorHAnsi" w:eastAsiaTheme="minorEastAsia" w:hAnsiTheme="minorHAnsi" w:cstheme="minorBidi"/>
              <w:noProof/>
              <w:sz w:val="22"/>
              <w:szCs w:val="22"/>
            </w:rPr>
          </w:pPr>
          <w:ins w:id="68" w:author="rewjs" w:date="2015-11-30T11:48:00Z">
            <w:r w:rsidRPr="00D7183C">
              <w:rPr>
                <w:rStyle w:val="Hyperlink"/>
                <w:noProof/>
              </w:rPr>
              <w:fldChar w:fldCharType="begin"/>
            </w:r>
            <w:r w:rsidRPr="00D7183C">
              <w:rPr>
                <w:rStyle w:val="Hyperlink"/>
                <w:noProof/>
              </w:rPr>
              <w:instrText xml:space="preserve"> </w:instrText>
            </w:r>
            <w:r>
              <w:rPr>
                <w:noProof/>
              </w:rPr>
              <w:instrText>HYPERLINK \l "_Toc436647485"</w:instrText>
            </w:r>
            <w:r w:rsidRPr="00D7183C">
              <w:rPr>
                <w:rStyle w:val="Hyperlink"/>
                <w:noProof/>
              </w:rPr>
              <w:instrText xml:space="preserve"> </w:instrText>
            </w:r>
            <w:r w:rsidRPr="00D7183C">
              <w:rPr>
                <w:rStyle w:val="Hyperlink"/>
                <w:noProof/>
              </w:rPr>
            </w:r>
            <w:r w:rsidRPr="00D7183C">
              <w:rPr>
                <w:rStyle w:val="Hyperlink"/>
                <w:noProof/>
              </w:rPr>
              <w:fldChar w:fldCharType="separate"/>
            </w:r>
            <w:r w:rsidRPr="00D7183C">
              <w:rPr>
                <w:rStyle w:val="Hyperlink"/>
                <w:noProof/>
              </w:rPr>
              <w:t>3.1</w:t>
            </w:r>
            <w:r>
              <w:rPr>
                <w:rFonts w:asciiTheme="minorHAnsi" w:eastAsiaTheme="minorEastAsia" w:hAnsiTheme="minorHAnsi" w:cstheme="minorBidi"/>
                <w:noProof/>
                <w:sz w:val="22"/>
                <w:szCs w:val="22"/>
              </w:rPr>
              <w:tab/>
            </w:r>
            <w:r w:rsidRPr="00D7183C">
              <w:rPr>
                <w:rStyle w:val="Hyperlink"/>
                <w:noProof/>
              </w:rPr>
              <w:t>Presentation Layer Overview</w:t>
            </w:r>
            <w:r>
              <w:rPr>
                <w:noProof/>
                <w:webHidden/>
              </w:rPr>
              <w:tab/>
            </w:r>
            <w:r>
              <w:rPr>
                <w:noProof/>
                <w:webHidden/>
              </w:rPr>
              <w:fldChar w:fldCharType="begin"/>
            </w:r>
            <w:r>
              <w:rPr>
                <w:noProof/>
                <w:webHidden/>
              </w:rPr>
              <w:instrText xml:space="preserve"> PAGEREF _Toc436647485 \h </w:instrText>
            </w:r>
            <w:r>
              <w:rPr>
                <w:noProof/>
                <w:webHidden/>
              </w:rPr>
            </w:r>
          </w:ins>
          <w:r>
            <w:rPr>
              <w:noProof/>
              <w:webHidden/>
            </w:rPr>
            <w:fldChar w:fldCharType="separate"/>
          </w:r>
          <w:ins w:id="69" w:author="rewjs" w:date="2015-11-30T11:48:00Z">
            <w:r>
              <w:rPr>
                <w:noProof/>
                <w:webHidden/>
              </w:rPr>
              <w:t>18</w:t>
            </w:r>
            <w:r>
              <w:rPr>
                <w:noProof/>
                <w:webHidden/>
              </w:rPr>
              <w:fldChar w:fldCharType="end"/>
            </w:r>
            <w:r w:rsidRPr="00D7183C">
              <w:rPr>
                <w:rStyle w:val="Hyperlink"/>
                <w:noProof/>
              </w:rPr>
              <w:fldChar w:fldCharType="end"/>
            </w:r>
          </w:ins>
        </w:p>
        <w:p w:rsidR="00022A8C" w:rsidRDefault="00022A8C">
          <w:pPr>
            <w:pStyle w:val="TOC3"/>
            <w:tabs>
              <w:tab w:val="left" w:pos="1320"/>
              <w:tab w:val="right" w:leader="dot" w:pos="9350"/>
            </w:tabs>
            <w:rPr>
              <w:ins w:id="70" w:author="rewjs" w:date="2015-11-30T11:48:00Z"/>
              <w:rFonts w:asciiTheme="minorHAnsi" w:eastAsiaTheme="minorEastAsia" w:hAnsiTheme="minorHAnsi" w:cstheme="minorBidi"/>
              <w:noProof/>
              <w:sz w:val="22"/>
              <w:szCs w:val="22"/>
            </w:rPr>
          </w:pPr>
          <w:ins w:id="71" w:author="rewjs" w:date="2015-11-30T11:48:00Z">
            <w:r w:rsidRPr="00D7183C">
              <w:rPr>
                <w:rStyle w:val="Hyperlink"/>
                <w:noProof/>
              </w:rPr>
              <w:fldChar w:fldCharType="begin"/>
            </w:r>
            <w:r w:rsidRPr="00D7183C">
              <w:rPr>
                <w:rStyle w:val="Hyperlink"/>
                <w:noProof/>
              </w:rPr>
              <w:instrText xml:space="preserve"> </w:instrText>
            </w:r>
            <w:r>
              <w:rPr>
                <w:noProof/>
              </w:rPr>
              <w:instrText>HYPERLINK \l "_Toc436647486"</w:instrText>
            </w:r>
            <w:r w:rsidRPr="00D7183C">
              <w:rPr>
                <w:rStyle w:val="Hyperlink"/>
                <w:noProof/>
              </w:rPr>
              <w:instrText xml:space="preserve"> </w:instrText>
            </w:r>
            <w:r w:rsidRPr="00D7183C">
              <w:rPr>
                <w:rStyle w:val="Hyperlink"/>
                <w:noProof/>
              </w:rPr>
            </w:r>
            <w:r w:rsidRPr="00D7183C">
              <w:rPr>
                <w:rStyle w:val="Hyperlink"/>
                <w:noProof/>
              </w:rPr>
              <w:fldChar w:fldCharType="separate"/>
            </w:r>
            <w:r w:rsidRPr="00D7183C">
              <w:rPr>
                <w:rStyle w:val="Hyperlink"/>
                <w:noProof/>
              </w:rPr>
              <w:t>3.1.1</w:t>
            </w:r>
            <w:r>
              <w:rPr>
                <w:rFonts w:asciiTheme="minorHAnsi" w:eastAsiaTheme="minorEastAsia" w:hAnsiTheme="minorHAnsi" w:cstheme="minorBidi"/>
                <w:noProof/>
                <w:sz w:val="22"/>
                <w:szCs w:val="22"/>
              </w:rPr>
              <w:tab/>
            </w:r>
            <w:r w:rsidRPr="00D7183C">
              <w:rPr>
                <w:rStyle w:val="Hyperlink"/>
                <w:noProof/>
              </w:rPr>
              <w:t>Controllers</w:t>
            </w:r>
            <w:r>
              <w:rPr>
                <w:noProof/>
                <w:webHidden/>
              </w:rPr>
              <w:tab/>
            </w:r>
            <w:r>
              <w:rPr>
                <w:noProof/>
                <w:webHidden/>
              </w:rPr>
              <w:fldChar w:fldCharType="begin"/>
            </w:r>
            <w:r>
              <w:rPr>
                <w:noProof/>
                <w:webHidden/>
              </w:rPr>
              <w:instrText xml:space="preserve"> PAGEREF _Toc436647486 \h </w:instrText>
            </w:r>
            <w:r>
              <w:rPr>
                <w:noProof/>
                <w:webHidden/>
              </w:rPr>
            </w:r>
          </w:ins>
          <w:r>
            <w:rPr>
              <w:noProof/>
              <w:webHidden/>
            </w:rPr>
            <w:fldChar w:fldCharType="separate"/>
          </w:r>
          <w:ins w:id="72" w:author="rewjs" w:date="2015-11-30T11:48:00Z">
            <w:r>
              <w:rPr>
                <w:noProof/>
                <w:webHidden/>
              </w:rPr>
              <w:t>18</w:t>
            </w:r>
            <w:r>
              <w:rPr>
                <w:noProof/>
                <w:webHidden/>
              </w:rPr>
              <w:fldChar w:fldCharType="end"/>
            </w:r>
            <w:r w:rsidRPr="00D7183C">
              <w:rPr>
                <w:rStyle w:val="Hyperlink"/>
                <w:noProof/>
              </w:rPr>
              <w:fldChar w:fldCharType="end"/>
            </w:r>
          </w:ins>
        </w:p>
        <w:p w:rsidR="00022A8C" w:rsidRDefault="00022A8C">
          <w:pPr>
            <w:pStyle w:val="TOC2"/>
            <w:tabs>
              <w:tab w:val="left" w:pos="880"/>
              <w:tab w:val="right" w:leader="dot" w:pos="9350"/>
            </w:tabs>
            <w:rPr>
              <w:ins w:id="73" w:author="rewjs" w:date="2015-11-30T11:48:00Z"/>
              <w:rFonts w:asciiTheme="minorHAnsi" w:eastAsiaTheme="minorEastAsia" w:hAnsiTheme="minorHAnsi" w:cstheme="minorBidi"/>
              <w:noProof/>
              <w:sz w:val="22"/>
              <w:szCs w:val="22"/>
            </w:rPr>
          </w:pPr>
          <w:ins w:id="74" w:author="rewjs" w:date="2015-11-30T11:48:00Z">
            <w:r w:rsidRPr="00D7183C">
              <w:rPr>
                <w:rStyle w:val="Hyperlink"/>
                <w:noProof/>
              </w:rPr>
              <w:fldChar w:fldCharType="begin"/>
            </w:r>
            <w:r w:rsidRPr="00D7183C">
              <w:rPr>
                <w:rStyle w:val="Hyperlink"/>
                <w:noProof/>
              </w:rPr>
              <w:instrText xml:space="preserve"> </w:instrText>
            </w:r>
            <w:r>
              <w:rPr>
                <w:noProof/>
              </w:rPr>
              <w:instrText>HYPERLINK \l "_Toc436647487"</w:instrText>
            </w:r>
            <w:r w:rsidRPr="00D7183C">
              <w:rPr>
                <w:rStyle w:val="Hyperlink"/>
                <w:noProof/>
              </w:rPr>
              <w:instrText xml:space="preserve"> </w:instrText>
            </w:r>
            <w:r w:rsidRPr="00D7183C">
              <w:rPr>
                <w:rStyle w:val="Hyperlink"/>
                <w:noProof/>
              </w:rPr>
            </w:r>
            <w:r w:rsidRPr="00D7183C">
              <w:rPr>
                <w:rStyle w:val="Hyperlink"/>
                <w:noProof/>
              </w:rPr>
              <w:fldChar w:fldCharType="separate"/>
            </w:r>
            <w:r w:rsidRPr="00D7183C">
              <w:rPr>
                <w:rStyle w:val="Hyperlink"/>
                <w:noProof/>
              </w:rPr>
              <w:t>3.2</w:t>
            </w:r>
            <w:r>
              <w:rPr>
                <w:rFonts w:asciiTheme="minorHAnsi" w:eastAsiaTheme="minorEastAsia" w:hAnsiTheme="minorHAnsi" w:cstheme="minorBidi"/>
                <w:noProof/>
                <w:sz w:val="22"/>
                <w:szCs w:val="22"/>
              </w:rPr>
              <w:tab/>
            </w:r>
            <w:r w:rsidRPr="00D7183C">
              <w:rPr>
                <w:rStyle w:val="Hyperlink"/>
                <w:noProof/>
              </w:rPr>
              <w:t>Business Logic Layer Overview</w:t>
            </w:r>
            <w:r>
              <w:rPr>
                <w:noProof/>
                <w:webHidden/>
              </w:rPr>
              <w:tab/>
            </w:r>
            <w:r>
              <w:rPr>
                <w:noProof/>
                <w:webHidden/>
              </w:rPr>
              <w:fldChar w:fldCharType="begin"/>
            </w:r>
            <w:r>
              <w:rPr>
                <w:noProof/>
                <w:webHidden/>
              </w:rPr>
              <w:instrText xml:space="preserve"> PAGEREF _Toc436647487 \h </w:instrText>
            </w:r>
            <w:r>
              <w:rPr>
                <w:noProof/>
                <w:webHidden/>
              </w:rPr>
            </w:r>
          </w:ins>
          <w:r>
            <w:rPr>
              <w:noProof/>
              <w:webHidden/>
            </w:rPr>
            <w:fldChar w:fldCharType="separate"/>
          </w:r>
          <w:ins w:id="75" w:author="rewjs" w:date="2015-11-30T11:48:00Z">
            <w:r>
              <w:rPr>
                <w:noProof/>
                <w:webHidden/>
              </w:rPr>
              <w:t>24</w:t>
            </w:r>
            <w:r>
              <w:rPr>
                <w:noProof/>
                <w:webHidden/>
              </w:rPr>
              <w:fldChar w:fldCharType="end"/>
            </w:r>
            <w:r w:rsidRPr="00D7183C">
              <w:rPr>
                <w:rStyle w:val="Hyperlink"/>
                <w:noProof/>
              </w:rPr>
              <w:fldChar w:fldCharType="end"/>
            </w:r>
          </w:ins>
        </w:p>
        <w:p w:rsidR="00022A8C" w:rsidRDefault="00022A8C">
          <w:pPr>
            <w:pStyle w:val="TOC3"/>
            <w:tabs>
              <w:tab w:val="left" w:pos="1320"/>
              <w:tab w:val="right" w:leader="dot" w:pos="9350"/>
            </w:tabs>
            <w:rPr>
              <w:ins w:id="76" w:author="rewjs" w:date="2015-11-30T11:48:00Z"/>
              <w:rFonts w:asciiTheme="minorHAnsi" w:eastAsiaTheme="minorEastAsia" w:hAnsiTheme="minorHAnsi" w:cstheme="minorBidi"/>
              <w:noProof/>
              <w:sz w:val="22"/>
              <w:szCs w:val="22"/>
            </w:rPr>
          </w:pPr>
          <w:ins w:id="77" w:author="rewjs" w:date="2015-11-30T11:48:00Z">
            <w:r w:rsidRPr="00D7183C">
              <w:rPr>
                <w:rStyle w:val="Hyperlink"/>
                <w:noProof/>
              </w:rPr>
              <w:fldChar w:fldCharType="begin"/>
            </w:r>
            <w:r w:rsidRPr="00D7183C">
              <w:rPr>
                <w:rStyle w:val="Hyperlink"/>
                <w:noProof/>
              </w:rPr>
              <w:instrText xml:space="preserve"> </w:instrText>
            </w:r>
            <w:r>
              <w:rPr>
                <w:noProof/>
              </w:rPr>
              <w:instrText>HYPERLINK \l "_Toc436647488"</w:instrText>
            </w:r>
            <w:r w:rsidRPr="00D7183C">
              <w:rPr>
                <w:rStyle w:val="Hyperlink"/>
                <w:noProof/>
              </w:rPr>
              <w:instrText xml:space="preserve"> </w:instrText>
            </w:r>
            <w:r w:rsidRPr="00D7183C">
              <w:rPr>
                <w:rStyle w:val="Hyperlink"/>
                <w:noProof/>
              </w:rPr>
            </w:r>
            <w:r w:rsidRPr="00D7183C">
              <w:rPr>
                <w:rStyle w:val="Hyperlink"/>
                <w:noProof/>
              </w:rPr>
              <w:fldChar w:fldCharType="separate"/>
            </w:r>
            <w:r w:rsidRPr="00D7183C">
              <w:rPr>
                <w:rStyle w:val="Hyperlink"/>
                <w:noProof/>
              </w:rPr>
              <w:t>3.2.1</w:t>
            </w:r>
            <w:r>
              <w:rPr>
                <w:rFonts w:asciiTheme="minorHAnsi" w:eastAsiaTheme="minorEastAsia" w:hAnsiTheme="minorHAnsi" w:cstheme="minorBidi"/>
                <w:noProof/>
                <w:sz w:val="22"/>
                <w:szCs w:val="22"/>
              </w:rPr>
              <w:tab/>
            </w:r>
            <w:r w:rsidRPr="00D7183C">
              <w:rPr>
                <w:rStyle w:val="Hyperlink"/>
                <w:noProof/>
              </w:rPr>
              <w:t>Entities</w:t>
            </w:r>
            <w:r>
              <w:rPr>
                <w:noProof/>
                <w:webHidden/>
              </w:rPr>
              <w:tab/>
            </w:r>
            <w:r>
              <w:rPr>
                <w:noProof/>
                <w:webHidden/>
              </w:rPr>
              <w:fldChar w:fldCharType="begin"/>
            </w:r>
            <w:r>
              <w:rPr>
                <w:noProof/>
                <w:webHidden/>
              </w:rPr>
              <w:instrText xml:space="preserve"> PAGEREF _Toc436647488 \h </w:instrText>
            </w:r>
            <w:r>
              <w:rPr>
                <w:noProof/>
                <w:webHidden/>
              </w:rPr>
            </w:r>
          </w:ins>
          <w:r>
            <w:rPr>
              <w:noProof/>
              <w:webHidden/>
            </w:rPr>
            <w:fldChar w:fldCharType="separate"/>
          </w:r>
          <w:ins w:id="78" w:author="rewjs" w:date="2015-11-30T11:48:00Z">
            <w:r>
              <w:rPr>
                <w:noProof/>
                <w:webHidden/>
              </w:rPr>
              <w:t>24</w:t>
            </w:r>
            <w:r>
              <w:rPr>
                <w:noProof/>
                <w:webHidden/>
              </w:rPr>
              <w:fldChar w:fldCharType="end"/>
            </w:r>
            <w:r w:rsidRPr="00D7183C">
              <w:rPr>
                <w:rStyle w:val="Hyperlink"/>
                <w:noProof/>
              </w:rPr>
              <w:fldChar w:fldCharType="end"/>
            </w:r>
          </w:ins>
        </w:p>
        <w:p w:rsidR="00022A8C" w:rsidRDefault="00022A8C">
          <w:pPr>
            <w:pStyle w:val="TOC3"/>
            <w:tabs>
              <w:tab w:val="left" w:pos="1320"/>
              <w:tab w:val="right" w:leader="dot" w:pos="9350"/>
            </w:tabs>
            <w:rPr>
              <w:ins w:id="79" w:author="rewjs" w:date="2015-11-30T11:48:00Z"/>
              <w:rFonts w:asciiTheme="minorHAnsi" w:eastAsiaTheme="minorEastAsia" w:hAnsiTheme="minorHAnsi" w:cstheme="minorBidi"/>
              <w:noProof/>
              <w:sz w:val="22"/>
              <w:szCs w:val="22"/>
            </w:rPr>
          </w:pPr>
          <w:ins w:id="80" w:author="rewjs" w:date="2015-11-30T11:48:00Z">
            <w:r w:rsidRPr="00D7183C">
              <w:rPr>
                <w:rStyle w:val="Hyperlink"/>
                <w:noProof/>
              </w:rPr>
              <w:fldChar w:fldCharType="begin"/>
            </w:r>
            <w:r w:rsidRPr="00D7183C">
              <w:rPr>
                <w:rStyle w:val="Hyperlink"/>
                <w:noProof/>
              </w:rPr>
              <w:instrText xml:space="preserve"> </w:instrText>
            </w:r>
            <w:r>
              <w:rPr>
                <w:noProof/>
              </w:rPr>
              <w:instrText>HYPERLINK \l "_Toc436647489"</w:instrText>
            </w:r>
            <w:r w:rsidRPr="00D7183C">
              <w:rPr>
                <w:rStyle w:val="Hyperlink"/>
                <w:noProof/>
              </w:rPr>
              <w:instrText xml:space="preserve"> </w:instrText>
            </w:r>
            <w:r w:rsidRPr="00D7183C">
              <w:rPr>
                <w:rStyle w:val="Hyperlink"/>
                <w:noProof/>
              </w:rPr>
            </w:r>
            <w:r w:rsidRPr="00D7183C">
              <w:rPr>
                <w:rStyle w:val="Hyperlink"/>
                <w:noProof/>
              </w:rPr>
              <w:fldChar w:fldCharType="separate"/>
            </w:r>
            <w:r w:rsidRPr="00D7183C">
              <w:rPr>
                <w:rStyle w:val="Hyperlink"/>
                <w:noProof/>
              </w:rPr>
              <w:t>3.2.2</w:t>
            </w:r>
            <w:r>
              <w:rPr>
                <w:rFonts w:asciiTheme="minorHAnsi" w:eastAsiaTheme="minorEastAsia" w:hAnsiTheme="minorHAnsi" w:cstheme="minorBidi"/>
                <w:noProof/>
                <w:sz w:val="22"/>
                <w:szCs w:val="22"/>
              </w:rPr>
              <w:tab/>
            </w:r>
            <w:r w:rsidRPr="00D7183C">
              <w:rPr>
                <w:rStyle w:val="Hyperlink"/>
                <w:noProof/>
              </w:rPr>
              <w:t>Enumerations</w:t>
            </w:r>
            <w:r>
              <w:rPr>
                <w:noProof/>
                <w:webHidden/>
              </w:rPr>
              <w:tab/>
            </w:r>
            <w:r>
              <w:rPr>
                <w:noProof/>
                <w:webHidden/>
              </w:rPr>
              <w:fldChar w:fldCharType="begin"/>
            </w:r>
            <w:r>
              <w:rPr>
                <w:noProof/>
                <w:webHidden/>
              </w:rPr>
              <w:instrText xml:space="preserve"> PAGEREF _Toc436647489 \h </w:instrText>
            </w:r>
            <w:r>
              <w:rPr>
                <w:noProof/>
                <w:webHidden/>
              </w:rPr>
            </w:r>
          </w:ins>
          <w:r>
            <w:rPr>
              <w:noProof/>
              <w:webHidden/>
            </w:rPr>
            <w:fldChar w:fldCharType="separate"/>
          </w:r>
          <w:ins w:id="81" w:author="rewjs" w:date="2015-11-30T11:48:00Z">
            <w:r>
              <w:rPr>
                <w:noProof/>
                <w:webHidden/>
              </w:rPr>
              <w:t>44</w:t>
            </w:r>
            <w:r>
              <w:rPr>
                <w:noProof/>
                <w:webHidden/>
              </w:rPr>
              <w:fldChar w:fldCharType="end"/>
            </w:r>
            <w:r w:rsidRPr="00D7183C">
              <w:rPr>
                <w:rStyle w:val="Hyperlink"/>
                <w:noProof/>
              </w:rPr>
              <w:fldChar w:fldCharType="end"/>
            </w:r>
          </w:ins>
        </w:p>
        <w:p w:rsidR="00022A8C" w:rsidRDefault="00022A8C">
          <w:pPr>
            <w:pStyle w:val="TOC2"/>
            <w:tabs>
              <w:tab w:val="left" w:pos="880"/>
              <w:tab w:val="right" w:leader="dot" w:pos="9350"/>
            </w:tabs>
            <w:rPr>
              <w:ins w:id="82" w:author="rewjs" w:date="2015-11-30T11:48:00Z"/>
              <w:rFonts w:asciiTheme="minorHAnsi" w:eastAsiaTheme="minorEastAsia" w:hAnsiTheme="minorHAnsi" w:cstheme="minorBidi"/>
              <w:noProof/>
              <w:sz w:val="22"/>
              <w:szCs w:val="22"/>
            </w:rPr>
          </w:pPr>
          <w:ins w:id="83" w:author="rewjs" w:date="2015-11-30T11:48:00Z">
            <w:r w:rsidRPr="00D7183C">
              <w:rPr>
                <w:rStyle w:val="Hyperlink"/>
                <w:noProof/>
              </w:rPr>
              <w:fldChar w:fldCharType="begin"/>
            </w:r>
            <w:r w:rsidRPr="00D7183C">
              <w:rPr>
                <w:rStyle w:val="Hyperlink"/>
                <w:noProof/>
              </w:rPr>
              <w:instrText xml:space="preserve"> </w:instrText>
            </w:r>
            <w:r>
              <w:rPr>
                <w:noProof/>
              </w:rPr>
              <w:instrText>HYPERLINK \l "_Toc436647490"</w:instrText>
            </w:r>
            <w:r w:rsidRPr="00D7183C">
              <w:rPr>
                <w:rStyle w:val="Hyperlink"/>
                <w:noProof/>
              </w:rPr>
              <w:instrText xml:space="preserve"> </w:instrText>
            </w:r>
            <w:r w:rsidRPr="00D7183C">
              <w:rPr>
                <w:rStyle w:val="Hyperlink"/>
                <w:noProof/>
              </w:rPr>
            </w:r>
            <w:r w:rsidRPr="00D7183C">
              <w:rPr>
                <w:rStyle w:val="Hyperlink"/>
                <w:noProof/>
              </w:rPr>
              <w:fldChar w:fldCharType="separate"/>
            </w:r>
            <w:r w:rsidRPr="00D7183C">
              <w:rPr>
                <w:rStyle w:val="Hyperlink"/>
                <w:noProof/>
              </w:rPr>
              <w:t>3.3</w:t>
            </w:r>
            <w:r>
              <w:rPr>
                <w:rFonts w:asciiTheme="minorHAnsi" w:eastAsiaTheme="minorEastAsia" w:hAnsiTheme="minorHAnsi" w:cstheme="minorBidi"/>
                <w:noProof/>
                <w:sz w:val="22"/>
                <w:szCs w:val="22"/>
              </w:rPr>
              <w:tab/>
            </w:r>
            <w:r w:rsidRPr="00D7183C">
              <w:rPr>
                <w:rStyle w:val="Hyperlink"/>
                <w:noProof/>
              </w:rPr>
              <w:t>Data Access Layer Overview</w:t>
            </w:r>
            <w:r>
              <w:rPr>
                <w:noProof/>
                <w:webHidden/>
              </w:rPr>
              <w:tab/>
            </w:r>
            <w:r>
              <w:rPr>
                <w:noProof/>
                <w:webHidden/>
              </w:rPr>
              <w:fldChar w:fldCharType="begin"/>
            </w:r>
            <w:r>
              <w:rPr>
                <w:noProof/>
                <w:webHidden/>
              </w:rPr>
              <w:instrText xml:space="preserve"> PAGEREF _Toc436647490 \h </w:instrText>
            </w:r>
            <w:r>
              <w:rPr>
                <w:noProof/>
                <w:webHidden/>
              </w:rPr>
            </w:r>
          </w:ins>
          <w:r>
            <w:rPr>
              <w:noProof/>
              <w:webHidden/>
            </w:rPr>
            <w:fldChar w:fldCharType="separate"/>
          </w:r>
          <w:ins w:id="84" w:author="rewjs" w:date="2015-11-30T11:48:00Z">
            <w:r>
              <w:rPr>
                <w:noProof/>
                <w:webHidden/>
              </w:rPr>
              <w:t>47</w:t>
            </w:r>
            <w:r>
              <w:rPr>
                <w:noProof/>
                <w:webHidden/>
              </w:rPr>
              <w:fldChar w:fldCharType="end"/>
            </w:r>
            <w:r w:rsidRPr="00D7183C">
              <w:rPr>
                <w:rStyle w:val="Hyperlink"/>
                <w:noProof/>
              </w:rPr>
              <w:fldChar w:fldCharType="end"/>
            </w:r>
          </w:ins>
        </w:p>
        <w:p w:rsidR="00022A8C" w:rsidRDefault="00022A8C">
          <w:pPr>
            <w:pStyle w:val="TOC3"/>
            <w:tabs>
              <w:tab w:val="left" w:pos="1320"/>
              <w:tab w:val="right" w:leader="dot" w:pos="9350"/>
            </w:tabs>
            <w:rPr>
              <w:ins w:id="85" w:author="rewjs" w:date="2015-11-30T11:48:00Z"/>
              <w:rFonts w:asciiTheme="minorHAnsi" w:eastAsiaTheme="minorEastAsia" w:hAnsiTheme="minorHAnsi" w:cstheme="minorBidi"/>
              <w:noProof/>
              <w:sz w:val="22"/>
              <w:szCs w:val="22"/>
            </w:rPr>
          </w:pPr>
          <w:ins w:id="86" w:author="rewjs" w:date="2015-11-30T11:48:00Z">
            <w:r w:rsidRPr="00D7183C">
              <w:rPr>
                <w:rStyle w:val="Hyperlink"/>
                <w:noProof/>
              </w:rPr>
              <w:fldChar w:fldCharType="begin"/>
            </w:r>
            <w:r w:rsidRPr="00D7183C">
              <w:rPr>
                <w:rStyle w:val="Hyperlink"/>
                <w:noProof/>
              </w:rPr>
              <w:instrText xml:space="preserve"> </w:instrText>
            </w:r>
            <w:r>
              <w:rPr>
                <w:noProof/>
              </w:rPr>
              <w:instrText>HYPERLINK \l "_Toc436647491"</w:instrText>
            </w:r>
            <w:r w:rsidRPr="00D7183C">
              <w:rPr>
                <w:rStyle w:val="Hyperlink"/>
                <w:noProof/>
              </w:rPr>
              <w:instrText xml:space="preserve"> </w:instrText>
            </w:r>
            <w:r w:rsidRPr="00D7183C">
              <w:rPr>
                <w:rStyle w:val="Hyperlink"/>
                <w:noProof/>
              </w:rPr>
            </w:r>
            <w:r w:rsidRPr="00D7183C">
              <w:rPr>
                <w:rStyle w:val="Hyperlink"/>
                <w:noProof/>
              </w:rPr>
              <w:fldChar w:fldCharType="separate"/>
            </w:r>
            <w:r w:rsidRPr="00D7183C">
              <w:rPr>
                <w:rStyle w:val="Hyperlink"/>
                <w:noProof/>
              </w:rPr>
              <w:t>3.3.1</w:t>
            </w:r>
            <w:r>
              <w:rPr>
                <w:rFonts w:asciiTheme="minorHAnsi" w:eastAsiaTheme="minorEastAsia" w:hAnsiTheme="minorHAnsi" w:cstheme="minorBidi"/>
                <w:noProof/>
                <w:sz w:val="22"/>
                <w:szCs w:val="22"/>
              </w:rPr>
              <w:tab/>
            </w:r>
            <w:r w:rsidRPr="00D7183C">
              <w:rPr>
                <w:rStyle w:val="Hyperlink"/>
                <w:noProof/>
              </w:rPr>
              <w:t>SQL Client</w:t>
            </w:r>
            <w:r>
              <w:rPr>
                <w:noProof/>
                <w:webHidden/>
              </w:rPr>
              <w:tab/>
            </w:r>
            <w:r>
              <w:rPr>
                <w:noProof/>
                <w:webHidden/>
              </w:rPr>
              <w:fldChar w:fldCharType="begin"/>
            </w:r>
            <w:r>
              <w:rPr>
                <w:noProof/>
                <w:webHidden/>
              </w:rPr>
              <w:instrText xml:space="preserve"> PAGEREF _Toc436647491 \h </w:instrText>
            </w:r>
            <w:r>
              <w:rPr>
                <w:noProof/>
                <w:webHidden/>
              </w:rPr>
            </w:r>
          </w:ins>
          <w:r>
            <w:rPr>
              <w:noProof/>
              <w:webHidden/>
            </w:rPr>
            <w:fldChar w:fldCharType="separate"/>
          </w:r>
          <w:ins w:id="87" w:author="rewjs" w:date="2015-11-30T11:48:00Z">
            <w:r>
              <w:rPr>
                <w:noProof/>
                <w:webHidden/>
              </w:rPr>
              <w:t>47</w:t>
            </w:r>
            <w:r>
              <w:rPr>
                <w:noProof/>
                <w:webHidden/>
              </w:rPr>
              <w:fldChar w:fldCharType="end"/>
            </w:r>
            <w:r w:rsidRPr="00D7183C">
              <w:rPr>
                <w:rStyle w:val="Hyperlink"/>
                <w:noProof/>
              </w:rPr>
              <w:fldChar w:fldCharType="end"/>
            </w:r>
          </w:ins>
        </w:p>
        <w:p w:rsidR="003C3B4F" w:rsidDel="00022A8C" w:rsidRDefault="003C3B4F">
          <w:pPr>
            <w:pStyle w:val="TOC1"/>
            <w:tabs>
              <w:tab w:val="right" w:leader="dot" w:pos="9350"/>
            </w:tabs>
            <w:rPr>
              <w:del w:id="88" w:author="rewjs" w:date="2015-11-30T11:48:00Z"/>
              <w:rFonts w:asciiTheme="minorHAnsi" w:eastAsiaTheme="minorEastAsia" w:hAnsiTheme="minorHAnsi" w:cstheme="minorBidi"/>
              <w:noProof/>
              <w:sz w:val="22"/>
              <w:szCs w:val="22"/>
            </w:rPr>
          </w:pPr>
          <w:del w:id="89" w:author="rewjs" w:date="2015-11-30T11:48:00Z">
            <w:r w:rsidRPr="00022A8C" w:rsidDel="00022A8C">
              <w:rPr>
                <w:noProof/>
                <w:rPrChange w:id="90" w:author="rewjs" w:date="2015-11-30T11:48:00Z">
                  <w:rPr>
                    <w:rStyle w:val="Hyperlink"/>
                    <w:noProof/>
                  </w:rPr>
                </w:rPrChange>
              </w:rPr>
              <w:delText>Revision History</w:delText>
            </w:r>
            <w:r w:rsidDel="00022A8C">
              <w:rPr>
                <w:noProof/>
                <w:webHidden/>
              </w:rPr>
              <w:tab/>
              <w:delText>i</w:delText>
            </w:r>
          </w:del>
        </w:p>
        <w:p w:rsidR="003C3B4F" w:rsidDel="00022A8C" w:rsidRDefault="003C3B4F">
          <w:pPr>
            <w:pStyle w:val="TOC1"/>
            <w:tabs>
              <w:tab w:val="right" w:leader="dot" w:pos="9350"/>
            </w:tabs>
            <w:rPr>
              <w:del w:id="91" w:author="rewjs" w:date="2015-11-30T11:48:00Z"/>
              <w:rFonts w:asciiTheme="minorHAnsi" w:eastAsiaTheme="minorEastAsia" w:hAnsiTheme="minorHAnsi" w:cstheme="minorBidi"/>
              <w:noProof/>
              <w:sz w:val="22"/>
              <w:szCs w:val="22"/>
            </w:rPr>
          </w:pPr>
          <w:del w:id="92" w:author="rewjs" w:date="2015-11-30T11:48:00Z">
            <w:r w:rsidRPr="00022A8C" w:rsidDel="00022A8C">
              <w:rPr>
                <w:noProof/>
                <w:rPrChange w:id="93" w:author="rewjs" w:date="2015-11-30T11:48:00Z">
                  <w:rPr>
                    <w:rStyle w:val="Hyperlink"/>
                    <w:noProof/>
                  </w:rPr>
                </w:rPrChange>
              </w:rPr>
              <w:delText>Table of Contents</w:delText>
            </w:r>
            <w:r w:rsidDel="00022A8C">
              <w:rPr>
                <w:noProof/>
                <w:webHidden/>
              </w:rPr>
              <w:tab/>
              <w:delText>iii</w:delText>
            </w:r>
          </w:del>
        </w:p>
        <w:p w:rsidR="003C3B4F" w:rsidDel="00022A8C" w:rsidRDefault="003C3B4F">
          <w:pPr>
            <w:pStyle w:val="TOC1"/>
            <w:tabs>
              <w:tab w:val="left" w:pos="480"/>
              <w:tab w:val="right" w:leader="dot" w:pos="9350"/>
            </w:tabs>
            <w:rPr>
              <w:del w:id="94" w:author="rewjs" w:date="2015-11-30T11:48:00Z"/>
              <w:rFonts w:asciiTheme="minorHAnsi" w:eastAsiaTheme="minorEastAsia" w:hAnsiTheme="minorHAnsi" w:cstheme="minorBidi"/>
              <w:noProof/>
              <w:sz w:val="22"/>
              <w:szCs w:val="22"/>
            </w:rPr>
          </w:pPr>
          <w:del w:id="95" w:author="rewjs" w:date="2015-11-30T11:48:00Z">
            <w:r w:rsidRPr="00022A8C" w:rsidDel="00022A8C">
              <w:rPr>
                <w:noProof/>
                <w:rPrChange w:id="96" w:author="rewjs" w:date="2015-11-30T11:48:00Z">
                  <w:rPr>
                    <w:rStyle w:val="Hyperlink"/>
                    <w:noProof/>
                  </w:rPr>
                </w:rPrChange>
              </w:rPr>
              <w:delText>1</w:delText>
            </w:r>
            <w:r w:rsidDel="00022A8C">
              <w:rPr>
                <w:rFonts w:asciiTheme="minorHAnsi" w:eastAsiaTheme="minorEastAsia" w:hAnsiTheme="minorHAnsi" w:cstheme="minorBidi"/>
                <w:noProof/>
                <w:sz w:val="22"/>
                <w:szCs w:val="22"/>
              </w:rPr>
              <w:tab/>
            </w:r>
            <w:r w:rsidRPr="00022A8C" w:rsidDel="00022A8C">
              <w:rPr>
                <w:noProof/>
                <w:rPrChange w:id="97" w:author="rewjs" w:date="2015-11-30T11:48:00Z">
                  <w:rPr>
                    <w:rStyle w:val="Hyperlink"/>
                    <w:noProof/>
                  </w:rPr>
                </w:rPrChange>
              </w:rPr>
              <w:delText>Introduction</w:delText>
            </w:r>
            <w:r w:rsidDel="00022A8C">
              <w:rPr>
                <w:noProof/>
                <w:webHidden/>
              </w:rPr>
              <w:tab/>
              <w:delText>1</w:delText>
            </w:r>
          </w:del>
        </w:p>
        <w:p w:rsidR="003C3B4F" w:rsidDel="00022A8C" w:rsidRDefault="003C3B4F">
          <w:pPr>
            <w:pStyle w:val="TOC2"/>
            <w:tabs>
              <w:tab w:val="left" w:pos="880"/>
              <w:tab w:val="right" w:leader="dot" w:pos="9350"/>
            </w:tabs>
            <w:rPr>
              <w:del w:id="98" w:author="rewjs" w:date="2015-11-30T11:48:00Z"/>
              <w:rFonts w:asciiTheme="minorHAnsi" w:eastAsiaTheme="minorEastAsia" w:hAnsiTheme="minorHAnsi" w:cstheme="minorBidi"/>
              <w:noProof/>
              <w:sz w:val="22"/>
              <w:szCs w:val="22"/>
            </w:rPr>
          </w:pPr>
          <w:del w:id="99" w:author="rewjs" w:date="2015-11-30T11:48:00Z">
            <w:r w:rsidRPr="00022A8C" w:rsidDel="00022A8C">
              <w:rPr>
                <w:noProof/>
                <w:rPrChange w:id="100" w:author="rewjs" w:date="2015-11-30T11:48:00Z">
                  <w:rPr>
                    <w:rStyle w:val="Hyperlink"/>
                    <w:noProof/>
                  </w:rPr>
                </w:rPrChange>
              </w:rPr>
              <w:delText>1.1</w:delText>
            </w:r>
            <w:r w:rsidDel="00022A8C">
              <w:rPr>
                <w:rFonts w:asciiTheme="minorHAnsi" w:eastAsiaTheme="minorEastAsia" w:hAnsiTheme="minorHAnsi" w:cstheme="minorBidi"/>
                <w:noProof/>
                <w:sz w:val="22"/>
                <w:szCs w:val="22"/>
              </w:rPr>
              <w:tab/>
            </w:r>
            <w:r w:rsidRPr="00022A8C" w:rsidDel="00022A8C">
              <w:rPr>
                <w:noProof/>
                <w:rPrChange w:id="101" w:author="rewjs" w:date="2015-11-30T11:48:00Z">
                  <w:rPr>
                    <w:rStyle w:val="Hyperlink"/>
                    <w:noProof/>
                  </w:rPr>
                </w:rPrChange>
              </w:rPr>
              <w:delText>Purpose</w:delText>
            </w:r>
            <w:r w:rsidDel="00022A8C">
              <w:rPr>
                <w:noProof/>
                <w:webHidden/>
              </w:rPr>
              <w:tab/>
              <w:delText>1</w:delText>
            </w:r>
          </w:del>
        </w:p>
        <w:p w:rsidR="003C3B4F" w:rsidDel="00022A8C" w:rsidRDefault="003C3B4F">
          <w:pPr>
            <w:pStyle w:val="TOC2"/>
            <w:tabs>
              <w:tab w:val="left" w:pos="880"/>
              <w:tab w:val="right" w:leader="dot" w:pos="9350"/>
            </w:tabs>
            <w:rPr>
              <w:del w:id="102" w:author="rewjs" w:date="2015-11-30T11:48:00Z"/>
              <w:rFonts w:asciiTheme="minorHAnsi" w:eastAsiaTheme="minorEastAsia" w:hAnsiTheme="minorHAnsi" w:cstheme="minorBidi"/>
              <w:noProof/>
              <w:sz w:val="22"/>
              <w:szCs w:val="22"/>
            </w:rPr>
          </w:pPr>
          <w:del w:id="103" w:author="rewjs" w:date="2015-11-30T11:48:00Z">
            <w:r w:rsidRPr="00022A8C" w:rsidDel="00022A8C">
              <w:rPr>
                <w:noProof/>
                <w:rPrChange w:id="104" w:author="rewjs" w:date="2015-11-30T11:48:00Z">
                  <w:rPr>
                    <w:rStyle w:val="Hyperlink"/>
                    <w:noProof/>
                  </w:rPr>
                </w:rPrChange>
              </w:rPr>
              <w:delText>1.1</w:delText>
            </w:r>
            <w:r w:rsidDel="00022A8C">
              <w:rPr>
                <w:rFonts w:asciiTheme="minorHAnsi" w:eastAsiaTheme="minorEastAsia" w:hAnsiTheme="minorHAnsi" w:cstheme="minorBidi"/>
                <w:noProof/>
                <w:sz w:val="22"/>
                <w:szCs w:val="22"/>
              </w:rPr>
              <w:tab/>
            </w:r>
            <w:r w:rsidRPr="00022A8C" w:rsidDel="00022A8C">
              <w:rPr>
                <w:noProof/>
                <w:rPrChange w:id="105" w:author="rewjs" w:date="2015-11-30T11:48:00Z">
                  <w:rPr>
                    <w:rStyle w:val="Hyperlink"/>
                    <w:noProof/>
                  </w:rPr>
                </w:rPrChange>
              </w:rPr>
              <w:delText>Scope</w:delText>
            </w:r>
            <w:r w:rsidDel="00022A8C">
              <w:rPr>
                <w:noProof/>
                <w:webHidden/>
              </w:rPr>
              <w:tab/>
              <w:delText>1</w:delText>
            </w:r>
          </w:del>
        </w:p>
        <w:p w:rsidR="003C3B4F" w:rsidDel="00022A8C" w:rsidRDefault="003C3B4F">
          <w:pPr>
            <w:pStyle w:val="TOC2"/>
            <w:tabs>
              <w:tab w:val="left" w:pos="880"/>
              <w:tab w:val="right" w:leader="dot" w:pos="9350"/>
            </w:tabs>
            <w:rPr>
              <w:del w:id="106" w:author="rewjs" w:date="2015-11-30T11:48:00Z"/>
              <w:rFonts w:asciiTheme="minorHAnsi" w:eastAsiaTheme="minorEastAsia" w:hAnsiTheme="minorHAnsi" w:cstheme="minorBidi"/>
              <w:noProof/>
              <w:sz w:val="22"/>
              <w:szCs w:val="22"/>
            </w:rPr>
          </w:pPr>
          <w:del w:id="107" w:author="rewjs" w:date="2015-11-30T11:48:00Z">
            <w:r w:rsidRPr="00022A8C" w:rsidDel="00022A8C">
              <w:rPr>
                <w:noProof/>
                <w:rPrChange w:id="108" w:author="rewjs" w:date="2015-11-30T11:48:00Z">
                  <w:rPr>
                    <w:rStyle w:val="Hyperlink"/>
                    <w:noProof/>
                  </w:rPr>
                </w:rPrChange>
              </w:rPr>
              <w:delText>1.2</w:delText>
            </w:r>
            <w:r w:rsidDel="00022A8C">
              <w:rPr>
                <w:rFonts w:asciiTheme="minorHAnsi" w:eastAsiaTheme="minorEastAsia" w:hAnsiTheme="minorHAnsi" w:cstheme="minorBidi"/>
                <w:noProof/>
                <w:sz w:val="22"/>
                <w:szCs w:val="22"/>
              </w:rPr>
              <w:tab/>
            </w:r>
            <w:r w:rsidRPr="00022A8C" w:rsidDel="00022A8C">
              <w:rPr>
                <w:noProof/>
                <w:rPrChange w:id="109" w:author="rewjs" w:date="2015-11-30T11:48:00Z">
                  <w:rPr>
                    <w:rStyle w:val="Hyperlink"/>
                    <w:noProof/>
                  </w:rPr>
                </w:rPrChange>
              </w:rPr>
              <w:delText>Definitions, Acronyms, and Abbreviations</w:delText>
            </w:r>
            <w:r w:rsidDel="00022A8C">
              <w:rPr>
                <w:noProof/>
                <w:webHidden/>
              </w:rPr>
              <w:tab/>
              <w:delText>2</w:delText>
            </w:r>
          </w:del>
        </w:p>
        <w:p w:rsidR="003C3B4F" w:rsidDel="00022A8C" w:rsidRDefault="003C3B4F">
          <w:pPr>
            <w:pStyle w:val="TOC2"/>
            <w:tabs>
              <w:tab w:val="left" w:pos="880"/>
              <w:tab w:val="right" w:leader="dot" w:pos="9350"/>
            </w:tabs>
            <w:rPr>
              <w:del w:id="110" w:author="rewjs" w:date="2015-11-30T11:48:00Z"/>
              <w:rFonts w:asciiTheme="minorHAnsi" w:eastAsiaTheme="minorEastAsia" w:hAnsiTheme="minorHAnsi" w:cstheme="minorBidi"/>
              <w:noProof/>
              <w:sz w:val="22"/>
              <w:szCs w:val="22"/>
            </w:rPr>
          </w:pPr>
          <w:del w:id="111" w:author="rewjs" w:date="2015-11-30T11:48:00Z">
            <w:r w:rsidRPr="00022A8C" w:rsidDel="00022A8C">
              <w:rPr>
                <w:noProof/>
                <w:rPrChange w:id="112" w:author="rewjs" w:date="2015-11-30T11:48:00Z">
                  <w:rPr>
                    <w:rStyle w:val="Hyperlink"/>
                    <w:noProof/>
                  </w:rPr>
                </w:rPrChange>
              </w:rPr>
              <w:delText>1.3</w:delText>
            </w:r>
            <w:r w:rsidDel="00022A8C">
              <w:rPr>
                <w:rFonts w:asciiTheme="minorHAnsi" w:eastAsiaTheme="minorEastAsia" w:hAnsiTheme="minorHAnsi" w:cstheme="minorBidi"/>
                <w:noProof/>
                <w:sz w:val="22"/>
                <w:szCs w:val="22"/>
              </w:rPr>
              <w:tab/>
            </w:r>
            <w:r w:rsidRPr="00022A8C" w:rsidDel="00022A8C">
              <w:rPr>
                <w:noProof/>
                <w:rPrChange w:id="113" w:author="rewjs" w:date="2015-11-30T11:48:00Z">
                  <w:rPr>
                    <w:rStyle w:val="Hyperlink"/>
                    <w:noProof/>
                  </w:rPr>
                </w:rPrChange>
              </w:rPr>
              <w:delText>References</w:delText>
            </w:r>
            <w:r w:rsidDel="00022A8C">
              <w:rPr>
                <w:noProof/>
                <w:webHidden/>
              </w:rPr>
              <w:tab/>
              <w:delText>3</w:delText>
            </w:r>
          </w:del>
        </w:p>
        <w:p w:rsidR="003C3B4F" w:rsidDel="00022A8C" w:rsidRDefault="003C3B4F">
          <w:pPr>
            <w:pStyle w:val="TOC2"/>
            <w:tabs>
              <w:tab w:val="left" w:pos="880"/>
              <w:tab w:val="right" w:leader="dot" w:pos="9350"/>
            </w:tabs>
            <w:rPr>
              <w:del w:id="114" w:author="rewjs" w:date="2015-11-30T11:48:00Z"/>
              <w:rFonts w:asciiTheme="minorHAnsi" w:eastAsiaTheme="minorEastAsia" w:hAnsiTheme="minorHAnsi" w:cstheme="minorBidi"/>
              <w:noProof/>
              <w:sz w:val="22"/>
              <w:szCs w:val="22"/>
            </w:rPr>
          </w:pPr>
          <w:del w:id="115" w:author="rewjs" w:date="2015-11-30T11:48:00Z">
            <w:r w:rsidRPr="00022A8C" w:rsidDel="00022A8C">
              <w:rPr>
                <w:noProof/>
                <w:rPrChange w:id="116" w:author="rewjs" w:date="2015-11-30T11:48:00Z">
                  <w:rPr>
                    <w:rStyle w:val="Hyperlink"/>
                    <w:noProof/>
                  </w:rPr>
                </w:rPrChange>
              </w:rPr>
              <w:delText>1.4</w:delText>
            </w:r>
            <w:r w:rsidDel="00022A8C">
              <w:rPr>
                <w:rFonts w:asciiTheme="minorHAnsi" w:eastAsiaTheme="minorEastAsia" w:hAnsiTheme="minorHAnsi" w:cstheme="minorBidi"/>
                <w:noProof/>
                <w:sz w:val="22"/>
                <w:szCs w:val="22"/>
              </w:rPr>
              <w:tab/>
            </w:r>
            <w:r w:rsidRPr="00022A8C" w:rsidDel="00022A8C">
              <w:rPr>
                <w:noProof/>
                <w:rPrChange w:id="117" w:author="rewjs" w:date="2015-11-30T11:48:00Z">
                  <w:rPr>
                    <w:rStyle w:val="Hyperlink"/>
                    <w:noProof/>
                  </w:rPr>
                </w:rPrChange>
              </w:rPr>
              <w:delText>Overview</w:delText>
            </w:r>
            <w:r w:rsidDel="00022A8C">
              <w:rPr>
                <w:noProof/>
                <w:webHidden/>
              </w:rPr>
              <w:tab/>
              <w:delText>3</w:delText>
            </w:r>
          </w:del>
        </w:p>
        <w:p w:rsidR="003C3B4F" w:rsidDel="00022A8C" w:rsidRDefault="003C3B4F">
          <w:pPr>
            <w:pStyle w:val="TOC2"/>
            <w:tabs>
              <w:tab w:val="left" w:pos="880"/>
              <w:tab w:val="right" w:leader="dot" w:pos="9350"/>
            </w:tabs>
            <w:rPr>
              <w:del w:id="118" w:author="rewjs" w:date="2015-11-30T11:48:00Z"/>
              <w:rFonts w:asciiTheme="minorHAnsi" w:eastAsiaTheme="minorEastAsia" w:hAnsiTheme="minorHAnsi" w:cstheme="minorBidi"/>
              <w:noProof/>
              <w:sz w:val="22"/>
              <w:szCs w:val="22"/>
            </w:rPr>
          </w:pPr>
          <w:del w:id="119" w:author="rewjs" w:date="2015-11-30T11:48:00Z">
            <w:r w:rsidRPr="00022A8C" w:rsidDel="00022A8C">
              <w:rPr>
                <w:noProof/>
                <w:rPrChange w:id="120" w:author="rewjs" w:date="2015-11-30T11:48:00Z">
                  <w:rPr>
                    <w:rStyle w:val="Hyperlink"/>
                    <w:noProof/>
                  </w:rPr>
                </w:rPrChange>
              </w:rPr>
              <w:delText>1.5</w:delText>
            </w:r>
            <w:r w:rsidDel="00022A8C">
              <w:rPr>
                <w:rFonts w:asciiTheme="minorHAnsi" w:eastAsiaTheme="minorEastAsia" w:hAnsiTheme="minorHAnsi" w:cstheme="minorBidi"/>
                <w:noProof/>
                <w:sz w:val="22"/>
                <w:szCs w:val="22"/>
              </w:rPr>
              <w:tab/>
            </w:r>
            <w:r w:rsidRPr="00022A8C" w:rsidDel="00022A8C">
              <w:rPr>
                <w:noProof/>
                <w:rPrChange w:id="121" w:author="rewjs" w:date="2015-11-30T11:48:00Z">
                  <w:rPr>
                    <w:rStyle w:val="Hyperlink"/>
                    <w:noProof/>
                  </w:rPr>
                </w:rPrChange>
              </w:rPr>
              <w:delText>Application Framework</w:delText>
            </w:r>
            <w:r w:rsidDel="00022A8C">
              <w:rPr>
                <w:noProof/>
                <w:webHidden/>
              </w:rPr>
              <w:tab/>
              <w:delText>3</w:delText>
            </w:r>
          </w:del>
        </w:p>
        <w:p w:rsidR="003C3B4F" w:rsidDel="00022A8C" w:rsidRDefault="003C3B4F">
          <w:pPr>
            <w:pStyle w:val="TOC1"/>
            <w:tabs>
              <w:tab w:val="left" w:pos="480"/>
              <w:tab w:val="right" w:leader="dot" w:pos="9350"/>
            </w:tabs>
            <w:rPr>
              <w:del w:id="122" w:author="rewjs" w:date="2015-11-30T11:48:00Z"/>
              <w:rFonts w:asciiTheme="minorHAnsi" w:eastAsiaTheme="minorEastAsia" w:hAnsiTheme="minorHAnsi" w:cstheme="minorBidi"/>
              <w:noProof/>
              <w:sz w:val="22"/>
              <w:szCs w:val="22"/>
            </w:rPr>
          </w:pPr>
          <w:del w:id="123" w:author="rewjs" w:date="2015-11-30T11:48:00Z">
            <w:r w:rsidRPr="00022A8C" w:rsidDel="00022A8C">
              <w:rPr>
                <w:noProof/>
                <w:rPrChange w:id="124" w:author="rewjs" w:date="2015-11-30T11:48:00Z">
                  <w:rPr>
                    <w:rStyle w:val="Hyperlink"/>
                    <w:noProof/>
                  </w:rPr>
                </w:rPrChange>
              </w:rPr>
              <w:delText>2</w:delText>
            </w:r>
            <w:r w:rsidDel="00022A8C">
              <w:rPr>
                <w:rFonts w:asciiTheme="minorHAnsi" w:eastAsiaTheme="minorEastAsia" w:hAnsiTheme="minorHAnsi" w:cstheme="minorBidi"/>
                <w:noProof/>
                <w:sz w:val="22"/>
                <w:szCs w:val="22"/>
              </w:rPr>
              <w:tab/>
            </w:r>
            <w:r w:rsidRPr="00022A8C" w:rsidDel="00022A8C">
              <w:rPr>
                <w:noProof/>
                <w:rPrChange w:id="125" w:author="rewjs" w:date="2015-11-30T11:48:00Z">
                  <w:rPr>
                    <w:rStyle w:val="Hyperlink"/>
                    <w:noProof/>
                  </w:rPr>
                </w:rPrChange>
              </w:rPr>
              <w:delText>System Architecture Description</w:delText>
            </w:r>
            <w:r w:rsidDel="00022A8C">
              <w:rPr>
                <w:noProof/>
                <w:webHidden/>
              </w:rPr>
              <w:tab/>
              <w:delText>3</w:delText>
            </w:r>
          </w:del>
        </w:p>
        <w:p w:rsidR="003C3B4F" w:rsidDel="00022A8C" w:rsidRDefault="003C3B4F">
          <w:pPr>
            <w:pStyle w:val="TOC2"/>
            <w:tabs>
              <w:tab w:val="left" w:pos="880"/>
              <w:tab w:val="right" w:leader="dot" w:pos="9350"/>
            </w:tabs>
            <w:rPr>
              <w:del w:id="126" w:author="rewjs" w:date="2015-11-30T11:48:00Z"/>
              <w:rFonts w:asciiTheme="minorHAnsi" w:eastAsiaTheme="minorEastAsia" w:hAnsiTheme="minorHAnsi" w:cstheme="minorBidi"/>
              <w:noProof/>
              <w:sz w:val="22"/>
              <w:szCs w:val="22"/>
            </w:rPr>
          </w:pPr>
          <w:del w:id="127" w:author="rewjs" w:date="2015-11-30T11:48:00Z">
            <w:r w:rsidRPr="00022A8C" w:rsidDel="00022A8C">
              <w:rPr>
                <w:noProof/>
                <w:rPrChange w:id="128" w:author="rewjs" w:date="2015-11-30T11:48:00Z">
                  <w:rPr>
                    <w:rStyle w:val="Hyperlink"/>
                    <w:noProof/>
                  </w:rPr>
                </w:rPrChange>
              </w:rPr>
              <w:delText>2.1</w:delText>
            </w:r>
            <w:r w:rsidDel="00022A8C">
              <w:rPr>
                <w:rFonts w:asciiTheme="minorHAnsi" w:eastAsiaTheme="minorEastAsia" w:hAnsiTheme="minorHAnsi" w:cstheme="minorBidi"/>
                <w:noProof/>
                <w:sz w:val="22"/>
                <w:szCs w:val="22"/>
              </w:rPr>
              <w:tab/>
            </w:r>
            <w:r w:rsidRPr="00022A8C" w:rsidDel="00022A8C">
              <w:rPr>
                <w:noProof/>
                <w:rPrChange w:id="129" w:author="rewjs" w:date="2015-11-30T11:48:00Z">
                  <w:rPr>
                    <w:rStyle w:val="Hyperlink"/>
                    <w:noProof/>
                  </w:rPr>
                </w:rPrChange>
              </w:rPr>
              <w:delText>Overview of Components</w:delText>
            </w:r>
            <w:r w:rsidDel="00022A8C">
              <w:rPr>
                <w:noProof/>
                <w:webHidden/>
              </w:rPr>
              <w:tab/>
              <w:delText>3</w:delText>
            </w:r>
          </w:del>
        </w:p>
        <w:p w:rsidR="003C3B4F" w:rsidDel="00022A8C" w:rsidRDefault="003C3B4F">
          <w:pPr>
            <w:pStyle w:val="TOC2"/>
            <w:tabs>
              <w:tab w:val="left" w:pos="880"/>
              <w:tab w:val="right" w:leader="dot" w:pos="9350"/>
            </w:tabs>
            <w:rPr>
              <w:del w:id="130" w:author="rewjs" w:date="2015-11-30T11:48:00Z"/>
              <w:rFonts w:asciiTheme="minorHAnsi" w:eastAsiaTheme="minorEastAsia" w:hAnsiTheme="minorHAnsi" w:cstheme="minorBidi"/>
              <w:noProof/>
              <w:sz w:val="22"/>
              <w:szCs w:val="22"/>
            </w:rPr>
          </w:pPr>
          <w:del w:id="131" w:author="rewjs" w:date="2015-11-30T11:48:00Z">
            <w:r w:rsidRPr="00022A8C" w:rsidDel="00022A8C">
              <w:rPr>
                <w:noProof/>
                <w:rPrChange w:id="132" w:author="rewjs" w:date="2015-11-30T11:48:00Z">
                  <w:rPr>
                    <w:rStyle w:val="Hyperlink"/>
                    <w:noProof/>
                  </w:rPr>
                </w:rPrChange>
              </w:rPr>
              <w:delText>2.2</w:delText>
            </w:r>
            <w:r w:rsidDel="00022A8C">
              <w:rPr>
                <w:rFonts w:asciiTheme="minorHAnsi" w:eastAsiaTheme="minorEastAsia" w:hAnsiTheme="minorHAnsi" w:cstheme="minorBidi"/>
                <w:noProof/>
                <w:sz w:val="22"/>
                <w:szCs w:val="22"/>
              </w:rPr>
              <w:tab/>
            </w:r>
            <w:r w:rsidRPr="00022A8C" w:rsidDel="00022A8C">
              <w:rPr>
                <w:noProof/>
                <w:rPrChange w:id="133" w:author="rewjs" w:date="2015-11-30T11:48:00Z">
                  <w:rPr>
                    <w:rStyle w:val="Hyperlink"/>
                    <w:noProof/>
                  </w:rPr>
                </w:rPrChange>
              </w:rPr>
              <w:delText>Structure and Relationships</w:delText>
            </w:r>
            <w:r w:rsidDel="00022A8C">
              <w:rPr>
                <w:noProof/>
                <w:webHidden/>
              </w:rPr>
              <w:tab/>
              <w:delText>5</w:delText>
            </w:r>
          </w:del>
        </w:p>
        <w:p w:rsidR="003C3B4F" w:rsidDel="00022A8C" w:rsidRDefault="003C3B4F">
          <w:pPr>
            <w:pStyle w:val="TOC3"/>
            <w:tabs>
              <w:tab w:val="left" w:pos="1320"/>
              <w:tab w:val="right" w:leader="dot" w:pos="9350"/>
            </w:tabs>
            <w:rPr>
              <w:del w:id="134" w:author="rewjs" w:date="2015-11-30T11:48:00Z"/>
              <w:rFonts w:asciiTheme="minorHAnsi" w:eastAsiaTheme="minorEastAsia" w:hAnsiTheme="minorHAnsi" w:cstheme="minorBidi"/>
              <w:noProof/>
              <w:sz w:val="22"/>
              <w:szCs w:val="22"/>
            </w:rPr>
          </w:pPr>
          <w:del w:id="135" w:author="rewjs" w:date="2015-11-30T11:48:00Z">
            <w:r w:rsidRPr="00022A8C" w:rsidDel="00022A8C">
              <w:rPr>
                <w:noProof/>
                <w:rPrChange w:id="136" w:author="rewjs" w:date="2015-11-30T11:48:00Z">
                  <w:rPr>
                    <w:rStyle w:val="Hyperlink"/>
                    <w:noProof/>
                  </w:rPr>
                </w:rPrChange>
              </w:rPr>
              <w:delText>2.2.1</w:delText>
            </w:r>
            <w:r w:rsidDel="00022A8C">
              <w:rPr>
                <w:rFonts w:asciiTheme="minorHAnsi" w:eastAsiaTheme="minorEastAsia" w:hAnsiTheme="minorHAnsi" w:cstheme="minorBidi"/>
                <w:noProof/>
                <w:sz w:val="22"/>
                <w:szCs w:val="22"/>
              </w:rPr>
              <w:tab/>
            </w:r>
            <w:r w:rsidRPr="00022A8C" w:rsidDel="00022A8C">
              <w:rPr>
                <w:noProof/>
                <w:rPrChange w:id="137" w:author="rewjs" w:date="2015-11-30T11:48:00Z">
                  <w:rPr>
                    <w:rStyle w:val="Hyperlink"/>
                    <w:noProof/>
                  </w:rPr>
                </w:rPrChange>
              </w:rPr>
              <w:delText>Data Ingestion</w:delText>
            </w:r>
            <w:r w:rsidDel="00022A8C">
              <w:rPr>
                <w:noProof/>
                <w:webHidden/>
              </w:rPr>
              <w:tab/>
              <w:delText>5</w:delText>
            </w:r>
          </w:del>
        </w:p>
        <w:p w:rsidR="003C3B4F" w:rsidDel="00022A8C" w:rsidRDefault="003C3B4F">
          <w:pPr>
            <w:pStyle w:val="TOC3"/>
            <w:tabs>
              <w:tab w:val="left" w:pos="1320"/>
              <w:tab w:val="right" w:leader="dot" w:pos="9350"/>
            </w:tabs>
            <w:rPr>
              <w:del w:id="138" w:author="rewjs" w:date="2015-11-30T11:48:00Z"/>
              <w:rFonts w:asciiTheme="minorHAnsi" w:eastAsiaTheme="minorEastAsia" w:hAnsiTheme="minorHAnsi" w:cstheme="minorBidi"/>
              <w:noProof/>
              <w:sz w:val="22"/>
              <w:szCs w:val="22"/>
            </w:rPr>
          </w:pPr>
          <w:del w:id="139" w:author="rewjs" w:date="2015-11-30T11:48:00Z">
            <w:r w:rsidRPr="00022A8C" w:rsidDel="00022A8C">
              <w:rPr>
                <w:noProof/>
                <w:rPrChange w:id="140" w:author="rewjs" w:date="2015-11-30T11:48:00Z">
                  <w:rPr>
                    <w:rStyle w:val="Hyperlink"/>
                    <w:noProof/>
                  </w:rPr>
                </w:rPrChange>
              </w:rPr>
              <w:delText>2.2.2</w:delText>
            </w:r>
            <w:r w:rsidDel="00022A8C">
              <w:rPr>
                <w:rFonts w:asciiTheme="minorHAnsi" w:eastAsiaTheme="minorEastAsia" w:hAnsiTheme="minorHAnsi" w:cstheme="minorBidi"/>
                <w:noProof/>
                <w:sz w:val="22"/>
                <w:szCs w:val="22"/>
              </w:rPr>
              <w:tab/>
            </w:r>
            <w:r w:rsidRPr="00022A8C" w:rsidDel="00022A8C">
              <w:rPr>
                <w:noProof/>
                <w:rPrChange w:id="141" w:author="rewjs" w:date="2015-11-30T11:48:00Z">
                  <w:rPr>
                    <w:rStyle w:val="Hyperlink"/>
                    <w:noProof/>
                  </w:rPr>
                </w:rPrChange>
              </w:rPr>
              <w:delText>Administrator Tools</w:delText>
            </w:r>
            <w:r w:rsidDel="00022A8C">
              <w:rPr>
                <w:noProof/>
                <w:webHidden/>
              </w:rPr>
              <w:tab/>
              <w:delText>6</w:delText>
            </w:r>
          </w:del>
        </w:p>
        <w:p w:rsidR="003C3B4F" w:rsidDel="00022A8C" w:rsidRDefault="003C3B4F">
          <w:pPr>
            <w:pStyle w:val="TOC3"/>
            <w:tabs>
              <w:tab w:val="left" w:pos="1320"/>
              <w:tab w:val="right" w:leader="dot" w:pos="9350"/>
            </w:tabs>
            <w:rPr>
              <w:del w:id="142" w:author="rewjs" w:date="2015-11-30T11:48:00Z"/>
              <w:rFonts w:asciiTheme="minorHAnsi" w:eastAsiaTheme="minorEastAsia" w:hAnsiTheme="minorHAnsi" w:cstheme="minorBidi"/>
              <w:noProof/>
              <w:sz w:val="22"/>
              <w:szCs w:val="22"/>
            </w:rPr>
          </w:pPr>
          <w:del w:id="143" w:author="rewjs" w:date="2015-11-30T11:48:00Z">
            <w:r w:rsidRPr="00022A8C" w:rsidDel="00022A8C">
              <w:rPr>
                <w:noProof/>
                <w:rPrChange w:id="144" w:author="rewjs" w:date="2015-11-30T11:48:00Z">
                  <w:rPr>
                    <w:rStyle w:val="Hyperlink"/>
                    <w:noProof/>
                  </w:rPr>
                </w:rPrChange>
              </w:rPr>
              <w:delText>2.2.3</w:delText>
            </w:r>
            <w:r w:rsidDel="00022A8C">
              <w:rPr>
                <w:rFonts w:asciiTheme="minorHAnsi" w:eastAsiaTheme="minorEastAsia" w:hAnsiTheme="minorHAnsi" w:cstheme="minorBidi"/>
                <w:noProof/>
                <w:sz w:val="22"/>
                <w:szCs w:val="22"/>
              </w:rPr>
              <w:tab/>
            </w:r>
            <w:r w:rsidRPr="00022A8C" w:rsidDel="00022A8C">
              <w:rPr>
                <w:noProof/>
                <w:rPrChange w:id="145" w:author="rewjs" w:date="2015-11-30T11:48:00Z">
                  <w:rPr>
                    <w:rStyle w:val="Hyperlink"/>
                    <w:noProof/>
                  </w:rPr>
                </w:rPrChange>
              </w:rPr>
              <w:delText>Account Management</w:delText>
            </w:r>
            <w:r w:rsidDel="00022A8C">
              <w:rPr>
                <w:noProof/>
                <w:webHidden/>
              </w:rPr>
              <w:tab/>
              <w:delText>8</w:delText>
            </w:r>
          </w:del>
        </w:p>
        <w:p w:rsidR="003C3B4F" w:rsidDel="00022A8C" w:rsidRDefault="003C3B4F">
          <w:pPr>
            <w:pStyle w:val="TOC3"/>
            <w:tabs>
              <w:tab w:val="left" w:pos="1320"/>
              <w:tab w:val="right" w:leader="dot" w:pos="9350"/>
            </w:tabs>
            <w:rPr>
              <w:del w:id="146" w:author="rewjs" w:date="2015-11-30T11:48:00Z"/>
              <w:rFonts w:asciiTheme="minorHAnsi" w:eastAsiaTheme="minorEastAsia" w:hAnsiTheme="minorHAnsi" w:cstheme="minorBidi"/>
              <w:noProof/>
              <w:sz w:val="22"/>
              <w:szCs w:val="22"/>
            </w:rPr>
          </w:pPr>
          <w:del w:id="147" w:author="rewjs" w:date="2015-11-30T11:48:00Z">
            <w:r w:rsidRPr="00022A8C" w:rsidDel="00022A8C">
              <w:rPr>
                <w:noProof/>
                <w:rPrChange w:id="148" w:author="rewjs" w:date="2015-11-30T11:48:00Z">
                  <w:rPr>
                    <w:rStyle w:val="Hyperlink"/>
                    <w:noProof/>
                  </w:rPr>
                </w:rPrChange>
              </w:rPr>
              <w:delText>2.2.4</w:delText>
            </w:r>
            <w:r w:rsidDel="00022A8C">
              <w:rPr>
                <w:rFonts w:asciiTheme="minorHAnsi" w:eastAsiaTheme="minorEastAsia" w:hAnsiTheme="minorHAnsi" w:cstheme="minorBidi"/>
                <w:noProof/>
                <w:sz w:val="22"/>
                <w:szCs w:val="22"/>
              </w:rPr>
              <w:tab/>
            </w:r>
            <w:r w:rsidRPr="00022A8C" w:rsidDel="00022A8C">
              <w:rPr>
                <w:noProof/>
                <w:rPrChange w:id="149" w:author="rewjs" w:date="2015-11-30T11:48:00Z">
                  <w:rPr>
                    <w:rStyle w:val="Hyperlink"/>
                    <w:noProof/>
                  </w:rPr>
                </w:rPrChange>
              </w:rPr>
              <w:delText>Physician Actions</w:delText>
            </w:r>
            <w:r w:rsidDel="00022A8C">
              <w:rPr>
                <w:noProof/>
                <w:webHidden/>
              </w:rPr>
              <w:tab/>
              <w:delText>11</w:delText>
            </w:r>
          </w:del>
        </w:p>
        <w:p w:rsidR="003C3B4F" w:rsidDel="00022A8C" w:rsidRDefault="003C3B4F">
          <w:pPr>
            <w:pStyle w:val="TOC3"/>
            <w:tabs>
              <w:tab w:val="left" w:pos="1320"/>
              <w:tab w:val="right" w:leader="dot" w:pos="9350"/>
            </w:tabs>
            <w:rPr>
              <w:del w:id="150" w:author="rewjs" w:date="2015-11-30T11:48:00Z"/>
              <w:rFonts w:asciiTheme="minorHAnsi" w:eastAsiaTheme="minorEastAsia" w:hAnsiTheme="minorHAnsi" w:cstheme="minorBidi"/>
              <w:noProof/>
              <w:sz w:val="22"/>
              <w:szCs w:val="22"/>
            </w:rPr>
          </w:pPr>
          <w:del w:id="151" w:author="rewjs" w:date="2015-11-30T11:48:00Z">
            <w:r w:rsidRPr="00022A8C" w:rsidDel="00022A8C">
              <w:rPr>
                <w:noProof/>
                <w:rPrChange w:id="152" w:author="rewjs" w:date="2015-11-30T11:48:00Z">
                  <w:rPr>
                    <w:rStyle w:val="Hyperlink"/>
                    <w:noProof/>
                  </w:rPr>
                </w:rPrChange>
              </w:rPr>
              <w:delText>2.2.5</w:delText>
            </w:r>
            <w:r w:rsidDel="00022A8C">
              <w:rPr>
                <w:rFonts w:asciiTheme="minorHAnsi" w:eastAsiaTheme="minorEastAsia" w:hAnsiTheme="minorHAnsi" w:cstheme="minorBidi"/>
                <w:noProof/>
                <w:sz w:val="22"/>
                <w:szCs w:val="22"/>
              </w:rPr>
              <w:tab/>
            </w:r>
            <w:r w:rsidRPr="00022A8C" w:rsidDel="00022A8C">
              <w:rPr>
                <w:noProof/>
                <w:rPrChange w:id="153" w:author="rewjs" w:date="2015-11-30T11:48:00Z">
                  <w:rPr>
                    <w:rStyle w:val="Hyperlink"/>
                    <w:noProof/>
                  </w:rPr>
                </w:rPrChange>
              </w:rPr>
              <w:delText>Experiment Tools</w:delText>
            </w:r>
            <w:r w:rsidDel="00022A8C">
              <w:rPr>
                <w:noProof/>
                <w:webHidden/>
              </w:rPr>
              <w:tab/>
              <w:delText>13</w:delText>
            </w:r>
          </w:del>
        </w:p>
        <w:p w:rsidR="003C3B4F" w:rsidDel="00022A8C" w:rsidRDefault="003C3B4F">
          <w:pPr>
            <w:pStyle w:val="TOC2"/>
            <w:tabs>
              <w:tab w:val="left" w:pos="880"/>
              <w:tab w:val="right" w:leader="dot" w:pos="9350"/>
            </w:tabs>
            <w:rPr>
              <w:del w:id="154" w:author="rewjs" w:date="2015-11-30T11:48:00Z"/>
              <w:rFonts w:asciiTheme="minorHAnsi" w:eastAsiaTheme="minorEastAsia" w:hAnsiTheme="minorHAnsi" w:cstheme="minorBidi"/>
              <w:noProof/>
              <w:sz w:val="22"/>
              <w:szCs w:val="22"/>
            </w:rPr>
          </w:pPr>
          <w:del w:id="155" w:author="rewjs" w:date="2015-11-30T11:48:00Z">
            <w:r w:rsidRPr="00022A8C" w:rsidDel="00022A8C">
              <w:rPr>
                <w:noProof/>
                <w:rPrChange w:id="156" w:author="rewjs" w:date="2015-11-30T11:48:00Z">
                  <w:rPr>
                    <w:rStyle w:val="Hyperlink"/>
                    <w:noProof/>
                  </w:rPr>
                </w:rPrChange>
              </w:rPr>
              <w:delText>2.3</w:delText>
            </w:r>
            <w:r w:rsidDel="00022A8C">
              <w:rPr>
                <w:rFonts w:asciiTheme="minorHAnsi" w:eastAsiaTheme="minorEastAsia" w:hAnsiTheme="minorHAnsi" w:cstheme="minorBidi"/>
                <w:noProof/>
                <w:sz w:val="22"/>
                <w:szCs w:val="22"/>
              </w:rPr>
              <w:tab/>
            </w:r>
            <w:r w:rsidRPr="00022A8C" w:rsidDel="00022A8C">
              <w:rPr>
                <w:noProof/>
                <w:rPrChange w:id="157" w:author="rewjs" w:date="2015-11-30T11:48:00Z">
                  <w:rPr>
                    <w:rStyle w:val="Hyperlink"/>
                    <w:noProof/>
                  </w:rPr>
                </w:rPrChange>
              </w:rPr>
              <w:delText>Database Schema</w:delText>
            </w:r>
            <w:r w:rsidDel="00022A8C">
              <w:rPr>
                <w:noProof/>
                <w:webHidden/>
              </w:rPr>
              <w:tab/>
              <w:delText>16</w:delText>
            </w:r>
          </w:del>
        </w:p>
        <w:p w:rsidR="003C3B4F" w:rsidDel="00022A8C" w:rsidRDefault="003C3B4F">
          <w:pPr>
            <w:pStyle w:val="TOC1"/>
            <w:tabs>
              <w:tab w:val="left" w:pos="480"/>
              <w:tab w:val="right" w:leader="dot" w:pos="9350"/>
            </w:tabs>
            <w:rPr>
              <w:del w:id="158" w:author="rewjs" w:date="2015-11-30T11:48:00Z"/>
              <w:rFonts w:asciiTheme="minorHAnsi" w:eastAsiaTheme="minorEastAsia" w:hAnsiTheme="minorHAnsi" w:cstheme="minorBidi"/>
              <w:noProof/>
              <w:sz w:val="22"/>
              <w:szCs w:val="22"/>
            </w:rPr>
          </w:pPr>
          <w:del w:id="159" w:author="rewjs" w:date="2015-11-30T11:48:00Z">
            <w:r w:rsidRPr="00022A8C" w:rsidDel="00022A8C">
              <w:rPr>
                <w:noProof/>
                <w:rPrChange w:id="160" w:author="rewjs" w:date="2015-11-30T11:48:00Z">
                  <w:rPr>
                    <w:rStyle w:val="Hyperlink"/>
                    <w:noProof/>
                  </w:rPr>
                </w:rPrChange>
              </w:rPr>
              <w:delText>3</w:delText>
            </w:r>
            <w:r w:rsidDel="00022A8C">
              <w:rPr>
                <w:rFonts w:asciiTheme="minorHAnsi" w:eastAsiaTheme="minorEastAsia" w:hAnsiTheme="minorHAnsi" w:cstheme="minorBidi"/>
                <w:noProof/>
                <w:sz w:val="22"/>
                <w:szCs w:val="22"/>
              </w:rPr>
              <w:tab/>
            </w:r>
            <w:r w:rsidRPr="00022A8C" w:rsidDel="00022A8C">
              <w:rPr>
                <w:noProof/>
                <w:rPrChange w:id="161" w:author="rewjs" w:date="2015-11-30T11:48:00Z">
                  <w:rPr>
                    <w:rStyle w:val="Hyperlink"/>
                    <w:noProof/>
                  </w:rPr>
                </w:rPrChange>
              </w:rPr>
              <w:delText>Detailed Description of Components</w:delText>
            </w:r>
            <w:r w:rsidDel="00022A8C">
              <w:rPr>
                <w:noProof/>
                <w:webHidden/>
              </w:rPr>
              <w:tab/>
              <w:delText>17</w:delText>
            </w:r>
          </w:del>
        </w:p>
        <w:p w:rsidR="003C3B4F" w:rsidDel="00022A8C" w:rsidRDefault="003C3B4F">
          <w:pPr>
            <w:pStyle w:val="TOC2"/>
            <w:tabs>
              <w:tab w:val="left" w:pos="880"/>
              <w:tab w:val="right" w:leader="dot" w:pos="9350"/>
            </w:tabs>
            <w:rPr>
              <w:del w:id="162" w:author="rewjs" w:date="2015-11-30T11:48:00Z"/>
              <w:rFonts w:asciiTheme="minorHAnsi" w:eastAsiaTheme="minorEastAsia" w:hAnsiTheme="minorHAnsi" w:cstheme="minorBidi"/>
              <w:noProof/>
              <w:sz w:val="22"/>
              <w:szCs w:val="22"/>
            </w:rPr>
          </w:pPr>
          <w:del w:id="163" w:author="rewjs" w:date="2015-11-30T11:48:00Z">
            <w:r w:rsidRPr="00022A8C" w:rsidDel="00022A8C">
              <w:rPr>
                <w:noProof/>
                <w:rPrChange w:id="164" w:author="rewjs" w:date="2015-11-30T11:48:00Z">
                  <w:rPr>
                    <w:rStyle w:val="Hyperlink"/>
                    <w:noProof/>
                  </w:rPr>
                </w:rPrChange>
              </w:rPr>
              <w:delText>3.1</w:delText>
            </w:r>
            <w:r w:rsidDel="00022A8C">
              <w:rPr>
                <w:rFonts w:asciiTheme="minorHAnsi" w:eastAsiaTheme="minorEastAsia" w:hAnsiTheme="minorHAnsi" w:cstheme="minorBidi"/>
                <w:noProof/>
                <w:sz w:val="22"/>
                <w:szCs w:val="22"/>
              </w:rPr>
              <w:tab/>
            </w:r>
            <w:r w:rsidRPr="00022A8C" w:rsidDel="00022A8C">
              <w:rPr>
                <w:noProof/>
                <w:rPrChange w:id="165" w:author="rewjs" w:date="2015-11-30T11:48:00Z">
                  <w:rPr>
                    <w:rStyle w:val="Hyperlink"/>
                    <w:noProof/>
                  </w:rPr>
                </w:rPrChange>
              </w:rPr>
              <w:delText>Presentation Layer Overview</w:delText>
            </w:r>
            <w:r w:rsidDel="00022A8C">
              <w:rPr>
                <w:noProof/>
                <w:webHidden/>
              </w:rPr>
              <w:tab/>
              <w:delText>18</w:delText>
            </w:r>
          </w:del>
        </w:p>
        <w:p w:rsidR="003C3B4F" w:rsidDel="00022A8C" w:rsidRDefault="003C3B4F">
          <w:pPr>
            <w:pStyle w:val="TOC3"/>
            <w:tabs>
              <w:tab w:val="left" w:pos="1320"/>
              <w:tab w:val="right" w:leader="dot" w:pos="9350"/>
            </w:tabs>
            <w:rPr>
              <w:del w:id="166" w:author="rewjs" w:date="2015-11-30T11:48:00Z"/>
              <w:rFonts w:asciiTheme="minorHAnsi" w:eastAsiaTheme="minorEastAsia" w:hAnsiTheme="minorHAnsi" w:cstheme="minorBidi"/>
              <w:noProof/>
              <w:sz w:val="22"/>
              <w:szCs w:val="22"/>
            </w:rPr>
          </w:pPr>
          <w:del w:id="167" w:author="rewjs" w:date="2015-11-30T11:48:00Z">
            <w:r w:rsidRPr="00022A8C" w:rsidDel="00022A8C">
              <w:rPr>
                <w:noProof/>
                <w:rPrChange w:id="168" w:author="rewjs" w:date="2015-11-30T11:48:00Z">
                  <w:rPr>
                    <w:rStyle w:val="Hyperlink"/>
                    <w:noProof/>
                  </w:rPr>
                </w:rPrChange>
              </w:rPr>
              <w:delText>3.1.1</w:delText>
            </w:r>
            <w:r w:rsidDel="00022A8C">
              <w:rPr>
                <w:rFonts w:asciiTheme="minorHAnsi" w:eastAsiaTheme="minorEastAsia" w:hAnsiTheme="minorHAnsi" w:cstheme="minorBidi"/>
                <w:noProof/>
                <w:sz w:val="22"/>
                <w:szCs w:val="22"/>
              </w:rPr>
              <w:tab/>
            </w:r>
            <w:r w:rsidRPr="00022A8C" w:rsidDel="00022A8C">
              <w:rPr>
                <w:noProof/>
                <w:rPrChange w:id="169" w:author="rewjs" w:date="2015-11-30T11:48:00Z">
                  <w:rPr>
                    <w:rStyle w:val="Hyperlink"/>
                    <w:noProof/>
                  </w:rPr>
                </w:rPrChange>
              </w:rPr>
              <w:delText>Controllers</w:delText>
            </w:r>
            <w:r w:rsidDel="00022A8C">
              <w:rPr>
                <w:noProof/>
                <w:webHidden/>
              </w:rPr>
              <w:tab/>
              <w:delText>18</w:delText>
            </w:r>
          </w:del>
        </w:p>
        <w:p w:rsidR="003C3B4F" w:rsidDel="00022A8C" w:rsidRDefault="003C3B4F">
          <w:pPr>
            <w:pStyle w:val="TOC2"/>
            <w:tabs>
              <w:tab w:val="left" w:pos="880"/>
              <w:tab w:val="right" w:leader="dot" w:pos="9350"/>
            </w:tabs>
            <w:rPr>
              <w:del w:id="170" w:author="rewjs" w:date="2015-11-30T11:48:00Z"/>
              <w:rFonts w:asciiTheme="minorHAnsi" w:eastAsiaTheme="minorEastAsia" w:hAnsiTheme="minorHAnsi" w:cstheme="minorBidi"/>
              <w:noProof/>
              <w:sz w:val="22"/>
              <w:szCs w:val="22"/>
            </w:rPr>
          </w:pPr>
          <w:del w:id="171" w:author="rewjs" w:date="2015-11-30T11:48:00Z">
            <w:r w:rsidRPr="00022A8C" w:rsidDel="00022A8C">
              <w:rPr>
                <w:noProof/>
                <w:rPrChange w:id="172" w:author="rewjs" w:date="2015-11-30T11:48:00Z">
                  <w:rPr>
                    <w:rStyle w:val="Hyperlink"/>
                    <w:noProof/>
                  </w:rPr>
                </w:rPrChange>
              </w:rPr>
              <w:delText>3.2</w:delText>
            </w:r>
            <w:r w:rsidDel="00022A8C">
              <w:rPr>
                <w:rFonts w:asciiTheme="minorHAnsi" w:eastAsiaTheme="minorEastAsia" w:hAnsiTheme="minorHAnsi" w:cstheme="minorBidi"/>
                <w:noProof/>
                <w:sz w:val="22"/>
                <w:szCs w:val="22"/>
              </w:rPr>
              <w:tab/>
            </w:r>
            <w:r w:rsidRPr="00022A8C" w:rsidDel="00022A8C">
              <w:rPr>
                <w:noProof/>
                <w:rPrChange w:id="173" w:author="rewjs" w:date="2015-11-30T11:48:00Z">
                  <w:rPr>
                    <w:rStyle w:val="Hyperlink"/>
                    <w:noProof/>
                  </w:rPr>
                </w:rPrChange>
              </w:rPr>
              <w:delText>Business Logic Layer Overview</w:delText>
            </w:r>
            <w:r w:rsidDel="00022A8C">
              <w:rPr>
                <w:noProof/>
                <w:webHidden/>
              </w:rPr>
              <w:tab/>
              <w:delText>23</w:delText>
            </w:r>
          </w:del>
        </w:p>
        <w:p w:rsidR="003C3B4F" w:rsidDel="00022A8C" w:rsidRDefault="003C3B4F">
          <w:pPr>
            <w:pStyle w:val="TOC3"/>
            <w:tabs>
              <w:tab w:val="left" w:pos="1320"/>
              <w:tab w:val="right" w:leader="dot" w:pos="9350"/>
            </w:tabs>
            <w:rPr>
              <w:del w:id="174" w:author="rewjs" w:date="2015-11-30T11:48:00Z"/>
              <w:rFonts w:asciiTheme="minorHAnsi" w:eastAsiaTheme="minorEastAsia" w:hAnsiTheme="minorHAnsi" w:cstheme="minorBidi"/>
              <w:noProof/>
              <w:sz w:val="22"/>
              <w:szCs w:val="22"/>
            </w:rPr>
          </w:pPr>
          <w:del w:id="175" w:author="rewjs" w:date="2015-11-30T11:48:00Z">
            <w:r w:rsidRPr="00022A8C" w:rsidDel="00022A8C">
              <w:rPr>
                <w:noProof/>
                <w:rPrChange w:id="176" w:author="rewjs" w:date="2015-11-30T11:48:00Z">
                  <w:rPr>
                    <w:rStyle w:val="Hyperlink"/>
                    <w:noProof/>
                  </w:rPr>
                </w:rPrChange>
              </w:rPr>
              <w:delText>3.2.1</w:delText>
            </w:r>
            <w:r w:rsidDel="00022A8C">
              <w:rPr>
                <w:rFonts w:asciiTheme="minorHAnsi" w:eastAsiaTheme="minorEastAsia" w:hAnsiTheme="minorHAnsi" w:cstheme="minorBidi"/>
                <w:noProof/>
                <w:sz w:val="22"/>
                <w:szCs w:val="22"/>
              </w:rPr>
              <w:tab/>
            </w:r>
            <w:r w:rsidRPr="00022A8C" w:rsidDel="00022A8C">
              <w:rPr>
                <w:noProof/>
                <w:rPrChange w:id="177" w:author="rewjs" w:date="2015-11-30T11:48:00Z">
                  <w:rPr>
                    <w:rStyle w:val="Hyperlink"/>
                    <w:noProof/>
                  </w:rPr>
                </w:rPrChange>
              </w:rPr>
              <w:delText>Entities</w:delText>
            </w:r>
            <w:r w:rsidDel="00022A8C">
              <w:rPr>
                <w:noProof/>
                <w:webHidden/>
              </w:rPr>
              <w:tab/>
              <w:delText>23</w:delText>
            </w:r>
          </w:del>
        </w:p>
        <w:p w:rsidR="003C3B4F" w:rsidDel="00022A8C" w:rsidRDefault="003C3B4F">
          <w:pPr>
            <w:pStyle w:val="TOC3"/>
            <w:tabs>
              <w:tab w:val="left" w:pos="1320"/>
              <w:tab w:val="right" w:leader="dot" w:pos="9350"/>
            </w:tabs>
            <w:rPr>
              <w:del w:id="178" w:author="rewjs" w:date="2015-11-30T11:48:00Z"/>
              <w:rFonts w:asciiTheme="minorHAnsi" w:eastAsiaTheme="minorEastAsia" w:hAnsiTheme="minorHAnsi" w:cstheme="minorBidi"/>
              <w:noProof/>
              <w:sz w:val="22"/>
              <w:szCs w:val="22"/>
            </w:rPr>
          </w:pPr>
          <w:del w:id="179" w:author="rewjs" w:date="2015-11-30T11:48:00Z">
            <w:r w:rsidRPr="00022A8C" w:rsidDel="00022A8C">
              <w:rPr>
                <w:noProof/>
                <w:rPrChange w:id="180" w:author="rewjs" w:date="2015-11-30T11:48:00Z">
                  <w:rPr>
                    <w:rStyle w:val="Hyperlink"/>
                    <w:noProof/>
                  </w:rPr>
                </w:rPrChange>
              </w:rPr>
              <w:delText>3.2.2</w:delText>
            </w:r>
            <w:r w:rsidDel="00022A8C">
              <w:rPr>
                <w:rFonts w:asciiTheme="minorHAnsi" w:eastAsiaTheme="minorEastAsia" w:hAnsiTheme="minorHAnsi" w:cstheme="minorBidi"/>
                <w:noProof/>
                <w:sz w:val="22"/>
                <w:szCs w:val="22"/>
              </w:rPr>
              <w:tab/>
            </w:r>
            <w:r w:rsidRPr="00022A8C" w:rsidDel="00022A8C">
              <w:rPr>
                <w:noProof/>
                <w:rPrChange w:id="181" w:author="rewjs" w:date="2015-11-30T11:48:00Z">
                  <w:rPr>
                    <w:rStyle w:val="Hyperlink"/>
                    <w:noProof/>
                  </w:rPr>
                </w:rPrChange>
              </w:rPr>
              <w:delText>Enumerations</w:delText>
            </w:r>
            <w:r w:rsidDel="00022A8C">
              <w:rPr>
                <w:noProof/>
                <w:webHidden/>
              </w:rPr>
              <w:tab/>
              <w:delText>43</w:delText>
            </w:r>
          </w:del>
        </w:p>
        <w:p w:rsidR="003C3B4F" w:rsidDel="00022A8C" w:rsidRDefault="003C3B4F">
          <w:pPr>
            <w:pStyle w:val="TOC2"/>
            <w:tabs>
              <w:tab w:val="left" w:pos="880"/>
              <w:tab w:val="right" w:leader="dot" w:pos="9350"/>
            </w:tabs>
            <w:rPr>
              <w:del w:id="182" w:author="rewjs" w:date="2015-11-30T11:48:00Z"/>
              <w:rFonts w:asciiTheme="minorHAnsi" w:eastAsiaTheme="minorEastAsia" w:hAnsiTheme="minorHAnsi" w:cstheme="minorBidi"/>
              <w:noProof/>
              <w:sz w:val="22"/>
              <w:szCs w:val="22"/>
            </w:rPr>
          </w:pPr>
          <w:del w:id="183" w:author="rewjs" w:date="2015-11-30T11:48:00Z">
            <w:r w:rsidRPr="00022A8C" w:rsidDel="00022A8C">
              <w:rPr>
                <w:noProof/>
                <w:rPrChange w:id="184" w:author="rewjs" w:date="2015-11-30T11:48:00Z">
                  <w:rPr>
                    <w:rStyle w:val="Hyperlink"/>
                    <w:noProof/>
                  </w:rPr>
                </w:rPrChange>
              </w:rPr>
              <w:delText>3.3</w:delText>
            </w:r>
            <w:r w:rsidDel="00022A8C">
              <w:rPr>
                <w:rFonts w:asciiTheme="minorHAnsi" w:eastAsiaTheme="minorEastAsia" w:hAnsiTheme="minorHAnsi" w:cstheme="minorBidi"/>
                <w:noProof/>
                <w:sz w:val="22"/>
                <w:szCs w:val="22"/>
              </w:rPr>
              <w:tab/>
            </w:r>
            <w:r w:rsidRPr="00022A8C" w:rsidDel="00022A8C">
              <w:rPr>
                <w:noProof/>
                <w:rPrChange w:id="185" w:author="rewjs" w:date="2015-11-30T11:48:00Z">
                  <w:rPr>
                    <w:rStyle w:val="Hyperlink"/>
                    <w:noProof/>
                  </w:rPr>
                </w:rPrChange>
              </w:rPr>
              <w:delText>Data Access Layer Overview</w:delText>
            </w:r>
            <w:r w:rsidDel="00022A8C">
              <w:rPr>
                <w:noProof/>
                <w:webHidden/>
              </w:rPr>
              <w:tab/>
              <w:delText>46</w:delText>
            </w:r>
          </w:del>
        </w:p>
        <w:p w:rsidR="003C3B4F" w:rsidDel="00022A8C" w:rsidRDefault="003C3B4F">
          <w:pPr>
            <w:pStyle w:val="TOC3"/>
            <w:tabs>
              <w:tab w:val="left" w:pos="1320"/>
              <w:tab w:val="right" w:leader="dot" w:pos="9350"/>
            </w:tabs>
            <w:rPr>
              <w:del w:id="186" w:author="rewjs" w:date="2015-11-30T11:48:00Z"/>
              <w:rFonts w:asciiTheme="minorHAnsi" w:eastAsiaTheme="minorEastAsia" w:hAnsiTheme="minorHAnsi" w:cstheme="minorBidi"/>
              <w:noProof/>
              <w:sz w:val="22"/>
              <w:szCs w:val="22"/>
            </w:rPr>
          </w:pPr>
          <w:del w:id="187" w:author="rewjs" w:date="2015-11-30T11:48:00Z">
            <w:r w:rsidRPr="00022A8C" w:rsidDel="00022A8C">
              <w:rPr>
                <w:noProof/>
                <w:rPrChange w:id="188" w:author="rewjs" w:date="2015-11-30T11:48:00Z">
                  <w:rPr>
                    <w:rStyle w:val="Hyperlink"/>
                    <w:noProof/>
                  </w:rPr>
                </w:rPrChange>
              </w:rPr>
              <w:delText>3.3.1</w:delText>
            </w:r>
            <w:r w:rsidDel="00022A8C">
              <w:rPr>
                <w:rFonts w:asciiTheme="minorHAnsi" w:eastAsiaTheme="minorEastAsia" w:hAnsiTheme="minorHAnsi" w:cstheme="minorBidi"/>
                <w:noProof/>
                <w:sz w:val="22"/>
                <w:szCs w:val="22"/>
              </w:rPr>
              <w:tab/>
            </w:r>
            <w:r w:rsidRPr="00022A8C" w:rsidDel="00022A8C">
              <w:rPr>
                <w:noProof/>
                <w:rPrChange w:id="189" w:author="rewjs" w:date="2015-11-30T11:48:00Z">
                  <w:rPr>
                    <w:rStyle w:val="Hyperlink"/>
                    <w:noProof/>
                  </w:rPr>
                </w:rPrChange>
              </w:rPr>
              <w:delText>SQL Client</w:delText>
            </w:r>
            <w:r w:rsidDel="00022A8C">
              <w:rPr>
                <w:noProof/>
                <w:webHidden/>
              </w:rPr>
              <w:tab/>
              <w:delText>46</w:delText>
            </w:r>
          </w:del>
        </w:p>
        <w:p w:rsidR="0017110C" w:rsidRDefault="008E5C7B" w:rsidP="003C3B4F">
          <w:pPr>
            <w:sectPr w:rsidR="0017110C" w:rsidSect="00515BB6">
              <w:headerReference w:type="default" r:id="rId10"/>
              <w:footerReference w:type="default" r:id="rId11"/>
              <w:headerReference w:type="first" r:id="rId12"/>
              <w:footerReference w:type="first" r:id="rId13"/>
              <w:pgSz w:w="12240" w:h="15840"/>
              <w:pgMar w:top="1440" w:right="1440" w:bottom="1440" w:left="1440" w:header="720" w:footer="720" w:gutter="0"/>
              <w:pgNumType w:fmt="lowerRoman" w:start="0"/>
              <w:cols w:space="720"/>
              <w:titlePg/>
              <w:docGrid w:linePitch="360"/>
            </w:sectPr>
          </w:pPr>
          <w:r>
            <w:rPr>
              <w:noProof/>
            </w:rPr>
            <w:fldChar w:fldCharType="end"/>
          </w:r>
        </w:p>
      </w:sdtContent>
    </w:sdt>
    <w:p w:rsidR="0017110C" w:rsidRDefault="0017110C" w:rsidP="003C3B4F">
      <w:pPr>
        <w:pStyle w:val="Title"/>
        <w:keepNext/>
        <w:keepLines/>
      </w:pPr>
      <w:r>
        <w:t xml:space="preserve">Software </w:t>
      </w:r>
      <w:r w:rsidR="00CC2697">
        <w:t>Design Specification</w:t>
      </w:r>
    </w:p>
    <w:p w:rsidR="0017110C" w:rsidRPr="005A781D" w:rsidRDefault="0017110C" w:rsidP="003C3B4F">
      <w:pPr>
        <w:pStyle w:val="Heading1"/>
        <w:numPr>
          <w:ilvl w:val="0"/>
          <w:numId w:val="2"/>
        </w:numPr>
      </w:pPr>
      <w:bookmarkStart w:id="194" w:name="_Toc431750916"/>
      <w:bookmarkStart w:id="195" w:name="_Toc431762510"/>
      <w:bookmarkStart w:id="196" w:name="_Toc436647467"/>
      <w:r w:rsidRPr="005A781D">
        <w:t>Introduction</w:t>
      </w:r>
      <w:bookmarkEnd w:id="194"/>
      <w:bookmarkEnd w:id="195"/>
      <w:bookmarkEnd w:id="196"/>
    </w:p>
    <w:p w:rsidR="0017110C" w:rsidRPr="0017110C" w:rsidRDefault="0017110C" w:rsidP="003C3B4F">
      <w:pPr>
        <w:pStyle w:val="Heading2"/>
        <w:numPr>
          <w:ilvl w:val="1"/>
          <w:numId w:val="2"/>
        </w:numPr>
      </w:pPr>
      <w:bookmarkStart w:id="197" w:name="_Toc431750917"/>
      <w:bookmarkStart w:id="198" w:name="_Toc431762511"/>
      <w:bookmarkStart w:id="199" w:name="_Toc436647468"/>
      <w:r w:rsidRPr="0017110C">
        <w:t>Purpose</w:t>
      </w:r>
      <w:bookmarkEnd w:id="197"/>
      <w:bookmarkEnd w:id="198"/>
      <w:bookmarkEnd w:id="199"/>
    </w:p>
    <w:p w:rsidR="0017110C" w:rsidRPr="0017110C" w:rsidRDefault="0017110C" w:rsidP="003C3B4F">
      <w:pPr>
        <w:keepNext/>
        <w:keepLines/>
      </w:pPr>
      <w:r w:rsidRPr="0017110C">
        <w:t xml:space="preserve">The purpose of this document is to </w:t>
      </w:r>
      <w:r>
        <w:t xml:space="preserve">provide a detailed design of the </w:t>
      </w:r>
      <w:r w:rsidR="00C80C83">
        <w:t>UAH F</w:t>
      </w:r>
      <w:r>
        <w:t>it Vault</w:t>
      </w:r>
      <w:r w:rsidRPr="0017110C">
        <w:t xml:space="preserve"> software projects.  This document should be used </w:t>
      </w:r>
      <w:r w:rsidR="001A383F">
        <w:t>as a reference for the software system architecture and detailed design descriptions of the system components.</w:t>
      </w:r>
      <w:r w:rsidRPr="0017110C">
        <w:t xml:space="preserve">  The intended audience for this document includes system developers, testers, customers, and any other stakeholders.</w:t>
      </w:r>
    </w:p>
    <w:p w:rsidR="0017110C" w:rsidRDefault="0017110C" w:rsidP="003C3B4F">
      <w:pPr>
        <w:pStyle w:val="Heading2"/>
      </w:pPr>
      <w:bookmarkStart w:id="200" w:name="_Toc431750918"/>
      <w:bookmarkStart w:id="201" w:name="_Toc431762512"/>
      <w:bookmarkStart w:id="202" w:name="_Toc436647469"/>
      <w:r>
        <w:t>Scope</w:t>
      </w:r>
      <w:bookmarkEnd w:id="200"/>
      <w:bookmarkEnd w:id="201"/>
      <w:bookmarkEnd w:id="202"/>
    </w:p>
    <w:p w:rsidR="0003781E" w:rsidRDefault="0003781E" w:rsidP="003C3B4F">
      <w:pPr>
        <w:keepNext/>
        <w:keepLines/>
      </w:pPr>
      <w:bookmarkStart w:id="203" w:name="_Toc431145049"/>
      <w:bookmarkStart w:id="204" w:name="_Toc431750919"/>
      <w:bookmarkStart w:id="205" w:name="_Toc431762513"/>
      <w:r>
        <w:t>The UAH Fit Vault software package will be a web application that will accept medical data from users and display the data in a meaningful way.  There are two major components to this software.  The first is the data collection tool that is used by the users to upload their medical data that is recorded by one of the supported wearable medical devices.  There are three different medical devices supported for this project that record various types of data.  The data provided by these devices consists of different file formats, and the data is different from device to device.  The software will have to determine the contents of each file and how to process them.  The software needs to able to take in files that a user has downloaded from their medical devices, process those files, and store the data in a database.  The software should have the ability to process multiple files at a time as well as individual files and allow for an activity to be assigned to them by date and time.</w:t>
      </w:r>
    </w:p>
    <w:p w:rsidR="0003781E" w:rsidRDefault="0003781E" w:rsidP="003C3B4F">
      <w:pPr>
        <w:keepNext/>
        <w:keepLines/>
      </w:pPr>
      <w:r>
        <w:t xml:space="preserve">The other major component of the web application is the data analysis tools used to analyze the data that is captured from the data collection tool mentioned above.  The software needs to perform data analysis over different intervals of time such as one week, one month, etc.  There will need to be some way to manage user access to the various medical data that has been inserted into the database that this software will access.  Below are some proposed data analysis ideas that can be incorporated into the </w:t>
      </w:r>
      <w:proofErr w:type="gramStart"/>
      <w:r>
        <w:t>project.</w:t>
      </w:r>
      <w:proofErr w:type="gramEnd"/>
    </w:p>
    <w:p w:rsidR="0003781E" w:rsidRDefault="0003781E" w:rsidP="003C3B4F">
      <w:pPr>
        <w:pStyle w:val="ListParagraph"/>
        <w:keepNext/>
        <w:keepLines/>
        <w:numPr>
          <w:ilvl w:val="0"/>
          <w:numId w:val="3"/>
        </w:numPr>
      </w:pPr>
      <w:r>
        <w:t>Simple Moving Average</w:t>
      </w:r>
    </w:p>
    <w:p w:rsidR="0003781E" w:rsidRDefault="0003781E" w:rsidP="003C3B4F">
      <w:pPr>
        <w:pStyle w:val="ListParagraph"/>
        <w:keepNext/>
        <w:keepLines/>
        <w:numPr>
          <w:ilvl w:val="0"/>
          <w:numId w:val="3"/>
        </w:numPr>
      </w:pPr>
      <w:r>
        <w:t>Data correlation discovery between the multiple devices.</w:t>
      </w:r>
    </w:p>
    <w:p w:rsidR="0003781E" w:rsidRDefault="0003781E" w:rsidP="003C3B4F">
      <w:pPr>
        <w:pStyle w:val="ListParagraph"/>
        <w:keepNext/>
        <w:keepLines/>
        <w:numPr>
          <w:ilvl w:val="0"/>
          <w:numId w:val="3"/>
        </w:numPr>
      </w:pPr>
      <w:r>
        <w:t>Simply display data that was uploaded to the customer in a graphical format.</w:t>
      </w:r>
    </w:p>
    <w:p w:rsidR="0003781E" w:rsidRDefault="0003781E" w:rsidP="003C3B4F">
      <w:pPr>
        <w:pStyle w:val="ListParagraph"/>
        <w:keepNext/>
        <w:keepLines/>
        <w:numPr>
          <w:ilvl w:val="0"/>
          <w:numId w:val="3"/>
        </w:numPr>
      </w:pPr>
      <w:r>
        <w:t xml:space="preserve">Calculate the user’s activity.  </w:t>
      </w:r>
    </w:p>
    <w:p w:rsidR="0003781E" w:rsidRDefault="0003781E" w:rsidP="003C3B4F">
      <w:pPr>
        <w:keepNext/>
        <w:keepLines/>
      </w:pPr>
      <w:r>
        <w:t>The data analysis possibilities will likely not fully be realized until the project team understands the different types of data that are available.  Also, there will need to be collaboration with the customer for additions or changes to the data measurements provided by this software.  The web application will have to have different levels of user access which will be defined later in this document.</w:t>
      </w:r>
    </w:p>
    <w:p w:rsidR="0017110C" w:rsidRDefault="0017110C" w:rsidP="003C3B4F">
      <w:pPr>
        <w:pStyle w:val="Heading2"/>
      </w:pPr>
      <w:bookmarkStart w:id="206" w:name="_Toc436647470"/>
      <w:r>
        <w:t>Definitions, Acronyms, and Abbreviations</w:t>
      </w:r>
      <w:bookmarkEnd w:id="203"/>
      <w:bookmarkEnd w:id="204"/>
      <w:bookmarkEnd w:id="205"/>
      <w:bookmarkEnd w:id="206"/>
    </w:p>
    <w:tbl>
      <w:tblPr>
        <w:tblStyle w:val="LightShading-Accent1"/>
        <w:tblW w:w="10048" w:type="dxa"/>
        <w:tblLook w:val="04A0"/>
      </w:tblPr>
      <w:tblGrid>
        <w:gridCol w:w="2898"/>
        <w:gridCol w:w="7150"/>
      </w:tblGrid>
      <w:tr w:rsidR="00254328" w:rsidRPr="002469FB" w:rsidTr="00254328">
        <w:trPr>
          <w:cnfStyle w:val="100000000000"/>
        </w:trPr>
        <w:tc>
          <w:tcPr>
            <w:cnfStyle w:val="001000000000"/>
            <w:tcW w:w="2898" w:type="dxa"/>
          </w:tcPr>
          <w:p w:rsidR="00254328" w:rsidRDefault="00254328" w:rsidP="003C3B4F">
            <w:pPr>
              <w:keepNext/>
              <w:keepLines/>
              <w:widowControl w:val="0"/>
              <w:rPr>
                <w:i/>
              </w:rPr>
            </w:pPr>
            <w:r>
              <w:rPr>
                <w:i/>
              </w:rPr>
              <w:t>Account</w:t>
            </w:r>
          </w:p>
        </w:tc>
        <w:tc>
          <w:tcPr>
            <w:tcW w:w="7150" w:type="dxa"/>
          </w:tcPr>
          <w:p w:rsidR="00254328" w:rsidRDefault="00254328" w:rsidP="003C3B4F">
            <w:pPr>
              <w:keepNext/>
              <w:keepLines/>
              <w:widowControl w:val="0"/>
              <w:cnfStyle w:val="100000000000"/>
            </w:pPr>
            <w:r>
              <w:t>Roles and permissions assigned to a user and stored electronically</w:t>
            </w:r>
          </w:p>
        </w:tc>
      </w:tr>
      <w:tr w:rsidR="00254328" w:rsidRPr="002469FB" w:rsidTr="00254328">
        <w:trPr>
          <w:cnfStyle w:val="000000100000"/>
        </w:trPr>
        <w:tc>
          <w:tcPr>
            <w:cnfStyle w:val="001000000000"/>
            <w:tcW w:w="2898" w:type="dxa"/>
          </w:tcPr>
          <w:p w:rsidR="00254328" w:rsidRDefault="00254328" w:rsidP="003C3B4F">
            <w:pPr>
              <w:keepNext/>
              <w:keepLines/>
              <w:widowControl w:val="0"/>
              <w:rPr>
                <w:i/>
              </w:rPr>
            </w:pPr>
            <w:r>
              <w:rPr>
                <w:i/>
              </w:rPr>
              <w:t>Activity</w:t>
            </w:r>
          </w:p>
        </w:tc>
        <w:tc>
          <w:tcPr>
            <w:tcW w:w="7150" w:type="dxa"/>
          </w:tcPr>
          <w:p w:rsidR="00254328" w:rsidRDefault="00254328" w:rsidP="003C3B4F">
            <w:pPr>
              <w:keepNext/>
              <w:keepLines/>
              <w:widowControl w:val="0"/>
              <w:cnfStyle w:val="000000100000"/>
            </w:pPr>
            <w:r>
              <w:t>Action performed by patient (ex. running, walking, sleeping)</w:t>
            </w:r>
          </w:p>
        </w:tc>
      </w:tr>
      <w:tr w:rsidR="002643C6" w:rsidRPr="002469FB" w:rsidTr="00254328">
        <w:tc>
          <w:tcPr>
            <w:cnfStyle w:val="001000000000"/>
            <w:tcW w:w="2898" w:type="dxa"/>
          </w:tcPr>
          <w:p w:rsidR="002643C6" w:rsidRDefault="002643C6" w:rsidP="003C3B4F">
            <w:pPr>
              <w:keepNext/>
              <w:keepLines/>
              <w:widowControl w:val="0"/>
              <w:rPr>
                <w:i/>
              </w:rPr>
            </w:pPr>
            <w:r>
              <w:rPr>
                <w:i/>
              </w:rPr>
              <w:t>ASP.NET</w:t>
            </w:r>
          </w:p>
        </w:tc>
        <w:tc>
          <w:tcPr>
            <w:tcW w:w="7150" w:type="dxa"/>
          </w:tcPr>
          <w:p w:rsidR="002643C6" w:rsidRDefault="002643C6" w:rsidP="003C3B4F">
            <w:pPr>
              <w:keepNext/>
              <w:keepLines/>
              <w:widowControl w:val="0"/>
              <w:cnfStyle w:val="000000000000"/>
            </w:pPr>
            <w:r>
              <w:t>Microsoft web based software architecture</w:t>
            </w:r>
          </w:p>
        </w:tc>
      </w:tr>
      <w:tr w:rsidR="002643C6" w:rsidRPr="002469FB" w:rsidTr="00254328">
        <w:trPr>
          <w:cnfStyle w:val="000000100000"/>
        </w:trPr>
        <w:tc>
          <w:tcPr>
            <w:cnfStyle w:val="001000000000"/>
            <w:tcW w:w="2898" w:type="dxa"/>
          </w:tcPr>
          <w:p w:rsidR="002643C6" w:rsidRDefault="002643C6" w:rsidP="003C3B4F">
            <w:pPr>
              <w:keepNext/>
              <w:keepLines/>
              <w:widowControl w:val="0"/>
              <w:rPr>
                <w:i/>
              </w:rPr>
            </w:pPr>
            <w:r>
              <w:rPr>
                <w:i/>
              </w:rPr>
              <w:t>C#</w:t>
            </w:r>
          </w:p>
        </w:tc>
        <w:tc>
          <w:tcPr>
            <w:tcW w:w="7150" w:type="dxa"/>
          </w:tcPr>
          <w:p w:rsidR="002643C6" w:rsidRDefault="002643C6" w:rsidP="003C3B4F">
            <w:pPr>
              <w:keepNext/>
              <w:keepLines/>
              <w:widowControl w:val="0"/>
              <w:cnfStyle w:val="000000100000"/>
            </w:pPr>
            <w:r>
              <w:t>C “Sharp” Microsoft .NET programming language</w:t>
            </w:r>
          </w:p>
        </w:tc>
      </w:tr>
      <w:tr w:rsidR="00812105" w:rsidRPr="002469FB" w:rsidTr="00254328">
        <w:tc>
          <w:tcPr>
            <w:cnfStyle w:val="001000000000"/>
            <w:tcW w:w="2898" w:type="dxa"/>
          </w:tcPr>
          <w:p w:rsidR="00812105" w:rsidRDefault="00812105" w:rsidP="003C3B4F">
            <w:pPr>
              <w:keepNext/>
              <w:keepLines/>
              <w:widowControl w:val="0"/>
              <w:rPr>
                <w:i/>
              </w:rPr>
            </w:pPr>
            <w:r>
              <w:rPr>
                <w:i/>
              </w:rPr>
              <w:t>Controller</w:t>
            </w:r>
          </w:p>
        </w:tc>
        <w:tc>
          <w:tcPr>
            <w:tcW w:w="7150" w:type="dxa"/>
          </w:tcPr>
          <w:p w:rsidR="00812105" w:rsidRDefault="00812105" w:rsidP="003C3B4F">
            <w:pPr>
              <w:keepNext/>
              <w:keepLines/>
              <w:widowControl w:val="0"/>
              <w:cnfStyle w:val="000000000000"/>
            </w:pPr>
            <w:r>
              <w:t>Middle layer logic, interaction between the view and data model</w:t>
            </w:r>
          </w:p>
        </w:tc>
      </w:tr>
      <w:tr w:rsidR="00254328" w:rsidRPr="002469FB" w:rsidTr="00254328">
        <w:trPr>
          <w:cnfStyle w:val="000000100000"/>
        </w:trPr>
        <w:tc>
          <w:tcPr>
            <w:cnfStyle w:val="001000000000"/>
            <w:tcW w:w="2898" w:type="dxa"/>
          </w:tcPr>
          <w:p w:rsidR="00254328" w:rsidRDefault="00254328" w:rsidP="003C3B4F">
            <w:pPr>
              <w:keepNext/>
              <w:keepLines/>
              <w:widowControl w:val="0"/>
              <w:rPr>
                <w:i/>
              </w:rPr>
            </w:pPr>
            <w:proofErr w:type="spellStart"/>
            <w:r>
              <w:rPr>
                <w:i/>
              </w:rPr>
              <w:t>csv</w:t>
            </w:r>
            <w:proofErr w:type="spellEnd"/>
          </w:p>
        </w:tc>
        <w:tc>
          <w:tcPr>
            <w:tcW w:w="7150" w:type="dxa"/>
          </w:tcPr>
          <w:p w:rsidR="00254328" w:rsidRDefault="00254328" w:rsidP="003C3B4F">
            <w:pPr>
              <w:keepNext/>
              <w:keepLines/>
              <w:widowControl w:val="0"/>
              <w:cnfStyle w:val="000000100000"/>
            </w:pPr>
            <w:r>
              <w:t>Comma-separated values</w:t>
            </w:r>
          </w:p>
        </w:tc>
      </w:tr>
      <w:tr w:rsidR="00254328" w:rsidRPr="002469FB" w:rsidTr="00254328">
        <w:tc>
          <w:tcPr>
            <w:cnfStyle w:val="001000000000"/>
            <w:tcW w:w="2898" w:type="dxa"/>
          </w:tcPr>
          <w:p w:rsidR="00254328" w:rsidRPr="00CD56CE" w:rsidRDefault="00254328" w:rsidP="003C3B4F">
            <w:pPr>
              <w:keepNext/>
              <w:keepLines/>
              <w:widowControl w:val="0"/>
              <w:rPr>
                <w:i/>
              </w:rPr>
            </w:pPr>
            <w:r>
              <w:rPr>
                <w:i/>
              </w:rPr>
              <w:t>Customer</w:t>
            </w:r>
          </w:p>
        </w:tc>
        <w:tc>
          <w:tcPr>
            <w:tcW w:w="7150" w:type="dxa"/>
          </w:tcPr>
          <w:p w:rsidR="00254328" w:rsidRPr="002469FB" w:rsidRDefault="00254328" w:rsidP="003C3B4F">
            <w:pPr>
              <w:keepNext/>
              <w:keepLines/>
              <w:widowControl w:val="0"/>
              <w:cnfStyle w:val="000000000000"/>
            </w:pPr>
            <w:r>
              <w:t>A person or group requesting the software to be built</w:t>
            </w:r>
          </w:p>
        </w:tc>
      </w:tr>
      <w:tr w:rsidR="00254328" w:rsidRPr="002469FB" w:rsidTr="00254328">
        <w:trPr>
          <w:cnfStyle w:val="000000100000"/>
        </w:trPr>
        <w:tc>
          <w:tcPr>
            <w:cnfStyle w:val="001000000000"/>
            <w:tcW w:w="2898" w:type="dxa"/>
          </w:tcPr>
          <w:p w:rsidR="00254328" w:rsidRDefault="00254328" w:rsidP="003C3B4F">
            <w:pPr>
              <w:keepNext/>
              <w:keepLines/>
              <w:widowControl w:val="0"/>
              <w:rPr>
                <w:i/>
              </w:rPr>
            </w:pPr>
            <w:proofErr w:type="spellStart"/>
            <w:r>
              <w:rPr>
                <w:i/>
              </w:rPr>
              <w:t>dat</w:t>
            </w:r>
            <w:proofErr w:type="spellEnd"/>
          </w:p>
        </w:tc>
        <w:tc>
          <w:tcPr>
            <w:tcW w:w="7150" w:type="dxa"/>
          </w:tcPr>
          <w:p w:rsidR="00254328" w:rsidRDefault="00254328" w:rsidP="003C3B4F">
            <w:pPr>
              <w:keepNext/>
              <w:keepLines/>
              <w:widowControl w:val="0"/>
              <w:cnfStyle w:val="000000100000"/>
            </w:pPr>
            <w:r>
              <w:t>Data file</w:t>
            </w:r>
          </w:p>
        </w:tc>
      </w:tr>
      <w:tr w:rsidR="00254328" w:rsidRPr="002469FB" w:rsidTr="00254328">
        <w:tc>
          <w:tcPr>
            <w:cnfStyle w:val="001000000000"/>
            <w:tcW w:w="2898" w:type="dxa"/>
          </w:tcPr>
          <w:p w:rsidR="00254328" w:rsidRDefault="00254328" w:rsidP="003C3B4F">
            <w:pPr>
              <w:keepNext/>
              <w:keepLines/>
              <w:widowControl w:val="0"/>
              <w:rPr>
                <w:i/>
              </w:rPr>
            </w:pPr>
            <w:r>
              <w:rPr>
                <w:i/>
              </w:rPr>
              <w:t>Data</w:t>
            </w:r>
          </w:p>
        </w:tc>
        <w:tc>
          <w:tcPr>
            <w:tcW w:w="7150" w:type="dxa"/>
          </w:tcPr>
          <w:p w:rsidR="00254328" w:rsidRDefault="00254328" w:rsidP="003C3B4F">
            <w:pPr>
              <w:keepNext/>
              <w:keepLines/>
              <w:widowControl w:val="0"/>
              <w:cnfStyle w:val="000000000000"/>
            </w:pPr>
            <w:r>
              <w:t>Patient information</w:t>
            </w:r>
          </w:p>
        </w:tc>
      </w:tr>
      <w:tr w:rsidR="00254328" w:rsidRPr="002469FB" w:rsidTr="00254328">
        <w:trPr>
          <w:cnfStyle w:val="000000100000"/>
        </w:trPr>
        <w:tc>
          <w:tcPr>
            <w:cnfStyle w:val="001000000000"/>
            <w:tcW w:w="2898" w:type="dxa"/>
          </w:tcPr>
          <w:p w:rsidR="00254328" w:rsidRDefault="00254328" w:rsidP="003C3B4F">
            <w:pPr>
              <w:keepNext/>
              <w:keepLines/>
              <w:widowControl w:val="0"/>
              <w:rPr>
                <w:i/>
              </w:rPr>
            </w:pPr>
            <w:r>
              <w:rPr>
                <w:i/>
              </w:rPr>
              <w:t>Database</w:t>
            </w:r>
          </w:p>
        </w:tc>
        <w:tc>
          <w:tcPr>
            <w:tcW w:w="7150" w:type="dxa"/>
          </w:tcPr>
          <w:p w:rsidR="00254328" w:rsidRDefault="00254328" w:rsidP="003C3B4F">
            <w:pPr>
              <w:keepNext/>
              <w:keepLines/>
              <w:widowControl w:val="0"/>
              <w:cnfStyle w:val="000000100000"/>
            </w:pPr>
            <w:r>
              <w:t>Storage medium for patient data</w:t>
            </w:r>
          </w:p>
        </w:tc>
      </w:tr>
      <w:tr w:rsidR="00254328" w:rsidRPr="002469FB" w:rsidTr="00254328">
        <w:tc>
          <w:tcPr>
            <w:cnfStyle w:val="001000000000"/>
            <w:tcW w:w="2898" w:type="dxa"/>
          </w:tcPr>
          <w:p w:rsidR="00254328" w:rsidRDefault="00254328" w:rsidP="003C3B4F">
            <w:pPr>
              <w:keepNext/>
              <w:keepLines/>
              <w:widowControl w:val="0"/>
              <w:rPr>
                <w:i/>
              </w:rPr>
            </w:pPr>
            <w:r>
              <w:rPr>
                <w:i/>
              </w:rPr>
              <w:t>Database Service</w:t>
            </w:r>
          </w:p>
        </w:tc>
        <w:tc>
          <w:tcPr>
            <w:tcW w:w="7150" w:type="dxa"/>
          </w:tcPr>
          <w:p w:rsidR="00254328" w:rsidRDefault="00254328" w:rsidP="003C3B4F">
            <w:pPr>
              <w:keepNext/>
              <w:keepLines/>
              <w:widowControl w:val="0"/>
              <w:cnfStyle w:val="000000000000"/>
            </w:pPr>
            <w:r>
              <w:t>Database functionality accessible via the internet</w:t>
            </w:r>
          </w:p>
        </w:tc>
      </w:tr>
      <w:tr w:rsidR="003E6B4F" w:rsidRPr="002469FB" w:rsidTr="00254328">
        <w:trPr>
          <w:cnfStyle w:val="000000100000"/>
        </w:trPr>
        <w:tc>
          <w:tcPr>
            <w:cnfStyle w:val="001000000000"/>
            <w:tcW w:w="2898" w:type="dxa"/>
          </w:tcPr>
          <w:p w:rsidR="003E6B4F" w:rsidRDefault="003E6B4F" w:rsidP="003C3B4F">
            <w:pPr>
              <w:keepNext/>
              <w:keepLines/>
              <w:widowControl w:val="0"/>
              <w:rPr>
                <w:i/>
              </w:rPr>
            </w:pPr>
            <w:r>
              <w:rPr>
                <w:i/>
              </w:rPr>
              <w:t>ECG</w:t>
            </w:r>
          </w:p>
        </w:tc>
        <w:tc>
          <w:tcPr>
            <w:tcW w:w="7150" w:type="dxa"/>
          </w:tcPr>
          <w:p w:rsidR="003E6B4F" w:rsidRDefault="003E6B4F" w:rsidP="003C3B4F">
            <w:pPr>
              <w:keepNext/>
              <w:keepLines/>
              <w:widowControl w:val="0"/>
              <w:cnfStyle w:val="000000100000"/>
            </w:pPr>
            <w:r>
              <w:t>Electro Cardio Gram</w:t>
            </w:r>
          </w:p>
        </w:tc>
      </w:tr>
      <w:tr w:rsidR="00254328" w:rsidRPr="002469FB" w:rsidTr="00254328">
        <w:tc>
          <w:tcPr>
            <w:cnfStyle w:val="001000000000"/>
            <w:tcW w:w="2898" w:type="dxa"/>
          </w:tcPr>
          <w:p w:rsidR="00254328" w:rsidRDefault="00254328" w:rsidP="003C3B4F">
            <w:pPr>
              <w:keepNext/>
              <w:keepLines/>
              <w:widowControl w:val="0"/>
              <w:rPr>
                <w:i/>
              </w:rPr>
            </w:pPr>
            <w:r>
              <w:rPr>
                <w:i/>
              </w:rPr>
              <w:t>Experiment</w:t>
            </w:r>
          </w:p>
        </w:tc>
        <w:tc>
          <w:tcPr>
            <w:tcW w:w="7150" w:type="dxa"/>
          </w:tcPr>
          <w:p w:rsidR="00254328" w:rsidRDefault="00254328" w:rsidP="003C3B4F">
            <w:pPr>
              <w:keepNext/>
              <w:keepLines/>
              <w:widowControl w:val="0"/>
              <w:cnfStyle w:val="000000000000"/>
            </w:pPr>
            <w:r>
              <w:t>Combining of data to generate a report based on input criteria</w:t>
            </w:r>
          </w:p>
        </w:tc>
      </w:tr>
      <w:tr w:rsidR="00254328" w:rsidRPr="002469FB" w:rsidTr="00254328">
        <w:trPr>
          <w:cnfStyle w:val="000000100000"/>
        </w:trPr>
        <w:tc>
          <w:tcPr>
            <w:cnfStyle w:val="001000000000"/>
            <w:tcW w:w="2898" w:type="dxa"/>
          </w:tcPr>
          <w:p w:rsidR="00254328" w:rsidRDefault="00254328" w:rsidP="003C3B4F">
            <w:pPr>
              <w:keepNext/>
              <w:keepLines/>
              <w:widowControl w:val="0"/>
              <w:rPr>
                <w:i/>
              </w:rPr>
            </w:pPr>
            <w:r>
              <w:rPr>
                <w:i/>
              </w:rPr>
              <w:t>Experiment Admin</w:t>
            </w:r>
          </w:p>
        </w:tc>
        <w:tc>
          <w:tcPr>
            <w:tcW w:w="7150" w:type="dxa"/>
          </w:tcPr>
          <w:p w:rsidR="00254328" w:rsidRDefault="00254328" w:rsidP="003C3B4F">
            <w:pPr>
              <w:keepNext/>
              <w:keepLines/>
              <w:widowControl w:val="0"/>
              <w:cnfStyle w:val="000000100000"/>
            </w:pPr>
            <w:r>
              <w:t>User of the system, able to run experiments on patient data</w:t>
            </w:r>
          </w:p>
        </w:tc>
      </w:tr>
      <w:tr w:rsidR="003E6B4F" w:rsidRPr="002469FB" w:rsidTr="00254328">
        <w:tc>
          <w:tcPr>
            <w:cnfStyle w:val="001000000000"/>
            <w:tcW w:w="2898" w:type="dxa"/>
          </w:tcPr>
          <w:p w:rsidR="003E6B4F" w:rsidRDefault="003E6B4F" w:rsidP="003C3B4F">
            <w:pPr>
              <w:keepNext/>
              <w:keepLines/>
              <w:widowControl w:val="0"/>
              <w:rPr>
                <w:i/>
              </w:rPr>
            </w:pPr>
            <w:r>
              <w:rPr>
                <w:i/>
              </w:rPr>
              <w:t>GSR</w:t>
            </w:r>
          </w:p>
        </w:tc>
        <w:tc>
          <w:tcPr>
            <w:tcW w:w="7150" w:type="dxa"/>
          </w:tcPr>
          <w:p w:rsidR="003E6B4F" w:rsidRDefault="003E6B4F" w:rsidP="003C3B4F">
            <w:pPr>
              <w:keepNext/>
              <w:keepLines/>
              <w:widowControl w:val="0"/>
              <w:cnfStyle w:val="000000000000"/>
            </w:pPr>
            <w:proofErr w:type="spellStart"/>
            <w:r>
              <w:t>Galovanic</w:t>
            </w:r>
            <w:proofErr w:type="spellEnd"/>
            <w:r>
              <w:t xml:space="preserve"> Skin Resistance</w:t>
            </w:r>
          </w:p>
        </w:tc>
      </w:tr>
      <w:tr w:rsidR="00254328" w:rsidRPr="002469FB" w:rsidTr="00254328">
        <w:trPr>
          <w:cnfStyle w:val="000000100000"/>
        </w:trPr>
        <w:tc>
          <w:tcPr>
            <w:cnfStyle w:val="001000000000"/>
            <w:tcW w:w="2898" w:type="dxa"/>
          </w:tcPr>
          <w:p w:rsidR="00254328" w:rsidRDefault="00254328" w:rsidP="003C3B4F">
            <w:pPr>
              <w:keepNext/>
              <w:keepLines/>
              <w:widowControl w:val="0"/>
              <w:rPr>
                <w:i/>
              </w:rPr>
            </w:pPr>
            <w:r>
              <w:rPr>
                <w:i/>
              </w:rPr>
              <w:t>GUI</w:t>
            </w:r>
          </w:p>
        </w:tc>
        <w:tc>
          <w:tcPr>
            <w:tcW w:w="7150" w:type="dxa"/>
          </w:tcPr>
          <w:p w:rsidR="00254328" w:rsidRDefault="00254328" w:rsidP="003C3B4F">
            <w:pPr>
              <w:keepNext/>
              <w:keepLines/>
              <w:widowControl w:val="0"/>
              <w:cnfStyle w:val="000000100000"/>
            </w:pPr>
            <w:r>
              <w:t>Graphical User Interface</w:t>
            </w:r>
          </w:p>
        </w:tc>
      </w:tr>
      <w:tr w:rsidR="00254328" w:rsidRPr="002469FB" w:rsidTr="00254328">
        <w:tc>
          <w:tcPr>
            <w:cnfStyle w:val="001000000000"/>
            <w:tcW w:w="2898" w:type="dxa"/>
          </w:tcPr>
          <w:p w:rsidR="00254328" w:rsidRDefault="00254328" w:rsidP="003C3B4F">
            <w:pPr>
              <w:keepNext/>
              <w:keepLines/>
              <w:widowControl w:val="0"/>
              <w:rPr>
                <w:i/>
              </w:rPr>
            </w:pPr>
            <w:r>
              <w:rPr>
                <w:i/>
              </w:rPr>
              <w:t>HTTP(S)</w:t>
            </w:r>
          </w:p>
        </w:tc>
        <w:tc>
          <w:tcPr>
            <w:tcW w:w="7150" w:type="dxa"/>
          </w:tcPr>
          <w:p w:rsidR="00254328" w:rsidRDefault="00254328" w:rsidP="003C3B4F">
            <w:pPr>
              <w:keepNext/>
              <w:keepLines/>
              <w:widowControl w:val="0"/>
              <w:cnfStyle w:val="000000000000"/>
            </w:pPr>
            <w:r>
              <w:t>Hypertext Transfer Protocol (Secure)</w:t>
            </w:r>
          </w:p>
        </w:tc>
      </w:tr>
      <w:tr w:rsidR="003E6B4F" w:rsidRPr="002469FB" w:rsidTr="00254328">
        <w:trPr>
          <w:cnfStyle w:val="000000100000"/>
        </w:trPr>
        <w:tc>
          <w:tcPr>
            <w:cnfStyle w:val="001000000000"/>
            <w:tcW w:w="2898" w:type="dxa"/>
          </w:tcPr>
          <w:p w:rsidR="003E6B4F" w:rsidRDefault="003E6B4F" w:rsidP="003C3B4F">
            <w:pPr>
              <w:keepNext/>
              <w:keepLines/>
              <w:widowControl w:val="0"/>
              <w:rPr>
                <w:i/>
              </w:rPr>
            </w:pPr>
            <w:r>
              <w:rPr>
                <w:i/>
              </w:rPr>
              <w:t>HRV</w:t>
            </w:r>
          </w:p>
        </w:tc>
        <w:tc>
          <w:tcPr>
            <w:tcW w:w="7150" w:type="dxa"/>
          </w:tcPr>
          <w:p w:rsidR="003E6B4F" w:rsidRDefault="003E6B4F" w:rsidP="003C3B4F">
            <w:pPr>
              <w:keepNext/>
              <w:keepLines/>
              <w:widowControl w:val="0"/>
              <w:cnfStyle w:val="000000100000"/>
            </w:pPr>
            <w:r>
              <w:t>Heart Rate Variability</w:t>
            </w:r>
          </w:p>
        </w:tc>
      </w:tr>
      <w:tr w:rsidR="00254328" w:rsidRPr="002469FB" w:rsidTr="00254328">
        <w:tc>
          <w:tcPr>
            <w:cnfStyle w:val="001000000000"/>
            <w:tcW w:w="2898" w:type="dxa"/>
          </w:tcPr>
          <w:p w:rsidR="00254328" w:rsidRDefault="00254328" w:rsidP="003C3B4F">
            <w:pPr>
              <w:keepNext/>
              <w:keepLines/>
              <w:widowControl w:val="0"/>
              <w:rPr>
                <w:i/>
              </w:rPr>
            </w:pPr>
            <w:r>
              <w:rPr>
                <w:i/>
              </w:rPr>
              <w:t>IEEE</w:t>
            </w:r>
          </w:p>
        </w:tc>
        <w:tc>
          <w:tcPr>
            <w:tcW w:w="7150" w:type="dxa"/>
          </w:tcPr>
          <w:p w:rsidR="00254328" w:rsidRDefault="00254328" w:rsidP="003C3B4F">
            <w:pPr>
              <w:keepNext/>
              <w:keepLines/>
              <w:widowControl w:val="0"/>
              <w:cnfStyle w:val="000000000000"/>
            </w:pPr>
            <w:r>
              <w:t>Institute of Electrical and Electronics Engineers</w:t>
            </w:r>
          </w:p>
        </w:tc>
      </w:tr>
      <w:tr w:rsidR="00254328" w:rsidRPr="002469FB" w:rsidTr="00254328">
        <w:trPr>
          <w:cnfStyle w:val="000000100000"/>
        </w:trPr>
        <w:tc>
          <w:tcPr>
            <w:cnfStyle w:val="001000000000"/>
            <w:tcW w:w="2898" w:type="dxa"/>
          </w:tcPr>
          <w:p w:rsidR="00254328" w:rsidRDefault="00254328" w:rsidP="003C3B4F">
            <w:pPr>
              <w:keepNext/>
              <w:keepLines/>
              <w:widowControl w:val="0"/>
              <w:rPr>
                <w:i/>
              </w:rPr>
            </w:pPr>
            <w:r>
              <w:rPr>
                <w:i/>
              </w:rPr>
              <w:t>Interface</w:t>
            </w:r>
          </w:p>
        </w:tc>
        <w:tc>
          <w:tcPr>
            <w:tcW w:w="7150" w:type="dxa"/>
          </w:tcPr>
          <w:p w:rsidR="00254328" w:rsidRDefault="00254328" w:rsidP="003C3B4F">
            <w:pPr>
              <w:keepNext/>
              <w:keepLines/>
              <w:widowControl w:val="0"/>
              <w:cnfStyle w:val="000000100000"/>
            </w:pPr>
            <w:r>
              <w:t>Medium in which a user interacts with the system</w:t>
            </w:r>
          </w:p>
        </w:tc>
      </w:tr>
      <w:tr w:rsidR="00254328" w:rsidRPr="002469FB" w:rsidTr="00254328">
        <w:tc>
          <w:tcPr>
            <w:cnfStyle w:val="001000000000"/>
            <w:tcW w:w="2898" w:type="dxa"/>
          </w:tcPr>
          <w:p w:rsidR="00254328" w:rsidRDefault="00254328" w:rsidP="003C3B4F">
            <w:pPr>
              <w:keepNext/>
              <w:keepLines/>
              <w:widowControl w:val="0"/>
              <w:rPr>
                <w:i/>
              </w:rPr>
            </w:pPr>
            <w:r>
              <w:rPr>
                <w:i/>
              </w:rPr>
              <w:t>Medical Device</w:t>
            </w:r>
          </w:p>
        </w:tc>
        <w:tc>
          <w:tcPr>
            <w:tcW w:w="7150" w:type="dxa"/>
          </w:tcPr>
          <w:p w:rsidR="00254328" w:rsidRDefault="00254328" w:rsidP="003C3B4F">
            <w:pPr>
              <w:keepNext/>
              <w:keepLines/>
              <w:widowControl w:val="0"/>
              <w:cnfStyle w:val="000000000000"/>
            </w:pPr>
            <w:r>
              <w:t>A device worn by a patient to collect medical data</w:t>
            </w:r>
          </w:p>
        </w:tc>
      </w:tr>
      <w:tr w:rsidR="00254328" w:rsidRPr="002469FB" w:rsidTr="00254328">
        <w:trPr>
          <w:cnfStyle w:val="000000100000"/>
        </w:trPr>
        <w:tc>
          <w:tcPr>
            <w:cnfStyle w:val="001000000000"/>
            <w:tcW w:w="2898" w:type="dxa"/>
          </w:tcPr>
          <w:p w:rsidR="00254328" w:rsidRDefault="00254328" w:rsidP="003C3B4F">
            <w:pPr>
              <w:keepNext/>
              <w:keepLines/>
              <w:widowControl w:val="0"/>
              <w:rPr>
                <w:i/>
              </w:rPr>
            </w:pPr>
            <w:r>
              <w:rPr>
                <w:i/>
              </w:rPr>
              <w:t>Model</w:t>
            </w:r>
          </w:p>
        </w:tc>
        <w:tc>
          <w:tcPr>
            <w:tcW w:w="7150" w:type="dxa"/>
          </w:tcPr>
          <w:p w:rsidR="00254328" w:rsidRDefault="00254328" w:rsidP="003C3B4F">
            <w:pPr>
              <w:keepNext/>
              <w:keepLines/>
              <w:widowControl w:val="0"/>
              <w:cnfStyle w:val="000000100000"/>
            </w:pPr>
            <w:r>
              <w:t>Data base representation</w:t>
            </w:r>
          </w:p>
        </w:tc>
      </w:tr>
      <w:tr w:rsidR="00254328" w:rsidRPr="002469FB" w:rsidTr="00254328">
        <w:tc>
          <w:tcPr>
            <w:cnfStyle w:val="001000000000"/>
            <w:tcW w:w="2898" w:type="dxa"/>
          </w:tcPr>
          <w:p w:rsidR="00254328" w:rsidRDefault="00254328" w:rsidP="003C3B4F">
            <w:pPr>
              <w:keepNext/>
              <w:keepLines/>
              <w:widowControl w:val="0"/>
              <w:rPr>
                <w:i/>
              </w:rPr>
            </w:pPr>
            <w:r>
              <w:rPr>
                <w:i/>
              </w:rPr>
              <w:t>MVC</w:t>
            </w:r>
          </w:p>
        </w:tc>
        <w:tc>
          <w:tcPr>
            <w:tcW w:w="7150" w:type="dxa"/>
          </w:tcPr>
          <w:p w:rsidR="00254328" w:rsidRDefault="00254328" w:rsidP="003C3B4F">
            <w:pPr>
              <w:keepNext/>
              <w:keepLines/>
              <w:widowControl w:val="0"/>
              <w:cnfStyle w:val="000000000000"/>
            </w:pPr>
            <w:r>
              <w:t>Model View Controller</w:t>
            </w:r>
          </w:p>
        </w:tc>
      </w:tr>
      <w:tr w:rsidR="00254328" w:rsidRPr="002469FB" w:rsidTr="00254328">
        <w:trPr>
          <w:cnfStyle w:val="000000100000"/>
        </w:trPr>
        <w:tc>
          <w:tcPr>
            <w:cnfStyle w:val="001000000000"/>
            <w:tcW w:w="2898" w:type="dxa"/>
          </w:tcPr>
          <w:p w:rsidR="00254328" w:rsidRDefault="00254328" w:rsidP="003C3B4F">
            <w:pPr>
              <w:keepNext/>
              <w:keepLines/>
              <w:widowControl w:val="0"/>
              <w:rPr>
                <w:i/>
              </w:rPr>
            </w:pPr>
            <w:r>
              <w:rPr>
                <w:i/>
              </w:rPr>
              <w:t>Patient</w:t>
            </w:r>
          </w:p>
        </w:tc>
        <w:tc>
          <w:tcPr>
            <w:tcW w:w="7150" w:type="dxa"/>
          </w:tcPr>
          <w:p w:rsidR="00254328" w:rsidRDefault="00254328" w:rsidP="003C3B4F">
            <w:pPr>
              <w:keepNext/>
              <w:keepLines/>
              <w:widowControl w:val="0"/>
              <w:cnfStyle w:val="000000100000"/>
            </w:pPr>
            <w:r>
              <w:t>User of the system, under the care of a physician</w:t>
            </w:r>
          </w:p>
        </w:tc>
      </w:tr>
      <w:tr w:rsidR="00254328" w:rsidRPr="002469FB" w:rsidTr="00254328">
        <w:tc>
          <w:tcPr>
            <w:cnfStyle w:val="001000000000"/>
            <w:tcW w:w="2898" w:type="dxa"/>
          </w:tcPr>
          <w:p w:rsidR="00254328" w:rsidRDefault="00254328" w:rsidP="003C3B4F">
            <w:pPr>
              <w:keepNext/>
              <w:keepLines/>
              <w:widowControl w:val="0"/>
              <w:rPr>
                <w:i/>
              </w:rPr>
            </w:pPr>
            <w:r>
              <w:rPr>
                <w:i/>
              </w:rPr>
              <w:t>Physician</w:t>
            </w:r>
          </w:p>
        </w:tc>
        <w:tc>
          <w:tcPr>
            <w:tcW w:w="7150" w:type="dxa"/>
          </w:tcPr>
          <w:p w:rsidR="00254328" w:rsidRDefault="00254328" w:rsidP="003C3B4F">
            <w:pPr>
              <w:keepNext/>
              <w:keepLines/>
              <w:widowControl w:val="0"/>
              <w:cnfStyle w:val="000000000000"/>
            </w:pPr>
            <w:r>
              <w:t>User of the system, treats patients</w:t>
            </w:r>
          </w:p>
        </w:tc>
      </w:tr>
      <w:tr w:rsidR="00254328" w:rsidRPr="002469FB" w:rsidTr="00254328">
        <w:trPr>
          <w:cnfStyle w:val="000000100000"/>
        </w:trPr>
        <w:tc>
          <w:tcPr>
            <w:cnfStyle w:val="001000000000"/>
            <w:tcW w:w="2898" w:type="dxa"/>
          </w:tcPr>
          <w:p w:rsidR="00254328" w:rsidRDefault="00254328" w:rsidP="003C3B4F">
            <w:pPr>
              <w:keepNext/>
              <w:keepLines/>
              <w:widowControl w:val="0"/>
              <w:rPr>
                <w:i/>
              </w:rPr>
            </w:pPr>
            <w:r>
              <w:rPr>
                <w:i/>
              </w:rPr>
              <w:t>Query</w:t>
            </w:r>
          </w:p>
        </w:tc>
        <w:tc>
          <w:tcPr>
            <w:tcW w:w="7150" w:type="dxa"/>
          </w:tcPr>
          <w:p w:rsidR="00254328" w:rsidRDefault="00254328" w:rsidP="003C3B4F">
            <w:pPr>
              <w:keepNext/>
              <w:keepLines/>
              <w:widowControl w:val="0"/>
              <w:cnfStyle w:val="000000100000"/>
            </w:pPr>
            <w:r>
              <w:t>Request for information based on parameters</w:t>
            </w:r>
          </w:p>
        </w:tc>
      </w:tr>
      <w:tr w:rsidR="00254328" w:rsidRPr="002469FB" w:rsidTr="00254328">
        <w:tc>
          <w:tcPr>
            <w:cnfStyle w:val="001000000000"/>
            <w:tcW w:w="2898" w:type="dxa"/>
          </w:tcPr>
          <w:p w:rsidR="00254328" w:rsidRDefault="00254328" w:rsidP="003C3B4F">
            <w:pPr>
              <w:keepNext/>
              <w:keepLines/>
              <w:widowControl w:val="0"/>
              <w:rPr>
                <w:i/>
              </w:rPr>
            </w:pPr>
            <w:r>
              <w:rPr>
                <w:i/>
              </w:rPr>
              <w:t>Query Builder</w:t>
            </w:r>
          </w:p>
        </w:tc>
        <w:tc>
          <w:tcPr>
            <w:tcW w:w="7150" w:type="dxa"/>
          </w:tcPr>
          <w:p w:rsidR="00254328" w:rsidRDefault="00254328" w:rsidP="003C3B4F">
            <w:pPr>
              <w:keepNext/>
              <w:keepLines/>
              <w:widowControl w:val="0"/>
              <w:cnfStyle w:val="000000000000"/>
            </w:pPr>
            <w:r>
              <w:t>Aids in building queries</w:t>
            </w:r>
          </w:p>
        </w:tc>
      </w:tr>
      <w:tr w:rsidR="003E6B4F" w:rsidRPr="002469FB" w:rsidTr="00254328">
        <w:trPr>
          <w:cnfStyle w:val="000000100000"/>
        </w:trPr>
        <w:tc>
          <w:tcPr>
            <w:cnfStyle w:val="001000000000"/>
            <w:tcW w:w="2898" w:type="dxa"/>
          </w:tcPr>
          <w:p w:rsidR="003E6B4F" w:rsidRDefault="003E6B4F" w:rsidP="003C3B4F">
            <w:pPr>
              <w:keepNext/>
              <w:keepLines/>
              <w:widowControl w:val="0"/>
              <w:rPr>
                <w:i/>
              </w:rPr>
            </w:pPr>
            <w:r>
              <w:rPr>
                <w:i/>
              </w:rPr>
              <w:t>RSSI</w:t>
            </w:r>
          </w:p>
        </w:tc>
        <w:tc>
          <w:tcPr>
            <w:tcW w:w="7150" w:type="dxa"/>
          </w:tcPr>
          <w:p w:rsidR="003E6B4F" w:rsidRDefault="003E6B4F" w:rsidP="003C3B4F">
            <w:pPr>
              <w:keepNext/>
              <w:keepLines/>
              <w:widowControl w:val="0"/>
              <w:cnfStyle w:val="000000100000"/>
            </w:pPr>
            <w:r>
              <w:t>Bluetooth signal strength</w:t>
            </w:r>
          </w:p>
        </w:tc>
      </w:tr>
      <w:tr w:rsidR="00254328" w:rsidRPr="002469FB" w:rsidTr="00254328">
        <w:tc>
          <w:tcPr>
            <w:cnfStyle w:val="001000000000"/>
            <w:tcW w:w="2898" w:type="dxa"/>
          </w:tcPr>
          <w:p w:rsidR="00254328" w:rsidRDefault="00254328" w:rsidP="003C3B4F">
            <w:pPr>
              <w:keepNext/>
              <w:keepLines/>
              <w:widowControl w:val="0"/>
              <w:rPr>
                <w:i/>
              </w:rPr>
            </w:pPr>
            <w:r>
              <w:rPr>
                <w:i/>
              </w:rPr>
              <w:t>SDD</w:t>
            </w:r>
          </w:p>
        </w:tc>
        <w:tc>
          <w:tcPr>
            <w:tcW w:w="7150" w:type="dxa"/>
          </w:tcPr>
          <w:p w:rsidR="00254328" w:rsidRDefault="00254328" w:rsidP="003C3B4F">
            <w:pPr>
              <w:keepNext/>
              <w:keepLines/>
              <w:widowControl w:val="0"/>
              <w:cnfStyle w:val="000000000000"/>
            </w:pPr>
            <w:r>
              <w:t>Software Design Document/Software Design Specification</w:t>
            </w:r>
          </w:p>
        </w:tc>
      </w:tr>
      <w:tr w:rsidR="00812105" w:rsidRPr="002469FB" w:rsidTr="00254328">
        <w:trPr>
          <w:cnfStyle w:val="000000100000"/>
        </w:trPr>
        <w:tc>
          <w:tcPr>
            <w:cnfStyle w:val="001000000000"/>
            <w:tcW w:w="2898" w:type="dxa"/>
          </w:tcPr>
          <w:p w:rsidR="00254328" w:rsidRDefault="00254328" w:rsidP="003C3B4F">
            <w:pPr>
              <w:keepNext/>
              <w:keepLines/>
              <w:widowControl w:val="0"/>
              <w:rPr>
                <w:i/>
              </w:rPr>
            </w:pPr>
            <w:r>
              <w:rPr>
                <w:i/>
              </w:rPr>
              <w:t>SQL</w:t>
            </w:r>
          </w:p>
        </w:tc>
        <w:tc>
          <w:tcPr>
            <w:tcW w:w="7150" w:type="dxa"/>
          </w:tcPr>
          <w:p w:rsidR="00254328" w:rsidRDefault="00254328" w:rsidP="003C3B4F">
            <w:pPr>
              <w:keepNext/>
              <w:keepLines/>
              <w:widowControl w:val="0"/>
              <w:cnfStyle w:val="000000100000"/>
            </w:pPr>
            <w:r>
              <w:t>Structured Query Language</w:t>
            </w:r>
          </w:p>
        </w:tc>
      </w:tr>
      <w:tr w:rsidR="00254328" w:rsidRPr="002469FB" w:rsidTr="00254328">
        <w:tc>
          <w:tcPr>
            <w:cnfStyle w:val="001000000000"/>
            <w:tcW w:w="2898" w:type="dxa"/>
          </w:tcPr>
          <w:p w:rsidR="00254328" w:rsidRDefault="00254328" w:rsidP="003C3B4F">
            <w:pPr>
              <w:keepNext/>
              <w:keepLines/>
              <w:widowControl w:val="0"/>
              <w:rPr>
                <w:i/>
              </w:rPr>
            </w:pPr>
            <w:r>
              <w:rPr>
                <w:i/>
              </w:rPr>
              <w:t>Stakeholder</w:t>
            </w:r>
          </w:p>
        </w:tc>
        <w:tc>
          <w:tcPr>
            <w:tcW w:w="7150" w:type="dxa"/>
          </w:tcPr>
          <w:p w:rsidR="00254328" w:rsidRDefault="00254328" w:rsidP="003C3B4F">
            <w:pPr>
              <w:keepNext/>
              <w:keepLines/>
              <w:widowControl w:val="0"/>
              <w:cnfStyle w:val="000000000000"/>
            </w:pPr>
            <w:r>
              <w:t>Anyone who has a stake in the outcome of the project</w:t>
            </w:r>
          </w:p>
        </w:tc>
      </w:tr>
      <w:tr w:rsidR="00812105" w:rsidRPr="002469FB" w:rsidTr="00254328">
        <w:trPr>
          <w:cnfStyle w:val="000000100000"/>
        </w:trPr>
        <w:tc>
          <w:tcPr>
            <w:cnfStyle w:val="001000000000"/>
            <w:tcW w:w="2898" w:type="dxa"/>
          </w:tcPr>
          <w:p w:rsidR="00254328" w:rsidRDefault="00254328" w:rsidP="003C3B4F">
            <w:pPr>
              <w:keepNext/>
              <w:keepLines/>
              <w:widowControl w:val="0"/>
              <w:rPr>
                <w:i/>
              </w:rPr>
            </w:pPr>
            <w:r>
              <w:rPr>
                <w:i/>
              </w:rPr>
              <w:t>System Admin</w:t>
            </w:r>
          </w:p>
        </w:tc>
        <w:tc>
          <w:tcPr>
            <w:tcW w:w="7150" w:type="dxa"/>
          </w:tcPr>
          <w:p w:rsidR="00254328" w:rsidRDefault="00254328" w:rsidP="003C3B4F">
            <w:pPr>
              <w:keepNext/>
              <w:keepLines/>
              <w:widowControl w:val="0"/>
              <w:cnfStyle w:val="000000100000"/>
            </w:pPr>
            <w:r>
              <w:t>User of the system, able to manage other user accounts</w:t>
            </w:r>
          </w:p>
        </w:tc>
      </w:tr>
      <w:tr w:rsidR="00254328" w:rsidRPr="002469FB" w:rsidTr="00254328">
        <w:tc>
          <w:tcPr>
            <w:cnfStyle w:val="001000000000"/>
            <w:tcW w:w="2898" w:type="dxa"/>
          </w:tcPr>
          <w:p w:rsidR="00254328" w:rsidRDefault="00254328" w:rsidP="003C3B4F">
            <w:pPr>
              <w:keepNext/>
              <w:keepLines/>
              <w:widowControl w:val="0"/>
              <w:rPr>
                <w:i/>
              </w:rPr>
            </w:pPr>
            <w:r>
              <w:rPr>
                <w:i/>
              </w:rPr>
              <w:t>System Developer</w:t>
            </w:r>
          </w:p>
        </w:tc>
        <w:tc>
          <w:tcPr>
            <w:tcW w:w="7150" w:type="dxa"/>
          </w:tcPr>
          <w:p w:rsidR="00254328" w:rsidRDefault="00254328" w:rsidP="003C3B4F">
            <w:pPr>
              <w:keepNext/>
              <w:keepLines/>
              <w:widowControl w:val="0"/>
              <w:cnfStyle w:val="000000000000"/>
            </w:pPr>
            <w:r>
              <w:t>An individual involved in the design and construction of a system</w:t>
            </w:r>
          </w:p>
        </w:tc>
      </w:tr>
      <w:tr w:rsidR="00812105" w:rsidRPr="002469FB" w:rsidTr="00254328">
        <w:trPr>
          <w:cnfStyle w:val="000000100000"/>
        </w:trPr>
        <w:tc>
          <w:tcPr>
            <w:cnfStyle w:val="001000000000"/>
            <w:tcW w:w="2898" w:type="dxa"/>
          </w:tcPr>
          <w:p w:rsidR="00254328" w:rsidRDefault="00254328" w:rsidP="003C3B4F">
            <w:pPr>
              <w:keepNext/>
              <w:keepLines/>
              <w:widowControl w:val="0"/>
              <w:rPr>
                <w:i/>
              </w:rPr>
            </w:pPr>
            <w:r>
              <w:rPr>
                <w:i/>
              </w:rPr>
              <w:t>Tester</w:t>
            </w:r>
          </w:p>
        </w:tc>
        <w:tc>
          <w:tcPr>
            <w:tcW w:w="7150" w:type="dxa"/>
          </w:tcPr>
          <w:p w:rsidR="00254328" w:rsidRDefault="00254328" w:rsidP="003C3B4F">
            <w:pPr>
              <w:keepNext/>
              <w:keepLines/>
              <w:widowControl w:val="0"/>
              <w:cnfStyle w:val="000000100000"/>
            </w:pPr>
            <w:r>
              <w:t>An individual involved in the testing of a system</w:t>
            </w:r>
          </w:p>
        </w:tc>
      </w:tr>
      <w:tr w:rsidR="00254328" w:rsidRPr="002469FB" w:rsidTr="00254328">
        <w:tc>
          <w:tcPr>
            <w:cnfStyle w:val="001000000000"/>
            <w:tcW w:w="2898" w:type="dxa"/>
          </w:tcPr>
          <w:p w:rsidR="00254328" w:rsidRDefault="00254328" w:rsidP="003C3B4F">
            <w:pPr>
              <w:keepNext/>
              <w:keepLines/>
              <w:widowControl w:val="0"/>
              <w:rPr>
                <w:i/>
              </w:rPr>
            </w:pPr>
            <w:r>
              <w:rPr>
                <w:i/>
              </w:rPr>
              <w:t>UAH</w:t>
            </w:r>
          </w:p>
        </w:tc>
        <w:tc>
          <w:tcPr>
            <w:tcW w:w="7150" w:type="dxa"/>
          </w:tcPr>
          <w:p w:rsidR="00254328" w:rsidRDefault="00254328" w:rsidP="003C3B4F">
            <w:pPr>
              <w:keepNext/>
              <w:keepLines/>
              <w:widowControl w:val="0"/>
              <w:cnfStyle w:val="000000000000"/>
            </w:pPr>
            <w:r>
              <w:t>The University of Alabama in Huntsville</w:t>
            </w:r>
          </w:p>
        </w:tc>
      </w:tr>
      <w:tr w:rsidR="00812105" w:rsidRPr="002469FB" w:rsidTr="00254328">
        <w:trPr>
          <w:cnfStyle w:val="000000100000"/>
        </w:trPr>
        <w:tc>
          <w:tcPr>
            <w:cnfStyle w:val="001000000000"/>
            <w:tcW w:w="2898" w:type="dxa"/>
          </w:tcPr>
          <w:p w:rsidR="00254328" w:rsidRDefault="00254328" w:rsidP="003C3B4F">
            <w:pPr>
              <w:keepNext/>
              <w:keepLines/>
              <w:widowControl w:val="0"/>
              <w:rPr>
                <w:i/>
              </w:rPr>
            </w:pPr>
            <w:r>
              <w:rPr>
                <w:i/>
              </w:rPr>
              <w:t>User</w:t>
            </w:r>
          </w:p>
        </w:tc>
        <w:tc>
          <w:tcPr>
            <w:tcW w:w="7150" w:type="dxa"/>
          </w:tcPr>
          <w:p w:rsidR="00254328" w:rsidRDefault="00254328" w:rsidP="003C3B4F">
            <w:pPr>
              <w:keepNext/>
              <w:keepLines/>
              <w:widowControl w:val="0"/>
              <w:cnfStyle w:val="000000100000"/>
            </w:pPr>
            <w:r>
              <w:t>Operator of the system</w:t>
            </w:r>
          </w:p>
        </w:tc>
      </w:tr>
      <w:tr w:rsidR="00254328" w:rsidRPr="002469FB" w:rsidTr="00254328">
        <w:tc>
          <w:tcPr>
            <w:cnfStyle w:val="001000000000"/>
            <w:tcW w:w="2898" w:type="dxa"/>
          </w:tcPr>
          <w:p w:rsidR="00254328" w:rsidRDefault="00254328" w:rsidP="003C3B4F">
            <w:pPr>
              <w:keepNext/>
              <w:keepLines/>
              <w:widowControl w:val="0"/>
              <w:rPr>
                <w:i/>
              </w:rPr>
            </w:pPr>
            <w:r>
              <w:rPr>
                <w:i/>
              </w:rPr>
              <w:t>View</w:t>
            </w:r>
          </w:p>
        </w:tc>
        <w:tc>
          <w:tcPr>
            <w:tcW w:w="7150" w:type="dxa"/>
          </w:tcPr>
          <w:p w:rsidR="00254328" w:rsidRDefault="00254328" w:rsidP="003C3B4F">
            <w:pPr>
              <w:keepNext/>
              <w:keepLines/>
              <w:widowControl w:val="0"/>
              <w:cnfStyle w:val="000000000000"/>
            </w:pPr>
            <w:r>
              <w:t>User presentation GUI</w:t>
            </w:r>
          </w:p>
        </w:tc>
      </w:tr>
      <w:tr w:rsidR="00812105" w:rsidRPr="002469FB" w:rsidTr="00254328">
        <w:trPr>
          <w:cnfStyle w:val="000000100000"/>
        </w:trPr>
        <w:tc>
          <w:tcPr>
            <w:cnfStyle w:val="001000000000"/>
            <w:tcW w:w="2898" w:type="dxa"/>
          </w:tcPr>
          <w:p w:rsidR="00254328" w:rsidRDefault="00254328" w:rsidP="003C3B4F">
            <w:pPr>
              <w:keepNext/>
              <w:keepLines/>
              <w:widowControl w:val="0"/>
              <w:rPr>
                <w:i/>
              </w:rPr>
            </w:pPr>
            <w:r>
              <w:rPr>
                <w:i/>
              </w:rPr>
              <w:t>Web Application</w:t>
            </w:r>
          </w:p>
        </w:tc>
        <w:tc>
          <w:tcPr>
            <w:tcW w:w="7150" w:type="dxa"/>
          </w:tcPr>
          <w:p w:rsidR="00254328" w:rsidRDefault="00254328" w:rsidP="003C3B4F">
            <w:pPr>
              <w:keepNext/>
              <w:keepLines/>
              <w:widowControl w:val="0"/>
              <w:cnfStyle w:val="000000100000"/>
            </w:pPr>
            <w:r>
              <w:t>An application hosted on a server and accessible via the internet most commonly through a web browser</w:t>
            </w:r>
          </w:p>
        </w:tc>
      </w:tr>
      <w:tr w:rsidR="00254328" w:rsidRPr="002469FB" w:rsidTr="00254328">
        <w:tc>
          <w:tcPr>
            <w:cnfStyle w:val="001000000000"/>
            <w:tcW w:w="2898" w:type="dxa"/>
          </w:tcPr>
          <w:p w:rsidR="00254328" w:rsidRDefault="00254328" w:rsidP="003C3B4F">
            <w:pPr>
              <w:keepNext/>
              <w:keepLines/>
              <w:widowControl w:val="0"/>
              <w:rPr>
                <w:i/>
              </w:rPr>
            </w:pPr>
            <w:r>
              <w:rPr>
                <w:i/>
              </w:rPr>
              <w:t>Web Based</w:t>
            </w:r>
          </w:p>
        </w:tc>
        <w:tc>
          <w:tcPr>
            <w:tcW w:w="7150" w:type="dxa"/>
          </w:tcPr>
          <w:p w:rsidR="00254328" w:rsidRDefault="00254328" w:rsidP="003C3B4F">
            <w:pPr>
              <w:keepNext/>
              <w:keepLines/>
              <w:widowControl w:val="0"/>
              <w:cnfStyle w:val="000000000000"/>
            </w:pPr>
            <w:r>
              <w:t>Accessible via the internet utilizing HTTP/HTTPS</w:t>
            </w:r>
          </w:p>
        </w:tc>
      </w:tr>
      <w:tr w:rsidR="00812105" w:rsidRPr="002469FB" w:rsidTr="00254328">
        <w:trPr>
          <w:cnfStyle w:val="000000100000"/>
        </w:trPr>
        <w:tc>
          <w:tcPr>
            <w:cnfStyle w:val="001000000000"/>
            <w:tcW w:w="2898" w:type="dxa"/>
          </w:tcPr>
          <w:p w:rsidR="00254328" w:rsidRDefault="00254328" w:rsidP="003C3B4F">
            <w:pPr>
              <w:keepNext/>
              <w:keepLines/>
              <w:widowControl w:val="0"/>
              <w:rPr>
                <w:i/>
              </w:rPr>
            </w:pPr>
            <w:r>
              <w:rPr>
                <w:i/>
              </w:rPr>
              <w:t>Web Browser</w:t>
            </w:r>
          </w:p>
        </w:tc>
        <w:tc>
          <w:tcPr>
            <w:tcW w:w="7150" w:type="dxa"/>
          </w:tcPr>
          <w:p w:rsidR="00254328" w:rsidRDefault="00254328" w:rsidP="003C3B4F">
            <w:pPr>
              <w:keepNext/>
              <w:keepLines/>
              <w:widowControl w:val="0"/>
              <w:cnfStyle w:val="000000100000"/>
            </w:pPr>
            <w:r>
              <w:t>An interface to view web applications over the internet (example: Firefox, Internet Explorer)</w:t>
            </w:r>
          </w:p>
        </w:tc>
      </w:tr>
      <w:tr w:rsidR="00254328" w:rsidRPr="002469FB" w:rsidTr="00254328">
        <w:tc>
          <w:tcPr>
            <w:cnfStyle w:val="001000000000"/>
            <w:tcW w:w="2898" w:type="dxa"/>
          </w:tcPr>
          <w:p w:rsidR="00254328" w:rsidRDefault="00254328" w:rsidP="003C3B4F">
            <w:pPr>
              <w:keepNext/>
              <w:keepLines/>
              <w:widowControl w:val="0"/>
              <w:rPr>
                <w:i/>
              </w:rPr>
            </w:pPr>
            <w:r>
              <w:rPr>
                <w:i/>
              </w:rPr>
              <w:t>Web Service</w:t>
            </w:r>
          </w:p>
        </w:tc>
        <w:tc>
          <w:tcPr>
            <w:tcW w:w="7150" w:type="dxa"/>
          </w:tcPr>
          <w:p w:rsidR="00254328" w:rsidRDefault="00254328" w:rsidP="003C3B4F">
            <w:pPr>
              <w:keepNext/>
              <w:keepLines/>
              <w:widowControl w:val="0"/>
              <w:cnfStyle w:val="000000000000"/>
            </w:pPr>
            <w:r>
              <w:t>A software service accessible over the internet</w:t>
            </w:r>
          </w:p>
        </w:tc>
      </w:tr>
    </w:tbl>
    <w:p w:rsidR="0017110C" w:rsidRPr="0039305F" w:rsidRDefault="0017110C" w:rsidP="003C3B4F">
      <w:pPr>
        <w:keepNext/>
        <w:keepLines/>
      </w:pPr>
    </w:p>
    <w:p w:rsidR="0017110C" w:rsidRDefault="0017110C" w:rsidP="003C3B4F">
      <w:pPr>
        <w:pStyle w:val="Heading2"/>
      </w:pPr>
      <w:r>
        <w:t xml:space="preserve"> </w:t>
      </w:r>
      <w:bookmarkStart w:id="207" w:name="_Toc431750920"/>
      <w:bookmarkStart w:id="208" w:name="_Toc431762514"/>
      <w:bookmarkStart w:id="209" w:name="_Toc436647471"/>
      <w:r>
        <w:t>References</w:t>
      </w:r>
      <w:bookmarkEnd w:id="207"/>
      <w:bookmarkEnd w:id="208"/>
      <w:bookmarkEnd w:id="209"/>
    </w:p>
    <w:p w:rsidR="0017110C" w:rsidRDefault="0017110C" w:rsidP="003C3B4F">
      <w:pPr>
        <w:keepNext/>
        <w:keepLines/>
      </w:pPr>
      <w:r>
        <w:t xml:space="preserve">IEEE </w:t>
      </w:r>
      <w:proofErr w:type="gramStart"/>
      <w:r>
        <w:t>Std</w:t>
      </w:r>
      <w:proofErr w:type="gramEnd"/>
      <w:r>
        <w:t xml:space="preserve"> 1016-1998</w:t>
      </w:r>
      <w:r w:rsidRPr="004E6292">
        <w:t xml:space="preserve">, </w:t>
      </w:r>
      <w:r>
        <w:t>IEEE Standard for Software Design Specification</w:t>
      </w:r>
    </w:p>
    <w:p w:rsidR="00812105" w:rsidRDefault="0007275F" w:rsidP="003C3B4F">
      <w:pPr>
        <w:keepNext/>
        <w:keepLines/>
      </w:pPr>
      <w:r w:rsidRPr="0007275F">
        <w:t>Definitions for New Race and Ethnicity Categories</w:t>
      </w:r>
      <w:r>
        <w:t xml:space="preserve"> (</w:t>
      </w:r>
      <w:r w:rsidRPr="0007275F">
        <w:t>https://nces.ed.gov/ipeds/reic/definitions.asp</w:t>
      </w:r>
      <w:r>
        <w:t>)</w:t>
      </w:r>
    </w:p>
    <w:p w:rsidR="00812105" w:rsidRDefault="008E5C7B" w:rsidP="003C3B4F">
      <w:pPr>
        <w:keepNext/>
        <w:keepLines/>
      </w:pPr>
      <w:hyperlink r:id="rId14" w:history="1">
        <w:r w:rsidR="00EA28CA" w:rsidRPr="00EA28CA">
          <w:rPr>
            <w:rStyle w:val="Hyperlink"/>
          </w:rPr>
          <w:t xml:space="preserve">UAH Fit Vault </w:t>
        </w:r>
        <w:proofErr w:type="spellStart"/>
        <w:r w:rsidR="00EA28CA" w:rsidRPr="00EA28CA">
          <w:rPr>
            <w:rStyle w:val="Hyperlink"/>
          </w:rPr>
          <w:t>Sofware</w:t>
        </w:r>
        <w:proofErr w:type="spellEnd"/>
        <w:r w:rsidR="00EA28CA" w:rsidRPr="00EA28CA">
          <w:rPr>
            <w:rStyle w:val="Hyperlink"/>
          </w:rPr>
          <w:t xml:space="preserve"> Requirements.docx</w:t>
        </w:r>
      </w:hyperlink>
    </w:p>
    <w:p w:rsidR="00812105" w:rsidRDefault="00185338" w:rsidP="003C3B4F">
      <w:pPr>
        <w:pStyle w:val="Heading2"/>
      </w:pPr>
      <w:bookmarkStart w:id="210" w:name="_Toc436647472"/>
      <w:r>
        <w:t>Overview</w:t>
      </w:r>
      <w:bookmarkEnd w:id="210"/>
    </w:p>
    <w:p w:rsidR="00812105" w:rsidRDefault="00185338" w:rsidP="003C3B4F">
      <w:pPr>
        <w:keepNext/>
        <w:keepLines/>
      </w:pPr>
      <w:r w:rsidRPr="00CF6BE0">
        <w:t xml:space="preserve">The remainder of this </w:t>
      </w:r>
      <w:r>
        <w:t>design</w:t>
      </w:r>
      <w:r w:rsidRPr="00CF6BE0">
        <w:t xml:space="preserve"> specification document addresses </w:t>
      </w:r>
      <w:r>
        <w:t xml:space="preserve">the software system architecture, detailed design information for the various system components, and the database schema design. Each major section will be broken into two pieces each detailing the </w:t>
      </w:r>
      <w:r w:rsidR="001670D1">
        <w:t>design criteria for the two pieces of</w:t>
      </w:r>
      <w:r w:rsidR="00C80C83">
        <w:t xml:space="preserve"> software the make the UAH F</w:t>
      </w:r>
      <w:r w:rsidR="001670D1">
        <w:t>it Vault.</w:t>
      </w:r>
    </w:p>
    <w:p w:rsidR="00812105" w:rsidRDefault="002F2E05" w:rsidP="003C3B4F">
      <w:pPr>
        <w:pStyle w:val="Heading2"/>
        <w:spacing w:before="0" w:after="200"/>
        <w:contextualSpacing/>
      </w:pPr>
      <w:bookmarkStart w:id="211" w:name="_Toc434658785"/>
      <w:bookmarkStart w:id="212" w:name="_Toc436647473"/>
      <w:r>
        <w:t>Application Framework</w:t>
      </w:r>
      <w:bookmarkEnd w:id="211"/>
      <w:bookmarkEnd w:id="212"/>
    </w:p>
    <w:p w:rsidR="00812105" w:rsidRDefault="002F2E05" w:rsidP="003C3B4F">
      <w:pPr>
        <w:keepNext/>
        <w:keepLines/>
      </w:pPr>
      <w:r>
        <w:t>The application is designed to work with the Microsoft ASP.NET MVC web application framework. This framework uses the Microsoft .NET Framework and Common Language Runtime languages (specifically C#)</w:t>
      </w:r>
    </w:p>
    <w:p w:rsidR="00812105" w:rsidRDefault="002F2E05" w:rsidP="003C3B4F">
      <w:pPr>
        <w:keepNext/>
        <w:keepLines/>
      </w:pPr>
      <w:r>
        <w:t>Using ASP.NET MVC helps guide the design process. The framework takes ideas from the traditional design patterns of Model-View-Controllers and bootstraps a web application allowing for simple design and allows us to leverage a lot of hard work done by people with far more expertise in web application framework development.</w:t>
      </w:r>
    </w:p>
    <w:p w:rsidR="00812105" w:rsidRDefault="005A781D" w:rsidP="003C3B4F">
      <w:pPr>
        <w:pStyle w:val="Heading1"/>
      </w:pPr>
      <w:bookmarkStart w:id="213" w:name="_Toc436647474"/>
      <w:r>
        <w:t>System Architecture Description</w:t>
      </w:r>
      <w:bookmarkEnd w:id="213"/>
    </w:p>
    <w:p w:rsidR="00812105" w:rsidRDefault="00EA2092" w:rsidP="003C3B4F">
      <w:pPr>
        <w:pStyle w:val="Heading2"/>
      </w:pPr>
      <w:bookmarkStart w:id="214" w:name="_Toc436647475"/>
      <w:r>
        <w:t>Overview of Components</w:t>
      </w:r>
      <w:bookmarkEnd w:id="214"/>
    </w:p>
    <w:p w:rsidR="00812105" w:rsidRDefault="003868C2" w:rsidP="003C3B4F">
      <w:pPr>
        <w:keepNext/>
        <w:keepLines/>
        <w:spacing w:after="0" w:line="240" w:lineRule="auto"/>
      </w:pPr>
      <w:r>
        <w:rPr>
          <w:noProof/>
        </w:rPr>
        <w:drawing>
          <wp:inline distT="0" distB="0" distL="0" distR="0">
            <wp:extent cx="5931535" cy="28384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931535" cy="2838450"/>
                    </a:xfrm>
                    <a:prstGeom prst="rect">
                      <a:avLst/>
                    </a:prstGeom>
                    <a:noFill/>
                    <a:ln w="9525">
                      <a:noFill/>
                      <a:miter lim="800000"/>
                      <a:headEnd/>
                      <a:tailEnd/>
                    </a:ln>
                  </pic:spPr>
                </pic:pic>
              </a:graphicData>
            </a:graphic>
          </wp:inline>
        </w:drawing>
      </w:r>
    </w:p>
    <w:p w:rsidR="00812105" w:rsidRDefault="00EA2092" w:rsidP="003C3B4F">
      <w:pPr>
        <w:keepNext/>
        <w:keepLines/>
        <w:spacing w:after="0" w:line="240" w:lineRule="auto"/>
        <w:jc w:val="center"/>
      </w:pPr>
      <w:r w:rsidRPr="00EA2092">
        <w:rPr>
          <w:b/>
        </w:rPr>
        <w:t>Figure 2.1</w:t>
      </w:r>
      <w:r w:rsidR="00C80C83">
        <w:t xml:space="preserve">: </w:t>
      </w:r>
      <w:r>
        <w:t>Architectural Overview</w:t>
      </w:r>
    </w:p>
    <w:p w:rsidR="00812105" w:rsidRDefault="00812105" w:rsidP="003C3B4F">
      <w:pPr>
        <w:keepNext/>
        <w:keepLines/>
        <w:spacing w:after="0" w:line="240" w:lineRule="auto"/>
        <w:jc w:val="center"/>
      </w:pPr>
    </w:p>
    <w:p w:rsidR="00812105" w:rsidRDefault="00EA2092" w:rsidP="003C3B4F">
      <w:pPr>
        <w:keepNext/>
        <w:keepLines/>
        <w:spacing w:after="0" w:line="240" w:lineRule="auto"/>
      </w:pPr>
      <w:r>
        <w:t xml:space="preserve">The </w:t>
      </w:r>
      <w:r w:rsidR="00721908">
        <w:t>UAH Fit Vault</w:t>
      </w:r>
      <w:r>
        <w:t xml:space="preserve"> application is a </w:t>
      </w:r>
      <w:r w:rsidR="00F76F5E">
        <w:t>Web</w:t>
      </w:r>
      <w:r>
        <w:t xml:space="preserve"> application that is comprised of and encompasses the presentation, business logic, and data access layers.  The system interacts with the end user via a </w:t>
      </w:r>
      <w:r w:rsidR="00F76F5E">
        <w:t>web</w:t>
      </w:r>
      <w:r>
        <w:t xml:space="preserve"> </w:t>
      </w:r>
      <w:r w:rsidR="00F76F5E">
        <w:t>interface</w:t>
      </w:r>
      <w:r>
        <w:t xml:space="preserve"> and with an external SQL database hosted on a remote server.  It is assumed that the user is authenticated to use the application.</w:t>
      </w:r>
    </w:p>
    <w:p w:rsidR="00812105" w:rsidRDefault="00812105" w:rsidP="003C3B4F">
      <w:pPr>
        <w:keepNext/>
        <w:keepLines/>
        <w:spacing w:after="0" w:line="240" w:lineRule="auto"/>
      </w:pPr>
    </w:p>
    <w:p w:rsidR="00812105" w:rsidRDefault="00EA2092" w:rsidP="003C3B4F">
      <w:pPr>
        <w:pStyle w:val="ListParagraph"/>
        <w:keepNext/>
        <w:keepLines/>
        <w:numPr>
          <w:ilvl w:val="0"/>
          <w:numId w:val="5"/>
        </w:numPr>
        <w:spacing w:after="0" w:line="240" w:lineRule="auto"/>
      </w:pPr>
      <w:r>
        <w:t xml:space="preserve">The presentation layer consists of a </w:t>
      </w:r>
      <w:r w:rsidR="00F76F5E">
        <w:t>web</w:t>
      </w:r>
      <w:r>
        <w:t xml:space="preserve"> </w:t>
      </w:r>
      <w:r w:rsidR="00F76F5E">
        <w:t>interface for data processing and reporting</w:t>
      </w:r>
      <w:r>
        <w:t xml:space="preserve">.  </w:t>
      </w:r>
      <w:r w:rsidR="004B61A3">
        <w:t xml:space="preserve">The various views and controllers used in this system will exist in the presentation layer.  The views function as the user interface that gives the user a way to select the data files they wish to upload as well as a means for assigning activity information to the data.  Other views will be used for account management and for displaying reports to the different users.  </w:t>
      </w:r>
      <w:r w:rsidR="00541555">
        <w:t xml:space="preserve"> </w:t>
      </w:r>
      <w:r>
        <w:t xml:space="preserve"> </w:t>
      </w:r>
      <w:r w:rsidR="004B61A3">
        <w:t xml:space="preserve">The controllers process the data that is submitted to the system through the views from the user.  The controllers are also responsible for determining the data that is used by the views to display the request information to the user. </w:t>
      </w:r>
    </w:p>
    <w:p w:rsidR="00812105" w:rsidRDefault="00812105" w:rsidP="003C3B4F">
      <w:pPr>
        <w:keepNext/>
        <w:keepLines/>
        <w:spacing w:after="0" w:line="240" w:lineRule="auto"/>
      </w:pPr>
    </w:p>
    <w:p w:rsidR="00812105" w:rsidRDefault="00EA2092" w:rsidP="003C3B4F">
      <w:pPr>
        <w:pStyle w:val="ListParagraph"/>
        <w:keepNext/>
        <w:keepLines/>
        <w:numPr>
          <w:ilvl w:val="0"/>
          <w:numId w:val="5"/>
        </w:numPr>
        <w:spacing w:after="0" w:line="240" w:lineRule="auto"/>
      </w:pPr>
      <w:r>
        <w:t xml:space="preserve">The </w:t>
      </w:r>
      <w:r w:rsidR="002F67C1">
        <w:t>business logic layer will consist of all the back end code comprised of classes to handle the parsing and processing of files as well as provide the logic to render metrics and reports. Business logic functions are those that are used to edit the data elements in the model classes in the system.</w:t>
      </w:r>
    </w:p>
    <w:p w:rsidR="00812105" w:rsidRDefault="00812105" w:rsidP="003C3B4F">
      <w:pPr>
        <w:keepNext/>
        <w:keepLines/>
        <w:spacing w:after="0" w:line="240" w:lineRule="auto"/>
      </w:pPr>
    </w:p>
    <w:p w:rsidR="00812105" w:rsidRDefault="00EA2092" w:rsidP="003C3B4F">
      <w:pPr>
        <w:pStyle w:val="ListParagraph"/>
        <w:keepNext/>
        <w:keepLines/>
        <w:numPr>
          <w:ilvl w:val="0"/>
          <w:numId w:val="5"/>
        </w:numPr>
        <w:spacing w:after="0" w:line="240" w:lineRule="auto"/>
      </w:pPr>
      <w:r>
        <w:t xml:space="preserve">The </w:t>
      </w:r>
      <w:r w:rsidR="002F67C1">
        <w:t xml:space="preserve">data access layer is structured using a singular </w:t>
      </w:r>
      <w:r w:rsidR="002F67C1" w:rsidRPr="00940744">
        <w:t>repository object</w:t>
      </w:r>
      <w:r w:rsidR="002F67C1">
        <w:t xml:space="preserve"> that provides a uniform means for persisting and retrieving data models from the database.  This is intentionally done in order to abstract away other objects ability to communicate directly with the data source. The repository contains the necessary create, read, update, and delete functions necessary to change objects and processes requests from service objects.  The data access layer will consist of all the back end code needed to interact with an external SQL database utilizing the data access library of choice.  This system will use Entity Framework to manage the data access layer.</w:t>
      </w:r>
    </w:p>
    <w:p w:rsidR="00812105" w:rsidRDefault="00EA28CA" w:rsidP="003C3B4F">
      <w:pPr>
        <w:pStyle w:val="Heading2"/>
      </w:pPr>
      <w:bookmarkStart w:id="215" w:name="_Toc436647476"/>
      <w:r>
        <w:t>Structure and Relationships</w:t>
      </w:r>
      <w:bookmarkEnd w:id="215"/>
    </w:p>
    <w:p w:rsidR="00812105" w:rsidRDefault="00EA28CA" w:rsidP="003C3B4F">
      <w:pPr>
        <w:pStyle w:val="ListParagraph"/>
        <w:keepNext/>
        <w:keepLines/>
        <w:ind w:left="0"/>
      </w:pPr>
      <w:r>
        <w:t xml:space="preserve">The following section is intended to describe the major features of the UAH Fit Vault system.  Each feature shall contain a brief summary of the feature and information about how the feature will be implemented within the system.  There will also be an accompanying sequence diagram to help visualize the relationship between the various </w:t>
      </w:r>
      <w:proofErr w:type="gramStart"/>
      <w:r>
        <w:t>system</w:t>
      </w:r>
      <w:proofErr w:type="gramEnd"/>
      <w:r>
        <w:t xml:space="preserve"> components needed to satisfy the feature’s functionality.</w:t>
      </w:r>
    </w:p>
    <w:p w:rsidR="00812105" w:rsidRDefault="001A5281" w:rsidP="003C3B4F">
      <w:pPr>
        <w:pStyle w:val="Heading3"/>
        <w:keepNext/>
        <w:keepLines/>
      </w:pPr>
      <w:bookmarkStart w:id="216" w:name="_Toc436647477"/>
      <w:r>
        <w:t>Data Ingestion</w:t>
      </w:r>
      <w:bookmarkEnd w:id="216"/>
    </w:p>
    <w:p w:rsidR="00812105" w:rsidRDefault="001A5281" w:rsidP="003C3B4F">
      <w:pPr>
        <w:keepNext/>
        <w:keepLines/>
      </w:pPr>
      <w:r>
        <w:t>Data ingestion is a feature that encapsulates the process of the patient selecting data files, assigning activities to the data, the system processing the data, and finally uploading the data and saving it to the system’s SQL database.</w:t>
      </w:r>
    </w:p>
    <w:p w:rsidR="00812105" w:rsidRDefault="001A5281" w:rsidP="003C3B4F">
      <w:pPr>
        <w:keepNext/>
        <w:keepLines/>
      </w:pPr>
      <w:r>
        <w:t xml:space="preserve">This process begins with a patient navigating to the </w:t>
      </w:r>
      <w:proofErr w:type="spellStart"/>
      <w:r w:rsidR="00B07CB2" w:rsidRPr="00D6053C">
        <w:rPr>
          <w:b/>
        </w:rPr>
        <w:t>SelectDataView</w:t>
      </w:r>
      <w:proofErr w:type="spellEnd"/>
      <w:r>
        <w:rPr>
          <w:b/>
        </w:rPr>
        <w:t xml:space="preserve"> </w:t>
      </w:r>
      <w:r>
        <w:t xml:space="preserve">and selecting the data that they would like to upload to the system.  The data selection can occur in one of two ways.  The system shall give the patient the ability to click a browse button on the view that will prompt the user with a modal that can traverse the file system structure of the machine the patient is using.  The patient can use this tool to select a directory that contains the files that they wish to upload.  The other option available for the patient is to drag and drop any files they wish to upload into the screen where the files would normally be listed.  After either of these processes </w:t>
      </w:r>
      <w:r w:rsidR="00C441FA">
        <w:t>is</w:t>
      </w:r>
      <w:r>
        <w:t xml:space="preserve"> performed the files will be listed in a list element on the view for review.  </w:t>
      </w:r>
      <w:r w:rsidR="00C441FA">
        <w:t>The patient shall be given the opportunity to remove files from the list that they do not wish to upload.  When the patient is satisfied the patient can click a “Next” button to proceed to assigning activities to the data.</w:t>
      </w:r>
    </w:p>
    <w:p w:rsidR="00812105" w:rsidRDefault="00E90171" w:rsidP="003C3B4F">
      <w:pPr>
        <w:keepNext/>
        <w:keepLines/>
      </w:pPr>
      <w:r>
        <w:t xml:space="preserve">After clicking the “Next” button the </w:t>
      </w:r>
      <w:proofErr w:type="spellStart"/>
      <w:r w:rsidR="00B07CB2" w:rsidRPr="00D6053C">
        <w:rPr>
          <w:b/>
        </w:rPr>
        <w:t>SelectActivityView</w:t>
      </w:r>
      <w:proofErr w:type="spellEnd"/>
      <w:r>
        <w:t xml:space="preserve"> will be loaded.  This view allows the patient to enter any number of activities that occurred during the time of data capture.  The patient will be provided with an interface to add, edit, and delete activities.  Adding an activity will display date picker boxes to select the time period of the activity.  There will also be a drop down select list containing preset activities that the user may choose from to label their data with an activity.  Once the patient is satisfied with the activity list, the patient can click a “Upload” button to begin processing the data.  After the system processes the data it will be uploaded and saved to the SQL database.</w:t>
      </w:r>
    </w:p>
    <w:p w:rsidR="00812105" w:rsidRDefault="00812105" w:rsidP="003C3B4F">
      <w:pPr>
        <w:keepNext/>
        <w:keepLines/>
      </w:pPr>
      <w:r w:rsidRPr="00D6053C">
        <w:rPr>
          <w:noProof/>
        </w:rPr>
        <w:drawing>
          <wp:inline distT="0" distB="0" distL="0" distR="0">
            <wp:extent cx="5939790" cy="3912235"/>
            <wp:effectExtent l="0" t="0" r="0" b="0"/>
            <wp:docPr id="2" name="Picture 2" descr="C:\Users\jimmy.duggan\Documents\GitHub\med656\Diagrams\Sequence Diagrams\pracessdata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mmy.duggan\Documents\GitHub\med656\Diagrams\Sequence Diagrams\pracessdatasequence.jp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9790" cy="3912235"/>
                    </a:xfrm>
                    <a:prstGeom prst="rect">
                      <a:avLst/>
                    </a:prstGeom>
                    <a:noFill/>
                    <a:ln>
                      <a:noFill/>
                    </a:ln>
                  </pic:spPr>
                </pic:pic>
              </a:graphicData>
            </a:graphic>
          </wp:inline>
        </w:drawing>
      </w:r>
    </w:p>
    <w:p w:rsidR="00812105" w:rsidRDefault="00B07CB2" w:rsidP="003C3B4F">
      <w:pPr>
        <w:keepNext/>
        <w:keepLines/>
        <w:jc w:val="center"/>
        <w:rPr>
          <w:b/>
        </w:rPr>
      </w:pPr>
      <w:r w:rsidRPr="00D6053C">
        <w:rPr>
          <w:b/>
        </w:rPr>
        <w:t>Figure 2.2</w:t>
      </w:r>
      <w:r w:rsidR="00E90171">
        <w:t>: Sequence Diagram of Data Ingestion Feature</w:t>
      </w:r>
      <w:r w:rsidRPr="00D6053C">
        <w:rPr>
          <w:b/>
        </w:rPr>
        <w:t xml:space="preserve"> </w:t>
      </w:r>
    </w:p>
    <w:p w:rsidR="003A2D87" w:rsidRDefault="003A2D87" w:rsidP="003C3B4F">
      <w:pPr>
        <w:pStyle w:val="Heading3"/>
        <w:keepNext/>
        <w:keepLines/>
      </w:pPr>
      <w:bookmarkStart w:id="217" w:name="_Toc436647478"/>
      <w:r>
        <w:t>Administrator Tools</w:t>
      </w:r>
      <w:bookmarkEnd w:id="217"/>
    </w:p>
    <w:p w:rsidR="003A2D87" w:rsidRPr="00DF4BAA" w:rsidRDefault="003A2D87" w:rsidP="003C3B4F">
      <w:pPr>
        <w:keepNext/>
        <w:keepLines/>
      </w:pPr>
      <w:r>
        <w:t xml:space="preserve">The administrator shall have access to a number of tools used for user management.  The first of these tools is the ability to approve or reject a user.  </w:t>
      </w:r>
      <w:r w:rsidR="00F42BF2">
        <w:t xml:space="preserve">When a new user registers as a Physician or an Experiment Administrator a System Administrator will have to approve their account in order for them to use the system.  Upon creation of a new Physician or Experiment Administrator account, when a System Administrator views the </w:t>
      </w:r>
      <w:proofErr w:type="spellStart"/>
      <w:r w:rsidR="00F42BF2" w:rsidRPr="00DF4BAA">
        <w:rPr>
          <w:b/>
        </w:rPr>
        <w:t>AdminHomeView</w:t>
      </w:r>
      <w:proofErr w:type="spellEnd"/>
      <w:r w:rsidR="00F42BF2">
        <w:t xml:space="preserve">, they will see a list of user accounts that are pending approval.  From this point the Admin will have the option of either clicking an approve button or a reject button.  </w:t>
      </w:r>
      <w:r w:rsidR="001D332D">
        <w:t xml:space="preserve">Based on that choice the user account will either update to an active or inactive status.  </w:t>
      </w:r>
    </w:p>
    <w:p w:rsidR="003A2D87" w:rsidRDefault="001D332D" w:rsidP="003C3B4F">
      <w:pPr>
        <w:keepNext/>
        <w:keepLines/>
      </w:pPr>
      <w:r>
        <w:rPr>
          <w:noProof/>
        </w:rPr>
        <w:drawing>
          <wp:inline distT="0" distB="0" distL="0" distR="0">
            <wp:extent cx="5939790" cy="2926080"/>
            <wp:effectExtent l="0" t="0" r="0" b="0"/>
            <wp:docPr id="5" name="Picture 5" descr="C:\Users\jimmy.duggan\Documents\GitHub\med656\Diagrams\Sequence Diagrams\approverejectaccount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mmy.duggan\Documents\GitHub\med656\Diagrams\Sequence Diagrams\approverejectaccountsequence.jp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9790" cy="2926080"/>
                    </a:xfrm>
                    <a:prstGeom prst="rect">
                      <a:avLst/>
                    </a:prstGeom>
                    <a:noFill/>
                    <a:ln>
                      <a:noFill/>
                    </a:ln>
                  </pic:spPr>
                </pic:pic>
              </a:graphicData>
            </a:graphic>
          </wp:inline>
        </w:drawing>
      </w:r>
    </w:p>
    <w:p w:rsidR="003A2D87" w:rsidRPr="00DF4BAA" w:rsidRDefault="003A2D87" w:rsidP="003C3B4F">
      <w:pPr>
        <w:pStyle w:val="Caption"/>
        <w:keepNext/>
        <w:keepLines/>
        <w:jc w:val="center"/>
        <w:rPr>
          <w:color w:val="auto"/>
          <w:sz w:val="24"/>
          <w:szCs w:val="24"/>
        </w:rPr>
      </w:pPr>
      <w:r w:rsidRPr="00DF4BAA">
        <w:rPr>
          <w:color w:val="auto"/>
          <w:sz w:val="24"/>
          <w:szCs w:val="24"/>
        </w:rPr>
        <w:t xml:space="preserve">Figure </w:t>
      </w:r>
      <w:r>
        <w:rPr>
          <w:color w:val="auto"/>
          <w:sz w:val="24"/>
          <w:szCs w:val="24"/>
        </w:rPr>
        <w:t>2.3</w:t>
      </w:r>
      <w:r w:rsidRPr="00DF4BAA">
        <w:rPr>
          <w:color w:val="auto"/>
          <w:sz w:val="24"/>
          <w:szCs w:val="24"/>
        </w:rPr>
        <w:t xml:space="preserve">: </w:t>
      </w:r>
      <w:r w:rsidRPr="00DF4BAA">
        <w:rPr>
          <w:b w:val="0"/>
          <w:color w:val="auto"/>
          <w:sz w:val="24"/>
          <w:szCs w:val="24"/>
        </w:rPr>
        <w:t>Approve Reject Account Sequence Diagram</w:t>
      </w:r>
    </w:p>
    <w:p w:rsidR="00744FE5" w:rsidRDefault="00744FE5" w:rsidP="003C3B4F">
      <w:pPr>
        <w:keepNext/>
        <w:keepLines/>
      </w:pPr>
      <w:r>
        <w:t>The second set of Administrator tools</w:t>
      </w:r>
      <w:r w:rsidR="001129E1">
        <w:t xml:space="preserve"> involves editing the existing users in the database.  These functions include enabling, disabling and deleting a user.  </w:t>
      </w:r>
      <w:r w:rsidR="00C11723">
        <w:t xml:space="preserve">When coming to the </w:t>
      </w:r>
      <w:proofErr w:type="spellStart"/>
      <w:r w:rsidR="00C11723" w:rsidRPr="00DF4BAA">
        <w:t>AdminHomeView</w:t>
      </w:r>
      <w:proofErr w:type="spellEnd"/>
      <w:r w:rsidR="00C11723">
        <w:t xml:space="preserve"> the admin will see a list of Physicians and Experiment Administrators.   When selecting a Physician, the Administrator will have the option to retrieve a list of the Physician’s patients from the database.  Once a user has been selected</w:t>
      </w:r>
      <w:r w:rsidR="00A855E1">
        <w:t xml:space="preserve"> the Administrator will press a submit button and will navigate to the </w:t>
      </w:r>
      <w:proofErr w:type="spellStart"/>
      <w:r w:rsidR="00A855E1" w:rsidRPr="00DF4BAA">
        <w:t>AdminEditView</w:t>
      </w:r>
      <w:proofErr w:type="spellEnd"/>
      <w:r w:rsidR="00A855E1">
        <w:t>.  There will be three options available: enable, disable, and delete.  After the action is selected the user record will be updated in the database.</w:t>
      </w:r>
    </w:p>
    <w:p w:rsidR="001129E1" w:rsidRPr="00DF4BAA" w:rsidRDefault="001163F5" w:rsidP="003C3B4F">
      <w:pPr>
        <w:keepNext/>
        <w:keepLines/>
      </w:pPr>
      <w:r w:rsidRPr="001163F5">
        <w:t>Regarding account deletion, when a system administrator deletes a user account that is a patient, all of the data associated with the patient will be deleted from the database.  If in the future it is decided that this is not the desired functionality, it is suggested that the ability to delete a patient be removed from the system.  A patient that would normally have been deleted shall be disabled instead.  This will leave the patient record in the database allowing all the patient data to remain as well.</w:t>
      </w:r>
    </w:p>
    <w:p w:rsidR="001129E1" w:rsidRPr="00AB528B" w:rsidRDefault="001129E1" w:rsidP="003C3B4F">
      <w:pPr>
        <w:pStyle w:val="Caption"/>
        <w:keepNext/>
        <w:keepLines/>
        <w:jc w:val="center"/>
        <w:rPr>
          <w:color w:val="auto"/>
          <w:sz w:val="24"/>
          <w:szCs w:val="24"/>
        </w:rPr>
      </w:pPr>
      <w:r>
        <w:rPr>
          <w:noProof/>
        </w:rPr>
        <w:drawing>
          <wp:inline distT="0" distB="0" distL="0" distR="0">
            <wp:extent cx="5939790" cy="2934335"/>
            <wp:effectExtent l="0" t="0" r="0" b="0"/>
            <wp:docPr id="8" name="Picture 8" descr="C:\Users\jimmy.duggan\Documents\GitHub\med656\Diagrams\Sequence Diagrams\enabledisabledelete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immy.duggan\Documents\GitHub\med656\Diagrams\Sequence Diagrams\enabledisabledeletesequence.jp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9790" cy="2934335"/>
                    </a:xfrm>
                    <a:prstGeom prst="rect">
                      <a:avLst/>
                    </a:prstGeom>
                    <a:noFill/>
                    <a:ln>
                      <a:noFill/>
                    </a:ln>
                  </pic:spPr>
                </pic:pic>
              </a:graphicData>
            </a:graphic>
          </wp:inline>
        </w:drawing>
      </w:r>
      <w:r w:rsidRPr="001129E1">
        <w:rPr>
          <w:color w:val="auto"/>
          <w:sz w:val="24"/>
          <w:szCs w:val="24"/>
        </w:rPr>
        <w:t xml:space="preserve"> </w:t>
      </w:r>
      <w:r w:rsidRPr="00AB528B">
        <w:rPr>
          <w:color w:val="auto"/>
          <w:sz w:val="24"/>
          <w:szCs w:val="24"/>
        </w:rPr>
        <w:t xml:space="preserve">Figure </w:t>
      </w:r>
      <w:r>
        <w:rPr>
          <w:color w:val="auto"/>
          <w:sz w:val="24"/>
          <w:szCs w:val="24"/>
        </w:rPr>
        <w:t>2.4</w:t>
      </w:r>
      <w:r w:rsidRPr="00AB528B">
        <w:rPr>
          <w:color w:val="auto"/>
          <w:sz w:val="24"/>
          <w:szCs w:val="24"/>
        </w:rPr>
        <w:t xml:space="preserve">: </w:t>
      </w:r>
      <w:r w:rsidRPr="00AB528B">
        <w:rPr>
          <w:b w:val="0"/>
          <w:color w:val="auto"/>
          <w:sz w:val="24"/>
          <w:szCs w:val="24"/>
        </w:rPr>
        <w:t>Approve</w:t>
      </w:r>
      <w:r w:rsidR="00D91470">
        <w:rPr>
          <w:b w:val="0"/>
          <w:color w:val="auto"/>
          <w:sz w:val="24"/>
          <w:szCs w:val="24"/>
        </w:rPr>
        <w:t>/</w:t>
      </w:r>
      <w:r w:rsidRPr="00AB528B">
        <w:rPr>
          <w:b w:val="0"/>
          <w:color w:val="auto"/>
          <w:sz w:val="24"/>
          <w:szCs w:val="24"/>
        </w:rPr>
        <w:t>Reject</w:t>
      </w:r>
      <w:r w:rsidR="00D91470">
        <w:rPr>
          <w:b w:val="0"/>
          <w:color w:val="auto"/>
          <w:sz w:val="24"/>
          <w:szCs w:val="24"/>
        </w:rPr>
        <w:t>/Delete</w:t>
      </w:r>
      <w:r w:rsidRPr="00AB528B">
        <w:rPr>
          <w:b w:val="0"/>
          <w:color w:val="auto"/>
          <w:sz w:val="24"/>
          <w:szCs w:val="24"/>
        </w:rPr>
        <w:t xml:space="preserve"> Account Sequence Diagram</w:t>
      </w:r>
    </w:p>
    <w:p w:rsidR="001129E1" w:rsidRDefault="001129E1" w:rsidP="003C3B4F">
      <w:pPr>
        <w:keepNext/>
        <w:keepLines/>
      </w:pPr>
    </w:p>
    <w:p w:rsidR="000D5552" w:rsidRDefault="000D5552" w:rsidP="003C3B4F">
      <w:pPr>
        <w:pStyle w:val="Heading3"/>
        <w:keepNext/>
        <w:keepLines/>
      </w:pPr>
      <w:bookmarkStart w:id="218" w:name="_Toc436647479"/>
      <w:r>
        <w:t>Account Management</w:t>
      </w:r>
      <w:bookmarkEnd w:id="218"/>
    </w:p>
    <w:p w:rsidR="007E3E89" w:rsidRDefault="000D5552" w:rsidP="003C3B4F">
      <w:pPr>
        <w:keepNext/>
        <w:keepLines/>
      </w:pPr>
      <w:r>
        <w:t xml:space="preserve">The account management feature encompasses the various tools available to the user for creating and managing their accounts.  Patients will have access to the account management tools but will not be allowed to create their own accounts.  Patient account creation will be described in the Physician Tools section </w:t>
      </w:r>
      <w:r w:rsidR="007E3E89">
        <w:t>2.2.4.</w:t>
      </w:r>
      <w:r w:rsidR="00565F75">
        <w:t xml:space="preserve">   </w:t>
      </w:r>
    </w:p>
    <w:p w:rsidR="007E3E89" w:rsidRDefault="007E3E89" w:rsidP="003C3B4F">
      <w:pPr>
        <w:keepNext/>
        <w:keepLines/>
      </w:pPr>
      <w:r>
        <w:t xml:space="preserve">The first tool shown below in figure 2.5 is account creation.  </w:t>
      </w:r>
      <w:r w:rsidRPr="007E3E89">
        <w:t xml:space="preserve">The </w:t>
      </w:r>
      <w:proofErr w:type="spellStart"/>
      <w:r w:rsidRPr="007E3E89">
        <w:t>AccountController</w:t>
      </w:r>
      <w:proofErr w:type="spellEnd"/>
      <w:r w:rsidRPr="007E3E89">
        <w:t xml:space="preserve"> will provide a </w:t>
      </w:r>
      <w:proofErr w:type="gramStart"/>
      <w:r w:rsidRPr="007E3E89">
        <w:t>Register(</w:t>
      </w:r>
      <w:proofErr w:type="gramEnd"/>
      <w:r w:rsidRPr="007E3E89">
        <w:t xml:space="preserve">model) procedure. The </w:t>
      </w:r>
      <w:proofErr w:type="spellStart"/>
      <w:r w:rsidRPr="007E3E89">
        <w:t>AccountController</w:t>
      </w:r>
      <w:proofErr w:type="spellEnd"/>
      <w:r w:rsidRPr="007E3E89">
        <w:t xml:space="preserve"> will create a new </w:t>
      </w:r>
      <w:proofErr w:type="spellStart"/>
      <w:r w:rsidRPr="007E3E89">
        <w:t>ApplicationUser</w:t>
      </w:r>
      <w:proofErr w:type="spellEnd"/>
      <w:r w:rsidRPr="007E3E89">
        <w:t xml:space="preserve"> when the </w:t>
      </w:r>
      <w:proofErr w:type="gramStart"/>
      <w:r w:rsidRPr="007E3E89">
        <w:t>Register(</w:t>
      </w:r>
      <w:proofErr w:type="gramEnd"/>
      <w:r w:rsidRPr="007E3E89">
        <w:t xml:space="preserve">) procedure is called. Then the </w:t>
      </w:r>
      <w:proofErr w:type="spellStart"/>
      <w:r w:rsidRPr="007E3E89">
        <w:t>AccountController</w:t>
      </w:r>
      <w:proofErr w:type="spellEnd"/>
      <w:r w:rsidRPr="007E3E89">
        <w:t xml:space="preserve"> will then call the Microsoft provided </w:t>
      </w:r>
      <w:proofErr w:type="spellStart"/>
      <w:r w:rsidRPr="007E3E89">
        <w:t>UserManager's</w:t>
      </w:r>
      <w:proofErr w:type="spellEnd"/>
      <w:r w:rsidRPr="007E3E89">
        <w:t xml:space="preserve"> </w:t>
      </w:r>
      <w:proofErr w:type="gramStart"/>
      <w:r w:rsidRPr="007E3E89">
        <w:t>Create(</w:t>
      </w:r>
      <w:proofErr w:type="spellStart"/>
      <w:proofErr w:type="gramEnd"/>
      <w:r w:rsidRPr="007E3E89">
        <w:t>ApplicationUser,Password</w:t>
      </w:r>
      <w:proofErr w:type="spellEnd"/>
      <w:r w:rsidRPr="007E3E89">
        <w:t xml:space="preserve">) procedure. This procedure will return a Success if the creation was successful. If a Success is returned, the </w:t>
      </w:r>
      <w:proofErr w:type="spellStart"/>
      <w:r w:rsidRPr="007E3E89">
        <w:t>AccountController</w:t>
      </w:r>
      <w:proofErr w:type="spellEnd"/>
      <w:r w:rsidRPr="007E3E89">
        <w:t xml:space="preserve"> will redirect the user back to the Home page. </w:t>
      </w:r>
    </w:p>
    <w:p w:rsidR="000D5552" w:rsidRDefault="007E3E89" w:rsidP="003C3B4F">
      <w:pPr>
        <w:keepNext/>
        <w:keepLines/>
        <w:jc w:val="center"/>
      </w:pPr>
      <w:r>
        <w:rPr>
          <w:noProof/>
        </w:rPr>
        <w:drawing>
          <wp:inline distT="0" distB="0" distL="0" distR="0">
            <wp:extent cx="4150581" cy="2557884"/>
            <wp:effectExtent l="0" t="0" r="0" b="0"/>
            <wp:docPr id="7" name="Picture 7" descr="C:\Users\jimmy.duggan\Documents\GitHub\med656\Diagrams\Sequence Diagrams\GoodCreateUser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immy.duggan\Documents\GitHub\med656\Diagrams\Sequence Diagrams\GoodCreateUserSequenceDiagram.pn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50410" cy="2557779"/>
                    </a:xfrm>
                    <a:prstGeom prst="rect">
                      <a:avLst/>
                    </a:prstGeom>
                    <a:noFill/>
                    <a:ln>
                      <a:noFill/>
                    </a:ln>
                  </pic:spPr>
                </pic:pic>
              </a:graphicData>
            </a:graphic>
          </wp:inline>
        </w:drawing>
      </w:r>
    </w:p>
    <w:p w:rsidR="007E3E89" w:rsidRPr="00737642" w:rsidRDefault="007E3E89" w:rsidP="003C3B4F">
      <w:pPr>
        <w:keepNext/>
        <w:keepLines/>
        <w:jc w:val="center"/>
      </w:pPr>
      <w:r w:rsidRPr="00737642">
        <w:rPr>
          <w:b/>
        </w:rPr>
        <w:t>Figure 2.</w:t>
      </w:r>
      <w:r>
        <w:rPr>
          <w:b/>
        </w:rPr>
        <w:t>5</w:t>
      </w:r>
      <w:r w:rsidRPr="00737642">
        <w:t>:</w:t>
      </w:r>
      <w:r>
        <w:rPr>
          <w:b/>
        </w:rPr>
        <w:t xml:space="preserve"> </w:t>
      </w:r>
      <w:r>
        <w:t>Account Creation Sequence Diagram</w:t>
      </w:r>
    </w:p>
    <w:p w:rsidR="000D5552" w:rsidRDefault="007E3E89" w:rsidP="003C3B4F">
      <w:pPr>
        <w:keepNext/>
        <w:keepLines/>
      </w:pPr>
      <w:r>
        <w:t xml:space="preserve">Next in figure 2.6 the edit account tool is detailed.  </w:t>
      </w:r>
      <w:r w:rsidRPr="007E3E89">
        <w:t xml:space="preserve">The </w:t>
      </w:r>
      <w:proofErr w:type="spellStart"/>
      <w:r w:rsidRPr="007E3E89">
        <w:t>AccountController</w:t>
      </w:r>
      <w:proofErr w:type="spellEnd"/>
      <w:r w:rsidRPr="007E3E89">
        <w:t xml:space="preserve"> will offer a </w:t>
      </w:r>
      <w:proofErr w:type="gramStart"/>
      <w:r w:rsidRPr="007E3E89">
        <w:t>Edit(</w:t>
      </w:r>
      <w:proofErr w:type="gramEnd"/>
      <w:r w:rsidRPr="007E3E89">
        <w:t xml:space="preserve">model) procedure. This procedure will interact with the Database object. When the </w:t>
      </w:r>
      <w:proofErr w:type="gramStart"/>
      <w:r w:rsidRPr="007E3E89">
        <w:t>Edit(</w:t>
      </w:r>
      <w:proofErr w:type="gramEnd"/>
      <w:r w:rsidRPr="007E3E89">
        <w:t xml:space="preserve">) procedure is called, the </w:t>
      </w:r>
      <w:proofErr w:type="spellStart"/>
      <w:r w:rsidRPr="007E3E89">
        <w:t>AccountController</w:t>
      </w:r>
      <w:proofErr w:type="spellEnd"/>
      <w:r w:rsidRPr="007E3E89">
        <w:t xml:space="preserve"> will get the username by using the Microsoft provided attribute </w:t>
      </w:r>
      <w:proofErr w:type="spellStart"/>
      <w:r w:rsidRPr="007E3E89">
        <w:t>User.Identity.Name</w:t>
      </w:r>
      <w:proofErr w:type="spellEnd"/>
      <w:r w:rsidRPr="007E3E89">
        <w:t xml:space="preserve">. The </w:t>
      </w:r>
      <w:proofErr w:type="spellStart"/>
      <w:r w:rsidRPr="007E3E89">
        <w:t>AccountController</w:t>
      </w:r>
      <w:proofErr w:type="spellEnd"/>
      <w:r w:rsidRPr="007E3E89">
        <w:t xml:space="preserve"> will then call the Database's </w:t>
      </w:r>
      <w:proofErr w:type="spellStart"/>
      <w:proofErr w:type="gramStart"/>
      <w:r w:rsidRPr="007E3E89">
        <w:t>UserProfiles.FirstOrDefault</w:t>
      </w:r>
      <w:proofErr w:type="spellEnd"/>
      <w:r w:rsidRPr="007E3E89">
        <w:t>(</w:t>
      </w:r>
      <w:proofErr w:type="gramEnd"/>
      <w:r w:rsidRPr="007E3E89">
        <w:t xml:space="preserve">Username). This procedure will respond with the </w:t>
      </w:r>
      <w:proofErr w:type="spellStart"/>
      <w:r w:rsidRPr="007E3E89">
        <w:t>UserProfile</w:t>
      </w:r>
      <w:proofErr w:type="spellEnd"/>
      <w:r w:rsidRPr="007E3E89">
        <w:t xml:space="preserve"> corresponding to the Username. The </w:t>
      </w:r>
      <w:proofErr w:type="spellStart"/>
      <w:r w:rsidRPr="007E3E89">
        <w:t>AccountController</w:t>
      </w:r>
      <w:proofErr w:type="spellEnd"/>
      <w:r w:rsidRPr="007E3E89">
        <w:t xml:space="preserve"> will then set all the </w:t>
      </w:r>
      <w:proofErr w:type="spellStart"/>
      <w:r w:rsidRPr="007E3E89">
        <w:t>UserProfile</w:t>
      </w:r>
      <w:proofErr w:type="spellEnd"/>
      <w:r w:rsidRPr="007E3E89">
        <w:t xml:space="preserve"> attributes to the values provided in the model that was passed in with the </w:t>
      </w:r>
      <w:proofErr w:type="gramStart"/>
      <w:r w:rsidRPr="007E3E89">
        <w:t>Edit(</w:t>
      </w:r>
      <w:proofErr w:type="gramEnd"/>
      <w:r w:rsidRPr="007E3E89">
        <w:t xml:space="preserve">model) call. Then the </w:t>
      </w:r>
      <w:proofErr w:type="spellStart"/>
      <w:r w:rsidRPr="007E3E89">
        <w:t>AccountController</w:t>
      </w:r>
      <w:proofErr w:type="spellEnd"/>
      <w:r w:rsidRPr="007E3E89">
        <w:t xml:space="preserve"> will set the Database's </w:t>
      </w:r>
      <w:proofErr w:type="gramStart"/>
      <w:r w:rsidRPr="007E3E89">
        <w:t>Entry(</w:t>
      </w:r>
      <w:proofErr w:type="spellStart"/>
      <w:proofErr w:type="gramEnd"/>
      <w:r w:rsidRPr="007E3E89">
        <w:t>UserProfile</w:t>
      </w:r>
      <w:proofErr w:type="spellEnd"/>
      <w:r w:rsidRPr="007E3E89">
        <w:t xml:space="preserve">).State to </w:t>
      </w:r>
      <w:proofErr w:type="spellStart"/>
      <w:r w:rsidRPr="007E3E89">
        <w:t>EntityState.Modified</w:t>
      </w:r>
      <w:proofErr w:type="spellEnd"/>
      <w:r w:rsidRPr="007E3E89">
        <w:t xml:space="preserve"> and call the Database's </w:t>
      </w:r>
      <w:proofErr w:type="spellStart"/>
      <w:r w:rsidRPr="007E3E89">
        <w:t>SaveChanges</w:t>
      </w:r>
      <w:proofErr w:type="spellEnd"/>
      <w:r w:rsidRPr="007E3E89">
        <w:t xml:space="preserve">() procedure. The </w:t>
      </w:r>
      <w:proofErr w:type="spellStart"/>
      <w:r w:rsidRPr="007E3E89">
        <w:t>AccountController</w:t>
      </w:r>
      <w:proofErr w:type="spellEnd"/>
      <w:r w:rsidRPr="007E3E89">
        <w:t xml:space="preserve"> can then redirect the User to the Home page again.</w:t>
      </w:r>
    </w:p>
    <w:p w:rsidR="007E3E89" w:rsidRDefault="007E3E89" w:rsidP="003C3B4F">
      <w:pPr>
        <w:keepNext/>
        <w:keepLines/>
      </w:pPr>
    </w:p>
    <w:p w:rsidR="000D5552" w:rsidRDefault="000D5552" w:rsidP="003C3B4F">
      <w:pPr>
        <w:keepNext/>
        <w:keepLines/>
        <w:jc w:val="center"/>
      </w:pPr>
      <w:r>
        <w:rPr>
          <w:noProof/>
        </w:rPr>
        <w:drawing>
          <wp:inline distT="0" distB="0" distL="0" distR="0">
            <wp:extent cx="4333461" cy="3584811"/>
            <wp:effectExtent l="0" t="0" r="0" b="0"/>
            <wp:docPr id="6" name="Picture 6" descr="C:\Users\jimmy.duggan\Documents\GitHub\med656\Diagrams\Sequence Diagrams\GoodEditUser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immy.duggan\Documents\GitHub\med656\Diagrams\Sequence Diagrams\GoodEditUserSequenceDiagram.pn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37103" cy="3587824"/>
                    </a:xfrm>
                    <a:prstGeom prst="rect">
                      <a:avLst/>
                    </a:prstGeom>
                    <a:noFill/>
                    <a:ln>
                      <a:noFill/>
                    </a:ln>
                  </pic:spPr>
                </pic:pic>
              </a:graphicData>
            </a:graphic>
          </wp:inline>
        </w:drawing>
      </w:r>
    </w:p>
    <w:p w:rsidR="007E3E89" w:rsidRPr="001E5B33" w:rsidRDefault="007E3E89" w:rsidP="003C3B4F">
      <w:pPr>
        <w:keepNext/>
        <w:keepLines/>
        <w:jc w:val="center"/>
      </w:pPr>
      <w:r w:rsidRPr="001E5B33">
        <w:rPr>
          <w:b/>
        </w:rPr>
        <w:t>Figure 2.</w:t>
      </w:r>
      <w:r>
        <w:rPr>
          <w:b/>
        </w:rPr>
        <w:t>6</w:t>
      </w:r>
      <w:r w:rsidRPr="001E5B33">
        <w:t>:</w:t>
      </w:r>
      <w:r>
        <w:rPr>
          <w:b/>
        </w:rPr>
        <w:t xml:space="preserve"> </w:t>
      </w:r>
      <w:r w:rsidR="00565F75">
        <w:t>Edit Account</w:t>
      </w:r>
      <w:r>
        <w:t xml:space="preserve"> Sequence Diagram</w:t>
      </w:r>
    </w:p>
    <w:p w:rsidR="007E3E89" w:rsidRDefault="00565F75" w:rsidP="003C3B4F">
      <w:pPr>
        <w:keepNext/>
        <w:keepLines/>
      </w:pPr>
      <w:r>
        <w:t>Two other key elements involved in user account management are the ability securely login to your account and to logout of your account.  Figure 2.6 details the login in functionality, and figure 2.7 details the logout function.</w:t>
      </w:r>
    </w:p>
    <w:p w:rsidR="00565F75" w:rsidRDefault="00565F75" w:rsidP="003C3B4F">
      <w:pPr>
        <w:keepNext/>
        <w:keepLines/>
      </w:pPr>
      <w:r w:rsidRPr="00565F75">
        <w:t xml:space="preserve">The </w:t>
      </w:r>
      <w:proofErr w:type="spellStart"/>
      <w:r w:rsidRPr="00565F75">
        <w:t>AccountController</w:t>
      </w:r>
      <w:proofErr w:type="spellEnd"/>
      <w:r w:rsidRPr="00565F75">
        <w:t xml:space="preserve"> will offer a </w:t>
      </w:r>
      <w:proofErr w:type="gramStart"/>
      <w:r w:rsidRPr="00565F75">
        <w:t>Login(</w:t>
      </w:r>
      <w:proofErr w:type="gramEnd"/>
      <w:r w:rsidRPr="00565F75">
        <w:t xml:space="preserve">) procedure. It will interact with the Microsoft provided </w:t>
      </w:r>
      <w:proofErr w:type="spellStart"/>
      <w:r w:rsidRPr="00565F75">
        <w:t>UserManager</w:t>
      </w:r>
      <w:proofErr w:type="spellEnd"/>
      <w:r w:rsidRPr="00565F75">
        <w:t xml:space="preserve"> and </w:t>
      </w:r>
      <w:proofErr w:type="spellStart"/>
      <w:r w:rsidRPr="00565F75">
        <w:t>SignInManager</w:t>
      </w:r>
      <w:proofErr w:type="spellEnd"/>
      <w:r w:rsidRPr="00565F75">
        <w:t xml:space="preserve"> objects. When the Login is called it will call the </w:t>
      </w:r>
      <w:proofErr w:type="spellStart"/>
      <w:r w:rsidRPr="00565F75">
        <w:t>UserManager's</w:t>
      </w:r>
      <w:proofErr w:type="spellEnd"/>
      <w:r w:rsidRPr="00565F75">
        <w:t xml:space="preserve"> </w:t>
      </w:r>
      <w:proofErr w:type="spellStart"/>
      <w:proofErr w:type="gramStart"/>
      <w:r w:rsidRPr="00565F75">
        <w:t>FindByName</w:t>
      </w:r>
      <w:proofErr w:type="spellEnd"/>
      <w:r w:rsidRPr="00565F75">
        <w:t>(</w:t>
      </w:r>
      <w:proofErr w:type="gramEnd"/>
      <w:r w:rsidRPr="00565F75">
        <w:t xml:space="preserve">Username) procedure to make sure the user exists in the database. Then the </w:t>
      </w:r>
      <w:proofErr w:type="gramStart"/>
      <w:r w:rsidRPr="00565F75">
        <w:t>Login(</w:t>
      </w:r>
      <w:proofErr w:type="gramEnd"/>
      <w:r w:rsidRPr="00565F75">
        <w:t xml:space="preserve">) procedure will call the </w:t>
      </w:r>
      <w:proofErr w:type="spellStart"/>
      <w:r w:rsidRPr="00565F75">
        <w:t>SignInManager's</w:t>
      </w:r>
      <w:proofErr w:type="spellEnd"/>
      <w:r w:rsidRPr="00565F75">
        <w:t xml:space="preserve"> </w:t>
      </w:r>
      <w:proofErr w:type="spellStart"/>
      <w:r w:rsidRPr="00565F75">
        <w:t>PasswordSignIn</w:t>
      </w:r>
      <w:proofErr w:type="spellEnd"/>
      <w:r w:rsidRPr="00565F75">
        <w:t>(</w:t>
      </w:r>
      <w:proofErr w:type="spellStart"/>
      <w:r w:rsidRPr="00565F75">
        <w:t>Username,Password,RememberMe</w:t>
      </w:r>
      <w:proofErr w:type="spellEnd"/>
      <w:r w:rsidRPr="00565F75">
        <w:t xml:space="preserve">) procedure. This will return a </w:t>
      </w:r>
      <w:proofErr w:type="spellStart"/>
      <w:r w:rsidRPr="00565F75">
        <w:t>SignInStatus</w:t>
      </w:r>
      <w:proofErr w:type="spellEnd"/>
      <w:r w:rsidRPr="00565F75">
        <w:t xml:space="preserve"> that tells the </w:t>
      </w:r>
      <w:proofErr w:type="spellStart"/>
      <w:r w:rsidRPr="00565F75">
        <w:t>AccountController</w:t>
      </w:r>
      <w:proofErr w:type="spellEnd"/>
      <w:r w:rsidRPr="00565F75">
        <w:t xml:space="preserve"> if the </w:t>
      </w:r>
      <w:proofErr w:type="spellStart"/>
      <w:r w:rsidRPr="00565F75">
        <w:t>signin</w:t>
      </w:r>
      <w:proofErr w:type="spellEnd"/>
      <w:r w:rsidRPr="00565F75">
        <w:t xml:space="preserve"> was successful. If the </w:t>
      </w:r>
      <w:proofErr w:type="spellStart"/>
      <w:r w:rsidRPr="00565F75">
        <w:t>signin</w:t>
      </w:r>
      <w:proofErr w:type="spellEnd"/>
      <w:r w:rsidRPr="00565F75">
        <w:t xml:space="preserve"> was successful, the </w:t>
      </w:r>
      <w:proofErr w:type="spellStart"/>
      <w:r w:rsidRPr="00565F75">
        <w:t>AccountController</w:t>
      </w:r>
      <w:proofErr w:type="spellEnd"/>
      <w:r w:rsidRPr="00565F75">
        <w:t xml:space="preserve"> will redirect the user to the </w:t>
      </w:r>
      <w:proofErr w:type="spellStart"/>
      <w:r w:rsidRPr="00565F75">
        <w:t>retURL</w:t>
      </w:r>
      <w:proofErr w:type="spellEnd"/>
      <w:r w:rsidRPr="00565F75">
        <w:t>.</w:t>
      </w:r>
    </w:p>
    <w:p w:rsidR="00565F75" w:rsidRDefault="00565F75" w:rsidP="003C3B4F">
      <w:pPr>
        <w:keepNext/>
        <w:keepLines/>
        <w:jc w:val="center"/>
      </w:pPr>
      <w:r>
        <w:rPr>
          <w:noProof/>
        </w:rPr>
        <w:drawing>
          <wp:inline distT="0" distB="0" distL="0" distR="0">
            <wp:extent cx="5279666" cy="2618292"/>
            <wp:effectExtent l="0" t="0" r="0" b="0"/>
            <wp:docPr id="9" name="Picture 9" descr="C:\Users\jimmy.duggan\Documents\GitHub\med656\Diagrams\Sequence Diagrams\GoodLogin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immy.duggan\Documents\GitHub\med656\Diagrams\Sequence Diagrams\GoodLoginSequenceDIagram.pn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9766" cy="2618342"/>
                    </a:xfrm>
                    <a:prstGeom prst="rect">
                      <a:avLst/>
                    </a:prstGeom>
                    <a:noFill/>
                    <a:ln>
                      <a:noFill/>
                    </a:ln>
                  </pic:spPr>
                </pic:pic>
              </a:graphicData>
            </a:graphic>
          </wp:inline>
        </w:drawing>
      </w:r>
    </w:p>
    <w:p w:rsidR="00565F75" w:rsidRDefault="00565F75" w:rsidP="003C3B4F">
      <w:pPr>
        <w:keepNext/>
        <w:keepLines/>
        <w:jc w:val="center"/>
      </w:pPr>
      <w:r w:rsidRPr="001E5B33">
        <w:rPr>
          <w:b/>
        </w:rPr>
        <w:t>Figure 2.</w:t>
      </w:r>
      <w:r>
        <w:rPr>
          <w:b/>
        </w:rPr>
        <w:t>7</w:t>
      </w:r>
      <w:r w:rsidRPr="001E5B33">
        <w:t>:</w:t>
      </w:r>
      <w:r>
        <w:rPr>
          <w:b/>
        </w:rPr>
        <w:t xml:space="preserve"> </w:t>
      </w:r>
      <w:r>
        <w:t>Login Sequence Diagram</w:t>
      </w:r>
    </w:p>
    <w:p w:rsidR="00565F75" w:rsidRDefault="00565F75" w:rsidP="003C3B4F">
      <w:pPr>
        <w:keepNext/>
        <w:keepLines/>
      </w:pPr>
      <w:r w:rsidRPr="00565F75">
        <w:t xml:space="preserve">The </w:t>
      </w:r>
      <w:proofErr w:type="spellStart"/>
      <w:r w:rsidRPr="00565F75">
        <w:t>AccountController</w:t>
      </w:r>
      <w:proofErr w:type="spellEnd"/>
      <w:r w:rsidRPr="00565F75">
        <w:t xml:space="preserve"> has a public procedure called </w:t>
      </w:r>
      <w:proofErr w:type="gramStart"/>
      <w:r w:rsidRPr="00565F75">
        <w:t>Logoff(</w:t>
      </w:r>
      <w:proofErr w:type="gramEnd"/>
      <w:r w:rsidRPr="00565F75">
        <w:t xml:space="preserve">). This procedure when called by the user shall call the </w:t>
      </w:r>
      <w:proofErr w:type="spellStart"/>
      <w:proofErr w:type="gramStart"/>
      <w:r w:rsidRPr="00565F75">
        <w:t>formAuthentication.SignOut</w:t>
      </w:r>
      <w:proofErr w:type="spellEnd"/>
      <w:r w:rsidRPr="00565F75">
        <w:t>(</w:t>
      </w:r>
      <w:proofErr w:type="gramEnd"/>
      <w:r w:rsidRPr="00565F75">
        <w:t xml:space="preserve">) procedure provided by Microsoft in the MVC library. Once the </w:t>
      </w:r>
      <w:proofErr w:type="spellStart"/>
      <w:proofErr w:type="gramStart"/>
      <w:r w:rsidRPr="00565F75">
        <w:t>SignOut</w:t>
      </w:r>
      <w:proofErr w:type="spellEnd"/>
      <w:r w:rsidRPr="00565F75">
        <w:t>(</w:t>
      </w:r>
      <w:proofErr w:type="gramEnd"/>
      <w:r w:rsidRPr="00565F75">
        <w:t>) procedure has finished, the Logoff() procedure will redirect the user back to the Login screen.</w:t>
      </w:r>
    </w:p>
    <w:p w:rsidR="00565F75" w:rsidRPr="001E5B33" w:rsidRDefault="00565F75" w:rsidP="003C3B4F">
      <w:pPr>
        <w:keepNext/>
        <w:keepLines/>
        <w:jc w:val="center"/>
      </w:pPr>
      <w:r>
        <w:rPr>
          <w:noProof/>
        </w:rPr>
        <w:drawing>
          <wp:inline distT="0" distB="0" distL="0" distR="0">
            <wp:extent cx="3307743" cy="2598737"/>
            <wp:effectExtent l="0" t="0" r="0" b="0"/>
            <wp:docPr id="10" name="Picture 10" descr="C:\Users\jimmy.duggan\Documents\GitHub\med656\Diagrams\Sequence Diagrams\GoodLogout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immy.duggan\Documents\GitHub\med656\Diagrams\Sequence Diagrams\GoodLogoutSequenceDiagram.pn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07718" cy="2598717"/>
                    </a:xfrm>
                    <a:prstGeom prst="rect">
                      <a:avLst/>
                    </a:prstGeom>
                    <a:noFill/>
                    <a:ln>
                      <a:noFill/>
                    </a:ln>
                  </pic:spPr>
                </pic:pic>
              </a:graphicData>
            </a:graphic>
          </wp:inline>
        </w:drawing>
      </w:r>
    </w:p>
    <w:p w:rsidR="00565F75" w:rsidRDefault="00565F75" w:rsidP="003C3B4F">
      <w:pPr>
        <w:keepNext/>
        <w:keepLines/>
        <w:jc w:val="center"/>
      </w:pPr>
      <w:r w:rsidRPr="001E5B33">
        <w:rPr>
          <w:b/>
        </w:rPr>
        <w:t>Figure 2.</w:t>
      </w:r>
      <w:r>
        <w:rPr>
          <w:b/>
        </w:rPr>
        <w:t>8</w:t>
      </w:r>
      <w:r w:rsidRPr="001E5B33">
        <w:t>:</w:t>
      </w:r>
      <w:r>
        <w:rPr>
          <w:b/>
        </w:rPr>
        <w:t xml:space="preserve"> </w:t>
      </w:r>
      <w:r>
        <w:t>Logoff Sequence Diagram</w:t>
      </w:r>
    </w:p>
    <w:p w:rsidR="00565F75" w:rsidRDefault="00737642" w:rsidP="003C3B4F">
      <w:pPr>
        <w:pStyle w:val="Heading3"/>
        <w:keepNext/>
        <w:keepLines/>
      </w:pPr>
      <w:bookmarkStart w:id="219" w:name="_Toc436647480"/>
      <w:r>
        <w:t>Physician Actions</w:t>
      </w:r>
      <w:bookmarkEnd w:id="219"/>
    </w:p>
    <w:p w:rsidR="00737642" w:rsidRDefault="00737642" w:rsidP="003C3B4F">
      <w:pPr>
        <w:keepNext/>
        <w:keepLines/>
      </w:pPr>
      <w:r>
        <w:rPr>
          <w:noProof/>
        </w:rPr>
        <w:drawing>
          <wp:inline distT="0" distB="0" distL="0" distR="0">
            <wp:extent cx="5943600" cy="2346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hysician_CreatePatient.pn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346960"/>
                    </a:xfrm>
                    <a:prstGeom prst="rect">
                      <a:avLst/>
                    </a:prstGeom>
                  </pic:spPr>
                </pic:pic>
              </a:graphicData>
            </a:graphic>
          </wp:inline>
        </w:drawing>
      </w:r>
    </w:p>
    <w:p w:rsidR="009B2D67" w:rsidRDefault="009B2D67" w:rsidP="003C3B4F">
      <w:pPr>
        <w:keepNext/>
        <w:keepLines/>
        <w:jc w:val="center"/>
      </w:pPr>
      <w:r w:rsidRPr="001E5B33">
        <w:rPr>
          <w:b/>
        </w:rPr>
        <w:t>Figure 2.</w:t>
      </w:r>
      <w:r>
        <w:rPr>
          <w:b/>
        </w:rPr>
        <w:t>9</w:t>
      </w:r>
      <w:r w:rsidRPr="001E5B33">
        <w:t>:</w:t>
      </w:r>
      <w:r>
        <w:rPr>
          <w:b/>
        </w:rPr>
        <w:t xml:space="preserve"> </w:t>
      </w:r>
      <w:r>
        <w:t>Create Patient Sequence Diagram</w:t>
      </w:r>
    </w:p>
    <w:p w:rsidR="00737642" w:rsidRDefault="00737642" w:rsidP="003C3B4F">
      <w:pPr>
        <w:keepNext/>
        <w:keepLines/>
      </w:pPr>
      <w:r>
        <w:t>Physician: Create Patient</w:t>
      </w:r>
    </w:p>
    <w:p w:rsidR="00737642" w:rsidRDefault="00737642" w:rsidP="003C3B4F">
      <w:pPr>
        <w:keepNext/>
        <w:keepLines/>
      </w:pPr>
      <w:r>
        <w:t>The “Physician: Create Patient” sequence diagram details the interactions when a physician adds a patient to the system.  The physician will supply the details of the patient to the system, and the system will generate a password for the user and add the user to the database.  If successful, the system will reply with a confirmation that the user was added to the database and the generated password.  If unsuccessful, the system will display error information.</w:t>
      </w:r>
    </w:p>
    <w:p w:rsidR="009B2D67" w:rsidRDefault="00737642" w:rsidP="003C3B4F">
      <w:pPr>
        <w:keepNext/>
        <w:keepLines/>
        <w:jc w:val="center"/>
      </w:pPr>
      <w:r>
        <w:rPr>
          <w:noProof/>
        </w:rPr>
        <w:drawing>
          <wp:inline distT="0" distB="0" distL="0" distR="0">
            <wp:extent cx="5943600" cy="19011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hysician_DeletePatient.pn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901190"/>
                    </a:xfrm>
                    <a:prstGeom prst="rect">
                      <a:avLst/>
                    </a:prstGeom>
                  </pic:spPr>
                </pic:pic>
              </a:graphicData>
            </a:graphic>
          </wp:inline>
        </w:drawing>
      </w:r>
      <w:r w:rsidR="009B2D67" w:rsidRPr="001E5B33">
        <w:rPr>
          <w:b/>
        </w:rPr>
        <w:t>Figure 2.</w:t>
      </w:r>
      <w:r w:rsidR="009B2D67">
        <w:rPr>
          <w:b/>
        </w:rPr>
        <w:t>10</w:t>
      </w:r>
      <w:r w:rsidR="009B2D67" w:rsidRPr="001E5B33">
        <w:t>:</w:t>
      </w:r>
      <w:r w:rsidR="009B2D67">
        <w:rPr>
          <w:b/>
        </w:rPr>
        <w:t xml:space="preserve"> </w:t>
      </w:r>
      <w:r w:rsidR="009B2D67">
        <w:t>Delete Patient Sequence Diagram</w:t>
      </w:r>
    </w:p>
    <w:p w:rsidR="00737642" w:rsidRDefault="00737642" w:rsidP="003C3B4F">
      <w:pPr>
        <w:keepNext/>
        <w:keepLines/>
      </w:pPr>
      <w:r>
        <w:t>Physician: Delete Patient</w:t>
      </w:r>
    </w:p>
    <w:p w:rsidR="00737642" w:rsidRDefault="00737642" w:rsidP="003C3B4F">
      <w:pPr>
        <w:keepNext/>
        <w:keepLines/>
      </w:pPr>
      <w:r>
        <w:t>The “Physician: Delete Patient” sequence diagram details the interactions when a physician removes a patient from the system.  The physician must select one of their patients to remove from the system.  After the physician has selected a patient, the system will attempt to delete the patient.  If successful, the system will reply that the patient was deleted or else display error information.</w:t>
      </w:r>
      <w:r w:rsidR="009B2D67">
        <w:t xml:space="preserve">  As per section 2.2.2, deleting a patient will also remove all the patient data from the system.</w:t>
      </w:r>
    </w:p>
    <w:p w:rsidR="009B2D67" w:rsidRDefault="00737642" w:rsidP="003C3B4F">
      <w:pPr>
        <w:keepNext/>
        <w:keepLines/>
        <w:jc w:val="center"/>
      </w:pPr>
      <w:r>
        <w:rPr>
          <w:noProof/>
        </w:rPr>
        <w:drawing>
          <wp:inline distT="0" distB="0" distL="0" distR="0">
            <wp:extent cx="5943600" cy="21532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hysician_ViewPatientData.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153285"/>
                    </a:xfrm>
                    <a:prstGeom prst="rect">
                      <a:avLst/>
                    </a:prstGeom>
                  </pic:spPr>
                </pic:pic>
              </a:graphicData>
            </a:graphic>
          </wp:inline>
        </w:drawing>
      </w:r>
      <w:r w:rsidR="009B2D67" w:rsidRPr="009B2D67">
        <w:rPr>
          <w:b/>
        </w:rPr>
        <w:t xml:space="preserve"> </w:t>
      </w:r>
      <w:r w:rsidR="009B2D67" w:rsidRPr="001E5B33">
        <w:rPr>
          <w:b/>
        </w:rPr>
        <w:t>Figure 2.</w:t>
      </w:r>
      <w:r w:rsidR="009B2D67">
        <w:rPr>
          <w:b/>
        </w:rPr>
        <w:t>11</w:t>
      </w:r>
      <w:r w:rsidR="009B2D67" w:rsidRPr="001E5B33">
        <w:t>:</w:t>
      </w:r>
      <w:r w:rsidR="009B2D67">
        <w:rPr>
          <w:b/>
        </w:rPr>
        <w:t xml:space="preserve"> </w:t>
      </w:r>
      <w:r w:rsidR="009B2D67">
        <w:t>View Patient Data Sequence Diagram</w:t>
      </w:r>
    </w:p>
    <w:p w:rsidR="00737642" w:rsidRDefault="00737642" w:rsidP="003C3B4F">
      <w:pPr>
        <w:keepNext/>
        <w:keepLines/>
      </w:pPr>
      <w:r>
        <w:t>Physician: View Patient Data</w:t>
      </w:r>
    </w:p>
    <w:p w:rsidR="00737642" w:rsidRDefault="00737642" w:rsidP="003C3B4F">
      <w:pPr>
        <w:keepNext/>
        <w:keepLines/>
      </w:pPr>
      <w:r>
        <w:t xml:space="preserve">The “Physician: View Patient Data” sequence diagram details the interactions when a physician wants to view the data for one of their patients.  The physician selects a patient to view the data for.  After the physician makes their selection, the </w:t>
      </w:r>
      <w:proofErr w:type="spellStart"/>
      <w:r>
        <w:t>PhysicianController</w:t>
      </w:r>
      <w:proofErr w:type="spellEnd"/>
      <w:r>
        <w:t xml:space="preserve"> will query the database for the patient information.  The </w:t>
      </w:r>
      <w:proofErr w:type="spellStart"/>
      <w:r>
        <w:t>PhysicianView</w:t>
      </w:r>
      <w:proofErr w:type="spellEnd"/>
      <w:r>
        <w:t xml:space="preserve"> will display the patient information.</w:t>
      </w:r>
    </w:p>
    <w:p w:rsidR="00737642" w:rsidRDefault="009B2D67" w:rsidP="003C3B4F">
      <w:pPr>
        <w:pStyle w:val="Heading3"/>
        <w:keepNext/>
        <w:keepLines/>
      </w:pPr>
      <w:bookmarkStart w:id="220" w:name="_Toc436647481"/>
      <w:r>
        <w:t>Experiment Tools</w:t>
      </w:r>
      <w:bookmarkEnd w:id="220"/>
    </w:p>
    <w:p w:rsidR="009B2D67" w:rsidRDefault="009B2D67" w:rsidP="003C3B4F">
      <w:pPr>
        <w:keepNext/>
        <w:keepLines/>
      </w:pPr>
      <w:r>
        <w:t>This section describes the various experiment tools made available to experiment administrators and physicians by the system.  The experiment administrator will be the only user allowed to create, modify, and delete experiments.  The physicians using this system will have access to view the experiments that have been created by the experiment administrators using the system.</w:t>
      </w:r>
      <w:r w:rsidR="006F6EE6">
        <w:t xml:space="preserve">  Experiments will be created based on various criteria such as age, height, weight, ethnicity, race, location, and gender.</w:t>
      </w:r>
    </w:p>
    <w:p w:rsidR="006F6EE6" w:rsidRDefault="006F6EE6" w:rsidP="003C3B4F">
      <w:pPr>
        <w:keepNext/>
        <w:keepLines/>
      </w:pPr>
      <w:r>
        <w:t xml:space="preserve">The create experiment function in figure 2.12 functions as follows.  As experiment administrator navigates to the experiment module in the web application.  Pressing a create experiment button on the </w:t>
      </w:r>
      <w:proofErr w:type="spellStart"/>
      <w:r>
        <w:t>ExperimentView</w:t>
      </w:r>
      <w:proofErr w:type="spellEnd"/>
      <w:r>
        <w:t xml:space="preserve"> will display a modal form with criteria for creating the experiment.  The form will include the criteria list above as well as drop down selection list containing various types of medical data that can be used in the experiments.  Once the experiment administrator is satisfied with the experiment criteria, a create button on the modal can be pressed to call the </w:t>
      </w:r>
      <w:proofErr w:type="spellStart"/>
      <w:r>
        <w:t>CreateExperiment</w:t>
      </w:r>
      <w:proofErr w:type="spellEnd"/>
      <w:r>
        <w:t xml:space="preserve"> function in the </w:t>
      </w:r>
      <w:proofErr w:type="spellStart"/>
      <w:r>
        <w:t>ExperimentController</w:t>
      </w:r>
      <w:proofErr w:type="spellEnd"/>
      <w:r>
        <w:t xml:space="preserve">.  The controller will issue an </w:t>
      </w:r>
      <w:proofErr w:type="spellStart"/>
      <w:r>
        <w:t>InsertExperiment</w:t>
      </w:r>
      <w:proofErr w:type="spellEnd"/>
      <w:r>
        <w:t xml:space="preserve"> call passing the newly created Experiment object to the database to be added.</w:t>
      </w:r>
    </w:p>
    <w:p w:rsidR="006F6EE6" w:rsidRDefault="006F6EE6" w:rsidP="003C3B4F">
      <w:pPr>
        <w:keepNext/>
        <w:keepLines/>
      </w:pPr>
      <w:r>
        <w:rPr>
          <w:noProof/>
        </w:rPr>
        <w:drawing>
          <wp:inline distT="0" distB="0" distL="0" distR="0">
            <wp:extent cx="5939790" cy="2719070"/>
            <wp:effectExtent l="0" t="0" r="0" b="0"/>
            <wp:docPr id="11" name="Picture 11" descr="C:\Users\jimmy.duggan\Documents\GitHub\med656\Diagrams\Sequence Diagrams\createexperi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mmy.duggan\Documents\GitHub\med656\Diagrams\Sequence Diagrams\createexperiment.jp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9790" cy="2719070"/>
                    </a:xfrm>
                    <a:prstGeom prst="rect">
                      <a:avLst/>
                    </a:prstGeom>
                    <a:noFill/>
                    <a:ln>
                      <a:noFill/>
                    </a:ln>
                  </pic:spPr>
                </pic:pic>
              </a:graphicData>
            </a:graphic>
          </wp:inline>
        </w:drawing>
      </w:r>
    </w:p>
    <w:p w:rsidR="006F6EE6" w:rsidRDefault="006F6EE6" w:rsidP="003C3B4F">
      <w:pPr>
        <w:keepNext/>
        <w:keepLines/>
        <w:jc w:val="center"/>
      </w:pPr>
      <w:r w:rsidRPr="001E5B33">
        <w:rPr>
          <w:b/>
        </w:rPr>
        <w:t>Figure 2.</w:t>
      </w:r>
      <w:r>
        <w:rPr>
          <w:b/>
        </w:rPr>
        <w:t>12</w:t>
      </w:r>
      <w:r w:rsidRPr="001E5B33">
        <w:t>:</w:t>
      </w:r>
      <w:r>
        <w:rPr>
          <w:b/>
        </w:rPr>
        <w:t xml:space="preserve"> </w:t>
      </w:r>
      <w:r>
        <w:t>Create Experiment Sequence Diagram</w:t>
      </w:r>
    </w:p>
    <w:p w:rsidR="006F6EE6" w:rsidRDefault="006F6EE6" w:rsidP="003C3B4F">
      <w:pPr>
        <w:keepNext/>
        <w:keepLines/>
      </w:pPr>
      <w:r>
        <w:t xml:space="preserve">The edit experiment function shown in figure 2.13 operates as follows.  The experiment administrator shall have a list of their current experiments viewable when they access the </w:t>
      </w:r>
      <w:proofErr w:type="spellStart"/>
      <w:r>
        <w:t>ExperimentView</w:t>
      </w:r>
      <w:proofErr w:type="spellEnd"/>
      <w:r>
        <w:t>.</w:t>
      </w:r>
      <w:r w:rsidR="00460CF6">
        <w:t xml:space="preserve">  Selecting the edit option next to the experiment will display the same modal that was filled out when creating the experiment.  </w:t>
      </w:r>
      <w:r>
        <w:t xml:space="preserve">  </w:t>
      </w:r>
      <w:r w:rsidR="00460CF6">
        <w:t xml:space="preserve">This time the form will already be filled out with the current experiment criteria.  The experiment administrator may now change any element of the experiment he or she wishes.  Pressing an update button now on the modal will call the </w:t>
      </w:r>
      <w:proofErr w:type="spellStart"/>
      <w:r w:rsidR="00460CF6">
        <w:t>EditExperiment</w:t>
      </w:r>
      <w:proofErr w:type="spellEnd"/>
      <w:r w:rsidR="00460CF6">
        <w:t xml:space="preserve"> function in the </w:t>
      </w:r>
      <w:proofErr w:type="spellStart"/>
      <w:r w:rsidR="00460CF6">
        <w:t>ExperimentController</w:t>
      </w:r>
      <w:proofErr w:type="spellEnd"/>
      <w:r w:rsidR="00460CF6">
        <w:t xml:space="preserve">.  The controller will then tell the database to update the experiment record by calling the </w:t>
      </w:r>
      <w:proofErr w:type="spellStart"/>
      <w:r w:rsidR="00460CF6">
        <w:t>UpdateExperiment</w:t>
      </w:r>
      <w:proofErr w:type="spellEnd"/>
      <w:r w:rsidR="00460CF6">
        <w:t xml:space="preserve"> function passing the updated Experiment object as a parameter.</w:t>
      </w:r>
    </w:p>
    <w:p w:rsidR="006F6EE6" w:rsidRDefault="006F6EE6" w:rsidP="003C3B4F">
      <w:pPr>
        <w:keepNext/>
        <w:keepLines/>
      </w:pPr>
      <w:r>
        <w:rPr>
          <w:noProof/>
        </w:rPr>
        <w:drawing>
          <wp:inline distT="0" distB="0" distL="0" distR="0">
            <wp:extent cx="5939790" cy="2719070"/>
            <wp:effectExtent l="0" t="0" r="0" b="0"/>
            <wp:docPr id="12" name="Picture 12" descr="C:\Users\jimmy.duggan\Documents\GitHub\med656\Diagrams\Sequence Diagrams\editexperi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immy.duggan\Documents\GitHub\med656\Diagrams\Sequence Diagrams\editexperiment.jp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9790" cy="2719070"/>
                    </a:xfrm>
                    <a:prstGeom prst="rect">
                      <a:avLst/>
                    </a:prstGeom>
                    <a:noFill/>
                    <a:ln>
                      <a:noFill/>
                    </a:ln>
                  </pic:spPr>
                </pic:pic>
              </a:graphicData>
            </a:graphic>
          </wp:inline>
        </w:drawing>
      </w:r>
    </w:p>
    <w:p w:rsidR="006F6EE6" w:rsidRDefault="006F6EE6" w:rsidP="003C3B4F">
      <w:pPr>
        <w:keepNext/>
        <w:keepLines/>
        <w:jc w:val="center"/>
      </w:pPr>
      <w:r w:rsidRPr="001E5B33">
        <w:rPr>
          <w:b/>
        </w:rPr>
        <w:t>Figure 2.</w:t>
      </w:r>
      <w:r>
        <w:rPr>
          <w:b/>
        </w:rPr>
        <w:t>13</w:t>
      </w:r>
      <w:r w:rsidRPr="001E5B33">
        <w:t>:</w:t>
      </w:r>
      <w:r>
        <w:rPr>
          <w:b/>
        </w:rPr>
        <w:t xml:space="preserve"> </w:t>
      </w:r>
      <w:r>
        <w:t>Edit Experiment Sequence Diagram</w:t>
      </w:r>
    </w:p>
    <w:p w:rsidR="00460CF6" w:rsidRDefault="00460CF6" w:rsidP="003C3B4F">
      <w:pPr>
        <w:keepNext/>
        <w:keepLines/>
      </w:pPr>
      <w:r>
        <w:t xml:space="preserve">Deleting an experiment involves an experiment administrator navigating to the </w:t>
      </w:r>
      <w:proofErr w:type="spellStart"/>
      <w:r>
        <w:t>ExperimentView</w:t>
      </w:r>
      <w:proofErr w:type="spellEnd"/>
      <w:r>
        <w:t xml:space="preserve"> and pressing the delete button next to one of their experiments.  A modal dialog asking if the experiment administrator is sure that they wish to delete the experiment will appear.  Clicking the “OK” button will call the </w:t>
      </w:r>
      <w:proofErr w:type="spellStart"/>
      <w:r>
        <w:t>DeleteExperiment</w:t>
      </w:r>
      <w:proofErr w:type="spellEnd"/>
      <w:r>
        <w:t xml:space="preserve"> function in the </w:t>
      </w:r>
      <w:proofErr w:type="spellStart"/>
      <w:r>
        <w:t>ExperimentController</w:t>
      </w:r>
      <w:proofErr w:type="spellEnd"/>
      <w:r>
        <w:t>.  The controller will inform the database that the experiment needs to be deleted.  This process is illustrated in figure 2.14 below.</w:t>
      </w:r>
    </w:p>
    <w:p w:rsidR="006F6EE6" w:rsidRDefault="00460CF6" w:rsidP="003C3B4F">
      <w:pPr>
        <w:keepNext/>
        <w:keepLines/>
      </w:pPr>
      <w:r>
        <w:rPr>
          <w:noProof/>
        </w:rPr>
        <w:drawing>
          <wp:inline distT="0" distB="0" distL="0" distR="0">
            <wp:extent cx="5939790" cy="2719070"/>
            <wp:effectExtent l="0" t="0" r="0" b="0"/>
            <wp:docPr id="13" name="Picture 13" descr="C:\Users\jimmy.duggan\Documents\GitHub\med656\Diagrams\Sequence Diagrams\deleteexperi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immy.duggan\Documents\GitHub\med656\Diagrams\Sequence Diagrams\deleteexperiment.jpg"/>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9790" cy="2719070"/>
                    </a:xfrm>
                    <a:prstGeom prst="rect">
                      <a:avLst/>
                    </a:prstGeom>
                    <a:noFill/>
                    <a:ln>
                      <a:noFill/>
                    </a:ln>
                  </pic:spPr>
                </pic:pic>
              </a:graphicData>
            </a:graphic>
          </wp:inline>
        </w:drawing>
      </w:r>
    </w:p>
    <w:p w:rsidR="00460CF6" w:rsidRDefault="00460CF6" w:rsidP="003C3B4F">
      <w:pPr>
        <w:keepNext/>
        <w:keepLines/>
        <w:jc w:val="center"/>
      </w:pPr>
      <w:r w:rsidRPr="001E5B33">
        <w:rPr>
          <w:b/>
        </w:rPr>
        <w:t>Figure 2.</w:t>
      </w:r>
      <w:r>
        <w:rPr>
          <w:b/>
        </w:rPr>
        <w:t>14</w:t>
      </w:r>
      <w:r w:rsidRPr="001E5B33">
        <w:t>:</w:t>
      </w:r>
      <w:r>
        <w:rPr>
          <w:b/>
        </w:rPr>
        <w:t xml:space="preserve"> </w:t>
      </w:r>
      <w:r>
        <w:t>Delete Experiment Sequence Diagram</w:t>
      </w:r>
    </w:p>
    <w:p w:rsidR="00460CF6" w:rsidRDefault="00460CF6" w:rsidP="003C3B4F">
      <w:pPr>
        <w:keepNext/>
        <w:keepLines/>
      </w:pPr>
      <w:r>
        <w:t>Both the physicians and experiment administrators will have access to viewing the experiments</w:t>
      </w:r>
      <w:r w:rsidR="00DE3E90">
        <w:t xml:space="preserve"> created in the system.  Upon navigating to the </w:t>
      </w:r>
      <w:proofErr w:type="spellStart"/>
      <w:r w:rsidR="00DE3E90">
        <w:t>ExperimentView</w:t>
      </w:r>
      <w:proofErr w:type="spellEnd"/>
      <w:r w:rsidR="00DE3E90">
        <w:t>, they physician will be able to view a list of all experiments in the system.  The experiment administrator however will only have a list of the experiments they have created.  Clicking a view button next to the experiment will</w:t>
      </w:r>
      <w:r w:rsidR="008620AB">
        <w:t xml:space="preserve"> call the </w:t>
      </w:r>
      <w:proofErr w:type="spellStart"/>
      <w:r w:rsidR="008620AB">
        <w:t>RunExperiment</w:t>
      </w:r>
      <w:proofErr w:type="spellEnd"/>
      <w:r w:rsidR="008620AB">
        <w:t xml:space="preserve"> function in the </w:t>
      </w:r>
      <w:proofErr w:type="spellStart"/>
      <w:r w:rsidR="008620AB">
        <w:t>ExperimentController</w:t>
      </w:r>
      <w:proofErr w:type="spellEnd"/>
      <w:r w:rsidR="008620AB">
        <w:t xml:space="preserve">.  This will </w:t>
      </w:r>
      <w:r w:rsidR="000F42A1">
        <w:t>get the experiment query information from the database and execute the query.  The controller will collect all of the patients that meet the experiment criteria</w:t>
      </w:r>
      <w:r w:rsidR="00312E29">
        <w:t xml:space="preserve">.  The controller will then request the relevant medical data for each patient based on the experiment criteria.  Figure 2.15 shows a function called </w:t>
      </w:r>
      <w:proofErr w:type="spellStart"/>
      <w:proofErr w:type="gramStart"/>
      <w:r w:rsidR="00312E29">
        <w:t>CollectData</w:t>
      </w:r>
      <w:proofErr w:type="spellEnd"/>
      <w:r w:rsidR="00312E29">
        <w:t>(</w:t>
      </w:r>
      <w:proofErr w:type="gramEnd"/>
      <w:r w:rsidR="00312E29">
        <w:t xml:space="preserve">).  This function is merely a placeholder for the various calls to the database that are required to collect all of the medical data.  Once all the data is collect the controller will process the data in order to return in back to the </w:t>
      </w:r>
      <w:proofErr w:type="spellStart"/>
      <w:r w:rsidR="00312E29">
        <w:t>ExperimentView</w:t>
      </w:r>
      <w:proofErr w:type="spellEnd"/>
      <w:r w:rsidR="00312E29">
        <w:t xml:space="preserve"> where the results of the experiment are now displayed.</w:t>
      </w:r>
    </w:p>
    <w:p w:rsidR="00460CF6" w:rsidRDefault="000F42A1" w:rsidP="003C3B4F">
      <w:pPr>
        <w:keepNext/>
        <w:keepLines/>
        <w:jc w:val="center"/>
      </w:pPr>
      <w:r>
        <w:rPr>
          <w:b/>
          <w:noProof/>
        </w:rPr>
        <w:drawing>
          <wp:inline distT="0" distB="0" distL="0" distR="0">
            <wp:extent cx="5939790" cy="4079240"/>
            <wp:effectExtent l="0" t="0" r="0" b="0"/>
            <wp:docPr id="17" name="Picture 17" descr="C:\Users\jimmy.duggan\Documents\GitHub\med656\Diagrams\Sequence Diagrams\viewexperi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immy.duggan\Documents\GitHub\med656\Diagrams\Sequence Diagrams\viewexperiment.jp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9790" cy="4079240"/>
                    </a:xfrm>
                    <a:prstGeom prst="rect">
                      <a:avLst/>
                    </a:prstGeom>
                    <a:noFill/>
                    <a:ln>
                      <a:noFill/>
                    </a:ln>
                  </pic:spPr>
                </pic:pic>
              </a:graphicData>
            </a:graphic>
          </wp:inline>
        </w:drawing>
      </w:r>
      <w:r w:rsidR="00460CF6" w:rsidRPr="00460CF6">
        <w:rPr>
          <w:b/>
        </w:rPr>
        <w:t xml:space="preserve"> </w:t>
      </w:r>
      <w:r w:rsidR="00460CF6" w:rsidRPr="001E5B33">
        <w:rPr>
          <w:b/>
        </w:rPr>
        <w:t>Figure 2.</w:t>
      </w:r>
      <w:r w:rsidR="00460CF6">
        <w:rPr>
          <w:b/>
        </w:rPr>
        <w:t>1</w:t>
      </w:r>
      <w:r w:rsidR="00312E29">
        <w:rPr>
          <w:b/>
        </w:rPr>
        <w:t>5</w:t>
      </w:r>
      <w:r w:rsidR="00460CF6" w:rsidRPr="001E5B33">
        <w:t>:</w:t>
      </w:r>
      <w:r w:rsidR="00460CF6">
        <w:rPr>
          <w:b/>
        </w:rPr>
        <w:t xml:space="preserve"> </w:t>
      </w:r>
      <w:r w:rsidR="00460CF6">
        <w:t>View Experiment Sequence Diagram</w:t>
      </w:r>
    </w:p>
    <w:p w:rsidR="00C758B7" w:rsidRDefault="00C758B7" w:rsidP="00C758B7">
      <w:pPr>
        <w:pStyle w:val="Heading3"/>
        <w:keepNext/>
        <w:keepLines/>
        <w:rPr>
          <w:ins w:id="221" w:author="rewjs" w:date="2015-11-30T11:26:00Z"/>
        </w:rPr>
      </w:pPr>
      <w:bookmarkStart w:id="222" w:name="_Toc436647482"/>
      <w:ins w:id="223" w:author="rewjs" w:date="2015-11-30T11:26:00Z">
        <w:r>
          <w:t>Patient Actions</w:t>
        </w:r>
        <w:bookmarkEnd w:id="222"/>
      </w:ins>
    </w:p>
    <w:p w:rsidR="00C758B7" w:rsidRDefault="00C758B7" w:rsidP="00C758B7">
      <w:pPr>
        <w:keepNext/>
        <w:keepLines/>
        <w:rPr>
          <w:ins w:id="224" w:author="rewjs" w:date="2015-11-30T11:26:00Z"/>
        </w:rPr>
      </w:pPr>
      <w:ins w:id="225" w:author="rewjs" w:date="2015-11-30T11:27:00Z">
        <w:r>
          <w:t>Patient</w:t>
        </w:r>
      </w:ins>
      <w:ins w:id="226" w:author="rewjs" w:date="2015-11-30T11:26:00Z">
        <w:r>
          <w:t>: View Patient Data</w:t>
        </w:r>
      </w:ins>
    </w:p>
    <w:p w:rsidR="00460CF6" w:rsidRDefault="00C758B7" w:rsidP="00C758B7">
      <w:pPr>
        <w:keepNext/>
        <w:keepLines/>
        <w:rPr>
          <w:ins w:id="227" w:author="rewjs" w:date="2015-11-30T11:30:00Z"/>
        </w:rPr>
      </w:pPr>
      <w:ins w:id="228" w:author="rewjs" w:date="2015-11-30T11:26:00Z">
        <w:r>
          <w:t>The “</w:t>
        </w:r>
      </w:ins>
      <w:ins w:id="229" w:author="rewjs" w:date="2015-11-30T11:27:00Z">
        <w:r>
          <w:t>Patient</w:t>
        </w:r>
      </w:ins>
      <w:ins w:id="230" w:author="rewjs" w:date="2015-11-30T11:26:00Z">
        <w:r>
          <w:t xml:space="preserve">: View Patient Data” sequence diagram details the interactions when a </w:t>
        </w:r>
      </w:ins>
      <w:ins w:id="231" w:author="rewjs" w:date="2015-11-30T11:27:00Z">
        <w:r>
          <w:t>patient</w:t>
        </w:r>
      </w:ins>
      <w:ins w:id="232" w:author="rewjs" w:date="2015-11-30T11:26:00Z">
        <w:r>
          <w:t xml:space="preserve"> wants to view </w:t>
        </w:r>
      </w:ins>
      <w:ins w:id="233" w:author="rewjs" w:date="2015-11-30T11:27:00Z">
        <w:r>
          <w:t xml:space="preserve">their </w:t>
        </w:r>
      </w:ins>
      <w:ins w:id="234" w:author="rewjs" w:date="2015-11-30T11:44:00Z">
        <w:r w:rsidR="00557925">
          <w:t xml:space="preserve">own </w:t>
        </w:r>
      </w:ins>
      <w:ins w:id="235" w:author="rewjs" w:date="2015-11-30T11:27:00Z">
        <w:r>
          <w:t>data</w:t>
        </w:r>
      </w:ins>
      <w:ins w:id="236" w:author="rewjs" w:date="2015-11-30T11:26:00Z">
        <w:r>
          <w:t xml:space="preserve">.  The </w:t>
        </w:r>
        <w:proofErr w:type="spellStart"/>
        <w:r>
          <w:t>P</w:t>
        </w:r>
      </w:ins>
      <w:ins w:id="237" w:author="rewjs" w:date="2015-11-30T11:28:00Z">
        <w:r>
          <w:t>atient</w:t>
        </w:r>
      </w:ins>
      <w:ins w:id="238" w:author="rewjs" w:date="2015-11-30T11:26:00Z">
        <w:r>
          <w:t>Controller</w:t>
        </w:r>
        <w:proofErr w:type="spellEnd"/>
        <w:r>
          <w:t xml:space="preserve"> will query the database for </w:t>
        </w:r>
      </w:ins>
      <w:ins w:id="239" w:author="rewjs" w:date="2015-11-30T11:28:00Z">
        <w:r>
          <w:t>their</w:t>
        </w:r>
      </w:ins>
      <w:ins w:id="240" w:author="rewjs" w:date="2015-11-30T11:26:00Z">
        <w:r>
          <w:t xml:space="preserve"> information.  The </w:t>
        </w:r>
        <w:proofErr w:type="spellStart"/>
        <w:r>
          <w:t>P</w:t>
        </w:r>
      </w:ins>
      <w:ins w:id="241" w:author="rewjs" w:date="2015-11-30T11:28:00Z">
        <w:r>
          <w:t>atient</w:t>
        </w:r>
      </w:ins>
      <w:ins w:id="242" w:author="rewjs" w:date="2015-11-30T11:26:00Z">
        <w:r>
          <w:t>View</w:t>
        </w:r>
        <w:proofErr w:type="spellEnd"/>
        <w:r>
          <w:t xml:space="preserve"> will display </w:t>
        </w:r>
      </w:ins>
      <w:ins w:id="243" w:author="rewjs" w:date="2015-11-30T11:28:00Z">
        <w:r>
          <w:t>their</w:t>
        </w:r>
      </w:ins>
      <w:ins w:id="244" w:author="rewjs" w:date="2015-11-30T11:26:00Z">
        <w:r>
          <w:t xml:space="preserve"> information</w:t>
        </w:r>
      </w:ins>
      <w:ins w:id="245" w:author="rewjs" w:date="2015-11-30T11:28:00Z">
        <w:r>
          <w:t>.</w:t>
        </w:r>
      </w:ins>
    </w:p>
    <w:p w:rsidR="00A72A82" w:rsidRDefault="00A72A82" w:rsidP="00C758B7">
      <w:pPr>
        <w:keepNext/>
        <w:keepLines/>
        <w:rPr>
          <w:ins w:id="246" w:author="rewjs" w:date="2015-11-30T11:43:00Z"/>
        </w:rPr>
      </w:pPr>
      <w:ins w:id="247" w:author="rewjs" w:date="2015-11-30T11:42:00Z">
        <w:r>
          <w:rPr>
            <w:noProof/>
          </w:rPr>
          <w:drawing>
            <wp:inline distT="0" distB="0" distL="0" distR="0">
              <wp:extent cx="5943600" cy="219075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943600" cy="2190750"/>
                      </a:xfrm>
                      <a:prstGeom prst="rect">
                        <a:avLst/>
                      </a:prstGeom>
                      <a:noFill/>
                      <a:ln w="9525">
                        <a:noFill/>
                        <a:miter lim="800000"/>
                        <a:headEnd/>
                        <a:tailEnd/>
                      </a:ln>
                    </pic:spPr>
                  </pic:pic>
                </a:graphicData>
              </a:graphic>
            </wp:inline>
          </w:drawing>
        </w:r>
      </w:ins>
    </w:p>
    <w:p w:rsidR="00A72A82" w:rsidRPr="00D7622F" w:rsidRDefault="00A72A82" w:rsidP="00557925">
      <w:pPr>
        <w:keepNext/>
        <w:keepLines/>
        <w:jc w:val="center"/>
        <w:pPrChange w:id="248" w:author="rewjs" w:date="2015-11-30T11:43:00Z">
          <w:pPr>
            <w:keepNext/>
            <w:keepLines/>
          </w:pPr>
        </w:pPrChange>
      </w:pPr>
      <w:ins w:id="249" w:author="rewjs" w:date="2015-11-30T11:43:00Z">
        <w:r w:rsidRPr="001E5B33">
          <w:rPr>
            <w:b/>
          </w:rPr>
          <w:t>Figure 2.</w:t>
        </w:r>
        <w:r>
          <w:rPr>
            <w:b/>
          </w:rPr>
          <w:t>16</w:t>
        </w:r>
        <w:r w:rsidRPr="001E5B33">
          <w:t>:</w:t>
        </w:r>
        <w:r>
          <w:rPr>
            <w:b/>
          </w:rPr>
          <w:t xml:space="preserve"> </w:t>
        </w:r>
        <w:r w:rsidR="00557925">
          <w:t xml:space="preserve">View </w:t>
        </w:r>
      </w:ins>
      <w:ins w:id="250" w:author="rewjs" w:date="2015-11-30T11:44:00Z">
        <w:r w:rsidR="00557925">
          <w:t xml:space="preserve">Own </w:t>
        </w:r>
      </w:ins>
      <w:ins w:id="251" w:author="rewjs" w:date="2015-11-30T11:43:00Z">
        <w:r w:rsidR="00557925">
          <w:t>Data Sequence Diagram</w:t>
        </w:r>
      </w:ins>
    </w:p>
    <w:p w:rsidR="00DE6FC9" w:rsidRDefault="00DE6FC9" w:rsidP="003C3B4F">
      <w:pPr>
        <w:pStyle w:val="Heading2"/>
      </w:pPr>
      <w:bookmarkStart w:id="252" w:name="_Toc436615109"/>
      <w:bookmarkStart w:id="253" w:name="_Toc436615147"/>
      <w:bookmarkStart w:id="254" w:name="_Toc436647483"/>
      <w:bookmarkEnd w:id="252"/>
      <w:bookmarkEnd w:id="253"/>
      <w:r>
        <w:t>Database Schema</w:t>
      </w:r>
      <w:bookmarkEnd w:id="254"/>
    </w:p>
    <w:p w:rsidR="0007031F" w:rsidRPr="0007031F" w:rsidRDefault="00D91470" w:rsidP="003C3B4F">
      <w:pPr>
        <w:keepNext/>
        <w:keepLines/>
      </w:pPr>
      <w:r>
        <w:t>Figure 2.</w:t>
      </w:r>
      <w:r w:rsidR="00B81909">
        <w:t>16</w:t>
      </w:r>
      <w:r>
        <w:t xml:space="preserve"> </w:t>
      </w:r>
      <w:r w:rsidR="0007031F">
        <w:t>below shows the SQL database schema that will be implemented with this system.  The database that will be used is SQL Server 2014.  The database will be developed using the Entity Framework 6.0 package through Visual Studio 2015.  The diagram shows all the tables and columns in each table.  Primary keys for each table are denoted with (PK), and foreign keys are denoted with (FK).  The links show not only the association information but also point to the columns in each table the foreign key refers to.  Each class is further described in the detailed design section 3.2.1.</w:t>
      </w:r>
    </w:p>
    <w:p w:rsidR="00DE6FC9" w:rsidRDefault="00B81909" w:rsidP="003C3B4F">
      <w:pPr>
        <w:keepNext/>
        <w:keepLines/>
      </w:pPr>
      <w:r>
        <w:rPr>
          <w:noProof/>
        </w:rPr>
        <w:drawing>
          <wp:inline distT="0" distB="0" distL="0" distR="0">
            <wp:extent cx="6591210" cy="5231958"/>
            <wp:effectExtent l="0" t="0" r="0" b="0"/>
            <wp:docPr id="18" name="Picture 18" descr="C:\Users\jimmy.duggan\Documents\GitHub\med656\Diagrams\databasesch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immy.duggan\Documents\GitHub\med656\Diagrams\databaseschema.jpg"/>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591394" cy="5232104"/>
                    </a:xfrm>
                    <a:prstGeom prst="rect">
                      <a:avLst/>
                    </a:prstGeom>
                    <a:noFill/>
                    <a:ln>
                      <a:noFill/>
                    </a:ln>
                  </pic:spPr>
                </pic:pic>
              </a:graphicData>
            </a:graphic>
          </wp:inline>
        </w:drawing>
      </w:r>
    </w:p>
    <w:p w:rsidR="0007031F" w:rsidRPr="0007031F" w:rsidRDefault="0007031F" w:rsidP="003C3B4F">
      <w:pPr>
        <w:keepNext/>
        <w:keepLines/>
        <w:jc w:val="center"/>
      </w:pPr>
      <w:r w:rsidRPr="0007031F">
        <w:rPr>
          <w:b/>
        </w:rPr>
        <w:t>Figure 2.</w:t>
      </w:r>
      <w:r w:rsidR="00B81909">
        <w:rPr>
          <w:b/>
        </w:rPr>
        <w:t>16</w:t>
      </w:r>
      <w:r w:rsidRPr="0007031F">
        <w:rPr>
          <w:b/>
        </w:rPr>
        <w:t>:</w:t>
      </w:r>
      <w:r>
        <w:t xml:space="preserve"> Database Schema</w:t>
      </w:r>
    </w:p>
    <w:p w:rsidR="00812105" w:rsidRDefault="005A781D" w:rsidP="003C3B4F">
      <w:pPr>
        <w:pStyle w:val="Heading1"/>
      </w:pPr>
      <w:bookmarkStart w:id="255" w:name="_Toc436647484"/>
      <w:r>
        <w:t>Detailed Description of Components</w:t>
      </w:r>
      <w:bookmarkEnd w:id="255"/>
    </w:p>
    <w:p w:rsidR="00812105" w:rsidRDefault="002C6ED4" w:rsidP="003C3B4F">
      <w:pPr>
        <w:pStyle w:val="Heading2"/>
      </w:pPr>
      <w:bookmarkStart w:id="256" w:name="_Toc436647485"/>
      <w:r>
        <w:t>Presentation Layer Overview</w:t>
      </w:r>
      <w:bookmarkEnd w:id="256"/>
    </w:p>
    <w:p w:rsidR="00812105" w:rsidRDefault="00287C9A" w:rsidP="003C3B4F">
      <w:pPr>
        <w:pStyle w:val="Heading3"/>
        <w:keepNext/>
        <w:keepLines/>
      </w:pPr>
      <w:bookmarkStart w:id="257" w:name="_Toc435182015"/>
      <w:bookmarkStart w:id="258" w:name="_Toc436647486"/>
      <w:r w:rsidRPr="00282662">
        <w:t>Controllers</w:t>
      </w:r>
      <w:bookmarkStart w:id="259" w:name="_UserLoginController"/>
      <w:bookmarkEnd w:id="257"/>
      <w:bookmarkEnd w:id="259"/>
      <w:bookmarkEnd w:id="258"/>
    </w:p>
    <w:p w:rsidR="00812105" w:rsidRPr="00297E9F" w:rsidRDefault="00287C9A" w:rsidP="003C3B4F">
      <w:pPr>
        <w:pStyle w:val="Heading4"/>
        <w:keepNext/>
        <w:keepLines/>
      </w:pPr>
      <w:proofErr w:type="spellStart"/>
      <w:r w:rsidRPr="00297E9F">
        <w:t>SelectDataController</w:t>
      </w:r>
      <w:bookmarkStart w:id="260" w:name="_UserAccountController"/>
      <w:bookmarkEnd w:id="260"/>
      <w:proofErr w:type="spellEnd"/>
    </w:p>
    <w:p w:rsidR="00812105" w:rsidRDefault="00287C9A" w:rsidP="003C3B4F">
      <w:pPr>
        <w:keepNext/>
        <w:keepLines/>
        <w:spacing w:after="120" w:line="240" w:lineRule="auto"/>
      </w:pPr>
      <w:r>
        <w:t xml:space="preserve">This class is responsible for selecting the data files for processing. This class provides the backend for the </w:t>
      </w:r>
      <w:proofErr w:type="spellStart"/>
      <w:r>
        <w:rPr>
          <w:b/>
        </w:rPr>
        <w:t>SelectDataView</w:t>
      </w:r>
      <w:proofErr w:type="spellEnd"/>
      <w:r>
        <w:t xml:space="preserve">.  See Figure </w:t>
      </w:r>
      <w:r w:rsidR="00DE6FC9">
        <w:t>2.2</w:t>
      </w:r>
      <w:r>
        <w:t xml:space="preserve"> sequence diagram for this controller.</w:t>
      </w:r>
    </w:p>
    <w:p w:rsidR="00812105" w:rsidRDefault="00287C9A" w:rsidP="003C3B4F">
      <w:pPr>
        <w:keepNext/>
        <w:keepLines/>
        <w:spacing w:after="0" w:line="240" w:lineRule="auto"/>
        <w:rPr>
          <w:b/>
        </w:rPr>
      </w:pPr>
      <w:r>
        <w:rPr>
          <w:b/>
        </w:rPr>
        <w:t>&lt;&lt;Task&gt;&gt;</w:t>
      </w:r>
    </w:p>
    <w:p w:rsidR="00812105" w:rsidRDefault="00287C9A" w:rsidP="003C3B4F">
      <w:pPr>
        <w:keepNext/>
        <w:keepLines/>
        <w:spacing w:after="0" w:line="240" w:lineRule="auto"/>
        <w:ind w:firstLine="720"/>
        <w:rPr>
          <w:b/>
        </w:rPr>
      </w:pPr>
      <w:r>
        <w:rPr>
          <w:b/>
        </w:rPr>
        <w:t>Attributes:</w:t>
      </w:r>
    </w:p>
    <w:p w:rsidR="00812105" w:rsidRDefault="00287C9A" w:rsidP="003C3B4F">
      <w:pPr>
        <w:pStyle w:val="ListParagraph"/>
        <w:keepNext/>
        <w:keepLines/>
        <w:numPr>
          <w:ilvl w:val="0"/>
          <w:numId w:val="8"/>
        </w:numPr>
        <w:spacing w:after="0" w:line="240" w:lineRule="auto"/>
      </w:pPr>
      <w:r>
        <w:rPr>
          <w:b/>
        </w:rPr>
        <w:t>Private Collection&lt;</w:t>
      </w:r>
      <w:proofErr w:type="spellStart"/>
      <w:r>
        <w:rPr>
          <w:b/>
        </w:rPr>
        <w:t>int</w:t>
      </w:r>
      <w:proofErr w:type="spellEnd"/>
      <w:r>
        <w:rPr>
          <w:b/>
        </w:rPr>
        <w:t xml:space="preserve">, String&gt; </w:t>
      </w:r>
      <w:proofErr w:type="spellStart"/>
      <w:r>
        <w:t>DataFiles</w:t>
      </w:r>
      <w:proofErr w:type="spellEnd"/>
    </w:p>
    <w:p w:rsidR="00812105" w:rsidRDefault="00287C9A" w:rsidP="003C3B4F">
      <w:pPr>
        <w:pStyle w:val="ListParagraph"/>
        <w:keepNext/>
        <w:keepLines/>
        <w:numPr>
          <w:ilvl w:val="1"/>
          <w:numId w:val="8"/>
        </w:numPr>
        <w:spacing w:after="0" w:line="240" w:lineRule="auto"/>
      </w:pPr>
      <w:r>
        <w:t>Dictionary containing the paths to the data files and a unique id.</w:t>
      </w:r>
    </w:p>
    <w:p w:rsidR="00812105" w:rsidRDefault="00812105" w:rsidP="003C3B4F">
      <w:pPr>
        <w:pStyle w:val="ListParagraph"/>
        <w:keepNext/>
        <w:keepLines/>
        <w:spacing w:after="0" w:line="240" w:lineRule="auto"/>
        <w:ind w:left="2160"/>
      </w:pPr>
    </w:p>
    <w:p w:rsidR="00812105" w:rsidRDefault="00287C9A" w:rsidP="003C3B4F">
      <w:pPr>
        <w:pStyle w:val="ListParagraph"/>
        <w:keepNext/>
        <w:keepLines/>
        <w:numPr>
          <w:ilvl w:val="0"/>
          <w:numId w:val="8"/>
        </w:numPr>
        <w:spacing w:after="0" w:line="240" w:lineRule="auto"/>
      </w:pPr>
      <w:r>
        <w:rPr>
          <w:b/>
        </w:rPr>
        <w:t xml:space="preserve">Private String </w:t>
      </w:r>
      <w:proofErr w:type="spellStart"/>
      <w:r>
        <w:t>DirectoryPath</w:t>
      </w:r>
      <w:proofErr w:type="spellEnd"/>
    </w:p>
    <w:p w:rsidR="00812105" w:rsidRDefault="00287C9A" w:rsidP="003C3B4F">
      <w:pPr>
        <w:pStyle w:val="ListParagraph"/>
        <w:keepNext/>
        <w:keepLines/>
        <w:numPr>
          <w:ilvl w:val="1"/>
          <w:numId w:val="8"/>
        </w:numPr>
        <w:spacing w:after="0" w:line="240" w:lineRule="auto"/>
      </w:pPr>
      <w:r>
        <w:t>Path to the directory containing the data files to be processed.</w:t>
      </w:r>
    </w:p>
    <w:p w:rsidR="00812105" w:rsidRDefault="00812105" w:rsidP="003C3B4F">
      <w:pPr>
        <w:keepNext/>
        <w:keepLines/>
        <w:spacing w:after="0" w:line="240" w:lineRule="auto"/>
        <w:rPr>
          <w:b/>
        </w:rPr>
      </w:pPr>
    </w:p>
    <w:p w:rsidR="00812105" w:rsidRDefault="00287C9A" w:rsidP="003C3B4F">
      <w:pPr>
        <w:keepNext/>
        <w:keepLines/>
        <w:spacing w:after="0" w:line="240" w:lineRule="auto"/>
        <w:ind w:left="720"/>
        <w:rPr>
          <w:b/>
        </w:rPr>
      </w:pPr>
      <w:r>
        <w:rPr>
          <w:b/>
        </w:rPr>
        <w:t>Operations:</w:t>
      </w:r>
    </w:p>
    <w:p w:rsidR="00812105" w:rsidRDefault="00287C9A" w:rsidP="003C3B4F">
      <w:pPr>
        <w:pStyle w:val="ListParagraph"/>
        <w:keepNext/>
        <w:keepLines/>
        <w:numPr>
          <w:ilvl w:val="0"/>
          <w:numId w:val="7"/>
        </w:numPr>
        <w:spacing w:after="0" w:line="240" w:lineRule="auto"/>
      </w:pPr>
      <w:r>
        <w:t>Sets and gets for all attributes.</w:t>
      </w:r>
    </w:p>
    <w:p w:rsidR="00812105" w:rsidRDefault="00812105" w:rsidP="003C3B4F">
      <w:pPr>
        <w:keepNext/>
        <w:keepLines/>
        <w:spacing w:after="0" w:line="240" w:lineRule="auto"/>
        <w:ind w:left="720"/>
      </w:pPr>
    </w:p>
    <w:p w:rsidR="00812105" w:rsidRDefault="00287C9A" w:rsidP="003C3B4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rsidRPr="00B41F9B">
        <w:t>btnFolderBrowse</w:t>
      </w:r>
      <w:r>
        <w:t>Click</w:t>
      </w:r>
      <w:proofErr w:type="spellEnd"/>
      <w:r>
        <w:t>()</w:t>
      </w:r>
    </w:p>
    <w:p w:rsidR="00812105" w:rsidRDefault="00287C9A" w:rsidP="003C3B4F">
      <w:pPr>
        <w:pStyle w:val="ListParagraph"/>
        <w:keepNext/>
        <w:keepLines/>
        <w:numPr>
          <w:ilvl w:val="1"/>
          <w:numId w:val="7"/>
        </w:numPr>
        <w:spacing w:after="0" w:line="240" w:lineRule="auto"/>
      </w:pPr>
      <w:r w:rsidRPr="005D09AF">
        <w:t>When the folder browser button is clicked a folder browser dialog object is created</w:t>
      </w:r>
      <w:r>
        <w:t>, a directory is selected by the user,</w:t>
      </w:r>
      <w:r w:rsidRPr="005D09AF">
        <w:t xml:space="preserve"> and the </w:t>
      </w:r>
      <w:proofErr w:type="spellStart"/>
      <w:r>
        <w:t>DirectoryPath</w:t>
      </w:r>
      <w:proofErr w:type="spellEnd"/>
      <w:r>
        <w:t xml:space="preserve"> is set.</w:t>
      </w:r>
    </w:p>
    <w:p w:rsidR="00812105" w:rsidRDefault="00287C9A" w:rsidP="003C3B4F">
      <w:pPr>
        <w:pStyle w:val="ListParagraph"/>
        <w:keepNext/>
        <w:keepLines/>
        <w:numPr>
          <w:ilvl w:val="1"/>
          <w:numId w:val="7"/>
        </w:numPr>
        <w:spacing w:after="0" w:line="240" w:lineRule="auto"/>
      </w:pPr>
      <w:r>
        <w:t xml:space="preserve">The results are returned to the </w:t>
      </w:r>
      <w:proofErr w:type="spellStart"/>
      <w:r>
        <w:rPr>
          <w:b/>
        </w:rPr>
        <w:t>SelectDataView</w:t>
      </w:r>
      <w:proofErr w:type="spellEnd"/>
      <w:r>
        <w:rPr>
          <w:b/>
        </w:rPr>
        <w:t>.</w:t>
      </w:r>
    </w:p>
    <w:p w:rsidR="00812105" w:rsidRDefault="00812105" w:rsidP="003C3B4F">
      <w:pPr>
        <w:keepNext/>
        <w:keepLines/>
        <w:spacing w:after="0" w:line="240" w:lineRule="auto"/>
        <w:ind w:left="720"/>
      </w:pPr>
    </w:p>
    <w:p w:rsidR="00812105" w:rsidRDefault="00287C9A" w:rsidP="003C3B4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DragAndDropFiles</w:t>
      </w:r>
      <w:proofErr w:type="spellEnd"/>
      <w:r>
        <w:t>()</w:t>
      </w:r>
    </w:p>
    <w:p w:rsidR="00812105" w:rsidRDefault="00287C9A" w:rsidP="003C3B4F">
      <w:pPr>
        <w:pStyle w:val="ListParagraph"/>
        <w:keepNext/>
        <w:keepLines/>
        <w:numPr>
          <w:ilvl w:val="1"/>
          <w:numId w:val="7"/>
        </w:numPr>
        <w:spacing w:after="0" w:line="240" w:lineRule="auto"/>
      </w:pPr>
      <w:r w:rsidRPr="005D09AF">
        <w:t xml:space="preserve">When the </w:t>
      </w:r>
      <w:r>
        <w:t>desired files are selected and dropped into the GUI window.</w:t>
      </w:r>
    </w:p>
    <w:p w:rsidR="00812105" w:rsidRDefault="00287C9A" w:rsidP="003C3B4F">
      <w:pPr>
        <w:pStyle w:val="ListParagraph"/>
        <w:keepNext/>
        <w:keepLines/>
        <w:numPr>
          <w:ilvl w:val="1"/>
          <w:numId w:val="7"/>
        </w:numPr>
        <w:spacing w:after="0" w:line="240" w:lineRule="auto"/>
      </w:pPr>
      <w:r>
        <w:t xml:space="preserve">The results are returned to the </w:t>
      </w:r>
      <w:proofErr w:type="spellStart"/>
      <w:r>
        <w:rPr>
          <w:b/>
        </w:rPr>
        <w:t>SelectDataView</w:t>
      </w:r>
      <w:proofErr w:type="spellEnd"/>
      <w:r>
        <w:rPr>
          <w:b/>
        </w:rPr>
        <w:t>.</w:t>
      </w:r>
    </w:p>
    <w:p w:rsidR="00812105" w:rsidRDefault="00812105" w:rsidP="003C3B4F">
      <w:pPr>
        <w:keepNext/>
        <w:keepLines/>
        <w:spacing w:after="0" w:line="240" w:lineRule="auto"/>
      </w:pPr>
    </w:p>
    <w:p w:rsidR="00812105" w:rsidRDefault="00287C9A" w:rsidP="003C3B4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btnClearClick</w:t>
      </w:r>
      <w:proofErr w:type="spellEnd"/>
      <w:r>
        <w:t>()</w:t>
      </w:r>
    </w:p>
    <w:p w:rsidR="00812105" w:rsidRDefault="00287C9A" w:rsidP="003C3B4F">
      <w:pPr>
        <w:pStyle w:val="ListParagraph"/>
        <w:keepNext/>
        <w:keepLines/>
        <w:numPr>
          <w:ilvl w:val="1"/>
          <w:numId w:val="7"/>
        </w:numPr>
        <w:spacing w:after="0" w:line="240" w:lineRule="auto"/>
      </w:pPr>
      <w:r>
        <w:t>When the clear button is clicked any stored data and file path(s) will be removed.</w:t>
      </w:r>
    </w:p>
    <w:p w:rsidR="00812105" w:rsidRDefault="00287C9A" w:rsidP="003C3B4F">
      <w:pPr>
        <w:pStyle w:val="ListParagraph"/>
        <w:keepNext/>
        <w:keepLines/>
        <w:numPr>
          <w:ilvl w:val="2"/>
          <w:numId w:val="7"/>
        </w:numPr>
        <w:spacing w:after="0" w:line="240" w:lineRule="auto"/>
      </w:pPr>
      <w:proofErr w:type="spellStart"/>
      <w:r>
        <w:t>DirectoryPath</w:t>
      </w:r>
      <w:proofErr w:type="spellEnd"/>
      <w:r>
        <w:t xml:space="preserve"> variable reset</w:t>
      </w:r>
    </w:p>
    <w:p w:rsidR="00812105" w:rsidRDefault="00287C9A" w:rsidP="003C3B4F">
      <w:pPr>
        <w:pStyle w:val="ListParagraph"/>
        <w:keepNext/>
        <w:keepLines/>
        <w:numPr>
          <w:ilvl w:val="2"/>
          <w:numId w:val="7"/>
        </w:numPr>
        <w:spacing w:after="0" w:line="240" w:lineRule="auto"/>
      </w:pPr>
      <w:proofErr w:type="spellStart"/>
      <w:r>
        <w:t>DataFiles</w:t>
      </w:r>
      <w:proofErr w:type="spellEnd"/>
      <w:r>
        <w:t xml:space="preserve"> collection emptied</w:t>
      </w:r>
    </w:p>
    <w:p w:rsidR="00812105" w:rsidRDefault="00287C9A" w:rsidP="003C3B4F">
      <w:pPr>
        <w:pStyle w:val="ListParagraph"/>
        <w:keepNext/>
        <w:keepLines/>
        <w:numPr>
          <w:ilvl w:val="2"/>
          <w:numId w:val="7"/>
        </w:numPr>
        <w:spacing w:after="0" w:line="240" w:lineRule="auto"/>
      </w:pPr>
      <w:r>
        <w:t xml:space="preserve">The results are returned to the </w:t>
      </w:r>
      <w:proofErr w:type="spellStart"/>
      <w:r>
        <w:rPr>
          <w:b/>
        </w:rPr>
        <w:t>SelectDataView</w:t>
      </w:r>
      <w:proofErr w:type="spellEnd"/>
      <w:r>
        <w:rPr>
          <w:b/>
        </w:rPr>
        <w:t>.</w:t>
      </w:r>
    </w:p>
    <w:p w:rsidR="00812105" w:rsidRDefault="00812105" w:rsidP="003C3B4F">
      <w:pPr>
        <w:pStyle w:val="ListParagraph"/>
        <w:keepNext/>
        <w:keepLines/>
        <w:spacing w:after="0" w:line="240" w:lineRule="auto"/>
        <w:ind w:left="2520"/>
      </w:pPr>
    </w:p>
    <w:p w:rsidR="00812105" w:rsidRDefault="00287C9A" w:rsidP="003C3B4F">
      <w:pPr>
        <w:pStyle w:val="ListParagraph"/>
        <w:keepNext/>
        <w:keepLines/>
        <w:numPr>
          <w:ilvl w:val="0"/>
          <w:numId w:val="7"/>
        </w:numPr>
        <w:spacing w:after="0" w:line="240" w:lineRule="auto"/>
      </w:pPr>
      <w:r>
        <w:rPr>
          <w:b/>
        </w:rPr>
        <w:t xml:space="preserve">Private </w:t>
      </w:r>
      <w:proofErr w:type="spellStart"/>
      <w:r>
        <w:rPr>
          <w:b/>
        </w:rPr>
        <w:t>ActionResult</w:t>
      </w:r>
      <w:proofErr w:type="spellEnd"/>
      <w:r>
        <w:t xml:space="preserve"> </w:t>
      </w:r>
      <w:proofErr w:type="spellStart"/>
      <w:r>
        <w:t>btnNextClick</w:t>
      </w:r>
      <w:proofErr w:type="spellEnd"/>
      <w:r>
        <w:t>()</w:t>
      </w:r>
    </w:p>
    <w:p w:rsidR="00812105" w:rsidRDefault="00287C9A" w:rsidP="003C3B4F">
      <w:pPr>
        <w:pStyle w:val="ListParagraph"/>
        <w:keepNext/>
        <w:keepLines/>
        <w:numPr>
          <w:ilvl w:val="1"/>
          <w:numId w:val="7"/>
        </w:numPr>
        <w:spacing w:after="0" w:line="240" w:lineRule="auto"/>
      </w:pPr>
      <w:r>
        <w:t xml:space="preserve">When the next button is clicked the file locations of the files in the </w:t>
      </w:r>
      <w:proofErr w:type="spellStart"/>
      <w:r>
        <w:t>DirectoryPath</w:t>
      </w:r>
      <w:proofErr w:type="spellEnd"/>
      <w:r>
        <w:t xml:space="preserve"> are added to the </w:t>
      </w:r>
      <w:proofErr w:type="spellStart"/>
      <w:r>
        <w:t>DataFiles</w:t>
      </w:r>
      <w:proofErr w:type="spellEnd"/>
      <w:r>
        <w:t xml:space="preserve"> collection.</w:t>
      </w:r>
    </w:p>
    <w:p w:rsidR="00812105" w:rsidRDefault="00287C9A" w:rsidP="003C3B4F">
      <w:pPr>
        <w:pStyle w:val="ListParagraph"/>
        <w:keepNext/>
        <w:keepLines/>
        <w:numPr>
          <w:ilvl w:val="1"/>
          <w:numId w:val="7"/>
        </w:numPr>
        <w:spacing w:after="0" w:line="240" w:lineRule="auto"/>
      </w:pPr>
      <w:r>
        <w:t xml:space="preserve">The </w:t>
      </w:r>
      <w:proofErr w:type="spellStart"/>
      <w:r>
        <w:t>DataFiles</w:t>
      </w:r>
      <w:proofErr w:type="spellEnd"/>
      <w:r>
        <w:t xml:space="preserve"> collection is passed to the </w:t>
      </w:r>
      <w:proofErr w:type="spellStart"/>
      <w:r w:rsidRPr="0084672C">
        <w:rPr>
          <w:b/>
        </w:rPr>
        <w:t>SelectActivityController</w:t>
      </w:r>
      <w:proofErr w:type="spellEnd"/>
      <w:r w:rsidRPr="0084672C">
        <w:rPr>
          <w:b/>
        </w:rPr>
        <w:t>.</w:t>
      </w:r>
    </w:p>
    <w:p w:rsidR="00812105" w:rsidRDefault="00812105" w:rsidP="003C3B4F">
      <w:pPr>
        <w:pStyle w:val="ListParagraph"/>
        <w:keepNext/>
        <w:keepLines/>
        <w:spacing w:after="0" w:line="240" w:lineRule="auto"/>
        <w:ind w:left="2520"/>
      </w:pPr>
    </w:p>
    <w:p w:rsidR="00812105" w:rsidRDefault="00287C9A" w:rsidP="003C3B4F">
      <w:pPr>
        <w:pStyle w:val="Heading4"/>
        <w:keepNext/>
        <w:keepLines/>
      </w:pPr>
      <w:bookmarkStart w:id="261" w:name="_UserHomeController"/>
      <w:bookmarkStart w:id="262" w:name="_Toc435182017"/>
      <w:bookmarkEnd w:id="261"/>
      <w:proofErr w:type="spellStart"/>
      <w:r>
        <w:t>SelectActivity</w:t>
      </w:r>
      <w:r w:rsidRPr="00896712">
        <w:t>Controller</w:t>
      </w:r>
      <w:bookmarkEnd w:id="262"/>
      <w:proofErr w:type="spellEnd"/>
    </w:p>
    <w:p w:rsidR="00812105" w:rsidRDefault="00287C9A" w:rsidP="003C3B4F">
      <w:pPr>
        <w:keepNext/>
        <w:keepLines/>
        <w:spacing w:after="0" w:line="240" w:lineRule="auto"/>
      </w:pPr>
      <w:r>
        <w:t xml:space="preserve">This class is responsible for assigning an activity to a date and time portion of a data file.  This class provides the backend for the </w:t>
      </w:r>
      <w:proofErr w:type="spellStart"/>
      <w:r>
        <w:rPr>
          <w:b/>
        </w:rPr>
        <w:t>SelectActivityView</w:t>
      </w:r>
      <w:proofErr w:type="spellEnd"/>
      <w:r>
        <w:t xml:space="preserve">.  See Figure </w:t>
      </w:r>
      <w:r w:rsidR="00DE6FC9">
        <w:t xml:space="preserve">2.2 </w:t>
      </w:r>
      <w:r>
        <w:t>sequence diagram for this controller.</w:t>
      </w:r>
    </w:p>
    <w:p w:rsidR="00812105" w:rsidRDefault="00812105" w:rsidP="003C3B4F">
      <w:pPr>
        <w:keepNext/>
        <w:keepLines/>
        <w:spacing w:after="0" w:line="240" w:lineRule="auto"/>
      </w:pPr>
    </w:p>
    <w:p w:rsidR="00812105" w:rsidRDefault="00287C9A" w:rsidP="003C3B4F">
      <w:pPr>
        <w:keepNext/>
        <w:keepLines/>
        <w:spacing w:after="0" w:line="240" w:lineRule="auto"/>
        <w:rPr>
          <w:b/>
        </w:rPr>
      </w:pPr>
      <w:r>
        <w:rPr>
          <w:b/>
        </w:rPr>
        <w:t>&lt;&lt;Task&gt;&gt;</w:t>
      </w:r>
    </w:p>
    <w:p w:rsidR="00812105" w:rsidRDefault="00287C9A" w:rsidP="003C3B4F">
      <w:pPr>
        <w:keepNext/>
        <w:keepLines/>
        <w:spacing w:after="0" w:line="240" w:lineRule="auto"/>
        <w:ind w:firstLine="720"/>
        <w:rPr>
          <w:b/>
        </w:rPr>
      </w:pPr>
      <w:r>
        <w:rPr>
          <w:b/>
        </w:rPr>
        <w:t>Attributes:</w:t>
      </w:r>
    </w:p>
    <w:p w:rsidR="00812105" w:rsidRDefault="00287C9A" w:rsidP="003C3B4F">
      <w:pPr>
        <w:pStyle w:val="ListParagraph"/>
        <w:keepNext/>
        <w:keepLines/>
        <w:numPr>
          <w:ilvl w:val="0"/>
          <w:numId w:val="8"/>
        </w:numPr>
        <w:spacing w:after="0" w:line="240" w:lineRule="auto"/>
        <w:rPr>
          <w:b/>
        </w:rPr>
      </w:pPr>
      <w:r>
        <w:rPr>
          <w:b/>
        </w:rPr>
        <w:t xml:space="preserve">Private Collection&lt;Activity&gt; </w:t>
      </w:r>
      <w:r>
        <w:t>Activities</w:t>
      </w:r>
    </w:p>
    <w:p w:rsidR="00812105" w:rsidRDefault="00287C9A" w:rsidP="003C3B4F">
      <w:pPr>
        <w:pStyle w:val="ListParagraph"/>
        <w:keepNext/>
        <w:keepLines/>
        <w:numPr>
          <w:ilvl w:val="1"/>
          <w:numId w:val="8"/>
        </w:numPr>
        <w:spacing w:after="0" w:line="240" w:lineRule="auto"/>
        <w:rPr>
          <w:b/>
        </w:rPr>
      </w:pPr>
      <w:proofErr w:type="gramStart"/>
      <w:r>
        <w:t>Activities is</w:t>
      </w:r>
      <w:proofErr w:type="gramEnd"/>
      <w:r>
        <w:t xml:space="preserve"> a collection used to hold all </w:t>
      </w:r>
      <w:r>
        <w:rPr>
          <w:b/>
        </w:rPr>
        <w:t xml:space="preserve">Activity </w:t>
      </w:r>
      <w:r>
        <w:t xml:space="preserve">objects. </w:t>
      </w:r>
    </w:p>
    <w:p w:rsidR="00812105" w:rsidRDefault="00812105" w:rsidP="003C3B4F">
      <w:pPr>
        <w:keepNext/>
        <w:keepLines/>
        <w:spacing w:after="0" w:line="240" w:lineRule="auto"/>
        <w:rPr>
          <w:b/>
        </w:rPr>
      </w:pPr>
    </w:p>
    <w:p w:rsidR="00812105" w:rsidRDefault="00287C9A" w:rsidP="003C3B4F">
      <w:pPr>
        <w:keepNext/>
        <w:keepLines/>
        <w:spacing w:after="0" w:line="240" w:lineRule="auto"/>
        <w:ind w:left="720"/>
        <w:rPr>
          <w:b/>
        </w:rPr>
      </w:pPr>
      <w:r>
        <w:rPr>
          <w:b/>
        </w:rPr>
        <w:t>Operations:</w:t>
      </w:r>
    </w:p>
    <w:p w:rsidR="00812105" w:rsidRDefault="00287C9A" w:rsidP="003C3B4F">
      <w:pPr>
        <w:pStyle w:val="ListParagraph"/>
        <w:keepNext/>
        <w:keepLines/>
        <w:numPr>
          <w:ilvl w:val="0"/>
          <w:numId w:val="7"/>
        </w:numPr>
        <w:spacing w:after="0" w:line="240" w:lineRule="auto"/>
      </w:pPr>
      <w:r>
        <w:t>Sets and gets for all attributes.</w:t>
      </w:r>
    </w:p>
    <w:p w:rsidR="00812105" w:rsidRDefault="00812105" w:rsidP="003C3B4F">
      <w:pPr>
        <w:keepNext/>
        <w:keepLines/>
        <w:spacing w:after="0" w:line="240" w:lineRule="auto"/>
        <w:ind w:left="720"/>
        <w:rPr>
          <w:b/>
        </w:rPr>
      </w:pPr>
    </w:p>
    <w:p w:rsidR="00812105" w:rsidRDefault="00287C9A" w:rsidP="003C3B4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SelectFile</w:t>
      </w:r>
      <w:proofErr w:type="spellEnd"/>
      <w:r>
        <w:t>()</w:t>
      </w:r>
    </w:p>
    <w:p w:rsidR="00812105" w:rsidRDefault="00287C9A" w:rsidP="003C3B4F">
      <w:pPr>
        <w:pStyle w:val="ListParagraph"/>
        <w:keepNext/>
        <w:keepLines/>
        <w:numPr>
          <w:ilvl w:val="1"/>
          <w:numId w:val="7"/>
        </w:numPr>
        <w:spacing w:after="0" w:line="240" w:lineRule="auto"/>
      </w:pPr>
      <w:r>
        <w:t>A data file is selected (id).</w:t>
      </w:r>
    </w:p>
    <w:p w:rsidR="00812105" w:rsidRDefault="00287C9A" w:rsidP="003C3B4F">
      <w:pPr>
        <w:pStyle w:val="ListParagraph"/>
        <w:keepNext/>
        <w:keepLines/>
        <w:numPr>
          <w:ilvl w:val="1"/>
          <w:numId w:val="7"/>
        </w:numPr>
        <w:spacing w:after="0" w:line="240" w:lineRule="auto"/>
      </w:pPr>
      <w:r>
        <w:t xml:space="preserve">The results are returned to the </w:t>
      </w:r>
      <w:proofErr w:type="spellStart"/>
      <w:r>
        <w:rPr>
          <w:b/>
        </w:rPr>
        <w:t>SelectActivityView</w:t>
      </w:r>
      <w:proofErr w:type="spellEnd"/>
    </w:p>
    <w:p w:rsidR="00812105" w:rsidRDefault="00812105" w:rsidP="003C3B4F">
      <w:pPr>
        <w:keepNext/>
        <w:keepLines/>
        <w:spacing w:after="0" w:line="240" w:lineRule="auto"/>
        <w:ind w:left="720"/>
        <w:rPr>
          <w:b/>
        </w:rPr>
      </w:pPr>
    </w:p>
    <w:p w:rsidR="00812105" w:rsidRDefault="00287C9A" w:rsidP="003C3B4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SelectActivity</w:t>
      </w:r>
      <w:proofErr w:type="spellEnd"/>
      <w:r>
        <w:t>()</w:t>
      </w:r>
    </w:p>
    <w:p w:rsidR="00812105" w:rsidRDefault="00287C9A" w:rsidP="003C3B4F">
      <w:pPr>
        <w:pStyle w:val="ListParagraph"/>
        <w:keepNext/>
        <w:keepLines/>
        <w:numPr>
          <w:ilvl w:val="1"/>
          <w:numId w:val="7"/>
        </w:numPr>
        <w:spacing w:after="0" w:line="240" w:lineRule="auto"/>
      </w:pPr>
      <w:r>
        <w:t>An activity is selected.</w:t>
      </w:r>
    </w:p>
    <w:p w:rsidR="00812105" w:rsidRDefault="00287C9A" w:rsidP="003C3B4F">
      <w:pPr>
        <w:pStyle w:val="ListParagraph"/>
        <w:keepNext/>
        <w:keepLines/>
        <w:numPr>
          <w:ilvl w:val="1"/>
          <w:numId w:val="7"/>
        </w:numPr>
        <w:spacing w:after="0" w:line="240" w:lineRule="auto"/>
      </w:pPr>
      <w:r>
        <w:t xml:space="preserve">The results are returned to the </w:t>
      </w:r>
      <w:proofErr w:type="spellStart"/>
      <w:r>
        <w:rPr>
          <w:b/>
        </w:rPr>
        <w:t>SelectActivityView</w:t>
      </w:r>
      <w:proofErr w:type="spellEnd"/>
    </w:p>
    <w:p w:rsidR="00812105" w:rsidRDefault="00812105" w:rsidP="003C3B4F">
      <w:pPr>
        <w:keepNext/>
        <w:keepLines/>
        <w:spacing w:after="0" w:line="240" w:lineRule="auto"/>
        <w:ind w:left="720"/>
        <w:rPr>
          <w:b/>
        </w:rPr>
      </w:pPr>
    </w:p>
    <w:p w:rsidR="00812105" w:rsidRDefault="00287C9A" w:rsidP="003C3B4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AddDateRange</w:t>
      </w:r>
      <w:proofErr w:type="spellEnd"/>
      <w:r>
        <w:t>()</w:t>
      </w:r>
    </w:p>
    <w:p w:rsidR="00812105" w:rsidRDefault="00287C9A" w:rsidP="003C3B4F">
      <w:pPr>
        <w:pStyle w:val="ListParagraph"/>
        <w:keepNext/>
        <w:keepLines/>
        <w:numPr>
          <w:ilvl w:val="1"/>
          <w:numId w:val="7"/>
        </w:numPr>
        <w:spacing w:after="0" w:line="240" w:lineRule="auto"/>
      </w:pPr>
      <w:r>
        <w:t>A date and time range is selected.</w:t>
      </w:r>
    </w:p>
    <w:p w:rsidR="00812105" w:rsidRDefault="00287C9A" w:rsidP="003C3B4F">
      <w:pPr>
        <w:pStyle w:val="ListParagraph"/>
        <w:keepNext/>
        <w:keepLines/>
        <w:numPr>
          <w:ilvl w:val="1"/>
          <w:numId w:val="7"/>
        </w:numPr>
        <w:spacing w:after="0" w:line="240" w:lineRule="auto"/>
      </w:pPr>
      <w:r>
        <w:t xml:space="preserve">The results are returned to the </w:t>
      </w:r>
      <w:proofErr w:type="spellStart"/>
      <w:r>
        <w:rPr>
          <w:b/>
        </w:rPr>
        <w:t>SelectActivityView</w:t>
      </w:r>
      <w:proofErr w:type="spellEnd"/>
    </w:p>
    <w:p w:rsidR="00812105" w:rsidRDefault="00812105" w:rsidP="003C3B4F">
      <w:pPr>
        <w:keepNext/>
        <w:keepLines/>
        <w:spacing w:after="0" w:line="240" w:lineRule="auto"/>
        <w:ind w:left="720"/>
        <w:rPr>
          <w:b/>
        </w:rPr>
      </w:pPr>
    </w:p>
    <w:p w:rsidR="00812105" w:rsidRDefault="00287C9A" w:rsidP="003C3B4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AddActivity</w:t>
      </w:r>
      <w:proofErr w:type="spellEnd"/>
      <w:r>
        <w:t>()</w:t>
      </w:r>
    </w:p>
    <w:p w:rsidR="00812105" w:rsidRDefault="00287C9A" w:rsidP="003C3B4F">
      <w:pPr>
        <w:pStyle w:val="ListParagraph"/>
        <w:keepNext/>
        <w:keepLines/>
        <w:numPr>
          <w:ilvl w:val="1"/>
          <w:numId w:val="7"/>
        </w:numPr>
        <w:spacing w:after="0" w:line="240" w:lineRule="auto"/>
      </w:pPr>
      <w:r>
        <w:t>An activity object is created and assigned the values from the selections</w:t>
      </w:r>
    </w:p>
    <w:p w:rsidR="00812105" w:rsidRDefault="00287C9A" w:rsidP="003C3B4F">
      <w:pPr>
        <w:pStyle w:val="ListParagraph"/>
        <w:keepNext/>
        <w:keepLines/>
        <w:numPr>
          <w:ilvl w:val="2"/>
          <w:numId w:val="7"/>
        </w:numPr>
        <w:spacing w:after="0" w:line="240" w:lineRule="auto"/>
      </w:pPr>
      <w:r>
        <w:t>File id</w:t>
      </w:r>
    </w:p>
    <w:p w:rsidR="00812105" w:rsidRDefault="00287C9A" w:rsidP="003C3B4F">
      <w:pPr>
        <w:pStyle w:val="ListParagraph"/>
        <w:keepNext/>
        <w:keepLines/>
        <w:numPr>
          <w:ilvl w:val="2"/>
          <w:numId w:val="7"/>
        </w:numPr>
        <w:spacing w:after="0" w:line="240" w:lineRule="auto"/>
      </w:pPr>
      <w:r>
        <w:t>Activity</w:t>
      </w:r>
    </w:p>
    <w:p w:rsidR="00812105" w:rsidRDefault="00287C9A" w:rsidP="003C3B4F">
      <w:pPr>
        <w:pStyle w:val="ListParagraph"/>
        <w:keepNext/>
        <w:keepLines/>
        <w:numPr>
          <w:ilvl w:val="2"/>
          <w:numId w:val="7"/>
        </w:numPr>
        <w:spacing w:after="0" w:line="240" w:lineRule="auto"/>
      </w:pPr>
      <w:r>
        <w:t>Date time range</w:t>
      </w:r>
    </w:p>
    <w:p w:rsidR="00812105" w:rsidRDefault="00287C9A" w:rsidP="003C3B4F">
      <w:pPr>
        <w:pStyle w:val="ListParagraph"/>
        <w:keepNext/>
        <w:keepLines/>
        <w:numPr>
          <w:ilvl w:val="1"/>
          <w:numId w:val="7"/>
        </w:numPr>
        <w:spacing w:after="0" w:line="240" w:lineRule="auto"/>
      </w:pPr>
      <w:r>
        <w:t xml:space="preserve">The results are returned to the </w:t>
      </w:r>
      <w:proofErr w:type="spellStart"/>
      <w:r>
        <w:rPr>
          <w:b/>
        </w:rPr>
        <w:t>SelectActivityView</w:t>
      </w:r>
      <w:proofErr w:type="spellEnd"/>
    </w:p>
    <w:p w:rsidR="00812105" w:rsidRDefault="00812105" w:rsidP="003C3B4F">
      <w:pPr>
        <w:pStyle w:val="ListParagraph"/>
        <w:keepNext/>
        <w:keepLines/>
        <w:spacing w:after="0" w:line="240" w:lineRule="auto"/>
        <w:ind w:left="2520"/>
      </w:pPr>
    </w:p>
    <w:p w:rsidR="00812105" w:rsidRDefault="00287C9A" w:rsidP="003C3B4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ProcessData</w:t>
      </w:r>
      <w:proofErr w:type="spellEnd"/>
      <w:r>
        <w:t>()</w:t>
      </w:r>
    </w:p>
    <w:p w:rsidR="00812105" w:rsidRDefault="00287C9A" w:rsidP="003C3B4F">
      <w:pPr>
        <w:pStyle w:val="ListParagraph"/>
        <w:keepNext/>
        <w:keepLines/>
        <w:numPr>
          <w:ilvl w:val="1"/>
          <w:numId w:val="7"/>
        </w:numPr>
        <w:spacing w:after="0" w:line="240" w:lineRule="auto"/>
      </w:pPr>
      <w:r>
        <w:t>Iterates through the data files.</w:t>
      </w:r>
    </w:p>
    <w:p w:rsidR="00812105" w:rsidRDefault="00287C9A" w:rsidP="003C3B4F">
      <w:pPr>
        <w:pStyle w:val="ListParagraph"/>
        <w:keepNext/>
        <w:keepLines/>
        <w:numPr>
          <w:ilvl w:val="2"/>
          <w:numId w:val="7"/>
        </w:numPr>
        <w:spacing w:after="0" w:line="240" w:lineRule="auto"/>
      </w:pPr>
      <w:r>
        <w:t>Calls the Validate method to validate each data file</w:t>
      </w:r>
    </w:p>
    <w:p w:rsidR="00812105" w:rsidRDefault="00287C9A" w:rsidP="003C3B4F">
      <w:pPr>
        <w:pStyle w:val="ListParagraph"/>
        <w:keepNext/>
        <w:keepLines/>
        <w:numPr>
          <w:ilvl w:val="3"/>
          <w:numId w:val="7"/>
        </w:numPr>
        <w:spacing w:after="0" w:line="240" w:lineRule="auto"/>
      </w:pPr>
      <w:r>
        <w:t>If a file is invalid it is not process and any associated activates are dropped.</w:t>
      </w:r>
    </w:p>
    <w:p w:rsidR="00812105" w:rsidRDefault="00287C9A" w:rsidP="003C3B4F">
      <w:pPr>
        <w:pStyle w:val="ListParagraph"/>
        <w:keepNext/>
        <w:keepLines/>
        <w:numPr>
          <w:ilvl w:val="3"/>
          <w:numId w:val="7"/>
        </w:numPr>
        <w:spacing w:after="0" w:line="240" w:lineRule="auto"/>
      </w:pPr>
      <w:r>
        <w:t xml:space="preserve">If a file is valid the </w:t>
      </w:r>
      <w:proofErr w:type="spellStart"/>
      <w:r>
        <w:t>UploadDataFile</w:t>
      </w:r>
      <w:proofErr w:type="spellEnd"/>
      <w:r>
        <w:t xml:space="preserve"> method is called and passed the data file object</w:t>
      </w:r>
    </w:p>
    <w:p w:rsidR="00812105" w:rsidRDefault="00287C9A" w:rsidP="003C3B4F">
      <w:pPr>
        <w:pStyle w:val="ListParagraph"/>
        <w:keepNext/>
        <w:keepLines/>
        <w:numPr>
          <w:ilvl w:val="4"/>
          <w:numId w:val="7"/>
        </w:numPr>
        <w:spacing w:after="0" w:line="240" w:lineRule="auto"/>
      </w:pPr>
      <w:r>
        <w:t xml:space="preserve">Any </w:t>
      </w:r>
      <w:proofErr w:type="gramStart"/>
      <w:r>
        <w:t>activities associated with the data file is</w:t>
      </w:r>
      <w:proofErr w:type="gramEnd"/>
      <w:r>
        <w:t xml:space="preserve"> uploaded via the </w:t>
      </w:r>
      <w:proofErr w:type="spellStart"/>
      <w:r>
        <w:t>UploadDataActivity</w:t>
      </w:r>
      <w:proofErr w:type="spellEnd"/>
      <w:r>
        <w:t xml:space="preserve"> method.</w:t>
      </w:r>
    </w:p>
    <w:p w:rsidR="00812105" w:rsidRDefault="00287C9A" w:rsidP="003C3B4F">
      <w:pPr>
        <w:pStyle w:val="ListParagraph"/>
        <w:keepNext/>
        <w:keepLines/>
        <w:numPr>
          <w:ilvl w:val="1"/>
          <w:numId w:val="7"/>
        </w:numPr>
        <w:spacing w:after="0" w:line="240" w:lineRule="auto"/>
      </w:pPr>
      <w:r>
        <w:t xml:space="preserve">When processing is complete the results will be returned to the </w:t>
      </w:r>
      <w:proofErr w:type="spellStart"/>
      <w:r>
        <w:rPr>
          <w:b/>
        </w:rPr>
        <w:t>SelectActivityView</w:t>
      </w:r>
      <w:proofErr w:type="spellEnd"/>
    </w:p>
    <w:p w:rsidR="00812105" w:rsidRDefault="00812105" w:rsidP="003C3B4F">
      <w:pPr>
        <w:keepNext/>
        <w:keepLines/>
        <w:spacing w:after="0" w:line="240" w:lineRule="auto"/>
      </w:pPr>
    </w:p>
    <w:p w:rsidR="00812105" w:rsidRDefault="00812105" w:rsidP="003C3B4F">
      <w:pPr>
        <w:pStyle w:val="ListParagraph"/>
        <w:keepNext/>
        <w:keepLines/>
        <w:spacing w:after="0" w:line="240" w:lineRule="auto"/>
        <w:ind w:left="3960"/>
      </w:pPr>
    </w:p>
    <w:p w:rsidR="00812105" w:rsidRDefault="00287C9A" w:rsidP="003C3B4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Validate(</w:t>
      </w:r>
      <w:r>
        <w:rPr>
          <w:b/>
        </w:rPr>
        <w:t>File file</w:t>
      </w:r>
      <w:r>
        <w:t>)</w:t>
      </w:r>
    </w:p>
    <w:p w:rsidR="00812105" w:rsidRDefault="00287C9A" w:rsidP="003C3B4F">
      <w:pPr>
        <w:pStyle w:val="ListParagraph"/>
        <w:keepNext/>
        <w:keepLines/>
        <w:numPr>
          <w:ilvl w:val="1"/>
          <w:numId w:val="7"/>
        </w:numPr>
        <w:spacing w:after="0" w:line="240" w:lineRule="auto"/>
      </w:pPr>
      <w:r>
        <w:t>Returns if the file is valid or invalid.</w:t>
      </w:r>
    </w:p>
    <w:p w:rsidR="00812105" w:rsidRDefault="00812105" w:rsidP="003C3B4F">
      <w:pPr>
        <w:keepNext/>
        <w:keepLines/>
        <w:spacing w:after="0" w:line="240" w:lineRule="auto"/>
      </w:pPr>
    </w:p>
    <w:p w:rsidR="00812105" w:rsidRDefault="00287C9A" w:rsidP="003C3B4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UploadDataFile</w:t>
      </w:r>
      <w:proofErr w:type="spellEnd"/>
      <w:r>
        <w:t>(</w:t>
      </w:r>
      <w:r>
        <w:rPr>
          <w:b/>
        </w:rPr>
        <w:t>File file</w:t>
      </w:r>
      <w:r>
        <w:t>)</w:t>
      </w:r>
    </w:p>
    <w:p w:rsidR="00812105" w:rsidRDefault="00287C9A" w:rsidP="003C3B4F">
      <w:pPr>
        <w:pStyle w:val="ListParagraph"/>
        <w:keepNext/>
        <w:keepLines/>
        <w:numPr>
          <w:ilvl w:val="1"/>
          <w:numId w:val="7"/>
        </w:numPr>
        <w:spacing w:after="0" w:line="240" w:lineRule="auto"/>
      </w:pPr>
      <w:r>
        <w:t>This method uploads the data file into the database.</w:t>
      </w:r>
    </w:p>
    <w:p w:rsidR="00812105" w:rsidRDefault="00287C9A" w:rsidP="003C3B4F">
      <w:pPr>
        <w:pStyle w:val="ListParagraph"/>
        <w:keepNext/>
        <w:keepLines/>
        <w:spacing w:after="0" w:line="240" w:lineRule="auto"/>
        <w:ind w:left="2520"/>
      </w:pPr>
      <w:r>
        <w:t xml:space="preserve"> </w:t>
      </w:r>
    </w:p>
    <w:p w:rsidR="00812105" w:rsidRDefault="00287C9A" w:rsidP="003C3B4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UploadActivity</w:t>
      </w:r>
      <w:proofErr w:type="spellEnd"/>
      <w:r>
        <w:t>(</w:t>
      </w:r>
      <w:r>
        <w:rPr>
          <w:b/>
        </w:rPr>
        <w:t>Activity activity</w:t>
      </w:r>
      <w:r>
        <w:t>)</w:t>
      </w:r>
    </w:p>
    <w:p w:rsidR="00812105" w:rsidRDefault="00287C9A" w:rsidP="003C3B4F">
      <w:pPr>
        <w:pStyle w:val="ListParagraph"/>
        <w:keepNext/>
        <w:keepLines/>
        <w:numPr>
          <w:ilvl w:val="1"/>
          <w:numId w:val="7"/>
        </w:numPr>
        <w:spacing w:after="0" w:line="240" w:lineRule="auto"/>
      </w:pPr>
      <w:r>
        <w:t>This method uploads the activity into the database.</w:t>
      </w:r>
    </w:p>
    <w:p w:rsidR="003A2D87" w:rsidRDefault="003A2D87" w:rsidP="003C3B4F">
      <w:pPr>
        <w:keepNext/>
        <w:keepLines/>
        <w:spacing w:after="0" w:line="240" w:lineRule="auto"/>
      </w:pPr>
    </w:p>
    <w:p w:rsidR="00E4479B" w:rsidRDefault="00E4479B" w:rsidP="003C3B4F">
      <w:pPr>
        <w:pStyle w:val="Heading4"/>
        <w:keepNext/>
        <w:keepLines/>
      </w:pPr>
      <w:bookmarkStart w:id="263" w:name="_Toc436013596"/>
      <w:proofErr w:type="spellStart"/>
      <w:r>
        <w:t>Account</w:t>
      </w:r>
      <w:r w:rsidRPr="00896712">
        <w:t>Controller</w:t>
      </w:r>
      <w:proofErr w:type="spellEnd"/>
    </w:p>
    <w:p w:rsidR="00E4479B" w:rsidRDefault="00E4479B" w:rsidP="003C3B4F">
      <w:pPr>
        <w:keepNext/>
        <w:keepLines/>
        <w:spacing w:after="0" w:line="240" w:lineRule="auto"/>
      </w:pPr>
      <w:r>
        <w:t xml:space="preserve">This class is responsible for user accounts. This class provides the backend for the </w:t>
      </w:r>
      <w:proofErr w:type="spellStart"/>
      <w:r w:rsidRPr="009C1DA1">
        <w:rPr>
          <w:b/>
        </w:rPr>
        <w:t>AccountView</w:t>
      </w:r>
      <w:proofErr w:type="spellEnd"/>
      <w:r>
        <w:t>.</w:t>
      </w:r>
    </w:p>
    <w:p w:rsidR="00E4479B" w:rsidRDefault="00E4479B" w:rsidP="003C3B4F">
      <w:pPr>
        <w:keepNext/>
        <w:keepLines/>
        <w:spacing w:after="0" w:line="240" w:lineRule="auto"/>
      </w:pPr>
    </w:p>
    <w:p w:rsidR="00E4479B" w:rsidRDefault="00E4479B" w:rsidP="003C3B4F">
      <w:pPr>
        <w:keepNext/>
        <w:keepLines/>
        <w:spacing w:after="0" w:line="240" w:lineRule="auto"/>
        <w:rPr>
          <w:b/>
        </w:rPr>
      </w:pPr>
      <w:r>
        <w:rPr>
          <w:b/>
        </w:rPr>
        <w:t>&lt;&lt;Task&gt;&gt;</w:t>
      </w:r>
    </w:p>
    <w:p w:rsidR="00E4479B" w:rsidRDefault="00E4479B" w:rsidP="003C3B4F">
      <w:pPr>
        <w:keepNext/>
        <w:keepLines/>
        <w:spacing w:after="0" w:line="240" w:lineRule="auto"/>
        <w:ind w:left="720"/>
        <w:rPr>
          <w:b/>
        </w:rPr>
      </w:pPr>
      <w:r>
        <w:rPr>
          <w:b/>
        </w:rPr>
        <w:t>Operations:</w:t>
      </w:r>
    </w:p>
    <w:p w:rsidR="00E4479B" w:rsidRDefault="00E4479B" w:rsidP="003C3B4F">
      <w:pPr>
        <w:pStyle w:val="ListParagraph"/>
        <w:keepNext/>
        <w:keepLines/>
        <w:numPr>
          <w:ilvl w:val="0"/>
          <w:numId w:val="7"/>
        </w:numPr>
        <w:spacing w:after="0" w:line="240" w:lineRule="auto"/>
      </w:pPr>
      <w:r w:rsidRPr="000A600B">
        <w:rPr>
          <w:b/>
        </w:rPr>
        <w:t xml:space="preserve">Public </w:t>
      </w:r>
      <w:proofErr w:type="spellStart"/>
      <w:r w:rsidRPr="000A600B">
        <w:rPr>
          <w:b/>
        </w:rPr>
        <w:t>ActionResult</w:t>
      </w:r>
      <w:proofErr w:type="spellEnd"/>
      <w:r>
        <w:t xml:space="preserve"> Login(</w:t>
      </w:r>
      <w:proofErr w:type="spellStart"/>
      <w:r>
        <w:t>LoginViewModel</w:t>
      </w:r>
      <w:proofErr w:type="spellEnd"/>
      <w:r>
        <w:t xml:space="preserve"> model, String </w:t>
      </w:r>
      <w:proofErr w:type="spellStart"/>
      <w:r>
        <w:t>returnURL</w:t>
      </w:r>
      <w:proofErr w:type="spellEnd"/>
      <w:r>
        <w:t>)</w:t>
      </w:r>
    </w:p>
    <w:p w:rsidR="00E4479B" w:rsidRDefault="00E4479B" w:rsidP="003C3B4F">
      <w:pPr>
        <w:pStyle w:val="ListParagraph"/>
        <w:keepNext/>
        <w:keepLines/>
        <w:numPr>
          <w:ilvl w:val="1"/>
          <w:numId w:val="7"/>
        </w:numPr>
        <w:spacing w:after="0" w:line="240" w:lineRule="auto"/>
      </w:pPr>
      <w:r>
        <w:t>Finds the user by name (username).</w:t>
      </w:r>
    </w:p>
    <w:p w:rsidR="00E4479B" w:rsidRDefault="00E4479B" w:rsidP="003C3B4F">
      <w:pPr>
        <w:pStyle w:val="ListParagraph"/>
        <w:keepNext/>
        <w:keepLines/>
        <w:numPr>
          <w:ilvl w:val="1"/>
          <w:numId w:val="7"/>
        </w:numPr>
        <w:spacing w:after="0" w:line="240" w:lineRule="auto"/>
      </w:pPr>
      <w:r>
        <w:t>Calls the sign in manager to sign in by password.</w:t>
      </w:r>
    </w:p>
    <w:p w:rsidR="00E4479B" w:rsidRDefault="00E4479B" w:rsidP="003C3B4F">
      <w:pPr>
        <w:pStyle w:val="ListParagraph"/>
        <w:keepNext/>
        <w:keepLines/>
        <w:numPr>
          <w:ilvl w:val="1"/>
          <w:numId w:val="7"/>
        </w:numPr>
        <w:spacing w:after="0" w:line="240" w:lineRule="auto"/>
      </w:pPr>
      <w:r>
        <w:t xml:space="preserve">Returns the </w:t>
      </w:r>
      <w:proofErr w:type="spellStart"/>
      <w:r>
        <w:t>returnURL</w:t>
      </w:r>
      <w:proofErr w:type="spellEnd"/>
      <w:r>
        <w:t>.</w:t>
      </w:r>
    </w:p>
    <w:p w:rsidR="00E4479B" w:rsidRDefault="00E4479B" w:rsidP="003C3B4F">
      <w:pPr>
        <w:keepNext/>
        <w:keepLines/>
        <w:spacing w:after="0" w:line="240" w:lineRule="auto"/>
        <w:ind w:left="720"/>
        <w:rPr>
          <w:b/>
        </w:rPr>
      </w:pPr>
    </w:p>
    <w:p w:rsidR="00E4479B" w:rsidRDefault="00E4479B" w:rsidP="003C3B4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Logoff()</w:t>
      </w:r>
    </w:p>
    <w:p w:rsidR="00E4479B" w:rsidRDefault="00E4479B" w:rsidP="003C3B4F">
      <w:pPr>
        <w:pStyle w:val="ListParagraph"/>
        <w:keepNext/>
        <w:keepLines/>
        <w:numPr>
          <w:ilvl w:val="1"/>
          <w:numId w:val="7"/>
        </w:numPr>
        <w:spacing w:after="0" w:line="240" w:lineRule="auto"/>
      </w:pPr>
      <w:r>
        <w:t>Calls the form authentication’s sign out procedure.</w:t>
      </w:r>
    </w:p>
    <w:p w:rsidR="00E4479B" w:rsidRDefault="00E4479B" w:rsidP="003C3B4F">
      <w:pPr>
        <w:keepNext/>
        <w:keepLines/>
        <w:spacing w:after="0" w:line="240" w:lineRule="auto"/>
      </w:pPr>
    </w:p>
    <w:p w:rsidR="00E4479B" w:rsidRDefault="00E4479B" w:rsidP="003C3B4F">
      <w:pPr>
        <w:pStyle w:val="ListParagraph"/>
        <w:keepNext/>
        <w:keepLines/>
        <w:numPr>
          <w:ilvl w:val="0"/>
          <w:numId w:val="7"/>
        </w:numPr>
        <w:spacing w:after="0" w:line="240" w:lineRule="auto"/>
      </w:pPr>
      <w:r w:rsidRPr="000A600B">
        <w:rPr>
          <w:b/>
        </w:rPr>
        <w:t xml:space="preserve">Public </w:t>
      </w:r>
      <w:r>
        <w:rPr>
          <w:b/>
        </w:rPr>
        <w:t>Task&lt;</w:t>
      </w:r>
      <w:proofErr w:type="spellStart"/>
      <w:r w:rsidRPr="000A600B">
        <w:rPr>
          <w:b/>
        </w:rPr>
        <w:t>ActionResult</w:t>
      </w:r>
      <w:proofErr w:type="spellEnd"/>
      <w:r>
        <w:rPr>
          <w:b/>
        </w:rPr>
        <w:t>&gt;</w:t>
      </w:r>
      <w:r>
        <w:t xml:space="preserve"> Register(</w:t>
      </w:r>
      <w:proofErr w:type="spellStart"/>
      <w:r>
        <w:t>RegisterVIewModel</w:t>
      </w:r>
      <w:proofErr w:type="spellEnd"/>
      <w:r>
        <w:t xml:space="preserve"> model)</w:t>
      </w:r>
    </w:p>
    <w:p w:rsidR="00E4479B" w:rsidRDefault="00E4479B" w:rsidP="003C3B4F">
      <w:pPr>
        <w:pStyle w:val="ListParagraph"/>
        <w:keepNext/>
        <w:keepLines/>
        <w:numPr>
          <w:ilvl w:val="1"/>
          <w:numId w:val="7"/>
        </w:numPr>
        <w:spacing w:after="0" w:line="240" w:lineRule="auto"/>
      </w:pPr>
      <w:r>
        <w:t>Calls user manager’s create</w:t>
      </w:r>
    </w:p>
    <w:p w:rsidR="00E4479B" w:rsidRDefault="00E4479B" w:rsidP="003C3B4F">
      <w:pPr>
        <w:pStyle w:val="ListParagraph"/>
        <w:keepNext/>
        <w:keepLines/>
        <w:numPr>
          <w:ilvl w:val="1"/>
          <w:numId w:val="7"/>
        </w:numPr>
        <w:spacing w:after="0" w:line="240" w:lineRule="auto"/>
      </w:pPr>
      <w:r>
        <w:t>Returns success</w:t>
      </w:r>
    </w:p>
    <w:bookmarkEnd w:id="263"/>
    <w:p w:rsidR="00E75173" w:rsidRDefault="00E75173" w:rsidP="003C3B4F">
      <w:pPr>
        <w:keepNext/>
        <w:keepLines/>
        <w:spacing w:after="0" w:line="240" w:lineRule="auto"/>
      </w:pPr>
    </w:p>
    <w:p w:rsidR="003A2D87" w:rsidRPr="004D327B" w:rsidRDefault="003A2D87" w:rsidP="003C3B4F">
      <w:pPr>
        <w:pStyle w:val="Heading4"/>
        <w:keepNext/>
        <w:keepLines/>
      </w:pPr>
      <w:bookmarkStart w:id="264" w:name="_Toc435695128"/>
      <w:proofErr w:type="spellStart"/>
      <w:r>
        <w:t>AdminHome</w:t>
      </w:r>
      <w:r w:rsidRPr="004D327B">
        <w:t>Controller</w:t>
      </w:r>
      <w:bookmarkEnd w:id="264"/>
      <w:proofErr w:type="spellEnd"/>
    </w:p>
    <w:p w:rsidR="003A2D87" w:rsidRDefault="003A2D87" w:rsidP="003C3B4F">
      <w:pPr>
        <w:keepNext/>
        <w:keepLines/>
        <w:spacing w:after="120" w:line="240" w:lineRule="auto"/>
      </w:pPr>
      <w:r>
        <w:t xml:space="preserve">This class is responsible for accepting or rejecting a user account request. This class provides the backend for the </w:t>
      </w:r>
      <w:proofErr w:type="spellStart"/>
      <w:r>
        <w:rPr>
          <w:b/>
        </w:rPr>
        <w:t>AdminHomeView</w:t>
      </w:r>
      <w:proofErr w:type="spellEnd"/>
      <w:r>
        <w:t xml:space="preserve">.  The </w:t>
      </w:r>
      <w:proofErr w:type="spellStart"/>
      <w:r>
        <w:t>AdminHomeView</w:t>
      </w:r>
      <w:proofErr w:type="spellEnd"/>
      <w:r>
        <w:t xml:space="preserve"> has a link to navigate to look-up a user in order to delete, enable, or disable their account.  See Figure </w:t>
      </w:r>
      <w:r w:rsidR="00E4479B">
        <w:t xml:space="preserve">2.3 and 2.4 </w:t>
      </w:r>
      <w:r>
        <w:t>sequence diagram for this controller.</w:t>
      </w:r>
    </w:p>
    <w:p w:rsidR="003A2D87" w:rsidRPr="005F4CFA" w:rsidRDefault="003A2D87" w:rsidP="003C3B4F">
      <w:pPr>
        <w:keepNext/>
        <w:keepLines/>
        <w:spacing w:after="120" w:line="240" w:lineRule="auto"/>
        <w:rPr>
          <w:b/>
        </w:rPr>
      </w:pPr>
      <w:r>
        <w:rPr>
          <w:b/>
        </w:rPr>
        <w:t>&lt;&lt;Task&gt;&gt;</w:t>
      </w:r>
    </w:p>
    <w:p w:rsidR="003A2D87" w:rsidRPr="009C2D44" w:rsidRDefault="003A2D87" w:rsidP="003C3B4F">
      <w:pPr>
        <w:keepNext/>
        <w:keepLines/>
        <w:spacing w:after="0" w:line="240" w:lineRule="auto"/>
        <w:ind w:firstLine="720"/>
        <w:rPr>
          <w:b/>
        </w:rPr>
      </w:pPr>
      <w:r>
        <w:rPr>
          <w:b/>
        </w:rPr>
        <w:t>Attributes:</w:t>
      </w:r>
    </w:p>
    <w:p w:rsidR="003A2D87" w:rsidRPr="00F82B86" w:rsidRDefault="003A2D87" w:rsidP="003C3B4F">
      <w:pPr>
        <w:pStyle w:val="ListParagraph"/>
        <w:keepNext/>
        <w:keepLines/>
        <w:numPr>
          <w:ilvl w:val="0"/>
          <w:numId w:val="8"/>
        </w:numPr>
        <w:spacing w:after="0" w:line="240" w:lineRule="auto"/>
      </w:pPr>
      <w:r>
        <w:rPr>
          <w:b/>
        </w:rPr>
        <w:t xml:space="preserve">Private Collection&lt;String&gt; </w:t>
      </w:r>
      <w:proofErr w:type="spellStart"/>
      <w:r>
        <w:t>UserNames</w:t>
      </w:r>
      <w:proofErr w:type="spellEnd"/>
    </w:p>
    <w:p w:rsidR="003A2D87" w:rsidRDefault="003A2D87" w:rsidP="003C3B4F">
      <w:pPr>
        <w:pStyle w:val="ListParagraph"/>
        <w:keepNext/>
        <w:keepLines/>
        <w:numPr>
          <w:ilvl w:val="1"/>
          <w:numId w:val="8"/>
        </w:numPr>
        <w:spacing w:after="0" w:line="240" w:lineRule="auto"/>
      </w:pPr>
      <w:r>
        <w:t>Collection of usernames of accounts to be approved or rejected.</w:t>
      </w:r>
    </w:p>
    <w:p w:rsidR="003A2D87" w:rsidRPr="00026A18" w:rsidRDefault="003A2D87" w:rsidP="003C3B4F">
      <w:pPr>
        <w:keepNext/>
        <w:keepLines/>
        <w:spacing w:after="0" w:line="240" w:lineRule="auto"/>
        <w:rPr>
          <w:b/>
        </w:rPr>
      </w:pPr>
    </w:p>
    <w:p w:rsidR="003A2D87" w:rsidRDefault="003A2D87" w:rsidP="003C3B4F">
      <w:pPr>
        <w:keepNext/>
        <w:keepLines/>
        <w:spacing w:after="0" w:line="240" w:lineRule="auto"/>
        <w:ind w:left="720"/>
      </w:pPr>
      <w:r>
        <w:rPr>
          <w:b/>
        </w:rPr>
        <w:t>Operations:</w:t>
      </w:r>
    </w:p>
    <w:p w:rsidR="00D56F86" w:rsidRDefault="00D56F86" w:rsidP="003C3B4F">
      <w:pPr>
        <w:pStyle w:val="ListParagraph"/>
        <w:keepNext/>
        <w:keepLines/>
        <w:numPr>
          <w:ilvl w:val="0"/>
          <w:numId w:val="7"/>
        </w:numPr>
        <w:spacing w:after="0" w:line="240" w:lineRule="auto"/>
      </w:pPr>
      <w:r>
        <w:rPr>
          <w:b/>
        </w:rPr>
        <w:t>Public string</w:t>
      </w:r>
      <w:r>
        <w:t xml:space="preserve"> </w:t>
      </w:r>
      <w:proofErr w:type="spellStart"/>
      <w:r>
        <w:t>GetPhysicians</w:t>
      </w:r>
      <w:proofErr w:type="spellEnd"/>
      <w:r>
        <w:t>()</w:t>
      </w:r>
    </w:p>
    <w:p w:rsidR="00D56F86" w:rsidRDefault="00D56F86" w:rsidP="003C3B4F">
      <w:pPr>
        <w:pStyle w:val="ListParagraph"/>
        <w:keepNext/>
        <w:keepLines/>
        <w:numPr>
          <w:ilvl w:val="1"/>
          <w:numId w:val="7"/>
        </w:numPr>
        <w:spacing w:after="0" w:line="240" w:lineRule="auto"/>
      </w:pPr>
      <w:r>
        <w:t>Gets a list of all the physicians in the system.</w:t>
      </w:r>
    </w:p>
    <w:p w:rsidR="00D56F86" w:rsidRDefault="00D56F86" w:rsidP="003C3B4F">
      <w:pPr>
        <w:pStyle w:val="ListParagraph"/>
        <w:keepNext/>
        <w:keepLines/>
        <w:spacing w:after="0" w:line="240" w:lineRule="auto"/>
        <w:ind w:left="2520"/>
      </w:pPr>
    </w:p>
    <w:p w:rsidR="00D56F86" w:rsidRDefault="00D56F86" w:rsidP="003C3B4F">
      <w:pPr>
        <w:pStyle w:val="ListParagraph"/>
        <w:keepNext/>
        <w:keepLines/>
        <w:numPr>
          <w:ilvl w:val="0"/>
          <w:numId w:val="7"/>
        </w:numPr>
        <w:spacing w:after="0" w:line="240" w:lineRule="auto"/>
      </w:pPr>
      <w:r>
        <w:rPr>
          <w:b/>
        </w:rPr>
        <w:t>Public string</w:t>
      </w:r>
      <w:r>
        <w:t xml:space="preserve"> </w:t>
      </w:r>
      <w:proofErr w:type="spellStart"/>
      <w:r>
        <w:t>GetExperimentAdministrators</w:t>
      </w:r>
      <w:proofErr w:type="spellEnd"/>
      <w:r>
        <w:t>()</w:t>
      </w:r>
    </w:p>
    <w:p w:rsidR="00D56F86" w:rsidRDefault="00D56F86" w:rsidP="003C3B4F">
      <w:pPr>
        <w:pStyle w:val="ListParagraph"/>
        <w:keepNext/>
        <w:keepLines/>
        <w:numPr>
          <w:ilvl w:val="1"/>
          <w:numId w:val="7"/>
        </w:numPr>
        <w:spacing w:after="0" w:line="240" w:lineRule="auto"/>
      </w:pPr>
      <w:r>
        <w:t>Gets a list of all the experiment administrators in the system.</w:t>
      </w:r>
    </w:p>
    <w:p w:rsidR="00D56F86" w:rsidRDefault="00D56F86" w:rsidP="003C3B4F">
      <w:pPr>
        <w:pStyle w:val="ListParagraph"/>
        <w:keepNext/>
        <w:keepLines/>
        <w:spacing w:after="0" w:line="240" w:lineRule="auto"/>
        <w:ind w:left="2520"/>
      </w:pPr>
    </w:p>
    <w:p w:rsidR="00D56F86" w:rsidRDefault="00D56F86" w:rsidP="003C3B4F">
      <w:pPr>
        <w:pStyle w:val="ListParagraph"/>
        <w:keepNext/>
        <w:keepLines/>
        <w:numPr>
          <w:ilvl w:val="0"/>
          <w:numId w:val="7"/>
        </w:numPr>
        <w:spacing w:after="0" w:line="240" w:lineRule="auto"/>
      </w:pPr>
      <w:r>
        <w:rPr>
          <w:b/>
        </w:rPr>
        <w:t>Public string</w:t>
      </w:r>
      <w:r>
        <w:t xml:space="preserve"> </w:t>
      </w:r>
      <w:proofErr w:type="spellStart"/>
      <w:r>
        <w:t>GetPatients</w:t>
      </w:r>
      <w:proofErr w:type="spellEnd"/>
      <w:r>
        <w:t>(</w:t>
      </w:r>
      <w:proofErr w:type="spellStart"/>
      <w:r>
        <w:t>int</w:t>
      </w:r>
      <w:proofErr w:type="spellEnd"/>
      <w:r>
        <w:t xml:space="preserve"> </w:t>
      </w:r>
      <w:proofErr w:type="spellStart"/>
      <w:r>
        <w:t>PhysicianId</w:t>
      </w:r>
      <w:proofErr w:type="spellEnd"/>
      <w:r>
        <w:t>)</w:t>
      </w:r>
    </w:p>
    <w:p w:rsidR="00D56F86" w:rsidRDefault="00D56F86" w:rsidP="003C3B4F">
      <w:pPr>
        <w:pStyle w:val="ListParagraph"/>
        <w:keepNext/>
        <w:keepLines/>
        <w:numPr>
          <w:ilvl w:val="1"/>
          <w:numId w:val="7"/>
        </w:numPr>
        <w:spacing w:after="0" w:line="240" w:lineRule="auto"/>
      </w:pPr>
      <w:r>
        <w:t>Gets a list of all the patients for the selected physician in the system.</w:t>
      </w:r>
    </w:p>
    <w:p w:rsidR="00D56F86" w:rsidRDefault="00D56F86" w:rsidP="003C3B4F">
      <w:pPr>
        <w:keepNext/>
        <w:keepLines/>
        <w:spacing w:after="0" w:line="240" w:lineRule="auto"/>
      </w:pPr>
    </w:p>
    <w:p w:rsidR="003A2D87" w:rsidRDefault="003A2D87" w:rsidP="003C3B4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rsidRPr="00B41F9B">
        <w:t>btn</w:t>
      </w:r>
      <w:r w:rsidR="00F42BF2">
        <w:t>Approve</w:t>
      </w:r>
      <w:r>
        <w:t>Click</w:t>
      </w:r>
      <w:proofErr w:type="spellEnd"/>
      <w:r>
        <w:t>()</w:t>
      </w:r>
    </w:p>
    <w:p w:rsidR="003A2D87" w:rsidRDefault="003A2D87" w:rsidP="003C3B4F">
      <w:pPr>
        <w:pStyle w:val="ListParagraph"/>
        <w:keepNext/>
        <w:keepLines/>
        <w:numPr>
          <w:ilvl w:val="1"/>
          <w:numId w:val="7"/>
        </w:numPr>
        <w:spacing w:after="0" w:line="240" w:lineRule="auto"/>
      </w:pPr>
      <w:r w:rsidRPr="005D09AF">
        <w:t xml:space="preserve">When the </w:t>
      </w:r>
      <w:r w:rsidR="00F42BF2">
        <w:t>approve</w:t>
      </w:r>
      <w:r>
        <w:t xml:space="preserve"> button is clicked the user account request is approved.</w:t>
      </w:r>
    </w:p>
    <w:p w:rsidR="003A2D87" w:rsidRPr="005831D2" w:rsidRDefault="003A2D87" w:rsidP="003C3B4F">
      <w:pPr>
        <w:pStyle w:val="ListParagraph"/>
        <w:keepNext/>
        <w:keepLines/>
        <w:numPr>
          <w:ilvl w:val="1"/>
          <w:numId w:val="7"/>
        </w:numPr>
        <w:spacing w:after="0" w:line="240" w:lineRule="auto"/>
      </w:pPr>
      <w:r>
        <w:t xml:space="preserve">The results are returned to the </w:t>
      </w:r>
      <w:proofErr w:type="spellStart"/>
      <w:r>
        <w:rPr>
          <w:b/>
        </w:rPr>
        <w:t>AdminHomeView</w:t>
      </w:r>
      <w:proofErr w:type="spellEnd"/>
      <w:r>
        <w:rPr>
          <w:b/>
        </w:rPr>
        <w:t>.</w:t>
      </w:r>
    </w:p>
    <w:p w:rsidR="003A2D87" w:rsidRDefault="003A2D87" w:rsidP="003C3B4F">
      <w:pPr>
        <w:keepNext/>
        <w:keepLines/>
        <w:spacing w:after="0" w:line="240" w:lineRule="auto"/>
        <w:ind w:left="720"/>
      </w:pPr>
    </w:p>
    <w:p w:rsidR="003A2D87" w:rsidRDefault="003A2D87" w:rsidP="003C3B4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rsidRPr="00B41F9B">
        <w:t>btn</w:t>
      </w:r>
      <w:r>
        <w:t>RejectClick</w:t>
      </w:r>
      <w:proofErr w:type="spellEnd"/>
      <w:r>
        <w:t>()</w:t>
      </w:r>
    </w:p>
    <w:p w:rsidR="003A2D87" w:rsidRDefault="003A2D87" w:rsidP="003C3B4F">
      <w:pPr>
        <w:pStyle w:val="ListParagraph"/>
        <w:keepNext/>
        <w:keepLines/>
        <w:numPr>
          <w:ilvl w:val="1"/>
          <w:numId w:val="7"/>
        </w:numPr>
        <w:spacing w:after="0" w:line="240" w:lineRule="auto"/>
      </w:pPr>
      <w:r w:rsidRPr="005D09AF">
        <w:t xml:space="preserve">When the </w:t>
      </w:r>
      <w:r>
        <w:t>reject button is clicked the user account request is denied.</w:t>
      </w:r>
    </w:p>
    <w:p w:rsidR="003A2D87" w:rsidRPr="00DF4BAA" w:rsidRDefault="003A2D87" w:rsidP="003C3B4F">
      <w:pPr>
        <w:pStyle w:val="ListParagraph"/>
        <w:keepNext/>
        <w:keepLines/>
        <w:numPr>
          <w:ilvl w:val="1"/>
          <w:numId w:val="7"/>
        </w:numPr>
        <w:spacing w:after="0" w:line="240" w:lineRule="auto"/>
      </w:pPr>
      <w:r>
        <w:t xml:space="preserve">The results are returned to the </w:t>
      </w:r>
      <w:proofErr w:type="spellStart"/>
      <w:r>
        <w:rPr>
          <w:b/>
        </w:rPr>
        <w:t>AdminHomeView</w:t>
      </w:r>
      <w:proofErr w:type="spellEnd"/>
      <w:r>
        <w:rPr>
          <w:b/>
        </w:rPr>
        <w:t>.</w:t>
      </w:r>
    </w:p>
    <w:p w:rsidR="00D56F86" w:rsidRPr="00DF4BAA" w:rsidRDefault="00D56F86" w:rsidP="003C3B4F">
      <w:pPr>
        <w:pStyle w:val="ListParagraph"/>
        <w:keepNext/>
        <w:keepLines/>
        <w:spacing w:after="0" w:line="240" w:lineRule="auto"/>
        <w:ind w:left="2520"/>
      </w:pPr>
    </w:p>
    <w:p w:rsidR="00D56F86" w:rsidRDefault="00D56F86" w:rsidP="003C3B4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btnSubmit</w:t>
      </w:r>
      <w:proofErr w:type="spellEnd"/>
      <w:r>
        <w:t>()</w:t>
      </w:r>
    </w:p>
    <w:p w:rsidR="00D56F86" w:rsidRDefault="00D56F86" w:rsidP="003C3B4F">
      <w:pPr>
        <w:pStyle w:val="ListParagraph"/>
        <w:keepNext/>
        <w:keepLines/>
        <w:numPr>
          <w:ilvl w:val="1"/>
          <w:numId w:val="7"/>
        </w:numPr>
        <w:spacing w:after="0" w:line="240" w:lineRule="auto"/>
      </w:pPr>
      <w:r>
        <w:t>A query by username is sent to the database and the user account information is returned.</w:t>
      </w:r>
    </w:p>
    <w:p w:rsidR="00D56F86" w:rsidRPr="00AB528B" w:rsidRDefault="00D56F86" w:rsidP="003C3B4F">
      <w:pPr>
        <w:pStyle w:val="ListParagraph"/>
        <w:keepNext/>
        <w:keepLines/>
        <w:numPr>
          <w:ilvl w:val="1"/>
          <w:numId w:val="7"/>
        </w:numPr>
        <w:spacing w:after="0" w:line="240" w:lineRule="auto"/>
      </w:pPr>
      <w:r>
        <w:t xml:space="preserve">The user account information is passed to the </w:t>
      </w:r>
      <w:proofErr w:type="spellStart"/>
      <w:r>
        <w:rPr>
          <w:b/>
        </w:rPr>
        <w:t>AdminEditController</w:t>
      </w:r>
      <w:proofErr w:type="spellEnd"/>
      <w:r>
        <w:rPr>
          <w:b/>
        </w:rPr>
        <w:t>.</w:t>
      </w:r>
    </w:p>
    <w:p w:rsidR="003A2D87" w:rsidRDefault="003A2D87" w:rsidP="003C3B4F">
      <w:pPr>
        <w:pStyle w:val="ListParagraph"/>
        <w:keepNext/>
        <w:keepLines/>
        <w:spacing w:after="0" w:line="240" w:lineRule="auto"/>
        <w:ind w:left="2520"/>
        <w:rPr>
          <w:b/>
        </w:rPr>
      </w:pPr>
    </w:p>
    <w:p w:rsidR="003A2D87" w:rsidRDefault="003A2D87" w:rsidP="003C3B4F">
      <w:pPr>
        <w:keepNext/>
        <w:keepLines/>
        <w:spacing w:after="0" w:line="240" w:lineRule="auto"/>
        <w:ind w:left="720"/>
        <w:rPr>
          <w:b/>
        </w:rPr>
      </w:pPr>
      <w:r>
        <w:rPr>
          <w:b/>
        </w:rPr>
        <w:t>Constructors:</w:t>
      </w:r>
    </w:p>
    <w:p w:rsidR="003A2D87" w:rsidRDefault="003A2D87" w:rsidP="003C3B4F">
      <w:pPr>
        <w:pStyle w:val="ListParagraph"/>
        <w:keepNext/>
        <w:keepLines/>
        <w:numPr>
          <w:ilvl w:val="0"/>
          <w:numId w:val="14"/>
        </w:numPr>
        <w:spacing w:after="0" w:line="240" w:lineRule="auto"/>
        <w:rPr>
          <w:b/>
        </w:rPr>
      </w:pPr>
      <w:r>
        <w:rPr>
          <w:b/>
        </w:rPr>
        <w:t xml:space="preserve">Public </w:t>
      </w:r>
      <w:proofErr w:type="spellStart"/>
      <w:r>
        <w:t>AdminHomeController</w:t>
      </w:r>
      <w:proofErr w:type="spellEnd"/>
      <w:r>
        <w:t>()</w:t>
      </w:r>
    </w:p>
    <w:p w:rsidR="003A2D87" w:rsidRDefault="003A2D87" w:rsidP="003C3B4F">
      <w:pPr>
        <w:pStyle w:val="ListParagraph"/>
        <w:keepNext/>
        <w:keepLines/>
        <w:numPr>
          <w:ilvl w:val="1"/>
          <w:numId w:val="14"/>
        </w:numPr>
        <w:spacing w:after="0" w:line="240" w:lineRule="auto"/>
        <w:rPr>
          <w:b/>
        </w:rPr>
      </w:pPr>
      <w:r>
        <w:t>Default constructor</w:t>
      </w:r>
    </w:p>
    <w:p w:rsidR="003A2D87" w:rsidRDefault="003A2D87" w:rsidP="003C3B4F">
      <w:pPr>
        <w:pStyle w:val="ListParagraph"/>
        <w:keepNext/>
        <w:keepLines/>
        <w:spacing w:after="0" w:line="240" w:lineRule="auto"/>
        <w:ind w:left="2520"/>
      </w:pPr>
    </w:p>
    <w:p w:rsidR="003A2D87" w:rsidRPr="004D327B" w:rsidRDefault="003A2D87" w:rsidP="003C3B4F">
      <w:pPr>
        <w:pStyle w:val="Heading4"/>
        <w:keepNext/>
        <w:keepLines/>
      </w:pPr>
      <w:bookmarkStart w:id="265" w:name="_Toc435695130"/>
      <w:proofErr w:type="spellStart"/>
      <w:r>
        <w:t>AdminEdit</w:t>
      </w:r>
      <w:r w:rsidRPr="00896712">
        <w:t>Controller</w:t>
      </w:r>
      <w:bookmarkEnd w:id="265"/>
      <w:proofErr w:type="spellEnd"/>
    </w:p>
    <w:p w:rsidR="003A2D87" w:rsidRDefault="003A2D87" w:rsidP="003C3B4F">
      <w:pPr>
        <w:keepNext/>
        <w:keepLines/>
        <w:spacing w:after="120" w:line="240" w:lineRule="auto"/>
      </w:pPr>
      <w:r>
        <w:t xml:space="preserve">This class is responsible for allowing the system administrator to enable, disable, or delete a user account.  This class provides the backend for the </w:t>
      </w:r>
      <w:proofErr w:type="spellStart"/>
      <w:r>
        <w:rPr>
          <w:b/>
        </w:rPr>
        <w:t>AdminEditView</w:t>
      </w:r>
      <w:proofErr w:type="spellEnd"/>
      <w:r>
        <w:t>.     See Figure 2</w:t>
      </w:r>
      <w:r w:rsidR="00E4479B">
        <w:t>.4</w:t>
      </w:r>
      <w:r>
        <w:t xml:space="preserve"> sequence diagram for this controller.</w:t>
      </w:r>
    </w:p>
    <w:p w:rsidR="003A2D87" w:rsidRPr="005F4CFA" w:rsidRDefault="003A2D87" w:rsidP="003C3B4F">
      <w:pPr>
        <w:keepNext/>
        <w:keepLines/>
        <w:spacing w:after="120" w:line="240" w:lineRule="auto"/>
        <w:rPr>
          <w:b/>
        </w:rPr>
      </w:pPr>
      <w:r>
        <w:rPr>
          <w:b/>
        </w:rPr>
        <w:t>&lt;&lt;Task&gt;&gt;</w:t>
      </w:r>
    </w:p>
    <w:p w:rsidR="003A2D87" w:rsidRPr="0062352A" w:rsidRDefault="003A2D87" w:rsidP="003C3B4F">
      <w:pPr>
        <w:keepNext/>
        <w:keepLines/>
        <w:spacing w:after="0" w:line="240" w:lineRule="auto"/>
        <w:ind w:firstLine="720"/>
        <w:rPr>
          <w:b/>
        </w:rPr>
      </w:pPr>
      <w:r>
        <w:rPr>
          <w:b/>
        </w:rPr>
        <w:t>Attributes:</w:t>
      </w:r>
    </w:p>
    <w:p w:rsidR="003A2D87" w:rsidRPr="00896712" w:rsidRDefault="003A2D87" w:rsidP="003C3B4F">
      <w:pPr>
        <w:pStyle w:val="ListParagraph"/>
        <w:keepNext/>
        <w:keepLines/>
        <w:numPr>
          <w:ilvl w:val="0"/>
          <w:numId w:val="8"/>
        </w:numPr>
        <w:spacing w:after="0" w:line="240" w:lineRule="auto"/>
        <w:rPr>
          <w:b/>
        </w:rPr>
      </w:pPr>
      <w:r>
        <w:rPr>
          <w:b/>
        </w:rPr>
        <w:t xml:space="preserve">Private String </w:t>
      </w:r>
      <w:r>
        <w:t>Username</w:t>
      </w:r>
    </w:p>
    <w:p w:rsidR="003A2D87" w:rsidRPr="009D1734" w:rsidRDefault="003A2D87" w:rsidP="003C3B4F">
      <w:pPr>
        <w:pStyle w:val="ListParagraph"/>
        <w:keepNext/>
        <w:keepLines/>
        <w:numPr>
          <w:ilvl w:val="1"/>
          <w:numId w:val="8"/>
        </w:numPr>
        <w:spacing w:after="0" w:line="240" w:lineRule="auto"/>
        <w:rPr>
          <w:b/>
        </w:rPr>
      </w:pPr>
      <w:r>
        <w:t xml:space="preserve">The username of the account to modify. </w:t>
      </w:r>
    </w:p>
    <w:p w:rsidR="003A2D87" w:rsidRPr="005F4CFA" w:rsidRDefault="003A2D87" w:rsidP="003C3B4F">
      <w:pPr>
        <w:keepNext/>
        <w:keepLines/>
        <w:spacing w:after="0" w:line="240" w:lineRule="auto"/>
        <w:rPr>
          <w:b/>
        </w:rPr>
      </w:pPr>
    </w:p>
    <w:p w:rsidR="003A2D87" w:rsidRDefault="003A2D87" w:rsidP="003C3B4F">
      <w:pPr>
        <w:keepNext/>
        <w:keepLines/>
        <w:spacing w:after="0" w:line="240" w:lineRule="auto"/>
        <w:ind w:left="720"/>
        <w:rPr>
          <w:b/>
        </w:rPr>
      </w:pPr>
      <w:r>
        <w:rPr>
          <w:b/>
        </w:rPr>
        <w:t>Operations:</w:t>
      </w:r>
    </w:p>
    <w:p w:rsidR="003A2D87" w:rsidRDefault="003A2D87" w:rsidP="003C3B4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btnUpdate</w:t>
      </w:r>
      <w:proofErr w:type="spellEnd"/>
      <w:r>
        <w:t>()</w:t>
      </w:r>
    </w:p>
    <w:p w:rsidR="003A2D87" w:rsidRDefault="003A2D87" w:rsidP="003C3B4F">
      <w:pPr>
        <w:pStyle w:val="ListParagraph"/>
        <w:keepNext/>
        <w:keepLines/>
        <w:numPr>
          <w:ilvl w:val="1"/>
          <w:numId w:val="7"/>
        </w:numPr>
        <w:spacing w:after="0" w:line="240" w:lineRule="auto"/>
      </w:pPr>
      <w:r>
        <w:t>An update is sent to the database based on the selected option:</w:t>
      </w:r>
    </w:p>
    <w:p w:rsidR="003A2D87" w:rsidRDefault="003A2D87" w:rsidP="003C3B4F">
      <w:pPr>
        <w:pStyle w:val="ListParagraph"/>
        <w:keepNext/>
        <w:keepLines/>
        <w:numPr>
          <w:ilvl w:val="2"/>
          <w:numId w:val="7"/>
        </w:numPr>
        <w:spacing w:after="0" w:line="240" w:lineRule="auto"/>
      </w:pPr>
      <w:r>
        <w:t>Enable</w:t>
      </w:r>
    </w:p>
    <w:p w:rsidR="003A2D87" w:rsidRDefault="003A2D87" w:rsidP="003C3B4F">
      <w:pPr>
        <w:pStyle w:val="ListParagraph"/>
        <w:keepNext/>
        <w:keepLines/>
        <w:numPr>
          <w:ilvl w:val="2"/>
          <w:numId w:val="7"/>
        </w:numPr>
        <w:spacing w:after="0" w:line="240" w:lineRule="auto"/>
      </w:pPr>
      <w:r>
        <w:t>Disable</w:t>
      </w:r>
    </w:p>
    <w:p w:rsidR="003A2D87" w:rsidRDefault="003A2D87" w:rsidP="003C3B4F">
      <w:pPr>
        <w:pStyle w:val="ListParagraph"/>
        <w:keepNext/>
        <w:keepLines/>
        <w:numPr>
          <w:ilvl w:val="2"/>
          <w:numId w:val="7"/>
        </w:numPr>
        <w:spacing w:after="0" w:line="240" w:lineRule="auto"/>
      </w:pPr>
      <w:r>
        <w:t>Delete</w:t>
      </w:r>
    </w:p>
    <w:p w:rsidR="003A2D87" w:rsidRPr="00DF4BAA" w:rsidRDefault="003A2D87" w:rsidP="003C3B4F">
      <w:pPr>
        <w:pStyle w:val="ListParagraph"/>
        <w:keepNext/>
        <w:keepLines/>
        <w:numPr>
          <w:ilvl w:val="1"/>
          <w:numId w:val="7"/>
        </w:numPr>
        <w:spacing w:after="0" w:line="240" w:lineRule="auto"/>
      </w:pPr>
      <w:r>
        <w:t xml:space="preserve">The results are returned to the </w:t>
      </w:r>
      <w:proofErr w:type="spellStart"/>
      <w:r>
        <w:rPr>
          <w:b/>
        </w:rPr>
        <w:t>AdminEditView</w:t>
      </w:r>
      <w:proofErr w:type="spellEnd"/>
      <w:r>
        <w:rPr>
          <w:b/>
        </w:rPr>
        <w:t>.</w:t>
      </w:r>
    </w:p>
    <w:p w:rsidR="003A2D87" w:rsidRPr="00DF4BAA" w:rsidRDefault="003A2D87" w:rsidP="003C3B4F">
      <w:pPr>
        <w:pStyle w:val="ListParagraph"/>
        <w:keepNext/>
        <w:keepLines/>
        <w:spacing w:after="0" w:line="240" w:lineRule="auto"/>
        <w:ind w:left="2520"/>
      </w:pPr>
    </w:p>
    <w:p w:rsidR="003A2D87" w:rsidRDefault="003A2D87" w:rsidP="003C3B4F">
      <w:pPr>
        <w:keepNext/>
        <w:keepLines/>
        <w:spacing w:after="0" w:line="240" w:lineRule="auto"/>
        <w:ind w:left="720"/>
        <w:rPr>
          <w:b/>
        </w:rPr>
      </w:pPr>
      <w:r>
        <w:rPr>
          <w:b/>
        </w:rPr>
        <w:t>Constructors:</w:t>
      </w:r>
    </w:p>
    <w:p w:rsidR="003A2D87" w:rsidRDefault="003A2D87" w:rsidP="003C3B4F">
      <w:pPr>
        <w:pStyle w:val="ListParagraph"/>
        <w:keepNext/>
        <w:keepLines/>
        <w:numPr>
          <w:ilvl w:val="0"/>
          <w:numId w:val="14"/>
        </w:numPr>
        <w:spacing w:after="0" w:line="240" w:lineRule="auto"/>
        <w:rPr>
          <w:b/>
        </w:rPr>
      </w:pPr>
      <w:r>
        <w:rPr>
          <w:b/>
        </w:rPr>
        <w:t xml:space="preserve">Public </w:t>
      </w:r>
      <w:proofErr w:type="spellStart"/>
      <w:r>
        <w:t>AdminEditController</w:t>
      </w:r>
      <w:proofErr w:type="spellEnd"/>
      <w:r>
        <w:t>()</w:t>
      </w:r>
    </w:p>
    <w:p w:rsidR="003A2D87" w:rsidRDefault="003A2D87" w:rsidP="003C3B4F">
      <w:pPr>
        <w:pStyle w:val="ListParagraph"/>
        <w:keepNext/>
        <w:keepLines/>
        <w:numPr>
          <w:ilvl w:val="1"/>
          <w:numId w:val="14"/>
        </w:numPr>
        <w:spacing w:after="0" w:line="240" w:lineRule="auto"/>
        <w:rPr>
          <w:b/>
        </w:rPr>
      </w:pPr>
      <w:r>
        <w:t>Default constructor</w:t>
      </w:r>
    </w:p>
    <w:p w:rsidR="003A2D87" w:rsidRDefault="003A2D87" w:rsidP="003C3B4F">
      <w:pPr>
        <w:pStyle w:val="ListParagraph"/>
        <w:keepNext/>
        <w:keepLines/>
        <w:spacing w:after="0" w:line="240" w:lineRule="auto"/>
        <w:ind w:left="2520"/>
      </w:pPr>
    </w:p>
    <w:p w:rsidR="00431C3E" w:rsidRPr="004D327B" w:rsidRDefault="00431C3E" w:rsidP="003C3B4F">
      <w:pPr>
        <w:pStyle w:val="Heading4"/>
        <w:keepNext/>
        <w:keepLines/>
      </w:pPr>
      <w:proofErr w:type="spellStart"/>
      <w:r>
        <w:t>PhysicianController</w:t>
      </w:r>
      <w:proofErr w:type="spellEnd"/>
    </w:p>
    <w:p w:rsidR="00434E24" w:rsidRDefault="00431C3E" w:rsidP="003C3B4F">
      <w:pPr>
        <w:keepNext/>
        <w:keepLines/>
        <w:spacing w:after="120" w:line="240" w:lineRule="auto"/>
      </w:pPr>
      <w:r w:rsidRPr="00431C3E">
        <w:t xml:space="preserve">This class is responsible for handling the </w:t>
      </w:r>
      <w:r w:rsidR="00B50D35">
        <w:t>various functions available to a physician</w:t>
      </w:r>
      <w:r w:rsidRPr="00431C3E">
        <w:t xml:space="preserve">.  This class provides the backend for the </w:t>
      </w:r>
      <w:proofErr w:type="spellStart"/>
      <w:r w:rsidRPr="00737642">
        <w:rPr>
          <w:b/>
        </w:rPr>
        <w:t>PhysicianView</w:t>
      </w:r>
      <w:proofErr w:type="spellEnd"/>
      <w:r w:rsidRPr="00431C3E">
        <w:t>.</w:t>
      </w:r>
      <w:r w:rsidR="00B50D35">
        <w:t xml:space="preserve">  The actions available to the physician are detailed in the operations section below.</w:t>
      </w:r>
    </w:p>
    <w:p w:rsidR="00431C3E" w:rsidRPr="005F4CFA" w:rsidRDefault="00431C3E" w:rsidP="003C3B4F">
      <w:pPr>
        <w:keepNext/>
        <w:keepLines/>
        <w:spacing w:after="120" w:line="240" w:lineRule="auto"/>
        <w:rPr>
          <w:b/>
        </w:rPr>
      </w:pPr>
      <w:r>
        <w:rPr>
          <w:b/>
        </w:rPr>
        <w:t>&lt;&lt;Task&gt;&gt;</w:t>
      </w:r>
    </w:p>
    <w:p w:rsidR="00431C3E" w:rsidRPr="0062352A" w:rsidRDefault="00431C3E" w:rsidP="003C3B4F">
      <w:pPr>
        <w:keepNext/>
        <w:keepLines/>
        <w:spacing w:after="0" w:line="240" w:lineRule="auto"/>
        <w:ind w:firstLine="720"/>
        <w:rPr>
          <w:b/>
        </w:rPr>
      </w:pPr>
      <w:r>
        <w:rPr>
          <w:b/>
        </w:rPr>
        <w:t>Attributes:</w:t>
      </w:r>
    </w:p>
    <w:p w:rsidR="00431C3E" w:rsidRPr="00896712" w:rsidRDefault="00431C3E" w:rsidP="003C3B4F">
      <w:pPr>
        <w:pStyle w:val="ListParagraph"/>
        <w:keepNext/>
        <w:keepLines/>
        <w:numPr>
          <w:ilvl w:val="0"/>
          <w:numId w:val="8"/>
        </w:numPr>
        <w:spacing w:after="0" w:line="240" w:lineRule="auto"/>
        <w:rPr>
          <w:b/>
        </w:rPr>
      </w:pPr>
      <w:r>
        <w:rPr>
          <w:b/>
        </w:rPr>
        <w:t xml:space="preserve">Private </w:t>
      </w:r>
      <w:r w:rsidR="00434E24">
        <w:rPr>
          <w:b/>
        </w:rPr>
        <w:t>Physician</w:t>
      </w:r>
      <w:r>
        <w:rPr>
          <w:b/>
        </w:rPr>
        <w:t xml:space="preserve"> </w:t>
      </w:r>
      <w:proofErr w:type="spellStart"/>
      <w:r w:rsidR="00434E24">
        <w:t>physician</w:t>
      </w:r>
      <w:proofErr w:type="spellEnd"/>
    </w:p>
    <w:p w:rsidR="00431C3E" w:rsidRPr="009D1734" w:rsidRDefault="00434E24" w:rsidP="003C3B4F">
      <w:pPr>
        <w:pStyle w:val="ListParagraph"/>
        <w:keepNext/>
        <w:keepLines/>
        <w:numPr>
          <w:ilvl w:val="1"/>
          <w:numId w:val="8"/>
        </w:numPr>
        <w:spacing w:after="0" w:line="240" w:lineRule="auto"/>
        <w:rPr>
          <w:b/>
        </w:rPr>
      </w:pPr>
      <w:r>
        <w:t>T</w:t>
      </w:r>
      <w:r w:rsidRPr="00434E24">
        <w:t>he phys</w:t>
      </w:r>
      <w:r>
        <w:t>ician associated with the class</w:t>
      </w:r>
      <w:r w:rsidR="00431C3E">
        <w:t xml:space="preserve">. </w:t>
      </w:r>
    </w:p>
    <w:p w:rsidR="00431C3E" w:rsidRPr="005F4CFA" w:rsidRDefault="00431C3E" w:rsidP="003C3B4F">
      <w:pPr>
        <w:keepNext/>
        <w:keepLines/>
        <w:spacing w:after="0" w:line="240" w:lineRule="auto"/>
        <w:rPr>
          <w:b/>
        </w:rPr>
      </w:pPr>
    </w:p>
    <w:p w:rsidR="00431C3E" w:rsidRDefault="009A54AF" w:rsidP="003C3B4F">
      <w:pPr>
        <w:keepNext/>
        <w:keepLines/>
        <w:spacing w:after="0" w:line="240" w:lineRule="auto"/>
        <w:ind w:left="720"/>
        <w:rPr>
          <w:b/>
        </w:rPr>
      </w:pPr>
      <w:r>
        <w:rPr>
          <w:b/>
        </w:rPr>
        <w:t>Operations:</w:t>
      </w:r>
    </w:p>
    <w:p w:rsidR="00431C3E" w:rsidRDefault="00431C3E" w:rsidP="003C3B4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rsidR="00434E24">
        <w:t>C</w:t>
      </w:r>
      <w:r w:rsidR="00434E24" w:rsidRPr="00434E24">
        <w:t>reatePatient</w:t>
      </w:r>
      <w:proofErr w:type="spellEnd"/>
      <w:r w:rsidR="00434E24" w:rsidRPr="00434E24">
        <w:t xml:space="preserve">(Patient patient) </w:t>
      </w:r>
    </w:p>
    <w:p w:rsidR="00431C3E" w:rsidRDefault="00434E24" w:rsidP="003C3B4F">
      <w:pPr>
        <w:pStyle w:val="ListParagraph"/>
        <w:keepNext/>
        <w:keepLines/>
        <w:numPr>
          <w:ilvl w:val="1"/>
          <w:numId w:val="7"/>
        </w:numPr>
        <w:spacing w:after="0" w:line="240" w:lineRule="auto"/>
      </w:pPr>
      <w:r w:rsidRPr="00434E24">
        <w:t>The function to add a patient to the system.</w:t>
      </w:r>
    </w:p>
    <w:p w:rsidR="00434E24" w:rsidRDefault="00434E24" w:rsidP="003C3B4F">
      <w:pPr>
        <w:pStyle w:val="ListParagraph"/>
        <w:keepNext/>
        <w:keepLines/>
        <w:spacing w:after="0" w:line="240" w:lineRule="auto"/>
        <w:ind w:left="2520"/>
      </w:pPr>
    </w:p>
    <w:p w:rsidR="00434E24" w:rsidRDefault="00434E24" w:rsidP="003C3B4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Delete</w:t>
      </w:r>
      <w:r w:rsidRPr="00434E24">
        <w:t>Patient</w:t>
      </w:r>
      <w:proofErr w:type="spellEnd"/>
      <w:r w:rsidRPr="00434E24">
        <w:t xml:space="preserve">(Patient patient) </w:t>
      </w:r>
    </w:p>
    <w:p w:rsidR="00434E24" w:rsidRDefault="00434E24" w:rsidP="003C3B4F">
      <w:pPr>
        <w:pStyle w:val="ListParagraph"/>
        <w:keepNext/>
        <w:keepLines/>
        <w:numPr>
          <w:ilvl w:val="1"/>
          <w:numId w:val="7"/>
        </w:numPr>
        <w:spacing w:after="0" w:line="240" w:lineRule="auto"/>
      </w:pPr>
      <w:r w:rsidRPr="00434E24">
        <w:t>The function to r</w:t>
      </w:r>
      <w:r>
        <w:t>emove a patient from the system</w:t>
      </w:r>
      <w:r w:rsidRPr="00434E24">
        <w:t>.</w:t>
      </w:r>
    </w:p>
    <w:p w:rsidR="00B50D35" w:rsidRDefault="00B50D35" w:rsidP="003C3B4F">
      <w:pPr>
        <w:pStyle w:val="ListParagraph"/>
        <w:keepNext/>
        <w:keepLines/>
        <w:spacing w:after="0" w:line="240" w:lineRule="auto"/>
        <w:ind w:left="2520"/>
      </w:pPr>
    </w:p>
    <w:p w:rsidR="00B50D35" w:rsidRDefault="00B50D35" w:rsidP="003C3B4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R</w:t>
      </w:r>
      <w:r w:rsidRPr="009A54AF">
        <w:t>equestPatientInformation</w:t>
      </w:r>
      <w:proofErr w:type="spellEnd"/>
      <w:r w:rsidRPr="009A54AF">
        <w:t xml:space="preserve">(String </w:t>
      </w:r>
      <w:proofErr w:type="spellStart"/>
      <w:r>
        <w:t>patientId</w:t>
      </w:r>
      <w:proofErr w:type="spellEnd"/>
      <w:r w:rsidRPr="009A54AF">
        <w:t xml:space="preserve">) </w:t>
      </w:r>
      <w:r w:rsidRPr="00434E24">
        <w:t xml:space="preserve"> </w:t>
      </w:r>
    </w:p>
    <w:p w:rsidR="00B50D35" w:rsidRDefault="00B50D35" w:rsidP="003C3B4F">
      <w:pPr>
        <w:pStyle w:val="ListParagraph"/>
        <w:keepNext/>
        <w:keepLines/>
        <w:numPr>
          <w:ilvl w:val="1"/>
          <w:numId w:val="7"/>
        </w:numPr>
        <w:spacing w:after="0" w:line="240" w:lineRule="auto"/>
      </w:pPr>
      <w:r w:rsidRPr="009A54AF">
        <w:t>The function to request pati</w:t>
      </w:r>
      <w:r>
        <w:t>ent information from the system</w:t>
      </w:r>
      <w:r w:rsidRPr="00434E24">
        <w:t>.</w:t>
      </w:r>
    </w:p>
    <w:p w:rsidR="00B50D35" w:rsidRPr="00DF4BAA" w:rsidRDefault="00B50D35" w:rsidP="003C3B4F">
      <w:pPr>
        <w:pStyle w:val="ListParagraph"/>
        <w:keepNext/>
        <w:keepLines/>
        <w:spacing w:after="0" w:line="240" w:lineRule="auto"/>
        <w:ind w:left="1800"/>
      </w:pPr>
    </w:p>
    <w:p w:rsidR="00431C3E" w:rsidRDefault="00431C3E" w:rsidP="003C3B4F">
      <w:pPr>
        <w:keepNext/>
        <w:keepLines/>
        <w:spacing w:after="0" w:line="240" w:lineRule="auto"/>
        <w:ind w:left="720"/>
        <w:rPr>
          <w:b/>
        </w:rPr>
      </w:pPr>
      <w:r>
        <w:rPr>
          <w:b/>
        </w:rPr>
        <w:t>Constructors:</w:t>
      </w:r>
    </w:p>
    <w:p w:rsidR="00431C3E" w:rsidRDefault="00431C3E" w:rsidP="003C3B4F">
      <w:pPr>
        <w:pStyle w:val="ListParagraph"/>
        <w:keepNext/>
        <w:keepLines/>
        <w:numPr>
          <w:ilvl w:val="0"/>
          <w:numId w:val="14"/>
        </w:numPr>
        <w:spacing w:after="0" w:line="240" w:lineRule="auto"/>
        <w:rPr>
          <w:b/>
        </w:rPr>
      </w:pPr>
      <w:r>
        <w:rPr>
          <w:b/>
        </w:rPr>
        <w:t xml:space="preserve">Public </w:t>
      </w:r>
      <w:proofErr w:type="spellStart"/>
      <w:r w:rsidR="00434E24">
        <w:t>PhysicianController</w:t>
      </w:r>
      <w:proofErr w:type="spellEnd"/>
      <w:r>
        <w:t>()</w:t>
      </w:r>
    </w:p>
    <w:p w:rsidR="00431C3E" w:rsidRDefault="00B50D35" w:rsidP="003C3B4F">
      <w:pPr>
        <w:pStyle w:val="ListParagraph"/>
        <w:keepNext/>
        <w:keepLines/>
        <w:numPr>
          <w:ilvl w:val="1"/>
          <w:numId w:val="14"/>
        </w:numPr>
        <w:spacing w:after="0" w:line="240" w:lineRule="auto"/>
      </w:pPr>
      <w:r>
        <w:t>Default constructor</w:t>
      </w:r>
      <w:r w:rsidR="00434E24">
        <w:t>.</w:t>
      </w:r>
    </w:p>
    <w:p w:rsidR="004E0537" w:rsidRDefault="004E0537" w:rsidP="003C3B4F">
      <w:pPr>
        <w:keepNext/>
        <w:keepLines/>
        <w:spacing w:after="0" w:line="240" w:lineRule="auto"/>
      </w:pPr>
    </w:p>
    <w:p w:rsidR="0070250D" w:rsidRPr="004D327B" w:rsidRDefault="0070250D" w:rsidP="003C3B4F">
      <w:pPr>
        <w:pStyle w:val="Heading4"/>
        <w:keepNext/>
        <w:keepLines/>
      </w:pPr>
      <w:proofErr w:type="spellStart"/>
      <w:r>
        <w:t>ExperimentController</w:t>
      </w:r>
      <w:proofErr w:type="spellEnd"/>
    </w:p>
    <w:p w:rsidR="0070250D" w:rsidRDefault="0070250D" w:rsidP="003C3B4F">
      <w:pPr>
        <w:keepNext/>
        <w:keepLines/>
        <w:spacing w:after="120" w:line="240" w:lineRule="auto"/>
      </w:pPr>
      <w:r w:rsidRPr="00431C3E">
        <w:t xml:space="preserve">This class </w:t>
      </w:r>
      <w:r>
        <w:t xml:space="preserve">is responsible for handling experiment functions called from the </w:t>
      </w:r>
      <w:proofErr w:type="spellStart"/>
      <w:r w:rsidRPr="00D7622F">
        <w:rPr>
          <w:b/>
        </w:rPr>
        <w:t>ExperimentView</w:t>
      </w:r>
      <w:proofErr w:type="spellEnd"/>
      <w:r>
        <w:t>.  The actions are available to the experiment administrators with physicians having access to the view experiment functionality.</w:t>
      </w:r>
    </w:p>
    <w:p w:rsidR="0070250D" w:rsidRPr="005F4CFA" w:rsidRDefault="0070250D" w:rsidP="003C3B4F">
      <w:pPr>
        <w:keepNext/>
        <w:keepLines/>
        <w:spacing w:after="120" w:line="240" w:lineRule="auto"/>
        <w:rPr>
          <w:b/>
        </w:rPr>
      </w:pPr>
      <w:r>
        <w:rPr>
          <w:b/>
        </w:rPr>
        <w:t>&lt;&lt;Task&gt;&gt;</w:t>
      </w:r>
    </w:p>
    <w:p w:rsidR="0070250D" w:rsidRPr="0062352A" w:rsidRDefault="0070250D" w:rsidP="003C3B4F">
      <w:pPr>
        <w:keepNext/>
        <w:keepLines/>
        <w:spacing w:after="0" w:line="240" w:lineRule="auto"/>
        <w:ind w:firstLine="720"/>
        <w:rPr>
          <w:b/>
        </w:rPr>
      </w:pPr>
      <w:r>
        <w:rPr>
          <w:b/>
        </w:rPr>
        <w:t>Attributes:</w:t>
      </w:r>
    </w:p>
    <w:p w:rsidR="0070250D" w:rsidRPr="00896712" w:rsidRDefault="0070250D" w:rsidP="003C3B4F">
      <w:pPr>
        <w:pStyle w:val="ListParagraph"/>
        <w:keepNext/>
        <w:keepLines/>
        <w:numPr>
          <w:ilvl w:val="0"/>
          <w:numId w:val="8"/>
        </w:numPr>
        <w:spacing w:after="0" w:line="240" w:lineRule="auto"/>
        <w:rPr>
          <w:b/>
        </w:rPr>
      </w:pPr>
      <w:r>
        <w:rPr>
          <w:b/>
        </w:rPr>
        <w:t xml:space="preserve">Private Collection&lt;Experiment&gt; </w:t>
      </w:r>
      <w:r>
        <w:t>experiments</w:t>
      </w:r>
    </w:p>
    <w:p w:rsidR="0070250D" w:rsidRPr="009D1734" w:rsidRDefault="0070250D" w:rsidP="003C3B4F">
      <w:pPr>
        <w:pStyle w:val="ListParagraph"/>
        <w:keepNext/>
        <w:keepLines/>
        <w:numPr>
          <w:ilvl w:val="1"/>
          <w:numId w:val="8"/>
        </w:numPr>
        <w:spacing w:after="0" w:line="240" w:lineRule="auto"/>
        <w:rPr>
          <w:b/>
        </w:rPr>
      </w:pPr>
      <w:r>
        <w:t xml:space="preserve">A collection of experiments available to the user. </w:t>
      </w:r>
    </w:p>
    <w:p w:rsidR="0070250D" w:rsidRPr="005F4CFA" w:rsidRDefault="0070250D" w:rsidP="003C3B4F">
      <w:pPr>
        <w:keepNext/>
        <w:keepLines/>
        <w:spacing w:after="0" w:line="240" w:lineRule="auto"/>
        <w:rPr>
          <w:b/>
        </w:rPr>
      </w:pPr>
    </w:p>
    <w:p w:rsidR="0070250D" w:rsidRDefault="0070250D" w:rsidP="003C3B4F">
      <w:pPr>
        <w:keepNext/>
        <w:keepLines/>
        <w:spacing w:after="0" w:line="240" w:lineRule="auto"/>
        <w:ind w:left="720"/>
        <w:rPr>
          <w:b/>
        </w:rPr>
      </w:pPr>
      <w:r>
        <w:rPr>
          <w:b/>
        </w:rPr>
        <w:t>Operations:</w:t>
      </w:r>
    </w:p>
    <w:p w:rsidR="0070250D" w:rsidRDefault="0070250D" w:rsidP="003C3B4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C</w:t>
      </w:r>
      <w:r w:rsidRPr="00434E24">
        <w:t>reate</w:t>
      </w:r>
      <w:r w:rsidR="003C706F">
        <w:t>Experiment</w:t>
      </w:r>
      <w:proofErr w:type="spellEnd"/>
      <w:r w:rsidRPr="00434E24">
        <w:t>(</w:t>
      </w:r>
      <w:r w:rsidR="00CE4DC8">
        <w:t>Experiment</w:t>
      </w:r>
      <w:r w:rsidRPr="00434E24">
        <w:t xml:space="preserve"> </w:t>
      </w:r>
      <w:r w:rsidR="00CE4DC8">
        <w:t>experiment</w:t>
      </w:r>
      <w:r w:rsidRPr="00434E24">
        <w:t xml:space="preserve">) </w:t>
      </w:r>
    </w:p>
    <w:p w:rsidR="0070250D" w:rsidRDefault="003C706F" w:rsidP="003C3B4F">
      <w:pPr>
        <w:pStyle w:val="ListParagraph"/>
        <w:keepNext/>
        <w:keepLines/>
        <w:numPr>
          <w:ilvl w:val="1"/>
          <w:numId w:val="7"/>
        </w:numPr>
        <w:spacing w:after="0" w:line="240" w:lineRule="auto"/>
      </w:pPr>
      <w:r>
        <w:t>The function</w:t>
      </w:r>
      <w:r w:rsidR="00CE4DC8">
        <w:t xml:space="preserve"> used</w:t>
      </w:r>
      <w:r>
        <w:t xml:space="preserve"> to add an experiment </w:t>
      </w:r>
      <w:r w:rsidR="0070250D" w:rsidRPr="00434E24">
        <w:t>to the system.</w:t>
      </w:r>
    </w:p>
    <w:p w:rsidR="0070250D" w:rsidRDefault="0070250D" w:rsidP="003C3B4F">
      <w:pPr>
        <w:pStyle w:val="ListParagraph"/>
        <w:keepNext/>
        <w:keepLines/>
        <w:spacing w:after="0" w:line="240" w:lineRule="auto"/>
        <w:ind w:left="2520"/>
      </w:pPr>
    </w:p>
    <w:p w:rsidR="0070250D" w:rsidRDefault="0070250D" w:rsidP="003C3B4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Delete</w:t>
      </w:r>
      <w:r w:rsidR="003C706F">
        <w:t>Experiment</w:t>
      </w:r>
      <w:proofErr w:type="spellEnd"/>
      <w:r w:rsidRPr="00434E24">
        <w:t>(</w:t>
      </w:r>
      <w:r w:rsidR="00CE4DC8" w:rsidRPr="00CE4DC8">
        <w:t>Experiment experiment</w:t>
      </w:r>
      <w:r w:rsidRPr="00434E24">
        <w:t xml:space="preserve">) </w:t>
      </w:r>
    </w:p>
    <w:p w:rsidR="0070250D" w:rsidRDefault="0070250D" w:rsidP="003C3B4F">
      <w:pPr>
        <w:pStyle w:val="ListParagraph"/>
        <w:keepNext/>
        <w:keepLines/>
        <w:numPr>
          <w:ilvl w:val="1"/>
          <w:numId w:val="7"/>
        </w:numPr>
        <w:spacing w:after="0" w:line="240" w:lineRule="auto"/>
      </w:pPr>
      <w:r w:rsidRPr="00434E24">
        <w:t>The function</w:t>
      </w:r>
      <w:r w:rsidR="00CE4DC8">
        <w:t xml:space="preserve"> used</w:t>
      </w:r>
      <w:r w:rsidRPr="00434E24">
        <w:t xml:space="preserve"> to r</w:t>
      </w:r>
      <w:r w:rsidR="003C706F">
        <w:t xml:space="preserve">emove an experiment </w:t>
      </w:r>
      <w:r>
        <w:t>from the system</w:t>
      </w:r>
      <w:r w:rsidRPr="00434E24">
        <w:t>.</w:t>
      </w:r>
    </w:p>
    <w:p w:rsidR="0070250D" w:rsidRDefault="0070250D" w:rsidP="003C3B4F">
      <w:pPr>
        <w:pStyle w:val="ListParagraph"/>
        <w:keepNext/>
        <w:keepLines/>
        <w:spacing w:after="0" w:line="240" w:lineRule="auto"/>
        <w:ind w:left="2520"/>
      </w:pPr>
    </w:p>
    <w:p w:rsidR="0070250D" w:rsidRDefault="0070250D" w:rsidP="003C3B4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rsidR="00CE4DC8">
        <w:t>EditExperiment</w:t>
      </w:r>
      <w:proofErr w:type="spellEnd"/>
      <w:r w:rsidRPr="009A54AF">
        <w:t>(</w:t>
      </w:r>
      <w:r w:rsidR="00CE4DC8" w:rsidRPr="00CE4DC8">
        <w:t>Experiment experiment</w:t>
      </w:r>
      <w:r w:rsidRPr="009A54AF">
        <w:t xml:space="preserve">) </w:t>
      </w:r>
      <w:r w:rsidRPr="00434E24">
        <w:t xml:space="preserve"> </w:t>
      </w:r>
    </w:p>
    <w:p w:rsidR="0070250D" w:rsidRDefault="0070250D" w:rsidP="003C3B4F">
      <w:pPr>
        <w:pStyle w:val="ListParagraph"/>
        <w:keepNext/>
        <w:keepLines/>
        <w:numPr>
          <w:ilvl w:val="1"/>
          <w:numId w:val="7"/>
        </w:numPr>
        <w:spacing w:after="0" w:line="240" w:lineRule="auto"/>
      </w:pPr>
      <w:r w:rsidRPr="009A54AF">
        <w:t xml:space="preserve">The function </w:t>
      </w:r>
      <w:r w:rsidR="00CE4DC8">
        <w:t xml:space="preserve">used </w:t>
      </w:r>
      <w:r w:rsidRPr="009A54AF">
        <w:t xml:space="preserve">to </w:t>
      </w:r>
      <w:r w:rsidR="00CE4DC8">
        <w:t>edit an experiment</w:t>
      </w:r>
      <w:r w:rsidRPr="009A54AF">
        <w:t xml:space="preserve"> </w:t>
      </w:r>
      <w:r w:rsidR="00CE4DC8">
        <w:t>in</w:t>
      </w:r>
      <w:r>
        <w:t xml:space="preserve"> the system</w:t>
      </w:r>
      <w:r w:rsidRPr="00434E24">
        <w:t>.</w:t>
      </w:r>
    </w:p>
    <w:p w:rsidR="00CE4DC8" w:rsidRDefault="00CE4DC8" w:rsidP="003C3B4F">
      <w:pPr>
        <w:pStyle w:val="ListParagraph"/>
        <w:keepNext/>
        <w:keepLines/>
        <w:spacing w:after="0" w:line="240" w:lineRule="auto"/>
        <w:ind w:left="2520"/>
      </w:pPr>
    </w:p>
    <w:p w:rsidR="00CE4DC8" w:rsidRDefault="00CE4DC8" w:rsidP="003C3B4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RunExperiment</w:t>
      </w:r>
      <w:proofErr w:type="spellEnd"/>
      <w:r w:rsidRPr="009A54AF">
        <w:t>(</w:t>
      </w:r>
      <w:proofErr w:type="spellStart"/>
      <w:r>
        <w:t>int</w:t>
      </w:r>
      <w:proofErr w:type="spellEnd"/>
      <w:r w:rsidRPr="00CE4DC8">
        <w:t xml:space="preserve"> </w:t>
      </w:r>
      <w:proofErr w:type="spellStart"/>
      <w:r w:rsidRPr="00CE4DC8">
        <w:t>experiment</w:t>
      </w:r>
      <w:r>
        <w:t>Id</w:t>
      </w:r>
      <w:proofErr w:type="spellEnd"/>
      <w:r w:rsidRPr="009A54AF">
        <w:t xml:space="preserve">) </w:t>
      </w:r>
      <w:r w:rsidRPr="00434E24">
        <w:t xml:space="preserve"> </w:t>
      </w:r>
    </w:p>
    <w:p w:rsidR="00CE4DC8" w:rsidRDefault="00CE4DC8" w:rsidP="003C3B4F">
      <w:pPr>
        <w:pStyle w:val="ListParagraph"/>
        <w:keepNext/>
        <w:keepLines/>
        <w:numPr>
          <w:ilvl w:val="1"/>
          <w:numId w:val="7"/>
        </w:numPr>
        <w:spacing w:after="0" w:line="240" w:lineRule="auto"/>
      </w:pPr>
      <w:r w:rsidRPr="009A54AF">
        <w:t xml:space="preserve">The function </w:t>
      </w:r>
      <w:r>
        <w:t xml:space="preserve">used </w:t>
      </w:r>
      <w:r w:rsidRPr="009A54AF">
        <w:t xml:space="preserve">to </w:t>
      </w:r>
      <w:r>
        <w:t>run the selected experiment.</w:t>
      </w:r>
      <w:r w:rsidRPr="009A54AF">
        <w:t xml:space="preserve"> </w:t>
      </w:r>
    </w:p>
    <w:p w:rsidR="00CE4DC8" w:rsidRDefault="00CE4DC8" w:rsidP="003C3B4F">
      <w:pPr>
        <w:pStyle w:val="ListParagraph"/>
        <w:keepNext/>
        <w:keepLines/>
        <w:spacing w:after="0" w:line="240" w:lineRule="auto"/>
        <w:ind w:left="2520"/>
      </w:pPr>
    </w:p>
    <w:p w:rsidR="00CE4DC8" w:rsidRDefault="00CE4DC8" w:rsidP="003C3B4F">
      <w:pPr>
        <w:pStyle w:val="ListParagraph"/>
        <w:keepNext/>
        <w:keepLines/>
        <w:numPr>
          <w:ilvl w:val="0"/>
          <w:numId w:val="7"/>
        </w:numPr>
        <w:spacing w:after="0" w:line="240" w:lineRule="auto"/>
      </w:pPr>
      <w:r>
        <w:rPr>
          <w:b/>
        </w:rPr>
        <w:t xml:space="preserve">Private </w:t>
      </w:r>
      <w:r w:rsidR="00D41266">
        <w:rPr>
          <w:b/>
        </w:rPr>
        <w:t>string</w:t>
      </w:r>
      <w:r>
        <w:t xml:space="preserve"> </w:t>
      </w:r>
      <w:proofErr w:type="spellStart"/>
      <w:r>
        <w:t>ProcessData</w:t>
      </w:r>
      <w:proofErr w:type="spellEnd"/>
      <w:r w:rsidRPr="009A54AF">
        <w:t>(</w:t>
      </w:r>
      <w:r>
        <w:t>Collection&lt;object&gt;</w:t>
      </w:r>
      <w:r w:rsidRPr="009A54AF">
        <w:t xml:space="preserve">) </w:t>
      </w:r>
      <w:r w:rsidRPr="00434E24">
        <w:t xml:space="preserve"> </w:t>
      </w:r>
    </w:p>
    <w:p w:rsidR="00CE4DC8" w:rsidRDefault="00CE4DC8" w:rsidP="003C3B4F">
      <w:pPr>
        <w:pStyle w:val="ListParagraph"/>
        <w:keepNext/>
        <w:keepLines/>
        <w:numPr>
          <w:ilvl w:val="1"/>
          <w:numId w:val="7"/>
        </w:numPr>
        <w:spacing w:after="0" w:line="240" w:lineRule="auto"/>
      </w:pPr>
      <w:r w:rsidRPr="009A54AF">
        <w:t xml:space="preserve">The </w:t>
      </w:r>
      <w:r>
        <w:t>function is here in the event that the data returned from the database will need to be processed in some way prior to be sending it to the view.</w:t>
      </w:r>
    </w:p>
    <w:p w:rsidR="0070250D" w:rsidRPr="00DF4BAA" w:rsidRDefault="0070250D" w:rsidP="003C3B4F">
      <w:pPr>
        <w:pStyle w:val="ListParagraph"/>
        <w:keepNext/>
        <w:keepLines/>
        <w:spacing w:after="0" w:line="240" w:lineRule="auto"/>
        <w:ind w:left="1800"/>
      </w:pPr>
    </w:p>
    <w:p w:rsidR="0070250D" w:rsidRDefault="0070250D" w:rsidP="003C3B4F">
      <w:pPr>
        <w:keepNext/>
        <w:keepLines/>
        <w:spacing w:after="0" w:line="240" w:lineRule="auto"/>
        <w:ind w:left="720"/>
        <w:rPr>
          <w:b/>
        </w:rPr>
      </w:pPr>
      <w:r>
        <w:rPr>
          <w:b/>
        </w:rPr>
        <w:t>Constructors:</w:t>
      </w:r>
    </w:p>
    <w:p w:rsidR="0070250D" w:rsidRDefault="0070250D" w:rsidP="003C3B4F">
      <w:pPr>
        <w:pStyle w:val="ListParagraph"/>
        <w:keepNext/>
        <w:keepLines/>
        <w:numPr>
          <w:ilvl w:val="0"/>
          <w:numId w:val="14"/>
        </w:numPr>
        <w:spacing w:after="0" w:line="240" w:lineRule="auto"/>
        <w:rPr>
          <w:b/>
        </w:rPr>
      </w:pPr>
      <w:r>
        <w:rPr>
          <w:b/>
        </w:rPr>
        <w:t xml:space="preserve">Public </w:t>
      </w:r>
      <w:proofErr w:type="spellStart"/>
      <w:r w:rsidR="00CE4DC8">
        <w:t>Experiment</w:t>
      </w:r>
      <w:r>
        <w:t>Controller</w:t>
      </w:r>
      <w:proofErr w:type="spellEnd"/>
      <w:r>
        <w:t>()</w:t>
      </w:r>
    </w:p>
    <w:p w:rsidR="0070250D" w:rsidRDefault="0070250D" w:rsidP="003C3B4F">
      <w:pPr>
        <w:pStyle w:val="ListParagraph"/>
        <w:keepNext/>
        <w:keepLines/>
        <w:numPr>
          <w:ilvl w:val="1"/>
          <w:numId w:val="14"/>
        </w:numPr>
        <w:spacing w:after="0" w:line="240" w:lineRule="auto"/>
      </w:pPr>
      <w:r>
        <w:t>Default constructor.</w:t>
      </w:r>
    </w:p>
    <w:p w:rsidR="00C52DFE" w:rsidRPr="004D327B" w:rsidRDefault="00C52DFE" w:rsidP="00C52DFE">
      <w:pPr>
        <w:pStyle w:val="Heading4"/>
        <w:keepNext/>
        <w:keepLines/>
        <w:rPr>
          <w:ins w:id="266" w:author="rewjs" w:date="2015-11-30T11:44:00Z"/>
        </w:rPr>
      </w:pPr>
      <w:proofErr w:type="spellStart"/>
      <w:ins w:id="267" w:author="rewjs" w:date="2015-11-30T11:44:00Z">
        <w:r>
          <w:t>P</w:t>
        </w:r>
      </w:ins>
      <w:ins w:id="268" w:author="rewjs" w:date="2015-11-30T11:45:00Z">
        <w:r>
          <w:t>atient</w:t>
        </w:r>
      </w:ins>
      <w:ins w:id="269" w:author="rewjs" w:date="2015-11-30T11:44:00Z">
        <w:r>
          <w:t>Controller</w:t>
        </w:r>
        <w:proofErr w:type="spellEnd"/>
      </w:ins>
    </w:p>
    <w:p w:rsidR="00C52DFE" w:rsidRDefault="00C52DFE" w:rsidP="00C52DFE">
      <w:pPr>
        <w:keepNext/>
        <w:keepLines/>
        <w:spacing w:after="120" w:line="240" w:lineRule="auto"/>
        <w:rPr>
          <w:ins w:id="270" w:author="rewjs" w:date="2015-11-30T11:44:00Z"/>
        </w:rPr>
      </w:pPr>
      <w:ins w:id="271" w:author="rewjs" w:date="2015-11-30T11:44:00Z">
        <w:r w:rsidRPr="00431C3E">
          <w:t xml:space="preserve">This class is responsible for handling the </w:t>
        </w:r>
        <w:r>
          <w:t xml:space="preserve">various functions available to a </w:t>
        </w:r>
      </w:ins>
      <w:ins w:id="272" w:author="rewjs" w:date="2015-11-30T11:45:00Z">
        <w:r>
          <w:t>patient</w:t>
        </w:r>
      </w:ins>
      <w:ins w:id="273" w:author="rewjs" w:date="2015-11-30T11:44:00Z">
        <w:r w:rsidRPr="00431C3E">
          <w:t xml:space="preserve">.  This class provides the backend for the </w:t>
        </w:r>
        <w:proofErr w:type="spellStart"/>
        <w:r>
          <w:rPr>
            <w:b/>
          </w:rPr>
          <w:t>P</w:t>
        </w:r>
      </w:ins>
      <w:ins w:id="274" w:author="rewjs" w:date="2015-11-30T11:46:00Z">
        <w:r>
          <w:rPr>
            <w:b/>
          </w:rPr>
          <w:t>atient</w:t>
        </w:r>
      </w:ins>
      <w:ins w:id="275" w:author="rewjs" w:date="2015-11-30T11:44:00Z">
        <w:r w:rsidRPr="00737642">
          <w:rPr>
            <w:b/>
          </w:rPr>
          <w:t>View</w:t>
        </w:r>
        <w:proofErr w:type="spellEnd"/>
        <w:r w:rsidRPr="00431C3E">
          <w:t>.</w:t>
        </w:r>
        <w:r>
          <w:t xml:space="preserve">  The actions available to the </w:t>
        </w:r>
      </w:ins>
      <w:ins w:id="276" w:author="rewjs" w:date="2015-11-30T11:46:00Z">
        <w:r>
          <w:t>patient</w:t>
        </w:r>
      </w:ins>
      <w:ins w:id="277" w:author="rewjs" w:date="2015-11-30T11:44:00Z">
        <w:r>
          <w:t xml:space="preserve"> are detailed in the operations section below.</w:t>
        </w:r>
      </w:ins>
    </w:p>
    <w:p w:rsidR="00C52DFE" w:rsidRPr="005F4CFA" w:rsidRDefault="00C52DFE" w:rsidP="00C52DFE">
      <w:pPr>
        <w:keepNext/>
        <w:keepLines/>
        <w:spacing w:after="120" w:line="240" w:lineRule="auto"/>
        <w:rPr>
          <w:ins w:id="278" w:author="rewjs" w:date="2015-11-30T11:44:00Z"/>
          <w:b/>
        </w:rPr>
      </w:pPr>
      <w:ins w:id="279" w:author="rewjs" w:date="2015-11-30T11:44:00Z">
        <w:r>
          <w:rPr>
            <w:b/>
          </w:rPr>
          <w:t>&lt;&lt;Task&gt;&gt;</w:t>
        </w:r>
      </w:ins>
    </w:p>
    <w:p w:rsidR="00C52DFE" w:rsidRPr="0062352A" w:rsidRDefault="00C52DFE" w:rsidP="00C52DFE">
      <w:pPr>
        <w:keepNext/>
        <w:keepLines/>
        <w:spacing w:after="0" w:line="240" w:lineRule="auto"/>
        <w:ind w:firstLine="720"/>
        <w:rPr>
          <w:ins w:id="280" w:author="rewjs" w:date="2015-11-30T11:44:00Z"/>
          <w:b/>
        </w:rPr>
      </w:pPr>
      <w:ins w:id="281" w:author="rewjs" w:date="2015-11-30T11:44:00Z">
        <w:r>
          <w:rPr>
            <w:b/>
          </w:rPr>
          <w:t>Attributes:</w:t>
        </w:r>
      </w:ins>
    </w:p>
    <w:p w:rsidR="00C52DFE" w:rsidRPr="00896712" w:rsidRDefault="00C52DFE" w:rsidP="00C52DFE">
      <w:pPr>
        <w:pStyle w:val="ListParagraph"/>
        <w:keepNext/>
        <w:keepLines/>
        <w:numPr>
          <w:ilvl w:val="0"/>
          <w:numId w:val="8"/>
        </w:numPr>
        <w:spacing w:after="0" w:line="240" w:lineRule="auto"/>
        <w:rPr>
          <w:ins w:id="282" w:author="rewjs" w:date="2015-11-30T11:44:00Z"/>
          <w:b/>
        </w:rPr>
      </w:pPr>
      <w:ins w:id="283" w:author="rewjs" w:date="2015-11-30T11:44:00Z">
        <w:r>
          <w:rPr>
            <w:b/>
          </w:rPr>
          <w:t xml:space="preserve">Private </w:t>
        </w:r>
      </w:ins>
      <w:ins w:id="284" w:author="rewjs" w:date="2015-11-30T11:46:00Z">
        <w:r>
          <w:rPr>
            <w:b/>
          </w:rPr>
          <w:t>Patient</w:t>
        </w:r>
      </w:ins>
      <w:ins w:id="285" w:author="rewjs" w:date="2015-11-30T11:44:00Z">
        <w:r>
          <w:rPr>
            <w:b/>
          </w:rPr>
          <w:t xml:space="preserve"> </w:t>
        </w:r>
      </w:ins>
      <w:proofErr w:type="spellStart"/>
      <w:ins w:id="286" w:author="rewjs" w:date="2015-11-30T11:46:00Z">
        <w:r>
          <w:t>patient</w:t>
        </w:r>
      </w:ins>
      <w:proofErr w:type="spellEnd"/>
    </w:p>
    <w:p w:rsidR="00C52DFE" w:rsidRPr="009D1734" w:rsidRDefault="00C52DFE" w:rsidP="00C52DFE">
      <w:pPr>
        <w:pStyle w:val="ListParagraph"/>
        <w:keepNext/>
        <w:keepLines/>
        <w:numPr>
          <w:ilvl w:val="1"/>
          <w:numId w:val="8"/>
        </w:numPr>
        <w:spacing w:after="0" w:line="240" w:lineRule="auto"/>
        <w:rPr>
          <w:ins w:id="287" w:author="rewjs" w:date="2015-11-30T11:44:00Z"/>
          <w:b/>
        </w:rPr>
      </w:pPr>
      <w:ins w:id="288" w:author="rewjs" w:date="2015-11-30T11:44:00Z">
        <w:r>
          <w:t>T</w:t>
        </w:r>
        <w:r w:rsidRPr="00434E24">
          <w:t xml:space="preserve">he </w:t>
        </w:r>
      </w:ins>
      <w:ins w:id="289" w:author="rewjs" w:date="2015-11-30T11:46:00Z">
        <w:r>
          <w:t>patient</w:t>
        </w:r>
      </w:ins>
      <w:ins w:id="290" w:author="rewjs" w:date="2015-11-30T11:44:00Z">
        <w:r>
          <w:t xml:space="preserve"> associated with the class. </w:t>
        </w:r>
      </w:ins>
    </w:p>
    <w:p w:rsidR="00C52DFE" w:rsidRPr="005F4CFA" w:rsidRDefault="00C52DFE" w:rsidP="00C52DFE">
      <w:pPr>
        <w:keepNext/>
        <w:keepLines/>
        <w:spacing w:after="0" w:line="240" w:lineRule="auto"/>
        <w:rPr>
          <w:ins w:id="291" w:author="rewjs" w:date="2015-11-30T11:44:00Z"/>
          <w:b/>
        </w:rPr>
      </w:pPr>
    </w:p>
    <w:p w:rsidR="00C52DFE" w:rsidRPr="00C52DFE" w:rsidRDefault="00C52DFE" w:rsidP="00C52DFE">
      <w:pPr>
        <w:keepNext/>
        <w:keepLines/>
        <w:spacing w:after="0" w:line="240" w:lineRule="auto"/>
        <w:ind w:left="720"/>
        <w:rPr>
          <w:ins w:id="292" w:author="rewjs" w:date="2015-11-30T11:44:00Z"/>
          <w:b/>
          <w:rPrChange w:id="293" w:author="rewjs" w:date="2015-11-30T11:46:00Z">
            <w:rPr>
              <w:ins w:id="294" w:author="rewjs" w:date="2015-11-30T11:44:00Z"/>
            </w:rPr>
          </w:rPrChange>
        </w:rPr>
        <w:pPrChange w:id="295" w:author="rewjs" w:date="2015-11-30T11:46:00Z">
          <w:pPr>
            <w:pStyle w:val="ListParagraph"/>
            <w:keepNext/>
            <w:keepLines/>
            <w:spacing w:after="0" w:line="240" w:lineRule="auto"/>
            <w:ind w:left="2520"/>
          </w:pPr>
        </w:pPrChange>
      </w:pPr>
      <w:ins w:id="296" w:author="rewjs" w:date="2015-11-30T11:44:00Z">
        <w:r>
          <w:rPr>
            <w:b/>
          </w:rPr>
          <w:t>Operations:</w:t>
        </w:r>
      </w:ins>
    </w:p>
    <w:p w:rsidR="00C52DFE" w:rsidRDefault="00C52DFE" w:rsidP="00C52DFE">
      <w:pPr>
        <w:pStyle w:val="ListParagraph"/>
        <w:keepNext/>
        <w:keepLines/>
        <w:numPr>
          <w:ilvl w:val="0"/>
          <w:numId w:val="7"/>
        </w:numPr>
        <w:spacing w:after="0" w:line="240" w:lineRule="auto"/>
        <w:rPr>
          <w:ins w:id="297" w:author="rewjs" w:date="2015-11-30T11:44:00Z"/>
        </w:rPr>
      </w:pPr>
      <w:ins w:id="298" w:author="rewjs" w:date="2015-11-30T11:44:00Z">
        <w:r>
          <w:rPr>
            <w:b/>
          </w:rPr>
          <w:t xml:space="preserve">Public </w:t>
        </w:r>
        <w:proofErr w:type="spellStart"/>
        <w:r>
          <w:rPr>
            <w:b/>
          </w:rPr>
          <w:t>ActionResult</w:t>
        </w:r>
        <w:proofErr w:type="spellEnd"/>
        <w:r>
          <w:t xml:space="preserve"> </w:t>
        </w:r>
        <w:proofErr w:type="spellStart"/>
        <w:r>
          <w:t>R</w:t>
        </w:r>
        <w:r w:rsidRPr="009A54AF">
          <w:t>equestPatientInformation</w:t>
        </w:r>
        <w:proofErr w:type="spellEnd"/>
        <w:r w:rsidRPr="009A54AF">
          <w:t xml:space="preserve">(String </w:t>
        </w:r>
      </w:ins>
      <w:ins w:id="299" w:author="rewjs" w:date="2015-11-30T11:46:00Z">
        <w:r>
          <w:t>i</w:t>
        </w:r>
      </w:ins>
      <w:ins w:id="300" w:author="rewjs" w:date="2015-11-30T11:44:00Z">
        <w:r>
          <w:t>d</w:t>
        </w:r>
        <w:r w:rsidRPr="009A54AF">
          <w:t xml:space="preserve">) </w:t>
        </w:r>
        <w:r w:rsidRPr="00434E24">
          <w:t xml:space="preserve"> </w:t>
        </w:r>
      </w:ins>
    </w:p>
    <w:p w:rsidR="00C52DFE" w:rsidRDefault="00C52DFE" w:rsidP="00C52DFE">
      <w:pPr>
        <w:pStyle w:val="ListParagraph"/>
        <w:keepNext/>
        <w:keepLines/>
        <w:numPr>
          <w:ilvl w:val="1"/>
          <w:numId w:val="7"/>
        </w:numPr>
        <w:spacing w:after="0" w:line="240" w:lineRule="auto"/>
        <w:rPr>
          <w:ins w:id="301" w:author="rewjs" w:date="2015-11-30T11:44:00Z"/>
        </w:rPr>
      </w:pPr>
      <w:ins w:id="302" w:author="rewjs" w:date="2015-11-30T11:44:00Z">
        <w:r w:rsidRPr="009A54AF">
          <w:t xml:space="preserve">The function to request </w:t>
        </w:r>
      </w:ins>
      <w:ins w:id="303" w:author="rewjs" w:date="2015-11-30T11:47:00Z">
        <w:r>
          <w:t xml:space="preserve">the </w:t>
        </w:r>
      </w:ins>
      <w:ins w:id="304" w:author="rewjs" w:date="2015-11-30T11:44:00Z">
        <w:r w:rsidRPr="009A54AF">
          <w:t>pati</w:t>
        </w:r>
        <w:r>
          <w:t>ent</w:t>
        </w:r>
      </w:ins>
      <w:ins w:id="305" w:author="rewjs" w:date="2015-11-30T11:47:00Z">
        <w:r>
          <w:t>’</w:t>
        </w:r>
        <w:r>
          <w:t>s own</w:t>
        </w:r>
      </w:ins>
      <w:ins w:id="306" w:author="rewjs" w:date="2015-11-30T11:44:00Z">
        <w:r>
          <w:t xml:space="preserve"> information from the system</w:t>
        </w:r>
        <w:r w:rsidRPr="00434E24">
          <w:t>.</w:t>
        </w:r>
      </w:ins>
    </w:p>
    <w:p w:rsidR="00C52DFE" w:rsidRPr="00DF4BAA" w:rsidRDefault="00C52DFE" w:rsidP="00C52DFE">
      <w:pPr>
        <w:pStyle w:val="ListParagraph"/>
        <w:keepNext/>
        <w:keepLines/>
        <w:spacing w:after="0" w:line="240" w:lineRule="auto"/>
        <w:ind w:left="1800"/>
        <w:rPr>
          <w:ins w:id="307" w:author="rewjs" w:date="2015-11-30T11:44:00Z"/>
        </w:rPr>
      </w:pPr>
    </w:p>
    <w:p w:rsidR="00C52DFE" w:rsidRDefault="00C52DFE" w:rsidP="00C52DFE">
      <w:pPr>
        <w:keepNext/>
        <w:keepLines/>
        <w:spacing w:after="0" w:line="240" w:lineRule="auto"/>
        <w:ind w:left="720"/>
        <w:rPr>
          <w:ins w:id="308" w:author="rewjs" w:date="2015-11-30T11:44:00Z"/>
          <w:b/>
        </w:rPr>
      </w:pPr>
      <w:ins w:id="309" w:author="rewjs" w:date="2015-11-30T11:44:00Z">
        <w:r>
          <w:rPr>
            <w:b/>
          </w:rPr>
          <w:t>Constructors:</w:t>
        </w:r>
      </w:ins>
    </w:p>
    <w:p w:rsidR="00C52DFE" w:rsidRDefault="00C52DFE" w:rsidP="00C52DFE">
      <w:pPr>
        <w:pStyle w:val="ListParagraph"/>
        <w:keepNext/>
        <w:keepLines/>
        <w:numPr>
          <w:ilvl w:val="0"/>
          <w:numId w:val="14"/>
        </w:numPr>
        <w:spacing w:after="0" w:line="240" w:lineRule="auto"/>
        <w:rPr>
          <w:ins w:id="310" w:author="rewjs" w:date="2015-11-30T11:44:00Z"/>
          <w:b/>
        </w:rPr>
      </w:pPr>
      <w:ins w:id="311" w:author="rewjs" w:date="2015-11-30T11:44:00Z">
        <w:r>
          <w:rPr>
            <w:b/>
          </w:rPr>
          <w:t xml:space="preserve">Public </w:t>
        </w:r>
        <w:proofErr w:type="spellStart"/>
        <w:r>
          <w:t>P</w:t>
        </w:r>
      </w:ins>
      <w:ins w:id="312" w:author="rewjs" w:date="2015-11-30T11:46:00Z">
        <w:r>
          <w:t>atient</w:t>
        </w:r>
      </w:ins>
      <w:ins w:id="313" w:author="rewjs" w:date="2015-11-30T11:44:00Z">
        <w:r>
          <w:t>Controller</w:t>
        </w:r>
        <w:proofErr w:type="spellEnd"/>
        <w:r>
          <w:t>()</w:t>
        </w:r>
      </w:ins>
    </w:p>
    <w:p w:rsidR="00C52DFE" w:rsidRDefault="00C52DFE" w:rsidP="00C52DFE">
      <w:pPr>
        <w:pStyle w:val="ListParagraph"/>
        <w:keepNext/>
        <w:keepLines/>
        <w:numPr>
          <w:ilvl w:val="1"/>
          <w:numId w:val="14"/>
        </w:numPr>
        <w:spacing w:after="0" w:line="240" w:lineRule="auto"/>
        <w:rPr>
          <w:ins w:id="314" w:author="rewjs" w:date="2015-11-30T11:44:00Z"/>
        </w:rPr>
      </w:pPr>
      <w:ins w:id="315" w:author="rewjs" w:date="2015-11-30T11:44:00Z">
        <w:r>
          <w:t>Default constructor.</w:t>
        </w:r>
      </w:ins>
    </w:p>
    <w:p w:rsidR="0070250D" w:rsidRDefault="0070250D" w:rsidP="003C3B4F">
      <w:pPr>
        <w:keepNext/>
        <w:keepLines/>
        <w:spacing w:after="0" w:line="240" w:lineRule="auto"/>
      </w:pPr>
    </w:p>
    <w:p w:rsidR="00812105" w:rsidRDefault="002C6ED4" w:rsidP="003C3B4F">
      <w:pPr>
        <w:pStyle w:val="Heading2"/>
        <w:spacing w:line="360" w:lineRule="auto"/>
      </w:pPr>
      <w:bookmarkStart w:id="316" w:name="_Toc436603011"/>
      <w:bookmarkStart w:id="317" w:name="_Toc436012966"/>
      <w:bookmarkStart w:id="318" w:name="_Toc436012967"/>
      <w:bookmarkStart w:id="319" w:name="_Toc436647487"/>
      <w:bookmarkEnd w:id="316"/>
      <w:bookmarkEnd w:id="317"/>
      <w:bookmarkEnd w:id="318"/>
      <w:r>
        <w:t>Business Logic Layer Overview</w:t>
      </w:r>
      <w:bookmarkEnd w:id="319"/>
    </w:p>
    <w:p w:rsidR="00812105" w:rsidRDefault="00831F49" w:rsidP="003C3B4F">
      <w:pPr>
        <w:pStyle w:val="Heading3"/>
        <w:keepNext/>
        <w:keepLines/>
      </w:pPr>
      <w:bookmarkStart w:id="320" w:name="_Toc435182018"/>
      <w:bookmarkStart w:id="321" w:name="_Toc436647488"/>
      <w:r w:rsidRPr="0084672C">
        <w:t>Entities</w:t>
      </w:r>
      <w:bookmarkEnd w:id="320"/>
      <w:bookmarkEnd w:id="321"/>
    </w:p>
    <w:p w:rsidR="00E4479B" w:rsidRDefault="00E4479B" w:rsidP="003C3B4F">
      <w:pPr>
        <w:pStyle w:val="Heading4"/>
        <w:keepNext/>
        <w:keepLines/>
      </w:pPr>
      <w:bookmarkStart w:id="322" w:name="_Toc435182019"/>
      <w:proofErr w:type="spellStart"/>
      <w:r>
        <w:t>LoginViewModel</w:t>
      </w:r>
      <w:proofErr w:type="spellEnd"/>
    </w:p>
    <w:p w:rsidR="00E4479B" w:rsidRDefault="00E4479B" w:rsidP="003C3B4F">
      <w:pPr>
        <w:keepNext/>
        <w:keepLines/>
      </w:pPr>
      <w:r w:rsidRPr="00F82B86">
        <w:t>T</w:t>
      </w:r>
      <w:r>
        <w:t>his</w:t>
      </w:r>
      <w:r w:rsidRPr="00F82B86">
        <w:t xml:space="preserve"> class contains data associated with </w:t>
      </w:r>
      <w:r>
        <w:t xml:space="preserve">a user’s login information.  </w:t>
      </w:r>
      <w:r w:rsidRPr="00F82B86">
        <w:t xml:space="preserve">The </w:t>
      </w:r>
      <w:proofErr w:type="spellStart"/>
      <w:r>
        <w:rPr>
          <w:b/>
        </w:rPr>
        <w:t>LoginViewModel</w:t>
      </w:r>
      <w:proofErr w:type="spellEnd"/>
      <w:r w:rsidRPr="00F82B86">
        <w:t xml:space="preserve"> class is </w:t>
      </w:r>
      <w:r>
        <w:t>used</w:t>
      </w:r>
      <w:r w:rsidRPr="00F82B86">
        <w:t xml:space="preserve"> by the </w:t>
      </w:r>
      <w:proofErr w:type="spellStart"/>
      <w:r>
        <w:rPr>
          <w:b/>
        </w:rPr>
        <w:t>AccountController</w:t>
      </w:r>
      <w:proofErr w:type="spellEnd"/>
      <w:r w:rsidRPr="00F82B86">
        <w:t>.</w:t>
      </w:r>
    </w:p>
    <w:p w:rsidR="00E4479B" w:rsidRDefault="00E4479B" w:rsidP="003C3B4F">
      <w:pPr>
        <w:keepNext/>
        <w:keepLines/>
        <w:spacing w:after="0" w:line="360" w:lineRule="auto"/>
        <w:rPr>
          <w:b/>
        </w:rPr>
      </w:pPr>
      <w:r>
        <w:rPr>
          <w:b/>
        </w:rPr>
        <w:t>&lt;&lt;Entity&gt;&gt;</w:t>
      </w:r>
    </w:p>
    <w:p w:rsidR="00E4479B" w:rsidRDefault="00E4479B" w:rsidP="003C3B4F">
      <w:pPr>
        <w:keepNext/>
        <w:keepLines/>
        <w:spacing w:after="0" w:line="240" w:lineRule="auto"/>
        <w:ind w:firstLine="720"/>
      </w:pPr>
      <w:r>
        <w:rPr>
          <w:b/>
        </w:rPr>
        <w:t>Attributes:</w:t>
      </w:r>
    </w:p>
    <w:p w:rsidR="00E4479B" w:rsidRDefault="00E4479B" w:rsidP="003C3B4F">
      <w:pPr>
        <w:pStyle w:val="ListParagraph"/>
        <w:keepNext/>
        <w:keepLines/>
        <w:spacing w:after="0" w:line="240" w:lineRule="auto"/>
        <w:ind w:left="2520"/>
      </w:pPr>
    </w:p>
    <w:p w:rsidR="00E4479B" w:rsidRDefault="00E4479B" w:rsidP="003C3B4F">
      <w:pPr>
        <w:pStyle w:val="ListParagraph"/>
        <w:keepNext/>
        <w:keepLines/>
        <w:numPr>
          <w:ilvl w:val="0"/>
          <w:numId w:val="10"/>
        </w:numPr>
        <w:spacing w:after="0" w:line="240" w:lineRule="auto"/>
      </w:pPr>
      <w:r>
        <w:rPr>
          <w:b/>
        </w:rPr>
        <w:t xml:space="preserve">Public string </w:t>
      </w:r>
      <w:proofErr w:type="spellStart"/>
      <w:r w:rsidRPr="009C1DA1">
        <w:t>UserName</w:t>
      </w:r>
      <w:proofErr w:type="spellEnd"/>
    </w:p>
    <w:p w:rsidR="00E4479B" w:rsidRDefault="00E4479B" w:rsidP="003C3B4F">
      <w:pPr>
        <w:pStyle w:val="ListParagraph"/>
        <w:keepNext/>
        <w:keepLines/>
        <w:numPr>
          <w:ilvl w:val="1"/>
          <w:numId w:val="10"/>
        </w:numPr>
        <w:spacing w:after="0" w:line="240" w:lineRule="auto"/>
      </w:pPr>
      <w:r>
        <w:t>Username of the user that is used to authenticate their login.</w:t>
      </w:r>
    </w:p>
    <w:p w:rsidR="00E4479B" w:rsidRDefault="00E4479B" w:rsidP="003C3B4F">
      <w:pPr>
        <w:pStyle w:val="ListParagraph"/>
        <w:keepNext/>
        <w:keepLines/>
        <w:spacing w:after="0" w:line="240" w:lineRule="auto"/>
        <w:ind w:left="2520"/>
      </w:pPr>
    </w:p>
    <w:p w:rsidR="00E4479B" w:rsidRDefault="00E4479B" w:rsidP="003C3B4F">
      <w:pPr>
        <w:pStyle w:val="ListParagraph"/>
        <w:keepNext/>
        <w:keepLines/>
        <w:numPr>
          <w:ilvl w:val="0"/>
          <w:numId w:val="10"/>
        </w:numPr>
        <w:spacing w:after="0" w:line="240" w:lineRule="auto"/>
      </w:pPr>
      <w:r>
        <w:rPr>
          <w:b/>
        </w:rPr>
        <w:t>Public string</w:t>
      </w:r>
      <w:r w:rsidRPr="00F82B86">
        <w:t xml:space="preserve"> </w:t>
      </w:r>
      <w:r>
        <w:t>Password</w:t>
      </w:r>
    </w:p>
    <w:p w:rsidR="00E4479B" w:rsidRDefault="00E4479B" w:rsidP="003C3B4F">
      <w:pPr>
        <w:pStyle w:val="ListParagraph"/>
        <w:keepNext/>
        <w:keepLines/>
        <w:numPr>
          <w:ilvl w:val="1"/>
          <w:numId w:val="10"/>
        </w:numPr>
        <w:spacing w:after="0" w:line="240" w:lineRule="auto"/>
      </w:pPr>
      <w:r>
        <w:t>Password of the user that is used to authenticate their login.</w:t>
      </w:r>
    </w:p>
    <w:p w:rsidR="00E4479B" w:rsidRDefault="00E4479B" w:rsidP="003C3B4F">
      <w:pPr>
        <w:pStyle w:val="ListParagraph"/>
        <w:keepNext/>
        <w:keepLines/>
        <w:spacing w:after="0" w:line="240" w:lineRule="auto"/>
        <w:ind w:left="2520"/>
      </w:pPr>
    </w:p>
    <w:p w:rsidR="00E4479B" w:rsidRDefault="00E4479B" w:rsidP="003C3B4F">
      <w:pPr>
        <w:pStyle w:val="ListParagraph"/>
        <w:keepNext/>
        <w:keepLines/>
        <w:numPr>
          <w:ilvl w:val="0"/>
          <w:numId w:val="10"/>
        </w:numPr>
        <w:spacing w:after="0" w:line="240" w:lineRule="auto"/>
      </w:pPr>
      <w:r>
        <w:rPr>
          <w:b/>
        </w:rPr>
        <w:t xml:space="preserve">Public </w:t>
      </w:r>
      <w:proofErr w:type="spellStart"/>
      <w:r>
        <w:rPr>
          <w:b/>
        </w:rPr>
        <w:t>bool</w:t>
      </w:r>
      <w:proofErr w:type="spellEnd"/>
      <w:r>
        <w:t xml:space="preserve"> </w:t>
      </w:r>
      <w:proofErr w:type="spellStart"/>
      <w:r>
        <w:t>RememberMe</w:t>
      </w:r>
      <w:proofErr w:type="spellEnd"/>
    </w:p>
    <w:p w:rsidR="00E4479B" w:rsidRDefault="00E4479B" w:rsidP="003C3B4F">
      <w:pPr>
        <w:pStyle w:val="ListParagraph"/>
        <w:keepNext/>
        <w:keepLines/>
        <w:numPr>
          <w:ilvl w:val="1"/>
          <w:numId w:val="10"/>
        </w:numPr>
        <w:spacing w:after="0" w:line="240" w:lineRule="auto"/>
      </w:pPr>
      <w:r>
        <w:t>Used to inform the browser to remember the login and password information in a cookie for future logins by that user.</w:t>
      </w:r>
    </w:p>
    <w:p w:rsidR="00E4479B" w:rsidRDefault="00E4479B" w:rsidP="003C3B4F">
      <w:pPr>
        <w:pStyle w:val="ListParagraph"/>
        <w:keepNext/>
        <w:keepLines/>
        <w:spacing w:after="0" w:line="240" w:lineRule="auto"/>
        <w:ind w:left="2520"/>
      </w:pPr>
    </w:p>
    <w:p w:rsidR="00E4479B" w:rsidRDefault="00E4479B" w:rsidP="003C3B4F">
      <w:pPr>
        <w:keepNext/>
        <w:keepLines/>
        <w:spacing w:after="0" w:line="240" w:lineRule="auto"/>
        <w:ind w:firstLine="720"/>
        <w:rPr>
          <w:b/>
        </w:rPr>
      </w:pPr>
      <w:r>
        <w:rPr>
          <w:b/>
        </w:rPr>
        <w:t>Operations:</w:t>
      </w:r>
    </w:p>
    <w:p w:rsidR="00E4479B" w:rsidRDefault="00E4479B" w:rsidP="003C3B4F">
      <w:pPr>
        <w:pStyle w:val="ListParagraph"/>
        <w:keepNext/>
        <w:keepLines/>
        <w:numPr>
          <w:ilvl w:val="0"/>
          <w:numId w:val="7"/>
        </w:numPr>
        <w:spacing w:after="0" w:line="240" w:lineRule="auto"/>
      </w:pPr>
      <w:r w:rsidRPr="00484ED5">
        <w:t>Sets and gets for all attributes.</w:t>
      </w:r>
    </w:p>
    <w:p w:rsidR="00E4479B" w:rsidRDefault="00E4479B" w:rsidP="003C3B4F">
      <w:pPr>
        <w:keepNext/>
        <w:keepLines/>
        <w:spacing w:after="0" w:line="240" w:lineRule="auto"/>
      </w:pPr>
    </w:p>
    <w:p w:rsidR="00E4479B" w:rsidRDefault="00E4479B" w:rsidP="003C3B4F">
      <w:pPr>
        <w:pStyle w:val="Heading4"/>
        <w:keepNext/>
        <w:keepLines/>
      </w:pPr>
      <w:proofErr w:type="spellStart"/>
      <w:r>
        <w:t>RegisterViewModel</w:t>
      </w:r>
      <w:proofErr w:type="spellEnd"/>
    </w:p>
    <w:p w:rsidR="00E4479B" w:rsidRDefault="00E4479B" w:rsidP="003C3B4F">
      <w:pPr>
        <w:keepNext/>
        <w:keepLines/>
      </w:pPr>
      <w:r w:rsidRPr="00F82B86">
        <w:t>T</w:t>
      </w:r>
      <w:r>
        <w:t>his</w:t>
      </w:r>
      <w:r w:rsidRPr="00F82B86">
        <w:t xml:space="preserve"> class contains data associated </w:t>
      </w:r>
      <w:r>
        <w:t xml:space="preserve">registering a new user account. </w:t>
      </w:r>
      <w:r w:rsidRPr="00F82B86">
        <w:t xml:space="preserve">The </w:t>
      </w:r>
      <w:proofErr w:type="spellStart"/>
      <w:r>
        <w:rPr>
          <w:b/>
        </w:rPr>
        <w:t>RegisterViewModel</w:t>
      </w:r>
      <w:proofErr w:type="spellEnd"/>
      <w:r w:rsidRPr="00F82B86">
        <w:t xml:space="preserve"> class is </w:t>
      </w:r>
      <w:r>
        <w:t>used</w:t>
      </w:r>
      <w:r w:rsidRPr="00F82B86">
        <w:t xml:space="preserve"> by the </w:t>
      </w:r>
      <w:proofErr w:type="spellStart"/>
      <w:r>
        <w:rPr>
          <w:b/>
        </w:rPr>
        <w:t>AccountController</w:t>
      </w:r>
      <w:proofErr w:type="spellEnd"/>
      <w:r w:rsidRPr="00F82B86">
        <w:t>.</w:t>
      </w:r>
    </w:p>
    <w:p w:rsidR="00E4479B" w:rsidRDefault="00E4479B" w:rsidP="003C3B4F">
      <w:pPr>
        <w:keepNext/>
        <w:keepLines/>
        <w:spacing w:after="0" w:line="360" w:lineRule="auto"/>
        <w:rPr>
          <w:b/>
        </w:rPr>
      </w:pPr>
      <w:r>
        <w:rPr>
          <w:b/>
        </w:rPr>
        <w:t>&lt;&lt;Entity&gt;&gt;</w:t>
      </w:r>
    </w:p>
    <w:p w:rsidR="00E4479B" w:rsidRDefault="00E4479B" w:rsidP="003C3B4F">
      <w:pPr>
        <w:keepNext/>
        <w:keepLines/>
        <w:spacing w:after="0" w:line="240" w:lineRule="auto"/>
        <w:ind w:firstLine="720"/>
      </w:pPr>
      <w:r>
        <w:rPr>
          <w:b/>
        </w:rPr>
        <w:t>Attributes:</w:t>
      </w:r>
    </w:p>
    <w:p w:rsidR="00E4479B" w:rsidRDefault="00E4479B" w:rsidP="003C3B4F">
      <w:pPr>
        <w:pStyle w:val="ListParagraph"/>
        <w:keepNext/>
        <w:keepLines/>
        <w:spacing w:after="0" w:line="240" w:lineRule="auto"/>
        <w:ind w:left="2520"/>
      </w:pPr>
    </w:p>
    <w:p w:rsidR="00E4479B" w:rsidRDefault="00E4479B" w:rsidP="003C3B4F">
      <w:pPr>
        <w:pStyle w:val="ListParagraph"/>
        <w:keepNext/>
        <w:keepLines/>
        <w:numPr>
          <w:ilvl w:val="0"/>
          <w:numId w:val="10"/>
        </w:numPr>
        <w:spacing w:after="0" w:line="240" w:lineRule="auto"/>
      </w:pPr>
      <w:r>
        <w:rPr>
          <w:b/>
        </w:rPr>
        <w:t xml:space="preserve">Public string </w:t>
      </w:r>
      <w:proofErr w:type="spellStart"/>
      <w:r w:rsidRPr="000A600B">
        <w:t>UserName</w:t>
      </w:r>
      <w:proofErr w:type="spellEnd"/>
    </w:p>
    <w:p w:rsidR="00E4479B" w:rsidRDefault="00E4479B" w:rsidP="003C3B4F">
      <w:pPr>
        <w:pStyle w:val="ListParagraph"/>
        <w:keepNext/>
        <w:keepLines/>
        <w:numPr>
          <w:ilvl w:val="1"/>
          <w:numId w:val="10"/>
        </w:numPr>
        <w:spacing w:after="0" w:line="240" w:lineRule="auto"/>
      </w:pPr>
      <w:r>
        <w:t>Username of the user that is used to authenticate their login.</w:t>
      </w:r>
    </w:p>
    <w:p w:rsidR="00E4479B" w:rsidRDefault="00E4479B" w:rsidP="003C3B4F">
      <w:pPr>
        <w:pStyle w:val="ListParagraph"/>
        <w:keepNext/>
        <w:keepLines/>
        <w:spacing w:after="0" w:line="240" w:lineRule="auto"/>
        <w:ind w:left="2520"/>
      </w:pPr>
    </w:p>
    <w:p w:rsidR="00E4479B" w:rsidRDefault="00E4479B" w:rsidP="003C3B4F">
      <w:pPr>
        <w:pStyle w:val="ListParagraph"/>
        <w:keepNext/>
        <w:keepLines/>
        <w:numPr>
          <w:ilvl w:val="0"/>
          <w:numId w:val="10"/>
        </w:numPr>
        <w:spacing w:after="0" w:line="240" w:lineRule="auto"/>
      </w:pPr>
      <w:r>
        <w:rPr>
          <w:b/>
        </w:rPr>
        <w:t>Public string</w:t>
      </w:r>
      <w:r w:rsidRPr="00F82B86">
        <w:t xml:space="preserve"> </w:t>
      </w:r>
      <w:r>
        <w:t>Password</w:t>
      </w:r>
    </w:p>
    <w:p w:rsidR="00E4479B" w:rsidRDefault="00E4479B" w:rsidP="003C3B4F">
      <w:pPr>
        <w:pStyle w:val="ListParagraph"/>
        <w:keepNext/>
        <w:keepLines/>
        <w:numPr>
          <w:ilvl w:val="1"/>
          <w:numId w:val="10"/>
        </w:numPr>
        <w:spacing w:after="0" w:line="240" w:lineRule="auto"/>
      </w:pPr>
      <w:r>
        <w:t>Password of the user that is used to authenticate their login.</w:t>
      </w:r>
    </w:p>
    <w:p w:rsidR="00E4479B" w:rsidRDefault="00E4479B" w:rsidP="003C3B4F">
      <w:pPr>
        <w:pStyle w:val="ListParagraph"/>
        <w:keepNext/>
        <w:keepLines/>
        <w:spacing w:after="0" w:line="240" w:lineRule="auto"/>
        <w:ind w:left="2520"/>
      </w:pPr>
    </w:p>
    <w:p w:rsidR="00E4479B" w:rsidRDefault="00E4479B" w:rsidP="003C3B4F">
      <w:pPr>
        <w:pStyle w:val="ListParagraph"/>
        <w:keepNext/>
        <w:keepLines/>
        <w:numPr>
          <w:ilvl w:val="0"/>
          <w:numId w:val="10"/>
        </w:numPr>
        <w:spacing w:after="0" w:line="240" w:lineRule="auto"/>
      </w:pPr>
      <w:r>
        <w:rPr>
          <w:b/>
        </w:rPr>
        <w:t xml:space="preserve">Public </w:t>
      </w:r>
      <w:proofErr w:type="spellStart"/>
      <w:r>
        <w:rPr>
          <w:b/>
        </w:rPr>
        <w:t>bool</w:t>
      </w:r>
      <w:proofErr w:type="spellEnd"/>
      <w:r>
        <w:t xml:space="preserve"> </w:t>
      </w:r>
      <w:proofErr w:type="spellStart"/>
      <w:r>
        <w:t>ConfirmPassword</w:t>
      </w:r>
      <w:proofErr w:type="spellEnd"/>
    </w:p>
    <w:p w:rsidR="00E4479B" w:rsidRDefault="00E4479B" w:rsidP="003C3B4F">
      <w:pPr>
        <w:pStyle w:val="ListParagraph"/>
        <w:keepNext/>
        <w:keepLines/>
        <w:numPr>
          <w:ilvl w:val="1"/>
          <w:numId w:val="10"/>
        </w:numPr>
        <w:spacing w:after="0" w:line="240" w:lineRule="auto"/>
      </w:pPr>
      <w:r>
        <w:t>Password of the user that is used to authenticate their login.  Must match the Password field in order to successfully register.</w:t>
      </w:r>
    </w:p>
    <w:p w:rsidR="00E4479B" w:rsidRDefault="00E4479B" w:rsidP="003C3B4F">
      <w:pPr>
        <w:pStyle w:val="ListParagraph"/>
        <w:keepNext/>
        <w:keepLines/>
        <w:spacing w:after="0" w:line="240" w:lineRule="auto"/>
        <w:ind w:left="2520"/>
      </w:pPr>
    </w:p>
    <w:p w:rsidR="00E4479B" w:rsidRDefault="00E4479B" w:rsidP="003C3B4F">
      <w:pPr>
        <w:keepNext/>
        <w:keepLines/>
        <w:spacing w:after="0" w:line="240" w:lineRule="auto"/>
        <w:ind w:firstLine="720"/>
        <w:rPr>
          <w:b/>
        </w:rPr>
      </w:pPr>
      <w:r>
        <w:rPr>
          <w:b/>
        </w:rPr>
        <w:t>Operations:</w:t>
      </w:r>
    </w:p>
    <w:p w:rsidR="00E4479B" w:rsidRDefault="00E4479B" w:rsidP="003C3B4F">
      <w:pPr>
        <w:pStyle w:val="ListParagraph"/>
        <w:keepNext/>
        <w:keepLines/>
        <w:numPr>
          <w:ilvl w:val="0"/>
          <w:numId w:val="7"/>
        </w:numPr>
        <w:spacing w:after="0" w:line="240" w:lineRule="auto"/>
      </w:pPr>
      <w:r w:rsidRPr="00484ED5">
        <w:t>Sets and gets for all attributes.</w:t>
      </w:r>
    </w:p>
    <w:p w:rsidR="00E4479B" w:rsidRDefault="00E4479B" w:rsidP="003C3B4F">
      <w:pPr>
        <w:pStyle w:val="ListParagraph"/>
        <w:keepNext/>
        <w:keepLines/>
        <w:spacing w:after="0" w:line="240" w:lineRule="auto"/>
        <w:ind w:left="1800"/>
      </w:pPr>
    </w:p>
    <w:p w:rsidR="00812105" w:rsidRDefault="00831F49" w:rsidP="003C3B4F">
      <w:pPr>
        <w:pStyle w:val="Heading4"/>
        <w:keepNext/>
        <w:keepLines/>
      </w:pPr>
      <w:r w:rsidRPr="0084672C">
        <w:t>Activity</w:t>
      </w:r>
      <w:bookmarkStart w:id="323" w:name="_User"/>
      <w:bookmarkEnd w:id="322"/>
      <w:bookmarkEnd w:id="323"/>
    </w:p>
    <w:p w:rsidR="00812105" w:rsidRDefault="00831F49" w:rsidP="003C3B4F">
      <w:pPr>
        <w:keepNext/>
        <w:keepLines/>
      </w:pPr>
      <w:r w:rsidRPr="00F82B86">
        <w:t>T</w:t>
      </w:r>
      <w:r>
        <w:t>his</w:t>
      </w:r>
      <w:r w:rsidRPr="00F82B86">
        <w:t xml:space="preserve"> class contains data associated with </w:t>
      </w:r>
      <w:r>
        <w:t xml:space="preserve">an activity tied to a date and time portion of a data file. </w:t>
      </w:r>
      <w:r w:rsidRPr="00F82B86">
        <w:t xml:space="preserve">The </w:t>
      </w:r>
      <w:r>
        <w:rPr>
          <w:b/>
        </w:rPr>
        <w:t>Activity</w:t>
      </w:r>
      <w:r w:rsidRPr="00F82B86">
        <w:t xml:space="preserve"> class is </w:t>
      </w:r>
      <w:r>
        <w:t>used</w:t>
      </w:r>
      <w:r w:rsidRPr="00F82B86">
        <w:t xml:space="preserve"> by the </w:t>
      </w:r>
      <w:proofErr w:type="spellStart"/>
      <w:r>
        <w:rPr>
          <w:b/>
        </w:rPr>
        <w:t>ActivitySelectionController</w:t>
      </w:r>
      <w:proofErr w:type="spellEnd"/>
      <w:r w:rsidRPr="00F82B86">
        <w:t>.</w:t>
      </w:r>
    </w:p>
    <w:p w:rsidR="00812105" w:rsidRDefault="00831F49" w:rsidP="003C3B4F">
      <w:pPr>
        <w:keepNext/>
        <w:keepLines/>
        <w:spacing w:after="0" w:line="360" w:lineRule="auto"/>
        <w:rPr>
          <w:b/>
        </w:rPr>
      </w:pPr>
      <w:r>
        <w:rPr>
          <w:b/>
        </w:rPr>
        <w:t>&lt;&lt;Entity&gt;&gt;</w:t>
      </w:r>
    </w:p>
    <w:p w:rsidR="00812105" w:rsidRDefault="00831F49" w:rsidP="003C3B4F">
      <w:pPr>
        <w:keepNext/>
        <w:keepLines/>
        <w:spacing w:after="0" w:line="240" w:lineRule="auto"/>
        <w:ind w:firstLine="720"/>
      </w:pPr>
      <w:r>
        <w:rPr>
          <w:b/>
        </w:rPr>
        <w:t>Attributes:</w:t>
      </w:r>
    </w:p>
    <w:p w:rsidR="00812105" w:rsidRDefault="00812105" w:rsidP="003C3B4F">
      <w:pPr>
        <w:pStyle w:val="ListParagraph"/>
        <w:keepNext/>
        <w:keepLines/>
        <w:spacing w:after="0" w:line="240" w:lineRule="auto"/>
        <w:ind w:left="2520"/>
      </w:pPr>
    </w:p>
    <w:p w:rsidR="00812105" w:rsidRDefault="001B00C4" w:rsidP="003C3B4F">
      <w:pPr>
        <w:pStyle w:val="ListParagraph"/>
        <w:keepNext/>
        <w:keepLines/>
        <w:numPr>
          <w:ilvl w:val="0"/>
          <w:numId w:val="10"/>
        </w:numPr>
        <w:spacing w:after="0" w:line="240" w:lineRule="auto"/>
      </w:pPr>
      <w:r>
        <w:rPr>
          <w:b/>
        </w:rPr>
        <w:t xml:space="preserve">Public </w:t>
      </w:r>
      <w:proofErr w:type="spellStart"/>
      <w:r w:rsidR="00831F49">
        <w:rPr>
          <w:b/>
        </w:rPr>
        <w:t>int</w:t>
      </w:r>
      <w:proofErr w:type="spellEnd"/>
      <w:r w:rsidR="00831F49">
        <w:rPr>
          <w:b/>
        </w:rPr>
        <w:t xml:space="preserve"> </w:t>
      </w:r>
      <w:proofErr w:type="spellStart"/>
      <w:r w:rsidR="00831F49">
        <w:t>fileId</w:t>
      </w:r>
      <w:proofErr w:type="spellEnd"/>
    </w:p>
    <w:p w:rsidR="00812105" w:rsidRDefault="00831F49" w:rsidP="003C3B4F">
      <w:pPr>
        <w:pStyle w:val="ListParagraph"/>
        <w:keepNext/>
        <w:keepLines/>
        <w:numPr>
          <w:ilvl w:val="1"/>
          <w:numId w:val="10"/>
        </w:numPr>
        <w:spacing w:after="0" w:line="240" w:lineRule="auto"/>
      </w:pPr>
      <w:r w:rsidRPr="00F82B86">
        <w:t xml:space="preserve">The </w:t>
      </w:r>
      <w:r>
        <w:t>id of the file to be assigned an activity.</w:t>
      </w:r>
    </w:p>
    <w:p w:rsidR="00812105" w:rsidRDefault="00812105" w:rsidP="003C3B4F">
      <w:pPr>
        <w:pStyle w:val="ListParagraph"/>
        <w:keepNext/>
        <w:keepLines/>
        <w:spacing w:after="0" w:line="240" w:lineRule="auto"/>
        <w:ind w:left="2520"/>
      </w:pPr>
    </w:p>
    <w:p w:rsidR="00812105" w:rsidRDefault="001B00C4" w:rsidP="003C3B4F">
      <w:pPr>
        <w:pStyle w:val="ListParagraph"/>
        <w:keepNext/>
        <w:keepLines/>
        <w:numPr>
          <w:ilvl w:val="0"/>
          <w:numId w:val="10"/>
        </w:numPr>
        <w:spacing w:after="0" w:line="240" w:lineRule="auto"/>
      </w:pPr>
      <w:r>
        <w:rPr>
          <w:b/>
        </w:rPr>
        <w:t xml:space="preserve">Public </w:t>
      </w:r>
      <w:proofErr w:type="spellStart"/>
      <w:r w:rsidR="00831F49">
        <w:rPr>
          <w:b/>
        </w:rPr>
        <w:t>DateTime</w:t>
      </w:r>
      <w:proofErr w:type="spellEnd"/>
      <w:r w:rsidR="00831F49" w:rsidRPr="00F82B86">
        <w:t xml:space="preserve"> </w:t>
      </w:r>
      <w:proofErr w:type="spellStart"/>
      <w:r w:rsidR="00831F49">
        <w:t>TimeStamp</w:t>
      </w:r>
      <w:proofErr w:type="spellEnd"/>
    </w:p>
    <w:p w:rsidR="00812105" w:rsidRDefault="00831F49" w:rsidP="003C3B4F">
      <w:pPr>
        <w:pStyle w:val="ListParagraph"/>
        <w:keepNext/>
        <w:keepLines/>
        <w:numPr>
          <w:ilvl w:val="1"/>
          <w:numId w:val="10"/>
        </w:numPr>
        <w:spacing w:after="0" w:line="240" w:lineRule="auto"/>
      </w:pPr>
      <w:r w:rsidRPr="00F82B86">
        <w:t xml:space="preserve">The </w:t>
      </w:r>
      <w:r>
        <w:t>date and time of the activity</w:t>
      </w:r>
      <w:r w:rsidRPr="00F82B86">
        <w:t>.</w:t>
      </w:r>
    </w:p>
    <w:p w:rsidR="00812105" w:rsidRDefault="00812105" w:rsidP="003C3B4F">
      <w:pPr>
        <w:pStyle w:val="ListParagraph"/>
        <w:keepNext/>
        <w:keepLines/>
        <w:spacing w:after="0" w:line="240" w:lineRule="auto"/>
        <w:ind w:left="2520"/>
      </w:pPr>
    </w:p>
    <w:p w:rsidR="00812105" w:rsidRDefault="001B00C4" w:rsidP="003C3B4F">
      <w:pPr>
        <w:pStyle w:val="ListParagraph"/>
        <w:keepNext/>
        <w:keepLines/>
        <w:numPr>
          <w:ilvl w:val="0"/>
          <w:numId w:val="10"/>
        </w:numPr>
        <w:spacing w:after="0" w:line="240" w:lineRule="auto"/>
      </w:pPr>
      <w:r>
        <w:rPr>
          <w:b/>
        </w:rPr>
        <w:t xml:space="preserve">Public </w:t>
      </w:r>
      <w:proofErr w:type="spellStart"/>
      <w:r w:rsidR="00831F49">
        <w:rPr>
          <w:b/>
        </w:rPr>
        <w:t>Activity</w:t>
      </w:r>
      <w:r w:rsidR="005E33EA">
        <w:rPr>
          <w:b/>
        </w:rPr>
        <w:t>Type</w:t>
      </w:r>
      <w:proofErr w:type="spellEnd"/>
      <w:r w:rsidR="00831F49">
        <w:t xml:space="preserve"> </w:t>
      </w:r>
      <w:proofErr w:type="spellStart"/>
      <w:r w:rsidR="00831F49">
        <w:t>DataActivity</w:t>
      </w:r>
      <w:proofErr w:type="spellEnd"/>
    </w:p>
    <w:p w:rsidR="00812105" w:rsidRDefault="00831F49" w:rsidP="003C3B4F">
      <w:pPr>
        <w:pStyle w:val="ListParagraph"/>
        <w:keepNext/>
        <w:keepLines/>
        <w:numPr>
          <w:ilvl w:val="1"/>
          <w:numId w:val="10"/>
        </w:numPr>
        <w:spacing w:after="0" w:line="240" w:lineRule="auto"/>
      </w:pPr>
      <w:r>
        <w:t>The activity of the data</w:t>
      </w:r>
      <w:r w:rsidRPr="00441BE1">
        <w:t>.</w:t>
      </w:r>
    </w:p>
    <w:p w:rsidR="00812105" w:rsidRDefault="00812105" w:rsidP="003C3B4F">
      <w:pPr>
        <w:pStyle w:val="ListParagraph"/>
        <w:keepNext/>
        <w:keepLines/>
        <w:spacing w:after="0" w:line="240" w:lineRule="auto"/>
        <w:ind w:left="2520"/>
      </w:pPr>
    </w:p>
    <w:p w:rsidR="00812105" w:rsidRDefault="00831F49" w:rsidP="003C3B4F">
      <w:pPr>
        <w:keepNext/>
        <w:keepLines/>
        <w:spacing w:after="0" w:line="240" w:lineRule="auto"/>
        <w:ind w:firstLine="720"/>
        <w:rPr>
          <w:b/>
        </w:rPr>
      </w:pPr>
      <w:r>
        <w:rPr>
          <w:b/>
        </w:rPr>
        <w:t>Operations:</w:t>
      </w:r>
    </w:p>
    <w:p w:rsidR="00812105" w:rsidRDefault="00831F49" w:rsidP="003C3B4F">
      <w:pPr>
        <w:pStyle w:val="ListParagraph"/>
        <w:keepNext/>
        <w:keepLines/>
        <w:numPr>
          <w:ilvl w:val="0"/>
          <w:numId w:val="7"/>
        </w:numPr>
        <w:spacing w:after="0" w:line="240" w:lineRule="auto"/>
      </w:pPr>
      <w:r w:rsidRPr="00484ED5">
        <w:t>Sets and gets for all attributes.</w:t>
      </w:r>
    </w:p>
    <w:p w:rsidR="00812105" w:rsidRDefault="00812105" w:rsidP="003C3B4F">
      <w:pPr>
        <w:pStyle w:val="ListParagraph"/>
        <w:keepNext/>
        <w:keepLines/>
        <w:spacing w:after="0" w:line="240" w:lineRule="auto"/>
        <w:ind w:left="1800"/>
      </w:pPr>
    </w:p>
    <w:p w:rsidR="00812105" w:rsidRDefault="005E33EA" w:rsidP="003C3B4F">
      <w:pPr>
        <w:keepNext/>
        <w:keepLines/>
        <w:spacing w:after="0" w:line="240" w:lineRule="auto"/>
        <w:ind w:left="720"/>
        <w:rPr>
          <w:b/>
        </w:rPr>
      </w:pPr>
      <w:r>
        <w:rPr>
          <w:b/>
        </w:rPr>
        <w:t>Constructors:</w:t>
      </w:r>
    </w:p>
    <w:p w:rsidR="00812105" w:rsidRDefault="005E33EA" w:rsidP="003C3B4F">
      <w:pPr>
        <w:pStyle w:val="ListParagraph"/>
        <w:keepNext/>
        <w:keepLines/>
        <w:numPr>
          <w:ilvl w:val="0"/>
          <w:numId w:val="14"/>
        </w:numPr>
        <w:spacing w:after="0" w:line="240" w:lineRule="auto"/>
        <w:rPr>
          <w:b/>
        </w:rPr>
      </w:pPr>
      <w:r>
        <w:rPr>
          <w:b/>
        </w:rPr>
        <w:t xml:space="preserve">Public </w:t>
      </w:r>
      <w:r>
        <w:t>Activity()</w:t>
      </w:r>
    </w:p>
    <w:p w:rsidR="00812105" w:rsidRDefault="005E33EA" w:rsidP="003C3B4F">
      <w:pPr>
        <w:pStyle w:val="ListParagraph"/>
        <w:keepNext/>
        <w:keepLines/>
        <w:numPr>
          <w:ilvl w:val="1"/>
          <w:numId w:val="14"/>
        </w:numPr>
        <w:spacing w:after="0" w:line="240" w:lineRule="auto"/>
      </w:pPr>
      <w:r>
        <w:t>Default constructor</w:t>
      </w:r>
    </w:p>
    <w:p w:rsidR="00812105" w:rsidRDefault="00812105" w:rsidP="003C3B4F">
      <w:pPr>
        <w:keepNext/>
        <w:keepLines/>
        <w:spacing w:after="0" w:line="240" w:lineRule="auto"/>
      </w:pPr>
    </w:p>
    <w:p w:rsidR="00812105" w:rsidRDefault="0096020E" w:rsidP="003C3B4F">
      <w:pPr>
        <w:pStyle w:val="Heading4"/>
        <w:keepNext/>
        <w:keepLines/>
      </w:pPr>
      <w:proofErr w:type="spellStart"/>
      <w:r>
        <w:t>AspNetUser</w:t>
      </w:r>
      <w:proofErr w:type="spellEnd"/>
    </w:p>
    <w:p w:rsidR="00812105" w:rsidRDefault="0096020E" w:rsidP="003C3B4F">
      <w:pPr>
        <w:keepNext/>
        <w:keepLines/>
      </w:pPr>
      <w:r w:rsidRPr="00F82B86">
        <w:t>T</w:t>
      </w:r>
      <w:r>
        <w:t>his</w:t>
      </w:r>
      <w:r w:rsidRPr="00F82B86">
        <w:t xml:space="preserve"> clas</w:t>
      </w:r>
      <w:r>
        <w:t xml:space="preserve">s describes the attributes common to all users.  This will act as a base class for </w:t>
      </w:r>
      <w:r w:rsidR="00B07CB2" w:rsidRPr="00D6053C">
        <w:rPr>
          <w:b/>
        </w:rPr>
        <w:t>Patients</w:t>
      </w:r>
      <w:r>
        <w:t xml:space="preserve">, </w:t>
      </w:r>
      <w:r w:rsidR="00B07CB2" w:rsidRPr="00D6053C">
        <w:rPr>
          <w:b/>
        </w:rPr>
        <w:t>Physicians</w:t>
      </w:r>
      <w:r>
        <w:t xml:space="preserve">, and </w:t>
      </w:r>
      <w:r w:rsidR="00B07CB2" w:rsidRPr="00D6053C">
        <w:rPr>
          <w:b/>
        </w:rPr>
        <w:t>Experiment Administrators</w:t>
      </w:r>
      <w:r>
        <w:t xml:space="preserve">.  </w:t>
      </w:r>
    </w:p>
    <w:p w:rsidR="00812105" w:rsidRDefault="0096020E" w:rsidP="003C3B4F">
      <w:pPr>
        <w:keepNext/>
        <w:keepLines/>
        <w:spacing w:after="0" w:line="360" w:lineRule="auto"/>
        <w:rPr>
          <w:b/>
        </w:rPr>
      </w:pPr>
      <w:r>
        <w:rPr>
          <w:b/>
        </w:rPr>
        <w:t>&lt;&lt;Entity&gt;&gt;</w:t>
      </w:r>
    </w:p>
    <w:p w:rsidR="00812105" w:rsidRDefault="0096020E" w:rsidP="003C3B4F">
      <w:pPr>
        <w:keepNext/>
        <w:keepLines/>
        <w:spacing w:after="0" w:line="240" w:lineRule="auto"/>
        <w:ind w:firstLine="720"/>
      </w:pPr>
      <w:r>
        <w:rPr>
          <w:b/>
        </w:rPr>
        <w:t>Attributes:</w:t>
      </w:r>
    </w:p>
    <w:p w:rsidR="00812105" w:rsidRDefault="00812105" w:rsidP="003C3B4F">
      <w:pPr>
        <w:pStyle w:val="ListParagraph"/>
        <w:keepNext/>
        <w:keepLines/>
        <w:spacing w:after="0" w:line="240" w:lineRule="auto"/>
        <w:ind w:left="2520"/>
      </w:pPr>
    </w:p>
    <w:p w:rsidR="00812105" w:rsidRDefault="001B00C4" w:rsidP="003C3B4F">
      <w:pPr>
        <w:pStyle w:val="ListParagraph"/>
        <w:keepNext/>
        <w:keepLines/>
        <w:numPr>
          <w:ilvl w:val="0"/>
          <w:numId w:val="10"/>
        </w:numPr>
        <w:spacing w:after="0" w:line="240" w:lineRule="auto"/>
      </w:pPr>
      <w:r>
        <w:rPr>
          <w:b/>
        </w:rPr>
        <w:t>Public</w:t>
      </w:r>
      <w:r w:rsidR="0096020E">
        <w:rPr>
          <w:b/>
        </w:rPr>
        <w:t xml:space="preserve"> </w:t>
      </w:r>
      <w:proofErr w:type="spellStart"/>
      <w:r w:rsidR="00B50D54">
        <w:rPr>
          <w:b/>
        </w:rPr>
        <w:t>Guid</w:t>
      </w:r>
      <w:proofErr w:type="spellEnd"/>
      <w:r w:rsidR="0096020E">
        <w:rPr>
          <w:b/>
        </w:rPr>
        <w:t xml:space="preserve"> </w:t>
      </w:r>
      <w:r w:rsidR="0096020E" w:rsidRPr="00E84F72">
        <w:t>Id</w:t>
      </w:r>
    </w:p>
    <w:p w:rsidR="00812105" w:rsidRDefault="0096020E" w:rsidP="003C3B4F">
      <w:pPr>
        <w:pStyle w:val="ListParagraph"/>
        <w:keepNext/>
        <w:keepLines/>
        <w:numPr>
          <w:ilvl w:val="1"/>
          <w:numId w:val="10"/>
        </w:numPr>
        <w:spacing w:after="0" w:line="240" w:lineRule="auto"/>
      </w:pPr>
      <w:r>
        <w:t>Unique id for each user.</w:t>
      </w:r>
    </w:p>
    <w:p w:rsidR="00812105" w:rsidRDefault="00812105" w:rsidP="003C3B4F">
      <w:pPr>
        <w:pStyle w:val="ListParagraph"/>
        <w:keepNext/>
        <w:keepLines/>
        <w:spacing w:after="0" w:line="240" w:lineRule="auto"/>
        <w:ind w:left="2520"/>
      </w:pPr>
    </w:p>
    <w:p w:rsidR="00812105" w:rsidRDefault="001B00C4" w:rsidP="003C3B4F">
      <w:pPr>
        <w:pStyle w:val="ListParagraph"/>
        <w:keepNext/>
        <w:keepLines/>
        <w:numPr>
          <w:ilvl w:val="0"/>
          <w:numId w:val="10"/>
        </w:numPr>
        <w:spacing w:after="0" w:line="240" w:lineRule="auto"/>
      </w:pPr>
      <w:r>
        <w:rPr>
          <w:b/>
        </w:rPr>
        <w:t xml:space="preserve">Public </w:t>
      </w:r>
      <w:r w:rsidR="0096020E">
        <w:rPr>
          <w:b/>
        </w:rPr>
        <w:t>string</w:t>
      </w:r>
      <w:r w:rsidR="0096020E" w:rsidRPr="00F82B86">
        <w:t xml:space="preserve"> </w:t>
      </w:r>
      <w:proofErr w:type="spellStart"/>
      <w:r w:rsidR="0096020E">
        <w:t>UserName</w:t>
      </w:r>
      <w:proofErr w:type="spellEnd"/>
    </w:p>
    <w:p w:rsidR="00812105" w:rsidRDefault="0096020E" w:rsidP="003C3B4F">
      <w:pPr>
        <w:pStyle w:val="ListParagraph"/>
        <w:keepNext/>
        <w:keepLines/>
        <w:numPr>
          <w:ilvl w:val="1"/>
          <w:numId w:val="10"/>
        </w:numPr>
        <w:spacing w:after="0" w:line="240" w:lineRule="auto"/>
      </w:pPr>
      <w:r>
        <w:t>The user name used by each user that will be used to log into the system.</w:t>
      </w:r>
    </w:p>
    <w:p w:rsidR="00812105" w:rsidRDefault="00812105" w:rsidP="003C3B4F">
      <w:pPr>
        <w:pStyle w:val="ListParagraph"/>
        <w:keepNext/>
        <w:keepLines/>
        <w:spacing w:after="0" w:line="240" w:lineRule="auto"/>
        <w:ind w:left="2520"/>
      </w:pPr>
    </w:p>
    <w:p w:rsidR="00812105" w:rsidRDefault="001B00C4" w:rsidP="003C3B4F">
      <w:pPr>
        <w:pStyle w:val="ListParagraph"/>
        <w:keepNext/>
        <w:keepLines/>
        <w:numPr>
          <w:ilvl w:val="0"/>
          <w:numId w:val="10"/>
        </w:numPr>
        <w:spacing w:after="0" w:line="240" w:lineRule="auto"/>
      </w:pPr>
      <w:r>
        <w:rPr>
          <w:b/>
        </w:rPr>
        <w:t xml:space="preserve">Public </w:t>
      </w:r>
      <w:r w:rsidR="0096020E">
        <w:rPr>
          <w:b/>
        </w:rPr>
        <w:t xml:space="preserve">string </w:t>
      </w:r>
      <w:proofErr w:type="spellStart"/>
      <w:r w:rsidR="0096020E">
        <w:t>PasswordHash</w:t>
      </w:r>
      <w:proofErr w:type="spellEnd"/>
    </w:p>
    <w:p w:rsidR="00812105" w:rsidRDefault="0096020E" w:rsidP="003C3B4F">
      <w:pPr>
        <w:pStyle w:val="ListParagraph"/>
        <w:keepNext/>
        <w:keepLines/>
        <w:numPr>
          <w:ilvl w:val="1"/>
          <w:numId w:val="10"/>
        </w:numPr>
        <w:spacing w:after="0" w:line="240" w:lineRule="auto"/>
      </w:pPr>
      <w:r>
        <w:t>Hash string representing the user’s password used to log into the system.</w:t>
      </w:r>
    </w:p>
    <w:p w:rsidR="00812105" w:rsidRDefault="00812105" w:rsidP="003C3B4F">
      <w:pPr>
        <w:pStyle w:val="ListParagraph"/>
        <w:keepNext/>
        <w:keepLines/>
        <w:spacing w:after="0" w:line="240" w:lineRule="auto"/>
        <w:ind w:left="2520"/>
      </w:pPr>
    </w:p>
    <w:p w:rsidR="00812105" w:rsidRDefault="001B00C4" w:rsidP="003C3B4F">
      <w:pPr>
        <w:pStyle w:val="ListParagraph"/>
        <w:keepNext/>
        <w:keepLines/>
        <w:numPr>
          <w:ilvl w:val="0"/>
          <w:numId w:val="10"/>
        </w:numPr>
        <w:spacing w:after="0" w:line="240" w:lineRule="auto"/>
      </w:pPr>
      <w:r>
        <w:rPr>
          <w:b/>
        </w:rPr>
        <w:t xml:space="preserve">Public </w:t>
      </w:r>
      <w:proofErr w:type="spellStart"/>
      <w:r w:rsidR="0096020E">
        <w:rPr>
          <w:b/>
        </w:rPr>
        <w:t>AccountStatus</w:t>
      </w:r>
      <w:proofErr w:type="spellEnd"/>
      <w:r w:rsidR="0096020E">
        <w:rPr>
          <w:b/>
        </w:rPr>
        <w:t xml:space="preserve"> </w:t>
      </w:r>
      <w:r w:rsidR="0096020E">
        <w:t>Status</w:t>
      </w:r>
    </w:p>
    <w:p w:rsidR="00812105" w:rsidRDefault="00B50D54" w:rsidP="003C3B4F">
      <w:pPr>
        <w:pStyle w:val="ListParagraph"/>
        <w:keepNext/>
        <w:keepLines/>
        <w:numPr>
          <w:ilvl w:val="1"/>
          <w:numId w:val="10"/>
        </w:numPr>
        <w:spacing w:after="0" w:line="240" w:lineRule="auto"/>
      </w:pPr>
      <w:r>
        <w:t>Enumeration value that describes the current account status of the user.</w:t>
      </w:r>
    </w:p>
    <w:p w:rsidR="00812105" w:rsidRDefault="00812105" w:rsidP="003C3B4F">
      <w:pPr>
        <w:pStyle w:val="ListParagraph"/>
        <w:keepNext/>
        <w:keepLines/>
        <w:spacing w:after="0" w:line="240" w:lineRule="auto"/>
        <w:ind w:left="2520"/>
      </w:pPr>
    </w:p>
    <w:p w:rsidR="00812105" w:rsidRDefault="001B00C4" w:rsidP="003C3B4F">
      <w:pPr>
        <w:pStyle w:val="ListParagraph"/>
        <w:keepNext/>
        <w:keepLines/>
        <w:numPr>
          <w:ilvl w:val="0"/>
          <w:numId w:val="10"/>
        </w:numPr>
        <w:spacing w:after="0" w:line="240" w:lineRule="auto"/>
        <w:rPr>
          <w:b/>
        </w:rPr>
      </w:pPr>
      <w:r>
        <w:rPr>
          <w:b/>
        </w:rPr>
        <w:t xml:space="preserve">Public </w:t>
      </w:r>
      <w:proofErr w:type="spellStart"/>
      <w:r w:rsidR="00B50D54">
        <w:rPr>
          <w:b/>
        </w:rPr>
        <w:t>Nullable</w:t>
      </w:r>
      <w:proofErr w:type="spellEnd"/>
      <w:r w:rsidR="00B50D54">
        <w:rPr>
          <w:b/>
        </w:rPr>
        <w:t>&lt;string&gt;</w:t>
      </w:r>
      <w:r w:rsidR="0096020E">
        <w:rPr>
          <w:b/>
        </w:rPr>
        <w:t xml:space="preserve"> </w:t>
      </w:r>
      <w:proofErr w:type="spellStart"/>
      <w:r w:rsidR="00B50D54">
        <w:t>PatientId</w:t>
      </w:r>
      <w:proofErr w:type="spellEnd"/>
    </w:p>
    <w:p w:rsidR="00812105" w:rsidRDefault="00B50D54" w:rsidP="003C3B4F">
      <w:pPr>
        <w:pStyle w:val="ListParagraph"/>
        <w:keepNext/>
        <w:keepLines/>
        <w:numPr>
          <w:ilvl w:val="1"/>
          <w:numId w:val="10"/>
        </w:numPr>
        <w:spacing w:after="0" w:line="240" w:lineRule="auto"/>
        <w:rPr>
          <w:b/>
        </w:rPr>
      </w:pPr>
      <w:r>
        <w:t xml:space="preserve">If the user is a patient this field will be used as a foreign key to the </w:t>
      </w:r>
      <w:r>
        <w:rPr>
          <w:b/>
        </w:rPr>
        <w:t>Patient</w:t>
      </w:r>
      <w:r>
        <w:t xml:space="preserve"> table Id field.</w:t>
      </w:r>
      <w:r w:rsidR="0096020E" w:rsidRPr="00E84F72">
        <w:rPr>
          <w:b/>
        </w:rPr>
        <w:t xml:space="preserve"> </w:t>
      </w:r>
    </w:p>
    <w:p w:rsidR="00812105" w:rsidRDefault="00812105" w:rsidP="003C3B4F">
      <w:pPr>
        <w:pStyle w:val="ListParagraph"/>
        <w:keepNext/>
        <w:keepLines/>
        <w:spacing w:after="0" w:line="240" w:lineRule="auto"/>
        <w:ind w:left="2520"/>
      </w:pPr>
    </w:p>
    <w:p w:rsidR="00812105" w:rsidRDefault="001B00C4" w:rsidP="003C3B4F">
      <w:pPr>
        <w:pStyle w:val="ListParagraph"/>
        <w:keepNext/>
        <w:keepLines/>
        <w:numPr>
          <w:ilvl w:val="0"/>
          <w:numId w:val="10"/>
        </w:numPr>
        <w:spacing w:after="0" w:line="240" w:lineRule="auto"/>
      </w:pPr>
      <w:r>
        <w:rPr>
          <w:b/>
        </w:rPr>
        <w:t xml:space="preserve">Public </w:t>
      </w:r>
      <w:proofErr w:type="spellStart"/>
      <w:r w:rsidR="00B50D54">
        <w:rPr>
          <w:b/>
        </w:rPr>
        <w:t>Nullable</w:t>
      </w:r>
      <w:proofErr w:type="spellEnd"/>
      <w:r w:rsidR="00B50D54">
        <w:rPr>
          <w:b/>
        </w:rPr>
        <w:t>&lt;</w:t>
      </w:r>
      <w:proofErr w:type="spellStart"/>
      <w:r w:rsidR="00B50D54">
        <w:rPr>
          <w:b/>
        </w:rPr>
        <w:t>int</w:t>
      </w:r>
      <w:proofErr w:type="spellEnd"/>
      <w:r w:rsidR="00B50D54">
        <w:rPr>
          <w:b/>
        </w:rPr>
        <w:t>&gt;</w:t>
      </w:r>
      <w:r w:rsidR="0096020E">
        <w:t xml:space="preserve"> </w:t>
      </w:r>
      <w:r w:rsidR="00B50D54">
        <w:t>Physician</w:t>
      </w:r>
    </w:p>
    <w:p w:rsidR="00812105" w:rsidRDefault="00B50D54" w:rsidP="003C3B4F">
      <w:pPr>
        <w:pStyle w:val="ListParagraph"/>
        <w:keepNext/>
        <w:keepLines/>
        <w:numPr>
          <w:ilvl w:val="1"/>
          <w:numId w:val="10"/>
        </w:numPr>
        <w:spacing w:after="0" w:line="240" w:lineRule="auto"/>
        <w:rPr>
          <w:b/>
        </w:rPr>
      </w:pPr>
      <w:r>
        <w:t xml:space="preserve">If the user is a physician this field will be used as a foreign key to the </w:t>
      </w:r>
      <w:r>
        <w:rPr>
          <w:b/>
        </w:rPr>
        <w:t>Physician</w:t>
      </w:r>
      <w:r>
        <w:t xml:space="preserve"> table Id field.</w:t>
      </w:r>
      <w:r w:rsidRPr="00E84F72">
        <w:rPr>
          <w:b/>
        </w:rPr>
        <w:t xml:space="preserve"> </w:t>
      </w:r>
    </w:p>
    <w:p w:rsidR="00812105" w:rsidRDefault="00812105" w:rsidP="003C3B4F">
      <w:pPr>
        <w:pStyle w:val="ListParagraph"/>
        <w:keepNext/>
        <w:keepLines/>
        <w:spacing w:after="0" w:line="240" w:lineRule="auto"/>
        <w:ind w:left="2520"/>
      </w:pPr>
    </w:p>
    <w:p w:rsidR="00812105" w:rsidRDefault="001B00C4" w:rsidP="003C3B4F">
      <w:pPr>
        <w:pStyle w:val="ListParagraph"/>
        <w:keepNext/>
        <w:keepLines/>
        <w:numPr>
          <w:ilvl w:val="0"/>
          <w:numId w:val="10"/>
        </w:numPr>
        <w:spacing w:after="0" w:line="240" w:lineRule="auto"/>
      </w:pPr>
      <w:r>
        <w:rPr>
          <w:b/>
        </w:rPr>
        <w:t xml:space="preserve">Public </w:t>
      </w:r>
      <w:proofErr w:type="spellStart"/>
      <w:r w:rsidR="00B50D54">
        <w:rPr>
          <w:b/>
        </w:rPr>
        <w:t>Nullable</w:t>
      </w:r>
      <w:proofErr w:type="spellEnd"/>
      <w:r w:rsidR="00B50D54">
        <w:rPr>
          <w:b/>
        </w:rPr>
        <w:t>&lt;</w:t>
      </w:r>
      <w:proofErr w:type="spellStart"/>
      <w:r w:rsidR="00B50D54">
        <w:rPr>
          <w:b/>
        </w:rPr>
        <w:t>int</w:t>
      </w:r>
      <w:proofErr w:type="spellEnd"/>
      <w:r w:rsidR="00B50D54">
        <w:rPr>
          <w:b/>
        </w:rPr>
        <w:t>&gt;</w:t>
      </w:r>
      <w:r w:rsidR="00B50D54">
        <w:t xml:space="preserve"> </w:t>
      </w:r>
      <w:proofErr w:type="spellStart"/>
      <w:r w:rsidR="00B50D54">
        <w:t>ExperimentManager</w:t>
      </w:r>
      <w:proofErr w:type="spellEnd"/>
    </w:p>
    <w:p w:rsidR="00812105" w:rsidRDefault="00B50D54" w:rsidP="003C3B4F">
      <w:pPr>
        <w:pStyle w:val="ListParagraph"/>
        <w:keepNext/>
        <w:keepLines/>
        <w:numPr>
          <w:ilvl w:val="1"/>
          <w:numId w:val="10"/>
        </w:numPr>
        <w:spacing w:after="0" w:line="240" w:lineRule="auto"/>
        <w:rPr>
          <w:b/>
        </w:rPr>
      </w:pPr>
      <w:r>
        <w:t xml:space="preserve">If the user is </w:t>
      </w:r>
      <w:proofErr w:type="gramStart"/>
      <w:r>
        <w:t>a</w:t>
      </w:r>
      <w:proofErr w:type="gramEnd"/>
      <w:r>
        <w:t xml:space="preserve"> experiment manager this field will be used as a foreign key to the </w:t>
      </w:r>
      <w:proofErr w:type="spellStart"/>
      <w:r w:rsidR="00B07CB2" w:rsidRPr="00D6053C">
        <w:rPr>
          <w:b/>
        </w:rPr>
        <w:t>ExperimentManager</w:t>
      </w:r>
      <w:proofErr w:type="spellEnd"/>
      <w:r>
        <w:t xml:space="preserve"> table Id field.</w:t>
      </w:r>
      <w:r w:rsidRPr="00E84F72">
        <w:rPr>
          <w:b/>
        </w:rPr>
        <w:t xml:space="preserve"> </w:t>
      </w:r>
    </w:p>
    <w:p w:rsidR="00812105" w:rsidRDefault="00812105" w:rsidP="003C3B4F">
      <w:pPr>
        <w:pStyle w:val="ListParagraph"/>
        <w:keepNext/>
        <w:keepLines/>
        <w:spacing w:after="0" w:line="240" w:lineRule="auto"/>
        <w:ind w:left="1800"/>
      </w:pPr>
    </w:p>
    <w:p w:rsidR="00812105" w:rsidRDefault="001B00C4" w:rsidP="003C3B4F">
      <w:pPr>
        <w:pStyle w:val="ListParagraph"/>
        <w:keepNext/>
        <w:keepLines/>
        <w:numPr>
          <w:ilvl w:val="0"/>
          <w:numId w:val="10"/>
        </w:numPr>
        <w:spacing w:after="0" w:line="240" w:lineRule="auto"/>
      </w:pPr>
      <w:r>
        <w:rPr>
          <w:b/>
        </w:rPr>
        <w:t xml:space="preserve">Public virtual </w:t>
      </w:r>
      <w:proofErr w:type="spellStart"/>
      <w:r>
        <w:rPr>
          <w:b/>
        </w:rPr>
        <w:t>AspNet</w:t>
      </w:r>
      <w:r w:rsidR="00B50D54">
        <w:rPr>
          <w:b/>
        </w:rPr>
        <w:t>Role</w:t>
      </w:r>
      <w:proofErr w:type="spellEnd"/>
      <w:r w:rsidR="0096020E">
        <w:t xml:space="preserve"> </w:t>
      </w:r>
      <w:proofErr w:type="spellStart"/>
      <w:r>
        <w:t>AspNetRoles</w:t>
      </w:r>
      <w:proofErr w:type="spellEnd"/>
    </w:p>
    <w:p w:rsidR="00812105" w:rsidRDefault="001B00C4" w:rsidP="003C3B4F">
      <w:pPr>
        <w:pStyle w:val="ListParagraph"/>
        <w:keepNext/>
        <w:keepLines/>
        <w:numPr>
          <w:ilvl w:val="1"/>
          <w:numId w:val="10"/>
        </w:numPr>
        <w:spacing w:after="0" w:line="240" w:lineRule="auto"/>
      </w:pPr>
      <w:r>
        <w:t xml:space="preserve">Link to the user role in the </w:t>
      </w:r>
      <w:proofErr w:type="spellStart"/>
      <w:r w:rsidR="00B07CB2" w:rsidRPr="00D6053C">
        <w:rPr>
          <w:b/>
        </w:rPr>
        <w:t>AspNetRole</w:t>
      </w:r>
      <w:proofErr w:type="spellEnd"/>
      <w:r>
        <w:t xml:space="preserve"> table</w:t>
      </w:r>
      <w:r w:rsidR="0096020E">
        <w:t xml:space="preserve"> </w:t>
      </w:r>
    </w:p>
    <w:p w:rsidR="00812105" w:rsidRDefault="00812105" w:rsidP="003C3B4F">
      <w:pPr>
        <w:pStyle w:val="ListParagraph"/>
        <w:keepNext/>
        <w:keepLines/>
        <w:spacing w:after="0" w:line="240" w:lineRule="auto"/>
        <w:ind w:left="2520"/>
      </w:pPr>
    </w:p>
    <w:p w:rsidR="00812105" w:rsidRDefault="0096020E" w:rsidP="003C3B4F">
      <w:pPr>
        <w:keepNext/>
        <w:keepLines/>
        <w:spacing w:after="0" w:line="240" w:lineRule="auto"/>
        <w:ind w:firstLine="720"/>
        <w:rPr>
          <w:b/>
        </w:rPr>
      </w:pPr>
      <w:r>
        <w:rPr>
          <w:b/>
        </w:rPr>
        <w:t>Operations:</w:t>
      </w:r>
    </w:p>
    <w:p w:rsidR="00812105" w:rsidRDefault="0096020E" w:rsidP="003C3B4F">
      <w:pPr>
        <w:pStyle w:val="ListParagraph"/>
        <w:keepNext/>
        <w:keepLines/>
        <w:numPr>
          <w:ilvl w:val="0"/>
          <w:numId w:val="7"/>
        </w:numPr>
        <w:spacing w:after="0" w:line="240" w:lineRule="auto"/>
      </w:pPr>
      <w:r w:rsidRPr="00484ED5">
        <w:t>Sets and gets for all attributes.</w:t>
      </w:r>
    </w:p>
    <w:p w:rsidR="00812105" w:rsidRDefault="00812105" w:rsidP="003C3B4F">
      <w:pPr>
        <w:pStyle w:val="ListParagraph"/>
        <w:keepNext/>
        <w:keepLines/>
        <w:spacing w:after="0" w:line="240" w:lineRule="auto"/>
        <w:ind w:left="1800"/>
      </w:pPr>
    </w:p>
    <w:p w:rsidR="00812105" w:rsidRDefault="0096020E" w:rsidP="003C3B4F">
      <w:pPr>
        <w:keepNext/>
        <w:keepLines/>
        <w:spacing w:after="0" w:line="240" w:lineRule="auto"/>
        <w:ind w:left="720"/>
        <w:rPr>
          <w:b/>
        </w:rPr>
      </w:pPr>
      <w:r>
        <w:rPr>
          <w:b/>
        </w:rPr>
        <w:t>Constructors:</w:t>
      </w:r>
    </w:p>
    <w:p w:rsidR="00812105" w:rsidRDefault="0096020E" w:rsidP="003C3B4F">
      <w:pPr>
        <w:pStyle w:val="ListParagraph"/>
        <w:keepNext/>
        <w:keepLines/>
        <w:numPr>
          <w:ilvl w:val="0"/>
          <w:numId w:val="14"/>
        </w:numPr>
        <w:spacing w:after="0" w:line="240" w:lineRule="auto"/>
        <w:rPr>
          <w:b/>
        </w:rPr>
      </w:pPr>
      <w:r>
        <w:rPr>
          <w:b/>
        </w:rPr>
        <w:t xml:space="preserve">Public </w:t>
      </w:r>
      <w:proofErr w:type="spellStart"/>
      <w:r w:rsidR="001B00C4">
        <w:t>AspNetUser</w:t>
      </w:r>
      <w:proofErr w:type="spellEnd"/>
      <w:r>
        <w:t>()</w:t>
      </w:r>
    </w:p>
    <w:p w:rsidR="00812105" w:rsidRDefault="0096020E" w:rsidP="003C3B4F">
      <w:pPr>
        <w:pStyle w:val="ListParagraph"/>
        <w:keepNext/>
        <w:keepLines/>
        <w:numPr>
          <w:ilvl w:val="1"/>
          <w:numId w:val="14"/>
        </w:numPr>
        <w:spacing w:after="0" w:line="240" w:lineRule="auto"/>
        <w:rPr>
          <w:b/>
        </w:rPr>
      </w:pPr>
      <w:r>
        <w:t>Default constructor</w:t>
      </w:r>
    </w:p>
    <w:p w:rsidR="00812105" w:rsidRDefault="00812105" w:rsidP="003C3B4F">
      <w:pPr>
        <w:keepNext/>
        <w:keepLines/>
        <w:spacing w:after="0" w:line="240" w:lineRule="auto"/>
      </w:pPr>
    </w:p>
    <w:p w:rsidR="00812105" w:rsidRDefault="00282662" w:rsidP="003C3B4F">
      <w:pPr>
        <w:pStyle w:val="Heading4"/>
        <w:keepNext/>
        <w:keepLines/>
      </w:pPr>
      <w:r>
        <w:t>Patient</w:t>
      </w:r>
    </w:p>
    <w:p w:rsidR="00812105" w:rsidRDefault="00282662" w:rsidP="003C3B4F">
      <w:pPr>
        <w:keepNext/>
        <w:keepLines/>
      </w:pPr>
      <w:r w:rsidRPr="00F82B86">
        <w:t>T</w:t>
      </w:r>
      <w:r>
        <w:t>his</w:t>
      </w:r>
      <w:r w:rsidRPr="00F82B86">
        <w:t xml:space="preserve"> clas</w:t>
      </w:r>
      <w:r>
        <w:t xml:space="preserve">s describes the attributes and construction of a </w:t>
      </w:r>
      <w:r>
        <w:rPr>
          <w:b/>
        </w:rPr>
        <w:t>Patient</w:t>
      </w:r>
      <w:r>
        <w:t xml:space="preserve"> </w:t>
      </w:r>
      <w:r w:rsidR="006401A4">
        <w:t xml:space="preserve">user </w:t>
      </w:r>
      <w:r>
        <w:t xml:space="preserve">object.  </w:t>
      </w:r>
    </w:p>
    <w:p w:rsidR="00812105" w:rsidRDefault="00282662" w:rsidP="003C3B4F">
      <w:pPr>
        <w:keepNext/>
        <w:keepLines/>
        <w:spacing w:after="0" w:line="360" w:lineRule="auto"/>
        <w:rPr>
          <w:b/>
        </w:rPr>
      </w:pPr>
      <w:r>
        <w:rPr>
          <w:b/>
        </w:rPr>
        <w:t>&lt;&lt;Entity&gt;&gt;</w:t>
      </w:r>
    </w:p>
    <w:p w:rsidR="00812105" w:rsidRDefault="00282662" w:rsidP="003C3B4F">
      <w:pPr>
        <w:keepNext/>
        <w:keepLines/>
        <w:spacing w:after="0" w:line="240" w:lineRule="auto"/>
        <w:ind w:firstLine="720"/>
      </w:pPr>
      <w:r>
        <w:rPr>
          <w:b/>
        </w:rPr>
        <w:t>Attributes:</w:t>
      </w:r>
    </w:p>
    <w:p w:rsidR="00812105" w:rsidRDefault="00812105" w:rsidP="003C3B4F">
      <w:pPr>
        <w:pStyle w:val="ListParagraph"/>
        <w:keepNext/>
        <w:keepLines/>
        <w:spacing w:after="0" w:line="240" w:lineRule="auto"/>
        <w:ind w:left="2520"/>
      </w:pPr>
    </w:p>
    <w:p w:rsidR="00812105" w:rsidRDefault="001B00C4" w:rsidP="003C3B4F">
      <w:pPr>
        <w:pStyle w:val="ListParagraph"/>
        <w:keepNext/>
        <w:keepLines/>
        <w:numPr>
          <w:ilvl w:val="0"/>
          <w:numId w:val="10"/>
        </w:numPr>
        <w:spacing w:after="0" w:line="240" w:lineRule="auto"/>
      </w:pPr>
      <w:r>
        <w:rPr>
          <w:b/>
        </w:rPr>
        <w:t xml:space="preserve">Public </w:t>
      </w:r>
      <w:r w:rsidR="00282662">
        <w:rPr>
          <w:b/>
        </w:rPr>
        <w:t xml:space="preserve">string </w:t>
      </w:r>
      <w:r w:rsidR="00B07CB2" w:rsidRPr="00D6053C">
        <w:t>Id</w:t>
      </w:r>
    </w:p>
    <w:p w:rsidR="00812105" w:rsidRDefault="00282662" w:rsidP="003C3B4F">
      <w:pPr>
        <w:pStyle w:val="ListParagraph"/>
        <w:keepNext/>
        <w:keepLines/>
        <w:numPr>
          <w:ilvl w:val="1"/>
          <w:numId w:val="10"/>
        </w:numPr>
        <w:spacing w:after="0" w:line="240" w:lineRule="auto"/>
      </w:pPr>
      <w:r>
        <w:t>Unique patient id created by the patient’s physician used to identify their patients.</w:t>
      </w:r>
    </w:p>
    <w:p w:rsidR="00812105" w:rsidRDefault="00812105" w:rsidP="003C3B4F">
      <w:pPr>
        <w:pStyle w:val="ListParagraph"/>
        <w:keepNext/>
        <w:keepLines/>
        <w:spacing w:after="0" w:line="240" w:lineRule="auto"/>
        <w:ind w:left="2520"/>
      </w:pPr>
    </w:p>
    <w:p w:rsidR="00812105" w:rsidRDefault="001B00C4" w:rsidP="003C3B4F">
      <w:pPr>
        <w:pStyle w:val="ListParagraph"/>
        <w:keepNext/>
        <w:keepLines/>
        <w:numPr>
          <w:ilvl w:val="0"/>
          <w:numId w:val="10"/>
        </w:numPr>
        <w:spacing w:after="0" w:line="240" w:lineRule="auto"/>
      </w:pPr>
      <w:r>
        <w:rPr>
          <w:b/>
        </w:rPr>
        <w:t xml:space="preserve">Public </w:t>
      </w:r>
      <w:proofErr w:type="spellStart"/>
      <w:r w:rsidR="00282662">
        <w:rPr>
          <w:b/>
        </w:rPr>
        <w:t>int</w:t>
      </w:r>
      <w:proofErr w:type="spellEnd"/>
      <w:r w:rsidR="00282662" w:rsidRPr="00F82B86">
        <w:t xml:space="preserve"> </w:t>
      </w:r>
      <w:r w:rsidR="00282662">
        <w:t>Age</w:t>
      </w:r>
    </w:p>
    <w:p w:rsidR="00812105" w:rsidRDefault="0078229C" w:rsidP="003C3B4F">
      <w:pPr>
        <w:pStyle w:val="ListParagraph"/>
        <w:keepNext/>
        <w:keepLines/>
        <w:numPr>
          <w:ilvl w:val="1"/>
          <w:numId w:val="10"/>
        </w:numPr>
        <w:spacing w:after="0" w:line="240" w:lineRule="auto"/>
      </w:pPr>
      <w:r>
        <w:t>The age of the patient.</w:t>
      </w:r>
    </w:p>
    <w:p w:rsidR="00812105" w:rsidRDefault="00812105" w:rsidP="003C3B4F">
      <w:pPr>
        <w:pStyle w:val="ListParagraph"/>
        <w:keepNext/>
        <w:keepLines/>
        <w:spacing w:after="0" w:line="240" w:lineRule="auto"/>
        <w:ind w:left="2520"/>
      </w:pPr>
    </w:p>
    <w:p w:rsidR="00812105" w:rsidRDefault="001B00C4" w:rsidP="003C3B4F">
      <w:pPr>
        <w:pStyle w:val="ListParagraph"/>
        <w:keepNext/>
        <w:keepLines/>
        <w:numPr>
          <w:ilvl w:val="0"/>
          <w:numId w:val="10"/>
        </w:numPr>
        <w:spacing w:after="0" w:line="240" w:lineRule="auto"/>
      </w:pPr>
      <w:r>
        <w:rPr>
          <w:b/>
        </w:rPr>
        <w:t xml:space="preserve">Public </w:t>
      </w:r>
      <w:r w:rsidR="0007275F">
        <w:rPr>
          <w:b/>
        </w:rPr>
        <w:t xml:space="preserve">float </w:t>
      </w:r>
      <w:r w:rsidR="0007275F">
        <w:t>Weight</w:t>
      </w:r>
    </w:p>
    <w:p w:rsidR="00812105" w:rsidRDefault="0007275F" w:rsidP="003C3B4F">
      <w:pPr>
        <w:pStyle w:val="ListParagraph"/>
        <w:keepNext/>
        <w:keepLines/>
        <w:numPr>
          <w:ilvl w:val="1"/>
          <w:numId w:val="10"/>
        </w:numPr>
        <w:spacing w:after="0" w:line="240" w:lineRule="auto"/>
      </w:pPr>
      <w:r>
        <w:t>The weight of the patient.</w:t>
      </w:r>
    </w:p>
    <w:p w:rsidR="00812105" w:rsidRDefault="00812105" w:rsidP="003C3B4F">
      <w:pPr>
        <w:pStyle w:val="ListParagraph"/>
        <w:keepNext/>
        <w:keepLines/>
        <w:spacing w:after="0" w:line="240" w:lineRule="auto"/>
        <w:ind w:left="2520"/>
      </w:pPr>
    </w:p>
    <w:p w:rsidR="00812105" w:rsidRDefault="001B00C4" w:rsidP="003C3B4F">
      <w:pPr>
        <w:pStyle w:val="ListParagraph"/>
        <w:keepNext/>
        <w:keepLines/>
        <w:numPr>
          <w:ilvl w:val="0"/>
          <w:numId w:val="10"/>
        </w:numPr>
        <w:spacing w:after="0" w:line="240" w:lineRule="auto"/>
      </w:pPr>
      <w:r>
        <w:rPr>
          <w:b/>
        </w:rPr>
        <w:t xml:space="preserve">Public </w:t>
      </w:r>
      <w:proofErr w:type="spellStart"/>
      <w:r w:rsidR="0007275F">
        <w:rPr>
          <w:b/>
        </w:rPr>
        <w:t>int</w:t>
      </w:r>
      <w:proofErr w:type="spellEnd"/>
      <w:r w:rsidR="0007275F">
        <w:rPr>
          <w:b/>
        </w:rPr>
        <w:t xml:space="preserve"> </w:t>
      </w:r>
      <w:r w:rsidR="0007275F">
        <w:t>Height</w:t>
      </w:r>
    </w:p>
    <w:p w:rsidR="00812105" w:rsidRDefault="0007275F" w:rsidP="003C3B4F">
      <w:pPr>
        <w:pStyle w:val="ListParagraph"/>
        <w:keepNext/>
        <w:keepLines/>
        <w:numPr>
          <w:ilvl w:val="1"/>
          <w:numId w:val="10"/>
        </w:numPr>
        <w:spacing w:after="0" w:line="240" w:lineRule="auto"/>
      </w:pPr>
      <w:r>
        <w:t>The height of the patient given in inches.</w:t>
      </w:r>
    </w:p>
    <w:p w:rsidR="00812105" w:rsidRDefault="00812105" w:rsidP="003C3B4F">
      <w:pPr>
        <w:pStyle w:val="ListParagraph"/>
        <w:keepNext/>
        <w:keepLines/>
        <w:spacing w:after="0" w:line="240" w:lineRule="auto"/>
        <w:ind w:left="2520"/>
      </w:pPr>
    </w:p>
    <w:p w:rsidR="00812105" w:rsidRPr="00D6053C" w:rsidRDefault="001B00C4" w:rsidP="003C3B4F">
      <w:pPr>
        <w:pStyle w:val="ListParagraph"/>
        <w:keepNext/>
        <w:keepLines/>
        <w:numPr>
          <w:ilvl w:val="0"/>
          <w:numId w:val="10"/>
        </w:numPr>
        <w:spacing w:after="0" w:line="240" w:lineRule="auto"/>
        <w:rPr>
          <w:b/>
        </w:rPr>
      </w:pPr>
      <w:r>
        <w:rPr>
          <w:b/>
        </w:rPr>
        <w:t xml:space="preserve">Public </w:t>
      </w:r>
      <w:r w:rsidR="005E33EA">
        <w:rPr>
          <w:b/>
        </w:rPr>
        <w:t xml:space="preserve">Region </w:t>
      </w:r>
      <w:r w:rsidR="005E33EA">
        <w:t>Location</w:t>
      </w:r>
    </w:p>
    <w:p w:rsidR="00812105" w:rsidRPr="00D6053C" w:rsidRDefault="005E33EA" w:rsidP="003C3B4F">
      <w:pPr>
        <w:pStyle w:val="ListParagraph"/>
        <w:keepNext/>
        <w:keepLines/>
        <w:numPr>
          <w:ilvl w:val="1"/>
          <w:numId w:val="10"/>
        </w:numPr>
        <w:spacing w:after="0" w:line="240" w:lineRule="auto"/>
        <w:rPr>
          <w:b/>
        </w:rPr>
      </w:pPr>
      <w:r>
        <w:t>The state where the patient is located.</w:t>
      </w:r>
      <w:r w:rsidR="00B07CB2" w:rsidRPr="00D6053C">
        <w:rPr>
          <w:b/>
        </w:rPr>
        <w:t xml:space="preserve"> </w:t>
      </w:r>
    </w:p>
    <w:p w:rsidR="00812105" w:rsidRDefault="00812105" w:rsidP="003C3B4F">
      <w:pPr>
        <w:pStyle w:val="ListParagraph"/>
        <w:keepNext/>
        <w:keepLines/>
        <w:spacing w:after="0" w:line="240" w:lineRule="auto"/>
        <w:ind w:left="2520"/>
      </w:pPr>
    </w:p>
    <w:p w:rsidR="00812105" w:rsidRDefault="001B00C4" w:rsidP="003C3B4F">
      <w:pPr>
        <w:pStyle w:val="ListParagraph"/>
        <w:keepNext/>
        <w:keepLines/>
        <w:numPr>
          <w:ilvl w:val="0"/>
          <w:numId w:val="10"/>
        </w:numPr>
        <w:spacing w:after="0" w:line="240" w:lineRule="auto"/>
      </w:pPr>
      <w:r>
        <w:rPr>
          <w:b/>
        </w:rPr>
        <w:t xml:space="preserve">Public </w:t>
      </w:r>
      <w:proofErr w:type="spellStart"/>
      <w:r w:rsidR="0078229C">
        <w:rPr>
          <w:b/>
        </w:rPr>
        <w:t>PatientEthnicity</w:t>
      </w:r>
      <w:proofErr w:type="spellEnd"/>
      <w:r w:rsidR="00282662">
        <w:t xml:space="preserve"> </w:t>
      </w:r>
      <w:r w:rsidR="0078229C">
        <w:t>Ethnicity</w:t>
      </w:r>
    </w:p>
    <w:p w:rsidR="00812105" w:rsidRDefault="0078229C" w:rsidP="003C3B4F">
      <w:pPr>
        <w:pStyle w:val="ListParagraph"/>
        <w:keepNext/>
        <w:keepLines/>
        <w:numPr>
          <w:ilvl w:val="1"/>
          <w:numId w:val="10"/>
        </w:numPr>
        <w:spacing w:after="0" w:line="240" w:lineRule="auto"/>
      </w:pPr>
      <w:r>
        <w:t>Enumeration value used to describe the patient’s ethnicity.</w:t>
      </w:r>
    </w:p>
    <w:p w:rsidR="00812105" w:rsidRDefault="00812105" w:rsidP="003C3B4F">
      <w:pPr>
        <w:pStyle w:val="ListParagraph"/>
        <w:keepNext/>
        <w:keepLines/>
        <w:spacing w:after="0" w:line="240" w:lineRule="auto"/>
        <w:ind w:left="2520"/>
      </w:pPr>
    </w:p>
    <w:p w:rsidR="00812105" w:rsidRDefault="001B00C4" w:rsidP="003C3B4F">
      <w:pPr>
        <w:pStyle w:val="ListParagraph"/>
        <w:keepNext/>
        <w:keepLines/>
        <w:numPr>
          <w:ilvl w:val="0"/>
          <w:numId w:val="10"/>
        </w:numPr>
        <w:spacing w:after="0" w:line="240" w:lineRule="auto"/>
      </w:pPr>
      <w:r>
        <w:rPr>
          <w:b/>
        </w:rPr>
        <w:t xml:space="preserve">Public </w:t>
      </w:r>
      <w:r w:rsidR="0007275F">
        <w:rPr>
          <w:b/>
        </w:rPr>
        <w:t>Collection&lt;</w:t>
      </w:r>
      <w:proofErr w:type="spellStart"/>
      <w:r w:rsidR="0007275F">
        <w:rPr>
          <w:b/>
        </w:rPr>
        <w:t>PatientRace</w:t>
      </w:r>
      <w:proofErr w:type="spellEnd"/>
      <w:r w:rsidR="0007275F">
        <w:rPr>
          <w:b/>
        </w:rPr>
        <w:t>&gt;</w:t>
      </w:r>
      <w:r w:rsidR="0007275F">
        <w:t xml:space="preserve"> Race</w:t>
      </w:r>
    </w:p>
    <w:p w:rsidR="00812105" w:rsidRDefault="0007275F" w:rsidP="003C3B4F">
      <w:pPr>
        <w:pStyle w:val="ListParagraph"/>
        <w:keepNext/>
        <w:keepLines/>
        <w:numPr>
          <w:ilvl w:val="1"/>
          <w:numId w:val="10"/>
        </w:numPr>
        <w:spacing w:after="0" w:line="240" w:lineRule="auto"/>
      </w:pPr>
      <w:r>
        <w:t>Collection of enumeration values used to describe the patient’s race.</w:t>
      </w:r>
    </w:p>
    <w:p w:rsidR="00812105" w:rsidRDefault="00812105" w:rsidP="003C3B4F">
      <w:pPr>
        <w:pStyle w:val="ListParagraph"/>
        <w:keepNext/>
        <w:keepLines/>
        <w:spacing w:after="0" w:line="240" w:lineRule="auto"/>
        <w:ind w:left="1800"/>
      </w:pPr>
    </w:p>
    <w:p w:rsidR="00812105" w:rsidRDefault="001B00C4" w:rsidP="003C3B4F">
      <w:pPr>
        <w:pStyle w:val="ListParagraph"/>
        <w:keepNext/>
        <w:keepLines/>
        <w:numPr>
          <w:ilvl w:val="0"/>
          <w:numId w:val="10"/>
        </w:numPr>
        <w:spacing w:after="0" w:line="240" w:lineRule="auto"/>
      </w:pPr>
      <w:r>
        <w:rPr>
          <w:b/>
        </w:rPr>
        <w:t xml:space="preserve">Public </w:t>
      </w:r>
      <w:proofErr w:type="spellStart"/>
      <w:r w:rsidR="0078229C">
        <w:rPr>
          <w:b/>
        </w:rPr>
        <w:t>PatientGender</w:t>
      </w:r>
      <w:proofErr w:type="spellEnd"/>
      <w:r w:rsidR="0078229C">
        <w:t xml:space="preserve"> Gender</w:t>
      </w:r>
    </w:p>
    <w:p w:rsidR="00812105" w:rsidRDefault="0078229C" w:rsidP="003C3B4F">
      <w:pPr>
        <w:pStyle w:val="ListParagraph"/>
        <w:keepNext/>
        <w:keepLines/>
        <w:numPr>
          <w:ilvl w:val="1"/>
          <w:numId w:val="10"/>
        </w:numPr>
        <w:spacing w:after="0" w:line="240" w:lineRule="auto"/>
      </w:pPr>
      <w:r>
        <w:t>Enumeration value used to describe the patient’s gender.</w:t>
      </w:r>
    </w:p>
    <w:p w:rsidR="00812105" w:rsidRDefault="00812105" w:rsidP="003C3B4F">
      <w:pPr>
        <w:pStyle w:val="ListParagraph"/>
        <w:keepNext/>
        <w:keepLines/>
        <w:spacing w:after="0" w:line="240" w:lineRule="auto"/>
        <w:ind w:left="2520"/>
      </w:pPr>
    </w:p>
    <w:p w:rsidR="00812105" w:rsidRDefault="001B00C4" w:rsidP="003C3B4F">
      <w:pPr>
        <w:pStyle w:val="ListParagraph"/>
        <w:keepNext/>
        <w:keepLines/>
        <w:numPr>
          <w:ilvl w:val="0"/>
          <w:numId w:val="10"/>
        </w:numPr>
        <w:spacing w:after="0" w:line="240" w:lineRule="auto"/>
      </w:pPr>
      <w:r>
        <w:rPr>
          <w:b/>
        </w:rPr>
        <w:t>Public virtual Physician</w:t>
      </w:r>
      <w:r>
        <w:t xml:space="preserve"> </w:t>
      </w:r>
      <w:proofErr w:type="spellStart"/>
      <w:r>
        <w:t>Physician</w:t>
      </w:r>
      <w:proofErr w:type="spellEnd"/>
    </w:p>
    <w:p w:rsidR="00812105" w:rsidRDefault="001B00C4" w:rsidP="003C3B4F">
      <w:pPr>
        <w:pStyle w:val="ListParagraph"/>
        <w:keepNext/>
        <w:keepLines/>
        <w:numPr>
          <w:ilvl w:val="1"/>
          <w:numId w:val="10"/>
        </w:numPr>
        <w:spacing w:after="0" w:line="240" w:lineRule="auto"/>
      </w:pPr>
      <w:r>
        <w:t>Foreign key link to the patient’s physician.</w:t>
      </w:r>
    </w:p>
    <w:p w:rsidR="00812105" w:rsidRDefault="00812105" w:rsidP="003C3B4F">
      <w:pPr>
        <w:pStyle w:val="ListParagraph"/>
        <w:keepNext/>
        <w:keepLines/>
        <w:spacing w:after="0" w:line="240" w:lineRule="auto"/>
        <w:ind w:left="2520"/>
      </w:pPr>
    </w:p>
    <w:p w:rsidR="00812105" w:rsidRDefault="00282662" w:rsidP="003C3B4F">
      <w:pPr>
        <w:keepNext/>
        <w:keepLines/>
        <w:spacing w:after="0" w:line="240" w:lineRule="auto"/>
        <w:ind w:firstLine="720"/>
        <w:rPr>
          <w:b/>
        </w:rPr>
      </w:pPr>
      <w:r>
        <w:rPr>
          <w:b/>
        </w:rPr>
        <w:t>Operations:</w:t>
      </w:r>
    </w:p>
    <w:p w:rsidR="00812105" w:rsidRDefault="00282662" w:rsidP="003C3B4F">
      <w:pPr>
        <w:pStyle w:val="ListParagraph"/>
        <w:keepNext/>
        <w:keepLines/>
        <w:numPr>
          <w:ilvl w:val="0"/>
          <w:numId w:val="7"/>
        </w:numPr>
        <w:spacing w:after="0" w:line="240" w:lineRule="auto"/>
      </w:pPr>
      <w:r w:rsidRPr="00484ED5">
        <w:t>Sets and gets for all attributes.</w:t>
      </w:r>
    </w:p>
    <w:p w:rsidR="00812105" w:rsidRDefault="00812105" w:rsidP="003C3B4F">
      <w:pPr>
        <w:pStyle w:val="ListParagraph"/>
        <w:keepNext/>
        <w:keepLines/>
        <w:spacing w:after="0" w:line="240" w:lineRule="auto"/>
        <w:ind w:left="1800"/>
      </w:pPr>
    </w:p>
    <w:p w:rsidR="00812105" w:rsidRDefault="005E33EA" w:rsidP="003C3B4F">
      <w:pPr>
        <w:keepNext/>
        <w:keepLines/>
        <w:spacing w:after="0" w:line="240" w:lineRule="auto"/>
        <w:ind w:left="720"/>
        <w:rPr>
          <w:b/>
        </w:rPr>
      </w:pPr>
      <w:r>
        <w:rPr>
          <w:b/>
        </w:rPr>
        <w:t>Constructors:</w:t>
      </w:r>
    </w:p>
    <w:p w:rsidR="00812105" w:rsidRPr="00D6053C" w:rsidRDefault="005E33EA" w:rsidP="003C3B4F">
      <w:pPr>
        <w:pStyle w:val="ListParagraph"/>
        <w:keepNext/>
        <w:keepLines/>
        <w:numPr>
          <w:ilvl w:val="0"/>
          <w:numId w:val="14"/>
        </w:numPr>
        <w:spacing w:after="0" w:line="240" w:lineRule="auto"/>
        <w:rPr>
          <w:b/>
        </w:rPr>
      </w:pPr>
      <w:r>
        <w:rPr>
          <w:b/>
        </w:rPr>
        <w:t xml:space="preserve">Public </w:t>
      </w:r>
      <w:r>
        <w:t>Patient()</w:t>
      </w:r>
    </w:p>
    <w:p w:rsidR="00812105" w:rsidRPr="00D6053C" w:rsidRDefault="005E33EA" w:rsidP="003C3B4F">
      <w:pPr>
        <w:pStyle w:val="ListParagraph"/>
        <w:keepNext/>
        <w:keepLines/>
        <w:numPr>
          <w:ilvl w:val="1"/>
          <w:numId w:val="14"/>
        </w:numPr>
        <w:spacing w:after="0" w:line="240" w:lineRule="auto"/>
        <w:rPr>
          <w:b/>
        </w:rPr>
      </w:pPr>
      <w:r>
        <w:t>Default constructor</w:t>
      </w:r>
    </w:p>
    <w:p w:rsidR="00812105" w:rsidRPr="00D6053C" w:rsidRDefault="00812105" w:rsidP="003C3B4F">
      <w:pPr>
        <w:pStyle w:val="ListParagraph"/>
        <w:keepNext/>
        <w:keepLines/>
        <w:spacing w:after="0" w:line="240" w:lineRule="auto"/>
        <w:ind w:left="2520"/>
        <w:rPr>
          <w:b/>
        </w:rPr>
      </w:pPr>
    </w:p>
    <w:p w:rsidR="00812105" w:rsidRDefault="0096020E" w:rsidP="003C3B4F">
      <w:pPr>
        <w:pStyle w:val="Heading4"/>
        <w:keepNext/>
        <w:keepLines/>
      </w:pPr>
      <w:r>
        <w:t>Physician</w:t>
      </w:r>
    </w:p>
    <w:p w:rsidR="00812105" w:rsidRDefault="0096020E" w:rsidP="003C3B4F">
      <w:pPr>
        <w:keepNext/>
        <w:keepLines/>
      </w:pPr>
      <w:r w:rsidRPr="00F82B86">
        <w:t>T</w:t>
      </w:r>
      <w:r>
        <w:t>his</w:t>
      </w:r>
      <w:r w:rsidRPr="00F82B86">
        <w:t xml:space="preserve"> clas</w:t>
      </w:r>
      <w:r>
        <w:t xml:space="preserve">s describes the attributes and construction of a </w:t>
      </w:r>
      <w:r>
        <w:rPr>
          <w:b/>
        </w:rPr>
        <w:t>Physician</w:t>
      </w:r>
      <w:r>
        <w:t xml:space="preserve"> </w:t>
      </w:r>
      <w:r w:rsidR="006401A4">
        <w:t xml:space="preserve">user </w:t>
      </w:r>
      <w:r>
        <w:t xml:space="preserve">object.  </w:t>
      </w:r>
    </w:p>
    <w:p w:rsidR="00812105" w:rsidRDefault="0096020E" w:rsidP="003C3B4F">
      <w:pPr>
        <w:keepNext/>
        <w:keepLines/>
        <w:spacing w:after="0" w:line="360" w:lineRule="auto"/>
        <w:rPr>
          <w:b/>
        </w:rPr>
      </w:pPr>
      <w:r>
        <w:rPr>
          <w:b/>
        </w:rPr>
        <w:t>&lt;&lt;Entity&gt;&gt;</w:t>
      </w:r>
    </w:p>
    <w:p w:rsidR="00812105" w:rsidRDefault="0096020E" w:rsidP="003C3B4F">
      <w:pPr>
        <w:keepNext/>
        <w:keepLines/>
        <w:spacing w:after="0" w:line="240" w:lineRule="auto"/>
        <w:ind w:firstLine="720"/>
      </w:pPr>
      <w:r>
        <w:rPr>
          <w:b/>
        </w:rPr>
        <w:t>Attributes:</w:t>
      </w:r>
    </w:p>
    <w:p w:rsidR="00812105" w:rsidRDefault="00812105" w:rsidP="003C3B4F">
      <w:pPr>
        <w:pStyle w:val="ListParagraph"/>
        <w:keepNext/>
        <w:keepLines/>
        <w:spacing w:after="0" w:line="240" w:lineRule="auto"/>
        <w:ind w:left="2520"/>
      </w:pPr>
    </w:p>
    <w:p w:rsidR="00812105" w:rsidRDefault="001B00C4" w:rsidP="003C3B4F">
      <w:pPr>
        <w:pStyle w:val="ListParagraph"/>
        <w:keepNext/>
        <w:keepLines/>
        <w:numPr>
          <w:ilvl w:val="0"/>
          <w:numId w:val="10"/>
        </w:numPr>
        <w:spacing w:after="0" w:line="240" w:lineRule="auto"/>
      </w:pPr>
      <w:r>
        <w:rPr>
          <w:b/>
        </w:rPr>
        <w:t>Public</w:t>
      </w:r>
      <w:r w:rsidR="0096020E">
        <w:rPr>
          <w:b/>
        </w:rPr>
        <w:t xml:space="preserve"> </w:t>
      </w:r>
      <w:proofErr w:type="spellStart"/>
      <w:r>
        <w:rPr>
          <w:b/>
        </w:rPr>
        <w:t>int</w:t>
      </w:r>
      <w:proofErr w:type="spellEnd"/>
      <w:r w:rsidR="0096020E">
        <w:rPr>
          <w:b/>
        </w:rPr>
        <w:t xml:space="preserve"> </w:t>
      </w:r>
      <w:r w:rsidR="0096020E" w:rsidRPr="00E84F72">
        <w:t>Id</w:t>
      </w:r>
    </w:p>
    <w:p w:rsidR="00812105" w:rsidRDefault="0096020E" w:rsidP="003C3B4F">
      <w:pPr>
        <w:pStyle w:val="ListParagraph"/>
        <w:keepNext/>
        <w:keepLines/>
        <w:numPr>
          <w:ilvl w:val="1"/>
          <w:numId w:val="10"/>
        </w:numPr>
        <w:spacing w:after="0" w:line="240" w:lineRule="auto"/>
      </w:pPr>
      <w:r>
        <w:t xml:space="preserve">Unique </w:t>
      </w:r>
      <w:r w:rsidR="001B00C4">
        <w:t>id generated by the system for each physician.</w:t>
      </w:r>
    </w:p>
    <w:p w:rsidR="00812105" w:rsidRDefault="00812105" w:rsidP="003C3B4F">
      <w:pPr>
        <w:pStyle w:val="ListParagraph"/>
        <w:keepNext/>
        <w:keepLines/>
        <w:spacing w:after="0" w:line="240" w:lineRule="auto"/>
        <w:ind w:left="2520"/>
      </w:pPr>
    </w:p>
    <w:p w:rsidR="00812105" w:rsidRDefault="007F09D4" w:rsidP="003C3B4F">
      <w:pPr>
        <w:pStyle w:val="ListParagraph"/>
        <w:keepNext/>
        <w:keepLines/>
        <w:numPr>
          <w:ilvl w:val="0"/>
          <w:numId w:val="10"/>
        </w:numPr>
        <w:spacing w:after="0" w:line="240" w:lineRule="auto"/>
      </w:pPr>
      <w:r>
        <w:rPr>
          <w:b/>
        </w:rPr>
        <w:t xml:space="preserve">Public string </w:t>
      </w:r>
      <w:proofErr w:type="spellStart"/>
      <w:r>
        <w:t>FirstName</w:t>
      </w:r>
      <w:proofErr w:type="spellEnd"/>
    </w:p>
    <w:p w:rsidR="00812105" w:rsidRDefault="007F09D4" w:rsidP="003C3B4F">
      <w:pPr>
        <w:pStyle w:val="ListParagraph"/>
        <w:keepNext/>
        <w:keepLines/>
        <w:numPr>
          <w:ilvl w:val="1"/>
          <w:numId w:val="10"/>
        </w:numPr>
        <w:spacing w:after="0" w:line="240" w:lineRule="auto"/>
      </w:pPr>
      <w:r>
        <w:t>Physician’s first name.</w:t>
      </w:r>
    </w:p>
    <w:p w:rsidR="00812105" w:rsidRDefault="00812105" w:rsidP="003C3B4F">
      <w:pPr>
        <w:pStyle w:val="ListParagraph"/>
        <w:keepNext/>
        <w:keepLines/>
        <w:spacing w:after="0" w:line="240" w:lineRule="auto"/>
        <w:ind w:left="2520"/>
      </w:pPr>
    </w:p>
    <w:p w:rsidR="00812105" w:rsidRDefault="007F09D4" w:rsidP="003C3B4F">
      <w:pPr>
        <w:pStyle w:val="ListParagraph"/>
        <w:keepNext/>
        <w:keepLines/>
        <w:numPr>
          <w:ilvl w:val="0"/>
          <w:numId w:val="10"/>
        </w:numPr>
        <w:spacing w:after="0" w:line="240" w:lineRule="auto"/>
      </w:pPr>
      <w:r>
        <w:rPr>
          <w:b/>
        </w:rPr>
        <w:t xml:space="preserve">Public string </w:t>
      </w:r>
      <w:proofErr w:type="spellStart"/>
      <w:r>
        <w:t>LastName</w:t>
      </w:r>
      <w:proofErr w:type="spellEnd"/>
    </w:p>
    <w:p w:rsidR="00812105" w:rsidRDefault="007F09D4" w:rsidP="003C3B4F">
      <w:pPr>
        <w:pStyle w:val="ListParagraph"/>
        <w:keepNext/>
        <w:keepLines/>
        <w:numPr>
          <w:ilvl w:val="1"/>
          <w:numId w:val="10"/>
        </w:numPr>
        <w:spacing w:after="0" w:line="240" w:lineRule="auto"/>
      </w:pPr>
      <w:r>
        <w:t>Physician’s last name.</w:t>
      </w:r>
    </w:p>
    <w:p w:rsidR="00812105" w:rsidRDefault="00812105" w:rsidP="003C3B4F">
      <w:pPr>
        <w:keepNext/>
        <w:keepLines/>
        <w:spacing w:after="0" w:line="240" w:lineRule="auto"/>
      </w:pPr>
    </w:p>
    <w:p w:rsidR="00812105" w:rsidRDefault="007F09D4" w:rsidP="003C3B4F">
      <w:pPr>
        <w:pStyle w:val="ListParagraph"/>
        <w:keepNext/>
        <w:keepLines/>
        <w:numPr>
          <w:ilvl w:val="0"/>
          <w:numId w:val="10"/>
        </w:numPr>
        <w:spacing w:after="0" w:line="240" w:lineRule="auto"/>
      </w:pPr>
      <w:r>
        <w:rPr>
          <w:b/>
        </w:rPr>
        <w:t xml:space="preserve">Public string </w:t>
      </w:r>
      <w:r>
        <w:t>Address</w:t>
      </w:r>
    </w:p>
    <w:p w:rsidR="00812105" w:rsidRDefault="007F09D4" w:rsidP="003C3B4F">
      <w:pPr>
        <w:pStyle w:val="ListParagraph"/>
        <w:keepNext/>
        <w:keepLines/>
        <w:numPr>
          <w:ilvl w:val="1"/>
          <w:numId w:val="10"/>
        </w:numPr>
        <w:spacing w:after="0" w:line="240" w:lineRule="auto"/>
      </w:pPr>
      <w:r>
        <w:t xml:space="preserve">Physician’s </w:t>
      </w:r>
      <w:proofErr w:type="gramStart"/>
      <w:r>
        <w:t>office address</w:t>
      </w:r>
      <w:proofErr w:type="gramEnd"/>
      <w:r>
        <w:t xml:space="preserve"> information.</w:t>
      </w:r>
    </w:p>
    <w:p w:rsidR="00812105" w:rsidRDefault="00812105" w:rsidP="003C3B4F">
      <w:pPr>
        <w:pStyle w:val="ListParagraph"/>
        <w:keepNext/>
        <w:keepLines/>
        <w:spacing w:after="0" w:line="240" w:lineRule="auto"/>
        <w:ind w:left="2520"/>
      </w:pPr>
    </w:p>
    <w:p w:rsidR="00812105" w:rsidRDefault="001B00C4" w:rsidP="003C3B4F">
      <w:pPr>
        <w:pStyle w:val="ListParagraph"/>
        <w:keepNext/>
        <w:keepLines/>
        <w:numPr>
          <w:ilvl w:val="0"/>
          <w:numId w:val="10"/>
        </w:numPr>
        <w:spacing w:after="0" w:line="240" w:lineRule="auto"/>
      </w:pPr>
      <w:r>
        <w:rPr>
          <w:b/>
        </w:rPr>
        <w:t xml:space="preserve">Public string </w:t>
      </w:r>
      <w:r>
        <w:t>Email</w:t>
      </w:r>
    </w:p>
    <w:p w:rsidR="00812105" w:rsidRDefault="001B00C4" w:rsidP="003C3B4F">
      <w:pPr>
        <w:pStyle w:val="ListParagraph"/>
        <w:keepNext/>
        <w:keepLines/>
        <w:numPr>
          <w:ilvl w:val="1"/>
          <w:numId w:val="10"/>
        </w:numPr>
        <w:spacing w:after="0" w:line="240" w:lineRule="auto"/>
      </w:pPr>
      <w:r>
        <w:t>Email address for the physician</w:t>
      </w:r>
    </w:p>
    <w:p w:rsidR="00812105" w:rsidRDefault="00812105" w:rsidP="003C3B4F">
      <w:pPr>
        <w:pStyle w:val="ListParagraph"/>
        <w:keepNext/>
        <w:keepLines/>
        <w:spacing w:after="0" w:line="240" w:lineRule="auto"/>
        <w:ind w:left="2520"/>
      </w:pPr>
    </w:p>
    <w:p w:rsidR="00812105" w:rsidRDefault="001B00C4" w:rsidP="003C3B4F">
      <w:pPr>
        <w:pStyle w:val="ListParagraph"/>
        <w:keepNext/>
        <w:keepLines/>
        <w:numPr>
          <w:ilvl w:val="0"/>
          <w:numId w:val="10"/>
        </w:numPr>
        <w:spacing w:after="0" w:line="240" w:lineRule="auto"/>
      </w:pPr>
      <w:r>
        <w:rPr>
          <w:b/>
        </w:rPr>
        <w:t>Public string</w:t>
      </w:r>
      <w:r w:rsidR="0096020E">
        <w:rPr>
          <w:b/>
        </w:rPr>
        <w:t xml:space="preserve"> </w:t>
      </w:r>
      <w:proofErr w:type="spellStart"/>
      <w:r>
        <w:t>PhoneNumber</w:t>
      </w:r>
      <w:proofErr w:type="spellEnd"/>
    </w:p>
    <w:p w:rsidR="00812105" w:rsidRDefault="001B00C4" w:rsidP="003C3B4F">
      <w:pPr>
        <w:pStyle w:val="ListParagraph"/>
        <w:keepNext/>
        <w:keepLines/>
        <w:numPr>
          <w:ilvl w:val="1"/>
          <w:numId w:val="10"/>
        </w:numPr>
        <w:spacing w:after="0" w:line="240" w:lineRule="auto"/>
      </w:pPr>
      <w:r>
        <w:t>Phone number for the physician</w:t>
      </w:r>
    </w:p>
    <w:p w:rsidR="00812105" w:rsidRDefault="00812105" w:rsidP="003C3B4F">
      <w:pPr>
        <w:pStyle w:val="ListParagraph"/>
        <w:keepNext/>
        <w:keepLines/>
        <w:spacing w:after="0" w:line="240" w:lineRule="auto"/>
        <w:ind w:left="2520"/>
      </w:pPr>
    </w:p>
    <w:p w:rsidR="00812105" w:rsidRDefault="007F09D4" w:rsidP="003C3B4F">
      <w:pPr>
        <w:pStyle w:val="ListParagraph"/>
        <w:keepNext/>
        <w:keepLines/>
        <w:numPr>
          <w:ilvl w:val="0"/>
          <w:numId w:val="10"/>
        </w:numPr>
        <w:spacing w:after="0" w:line="240" w:lineRule="auto"/>
      </w:pPr>
      <w:r>
        <w:rPr>
          <w:b/>
        </w:rPr>
        <w:t>Public virtual</w:t>
      </w:r>
      <w:r w:rsidR="0096020E">
        <w:rPr>
          <w:b/>
        </w:rPr>
        <w:t xml:space="preserve"> </w:t>
      </w:r>
      <w:r w:rsidR="001B00C4">
        <w:rPr>
          <w:b/>
        </w:rPr>
        <w:t>Collection&lt;Parent&gt;</w:t>
      </w:r>
      <w:r w:rsidR="0096020E">
        <w:rPr>
          <w:b/>
        </w:rPr>
        <w:t xml:space="preserve"> </w:t>
      </w:r>
      <w:r>
        <w:t>Patients</w:t>
      </w:r>
    </w:p>
    <w:p w:rsidR="00812105" w:rsidRDefault="007F09D4" w:rsidP="003C3B4F">
      <w:pPr>
        <w:pStyle w:val="ListParagraph"/>
        <w:keepNext/>
        <w:keepLines/>
        <w:numPr>
          <w:ilvl w:val="1"/>
          <w:numId w:val="10"/>
        </w:numPr>
        <w:spacing w:after="0" w:line="240" w:lineRule="auto"/>
      </w:pPr>
      <w:r>
        <w:t>Collection of all of the physician’s patients.</w:t>
      </w:r>
    </w:p>
    <w:p w:rsidR="00812105" w:rsidRDefault="00812105" w:rsidP="003C3B4F">
      <w:pPr>
        <w:keepNext/>
        <w:keepLines/>
        <w:spacing w:after="0" w:line="240" w:lineRule="auto"/>
      </w:pPr>
    </w:p>
    <w:p w:rsidR="00812105" w:rsidRDefault="0096020E" w:rsidP="003C3B4F">
      <w:pPr>
        <w:keepNext/>
        <w:keepLines/>
        <w:spacing w:after="0" w:line="240" w:lineRule="auto"/>
        <w:ind w:firstLine="720"/>
        <w:rPr>
          <w:b/>
        </w:rPr>
      </w:pPr>
      <w:r>
        <w:rPr>
          <w:b/>
        </w:rPr>
        <w:t>Operations:</w:t>
      </w:r>
    </w:p>
    <w:p w:rsidR="00812105" w:rsidRDefault="0096020E" w:rsidP="003C3B4F">
      <w:pPr>
        <w:pStyle w:val="ListParagraph"/>
        <w:keepNext/>
        <w:keepLines/>
        <w:numPr>
          <w:ilvl w:val="0"/>
          <w:numId w:val="7"/>
        </w:numPr>
        <w:spacing w:after="0" w:line="240" w:lineRule="auto"/>
      </w:pPr>
      <w:r w:rsidRPr="00484ED5">
        <w:t>Sets and gets for all attributes.</w:t>
      </w:r>
    </w:p>
    <w:p w:rsidR="00812105" w:rsidRDefault="00812105" w:rsidP="003C3B4F">
      <w:pPr>
        <w:pStyle w:val="ListParagraph"/>
        <w:keepNext/>
        <w:keepLines/>
        <w:spacing w:after="0" w:line="240" w:lineRule="auto"/>
        <w:ind w:left="1800"/>
      </w:pPr>
    </w:p>
    <w:p w:rsidR="00812105" w:rsidRDefault="0096020E" w:rsidP="003C3B4F">
      <w:pPr>
        <w:keepNext/>
        <w:keepLines/>
        <w:spacing w:after="0" w:line="240" w:lineRule="auto"/>
        <w:ind w:left="720"/>
        <w:rPr>
          <w:b/>
        </w:rPr>
      </w:pPr>
      <w:r>
        <w:rPr>
          <w:b/>
        </w:rPr>
        <w:t>Constructors:</w:t>
      </w:r>
    </w:p>
    <w:p w:rsidR="00812105" w:rsidRDefault="0096020E" w:rsidP="003C3B4F">
      <w:pPr>
        <w:pStyle w:val="ListParagraph"/>
        <w:keepNext/>
        <w:keepLines/>
        <w:numPr>
          <w:ilvl w:val="0"/>
          <w:numId w:val="14"/>
        </w:numPr>
        <w:spacing w:after="0" w:line="240" w:lineRule="auto"/>
        <w:rPr>
          <w:b/>
        </w:rPr>
      </w:pPr>
      <w:r>
        <w:rPr>
          <w:b/>
        </w:rPr>
        <w:t xml:space="preserve">Public </w:t>
      </w:r>
      <w:r w:rsidR="007F09D4">
        <w:t>Physician</w:t>
      </w:r>
      <w:r>
        <w:t>()</w:t>
      </w:r>
    </w:p>
    <w:p w:rsidR="00812105" w:rsidRDefault="0096020E" w:rsidP="003C3B4F">
      <w:pPr>
        <w:pStyle w:val="ListParagraph"/>
        <w:keepNext/>
        <w:keepLines/>
        <w:numPr>
          <w:ilvl w:val="1"/>
          <w:numId w:val="14"/>
        </w:numPr>
        <w:spacing w:after="0" w:line="240" w:lineRule="auto"/>
        <w:rPr>
          <w:b/>
        </w:rPr>
      </w:pPr>
      <w:r>
        <w:t>Default constructor</w:t>
      </w:r>
    </w:p>
    <w:p w:rsidR="00812105" w:rsidRDefault="00812105" w:rsidP="003C3B4F">
      <w:pPr>
        <w:keepNext/>
        <w:keepLines/>
      </w:pPr>
    </w:p>
    <w:p w:rsidR="00812105" w:rsidRDefault="001C1550" w:rsidP="003C3B4F">
      <w:pPr>
        <w:pStyle w:val="Heading4"/>
        <w:keepNext/>
        <w:keepLines/>
      </w:pPr>
      <w:proofErr w:type="spellStart"/>
      <w:r>
        <w:t>ExperimentAdministrator</w:t>
      </w:r>
      <w:proofErr w:type="spellEnd"/>
    </w:p>
    <w:p w:rsidR="00812105" w:rsidRDefault="001C1550" w:rsidP="003C3B4F">
      <w:pPr>
        <w:keepNext/>
        <w:keepLines/>
      </w:pPr>
      <w:r w:rsidRPr="00F82B86">
        <w:t>T</w:t>
      </w:r>
      <w:r>
        <w:t>his</w:t>
      </w:r>
      <w:r w:rsidRPr="00F82B86">
        <w:t xml:space="preserve"> clas</w:t>
      </w:r>
      <w:r>
        <w:t xml:space="preserve">s describes the attributes and construction of an </w:t>
      </w:r>
      <w:r>
        <w:rPr>
          <w:b/>
        </w:rPr>
        <w:t>Experiment Administrator</w:t>
      </w:r>
      <w:r>
        <w:t xml:space="preserve"> </w:t>
      </w:r>
      <w:r w:rsidR="006401A4">
        <w:t xml:space="preserve">user </w:t>
      </w:r>
      <w:r>
        <w:t xml:space="preserve">object.  </w:t>
      </w:r>
    </w:p>
    <w:p w:rsidR="00812105" w:rsidRDefault="001C1550" w:rsidP="003C3B4F">
      <w:pPr>
        <w:keepNext/>
        <w:keepLines/>
        <w:spacing w:after="0" w:line="360" w:lineRule="auto"/>
        <w:rPr>
          <w:b/>
        </w:rPr>
      </w:pPr>
      <w:r>
        <w:rPr>
          <w:b/>
        </w:rPr>
        <w:t>&lt;&lt;Entity&gt;&gt;</w:t>
      </w:r>
    </w:p>
    <w:p w:rsidR="00812105" w:rsidRDefault="001C1550" w:rsidP="003C3B4F">
      <w:pPr>
        <w:keepNext/>
        <w:keepLines/>
        <w:spacing w:after="0" w:line="240" w:lineRule="auto"/>
        <w:ind w:firstLine="720"/>
      </w:pPr>
      <w:r>
        <w:rPr>
          <w:b/>
        </w:rPr>
        <w:t>Attributes:</w:t>
      </w:r>
    </w:p>
    <w:p w:rsidR="00812105" w:rsidRDefault="00812105" w:rsidP="003C3B4F">
      <w:pPr>
        <w:pStyle w:val="ListParagraph"/>
        <w:keepNext/>
        <w:keepLines/>
        <w:spacing w:after="0" w:line="240" w:lineRule="auto"/>
        <w:ind w:left="2520"/>
      </w:pPr>
    </w:p>
    <w:p w:rsidR="00812105" w:rsidRDefault="001C1550"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812105" w:rsidRDefault="001C1550" w:rsidP="003C3B4F">
      <w:pPr>
        <w:pStyle w:val="ListParagraph"/>
        <w:keepNext/>
        <w:keepLines/>
        <w:numPr>
          <w:ilvl w:val="1"/>
          <w:numId w:val="10"/>
        </w:numPr>
        <w:spacing w:after="0" w:line="240" w:lineRule="auto"/>
      </w:pPr>
      <w:r>
        <w:t>Unique id generated by the system for each experiment administrator.</w:t>
      </w:r>
    </w:p>
    <w:p w:rsidR="00812105" w:rsidRDefault="00812105" w:rsidP="003C3B4F">
      <w:pPr>
        <w:pStyle w:val="ListParagraph"/>
        <w:keepNext/>
        <w:keepLines/>
        <w:spacing w:after="0" w:line="240" w:lineRule="auto"/>
        <w:ind w:left="2520"/>
      </w:pPr>
    </w:p>
    <w:p w:rsidR="00812105" w:rsidRDefault="001C1550" w:rsidP="003C3B4F">
      <w:pPr>
        <w:pStyle w:val="ListParagraph"/>
        <w:keepNext/>
        <w:keepLines/>
        <w:numPr>
          <w:ilvl w:val="0"/>
          <w:numId w:val="10"/>
        </w:numPr>
        <w:spacing w:after="0" w:line="240" w:lineRule="auto"/>
      </w:pPr>
      <w:r>
        <w:rPr>
          <w:b/>
        </w:rPr>
        <w:t xml:space="preserve">Public string </w:t>
      </w:r>
      <w:proofErr w:type="spellStart"/>
      <w:r>
        <w:t>FirstName</w:t>
      </w:r>
      <w:proofErr w:type="spellEnd"/>
    </w:p>
    <w:p w:rsidR="00812105" w:rsidRDefault="001C1550" w:rsidP="003C3B4F">
      <w:pPr>
        <w:pStyle w:val="ListParagraph"/>
        <w:keepNext/>
        <w:keepLines/>
        <w:numPr>
          <w:ilvl w:val="1"/>
          <w:numId w:val="10"/>
        </w:numPr>
        <w:spacing w:after="0" w:line="240" w:lineRule="auto"/>
      </w:pPr>
      <w:r>
        <w:t>Experiment administrator’s first name.</w:t>
      </w:r>
    </w:p>
    <w:p w:rsidR="00812105" w:rsidRDefault="00812105" w:rsidP="003C3B4F">
      <w:pPr>
        <w:pStyle w:val="ListParagraph"/>
        <w:keepNext/>
        <w:keepLines/>
        <w:spacing w:after="0" w:line="240" w:lineRule="auto"/>
        <w:ind w:left="2520"/>
      </w:pPr>
    </w:p>
    <w:p w:rsidR="00812105" w:rsidRDefault="001C1550" w:rsidP="003C3B4F">
      <w:pPr>
        <w:pStyle w:val="ListParagraph"/>
        <w:keepNext/>
        <w:keepLines/>
        <w:numPr>
          <w:ilvl w:val="0"/>
          <w:numId w:val="10"/>
        </w:numPr>
        <w:spacing w:after="0" w:line="240" w:lineRule="auto"/>
      </w:pPr>
      <w:r>
        <w:rPr>
          <w:b/>
        </w:rPr>
        <w:t xml:space="preserve">Public string </w:t>
      </w:r>
      <w:proofErr w:type="spellStart"/>
      <w:r>
        <w:t>LastName</w:t>
      </w:r>
      <w:proofErr w:type="spellEnd"/>
    </w:p>
    <w:p w:rsidR="00812105" w:rsidRDefault="001C1550" w:rsidP="003C3B4F">
      <w:pPr>
        <w:pStyle w:val="ListParagraph"/>
        <w:keepNext/>
        <w:keepLines/>
        <w:numPr>
          <w:ilvl w:val="1"/>
          <w:numId w:val="10"/>
        </w:numPr>
        <w:spacing w:after="0" w:line="240" w:lineRule="auto"/>
      </w:pPr>
      <w:r>
        <w:t>Experiment administrator’s last name.</w:t>
      </w:r>
    </w:p>
    <w:p w:rsidR="00812105" w:rsidRDefault="00812105" w:rsidP="003C3B4F">
      <w:pPr>
        <w:keepNext/>
        <w:keepLines/>
        <w:spacing w:after="0" w:line="240" w:lineRule="auto"/>
      </w:pPr>
    </w:p>
    <w:p w:rsidR="00812105" w:rsidRDefault="001C1550" w:rsidP="003C3B4F">
      <w:pPr>
        <w:pStyle w:val="ListParagraph"/>
        <w:keepNext/>
        <w:keepLines/>
        <w:numPr>
          <w:ilvl w:val="0"/>
          <w:numId w:val="10"/>
        </w:numPr>
        <w:spacing w:after="0" w:line="240" w:lineRule="auto"/>
      </w:pPr>
      <w:r>
        <w:rPr>
          <w:b/>
        </w:rPr>
        <w:t xml:space="preserve">Public string </w:t>
      </w:r>
      <w:r>
        <w:t>Address</w:t>
      </w:r>
    </w:p>
    <w:p w:rsidR="00812105" w:rsidRDefault="001C1550" w:rsidP="003C3B4F">
      <w:pPr>
        <w:pStyle w:val="ListParagraph"/>
        <w:keepNext/>
        <w:keepLines/>
        <w:numPr>
          <w:ilvl w:val="1"/>
          <w:numId w:val="10"/>
        </w:numPr>
        <w:spacing w:after="0" w:line="240" w:lineRule="auto"/>
      </w:pPr>
      <w:r>
        <w:t>Experiment administrator’s address information.</w:t>
      </w:r>
    </w:p>
    <w:p w:rsidR="00812105" w:rsidRDefault="00812105" w:rsidP="003C3B4F">
      <w:pPr>
        <w:pStyle w:val="ListParagraph"/>
        <w:keepNext/>
        <w:keepLines/>
        <w:spacing w:after="0" w:line="240" w:lineRule="auto"/>
        <w:ind w:left="2520"/>
      </w:pPr>
    </w:p>
    <w:p w:rsidR="00812105" w:rsidRDefault="001C1550" w:rsidP="003C3B4F">
      <w:pPr>
        <w:pStyle w:val="ListParagraph"/>
        <w:keepNext/>
        <w:keepLines/>
        <w:numPr>
          <w:ilvl w:val="0"/>
          <w:numId w:val="10"/>
        </w:numPr>
        <w:spacing w:after="0" w:line="240" w:lineRule="auto"/>
      </w:pPr>
      <w:r>
        <w:rPr>
          <w:b/>
        </w:rPr>
        <w:t xml:space="preserve">Public string </w:t>
      </w:r>
      <w:r>
        <w:t>Email</w:t>
      </w:r>
    </w:p>
    <w:p w:rsidR="00812105" w:rsidRDefault="001C1550" w:rsidP="003C3B4F">
      <w:pPr>
        <w:pStyle w:val="ListParagraph"/>
        <w:keepNext/>
        <w:keepLines/>
        <w:numPr>
          <w:ilvl w:val="1"/>
          <w:numId w:val="10"/>
        </w:numPr>
        <w:spacing w:after="0" w:line="240" w:lineRule="auto"/>
      </w:pPr>
      <w:r>
        <w:t>Email address for the experiment administrator</w:t>
      </w:r>
    </w:p>
    <w:p w:rsidR="00812105" w:rsidRDefault="00812105" w:rsidP="003C3B4F">
      <w:pPr>
        <w:pStyle w:val="ListParagraph"/>
        <w:keepNext/>
        <w:keepLines/>
        <w:spacing w:after="0" w:line="240" w:lineRule="auto"/>
        <w:ind w:left="2520"/>
      </w:pPr>
    </w:p>
    <w:p w:rsidR="00812105" w:rsidRDefault="001C1550" w:rsidP="003C3B4F">
      <w:pPr>
        <w:pStyle w:val="ListParagraph"/>
        <w:keepNext/>
        <w:keepLines/>
        <w:numPr>
          <w:ilvl w:val="0"/>
          <w:numId w:val="10"/>
        </w:numPr>
        <w:spacing w:after="0" w:line="240" w:lineRule="auto"/>
      </w:pPr>
      <w:r>
        <w:rPr>
          <w:b/>
        </w:rPr>
        <w:t xml:space="preserve">Public string </w:t>
      </w:r>
      <w:proofErr w:type="spellStart"/>
      <w:r>
        <w:t>PhoneNumber</w:t>
      </w:r>
      <w:proofErr w:type="spellEnd"/>
    </w:p>
    <w:p w:rsidR="00812105" w:rsidRDefault="001C1550" w:rsidP="003C3B4F">
      <w:pPr>
        <w:pStyle w:val="ListParagraph"/>
        <w:keepNext/>
        <w:keepLines/>
        <w:numPr>
          <w:ilvl w:val="1"/>
          <w:numId w:val="10"/>
        </w:numPr>
        <w:spacing w:after="0" w:line="240" w:lineRule="auto"/>
      </w:pPr>
      <w:r>
        <w:t>Phone number for the experiment administrator.</w:t>
      </w:r>
    </w:p>
    <w:p w:rsidR="00812105" w:rsidRDefault="00812105" w:rsidP="003C3B4F">
      <w:pPr>
        <w:pStyle w:val="ListParagraph"/>
        <w:keepNext/>
        <w:keepLines/>
        <w:spacing w:after="0" w:line="240" w:lineRule="auto"/>
        <w:ind w:left="2520"/>
      </w:pPr>
    </w:p>
    <w:p w:rsidR="00812105" w:rsidRDefault="001C1550" w:rsidP="003C3B4F">
      <w:pPr>
        <w:pStyle w:val="ListParagraph"/>
        <w:keepNext/>
        <w:keepLines/>
        <w:numPr>
          <w:ilvl w:val="0"/>
          <w:numId w:val="10"/>
        </w:numPr>
        <w:spacing w:after="0" w:line="240" w:lineRule="auto"/>
      </w:pPr>
      <w:r>
        <w:rPr>
          <w:b/>
        </w:rPr>
        <w:t xml:space="preserve">Public virtual Collection&lt;Experiment&gt; </w:t>
      </w:r>
      <w:r>
        <w:t>Experiments</w:t>
      </w:r>
    </w:p>
    <w:p w:rsidR="00812105" w:rsidRDefault="001C1550" w:rsidP="003C3B4F">
      <w:pPr>
        <w:pStyle w:val="ListParagraph"/>
        <w:keepNext/>
        <w:keepLines/>
        <w:numPr>
          <w:ilvl w:val="1"/>
          <w:numId w:val="10"/>
        </w:numPr>
        <w:spacing w:after="0" w:line="240" w:lineRule="auto"/>
      </w:pPr>
      <w:r>
        <w:t>Collection of all of the experiment administrator experiments.</w:t>
      </w:r>
    </w:p>
    <w:p w:rsidR="00812105" w:rsidRDefault="006401A4" w:rsidP="003C3B4F">
      <w:pPr>
        <w:keepNext/>
        <w:keepLines/>
        <w:spacing w:after="0" w:line="240" w:lineRule="auto"/>
        <w:ind w:firstLine="720"/>
        <w:rPr>
          <w:b/>
        </w:rPr>
      </w:pPr>
      <w:r>
        <w:rPr>
          <w:b/>
        </w:rPr>
        <w:t>Operations:</w:t>
      </w:r>
    </w:p>
    <w:p w:rsidR="00812105" w:rsidRDefault="006401A4" w:rsidP="003C3B4F">
      <w:pPr>
        <w:pStyle w:val="ListParagraph"/>
        <w:keepNext/>
        <w:keepLines/>
        <w:numPr>
          <w:ilvl w:val="0"/>
          <w:numId w:val="7"/>
        </w:numPr>
        <w:spacing w:after="0" w:line="240" w:lineRule="auto"/>
      </w:pPr>
      <w:r w:rsidRPr="00484ED5">
        <w:t>Sets and gets for all attributes.</w:t>
      </w:r>
    </w:p>
    <w:p w:rsidR="00812105" w:rsidRDefault="00812105" w:rsidP="003C3B4F">
      <w:pPr>
        <w:pStyle w:val="ListParagraph"/>
        <w:keepNext/>
        <w:keepLines/>
        <w:spacing w:after="0" w:line="240" w:lineRule="auto"/>
        <w:ind w:left="1800"/>
      </w:pPr>
    </w:p>
    <w:p w:rsidR="00812105" w:rsidRDefault="006401A4" w:rsidP="003C3B4F">
      <w:pPr>
        <w:keepNext/>
        <w:keepLines/>
        <w:spacing w:after="0" w:line="240" w:lineRule="auto"/>
        <w:ind w:left="720"/>
        <w:rPr>
          <w:b/>
        </w:rPr>
      </w:pPr>
      <w:r>
        <w:rPr>
          <w:b/>
        </w:rPr>
        <w:t>Constructors:</w:t>
      </w:r>
    </w:p>
    <w:p w:rsidR="00812105" w:rsidRDefault="006401A4" w:rsidP="003C3B4F">
      <w:pPr>
        <w:pStyle w:val="ListParagraph"/>
        <w:keepNext/>
        <w:keepLines/>
        <w:numPr>
          <w:ilvl w:val="0"/>
          <w:numId w:val="14"/>
        </w:numPr>
        <w:spacing w:after="0" w:line="240" w:lineRule="auto"/>
        <w:rPr>
          <w:b/>
        </w:rPr>
      </w:pPr>
      <w:r>
        <w:rPr>
          <w:b/>
        </w:rPr>
        <w:t xml:space="preserve">Public </w:t>
      </w:r>
      <w:proofErr w:type="spellStart"/>
      <w:r>
        <w:t>ExperimentAdministrator</w:t>
      </w:r>
      <w:proofErr w:type="spellEnd"/>
      <w:r>
        <w:t>()</w:t>
      </w:r>
    </w:p>
    <w:p w:rsidR="00812105" w:rsidRPr="00D6053C" w:rsidRDefault="006401A4" w:rsidP="003C3B4F">
      <w:pPr>
        <w:pStyle w:val="ListParagraph"/>
        <w:keepNext/>
        <w:keepLines/>
        <w:numPr>
          <w:ilvl w:val="1"/>
          <w:numId w:val="14"/>
        </w:numPr>
        <w:spacing w:after="0" w:line="240" w:lineRule="auto"/>
        <w:rPr>
          <w:b/>
        </w:rPr>
      </w:pPr>
      <w:r>
        <w:t>Default constructor</w:t>
      </w:r>
    </w:p>
    <w:p w:rsidR="00812105" w:rsidRDefault="00812105" w:rsidP="003C3B4F">
      <w:pPr>
        <w:pStyle w:val="ListParagraph"/>
        <w:keepNext/>
        <w:keepLines/>
        <w:spacing w:after="0" w:line="240" w:lineRule="auto"/>
        <w:ind w:left="2520"/>
        <w:rPr>
          <w:b/>
        </w:rPr>
      </w:pPr>
    </w:p>
    <w:p w:rsidR="00812105" w:rsidRDefault="006401A4" w:rsidP="003C3B4F">
      <w:pPr>
        <w:pStyle w:val="Heading4"/>
        <w:keepNext/>
        <w:keepLines/>
      </w:pPr>
      <w:r>
        <w:t>Experiment</w:t>
      </w:r>
    </w:p>
    <w:p w:rsidR="00812105" w:rsidRDefault="006401A4" w:rsidP="003C3B4F">
      <w:pPr>
        <w:keepNext/>
        <w:keepLines/>
      </w:pPr>
      <w:r w:rsidRPr="00F82B86">
        <w:t>T</w:t>
      </w:r>
      <w:r>
        <w:t>his</w:t>
      </w:r>
      <w:r w:rsidRPr="00F82B86">
        <w:t xml:space="preserve"> clas</w:t>
      </w:r>
      <w:r>
        <w:t xml:space="preserve">s describes the attributes and construction of an </w:t>
      </w:r>
      <w:r>
        <w:rPr>
          <w:b/>
        </w:rPr>
        <w:t xml:space="preserve">Experiment </w:t>
      </w:r>
      <w:r>
        <w:t xml:space="preserve">object.  </w:t>
      </w:r>
    </w:p>
    <w:p w:rsidR="00812105" w:rsidRDefault="006401A4" w:rsidP="003C3B4F">
      <w:pPr>
        <w:keepNext/>
        <w:keepLines/>
        <w:spacing w:after="0" w:line="360" w:lineRule="auto"/>
        <w:rPr>
          <w:b/>
        </w:rPr>
      </w:pPr>
      <w:r>
        <w:rPr>
          <w:b/>
        </w:rPr>
        <w:t>&lt;&lt;Entity&gt;&gt;</w:t>
      </w:r>
    </w:p>
    <w:p w:rsidR="00812105" w:rsidRDefault="006401A4" w:rsidP="003C3B4F">
      <w:pPr>
        <w:keepNext/>
        <w:keepLines/>
        <w:spacing w:after="0" w:line="240" w:lineRule="auto"/>
        <w:ind w:firstLine="720"/>
      </w:pPr>
      <w:r>
        <w:rPr>
          <w:b/>
        </w:rPr>
        <w:t>Attributes:</w:t>
      </w:r>
    </w:p>
    <w:p w:rsidR="00812105" w:rsidRDefault="00812105" w:rsidP="003C3B4F">
      <w:pPr>
        <w:pStyle w:val="ListParagraph"/>
        <w:keepNext/>
        <w:keepLines/>
        <w:spacing w:after="0" w:line="240" w:lineRule="auto"/>
        <w:ind w:left="2520"/>
      </w:pPr>
    </w:p>
    <w:p w:rsidR="00812105" w:rsidRDefault="006401A4"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812105" w:rsidRDefault="006401A4" w:rsidP="003C3B4F">
      <w:pPr>
        <w:pStyle w:val="ListParagraph"/>
        <w:keepNext/>
        <w:keepLines/>
        <w:numPr>
          <w:ilvl w:val="1"/>
          <w:numId w:val="10"/>
        </w:numPr>
        <w:spacing w:after="0" w:line="240" w:lineRule="auto"/>
      </w:pPr>
      <w:r>
        <w:t>Unique id generated by the system for each experiment.</w:t>
      </w:r>
    </w:p>
    <w:p w:rsidR="00812105" w:rsidRDefault="00812105" w:rsidP="003C3B4F">
      <w:pPr>
        <w:pStyle w:val="ListParagraph"/>
        <w:keepNext/>
        <w:keepLines/>
        <w:spacing w:after="0" w:line="240" w:lineRule="auto"/>
        <w:ind w:left="2520"/>
      </w:pPr>
    </w:p>
    <w:p w:rsidR="00812105" w:rsidRDefault="006401A4" w:rsidP="003C3B4F">
      <w:pPr>
        <w:pStyle w:val="ListParagraph"/>
        <w:keepNext/>
        <w:keepLines/>
        <w:numPr>
          <w:ilvl w:val="0"/>
          <w:numId w:val="10"/>
        </w:numPr>
        <w:spacing w:after="0" w:line="240" w:lineRule="auto"/>
      </w:pPr>
      <w:r>
        <w:rPr>
          <w:b/>
        </w:rPr>
        <w:t xml:space="preserve">Public string </w:t>
      </w:r>
      <w:r>
        <w:t>Name</w:t>
      </w:r>
    </w:p>
    <w:p w:rsidR="00812105" w:rsidRDefault="006401A4" w:rsidP="003C3B4F">
      <w:pPr>
        <w:pStyle w:val="ListParagraph"/>
        <w:keepNext/>
        <w:keepLines/>
        <w:numPr>
          <w:ilvl w:val="1"/>
          <w:numId w:val="10"/>
        </w:numPr>
        <w:spacing w:after="0" w:line="240" w:lineRule="auto"/>
      </w:pPr>
      <w:r>
        <w:t>Experiment name.</w:t>
      </w:r>
    </w:p>
    <w:p w:rsidR="00812105" w:rsidRDefault="00812105" w:rsidP="003C3B4F">
      <w:pPr>
        <w:pStyle w:val="ListParagraph"/>
        <w:keepNext/>
        <w:keepLines/>
        <w:spacing w:after="0" w:line="240" w:lineRule="auto"/>
        <w:ind w:left="2520"/>
      </w:pPr>
    </w:p>
    <w:p w:rsidR="00812105" w:rsidRDefault="006401A4" w:rsidP="003C3B4F">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proofErr w:type="spellStart"/>
      <w:r>
        <w:t>LastModified</w:t>
      </w:r>
      <w:proofErr w:type="spellEnd"/>
    </w:p>
    <w:p w:rsidR="00812105" w:rsidRDefault="006401A4" w:rsidP="003C3B4F">
      <w:pPr>
        <w:pStyle w:val="ListParagraph"/>
        <w:keepNext/>
        <w:keepLines/>
        <w:numPr>
          <w:ilvl w:val="1"/>
          <w:numId w:val="10"/>
        </w:numPr>
        <w:spacing w:after="0" w:line="240" w:lineRule="auto"/>
      </w:pPr>
      <w:r>
        <w:t>Date information for when experiment was last modified.</w:t>
      </w:r>
    </w:p>
    <w:p w:rsidR="00812105" w:rsidRDefault="00812105" w:rsidP="003C3B4F">
      <w:pPr>
        <w:pStyle w:val="ListParagraph"/>
        <w:keepNext/>
        <w:keepLines/>
        <w:spacing w:after="0" w:line="240" w:lineRule="auto"/>
        <w:ind w:left="2520"/>
      </w:pPr>
    </w:p>
    <w:p w:rsidR="00812105" w:rsidRDefault="006401A4" w:rsidP="003C3B4F">
      <w:pPr>
        <w:pStyle w:val="ListParagraph"/>
        <w:keepNext/>
        <w:keepLines/>
        <w:numPr>
          <w:ilvl w:val="0"/>
          <w:numId w:val="10"/>
        </w:numPr>
        <w:spacing w:after="0" w:line="240" w:lineRule="auto"/>
      </w:pPr>
      <w:r>
        <w:rPr>
          <w:b/>
        </w:rPr>
        <w:t>Public string</w:t>
      </w:r>
      <w:r>
        <w:t xml:space="preserve"> </w:t>
      </w:r>
      <w:proofErr w:type="spellStart"/>
      <w:r>
        <w:t>QueryString</w:t>
      </w:r>
      <w:proofErr w:type="spellEnd"/>
    </w:p>
    <w:p w:rsidR="00812105" w:rsidRDefault="006401A4" w:rsidP="003C3B4F">
      <w:pPr>
        <w:pStyle w:val="ListParagraph"/>
        <w:keepNext/>
        <w:keepLines/>
        <w:numPr>
          <w:ilvl w:val="1"/>
          <w:numId w:val="10"/>
        </w:numPr>
        <w:spacing w:after="0" w:line="240" w:lineRule="auto"/>
      </w:pPr>
      <w:r>
        <w:t>Query information used to collect the experiment data.</w:t>
      </w:r>
    </w:p>
    <w:p w:rsidR="00812105" w:rsidRDefault="00812105" w:rsidP="003C3B4F">
      <w:pPr>
        <w:keepNext/>
        <w:keepLines/>
        <w:spacing w:after="0" w:line="240" w:lineRule="auto"/>
      </w:pPr>
    </w:p>
    <w:p w:rsidR="00812105" w:rsidRDefault="006401A4" w:rsidP="003C3B4F">
      <w:pPr>
        <w:pStyle w:val="ListParagraph"/>
        <w:keepNext/>
        <w:keepLines/>
        <w:numPr>
          <w:ilvl w:val="0"/>
          <w:numId w:val="10"/>
        </w:numPr>
        <w:spacing w:after="0" w:line="240" w:lineRule="auto"/>
      </w:pPr>
      <w:r>
        <w:rPr>
          <w:b/>
        </w:rPr>
        <w:t xml:space="preserve">Public virtual </w:t>
      </w:r>
      <w:proofErr w:type="spellStart"/>
      <w:r>
        <w:rPr>
          <w:b/>
        </w:rPr>
        <w:t>ExperimentAdministrator</w:t>
      </w:r>
      <w:proofErr w:type="spellEnd"/>
      <w:r>
        <w:rPr>
          <w:b/>
        </w:rPr>
        <w:t xml:space="preserve"> </w:t>
      </w:r>
      <w:proofErr w:type="spellStart"/>
      <w:r>
        <w:t>ExperimentAdministrator</w:t>
      </w:r>
      <w:proofErr w:type="spellEnd"/>
    </w:p>
    <w:p w:rsidR="00812105" w:rsidRDefault="006401A4" w:rsidP="003C3B4F">
      <w:pPr>
        <w:pStyle w:val="ListParagraph"/>
        <w:keepNext/>
        <w:keepLines/>
        <w:numPr>
          <w:ilvl w:val="1"/>
          <w:numId w:val="10"/>
        </w:numPr>
        <w:spacing w:after="0" w:line="240" w:lineRule="auto"/>
      </w:pPr>
      <w:r>
        <w:t>Foreign key relationship to the experiment administrator that created the experiment.</w:t>
      </w:r>
    </w:p>
    <w:p w:rsidR="00812105" w:rsidRDefault="00812105" w:rsidP="003C3B4F">
      <w:pPr>
        <w:pStyle w:val="ListParagraph"/>
        <w:keepNext/>
        <w:keepLines/>
        <w:spacing w:after="0" w:line="240" w:lineRule="auto"/>
        <w:ind w:left="2520"/>
      </w:pPr>
    </w:p>
    <w:p w:rsidR="00812105" w:rsidRPr="00D6053C" w:rsidRDefault="00B07CB2" w:rsidP="003C3B4F">
      <w:pPr>
        <w:keepNext/>
        <w:keepLines/>
        <w:spacing w:after="0" w:line="240" w:lineRule="auto"/>
        <w:ind w:firstLine="720"/>
        <w:rPr>
          <w:b/>
        </w:rPr>
      </w:pPr>
      <w:r w:rsidRPr="00D6053C">
        <w:rPr>
          <w:b/>
        </w:rPr>
        <w:t>Operations:</w:t>
      </w:r>
    </w:p>
    <w:p w:rsidR="00812105" w:rsidRDefault="006401A4" w:rsidP="003C3B4F">
      <w:pPr>
        <w:pStyle w:val="ListParagraph"/>
        <w:keepNext/>
        <w:keepLines/>
        <w:numPr>
          <w:ilvl w:val="0"/>
          <w:numId w:val="7"/>
        </w:numPr>
        <w:spacing w:after="0" w:line="240" w:lineRule="auto"/>
      </w:pPr>
      <w:r w:rsidRPr="00484ED5">
        <w:t>Sets and gets for all attributes.</w:t>
      </w:r>
    </w:p>
    <w:p w:rsidR="00812105" w:rsidRDefault="00812105" w:rsidP="003C3B4F">
      <w:pPr>
        <w:pStyle w:val="ListParagraph"/>
        <w:keepNext/>
        <w:keepLines/>
        <w:spacing w:after="0" w:line="240" w:lineRule="auto"/>
        <w:ind w:left="1800"/>
      </w:pPr>
    </w:p>
    <w:p w:rsidR="00812105" w:rsidRDefault="006401A4" w:rsidP="003C3B4F">
      <w:pPr>
        <w:keepNext/>
        <w:keepLines/>
        <w:spacing w:after="0" w:line="240" w:lineRule="auto"/>
        <w:ind w:left="720"/>
        <w:rPr>
          <w:b/>
        </w:rPr>
      </w:pPr>
      <w:r>
        <w:rPr>
          <w:b/>
        </w:rPr>
        <w:t>Constructors:</w:t>
      </w:r>
    </w:p>
    <w:p w:rsidR="00812105" w:rsidRDefault="006401A4" w:rsidP="003C3B4F">
      <w:pPr>
        <w:pStyle w:val="ListParagraph"/>
        <w:keepNext/>
        <w:keepLines/>
        <w:numPr>
          <w:ilvl w:val="0"/>
          <w:numId w:val="14"/>
        </w:numPr>
        <w:spacing w:after="0" w:line="240" w:lineRule="auto"/>
        <w:rPr>
          <w:b/>
        </w:rPr>
      </w:pPr>
      <w:r>
        <w:rPr>
          <w:b/>
        </w:rPr>
        <w:t xml:space="preserve">Public </w:t>
      </w:r>
      <w:proofErr w:type="spellStart"/>
      <w:r>
        <w:t>ExperimentAdministrator</w:t>
      </w:r>
      <w:proofErr w:type="spellEnd"/>
      <w:r>
        <w:t>()</w:t>
      </w:r>
    </w:p>
    <w:p w:rsidR="00812105" w:rsidRDefault="006401A4" w:rsidP="003C3B4F">
      <w:pPr>
        <w:pStyle w:val="ListParagraph"/>
        <w:keepNext/>
        <w:keepLines/>
        <w:numPr>
          <w:ilvl w:val="1"/>
          <w:numId w:val="14"/>
        </w:numPr>
        <w:spacing w:after="0" w:line="240" w:lineRule="auto"/>
        <w:rPr>
          <w:b/>
        </w:rPr>
      </w:pPr>
      <w:r>
        <w:t>Default constructor</w:t>
      </w:r>
    </w:p>
    <w:p w:rsidR="00812105" w:rsidRDefault="00812105" w:rsidP="003C3B4F">
      <w:pPr>
        <w:keepNext/>
        <w:keepLines/>
      </w:pPr>
    </w:p>
    <w:p w:rsidR="00D6053C" w:rsidRDefault="00D6053C" w:rsidP="003C3B4F">
      <w:pPr>
        <w:pStyle w:val="Heading4"/>
        <w:keepNext/>
        <w:keepLines/>
      </w:pPr>
      <w:r>
        <w:t>Medical Device</w:t>
      </w:r>
    </w:p>
    <w:p w:rsidR="00D6053C" w:rsidRDefault="00D6053C" w:rsidP="003C3B4F">
      <w:pPr>
        <w:keepNext/>
        <w:keepLines/>
      </w:pPr>
      <w:r w:rsidRPr="00F82B86">
        <w:t>T</w:t>
      </w:r>
      <w:r>
        <w:t>his</w:t>
      </w:r>
      <w:r w:rsidRPr="00F82B86">
        <w:t xml:space="preserve"> clas</w:t>
      </w:r>
      <w:r>
        <w:t xml:space="preserve">s describes the attributes and construction of </w:t>
      </w:r>
      <w:proofErr w:type="gramStart"/>
      <w:r>
        <w:t>an</w:t>
      </w:r>
      <w:proofErr w:type="gramEnd"/>
      <w:r>
        <w:t xml:space="preserve"> </w:t>
      </w:r>
      <w:proofErr w:type="spellStart"/>
      <w:r>
        <w:rPr>
          <w:b/>
        </w:rPr>
        <w:t>MedicalDevice</w:t>
      </w:r>
      <w:proofErr w:type="spellEnd"/>
      <w:r>
        <w:rPr>
          <w:b/>
        </w:rPr>
        <w:t xml:space="preserve"> </w:t>
      </w:r>
      <w:r>
        <w:t xml:space="preserve">object.  </w:t>
      </w:r>
    </w:p>
    <w:p w:rsidR="00D6053C" w:rsidRDefault="00D6053C" w:rsidP="003C3B4F">
      <w:pPr>
        <w:keepNext/>
        <w:keepLines/>
        <w:spacing w:after="0" w:line="360" w:lineRule="auto"/>
        <w:rPr>
          <w:b/>
        </w:rPr>
      </w:pPr>
      <w:r>
        <w:rPr>
          <w:b/>
        </w:rPr>
        <w:t>&lt;&lt;Entity&gt;&gt;</w:t>
      </w:r>
    </w:p>
    <w:p w:rsidR="00D6053C" w:rsidRDefault="00D6053C" w:rsidP="003C3B4F">
      <w:pPr>
        <w:keepNext/>
        <w:keepLines/>
        <w:spacing w:after="0" w:line="240" w:lineRule="auto"/>
        <w:ind w:firstLine="720"/>
      </w:pPr>
      <w:r>
        <w:rPr>
          <w:b/>
        </w:rPr>
        <w:t>Attributes:</w:t>
      </w:r>
    </w:p>
    <w:p w:rsidR="00D6053C" w:rsidRDefault="00D6053C" w:rsidP="003C3B4F">
      <w:pPr>
        <w:pStyle w:val="ListParagraph"/>
        <w:keepNext/>
        <w:keepLines/>
        <w:spacing w:after="0" w:line="240" w:lineRule="auto"/>
        <w:ind w:left="2520"/>
      </w:pPr>
    </w:p>
    <w:p w:rsidR="00D6053C" w:rsidRDefault="00D6053C"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D6053C" w:rsidRDefault="00D6053C" w:rsidP="003C3B4F">
      <w:pPr>
        <w:pStyle w:val="ListParagraph"/>
        <w:keepNext/>
        <w:keepLines/>
        <w:numPr>
          <w:ilvl w:val="1"/>
          <w:numId w:val="10"/>
        </w:numPr>
        <w:spacing w:after="0" w:line="240" w:lineRule="auto"/>
      </w:pPr>
      <w:r>
        <w:t>Unique id generated by the system for each medical device.</w:t>
      </w:r>
    </w:p>
    <w:p w:rsidR="00D6053C" w:rsidRDefault="00D6053C" w:rsidP="003C3B4F">
      <w:pPr>
        <w:pStyle w:val="ListParagraph"/>
        <w:keepNext/>
        <w:keepLines/>
        <w:spacing w:after="0" w:line="240" w:lineRule="auto"/>
        <w:ind w:left="2520"/>
      </w:pPr>
    </w:p>
    <w:p w:rsidR="00D6053C" w:rsidRDefault="00D6053C" w:rsidP="003C3B4F">
      <w:pPr>
        <w:pStyle w:val="ListParagraph"/>
        <w:keepNext/>
        <w:keepLines/>
        <w:numPr>
          <w:ilvl w:val="0"/>
          <w:numId w:val="10"/>
        </w:numPr>
        <w:spacing w:after="0" w:line="240" w:lineRule="auto"/>
      </w:pPr>
      <w:r>
        <w:rPr>
          <w:b/>
        </w:rPr>
        <w:t xml:space="preserve">Public string </w:t>
      </w:r>
      <w:r>
        <w:t>Name</w:t>
      </w:r>
    </w:p>
    <w:p w:rsidR="00D6053C" w:rsidRDefault="00D6053C" w:rsidP="003C3B4F">
      <w:pPr>
        <w:pStyle w:val="ListParagraph"/>
        <w:keepNext/>
        <w:keepLines/>
        <w:numPr>
          <w:ilvl w:val="1"/>
          <w:numId w:val="10"/>
        </w:numPr>
        <w:spacing w:after="0" w:line="240" w:lineRule="auto"/>
      </w:pPr>
      <w:r>
        <w:t>Medical device name.</w:t>
      </w:r>
    </w:p>
    <w:p w:rsidR="00D6053C" w:rsidRDefault="00D6053C" w:rsidP="003C3B4F">
      <w:pPr>
        <w:keepNext/>
        <w:keepLines/>
        <w:spacing w:after="0" w:line="240" w:lineRule="auto"/>
      </w:pPr>
    </w:p>
    <w:p w:rsidR="00D6053C" w:rsidRPr="00D6053C" w:rsidRDefault="00D6053C" w:rsidP="003C3B4F">
      <w:pPr>
        <w:keepNext/>
        <w:keepLines/>
        <w:spacing w:after="0" w:line="240" w:lineRule="auto"/>
        <w:ind w:firstLine="720"/>
        <w:rPr>
          <w:b/>
        </w:rPr>
      </w:pPr>
      <w:r w:rsidRPr="00D6053C">
        <w:rPr>
          <w:b/>
        </w:rPr>
        <w:t>Operations:</w:t>
      </w:r>
    </w:p>
    <w:p w:rsidR="00D6053C" w:rsidRDefault="00D6053C" w:rsidP="003C3B4F">
      <w:pPr>
        <w:pStyle w:val="ListParagraph"/>
        <w:keepNext/>
        <w:keepLines/>
        <w:numPr>
          <w:ilvl w:val="0"/>
          <w:numId w:val="7"/>
        </w:numPr>
        <w:spacing w:after="0" w:line="240" w:lineRule="auto"/>
      </w:pPr>
      <w:r w:rsidRPr="00484ED5">
        <w:t>Sets and gets for all attributes.</w:t>
      </w:r>
    </w:p>
    <w:p w:rsidR="00D6053C" w:rsidRDefault="00D6053C" w:rsidP="003C3B4F">
      <w:pPr>
        <w:pStyle w:val="ListParagraph"/>
        <w:keepNext/>
        <w:keepLines/>
        <w:spacing w:after="0" w:line="240" w:lineRule="auto"/>
        <w:ind w:left="1800"/>
      </w:pPr>
    </w:p>
    <w:p w:rsidR="00D6053C" w:rsidRDefault="00D6053C" w:rsidP="003C3B4F">
      <w:pPr>
        <w:keepNext/>
        <w:keepLines/>
        <w:spacing w:after="0" w:line="240" w:lineRule="auto"/>
        <w:ind w:left="720"/>
        <w:rPr>
          <w:b/>
        </w:rPr>
      </w:pPr>
      <w:r>
        <w:rPr>
          <w:b/>
        </w:rPr>
        <w:t>Constructors:</w:t>
      </w:r>
    </w:p>
    <w:p w:rsidR="00D6053C" w:rsidRDefault="00D6053C" w:rsidP="003C3B4F">
      <w:pPr>
        <w:pStyle w:val="ListParagraph"/>
        <w:keepNext/>
        <w:keepLines/>
        <w:numPr>
          <w:ilvl w:val="0"/>
          <w:numId w:val="14"/>
        </w:numPr>
        <w:spacing w:after="0" w:line="240" w:lineRule="auto"/>
        <w:rPr>
          <w:b/>
        </w:rPr>
      </w:pPr>
      <w:r>
        <w:rPr>
          <w:b/>
        </w:rPr>
        <w:t xml:space="preserve">Public </w:t>
      </w:r>
      <w:proofErr w:type="spellStart"/>
      <w:r>
        <w:t>MedicalDevice</w:t>
      </w:r>
      <w:proofErr w:type="spellEnd"/>
      <w:r>
        <w:t>()</w:t>
      </w:r>
    </w:p>
    <w:p w:rsidR="00D6053C" w:rsidRDefault="00D6053C" w:rsidP="003C3B4F">
      <w:pPr>
        <w:pStyle w:val="ListParagraph"/>
        <w:keepNext/>
        <w:keepLines/>
        <w:numPr>
          <w:ilvl w:val="1"/>
          <w:numId w:val="14"/>
        </w:numPr>
        <w:spacing w:after="0" w:line="240" w:lineRule="auto"/>
        <w:rPr>
          <w:b/>
        </w:rPr>
      </w:pPr>
      <w:r>
        <w:t>Default constructor</w:t>
      </w:r>
    </w:p>
    <w:p w:rsidR="00D6053C" w:rsidRDefault="00D6053C" w:rsidP="003C3B4F">
      <w:pPr>
        <w:keepNext/>
        <w:keepLines/>
      </w:pPr>
    </w:p>
    <w:p w:rsidR="00D6053C" w:rsidRDefault="00D6053C" w:rsidP="003C3B4F">
      <w:pPr>
        <w:pStyle w:val="Heading4"/>
        <w:keepNext/>
        <w:keepLines/>
      </w:pPr>
      <w:proofErr w:type="spellStart"/>
      <w:r>
        <w:t>PatientData</w:t>
      </w:r>
      <w:proofErr w:type="spellEnd"/>
    </w:p>
    <w:p w:rsidR="00D6053C" w:rsidRDefault="00D6053C" w:rsidP="003C3B4F">
      <w:pPr>
        <w:keepNext/>
        <w:keepLines/>
      </w:pPr>
      <w:r w:rsidRPr="00F82B86">
        <w:t>T</w:t>
      </w:r>
      <w:r>
        <w:t>his</w:t>
      </w:r>
      <w:r w:rsidRPr="00F82B86">
        <w:t xml:space="preserve"> clas</w:t>
      </w:r>
      <w:r>
        <w:t xml:space="preserve">s describes the attributes and construction of a </w:t>
      </w:r>
      <w:proofErr w:type="spellStart"/>
      <w:r>
        <w:rPr>
          <w:b/>
        </w:rPr>
        <w:t>PatientData</w:t>
      </w:r>
      <w:proofErr w:type="spellEnd"/>
      <w:r>
        <w:rPr>
          <w:b/>
        </w:rPr>
        <w:t xml:space="preserve"> </w:t>
      </w:r>
      <w:r>
        <w:t xml:space="preserve">object.  </w:t>
      </w:r>
    </w:p>
    <w:p w:rsidR="00D6053C" w:rsidRDefault="00D6053C" w:rsidP="003C3B4F">
      <w:pPr>
        <w:keepNext/>
        <w:keepLines/>
        <w:spacing w:after="0" w:line="360" w:lineRule="auto"/>
        <w:rPr>
          <w:b/>
        </w:rPr>
      </w:pPr>
      <w:r>
        <w:rPr>
          <w:b/>
        </w:rPr>
        <w:t>&lt;&lt;Entity&gt;&gt;</w:t>
      </w:r>
    </w:p>
    <w:p w:rsidR="00D6053C" w:rsidRDefault="00D6053C" w:rsidP="003C3B4F">
      <w:pPr>
        <w:keepNext/>
        <w:keepLines/>
        <w:spacing w:after="0" w:line="240" w:lineRule="auto"/>
        <w:ind w:firstLine="720"/>
      </w:pPr>
      <w:r>
        <w:rPr>
          <w:b/>
        </w:rPr>
        <w:t>Attributes:</w:t>
      </w:r>
    </w:p>
    <w:p w:rsidR="00D6053C" w:rsidRDefault="00D6053C" w:rsidP="003C3B4F">
      <w:pPr>
        <w:pStyle w:val="ListParagraph"/>
        <w:keepNext/>
        <w:keepLines/>
        <w:spacing w:after="0" w:line="240" w:lineRule="auto"/>
        <w:ind w:left="2520"/>
      </w:pPr>
    </w:p>
    <w:p w:rsidR="00D6053C" w:rsidRDefault="00D6053C" w:rsidP="003C3B4F">
      <w:pPr>
        <w:pStyle w:val="ListParagraph"/>
        <w:keepNext/>
        <w:keepLines/>
        <w:numPr>
          <w:ilvl w:val="0"/>
          <w:numId w:val="10"/>
        </w:numPr>
        <w:spacing w:after="0" w:line="240" w:lineRule="auto"/>
      </w:pPr>
      <w:r>
        <w:rPr>
          <w:b/>
        </w:rPr>
        <w:t xml:space="preserve">Public </w:t>
      </w:r>
      <w:proofErr w:type="spellStart"/>
      <w:r w:rsidR="001E362D">
        <w:rPr>
          <w:b/>
        </w:rPr>
        <w:t>Guid</w:t>
      </w:r>
      <w:proofErr w:type="spellEnd"/>
      <w:r>
        <w:rPr>
          <w:b/>
        </w:rPr>
        <w:t xml:space="preserve"> </w:t>
      </w:r>
      <w:r w:rsidRPr="00E84F72">
        <w:t>Id</w:t>
      </w:r>
    </w:p>
    <w:p w:rsidR="00D6053C" w:rsidRDefault="00D6053C" w:rsidP="003C3B4F">
      <w:pPr>
        <w:pStyle w:val="ListParagraph"/>
        <w:keepNext/>
        <w:keepLines/>
        <w:numPr>
          <w:ilvl w:val="1"/>
          <w:numId w:val="10"/>
        </w:numPr>
        <w:spacing w:after="0" w:line="240" w:lineRule="auto"/>
      </w:pPr>
      <w:r>
        <w:t>Unique id generated by the system for each patient data record.</w:t>
      </w:r>
    </w:p>
    <w:p w:rsidR="00D6053C" w:rsidRDefault="00D6053C" w:rsidP="003C3B4F">
      <w:pPr>
        <w:pStyle w:val="ListParagraph"/>
        <w:keepNext/>
        <w:keepLines/>
        <w:spacing w:after="0" w:line="240" w:lineRule="auto"/>
        <w:ind w:left="2520"/>
      </w:pPr>
    </w:p>
    <w:p w:rsidR="00D6053C" w:rsidRDefault="00D6053C" w:rsidP="003C3B4F">
      <w:pPr>
        <w:pStyle w:val="ListParagraph"/>
        <w:keepNext/>
        <w:keepLines/>
        <w:numPr>
          <w:ilvl w:val="0"/>
          <w:numId w:val="10"/>
        </w:numPr>
        <w:spacing w:after="0" w:line="240" w:lineRule="auto"/>
      </w:pPr>
      <w:r>
        <w:rPr>
          <w:b/>
        </w:rPr>
        <w:t xml:space="preserve">Public string </w:t>
      </w:r>
      <w:r>
        <w:t>Name</w:t>
      </w:r>
    </w:p>
    <w:p w:rsidR="00D6053C" w:rsidRDefault="00D6053C" w:rsidP="003C3B4F">
      <w:pPr>
        <w:pStyle w:val="ListParagraph"/>
        <w:keepNext/>
        <w:keepLines/>
        <w:numPr>
          <w:ilvl w:val="1"/>
          <w:numId w:val="10"/>
        </w:numPr>
        <w:spacing w:after="0" w:line="240" w:lineRule="auto"/>
      </w:pPr>
      <w:r>
        <w:t>Name of the patient data record</w:t>
      </w:r>
    </w:p>
    <w:p w:rsidR="00D6053C" w:rsidRDefault="00D6053C" w:rsidP="003C3B4F">
      <w:pPr>
        <w:pStyle w:val="ListParagraph"/>
        <w:keepNext/>
        <w:keepLines/>
        <w:spacing w:after="0" w:line="240" w:lineRule="auto"/>
        <w:ind w:left="2520"/>
      </w:pPr>
    </w:p>
    <w:p w:rsidR="00D6053C" w:rsidRDefault="00D6053C" w:rsidP="003C3B4F">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D6053C" w:rsidRDefault="00D6053C" w:rsidP="003C3B4F">
      <w:pPr>
        <w:pStyle w:val="ListParagraph"/>
        <w:keepNext/>
        <w:keepLines/>
        <w:numPr>
          <w:ilvl w:val="1"/>
          <w:numId w:val="10"/>
        </w:numPr>
        <w:spacing w:after="0" w:line="240" w:lineRule="auto"/>
      </w:pPr>
      <w:r>
        <w:t>Date information for when the patient collected the data.</w:t>
      </w:r>
    </w:p>
    <w:p w:rsidR="00D6053C" w:rsidRDefault="00D6053C" w:rsidP="003C3B4F">
      <w:pPr>
        <w:pStyle w:val="ListParagraph"/>
        <w:keepNext/>
        <w:keepLines/>
        <w:spacing w:after="0" w:line="240" w:lineRule="auto"/>
        <w:ind w:left="2520"/>
      </w:pPr>
    </w:p>
    <w:p w:rsidR="00D6053C" w:rsidRDefault="00D6053C" w:rsidP="003C3B4F">
      <w:pPr>
        <w:pStyle w:val="ListParagraph"/>
        <w:keepNext/>
        <w:keepLines/>
        <w:numPr>
          <w:ilvl w:val="0"/>
          <w:numId w:val="10"/>
        </w:numPr>
        <w:spacing w:after="0" w:line="240" w:lineRule="auto"/>
      </w:pPr>
      <w:r>
        <w:rPr>
          <w:b/>
        </w:rPr>
        <w:t xml:space="preserve">Public </w:t>
      </w:r>
      <w:proofErr w:type="spellStart"/>
      <w:r>
        <w:rPr>
          <w:b/>
        </w:rPr>
        <w:t>DateTime</w:t>
      </w:r>
      <w:proofErr w:type="spellEnd"/>
      <w:r>
        <w:t xml:space="preserve"> </w:t>
      </w:r>
      <w:proofErr w:type="spellStart"/>
      <w:r>
        <w:t>UploadDate</w:t>
      </w:r>
      <w:proofErr w:type="spellEnd"/>
    </w:p>
    <w:p w:rsidR="00D6053C" w:rsidRDefault="00D6053C" w:rsidP="003C3B4F">
      <w:pPr>
        <w:pStyle w:val="ListParagraph"/>
        <w:keepNext/>
        <w:keepLines/>
        <w:numPr>
          <w:ilvl w:val="1"/>
          <w:numId w:val="10"/>
        </w:numPr>
        <w:spacing w:after="0" w:line="240" w:lineRule="auto"/>
      </w:pPr>
      <w:r>
        <w:t>Date when the patient uploaded the data record to the system.</w:t>
      </w:r>
    </w:p>
    <w:p w:rsidR="00B81909" w:rsidRDefault="00B81909" w:rsidP="003C3B4F">
      <w:pPr>
        <w:pStyle w:val="ListParagraph"/>
        <w:keepNext/>
        <w:keepLines/>
        <w:spacing w:after="0" w:line="240" w:lineRule="auto"/>
        <w:ind w:left="2520"/>
      </w:pPr>
    </w:p>
    <w:p w:rsidR="00B81909" w:rsidRDefault="00B81909" w:rsidP="003C3B4F">
      <w:pPr>
        <w:pStyle w:val="ListParagraph"/>
        <w:keepNext/>
        <w:keepLines/>
        <w:numPr>
          <w:ilvl w:val="0"/>
          <w:numId w:val="10"/>
        </w:numPr>
        <w:spacing w:after="0" w:line="240" w:lineRule="auto"/>
      </w:pPr>
      <w:r>
        <w:rPr>
          <w:b/>
        </w:rPr>
        <w:t xml:space="preserve">Public </w:t>
      </w:r>
      <w:proofErr w:type="spellStart"/>
      <w:r>
        <w:rPr>
          <w:b/>
        </w:rPr>
        <w:t>DataType</w:t>
      </w:r>
      <w:proofErr w:type="spellEnd"/>
      <w:r>
        <w:t xml:space="preserve"> </w:t>
      </w:r>
      <w:proofErr w:type="spellStart"/>
      <w:r>
        <w:t>DataType</w:t>
      </w:r>
      <w:proofErr w:type="spellEnd"/>
    </w:p>
    <w:p w:rsidR="00B81909" w:rsidRDefault="00B81909" w:rsidP="003C3B4F">
      <w:pPr>
        <w:pStyle w:val="ListParagraph"/>
        <w:keepNext/>
        <w:keepLines/>
        <w:numPr>
          <w:ilvl w:val="1"/>
          <w:numId w:val="10"/>
        </w:numPr>
        <w:spacing w:after="0" w:line="240" w:lineRule="auto"/>
      </w:pPr>
      <w:r>
        <w:t>Enumeration detailing what type of data is stored in the patient data record.  This will be used to determine what database table should be queried to get the correct data for this data record.</w:t>
      </w:r>
    </w:p>
    <w:p w:rsidR="00D6053C" w:rsidRDefault="00D6053C" w:rsidP="003C3B4F">
      <w:pPr>
        <w:keepNext/>
        <w:keepLines/>
        <w:spacing w:after="0" w:line="240" w:lineRule="auto"/>
      </w:pPr>
    </w:p>
    <w:p w:rsidR="00D6053C" w:rsidRDefault="00D6053C" w:rsidP="003C3B4F">
      <w:pPr>
        <w:pStyle w:val="ListParagraph"/>
        <w:keepNext/>
        <w:keepLines/>
        <w:numPr>
          <w:ilvl w:val="0"/>
          <w:numId w:val="10"/>
        </w:numPr>
        <w:spacing w:after="0" w:line="240" w:lineRule="auto"/>
      </w:pPr>
      <w:r>
        <w:rPr>
          <w:b/>
        </w:rPr>
        <w:t xml:space="preserve">Public virtual Patient </w:t>
      </w:r>
      <w:proofErr w:type="spellStart"/>
      <w:r>
        <w:t>Patient</w:t>
      </w:r>
      <w:proofErr w:type="spellEnd"/>
    </w:p>
    <w:p w:rsidR="00D6053C" w:rsidRDefault="00D6053C" w:rsidP="003C3B4F">
      <w:pPr>
        <w:pStyle w:val="ListParagraph"/>
        <w:keepNext/>
        <w:keepLines/>
        <w:numPr>
          <w:ilvl w:val="1"/>
          <w:numId w:val="10"/>
        </w:numPr>
        <w:spacing w:after="0" w:line="240" w:lineRule="auto"/>
      </w:pPr>
      <w:r>
        <w:t>Foreign key relationship to the Patient that the data record belongs to.</w:t>
      </w:r>
    </w:p>
    <w:p w:rsidR="00D6053C" w:rsidRDefault="00D6053C" w:rsidP="003C3B4F">
      <w:pPr>
        <w:pStyle w:val="ListParagraph"/>
        <w:keepNext/>
        <w:keepLines/>
        <w:spacing w:after="0" w:line="240" w:lineRule="auto"/>
        <w:ind w:left="2520"/>
      </w:pPr>
    </w:p>
    <w:p w:rsidR="00D6053C" w:rsidRDefault="00D6053C" w:rsidP="003C3B4F">
      <w:pPr>
        <w:pStyle w:val="ListParagraph"/>
        <w:keepNext/>
        <w:keepLines/>
        <w:numPr>
          <w:ilvl w:val="0"/>
          <w:numId w:val="10"/>
        </w:numPr>
        <w:spacing w:after="0" w:line="240" w:lineRule="auto"/>
      </w:pPr>
      <w:r>
        <w:rPr>
          <w:b/>
        </w:rPr>
        <w:t xml:space="preserve">Public virtual </w:t>
      </w:r>
      <w:proofErr w:type="spellStart"/>
      <w:r>
        <w:rPr>
          <w:b/>
        </w:rPr>
        <w:t>MedicalDevice</w:t>
      </w:r>
      <w:proofErr w:type="spellEnd"/>
      <w:r>
        <w:rPr>
          <w:b/>
        </w:rPr>
        <w:t xml:space="preserve"> </w:t>
      </w:r>
      <w:r>
        <w:t>Device</w:t>
      </w:r>
    </w:p>
    <w:p w:rsidR="00D6053C" w:rsidRDefault="00D6053C" w:rsidP="003C3B4F">
      <w:pPr>
        <w:pStyle w:val="ListParagraph"/>
        <w:keepNext/>
        <w:keepLines/>
        <w:numPr>
          <w:ilvl w:val="1"/>
          <w:numId w:val="10"/>
        </w:numPr>
        <w:spacing w:after="0" w:line="240" w:lineRule="auto"/>
      </w:pPr>
      <w:r>
        <w:t xml:space="preserve">Foreign key relationship to the </w:t>
      </w:r>
      <w:proofErr w:type="spellStart"/>
      <w:r>
        <w:t>MedicalDevice</w:t>
      </w:r>
      <w:proofErr w:type="spellEnd"/>
      <w:r>
        <w:t xml:space="preserve"> that the data record was collected from.</w:t>
      </w:r>
    </w:p>
    <w:p w:rsidR="00D6053C" w:rsidRDefault="00D6053C" w:rsidP="003C3B4F">
      <w:pPr>
        <w:pStyle w:val="ListParagraph"/>
        <w:keepNext/>
        <w:keepLines/>
        <w:spacing w:after="0" w:line="240" w:lineRule="auto"/>
        <w:ind w:left="2520"/>
      </w:pPr>
    </w:p>
    <w:p w:rsidR="00D6053C" w:rsidRDefault="00D6053C" w:rsidP="003C3B4F">
      <w:pPr>
        <w:pStyle w:val="ListParagraph"/>
        <w:keepNext/>
        <w:keepLines/>
        <w:numPr>
          <w:ilvl w:val="0"/>
          <w:numId w:val="10"/>
        </w:numPr>
        <w:spacing w:after="0" w:line="240" w:lineRule="auto"/>
      </w:pPr>
      <w:r>
        <w:rPr>
          <w:b/>
        </w:rPr>
        <w:t xml:space="preserve">Public virtual </w:t>
      </w:r>
      <w:r w:rsidR="001E362D">
        <w:rPr>
          <w:b/>
        </w:rPr>
        <w:t>Collection&lt;</w:t>
      </w:r>
      <w:r>
        <w:rPr>
          <w:b/>
        </w:rPr>
        <w:t>Activities</w:t>
      </w:r>
      <w:r w:rsidR="001E362D">
        <w:rPr>
          <w:b/>
        </w:rPr>
        <w:t>&gt;</w:t>
      </w:r>
      <w:r>
        <w:rPr>
          <w:b/>
        </w:rPr>
        <w:t xml:space="preserve"> </w:t>
      </w:r>
      <w:r>
        <w:t>Activities</w:t>
      </w:r>
    </w:p>
    <w:p w:rsidR="00D6053C" w:rsidRDefault="00D6053C" w:rsidP="003C3B4F">
      <w:pPr>
        <w:pStyle w:val="ListParagraph"/>
        <w:keepNext/>
        <w:keepLines/>
        <w:numPr>
          <w:ilvl w:val="1"/>
          <w:numId w:val="10"/>
        </w:numPr>
        <w:spacing w:after="0" w:line="240" w:lineRule="auto"/>
      </w:pPr>
      <w:r>
        <w:t>Foreign key relationship to a list of Activities that the patient used to describe the data record.</w:t>
      </w:r>
    </w:p>
    <w:p w:rsidR="00D6053C" w:rsidRDefault="00D6053C" w:rsidP="003C3B4F">
      <w:pPr>
        <w:pStyle w:val="ListParagraph"/>
        <w:keepNext/>
        <w:keepLines/>
        <w:spacing w:after="0" w:line="240" w:lineRule="auto"/>
        <w:ind w:left="1800"/>
      </w:pPr>
    </w:p>
    <w:p w:rsidR="00D6053C" w:rsidRDefault="00D6053C" w:rsidP="003C3B4F">
      <w:pPr>
        <w:pStyle w:val="ListParagraph"/>
        <w:keepNext/>
        <w:keepLines/>
        <w:spacing w:after="0" w:line="240" w:lineRule="auto"/>
        <w:ind w:left="2520"/>
      </w:pPr>
    </w:p>
    <w:p w:rsidR="00D6053C" w:rsidRPr="00D6053C" w:rsidRDefault="00D6053C" w:rsidP="003C3B4F">
      <w:pPr>
        <w:keepNext/>
        <w:keepLines/>
        <w:spacing w:after="0" w:line="240" w:lineRule="auto"/>
        <w:ind w:firstLine="720"/>
        <w:rPr>
          <w:b/>
        </w:rPr>
      </w:pPr>
      <w:r w:rsidRPr="00D6053C">
        <w:rPr>
          <w:b/>
        </w:rPr>
        <w:t>Operations:</w:t>
      </w:r>
    </w:p>
    <w:p w:rsidR="00D6053C" w:rsidRDefault="00D6053C" w:rsidP="003C3B4F">
      <w:pPr>
        <w:pStyle w:val="ListParagraph"/>
        <w:keepNext/>
        <w:keepLines/>
        <w:numPr>
          <w:ilvl w:val="0"/>
          <w:numId w:val="7"/>
        </w:numPr>
        <w:spacing w:after="0" w:line="240" w:lineRule="auto"/>
      </w:pPr>
      <w:r w:rsidRPr="00484ED5">
        <w:t>Sets and gets for all attributes.</w:t>
      </w:r>
    </w:p>
    <w:p w:rsidR="00D6053C" w:rsidRDefault="00D6053C" w:rsidP="003C3B4F">
      <w:pPr>
        <w:pStyle w:val="ListParagraph"/>
        <w:keepNext/>
        <w:keepLines/>
        <w:spacing w:after="0" w:line="240" w:lineRule="auto"/>
        <w:ind w:left="1800"/>
      </w:pPr>
    </w:p>
    <w:p w:rsidR="00D6053C" w:rsidRDefault="00D6053C" w:rsidP="003C3B4F">
      <w:pPr>
        <w:keepNext/>
        <w:keepLines/>
        <w:spacing w:after="0" w:line="240" w:lineRule="auto"/>
        <w:ind w:left="720"/>
        <w:rPr>
          <w:b/>
        </w:rPr>
      </w:pPr>
      <w:r>
        <w:rPr>
          <w:b/>
        </w:rPr>
        <w:t>Constructors:</w:t>
      </w:r>
    </w:p>
    <w:p w:rsidR="00D6053C" w:rsidRDefault="00D6053C" w:rsidP="003C3B4F">
      <w:pPr>
        <w:pStyle w:val="ListParagraph"/>
        <w:keepNext/>
        <w:keepLines/>
        <w:numPr>
          <w:ilvl w:val="0"/>
          <w:numId w:val="14"/>
        </w:numPr>
        <w:spacing w:after="0" w:line="240" w:lineRule="auto"/>
        <w:rPr>
          <w:b/>
        </w:rPr>
      </w:pPr>
      <w:r>
        <w:rPr>
          <w:b/>
        </w:rPr>
        <w:t xml:space="preserve">Public </w:t>
      </w:r>
      <w:proofErr w:type="spellStart"/>
      <w:r>
        <w:t>PatientData</w:t>
      </w:r>
      <w:proofErr w:type="spellEnd"/>
      <w:r>
        <w:t>()</w:t>
      </w:r>
    </w:p>
    <w:p w:rsidR="00D6053C" w:rsidRDefault="00D6053C" w:rsidP="003C3B4F">
      <w:pPr>
        <w:pStyle w:val="ListParagraph"/>
        <w:keepNext/>
        <w:keepLines/>
        <w:numPr>
          <w:ilvl w:val="1"/>
          <w:numId w:val="14"/>
        </w:numPr>
        <w:spacing w:after="0" w:line="240" w:lineRule="auto"/>
        <w:rPr>
          <w:b/>
        </w:rPr>
      </w:pPr>
      <w:r>
        <w:t>Default constructor</w:t>
      </w:r>
    </w:p>
    <w:p w:rsidR="00D6053C" w:rsidRDefault="00D6053C" w:rsidP="003C3B4F">
      <w:pPr>
        <w:keepNext/>
        <w:keepLines/>
      </w:pPr>
    </w:p>
    <w:p w:rsidR="00D6053C" w:rsidRDefault="00D6053C" w:rsidP="003C3B4F">
      <w:pPr>
        <w:pStyle w:val="Heading4"/>
        <w:keepNext/>
        <w:keepLines/>
      </w:pPr>
      <w:proofErr w:type="spellStart"/>
      <w:r>
        <w:t>MSBandAccelerometer</w:t>
      </w:r>
      <w:proofErr w:type="spellEnd"/>
    </w:p>
    <w:p w:rsidR="00D6053C" w:rsidRDefault="00D6053C" w:rsidP="003C3B4F">
      <w:pPr>
        <w:keepNext/>
        <w:keepLines/>
      </w:pPr>
      <w:r w:rsidRPr="00F82B86">
        <w:t>T</w:t>
      </w:r>
      <w:r>
        <w:t>his</w:t>
      </w:r>
      <w:r w:rsidRPr="00F82B86">
        <w:t xml:space="preserve"> clas</w:t>
      </w:r>
      <w:r>
        <w:t xml:space="preserve">s describes the attributes and construction of </w:t>
      </w:r>
      <w:proofErr w:type="gramStart"/>
      <w:r>
        <w:t>a</w:t>
      </w:r>
      <w:proofErr w:type="gramEnd"/>
      <w:r>
        <w:t xml:space="preserve"> </w:t>
      </w:r>
      <w:proofErr w:type="spellStart"/>
      <w:r>
        <w:rPr>
          <w:b/>
        </w:rPr>
        <w:t>MSBandAccelerometer</w:t>
      </w:r>
      <w:proofErr w:type="spellEnd"/>
      <w:r>
        <w:rPr>
          <w:b/>
        </w:rPr>
        <w:t xml:space="preserve"> </w:t>
      </w:r>
      <w:r>
        <w:t xml:space="preserve">object.  </w:t>
      </w:r>
    </w:p>
    <w:p w:rsidR="00D6053C" w:rsidRDefault="00D6053C" w:rsidP="003C3B4F">
      <w:pPr>
        <w:keepNext/>
        <w:keepLines/>
        <w:spacing w:after="0" w:line="360" w:lineRule="auto"/>
        <w:rPr>
          <w:b/>
        </w:rPr>
      </w:pPr>
      <w:r>
        <w:rPr>
          <w:b/>
        </w:rPr>
        <w:t>&lt;&lt;Entity&gt;&gt;</w:t>
      </w:r>
    </w:p>
    <w:p w:rsidR="00D6053C" w:rsidRDefault="00D6053C" w:rsidP="003C3B4F">
      <w:pPr>
        <w:keepNext/>
        <w:keepLines/>
        <w:spacing w:after="0" w:line="240" w:lineRule="auto"/>
        <w:ind w:firstLine="720"/>
      </w:pPr>
      <w:r>
        <w:rPr>
          <w:b/>
        </w:rPr>
        <w:t>Attributes:</w:t>
      </w:r>
    </w:p>
    <w:p w:rsidR="00D6053C" w:rsidRDefault="00D6053C" w:rsidP="003C3B4F">
      <w:pPr>
        <w:pStyle w:val="ListParagraph"/>
        <w:keepNext/>
        <w:keepLines/>
        <w:spacing w:after="0" w:line="240" w:lineRule="auto"/>
        <w:ind w:left="2520"/>
      </w:pPr>
    </w:p>
    <w:p w:rsidR="00D6053C" w:rsidRDefault="00D6053C"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D6053C" w:rsidRDefault="00D6053C" w:rsidP="003C3B4F">
      <w:pPr>
        <w:pStyle w:val="ListParagraph"/>
        <w:keepNext/>
        <w:keepLines/>
        <w:numPr>
          <w:ilvl w:val="1"/>
          <w:numId w:val="10"/>
        </w:numPr>
        <w:spacing w:after="0" w:line="240" w:lineRule="auto"/>
      </w:pPr>
      <w:r>
        <w:t xml:space="preserve">Unique id generated by the system for each </w:t>
      </w:r>
      <w:r w:rsidR="001E362D">
        <w:t>Microsoft Band Accelerometer data record</w:t>
      </w:r>
      <w:r>
        <w:t>.</w:t>
      </w:r>
    </w:p>
    <w:p w:rsidR="00D6053C" w:rsidRDefault="00D6053C" w:rsidP="003C3B4F">
      <w:pPr>
        <w:pStyle w:val="ListParagraph"/>
        <w:keepNext/>
        <w:keepLines/>
        <w:spacing w:after="0" w:line="240" w:lineRule="auto"/>
        <w:ind w:left="2520"/>
      </w:pPr>
    </w:p>
    <w:p w:rsidR="00D6053C" w:rsidRDefault="00D6053C" w:rsidP="003C3B4F">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B81909" w:rsidRDefault="00D6053C" w:rsidP="003C3B4F">
      <w:pPr>
        <w:pStyle w:val="ListParagraph"/>
        <w:keepNext/>
        <w:keepLines/>
        <w:numPr>
          <w:ilvl w:val="1"/>
          <w:numId w:val="10"/>
        </w:numPr>
        <w:spacing w:after="0" w:line="240" w:lineRule="auto"/>
      </w:pPr>
      <w:r>
        <w:t>Date information for when the patient collected the data.</w:t>
      </w:r>
    </w:p>
    <w:p w:rsidR="00D6053C" w:rsidRDefault="00B81909" w:rsidP="003C3B4F">
      <w:pPr>
        <w:pStyle w:val="ListParagraph"/>
        <w:keepNext/>
        <w:keepLines/>
        <w:spacing w:after="0" w:line="240" w:lineRule="auto"/>
        <w:ind w:left="2520"/>
      </w:pPr>
      <w:r w:rsidDel="00B81909">
        <w:t xml:space="preserve"> </w:t>
      </w:r>
    </w:p>
    <w:p w:rsidR="00D6053C" w:rsidRDefault="00D6053C" w:rsidP="003C3B4F">
      <w:pPr>
        <w:pStyle w:val="ListParagraph"/>
        <w:keepNext/>
        <w:keepLines/>
        <w:numPr>
          <w:ilvl w:val="0"/>
          <w:numId w:val="10"/>
        </w:numPr>
        <w:spacing w:after="0" w:line="240" w:lineRule="auto"/>
      </w:pPr>
      <w:r>
        <w:rPr>
          <w:b/>
        </w:rPr>
        <w:t xml:space="preserve">Public </w:t>
      </w:r>
      <w:r w:rsidR="001E362D">
        <w:rPr>
          <w:b/>
        </w:rPr>
        <w:t>float</w:t>
      </w:r>
      <w:r>
        <w:rPr>
          <w:b/>
        </w:rPr>
        <w:t xml:space="preserve"> </w:t>
      </w:r>
      <w:r w:rsidR="001E362D">
        <w:t>Vertical</w:t>
      </w:r>
    </w:p>
    <w:p w:rsidR="00D6053C" w:rsidRDefault="001E362D" w:rsidP="003C3B4F">
      <w:pPr>
        <w:pStyle w:val="ListParagraph"/>
        <w:keepNext/>
        <w:keepLines/>
        <w:numPr>
          <w:ilvl w:val="1"/>
          <w:numId w:val="10"/>
        </w:numPr>
        <w:spacing w:after="0" w:line="240" w:lineRule="auto"/>
      </w:pPr>
      <w:r>
        <w:t>Vertical axis of the accelerometer data.</w:t>
      </w:r>
    </w:p>
    <w:p w:rsidR="00D6053C" w:rsidRDefault="00D6053C" w:rsidP="003C3B4F">
      <w:pPr>
        <w:pStyle w:val="ListParagraph"/>
        <w:keepNext/>
        <w:keepLines/>
        <w:spacing w:after="0" w:line="240" w:lineRule="auto"/>
        <w:ind w:left="2520"/>
      </w:pPr>
    </w:p>
    <w:p w:rsidR="00D6053C" w:rsidRDefault="00D6053C" w:rsidP="003C3B4F">
      <w:pPr>
        <w:pStyle w:val="ListParagraph"/>
        <w:keepNext/>
        <w:keepLines/>
        <w:numPr>
          <w:ilvl w:val="0"/>
          <w:numId w:val="10"/>
        </w:numPr>
        <w:spacing w:after="0" w:line="240" w:lineRule="auto"/>
      </w:pPr>
      <w:r>
        <w:rPr>
          <w:b/>
        </w:rPr>
        <w:t xml:space="preserve">Public </w:t>
      </w:r>
      <w:r w:rsidR="001E362D">
        <w:rPr>
          <w:b/>
        </w:rPr>
        <w:t>float</w:t>
      </w:r>
      <w:r>
        <w:rPr>
          <w:b/>
        </w:rPr>
        <w:t xml:space="preserve"> </w:t>
      </w:r>
      <w:r w:rsidR="001E362D">
        <w:t>Lateral</w:t>
      </w:r>
    </w:p>
    <w:p w:rsidR="00D6053C" w:rsidRDefault="001E362D" w:rsidP="003C3B4F">
      <w:pPr>
        <w:pStyle w:val="ListParagraph"/>
        <w:keepNext/>
        <w:keepLines/>
        <w:numPr>
          <w:ilvl w:val="1"/>
          <w:numId w:val="10"/>
        </w:numPr>
        <w:spacing w:after="0" w:line="240" w:lineRule="auto"/>
      </w:pPr>
      <w:r>
        <w:t>Lateral axis of the accelerometer data.</w:t>
      </w:r>
    </w:p>
    <w:p w:rsidR="001E362D" w:rsidRDefault="001E362D" w:rsidP="003C3B4F">
      <w:pPr>
        <w:pStyle w:val="ListParagraph"/>
        <w:keepNext/>
        <w:keepLines/>
        <w:spacing w:after="0" w:line="240" w:lineRule="auto"/>
        <w:ind w:left="2520"/>
      </w:pPr>
    </w:p>
    <w:p w:rsidR="001E362D" w:rsidRDefault="001E362D" w:rsidP="003C3B4F">
      <w:pPr>
        <w:pStyle w:val="ListParagraph"/>
        <w:keepNext/>
        <w:keepLines/>
        <w:numPr>
          <w:ilvl w:val="0"/>
          <w:numId w:val="10"/>
        </w:numPr>
        <w:spacing w:after="0" w:line="240" w:lineRule="auto"/>
      </w:pPr>
      <w:r>
        <w:rPr>
          <w:b/>
        </w:rPr>
        <w:t xml:space="preserve">Public float </w:t>
      </w:r>
      <w:proofErr w:type="spellStart"/>
      <w:r>
        <w:t>Sagittal</w:t>
      </w:r>
      <w:proofErr w:type="spellEnd"/>
    </w:p>
    <w:p w:rsidR="001E362D" w:rsidRDefault="001E362D" w:rsidP="003C3B4F">
      <w:pPr>
        <w:pStyle w:val="ListParagraph"/>
        <w:keepNext/>
        <w:keepLines/>
        <w:numPr>
          <w:ilvl w:val="1"/>
          <w:numId w:val="10"/>
        </w:numPr>
        <w:spacing w:after="0" w:line="240" w:lineRule="auto"/>
      </w:pPr>
      <w:proofErr w:type="spellStart"/>
      <w:r>
        <w:t>Sagittal</w:t>
      </w:r>
      <w:proofErr w:type="spellEnd"/>
      <w:r>
        <w:t xml:space="preserve"> axis of the accelerometer data.</w:t>
      </w:r>
    </w:p>
    <w:p w:rsidR="00D6053C" w:rsidRDefault="00D6053C" w:rsidP="003C3B4F">
      <w:pPr>
        <w:pStyle w:val="ListParagraph"/>
        <w:keepNext/>
        <w:keepLines/>
        <w:spacing w:after="0" w:line="240" w:lineRule="auto"/>
        <w:ind w:left="2520"/>
      </w:pPr>
    </w:p>
    <w:p w:rsidR="00D6053C" w:rsidRDefault="001E362D" w:rsidP="003C3B4F">
      <w:pPr>
        <w:pStyle w:val="ListParagraph"/>
        <w:keepNext/>
        <w:keepLines/>
        <w:numPr>
          <w:ilvl w:val="0"/>
          <w:numId w:val="10"/>
        </w:numPr>
        <w:spacing w:after="0" w:line="240" w:lineRule="auto"/>
      </w:pPr>
      <w:r>
        <w:rPr>
          <w:b/>
        </w:rPr>
        <w:t xml:space="preserve">Public </w:t>
      </w:r>
      <w:proofErr w:type="spellStart"/>
      <w:r>
        <w:rPr>
          <w:b/>
        </w:rPr>
        <w:t>Guid</w:t>
      </w:r>
      <w:proofErr w:type="spellEnd"/>
      <w:r w:rsidR="00D6053C">
        <w:rPr>
          <w:b/>
        </w:rPr>
        <w:t xml:space="preserve"> </w:t>
      </w:r>
      <w:proofErr w:type="spellStart"/>
      <w:r>
        <w:t>PatientDataId</w:t>
      </w:r>
      <w:proofErr w:type="spellEnd"/>
    </w:p>
    <w:p w:rsidR="00D6053C" w:rsidRDefault="001E362D" w:rsidP="003C3B4F">
      <w:pPr>
        <w:pStyle w:val="ListParagraph"/>
        <w:keepNext/>
        <w:keepLines/>
        <w:numPr>
          <w:ilvl w:val="1"/>
          <w:numId w:val="10"/>
        </w:numPr>
        <w:spacing w:after="0" w:line="240" w:lineRule="auto"/>
      </w:pPr>
      <w:r>
        <w:t xml:space="preserve">Foreign key relationship to the id of the patient data record from the </w:t>
      </w:r>
      <w:proofErr w:type="spellStart"/>
      <w:r w:rsidRPr="00DE6FC9">
        <w:rPr>
          <w:b/>
        </w:rPr>
        <w:t>PatientData</w:t>
      </w:r>
      <w:proofErr w:type="spellEnd"/>
      <w:r>
        <w:t xml:space="preserve"> table that this data record corresponds to. </w:t>
      </w:r>
    </w:p>
    <w:p w:rsidR="00D6053C" w:rsidRDefault="00D6053C" w:rsidP="003C3B4F">
      <w:pPr>
        <w:pStyle w:val="ListParagraph"/>
        <w:keepNext/>
        <w:keepLines/>
        <w:spacing w:after="0" w:line="240" w:lineRule="auto"/>
        <w:ind w:left="2520"/>
      </w:pPr>
    </w:p>
    <w:p w:rsidR="00D6053C" w:rsidRPr="00D6053C" w:rsidRDefault="00D6053C" w:rsidP="003C3B4F">
      <w:pPr>
        <w:keepNext/>
        <w:keepLines/>
        <w:spacing w:after="0" w:line="240" w:lineRule="auto"/>
        <w:ind w:firstLine="720"/>
        <w:rPr>
          <w:b/>
        </w:rPr>
      </w:pPr>
      <w:r w:rsidRPr="00D6053C">
        <w:rPr>
          <w:b/>
        </w:rPr>
        <w:t>Operations:</w:t>
      </w:r>
    </w:p>
    <w:p w:rsidR="00D6053C" w:rsidRDefault="00D6053C" w:rsidP="003C3B4F">
      <w:pPr>
        <w:pStyle w:val="ListParagraph"/>
        <w:keepNext/>
        <w:keepLines/>
        <w:numPr>
          <w:ilvl w:val="0"/>
          <w:numId w:val="7"/>
        </w:numPr>
        <w:spacing w:after="0" w:line="240" w:lineRule="auto"/>
      </w:pPr>
      <w:r w:rsidRPr="00484ED5">
        <w:t>Sets and gets for all attributes.</w:t>
      </w:r>
    </w:p>
    <w:p w:rsidR="00D6053C" w:rsidRDefault="00D6053C" w:rsidP="003C3B4F">
      <w:pPr>
        <w:pStyle w:val="ListParagraph"/>
        <w:keepNext/>
        <w:keepLines/>
        <w:spacing w:after="0" w:line="240" w:lineRule="auto"/>
        <w:ind w:left="1800"/>
      </w:pPr>
    </w:p>
    <w:p w:rsidR="00D6053C" w:rsidRDefault="00D6053C" w:rsidP="003C3B4F">
      <w:pPr>
        <w:keepNext/>
        <w:keepLines/>
        <w:spacing w:after="0" w:line="240" w:lineRule="auto"/>
        <w:ind w:left="720"/>
        <w:rPr>
          <w:b/>
        </w:rPr>
      </w:pPr>
      <w:r>
        <w:rPr>
          <w:b/>
        </w:rPr>
        <w:t>Constructors:</w:t>
      </w:r>
    </w:p>
    <w:p w:rsidR="00D6053C" w:rsidRDefault="00D6053C" w:rsidP="003C3B4F">
      <w:pPr>
        <w:pStyle w:val="ListParagraph"/>
        <w:keepNext/>
        <w:keepLines/>
        <w:numPr>
          <w:ilvl w:val="0"/>
          <w:numId w:val="14"/>
        </w:numPr>
        <w:spacing w:after="0" w:line="240" w:lineRule="auto"/>
        <w:rPr>
          <w:b/>
        </w:rPr>
      </w:pPr>
      <w:r>
        <w:rPr>
          <w:b/>
        </w:rPr>
        <w:t xml:space="preserve">Public </w:t>
      </w:r>
      <w:proofErr w:type="spellStart"/>
      <w:r w:rsidR="001E362D">
        <w:t>MSBandAccelerometer</w:t>
      </w:r>
      <w:proofErr w:type="spellEnd"/>
      <w:r>
        <w:t>()</w:t>
      </w:r>
    </w:p>
    <w:p w:rsidR="00D6053C" w:rsidRDefault="00D6053C" w:rsidP="003C3B4F">
      <w:pPr>
        <w:pStyle w:val="ListParagraph"/>
        <w:keepNext/>
        <w:keepLines/>
        <w:numPr>
          <w:ilvl w:val="1"/>
          <w:numId w:val="14"/>
        </w:numPr>
        <w:spacing w:after="0" w:line="240" w:lineRule="auto"/>
        <w:rPr>
          <w:b/>
        </w:rPr>
      </w:pPr>
      <w:r>
        <w:t>Default constructor</w:t>
      </w:r>
    </w:p>
    <w:p w:rsidR="00D6053C" w:rsidRDefault="00D6053C" w:rsidP="003C3B4F">
      <w:pPr>
        <w:keepNext/>
        <w:keepLines/>
      </w:pPr>
    </w:p>
    <w:p w:rsidR="00B342B8" w:rsidRDefault="00B342B8" w:rsidP="003C3B4F">
      <w:pPr>
        <w:pStyle w:val="Heading4"/>
        <w:keepNext/>
        <w:keepLines/>
      </w:pPr>
      <w:proofErr w:type="spellStart"/>
      <w:r>
        <w:t>MSBandCalories</w:t>
      </w:r>
      <w:proofErr w:type="spellEnd"/>
    </w:p>
    <w:p w:rsidR="00B342B8" w:rsidRDefault="00B342B8" w:rsidP="003C3B4F">
      <w:pPr>
        <w:keepNext/>
        <w:keepLines/>
      </w:pPr>
      <w:r w:rsidRPr="00F82B86">
        <w:t>T</w:t>
      </w:r>
      <w:r>
        <w:t>his</w:t>
      </w:r>
      <w:r w:rsidRPr="00F82B86">
        <w:t xml:space="preserve"> clas</w:t>
      </w:r>
      <w:r>
        <w:t xml:space="preserve">s describes the attributes and construction of </w:t>
      </w:r>
      <w:proofErr w:type="gramStart"/>
      <w:r>
        <w:t>a</w:t>
      </w:r>
      <w:proofErr w:type="gramEnd"/>
      <w:r>
        <w:t xml:space="preserve"> </w:t>
      </w:r>
      <w:proofErr w:type="spellStart"/>
      <w:r>
        <w:rPr>
          <w:b/>
        </w:rPr>
        <w:t>MSBandCalories</w:t>
      </w:r>
      <w:proofErr w:type="spellEnd"/>
      <w:r>
        <w:rPr>
          <w:b/>
        </w:rPr>
        <w:t xml:space="preserve"> </w:t>
      </w:r>
      <w:r>
        <w:t xml:space="preserve">object.  </w:t>
      </w:r>
    </w:p>
    <w:p w:rsidR="00B342B8" w:rsidRDefault="00B342B8" w:rsidP="003C3B4F">
      <w:pPr>
        <w:keepNext/>
        <w:keepLines/>
        <w:spacing w:after="0" w:line="360" w:lineRule="auto"/>
        <w:rPr>
          <w:b/>
        </w:rPr>
      </w:pPr>
      <w:r>
        <w:rPr>
          <w:b/>
        </w:rPr>
        <w:t>&lt;&lt;Entity&gt;&gt;</w:t>
      </w:r>
    </w:p>
    <w:p w:rsidR="00B342B8" w:rsidRDefault="00B342B8" w:rsidP="003C3B4F">
      <w:pPr>
        <w:keepNext/>
        <w:keepLines/>
        <w:spacing w:after="0" w:line="240" w:lineRule="auto"/>
        <w:ind w:firstLine="720"/>
      </w:pPr>
      <w:r>
        <w:rPr>
          <w:b/>
        </w:rPr>
        <w:t>Attributes:</w:t>
      </w:r>
    </w:p>
    <w:p w:rsidR="00B342B8" w:rsidRDefault="00B342B8" w:rsidP="003C3B4F">
      <w:pPr>
        <w:pStyle w:val="ListParagraph"/>
        <w:keepNext/>
        <w:keepLines/>
        <w:spacing w:after="0" w:line="240" w:lineRule="auto"/>
        <w:ind w:left="2520"/>
      </w:pPr>
    </w:p>
    <w:p w:rsidR="00B342B8" w:rsidRDefault="00B342B8"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B342B8" w:rsidRDefault="00B342B8" w:rsidP="003C3B4F">
      <w:pPr>
        <w:pStyle w:val="ListParagraph"/>
        <w:keepNext/>
        <w:keepLines/>
        <w:numPr>
          <w:ilvl w:val="1"/>
          <w:numId w:val="10"/>
        </w:numPr>
        <w:spacing w:after="0" w:line="240" w:lineRule="auto"/>
      </w:pPr>
      <w:r>
        <w:t>Unique id generated by the system for each Microsoft Band Calorie data record.</w:t>
      </w:r>
    </w:p>
    <w:p w:rsidR="00B342B8" w:rsidRDefault="00B342B8" w:rsidP="003C3B4F">
      <w:pPr>
        <w:pStyle w:val="ListParagraph"/>
        <w:keepNext/>
        <w:keepLines/>
        <w:spacing w:after="0" w:line="240" w:lineRule="auto"/>
        <w:ind w:left="2520"/>
      </w:pPr>
    </w:p>
    <w:p w:rsidR="00B342B8" w:rsidRDefault="00B342B8" w:rsidP="003C3B4F">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B342B8" w:rsidRDefault="00B342B8" w:rsidP="003C3B4F">
      <w:pPr>
        <w:pStyle w:val="ListParagraph"/>
        <w:keepNext/>
        <w:keepLines/>
        <w:numPr>
          <w:ilvl w:val="1"/>
          <w:numId w:val="10"/>
        </w:numPr>
        <w:spacing w:after="0" w:line="240" w:lineRule="auto"/>
      </w:pPr>
      <w:r>
        <w:t>Date information for when the patient collected the data.</w:t>
      </w:r>
    </w:p>
    <w:p w:rsidR="00B342B8" w:rsidRDefault="00B342B8" w:rsidP="003C3B4F">
      <w:pPr>
        <w:keepNext/>
        <w:keepLines/>
        <w:spacing w:after="0" w:line="240" w:lineRule="auto"/>
      </w:pPr>
    </w:p>
    <w:p w:rsidR="00B342B8" w:rsidRDefault="00B342B8"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Total</w:t>
      </w:r>
    </w:p>
    <w:p w:rsidR="00B342B8" w:rsidRDefault="00B342B8" w:rsidP="003C3B4F">
      <w:pPr>
        <w:pStyle w:val="ListParagraph"/>
        <w:keepNext/>
        <w:keepLines/>
        <w:numPr>
          <w:ilvl w:val="1"/>
          <w:numId w:val="10"/>
        </w:numPr>
        <w:spacing w:after="0" w:line="240" w:lineRule="auto"/>
      </w:pPr>
      <w:r>
        <w:t>Total calories burned at the moment of each data sample</w:t>
      </w:r>
    </w:p>
    <w:p w:rsidR="00B342B8" w:rsidRDefault="00B342B8" w:rsidP="003C3B4F">
      <w:pPr>
        <w:keepNext/>
        <w:keepLines/>
        <w:spacing w:after="0" w:line="240" w:lineRule="auto"/>
      </w:pPr>
    </w:p>
    <w:p w:rsidR="00B342B8" w:rsidRDefault="00B342B8" w:rsidP="003C3B4F">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B342B8" w:rsidRDefault="00B342B8" w:rsidP="003C3B4F">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B342B8" w:rsidRDefault="00B342B8" w:rsidP="003C3B4F">
      <w:pPr>
        <w:pStyle w:val="ListParagraph"/>
        <w:keepNext/>
        <w:keepLines/>
        <w:spacing w:after="0" w:line="240" w:lineRule="auto"/>
        <w:ind w:left="2520"/>
      </w:pPr>
    </w:p>
    <w:p w:rsidR="00B342B8" w:rsidRPr="00D6053C" w:rsidRDefault="00B342B8" w:rsidP="003C3B4F">
      <w:pPr>
        <w:keepNext/>
        <w:keepLines/>
        <w:spacing w:after="0" w:line="240" w:lineRule="auto"/>
        <w:ind w:firstLine="720"/>
        <w:rPr>
          <w:b/>
        </w:rPr>
      </w:pPr>
      <w:r w:rsidRPr="00D6053C">
        <w:rPr>
          <w:b/>
        </w:rPr>
        <w:t>Operations:</w:t>
      </w:r>
    </w:p>
    <w:p w:rsidR="00B342B8" w:rsidRDefault="00B342B8" w:rsidP="003C3B4F">
      <w:pPr>
        <w:pStyle w:val="ListParagraph"/>
        <w:keepNext/>
        <w:keepLines/>
        <w:numPr>
          <w:ilvl w:val="0"/>
          <w:numId w:val="7"/>
        </w:numPr>
        <w:spacing w:after="0" w:line="240" w:lineRule="auto"/>
      </w:pPr>
      <w:r w:rsidRPr="00484ED5">
        <w:t>Sets and gets for all attributes.</w:t>
      </w:r>
    </w:p>
    <w:p w:rsidR="00B342B8" w:rsidRDefault="00B342B8" w:rsidP="003C3B4F">
      <w:pPr>
        <w:pStyle w:val="ListParagraph"/>
        <w:keepNext/>
        <w:keepLines/>
        <w:spacing w:after="0" w:line="240" w:lineRule="auto"/>
        <w:ind w:left="1800"/>
      </w:pPr>
    </w:p>
    <w:p w:rsidR="00B342B8" w:rsidRDefault="00B342B8" w:rsidP="003C3B4F">
      <w:pPr>
        <w:keepNext/>
        <w:keepLines/>
        <w:spacing w:after="0" w:line="240" w:lineRule="auto"/>
        <w:ind w:left="720"/>
        <w:rPr>
          <w:b/>
        </w:rPr>
      </w:pPr>
      <w:r>
        <w:rPr>
          <w:b/>
        </w:rPr>
        <w:t>Constructors:</w:t>
      </w:r>
    </w:p>
    <w:p w:rsidR="00B342B8" w:rsidRDefault="00B342B8" w:rsidP="003C3B4F">
      <w:pPr>
        <w:pStyle w:val="ListParagraph"/>
        <w:keepNext/>
        <w:keepLines/>
        <w:numPr>
          <w:ilvl w:val="0"/>
          <w:numId w:val="14"/>
        </w:numPr>
        <w:spacing w:after="0" w:line="240" w:lineRule="auto"/>
        <w:rPr>
          <w:b/>
        </w:rPr>
      </w:pPr>
      <w:r>
        <w:rPr>
          <w:b/>
        </w:rPr>
        <w:t xml:space="preserve">Public </w:t>
      </w:r>
      <w:proofErr w:type="spellStart"/>
      <w:r>
        <w:t>MSBandCalories</w:t>
      </w:r>
      <w:proofErr w:type="spellEnd"/>
      <w:r>
        <w:t>()</w:t>
      </w:r>
    </w:p>
    <w:p w:rsidR="00B342B8" w:rsidRPr="00DE6FC9" w:rsidRDefault="00B342B8" w:rsidP="003C3B4F">
      <w:pPr>
        <w:pStyle w:val="ListParagraph"/>
        <w:keepNext/>
        <w:keepLines/>
        <w:numPr>
          <w:ilvl w:val="1"/>
          <w:numId w:val="14"/>
        </w:numPr>
        <w:spacing w:after="0" w:line="240" w:lineRule="auto"/>
        <w:rPr>
          <w:b/>
        </w:rPr>
      </w:pPr>
      <w:r>
        <w:t>Default constructor</w:t>
      </w:r>
    </w:p>
    <w:p w:rsidR="00B342B8" w:rsidRDefault="00B342B8" w:rsidP="003C3B4F">
      <w:pPr>
        <w:pStyle w:val="ListParagraph"/>
        <w:keepNext/>
        <w:keepLines/>
        <w:spacing w:after="0" w:line="240" w:lineRule="auto"/>
        <w:ind w:left="2520"/>
      </w:pPr>
    </w:p>
    <w:p w:rsidR="00B342B8" w:rsidRDefault="00B342B8" w:rsidP="003C3B4F">
      <w:pPr>
        <w:pStyle w:val="Heading4"/>
        <w:keepNext/>
        <w:keepLines/>
      </w:pPr>
      <w:proofErr w:type="spellStart"/>
      <w:r>
        <w:t>MSBandGyroscope</w:t>
      </w:r>
      <w:proofErr w:type="spellEnd"/>
    </w:p>
    <w:p w:rsidR="00B342B8" w:rsidRDefault="00B342B8" w:rsidP="003C3B4F">
      <w:pPr>
        <w:keepNext/>
        <w:keepLines/>
      </w:pPr>
      <w:r w:rsidRPr="00F82B86">
        <w:t>T</w:t>
      </w:r>
      <w:r>
        <w:t>his</w:t>
      </w:r>
      <w:r w:rsidRPr="00F82B86">
        <w:t xml:space="preserve"> clas</w:t>
      </w:r>
      <w:r>
        <w:t xml:space="preserve">s describes the attributes and construction of </w:t>
      </w:r>
      <w:proofErr w:type="gramStart"/>
      <w:r>
        <w:t>a</w:t>
      </w:r>
      <w:proofErr w:type="gramEnd"/>
      <w:r>
        <w:t xml:space="preserve"> </w:t>
      </w:r>
      <w:proofErr w:type="spellStart"/>
      <w:r>
        <w:rPr>
          <w:b/>
        </w:rPr>
        <w:t>MSBandGyroscope</w:t>
      </w:r>
      <w:proofErr w:type="spellEnd"/>
      <w:r>
        <w:rPr>
          <w:b/>
        </w:rPr>
        <w:t xml:space="preserve"> </w:t>
      </w:r>
      <w:r>
        <w:t xml:space="preserve">object.  </w:t>
      </w:r>
    </w:p>
    <w:p w:rsidR="00B342B8" w:rsidRDefault="00B342B8" w:rsidP="003C3B4F">
      <w:pPr>
        <w:keepNext/>
        <w:keepLines/>
        <w:spacing w:after="0" w:line="360" w:lineRule="auto"/>
        <w:rPr>
          <w:b/>
        </w:rPr>
      </w:pPr>
      <w:r>
        <w:rPr>
          <w:b/>
        </w:rPr>
        <w:t>&lt;&lt;Entity&gt;&gt;</w:t>
      </w:r>
    </w:p>
    <w:p w:rsidR="00B342B8" w:rsidRDefault="00B342B8" w:rsidP="003C3B4F">
      <w:pPr>
        <w:keepNext/>
        <w:keepLines/>
        <w:spacing w:after="0" w:line="240" w:lineRule="auto"/>
        <w:ind w:firstLine="720"/>
      </w:pPr>
      <w:r>
        <w:rPr>
          <w:b/>
        </w:rPr>
        <w:t>Attributes:</w:t>
      </w:r>
    </w:p>
    <w:p w:rsidR="00B342B8" w:rsidRDefault="00B342B8" w:rsidP="003C3B4F">
      <w:pPr>
        <w:pStyle w:val="ListParagraph"/>
        <w:keepNext/>
        <w:keepLines/>
        <w:spacing w:after="0" w:line="240" w:lineRule="auto"/>
        <w:ind w:left="2520"/>
      </w:pPr>
    </w:p>
    <w:p w:rsidR="00B342B8" w:rsidRDefault="00B342B8"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B342B8" w:rsidRDefault="00B342B8" w:rsidP="003C3B4F">
      <w:pPr>
        <w:pStyle w:val="ListParagraph"/>
        <w:keepNext/>
        <w:keepLines/>
        <w:numPr>
          <w:ilvl w:val="1"/>
          <w:numId w:val="10"/>
        </w:numPr>
        <w:spacing w:after="0" w:line="240" w:lineRule="auto"/>
      </w:pPr>
      <w:r>
        <w:t xml:space="preserve">Unique id generated by the system for each Microsoft Band </w:t>
      </w:r>
      <w:proofErr w:type="spellStart"/>
      <w:r>
        <w:t>Gyproscope</w:t>
      </w:r>
      <w:proofErr w:type="spellEnd"/>
      <w:r>
        <w:t xml:space="preserve"> data record.</w:t>
      </w:r>
    </w:p>
    <w:p w:rsidR="00B342B8" w:rsidRDefault="00B342B8" w:rsidP="003C3B4F">
      <w:pPr>
        <w:pStyle w:val="ListParagraph"/>
        <w:keepNext/>
        <w:keepLines/>
        <w:spacing w:after="0" w:line="240" w:lineRule="auto"/>
        <w:ind w:left="2520"/>
      </w:pPr>
    </w:p>
    <w:p w:rsidR="00B342B8" w:rsidRDefault="00B342B8" w:rsidP="003C3B4F">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B342B8" w:rsidRDefault="00B342B8" w:rsidP="003C3B4F">
      <w:pPr>
        <w:pStyle w:val="ListParagraph"/>
        <w:keepNext/>
        <w:keepLines/>
        <w:numPr>
          <w:ilvl w:val="1"/>
          <w:numId w:val="10"/>
        </w:numPr>
        <w:spacing w:after="0" w:line="240" w:lineRule="auto"/>
      </w:pPr>
      <w:r>
        <w:t>Date information for when the patient collected the data.</w:t>
      </w:r>
    </w:p>
    <w:p w:rsidR="00B342B8" w:rsidRDefault="00B342B8" w:rsidP="003C3B4F">
      <w:pPr>
        <w:pStyle w:val="ListParagraph"/>
        <w:keepNext/>
        <w:keepLines/>
        <w:spacing w:after="0" w:line="240" w:lineRule="auto"/>
        <w:ind w:left="2520"/>
      </w:pPr>
    </w:p>
    <w:p w:rsidR="00B342B8" w:rsidRDefault="00B342B8" w:rsidP="003C3B4F">
      <w:pPr>
        <w:pStyle w:val="ListParagraph"/>
        <w:keepNext/>
        <w:keepLines/>
        <w:numPr>
          <w:ilvl w:val="0"/>
          <w:numId w:val="10"/>
        </w:numPr>
        <w:spacing w:after="0" w:line="240" w:lineRule="auto"/>
      </w:pPr>
      <w:r>
        <w:rPr>
          <w:b/>
        </w:rPr>
        <w:t xml:space="preserve">Public </w:t>
      </w:r>
      <w:proofErr w:type="spellStart"/>
      <w:r>
        <w:rPr>
          <w:b/>
        </w:rPr>
        <w:t>DateTime</w:t>
      </w:r>
      <w:proofErr w:type="spellEnd"/>
      <w:r>
        <w:t xml:space="preserve"> Timestamp</w:t>
      </w:r>
    </w:p>
    <w:p w:rsidR="00B342B8" w:rsidRDefault="00B342B8" w:rsidP="003C3B4F">
      <w:pPr>
        <w:pStyle w:val="ListParagraph"/>
        <w:keepNext/>
        <w:keepLines/>
        <w:numPr>
          <w:ilvl w:val="1"/>
          <w:numId w:val="10"/>
        </w:numPr>
        <w:spacing w:after="0" w:line="240" w:lineRule="auto"/>
      </w:pPr>
      <w:r>
        <w:t>Timestamp detailing the when in the record each data point was collected.</w:t>
      </w:r>
    </w:p>
    <w:p w:rsidR="00B342B8" w:rsidRDefault="00B342B8" w:rsidP="003C3B4F">
      <w:pPr>
        <w:keepNext/>
        <w:keepLines/>
        <w:spacing w:after="0" w:line="240" w:lineRule="auto"/>
      </w:pPr>
    </w:p>
    <w:p w:rsidR="00B342B8" w:rsidRDefault="00B342B8" w:rsidP="003C3B4F">
      <w:pPr>
        <w:pStyle w:val="ListParagraph"/>
        <w:keepNext/>
        <w:keepLines/>
        <w:numPr>
          <w:ilvl w:val="0"/>
          <w:numId w:val="10"/>
        </w:numPr>
        <w:spacing w:after="0" w:line="240" w:lineRule="auto"/>
      </w:pPr>
      <w:r>
        <w:rPr>
          <w:b/>
        </w:rPr>
        <w:t xml:space="preserve">Public float </w:t>
      </w:r>
      <w:r>
        <w:t>X</w:t>
      </w:r>
    </w:p>
    <w:p w:rsidR="00B342B8" w:rsidRDefault="00B342B8" w:rsidP="003C3B4F">
      <w:pPr>
        <w:pStyle w:val="ListParagraph"/>
        <w:keepNext/>
        <w:keepLines/>
        <w:numPr>
          <w:ilvl w:val="1"/>
          <w:numId w:val="10"/>
        </w:numPr>
        <w:spacing w:after="0" w:line="240" w:lineRule="auto"/>
      </w:pPr>
      <w:r>
        <w:t>X axis of the gyroscope data record.</w:t>
      </w:r>
    </w:p>
    <w:p w:rsidR="00B342B8" w:rsidRDefault="00B342B8" w:rsidP="003C3B4F">
      <w:pPr>
        <w:pStyle w:val="ListParagraph"/>
        <w:keepNext/>
        <w:keepLines/>
        <w:spacing w:after="0" w:line="240" w:lineRule="auto"/>
        <w:ind w:left="2520"/>
      </w:pPr>
    </w:p>
    <w:p w:rsidR="00B342B8" w:rsidRDefault="00B342B8" w:rsidP="003C3B4F">
      <w:pPr>
        <w:pStyle w:val="ListParagraph"/>
        <w:keepNext/>
        <w:keepLines/>
        <w:numPr>
          <w:ilvl w:val="0"/>
          <w:numId w:val="10"/>
        </w:numPr>
        <w:spacing w:after="0" w:line="240" w:lineRule="auto"/>
      </w:pPr>
      <w:r>
        <w:rPr>
          <w:b/>
        </w:rPr>
        <w:t xml:space="preserve">Public float </w:t>
      </w:r>
      <w:r>
        <w:t>Y</w:t>
      </w:r>
    </w:p>
    <w:p w:rsidR="00B342B8" w:rsidRDefault="00B342B8" w:rsidP="003C3B4F">
      <w:pPr>
        <w:pStyle w:val="ListParagraph"/>
        <w:keepNext/>
        <w:keepLines/>
        <w:numPr>
          <w:ilvl w:val="1"/>
          <w:numId w:val="10"/>
        </w:numPr>
        <w:spacing w:after="0" w:line="240" w:lineRule="auto"/>
      </w:pPr>
      <w:r>
        <w:t>Y axis of the gyroscope data record.</w:t>
      </w:r>
    </w:p>
    <w:p w:rsidR="00B342B8" w:rsidRDefault="00B342B8" w:rsidP="003C3B4F">
      <w:pPr>
        <w:pStyle w:val="ListParagraph"/>
        <w:keepNext/>
        <w:keepLines/>
        <w:spacing w:after="0" w:line="240" w:lineRule="auto"/>
        <w:ind w:left="2520"/>
      </w:pPr>
    </w:p>
    <w:p w:rsidR="00B342B8" w:rsidRDefault="00B342B8" w:rsidP="003C3B4F">
      <w:pPr>
        <w:pStyle w:val="ListParagraph"/>
        <w:keepNext/>
        <w:keepLines/>
        <w:numPr>
          <w:ilvl w:val="0"/>
          <w:numId w:val="10"/>
        </w:numPr>
        <w:spacing w:after="0" w:line="240" w:lineRule="auto"/>
      </w:pPr>
      <w:r>
        <w:rPr>
          <w:b/>
        </w:rPr>
        <w:t xml:space="preserve">Public float </w:t>
      </w:r>
      <w:r>
        <w:t>Z</w:t>
      </w:r>
    </w:p>
    <w:p w:rsidR="00B342B8" w:rsidRDefault="00B342B8" w:rsidP="003C3B4F">
      <w:pPr>
        <w:pStyle w:val="ListParagraph"/>
        <w:keepNext/>
        <w:keepLines/>
        <w:numPr>
          <w:ilvl w:val="1"/>
          <w:numId w:val="10"/>
        </w:numPr>
        <w:spacing w:after="0" w:line="240" w:lineRule="auto"/>
      </w:pPr>
      <w:r>
        <w:t>Z axis of the gyroscope data record.</w:t>
      </w:r>
    </w:p>
    <w:p w:rsidR="00B342B8" w:rsidRDefault="00B342B8" w:rsidP="003C3B4F">
      <w:pPr>
        <w:keepNext/>
        <w:keepLines/>
        <w:spacing w:after="0" w:line="240" w:lineRule="auto"/>
      </w:pPr>
    </w:p>
    <w:p w:rsidR="00B342B8" w:rsidRDefault="00B342B8" w:rsidP="003C3B4F">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B342B8" w:rsidRDefault="00B342B8" w:rsidP="003C3B4F">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B342B8" w:rsidRDefault="00B342B8" w:rsidP="003C3B4F">
      <w:pPr>
        <w:pStyle w:val="ListParagraph"/>
        <w:keepNext/>
        <w:keepLines/>
        <w:spacing w:after="0" w:line="240" w:lineRule="auto"/>
        <w:ind w:left="2520"/>
      </w:pPr>
    </w:p>
    <w:p w:rsidR="00B342B8" w:rsidRPr="00D6053C" w:rsidRDefault="00B342B8" w:rsidP="003C3B4F">
      <w:pPr>
        <w:keepNext/>
        <w:keepLines/>
        <w:spacing w:after="0" w:line="240" w:lineRule="auto"/>
        <w:ind w:firstLine="720"/>
        <w:rPr>
          <w:b/>
        </w:rPr>
      </w:pPr>
      <w:r w:rsidRPr="00D6053C">
        <w:rPr>
          <w:b/>
        </w:rPr>
        <w:t>Operations:</w:t>
      </w:r>
    </w:p>
    <w:p w:rsidR="00B342B8" w:rsidRDefault="00B342B8" w:rsidP="003C3B4F">
      <w:pPr>
        <w:pStyle w:val="ListParagraph"/>
        <w:keepNext/>
        <w:keepLines/>
        <w:numPr>
          <w:ilvl w:val="0"/>
          <w:numId w:val="7"/>
        </w:numPr>
        <w:spacing w:after="0" w:line="240" w:lineRule="auto"/>
      </w:pPr>
      <w:r w:rsidRPr="00484ED5">
        <w:t>Sets and gets for all attributes.</w:t>
      </w:r>
    </w:p>
    <w:p w:rsidR="00B342B8" w:rsidRDefault="00B342B8" w:rsidP="003C3B4F">
      <w:pPr>
        <w:pStyle w:val="ListParagraph"/>
        <w:keepNext/>
        <w:keepLines/>
        <w:spacing w:after="0" w:line="240" w:lineRule="auto"/>
        <w:ind w:left="1800"/>
      </w:pPr>
    </w:p>
    <w:p w:rsidR="00B342B8" w:rsidRDefault="00B342B8" w:rsidP="003C3B4F">
      <w:pPr>
        <w:keepNext/>
        <w:keepLines/>
        <w:spacing w:after="0" w:line="240" w:lineRule="auto"/>
        <w:ind w:left="720"/>
        <w:rPr>
          <w:b/>
        </w:rPr>
      </w:pPr>
      <w:r>
        <w:rPr>
          <w:b/>
        </w:rPr>
        <w:t>Constructors:</w:t>
      </w:r>
    </w:p>
    <w:p w:rsidR="00B342B8" w:rsidRDefault="00B342B8" w:rsidP="003C3B4F">
      <w:pPr>
        <w:pStyle w:val="ListParagraph"/>
        <w:keepNext/>
        <w:keepLines/>
        <w:numPr>
          <w:ilvl w:val="0"/>
          <w:numId w:val="14"/>
        </w:numPr>
        <w:spacing w:after="0" w:line="240" w:lineRule="auto"/>
        <w:rPr>
          <w:b/>
        </w:rPr>
      </w:pPr>
      <w:r>
        <w:rPr>
          <w:b/>
        </w:rPr>
        <w:t xml:space="preserve">Public </w:t>
      </w:r>
      <w:proofErr w:type="spellStart"/>
      <w:r>
        <w:t>MSBandGyroscope</w:t>
      </w:r>
      <w:proofErr w:type="spellEnd"/>
      <w:r>
        <w:t>()</w:t>
      </w:r>
    </w:p>
    <w:p w:rsidR="00B342B8" w:rsidRDefault="00B342B8" w:rsidP="003C3B4F">
      <w:pPr>
        <w:pStyle w:val="ListParagraph"/>
        <w:keepNext/>
        <w:keepLines/>
        <w:numPr>
          <w:ilvl w:val="1"/>
          <w:numId w:val="14"/>
        </w:numPr>
        <w:spacing w:after="0" w:line="240" w:lineRule="auto"/>
        <w:rPr>
          <w:b/>
        </w:rPr>
      </w:pPr>
      <w:r>
        <w:t>Default constructor</w:t>
      </w:r>
    </w:p>
    <w:p w:rsidR="00B342B8" w:rsidRDefault="00B342B8" w:rsidP="003C3B4F">
      <w:pPr>
        <w:pStyle w:val="ListParagraph"/>
        <w:keepNext/>
        <w:keepLines/>
        <w:spacing w:after="0" w:line="240" w:lineRule="auto"/>
        <w:ind w:left="2520"/>
        <w:rPr>
          <w:b/>
        </w:rPr>
      </w:pPr>
    </w:p>
    <w:p w:rsidR="00B342B8" w:rsidRDefault="00B342B8" w:rsidP="003C3B4F">
      <w:pPr>
        <w:pStyle w:val="Heading4"/>
        <w:keepNext/>
        <w:keepLines/>
      </w:pPr>
      <w:proofErr w:type="spellStart"/>
      <w:r>
        <w:t>MSBandHeartRate</w:t>
      </w:r>
      <w:proofErr w:type="spellEnd"/>
    </w:p>
    <w:p w:rsidR="00B342B8" w:rsidRDefault="00B342B8" w:rsidP="003C3B4F">
      <w:pPr>
        <w:keepNext/>
        <w:keepLines/>
      </w:pPr>
      <w:r w:rsidRPr="00F82B86">
        <w:t>T</w:t>
      </w:r>
      <w:r>
        <w:t>his</w:t>
      </w:r>
      <w:r w:rsidRPr="00F82B86">
        <w:t xml:space="preserve"> clas</w:t>
      </w:r>
      <w:r>
        <w:t xml:space="preserve">s describes the attributes and construction of </w:t>
      </w:r>
      <w:proofErr w:type="gramStart"/>
      <w:r>
        <w:t>a</w:t>
      </w:r>
      <w:proofErr w:type="gramEnd"/>
      <w:r>
        <w:t xml:space="preserve"> </w:t>
      </w:r>
      <w:proofErr w:type="spellStart"/>
      <w:r>
        <w:rPr>
          <w:b/>
        </w:rPr>
        <w:t>MSBandHeartRate</w:t>
      </w:r>
      <w:proofErr w:type="spellEnd"/>
      <w:r>
        <w:rPr>
          <w:b/>
        </w:rPr>
        <w:t xml:space="preserve"> </w:t>
      </w:r>
      <w:r>
        <w:t xml:space="preserve">object.  </w:t>
      </w:r>
    </w:p>
    <w:p w:rsidR="00B342B8" w:rsidRDefault="00B342B8" w:rsidP="003C3B4F">
      <w:pPr>
        <w:keepNext/>
        <w:keepLines/>
        <w:spacing w:after="0" w:line="360" w:lineRule="auto"/>
        <w:rPr>
          <w:b/>
        </w:rPr>
      </w:pPr>
      <w:r>
        <w:rPr>
          <w:b/>
        </w:rPr>
        <w:t>&lt;&lt;Entity&gt;&gt;</w:t>
      </w:r>
    </w:p>
    <w:p w:rsidR="00B342B8" w:rsidRDefault="00B342B8" w:rsidP="003C3B4F">
      <w:pPr>
        <w:keepNext/>
        <w:keepLines/>
        <w:spacing w:after="0" w:line="240" w:lineRule="auto"/>
        <w:ind w:firstLine="720"/>
      </w:pPr>
      <w:r>
        <w:rPr>
          <w:b/>
        </w:rPr>
        <w:t>Attributes:</w:t>
      </w:r>
    </w:p>
    <w:p w:rsidR="00B342B8" w:rsidRDefault="00B342B8" w:rsidP="003C3B4F">
      <w:pPr>
        <w:pStyle w:val="ListParagraph"/>
        <w:keepNext/>
        <w:keepLines/>
        <w:spacing w:after="0" w:line="240" w:lineRule="auto"/>
        <w:ind w:left="2520"/>
      </w:pPr>
    </w:p>
    <w:p w:rsidR="00B342B8" w:rsidRDefault="00B342B8"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B342B8" w:rsidRDefault="00B342B8" w:rsidP="003C3B4F">
      <w:pPr>
        <w:pStyle w:val="ListParagraph"/>
        <w:keepNext/>
        <w:keepLines/>
        <w:numPr>
          <w:ilvl w:val="1"/>
          <w:numId w:val="10"/>
        </w:numPr>
        <w:spacing w:after="0" w:line="240" w:lineRule="auto"/>
      </w:pPr>
      <w:r>
        <w:t>Unique id generated by the system for each Microsoft Band Heart Rate data record.</w:t>
      </w:r>
    </w:p>
    <w:p w:rsidR="00B342B8" w:rsidRDefault="00B342B8" w:rsidP="003C3B4F">
      <w:pPr>
        <w:pStyle w:val="ListParagraph"/>
        <w:keepNext/>
        <w:keepLines/>
        <w:spacing w:after="0" w:line="240" w:lineRule="auto"/>
        <w:ind w:left="2520"/>
      </w:pPr>
    </w:p>
    <w:p w:rsidR="00B342B8" w:rsidRDefault="00B342B8" w:rsidP="003C3B4F">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B342B8" w:rsidRDefault="00B342B8" w:rsidP="003C3B4F">
      <w:pPr>
        <w:pStyle w:val="ListParagraph"/>
        <w:keepNext/>
        <w:keepLines/>
        <w:numPr>
          <w:ilvl w:val="1"/>
          <w:numId w:val="10"/>
        </w:numPr>
        <w:spacing w:after="0" w:line="240" w:lineRule="auto"/>
      </w:pPr>
      <w:r>
        <w:t>Date information for when the patient collected the data.</w:t>
      </w:r>
    </w:p>
    <w:p w:rsidR="00B342B8" w:rsidRDefault="00B342B8" w:rsidP="003C3B4F">
      <w:pPr>
        <w:keepNext/>
        <w:keepLines/>
        <w:spacing w:after="0" w:line="240" w:lineRule="auto"/>
      </w:pPr>
    </w:p>
    <w:p w:rsidR="00B342B8" w:rsidRDefault="00B342B8" w:rsidP="003C3B4F">
      <w:pPr>
        <w:pStyle w:val="ListParagraph"/>
        <w:keepNext/>
        <w:keepLines/>
        <w:numPr>
          <w:ilvl w:val="0"/>
          <w:numId w:val="10"/>
        </w:numPr>
        <w:spacing w:after="0" w:line="240" w:lineRule="auto"/>
      </w:pPr>
      <w:r>
        <w:rPr>
          <w:b/>
        </w:rPr>
        <w:t xml:space="preserve">Public string </w:t>
      </w:r>
      <w:proofErr w:type="spellStart"/>
      <w:r>
        <w:t>ReadStatus</w:t>
      </w:r>
      <w:proofErr w:type="spellEnd"/>
    </w:p>
    <w:p w:rsidR="00B342B8" w:rsidRDefault="00B342B8" w:rsidP="003C3B4F">
      <w:pPr>
        <w:pStyle w:val="ListParagraph"/>
        <w:keepNext/>
        <w:keepLines/>
        <w:numPr>
          <w:ilvl w:val="1"/>
          <w:numId w:val="10"/>
        </w:numPr>
        <w:spacing w:after="0" w:line="240" w:lineRule="auto"/>
      </w:pPr>
      <w:r>
        <w:t xml:space="preserve">Read status </w:t>
      </w:r>
      <w:proofErr w:type="gramStart"/>
      <w:r>
        <w:t>of  the</w:t>
      </w:r>
      <w:proofErr w:type="gramEnd"/>
      <w:r>
        <w:t xml:space="preserve"> heart rate monitor on the device.</w:t>
      </w:r>
    </w:p>
    <w:p w:rsidR="00B342B8" w:rsidRDefault="00B342B8" w:rsidP="003C3B4F">
      <w:pPr>
        <w:keepNext/>
        <w:keepLines/>
        <w:spacing w:after="0" w:line="240" w:lineRule="auto"/>
      </w:pPr>
    </w:p>
    <w:p w:rsidR="00B342B8" w:rsidRDefault="00B342B8"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HeartRate</w:t>
      </w:r>
      <w:proofErr w:type="spellEnd"/>
    </w:p>
    <w:p w:rsidR="00B342B8" w:rsidRDefault="00B342B8" w:rsidP="003C3B4F">
      <w:pPr>
        <w:pStyle w:val="ListParagraph"/>
        <w:keepNext/>
        <w:keepLines/>
        <w:numPr>
          <w:ilvl w:val="1"/>
          <w:numId w:val="10"/>
        </w:numPr>
        <w:spacing w:after="0" w:line="240" w:lineRule="auto"/>
      </w:pPr>
      <w:r>
        <w:t>Heart rate at the moment of each data sample</w:t>
      </w:r>
    </w:p>
    <w:p w:rsidR="00B342B8" w:rsidRDefault="00B342B8" w:rsidP="003C3B4F">
      <w:pPr>
        <w:keepNext/>
        <w:keepLines/>
        <w:spacing w:after="0" w:line="240" w:lineRule="auto"/>
      </w:pPr>
    </w:p>
    <w:p w:rsidR="00B342B8" w:rsidRDefault="00B342B8" w:rsidP="003C3B4F">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B342B8" w:rsidRDefault="00B342B8" w:rsidP="003C3B4F">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B342B8" w:rsidRDefault="00B342B8" w:rsidP="003C3B4F">
      <w:pPr>
        <w:pStyle w:val="ListParagraph"/>
        <w:keepNext/>
        <w:keepLines/>
        <w:spacing w:after="0" w:line="240" w:lineRule="auto"/>
        <w:ind w:left="2520"/>
      </w:pPr>
    </w:p>
    <w:p w:rsidR="00B342B8" w:rsidRPr="00D6053C" w:rsidRDefault="00B342B8" w:rsidP="003C3B4F">
      <w:pPr>
        <w:keepNext/>
        <w:keepLines/>
        <w:spacing w:after="0" w:line="240" w:lineRule="auto"/>
        <w:ind w:firstLine="720"/>
        <w:rPr>
          <w:b/>
        </w:rPr>
      </w:pPr>
      <w:r w:rsidRPr="00D6053C">
        <w:rPr>
          <w:b/>
        </w:rPr>
        <w:t>Operations:</w:t>
      </w:r>
    </w:p>
    <w:p w:rsidR="00B342B8" w:rsidRDefault="00B342B8" w:rsidP="003C3B4F">
      <w:pPr>
        <w:pStyle w:val="ListParagraph"/>
        <w:keepNext/>
        <w:keepLines/>
        <w:numPr>
          <w:ilvl w:val="0"/>
          <w:numId w:val="7"/>
        </w:numPr>
        <w:spacing w:after="0" w:line="240" w:lineRule="auto"/>
      </w:pPr>
      <w:r w:rsidRPr="00484ED5">
        <w:t>Sets and gets for all attributes.</w:t>
      </w:r>
    </w:p>
    <w:p w:rsidR="00B342B8" w:rsidRDefault="00B342B8" w:rsidP="003C3B4F">
      <w:pPr>
        <w:pStyle w:val="ListParagraph"/>
        <w:keepNext/>
        <w:keepLines/>
        <w:spacing w:after="0" w:line="240" w:lineRule="auto"/>
        <w:ind w:left="1800"/>
      </w:pPr>
    </w:p>
    <w:p w:rsidR="00B342B8" w:rsidRDefault="00B342B8" w:rsidP="003C3B4F">
      <w:pPr>
        <w:keepNext/>
        <w:keepLines/>
        <w:spacing w:after="0" w:line="240" w:lineRule="auto"/>
        <w:ind w:left="720"/>
        <w:rPr>
          <w:b/>
        </w:rPr>
      </w:pPr>
      <w:r>
        <w:rPr>
          <w:b/>
        </w:rPr>
        <w:t>Constructors:</w:t>
      </w:r>
    </w:p>
    <w:p w:rsidR="00B342B8" w:rsidRDefault="00B342B8" w:rsidP="003C3B4F">
      <w:pPr>
        <w:pStyle w:val="ListParagraph"/>
        <w:keepNext/>
        <w:keepLines/>
        <w:numPr>
          <w:ilvl w:val="0"/>
          <w:numId w:val="14"/>
        </w:numPr>
        <w:spacing w:after="0" w:line="240" w:lineRule="auto"/>
        <w:rPr>
          <w:b/>
        </w:rPr>
      </w:pPr>
      <w:r>
        <w:rPr>
          <w:b/>
        </w:rPr>
        <w:t xml:space="preserve">Public </w:t>
      </w:r>
      <w:proofErr w:type="spellStart"/>
      <w:r>
        <w:t>MSBandHeartRate</w:t>
      </w:r>
      <w:proofErr w:type="spellEnd"/>
      <w:r>
        <w:t>()</w:t>
      </w:r>
    </w:p>
    <w:p w:rsidR="00B342B8" w:rsidRPr="0052061F" w:rsidRDefault="00B342B8" w:rsidP="003C3B4F">
      <w:pPr>
        <w:pStyle w:val="ListParagraph"/>
        <w:keepNext/>
        <w:keepLines/>
        <w:numPr>
          <w:ilvl w:val="1"/>
          <w:numId w:val="14"/>
        </w:numPr>
        <w:spacing w:after="0" w:line="240" w:lineRule="auto"/>
        <w:rPr>
          <w:b/>
        </w:rPr>
      </w:pPr>
      <w:r>
        <w:t>Default constructor</w:t>
      </w:r>
    </w:p>
    <w:p w:rsidR="00B342B8" w:rsidRDefault="00B342B8" w:rsidP="003C3B4F">
      <w:pPr>
        <w:keepNext/>
        <w:keepLines/>
      </w:pPr>
    </w:p>
    <w:p w:rsidR="00B342B8" w:rsidRDefault="00B342B8" w:rsidP="003C3B4F">
      <w:pPr>
        <w:pStyle w:val="Heading4"/>
        <w:keepNext/>
        <w:keepLines/>
      </w:pPr>
      <w:proofErr w:type="spellStart"/>
      <w:r>
        <w:t>MSBandDistance</w:t>
      </w:r>
      <w:proofErr w:type="spellEnd"/>
    </w:p>
    <w:p w:rsidR="00B342B8" w:rsidRDefault="00B342B8" w:rsidP="003C3B4F">
      <w:pPr>
        <w:keepNext/>
        <w:keepLines/>
      </w:pPr>
      <w:r w:rsidRPr="00F82B86">
        <w:t>T</w:t>
      </w:r>
      <w:r>
        <w:t>his</w:t>
      </w:r>
      <w:r w:rsidRPr="00F82B86">
        <w:t xml:space="preserve"> clas</w:t>
      </w:r>
      <w:r>
        <w:t xml:space="preserve">s describes the attributes and construction of </w:t>
      </w:r>
      <w:proofErr w:type="gramStart"/>
      <w:r>
        <w:t>a</w:t>
      </w:r>
      <w:proofErr w:type="gramEnd"/>
      <w:r>
        <w:t xml:space="preserve"> </w:t>
      </w:r>
      <w:proofErr w:type="spellStart"/>
      <w:r>
        <w:rPr>
          <w:b/>
        </w:rPr>
        <w:t>MSBandDistance</w:t>
      </w:r>
      <w:proofErr w:type="spellEnd"/>
      <w:r>
        <w:rPr>
          <w:b/>
        </w:rPr>
        <w:t xml:space="preserve"> </w:t>
      </w:r>
      <w:r>
        <w:t xml:space="preserve">object.  </w:t>
      </w:r>
    </w:p>
    <w:p w:rsidR="00B342B8" w:rsidRDefault="00B342B8" w:rsidP="003C3B4F">
      <w:pPr>
        <w:keepNext/>
        <w:keepLines/>
        <w:spacing w:after="0" w:line="360" w:lineRule="auto"/>
        <w:rPr>
          <w:b/>
        </w:rPr>
      </w:pPr>
      <w:r>
        <w:rPr>
          <w:b/>
        </w:rPr>
        <w:t>&lt;&lt;Entity&gt;&gt;</w:t>
      </w:r>
    </w:p>
    <w:p w:rsidR="00B342B8" w:rsidRDefault="00B342B8" w:rsidP="003C3B4F">
      <w:pPr>
        <w:keepNext/>
        <w:keepLines/>
        <w:spacing w:after="0" w:line="240" w:lineRule="auto"/>
        <w:ind w:firstLine="720"/>
      </w:pPr>
      <w:r>
        <w:rPr>
          <w:b/>
        </w:rPr>
        <w:t>Attributes:</w:t>
      </w:r>
    </w:p>
    <w:p w:rsidR="00B342B8" w:rsidRDefault="00B342B8" w:rsidP="003C3B4F">
      <w:pPr>
        <w:pStyle w:val="ListParagraph"/>
        <w:keepNext/>
        <w:keepLines/>
        <w:spacing w:after="0" w:line="240" w:lineRule="auto"/>
        <w:ind w:left="2520"/>
      </w:pPr>
    </w:p>
    <w:p w:rsidR="00B342B8" w:rsidRDefault="00B342B8"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B342B8" w:rsidRDefault="00B342B8" w:rsidP="003C3B4F">
      <w:pPr>
        <w:pStyle w:val="ListParagraph"/>
        <w:keepNext/>
        <w:keepLines/>
        <w:numPr>
          <w:ilvl w:val="1"/>
          <w:numId w:val="10"/>
        </w:numPr>
        <w:spacing w:after="0" w:line="240" w:lineRule="auto"/>
      </w:pPr>
      <w:r>
        <w:t>Unique id generated by the system for each Microsoft Band Distance data record.</w:t>
      </w:r>
    </w:p>
    <w:p w:rsidR="00B342B8" w:rsidRDefault="00B342B8" w:rsidP="003C3B4F">
      <w:pPr>
        <w:pStyle w:val="ListParagraph"/>
        <w:keepNext/>
        <w:keepLines/>
        <w:spacing w:after="0" w:line="240" w:lineRule="auto"/>
        <w:ind w:left="2520"/>
      </w:pPr>
    </w:p>
    <w:p w:rsidR="00B342B8" w:rsidRDefault="00B342B8" w:rsidP="003C3B4F">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B342B8" w:rsidRDefault="00B342B8" w:rsidP="003C3B4F">
      <w:pPr>
        <w:pStyle w:val="ListParagraph"/>
        <w:keepNext/>
        <w:keepLines/>
        <w:numPr>
          <w:ilvl w:val="1"/>
          <w:numId w:val="10"/>
        </w:numPr>
        <w:spacing w:after="0" w:line="240" w:lineRule="auto"/>
      </w:pPr>
      <w:r>
        <w:t>Date information for when the patient collected the data.</w:t>
      </w:r>
    </w:p>
    <w:p w:rsidR="00B342B8" w:rsidRDefault="00B342B8" w:rsidP="003C3B4F">
      <w:pPr>
        <w:keepNext/>
        <w:keepLines/>
        <w:spacing w:after="0" w:line="240" w:lineRule="auto"/>
      </w:pPr>
    </w:p>
    <w:p w:rsidR="00B342B8" w:rsidRDefault="00B342B8" w:rsidP="003C3B4F">
      <w:pPr>
        <w:pStyle w:val="ListParagraph"/>
        <w:keepNext/>
        <w:keepLines/>
        <w:numPr>
          <w:ilvl w:val="0"/>
          <w:numId w:val="10"/>
        </w:numPr>
        <w:spacing w:after="0" w:line="240" w:lineRule="auto"/>
      </w:pPr>
      <w:r>
        <w:rPr>
          <w:b/>
        </w:rPr>
        <w:t xml:space="preserve">Public </w:t>
      </w:r>
      <w:r w:rsidR="007B5345">
        <w:rPr>
          <w:b/>
        </w:rPr>
        <w:t>string</w:t>
      </w:r>
      <w:r>
        <w:rPr>
          <w:b/>
        </w:rPr>
        <w:t xml:space="preserve"> </w:t>
      </w:r>
      <w:proofErr w:type="spellStart"/>
      <w:r w:rsidR="007B5345">
        <w:t>MotionType</w:t>
      </w:r>
      <w:proofErr w:type="spellEnd"/>
    </w:p>
    <w:p w:rsidR="00B342B8" w:rsidRDefault="007B5345" w:rsidP="003C3B4F">
      <w:pPr>
        <w:pStyle w:val="ListParagraph"/>
        <w:keepNext/>
        <w:keepLines/>
        <w:numPr>
          <w:ilvl w:val="1"/>
          <w:numId w:val="10"/>
        </w:numPr>
        <w:spacing w:after="0" w:line="240" w:lineRule="auto"/>
      </w:pPr>
      <w:r>
        <w:t>Describes the type of motion that is occurring at the time of each data sample</w:t>
      </w:r>
    </w:p>
    <w:p w:rsidR="007B5345" w:rsidRDefault="007B5345" w:rsidP="003C3B4F">
      <w:pPr>
        <w:pStyle w:val="ListParagraph"/>
        <w:keepNext/>
        <w:keepLines/>
        <w:spacing w:after="0" w:line="240" w:lineRule="auto"/>
        <w:ind w:left="2520"/>
      </w:pPr>
    </w:p>
    <w:p w:rsidR="007B5345" w:rsidRDefault="007B5345" w:rsidP="003C3B4F">
      <w:pPr>
        <w:pStyle w:val="ListParagraph"/>
        <w:keepNext/>
        <w:keepLines/>
        <w:numPr>
          <w:ilvl w:val="0"/>
          <w:numId w:val="10"/>
        </w:numPr>
        <w:spacing w:after="0" w:line="240" w:lineRule="auto"/>
      </w:pPr>
      <w:r>
        <w:rPr>
          <w:b/>
        </w:rPr>
        <w:t xml:space="preserve">Public float </w:t>
      </w:r>
      <w:r>
        <w:t>Pace</w:t>
      </w:r>
    </w:p>
    <w:p w:rsidR="007B5345" w:rsidRDefault="007B5345" w:rsidP="003C3B4F">
      <w:pPr>
        <w:pStyle w:val="ListParagraph"/>
        <w:keepNext/>
        <w:keepLines/>
        <w:numPr>
          <w:ilvl w:val="1"/>
          <w:numId w:val="10"/>
        </w:numPr>
        <w:spacing w:after="0" w:line="240" w:lineRule="auto"/>
      </w:pPr>
      <w:r>
        <w:t>Describes the pace of the movement in min/km at the time of each data sample</w:t>
      </w:r>
    </w:p>
    <w:p w:rsidR="007B5345" w:rsidRDefault="007B5345" w:rsidP="003C3B4F">
      <w:pPr>
        <w:pStyle w:val="ListParagraph"/>
        <w:keepNext/>
        <w:keepLines/>
        <w:spacing w:after="0" w:line="240" w:lineRule="auto"/>
        <w:ind w:left="2520"/>
      </w:pPr>
    </w:p>
    <w:p w:rsidR="007B5345" w:rsidRDefault="007B5345" w:rsidP="003C3B4F">
      <w:pPr>
        <w:pStyle w:val="ListParagraph"/>
        <w:keepNext/>
        <w:keepLines/>
        <w:numPr>
          <w:ilvl w:val="0"/>
          <w:numId w:val="10"/>
        </w:numPr>
        <w:spacing w:after="0" w:line="240" w:lineRule="auto"/>
      </w:pPr>
      <w:r>
        <w:rPr>
          <w:b/>
        </w:rPr>
        <w:t xml:space="preserve">Public float </w:t>
      </w:r>
      <w:r>
        <w:t>Speed</w:t>
      </w:r>
    </w:p>
    <w:p w:rsidR="007B5345" w:rsidRDefault="007B5345" w:rsidP="003C3B4F">
      <w:pPr>
        <w:pStyle w:val="ListParagraph"/>
        <w:keepNext/>
        <w:keepLines/>
        <w:numPr>
          <w:ilvl w:val="1"/>
          <w:numId w:val="10"/>
        </w:numPr>
        <w:spacing w:after="0" w:line="240" w:lineRule="auto"/>
      </w:pPr>
      <w:r>
        <w:t>Describes the speed of the user in km/hr at the time of each data sample</w:t>
      </w:r>
    </w:p>
    <w:p w:rsidR="007B5345" w:rsidRDefault="007B5345" w:rsidP="003C3B4F">
      <w:pPr>
        <w:pStyle w:val="ListParagraph"/>
        <w:keepNext/>
        <w:keepLines/>
        <w:spacing w:after="0" w:line="240" w:lineRule="auto"/>
        <w:ind w:left="2520"/>
      </w:pPr>
    </w:p>
    <w:p w:rsidR="007B5345" w:rsidRDefault="007B5345" w:rsidP="003C3B4F">
      <w:pPr>
        <w:pStyle w:val="ListParagraph"/>
        <w:keepNext/>
        <w:keepLines/>
        <w:numPr>
          <w:ilvl w:val="0"/>
          <w:numId w:val="10"/>
        </w:numPr>
        <w:spacing w:after="0" w:line="240" w:lineRule="auto"/>
      </w:pPr>
      <w:r>
        <w:rPr>
          <w:b/>
        </w:rPr>
        <w:t xml:space="preserve">Public string </w:t>
      </w:r>
      <w:r>
        <w:t>Total</w:t>
      </w:r>
    </w:p>
    <w:p w:rsidR="007B5345" w:rsidRDefault="007B5345" w:rsidP="003C3B4F">
      <w:pPr>
        <w:pStyle w:val="ListParagraph"/>
        <w:keepNext/>
        <w:keepLines/>
        <w:numPr>
          <w:ilvl w:val="1"/>
          <w:numId w:val="10"/>
        </w:numPr>
        <w:spacing w:after="0" w:line="240" w:lineRule="auto"/>
      </w:pPr>
      <w:r>
        <w:t>Describes the total distance that has been travelled at the time of each data sample</w:t>
      </w:r>
    </w:p>
    <w:p w:rsidR="00B342B8" w:rsidRDefault="00B342B8" w:rsidP="003C3B4F">
      <w:pPr>
        <w:keepNext/>
        <w:keepLines/>
        <w:spacing w:after="0" w:line="240" w:lineRule="auto"/>
      </w:pPr>
    </w:p>
    <w:p w:rsidR="00B342B8" w:rsidRDefault="00B342B8" w:rsidP="003C3B4F">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B342B8" w:rsidRDefault="00B342B8" w:rsidP="003C3B4F">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B342B8" w:rsidRDefault="00B342B8" w:rsidP="003C3B4F">
      <w:pPr>
        <w:pStyle w:val="ListParagraph"/>
        <w:keepNext/>
        <w:keepLines/>
        <w:spacing w:after="0" w:line="240" w:lineRule="auto"/>
        <w:ind w:left="2520"/>
      </w:pPr>
    </w:p>
    <w:p w:rsidR="00B342B8" w:rsidRPr="00D6053C" w:rsidRDefault="00B342B8" w:rsidP="003C3B4F">
      <w:pPr>
        <w:keepNext/>
        <w:keepLines/>
        <w:spacing w:after="0" w:line="240" w:lineRule="auto"/>
        <w:ind w:firstLine="720"/>
        <w:rPr>
          <w:b/>
        </w:rPr>
      </w:pPr>
      <w:r w:rsidRPr="00D6053C">
        <w:rPr>
          <w:b/>
        </w:rPr>
        <w:t>Operations:</w:t>
      </w:r>
    </w:p>
    <w:p w:rsidR="00B342B8" w:rsidRDefault="00B342B8" w:rsidP="003C3B4F">
      <w:pPr>
        <w:pStyle w:val="ListParagraph"/>
        <w:keepNext/>
        <w:keepLines/>
        <w:numPr>
          <w:ilvl w:val="0"/>
          <w:numId w:val="7"/>
        </w:numPr>
        <w:spacing w:after="0" w:line="240" w:lineRule="auto"/>
      </w:pPr>
      <w:r w:rsidRPr="00484ED5">
        <w:t>Sets and gets for all attributes.</w:t>
      </w:r>
    </w:p>
    <w:p w:rsidR="00B342B8" w:rsidRDefault="00B342B8" w:rsidP="003C3B4F">
      <w:pPr>
        <w:pStyle w:val="ListParagraph"/>
        <w:keepNext/>
        <w:keepLines/>
        <w:spacing w:after="0" w:line="240" w:lineRule="auto"/>
        <w:ind w:left="1800"/>
      </w:pPr>
    </w:p>
    <w:p w:rsidR="00B342B8" w:rsidRDefault="00B342B8" w:rsidP="003C3B4F">
      <w:pPr>
        <w:keepNext/>
        <w:keepLines/>
        <w:spacing w:after="0" w:line="240" w:lineRule="auto"/>
        <w:ind w:left="720"/>
        <w:rPr>
          <w:b/>
        </w:rPr>
      </w:pPr>
      <w:r>
        <w:rPr>
          <w:b/>
        </w:rPr>
        <w:t>Constructors:</w:t>
      </w:r>
    </w:p>
    <w:p w:rsidR="00B342B8" w:rsidRDefault="00B342B8" w:rsidP="003C3B4F">
      <w:pPr>
        <w:pStyle w:val="ListParagraph"/>
        <w:keepNext/>
        <w:keepLines/>
        <w:numPr>
          <w:ilvl w:val="0"/>
          <w:numId w:val="14"/>
        </w:numPr>
        <w:spacing w:after="0" w:line="240" w:lineRule="auto"/>
        <w:rPr>
          <w:b/>
        </w:rPr>
      </w:pPr>
      <w:r>
        <w:rPr>
          <w:b/>
        </w:rPr>
        <w:t xml:space="preserve">Public </w:t>
      </w:r>
      <w:proofErr w:type="spellStart"/>
      <w:r>
        <w:t>MSBand</w:t>
      </w:r>
      <w:r w:rsidR="007B5345">
        <w:t>Distance</w:t>
      </w:r>
      <w:proofErr w:type="spellEnd"/>
      <w:r>
        <w:t>()</w:t>
      </w:r>
    </w:p>
    <w:p w:rsidR="00B342B8" w:rsidRPr="0052061F" w:rsidRDefault="00B342B8" w:rsidP="003C3B4F">
      <w:pPr>
        <w:pStyle w:val="ListParagraph"/>
        <w:keepNext/>
        <w:keepLines/>
        <w:numPr>
          <w:ilvl w:val="1"/>
          <w:numId w:val="14"/>
        </w:numPr>
        <w:spacing w:after="0" w:line="240" w:lineRule="auto"/>
        <w:rPr>
          <w:b/>
        </w:rPr>
      </w:pPr>
      <w:r>
        <w:t>Default constructor</w:t>
      </w:r>
    </w:p>
    <w:p w:rsidR="00B342B8" w:rsidRDefault="00B342B8" w:rsidP="003C3B4F">
      <w:pPr>
        <w:keepNext/>
        <w:keepLines/>
      </w:pPr>
    </w:p>
    <w:p w:rsidR="007B5345" w:rsidRDefault="007B5345" w:rsidP="003C3B4F">
      <w:pPr>
        <w:pStyle w:val="Heading4"/>
        <w:keepNext/>
        <w:keepLines/>
      </w:pPr>
      <w:proofErr w:type="spellStart"/>
      <w:r>
        <w:t>MSBandUV</w:t>
      </w:r>
      <w:proofErr w:type="spellEnd"/>
    </w:p>
    <w:p w:rsidR="007B5345" w:rsidRDefault="007B5345" w:rsidP="003C3B4F">
      <w:pPr>
        <w:keepNext/>
        <w:keepLines/>
      </w:pPr>
      <w:r w:rsidRPr="00F82B86">
        <w:t>T</w:t>
      </w:r>
      <w:r>
        <w:t>his</w:t>
      </w:r>
      <w:r w:rsidRPr="00F82B86">
        <w:t xml:space="preserve"> clas</w:t>
      </w:r>
      <w:r>
        <w:t xml:space="preserve">s describes the attributes and construction of </w:t>
      </w:r>
      <w:proofErr w:type="gramStart"/>
      <w:r>
        <w:t>a</w:t>
      </w:r>
      <w:proofErr w:type="gramEnd"/>
      <w:r>
        <w:t xml:space="preserve"> </w:t>
      </w:r>
      <w:proofErr w:type="spellStart"/>
      <w:r>
        <w:rPr>
          <w:b/>
        </w:rPr>
        <w:t>MSBandUV</w:t>
      </w:r>
      <w:proofErr w:type="spellEnd"/>
      <w:r>
        <w:rPr>
          <w:b/>
        </w:rPr>
        <w:t xml:space="preserve"> </w:t>
      </w:r>
      <w:r>
        <w:t xml:space="preserve">object.  </w:t>
      </w:r>
    </w:p>
    <w:p w:rsidR="007B5345" w:rsidRDefault="007B5345" w:rsidP="003C3B4F">
      <w:pPr>
        <w:keepNext/>
        <w:keepLines/>
        <w:spacing w:after="0" w:line="360" w:lineRule="auto"/>
        <w:rPr>
          <w:b/>
        </w:rPr>
      </w:pPr>
      <w:r>
        <w:rPr>
          <w:b/>
        </w:rPr>
        <w:t>&lt;&lt;Entity&gt;&gt;</w:t>
      </w:r>
    </w:p>
    <w:p w:rsidR="007B5345" w:rsidRDefault="007B5345" w:rsidP="003C3B4F">
      <w:pPr>
        <w:keepNext/>
        <w:keepLines/>
        <w:spacing w:after="0" w:line="240" w:lineRule="auto"/>
        <w:ind w:firstLine="720"/>
      </w:pPr>
      <w:r>
        <w:rPr>
          <w:b/>
        </w:rPr>
        <w:t>Attributes:</w:t>
      </w:r>
    </w:p>
    <w:p w:rsidR="007B5345" w:rsidRDefault="007B5345" w:rsidP="003C3B4F">
      <w:pPr>
        <w:pStyle w:val="ListParagraph"/>
        <w:keepNext/>
        <w:keepLines/>
        <w:spacing w:after="0" w:line="240" w:lineRule="auto"/>
        <w:ind w:left="2520"/>
      </w:pPr>
    </w:p>
    <w:p w:rsidR="007B5345" w:rsidRDefault="007B5345"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7B5345" w:rsidRDefault="007B5345" w:rsidP="003C3B4F">
      <w:pPr>
        <w:pStyle w:val="ListParagraph"/>
        <w:keepNext/>
        <w:keepLines/>
        <w:numPr>
          <w:ilvl w:val="1"/>
          <w:numId w:val="10"/>
        </w:numPr>
        <w:spacing w:after="0" w:line="240" w:lineRule="auto"/>
      </w:pPr>
      <w:r>
        <w:t>Unique id generated by the system for each Microsoft Band UV data record.</w:t>
      </w:r>
    </w:p>
    <w:p w:rsidR="007B5345" w:rsidRDefault="007B5345" w:rsidP="003C3B4F">
      <w:pPr>
        <w:pStyle w:val="ListParagraph"/>
        <w:keepNext/>
        <w:keepLines/>
        <w:spacing w:after="0" w:line="240" w:lineRule="auto"/>
        <w:ind w:left="2520"/>
      </w:pPr>
    </w:p>
    <w:p w:rsidR="007B5345" w:rsidRDefault="007B5345" w:rsidP="003C3B4F">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7B5345" w:rsidRDefault="007B5345" w:rsidP="003C3B4F">
      <w:pPr>
        <w:pStyle w:val="ListParagraph"/>
        <w:keepNext/>
        <w:keepLines/>
        <w:numPr>
          <w:ilvl w:val="1"/>
          <w:numId w:val="10"/>
        </w:numPr>
        <w:spacing w:after="0" w:line="240" w:lineRule="auto"/>
      </w:pPr>
      <w:r>
        <w:t>Date information for when the patient collected the data.</w:t>
      </w:r>
    </w:p>
    <w:p w:rsidR="007B5345" w:rsidRDefault="007B5345" w:rsidP="003C3B4F">
      <w:pPr>
        <w:keepNext/>
        <w:keepLines/>
        <w:spacing w:after="0" w:line="240" w:lineRule="auto"/>
      </w:pPr>
    </w:p>
    <w:p w:rsidR="007B5345" w:rsidRDefault="007B5345"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UVIndex</w:t>
      </w:r>
      <w:proofErr w:type="spellEnd"/>
    </w:p>
    <w:p w:rsidR="007B5345" w:rsidRDefault="007B5345" w:rsidP="003C3B4F">
      <w:pPr>
        <w:pStyle w:val="ListParagraph"/>
        <w:keepNext/>
        <w:keepLines/>
        <w:numPr>
          <w:ilvl w:val="1"/>
          <w:numId w:val="10"/>
        </w:numPr>
        <w:spacing w:after="0" w:line="240" w:lineRule="auto"/>
      </w:pPr>
      <w:r>
        <w:t xml:space="preserve">UV index measured by the device at the moment of </w:t>
      </w:r>
      <w:r w:rsidR="00CB3DCD">
        <w:t>e</w:t>
      </w:r>
      <w:r>
        <w:t>ach data sample</w:t>
      </w:r>
    </w:p>
    <w:p w:rsidR="007B5345" w:rsidRDefault="007B5345" w:rsidP="003C3B4F">
      <w:pPr>
        <w:keepNext/>
        <w:keepLines/>
        <w:spacing w:after="0" w:line="240" w:lineRule="auto"/>
      </w:pPr>
    </w:p>
    <w:p w:rsidR="007B5345" w:rsidRDefault="007B5345" w:rsidP="003C3B4F">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7B5345" w:rsidRDefault="007B5345" w:rsidP="003C3B4F">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7B5345" w:rsidRDefault="007B5345" w:rsidP="003C3B4F">
      <w:pPr>
        <w:pStyle w:val="ListParagraph"/>
        <w:keepNext/>
        <w:keepLines/>
        <w:spacing w:after="0" w:line="240" w:lineRule="auto"/>
        <w:ind w:left="2520"/>
      </w:pPr>
    </w:p>
    <w:p w:rsidR="007B5345" w:rsidRPr="00D6053C" w:rsidRDefault="007B5345" w:rsidP="003C3B4F">
      <w:pPr>
        <w:keepNext/>
        <w:keepLines/>
        <w:spacing w:after="0" w:line="240" w:lineRule="auto"/>
        <w:ind w:firstLine="720"/>
        <w:rPr>
          <w:b/>
        </w:rPr>
      </w:pPr>
      <w:r w:rsidRPr="00D6053C">
        <w:rPr>
          <w:b/>
        </w:rPr>
        <w:t>Operations:</w:t>
      </w:r>
    </w:p>
    <w:p w:rsidR="007B5345" w:rsidRDefault="007B5345" w:rsidP="003C3B4F">
      <w:pPr>
        <w:pStyle w:val="ListParagraph"/>
        <w:keepNext/>
        <w:keepLines/>
        <w:numPr>
          <w:ilvl w:val="0"/>
          <w:numId w:val="7"/>
        </w:numPr>
        <w:spacing w:after="0" w:line="240" w:lineRule="auto"/>
      </w:pPr>
      <w:r w:rsidRPr="00484ED5">
        <w:t>Sets and gets for all attributes.</w:t>
      </w:r>
    </w:p>
    <w:p w:rsidR="007B5345" w:rsidRDefault="007B5345" w:rsidP="003C3B4F">
      <w:pPr>
        <w:pStyle w:val="ListParagraph"/>
        <w:keepNext/>
        <w:keepLines/>
        <w:spacing w:after="0" w:line="240" w:lineRule="auto"/>
        <w:ind w:left="1800"/>
      </w:pPr>
    </w:p>
    <w:p w:rsidR="007B5345" w:rsidRDefault="007B5345" w:rsidP="003C3B4F">
      <w:pPr>
        <w:keepNext/>
        <w:keepLines/>
        <w:spacing w:after="0" w:line="240" w:lineRule="auto"/>
        <w:ind w:left="720"/>
        <w:rPr>
          <w:b/>
        </w:rPr>
      </w:pPr>
      <w:r>
        <w:rPr>
          <w:b/>
        </w:rPr>
        <w:t>Constructors:</w:t>
      </w:r>
    </w:p>
    <w:p w:rsidR="007B5345" w:rsidRDefault="007B5345" w:rsidP="003C3B4F">
      <w:pPr>
        <w:pStyle w:val="ListParagraph"/>
        <w:keepNext/>
        <w:keepLines/>
        <w:numPr>
          <w:ilvl w:val="0"/>
          <w:numId w:val="14"/>
        </w:numPr>
        <w:spacing w:after="0" w:line="240" w:lineRule="auto"/>
        <w:rPr>
          <w:b/>
        </w:rPr>
      </w:pPr>
      <w:r>
        <w:rPr>
          <w:b/>
        </w:rPr>
        <w:t xml:space="preserve">Public </w:t>
      </w:r>
      <w:proofErr w:type="spellStart"/>
      <w:r>
        <w:t>MSBandUV</w:t>
      </w:r>
      <w:proofErr w:type="spellEnd"/>
      <w:r>
        <w:t>()</w:t>
      </w:r>
    </w:p>
    <w:p w:rsidR="007B5345" w:rsidRPr="0052061F" w:rsidRDefault="007B5345" w:rsidP="003C3B4F">
      <w:pPr>
        <w:pStyle w:val="ListParagraph"/>
        <w:keepNext/>
        <w:keepLines/>
        <w:numPr>
          <w:ilvl w:val="1"/>
          <w:numId w:val="14"/>
        </w:numPr>
        <w:spacing w:after="0" w:line="240" w:lineRule="auto"/>
        <w:rPr>
          <w:b/>
        </w:rPr>
      </w:pPr>
      <w:r>
        <w:t>Default constructor</w:t>
      </w:r>
    </w:p>
    <w:p w:rsidR="007B5345" w:rsidRDefault="007B5345" w:rsidP="003C3B4F">
      <w:pPr>
        <w:keepNext/>
        <w:keepLines/>
      </w:pPr>
    </w:p>
    <w:p w:rsidR="007B5345" w:rsidRDefault="007B5345" w:rsidP="003C3B4F">
      <w:pPr>
        <w:pStyle w:val="Heading4"/>
        <w:keepNext/>
        <w:keepLines/>
      </w:pPr>
      <w:proofErr w:type="spellStart"/>
      <w:r>
        <w:t>MSBand</w:t>
      </w:r>
      <w:r w:rsidR="00A132B0">
        <w:t>Temperature</w:t>
      </w:r>
      <w:proofErr w:type="spellEnd"/>
    </w:p>
    <w:p w:rsidR="007B5345" w:rsidRDefault="007B5345" w:rsidP="003C3B4F">
      <w:pPr>
        <w:keepNext/>
        <w:keepLines/>
      </w:pPr>
      <w:r w:rsidRPr="00F82B86">
        <w:t>T</w:t>
      </w:r>
      <w:r>
        <w:t>his</w:t>
      </w:r>
      <w:r w:rsidRPr="00F82B86">
        <w:t xml:space="preserve"> clas</w:t>
      </w:r>
      <w:r>
        <w:t xml:space="preserve">s describes the attributes and construction of </w:t>
      </w:r>
      <w:proofErr w:type="gramStart"/>
      <w:r>
        <w:t>a</w:t>
      </w:r>
      <w:proofErr w:type="gramEnd"/>
      <w:r>
        <w:t xml:space="preserve"> </w:t>
      </w:r>
      <w:proofErr w:type="spellStart"/>
      <w:r>
        <w:rPr>
          <w:b/>
        </w:rPr>
        <w:t>MSBandTemperature</w:t>
      </w:r>
      <w:proofErr w:type="spellEnd"/>
      <w:r>
        <w:rPr>
          <w:b/>
        </w:rPr>
        <w:t xml:space="preserve"> </w:t>
      </w:r>
      <w:r>
        <w:t xml:space="preserve">object.  </w:t>
      </w:r>
    </w:p>
    <w:p w:rsidR="007B5345" w:rsidRDefault="007B5345" w:rsidP="003C3B4F">
      <w:pPr>
        <w:keepNext/>
        <w:keepLines/>
        <w:spacing w:after="0" w:line="360" w:lineRule="auto"/>
        <w:rPr>
          <w:b/>
        </w:rPr>
      </w:pPr>
      <w:r>
        <w:rPr>
          <w:b/>
        </w:rPr>
        <w:t>&lt;&lt;Entity&gt;&gt;</w:t>
      </w:r>
    </w:p>
    <w:p w:rsidR="007B5345" w:rsidRDefault="007B5345" w:rsidP="003C3B4F">
      <w:pPr>
        <w:keepNext/>
        <w:keepLines/>
        <w:spacing w:after="0" w:line="240" w:lineRule="auto"/>
        <w:ind w:firstLine="720"/>
      </w:pPr>
      <w:r>
        <w:rPr>
          <w:b/>
        </w:rPr>
        <w:t>Attributes:</w:t>
      </w:r>
    </w:p>
    <w:p w:rsidR="007B5345" w:rsidRDefault="007B5345" w:rsidP="003C3B4F">
      <w:pPr>
        <w:pStyle w:val="ListParagraph"/>
        <w:keepNext/>
        <w:keepLines/>
        <w:spacing w:after="0" w:line="240" w:lineRule="auto"/>
        <w:ind w:left="2520"/>
      </w:pPr>
    </w:p>
    <w:p w:rsidR="007B5345" w:rsidRDefault="007B5345"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7B5345" w:rsidRDefault="007B5345" w:rsidP="003C3B4F">
      <w:pPr>
        <w:pStyle w:val="ListParagraph"/>
        <w:keepNext/>
        <w:keepLines/>
        <w:numPr>
          <w:ilvl w:val="1"/>
          <w:numId w:val="10"/>
        </w:numPr>
        <w:spacing w:after="0" w:line="240" w:lineRule="auto"/>
      </w:pPr>
      <w:r>
        <w:t>Unique id generated by the system for each Microsoft Band Calorie data record.</w:t>
      </w:r>
    </w:p>
    <w:p w:rsidR="007B5345" w:rsidRDefault="007B5345" w:rsidP="003C3B4F">
      <w:pPr>
        <w:pStyle w:val="ListParagraph"/>
        <w:keepNext/>
        <w:keepLines/>
        <w:spacing w:after="0" w:line="240" w:lineRule="auto"/>
        <w:ind w:left="2520"/>
      </w:pPr>
    </w:p>
    <w:p w:rsidR="007B5345" w:rsidRDefault="007B5345" w:rsidP="003C3B4F">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7B5345" w:rsidRDefault="007B5345" w:rsidP="003C3B4F">
      <w:pPr>
        <w:pStyle w:val="ListParagraph"/>
        <w:keepNext/>
        <w:keepLines/>
        <w:numPr>
          <w:ilvl w:val="1"/>
          <w:numId w:val="10"/>
        </w:numPr>
        <w:spacing w:after="0" w:line="240" w:lineRule="auto"/>
      </w:pPr>
      <w:r>
        <w:t>Date information for when the patient collected the data.</w:t>
      </w:r>
    </w:p>
    <w:p w:rsidR="007B5345" w:rsidRDefault="007B5345" w:rsidP="003C3B4F">
      <w:pPr>
        <w:keepNext/>
        <w:keepLines/>
        <w:spacing w:after="0" w:line="240" w:lineRule="auto"/>
      </w:pPr>
    </w:p>
    <w:p w:rsidR="007B5345" w:rsidRDefault="007B5345"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Temperature</w:t>
      </w:r>
    </w:p>
    <w:p w:rsidR="007B5345" w:rsidRDefault="007B5345" w:rsidP="003C3B4F">
      <w:pPr>
        <w:pStyle w:val="ListParagraph"/>
        <w:keepNext/>
        <w:keepLines/>
        <w:numPr>
          <w:ilvl w:val="1"/>
          <w:numId w:val="10"/>
        </w:numPr>
        <w:spacing w:after="0" w:line="240" w:lineRule="auto"/>
      </w:pPr>
      <w:r>
        <w:t>Outside temperature</w:t>
      </w:r>
      <w:r w:rsidR="00A132B0">
        <w:t xml:space="preserve"> (Celsius) measured by the device</w:t>
      </w:r>
      <w:r>
        <w:t xml:space="preserve"> at the moment of each data sample</w:t>
      </w:r>
    </w:p>
    <w:p w:rsidR="007B5345" w:rsidRDefault="007B5345" w:rsidP="003C3B4F">
      <w:pPr>
        <w:keepNext/>
        <w:keepLines/>
        <w:spacing w:after="0" w:line="240" w:lineRule="auto"/>
      </w:pPr>
    </w:p>
    <w:p w:rsidR="007B5345" w:rsidRDefault="007B5345" w:rsidP="003C3B4F">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7B5345" w:rsidRDefault="007B5345" w:rsidP="003C3B4F">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7B5345" w:rsidRDefault="007B5345" w:rsidP="003C3B4F">
      <w:pPr>
        <w:pStyle w:val="ListParagraph"/>
        <w:keepNext/>
        <w:keepLines/>
        <w:spacing w:after="0" w:line="240" w:lineRule="auto"/>
        <w:ind w:left="2520"/>
      </w:pPr>
    </w:p>
    <w:p w:rsidR="007B5345" w:rsidRPr="00D6053C" w:rsidRDefault="007B5345" w:rsidP="003C3B4F">
      <w:pPr>
        <w:keepNext/>
        <w:keepLines/>
        <w:spacing w:after="0" w:line="240" w:lineRule="auto"/>
        <w:ind w:firstLine="720"/>
        <w:rPr>
          <w:b/>
        </w:rPr>
      </w:pPr>
      <w:r w:rsidRPr="00D6053C">
        <w:rPr>
          <w:b/>
        </w:rPr>
        <w:t>Operations:</w:t>
      </w:r>
    </w:p>
    <w:p w:rsidR="007B5345" w:rsidRDefault="007B5345" w:rsidP="003C3B4F">
      <w:pPr>
        <w:pStyle w:val="ListParagraph"/>
        <w:keepNext/>
        <w:keepLines/>
        <w:numPr>
          <w:ilvl w:val="0"/>
          <w:numId w:val="7"/>
        </w:numPr>
        <w:spacing w:after="0" w:line="240" w:lineRule="auto"/>
      </w:pPr>
      <w:r w:rsidRPr="00484ED5">
        <w:t>Sets and gets for all attributes.</w:t>
      </w:r>
    </w:p>
    <w:p w:rsidR="007B5345" w:rsidRDefault="007B5345" w:rsidP="003C3B4F">
      <w:pPr>
        <w:pStyle w:val="ListParagraph"/>
        <w:keepNext/>
        <w:keepLines/>
        <w:spacing w:after="0" w:line="240" w:lineRule="auto"/>
        <w:ind w:left="1800"/>
      </w:pPr>
    </w:p>
    <w:p w:rsidR="007B5345" w:rsidRDefault="007B5345" w:rsidP="003C3B4F">
      <w:pPr>
        <w:keepNext/>
        <w:keepLines/>
        <w:spacing w:after="0" w:line="240" w:lineRule="auto"/>
        <w:ind w:left="720"/>
        <w:rPr>
          <w:b/>
        </w:rPr>
      </w:pPr>
      <w:r>
        <w:rPr>
          <w:b/>
        </w:rPr>
        <w:t>Constructors:</w:t>
      </w:r>
    </w:p>
    <w:p w:rsidR="007B5345" w:rsidRDefault="007B5345" w:rsidP="003C3B4F">
      <w:pPr>
        <w:pStyle w:val="ListParagraph"/>
        <w:keepNext/>
        <w:keepLines/>
        <w:numPr>
          <w:ilvl w:val="0"/>
          <w:numId w:val="14"/>
        </w:numPr>
        <w:spacing w:after="0" w:line="240" w:lineRule="auto"/>
        <w:rPr>
          <w:b/>
        </w:rPr>
      </w:pPr>
      <w:r>
        <w:rPr>
          <w:b/>
        </w:rPr>
        <w:t xml:space="preserve">Public </w:t>
      </w:r>
      <w:proofErr w:type="spellStart"/>
      <w:r>
        <w:t>MSBandTemperature</w:t>
      </w:r>
      <w:proofErr w:type="spellEnd"/>
      <w:r>
        <w:t>()</w:t>
      </w:r>
    </w:p>
    <w:p w:rsidR="007B5345" w:rsidRPr="0052061F" w:rsidRDefault="007B5345" w:rsidP="003C3B4F">
      <w:pPr>
        <w:pStyle w:val="ListParagraph"/>
        <w:keepNext/>
        <w:keepLines/>
        <w:numPr>
          <w:ilvl w:val="1"/>
          <w:numId w:val="14"/>
        </w:numPr>
        <w:spacing w:after="0" w:line="240" w:lineRule="auto"/>
        <w:rPr>
          <w:b/>
        </w:rPr>
      </w:pPr>
      <w:r>
        <w:t>Default constructor</w:t>
      </w:r>
    </w:p>
    <w:p w:rsidR="007B5345" w:rsidRDefault="007B5345" w:rsidP="003C3B4F">
      <w:pPr>
        <w:keepNext/>
        <w:keepLines/>
      </w:pPr>
    </w:p>
    <w:p w:rsidR="00CB3DCD" w:rsidRDefault="00CB3DCD" w:rsidP="003C3B4F">
      <w:pPr>
        <w:pStyle w:val="Heading4"/>
        <w:keepNext/>
        <w:keepLines/>
      </w:pPr>
      <w:proofErr w:type="spellStart"/>
      <w:r>
        <w:t>BasisPeakSummaryData</w:t>
      </w:r>
      <w:proofErr w:type="spellEnd"/>
    </w:p>
    <w:p w:rsidR="00CB3DCD" w:rsidRDefault="00CB3DCD" w:rsidP="003C3B4F">
      <w:pPr>
        <w:keepNext/>
        <w:keepLines/>
      </w:pPr>
      <w:r w:rsidRPr="00F82B86">
        <w:t>T</w:t>
      </w:r>
      <w:r>
        <w:t>his</w:t>
      </w:r>
      <w:r w:rsidRPr="00F82B86">
        <w:t xml:space="preserve"> clas</w:t>
      </w:r>
      <w:r>
        <w:t xml:space="preserve">s describes the attributes and construction of a </w:t>
      </w:r>
      <w:proofErr w:type="spellStart"/>
      <w:r>
        <w:rPr>
          <w:b/>
        </w:rPr>
        <w:t>BasisPeakSummaryData</w:t>
      </w:r>
      <w:proofErr w:type="spellEnd"/>
      <w:r>
        <w:rPr>
          <w:b/>
        </w:rPr>
        <w:t xml:space="preserve"> </w:t>
      </w:r>
      <w:r>
        <w:t xml:space="preserve">object.  </w:t>
      </w:r>
    </w:p>
    <w:p w:rsidR="00CB3DCD" w:rsidRDefault="00CB3DCD" w:rsidP="003C3B4F">
      <w:pPr>
        <w:keepNext/>
        <w:keepLines/>
        <w:spacing w:after="0" w:line="360" w:lineRule="auto"/>
        <w:rPr>
          <w:b/>
        </w:rPr>
      </w:pPr>
      <w:r>
        <w:rPr>
          <w:b/>
        </w:rPr>
        <w:t>&lt;&lt;Entity&gt;&gt;</w:t>
      </w:r>
    </w:p>
    <w:p w:rsidR="00CB3DCD" w:rsidRDefault="00CB3DCD" w:rsidP="003C3B4F">
      <w:pPr>
        <w:keepNext/>
        <w:keepLines/>
        <w:spacing w:after="0" w:line="240" w:lineRule="auto"/>
        <w:ind w:firstLine="720"/>
      </w:pPr>
      <w:r>
        <w:rPr>
          <w:b/>
        </w:rPr>
        <w:t>Attributes:</w:t>
      </w:r>
    </w:p>
    <w:p w:rsidR="00CB3DCD" w:rsidRDefault="00CB3DCD" w:rsidP="003C3B4F">
      <w:pPr>
        <w:pStyle w:val="ListParagraph"/>
        <w:keepNext/>
        <w:keepLines/>
        <w:spacing w:after="0" w:line="240" w:lineRule="auto"/>
        <w:ind w:left="2520"/>
      </w:pPr>
    </w:p>
    <w:p w:rsidR="00CB3DCD" w:rsidRDefault="00CB3DCD"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CB3DCD" w:rsidRDefault="00CB3DCD" w:rsidP="003C3B4F">
      <w:pPr>
        <w:pStyle w:val="ListParagraph"/>
        <w:keepNext/>
        <w:keepLines/>
        <w:numPr>
          <w:ilvl w:val="1"/>
          <w:numId w:val="10"/>
        </w:numPr>
        <w:spacing w:after="0" w:line="240" w:lineRule="auto"/>
      </w:pPr>
      <w:r>
        <w:t xml:space="preserve">Unique id generated by the system for each </w:t>
      </w:r>
      <w:proofErr w:type="spellStart"/>
      <w:r>
        <w:t>BasicPeak</w:t>
      </w:r>
      <w:proofErr w:type="spellEnd"/>
      <w:r>
        <w:t xml:space="preserve"> Summary data record.</w:t>
      </w:r>
    </w:p>
    <w:p w:rsidR="00CB3DCD" w:rsidRDefault="00CB3DCD" w:rsidP="003C3B4F">
      <w:pPr>
        <w:pStyle w:val="ListParagraph"/>
        <w:keepNext/>
        <w:keepLines/>
        <w:spacing w:after="0" w:line="240" w:lineRule="auto"/>
        <w:ind w:left="2520"/>
      </w:pPr>
    </w:p>
    <w:p w:rsidR="00CB3DCD" w:rsidRDefault="00CB3DCD" w:rsidP="003C3B4F">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CB3DCD" w:rsidRDefault="00CB3DCD" w:rsidP="003C3B4F">
      <w:pPr>
        <w:pStyle w:val="ListParagraph"/>
        <w:keepNext/>
        <w:keepLines/>
        <w:numPr>
          <w:ilvl w:val="1"/>
          <w:numId w:val="10"/>
        </w:numPr>
        <w:spacing w:after="0" w:line="240" w:lineRule="auto"/>
      </w:pPr>
      <w:r>
        <w:t>Date information for when the patient collected the data.</w:t>
      </w:r>
    </w:p>
    <w:p w:rsidR="00CB3DCD" w:rsidRDefault="00CB3DCD" w:rsidP="003C3B4F">
      <w:pPr>
        <w:keepNext/>
        <w:keepLines/>
        <w:spacing w:after="0" w:line="240" w:lineRule="auto"/>
      </w:pPr>
    </w:p>
    <w:p w:rsidR="00CB3DCD" w:rsidRDefault="00CB3DCD" w:rsidP="003C3B4F">
      <w:pPr>
        <w:pStyle w:val="ListParagraph"/>
        <w:keepNext/>
        <w:keepLines/>
        <w:numPr>
          <w:ilvl w:val="0"/>
          <w:numId w:val="10"/>
        </w:numPr>
        <w:spacing w:after="0" w:line="240" w:lineRule="auto"/>
      </w:pPr>
      <w:r>
        <w:rPr>
          <w:b/>
        </w:rPr>
        <w:t xml:space="preserve">Public float </w:t>
      </w:r>
      <w:r>
        <w:t>Calories</w:t>
      </w:r>
    </w:p>
    <w:p w:rsidR="00CB3DCD" w:rsidRDefault="00CB3DCD" w:rsidP="003C3B4F">
      <w:pPr>
        <w:pStyle w:val="ListParagraph"/>
        <w:keepNext/>
        <w:keepLines/>
        <w:numPr>
          <w:ilvl w:val="1"/>
          <w:numId w:val="10"/>
        </w:numPr>
        <w:spacing w:after="0" w:line="240" w:lineRule="auto"/>
      </w:pPr>
      <w:r>
        <w:t>Total calories burned at the moment of each data sample</w:t>
      </w:r>
    </w:p>
    <w:p w:rsidR="00CB3DCD" w:rsidRDefault="00CB3DCD" w:rsidP="003C3B4F">
      <w:pPr>
        <w:keepNext/>
        <w:keepLines/>
        <w:spacing w:after="0" w:line="240" w:lineRule="auto"/>
      </w:pPr>
    </w:p>
    <w:p w:rsidR="00CB3DCD" w:rsidRDefault="00CB3DCD" w:rsidP="003C3B4F">
      <w:pPr>
        <w:pStyle w:val="ListParagraph"/>
        <w:keepNext/>
        <w:keepLines/>
        <w:numPr>
          <w:ilvl w:val="0"/>
          <w:numId w:val="10"/>
        </w:numPr>
        <w:spacing w:after="0" w:line="240" w:lineRule="auto"/>
      </w:pPr>
      <w:r>
        <w:rPr>
          <w:b/>
        </w:rPr>
        <w:t xml:space="preserve">Public float </w:t>
      </w:r>
      <w:r>
        <w:t>GSR</w:t>
      </w:r>
    </w:p>
    <w:p w:rsidR="00CB3DCD" w:rsidRDefault="00CB3DCD" w:rsidP="003C3B4F">
      <w:pPr>
        <w:pStyle w:val="ListParagraph"/>
        <w:keepNext/>
        <w:keepLines/>
        <w:numPr>
          <w:ilvl w:val="1"/>
          <w:numId w:val="10"/>
        </w:numPr>
        <w:spacing w:after="0" w:line="240" w:lineRule="auto"/>
      </w:pPr>
      <w:r>
        <w:t>GSR data at the moment of each data sample.</w:t>
      </w:r>
    </w:p>
    <w:p w:rsidR="00CB3DCD" w:rsidRDefault="00CB3DCD" w:rsidP="003C3B4F">
      <w:pPr>
        <w:pStyle w:val="ListParagraph"/>
        <w:keepNext/>
        <w:keepLines/>
        <w:spacing w:after="0" w:line="240" w:lineRule="auto"/>
        <w:ind w:left="2520"/>
      </w:pPr>
    </w:p>
    <w:p w:rsidR="00CB3DCD" w:rsidRDefault="00CB3DCD"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HeartRate</w:t>
      </w:r>
      <w:proofErr w:type="spellEnd"/>
    </w:p>
    <w:p w:rsidR="00CB3DCD" w:rsidRDefault="00CB3DCD" w:rsidP="003C3B4F">
      <w:pPr>
        <w:pStyle w:val="ListParagraph"/>
        <w:keepNext/>
        <w:keepLines/>
        <w:numPr>
          <w:ilvl w:val="1"/>
          <w:numId w:val="10"/>
        </w:numPr>
        <w:spacing w:after="0" w:line="240" w:lineRule="auto"/>
      </w:pPr>
      <w:r>
        <w:t>Heart rate at the moment of each data sample.</w:t>
      </w:r>
    </w:p>
    <w:p w:rsidR="00CB3DCD" w:rsidRDefault="00CB3DCD" w:rsidP="003C3B4F">
      <w:pPr>
        <w:keepNext/>
        <w:keepLines/>
        <w:spacing w:after="0" w:line="240" w:lineRule="auto"/>
      </w:pPr>
    </w:p>
    <w:p w:rsidR="002756E8" w:rsidRDefault="002756E8" w:rsidP="003C3B4F">
      <w:pPr>
        <w:pStyle w:val="ListParagraph"/>
        <w:keepNext/>
        <w:keepLines/>
        <w:numPr>
          <w:ilvl w:val="0"/>
          <w:numId w:val="10"/>
        </w:numPr>
        <w:spacing w:after="0" w:line="240" w:lineRule="auto"/>
      </w:pPr>
      <w:r>
        <w:rPr>
          <w:b/>
        </w:rPr>
        <w:t xml:space="preserve">Public float </w:t>
      </w:r>
      <w:proofErr w:type="spellStart"/>
      <w:r>
        <w:t>SkinTemp</w:t>
      </w:r>
      <w:proofErr w:type="spellEnd"/>
    </w:p>
    <w:p w:rsidR="002756E8" w:rsidRDefault="002756E8" w:rsidP="003C3B4F">
      <w:pPr>
        <w:pStyle w:val="ListParagraph"/>
        <w:keepNext/>
        <w:keepLines/>
        <w:numPr>
          <w:ilvl w:val="1"/>
          <w:numId w:val="10"/>
        </w:numPr>
        <w:spacing w:after="0" w:line="240" w:lineRule="auto"/>
      </w:pPr>
      <w:r>
        <w:t>Patient skin temperature at the moment of each data sample.</w:t>
      </w:r>
    </w:p>
    <w:p w:rsidR="002756E8" w:rsidRDefault="002756E8" w:rsidP="003C3B4F">
      <w:pPr>
        <w:keepNext/>
        <w:keepLines/>
        <w:spacing w:after="0" w:line="240" w:lineRule="auto"/>
      </w:pPr>
    </w:p>
    <w:p w:rsidR="002756E8" w:rsidRDefault="002756E8"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Steps</w:t>
      </w:r>
    </w:p>
    <w:p w:rsidR="002756E8" w:rsidRDefault="002756E8" w:rsidP="003C3B4F">
      <w:pPr>
        <w:pStyle w:val="ListParagraph"/>
        <w:keepNext/>
        <w:keepLines/>
        <w:numPr>
          <w:ilvl w:val="1"/>
          <w:numId w:val="10"/>
        </w:numPr>
        <w:spacing w:after="0" w:line="240" w:lineRule="auto"/>
      </w:pPr>
      <w:r>
        <w:t>Number of steps the patient has taken at the moment of each data sample.</w:t>
      </w:r>
    </w:p>
    <w:p w:rsidR="002756E8" w:rsidRDefault="002756E8" w:rsidP="003C3B4F">
      <w:pPr>
        <w:keepNext/>
        <w:keepLines/>
        <w:spacing w:after="0" w:line="240" w:lineRule="auto"/>
      </w:pPr>
    </w:p>
    <w:p w:rsidR="00CB3DCD" w:rsidRDefault="00CB3DCD" w:rsidP="003C3B4F">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CB3DCD" w:rsidRDefault="00CB3DCD" w:rsidP="003C3B4F">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CB3DCD" w:rsidRDefault="00CB3DCD" w:rsidP="003C3B4F">
      <w:pPr>
        <w:pStyle w:val="ListParagraph"/>
        <w:keepNext/>
        <w:keepLines/>
        <w:spacing w:after="0" w:line="240" w:lineRule="auto"/>
        <w:ind w:left="2520"/>
      </w:pPr>
    </w:p>
    <w:p w:rsidR="00CB3DCD" w:rsidRPr="00D6053C" w:rsidRDefault="00CB3DCD" w:rsidP="003C3B4F">
      <w:pPr>
        <w:keepNext/>
        <w:keepLines/>
        <w:spacing w:after="0" w:line="240" w:lineRule="auto"/>
        <w:ind w:firstLine="720"/>
        <w:rPr>
          <w:b/>
        </w:rPr>
      </w:pPr>
      <w:r w:rsidRPr="00D6053C">
        <w:rPr>
          <w:b/>
        </w:rPr>
        <w:t>Operations:</w:t>
      </w:r>
    </w:p>
    <w:p w:rsidR="00CB3DCD" w:rsidRDefault="00CB3DCD" w:rsidP="003C3B4F">
      <w:pPr>
        <w:pStyle w:val="ListParagraph"/>
        <w:keepNext/>
        <w:keepLines/>
        <w:numPr>
          <w:ilvl w:val="0"/>
          <w:numId w:val="7"/>
        </w:numPr>
        <w:spacing w:after="0" w:line="240" w:lineRule="auto"/>
      </w:pPr>
      <w:r w:rsidRPr="00484ED5">
        <w:t>Sets and gets for all attributes.</w:t>
      </w:r>
    </w:p>
    <w:p w:rsidR="00CB3DCD" w:rsidRDefault="00CB3DCD" w:rsidP="003C3B4F">
      <w:pPr>
        <w:pStyle w:val="ListParagraph"/>
        <w:keepNext/>
        <w:keepLines/>
        <w:spacing w:after="0" w:line="240" w:lineRule="auto"/>
        <w:ind w:left="1800"/>
      </w:pPr>
    </w:p>
    <w:p w:rsidR="00CB3DCD" w:rsidRDefault="00CB3DCD" w:rsidP="003C3B4F">
      <w:pPr>
        <w:keepNext/>
        <w:keepLines/>
        <w:spacing w:after="0" w:line="240" w:lineRule="auto"/>
        <w:ind w:left="720"/>
        <w:rPr>
          <w:b/>
        </w:rPr>
      </w:pPr>
      <w:r>
        <w:rPr>
          <w:b/>
        </w:rPr>
        <w:t>Constructors:</w:t>
      </w:r>
    </w:p>
    <w:p w:rsidR="00CB3DCD" w:rsidRDefault="00CB3DCD" w:rsidP="003C3B4F">
      <w:pPr>
        <w:pStyle w:val="ListParagraph"/>
        <w:keepNext/>
        <w:keepLines/>
        <w:numPr>
          <w:ilvl w:val="0"/>
          <w:numId w:val="14"/>
        </w:numPr>
        <w:spacing w:after="0" w:line="240" w:lineRule="auto"/>
        <w:rPr>
          <w:b/>
        </w:rPr>
      </w:pPr>
      <w:r>
        <w:rPr>
          <w:b/>
        </w:rPr>
        <w:t xml:space="preserve">Public </w:t>
      </w:r>
      <w:proofErr w:type="spellStart"/>
      <w:r>
        <w:t>MSBandCalories</w:t>
      </w:r>
      <w:proofErr w:type="spellEnd"/>
      <w:r>
        <w:t>()</w:t>
      </w:r>
    </w:p>
    <w:p w:rsidR="00CB3DCD" w:rsidRPr="0052061F" w:rsidRDefault="00CB3DCD" w:rsidP="003C3B4F">
      <w:pPr>
        <w:pStyle w:val="ListParagraph"/>
        <w:keepNext/>
        <w:keepLines/>
        <w:numPr>
          <w:ilvl w:val="1"/>
          <w:numId w:val="14"/>
        </w:numPr>
        <w:spacing w:after="0" w:line="240" w:lineRule="auto"/>
        <w:rPr>
          <w:b/>
        </w:rPr>
      </w:pPr>
      <w:r>
        <w:t>Default constructor</w:t>
      </w:r>
    </w:p>
    <w:p w:rsidR="00CB3DCD" w:rsidRDefault="00CB3DCD" w:rsidP="003C3B4F">
      <w:pPr>
        <w:keepNext/>
        <w:keepLines/>
      </w:pPr>
    </w:p>
    <w:p w:rsidR="003C4B11" w:rsidRDefault="003C4B11" w:rsidP="003C3B4F">
      <w:pPr>
        <w:pStyle w:val="Heading4"/>
        <w:keepNext/>
        <w:keepLines/>
      </w:pPr>
      <w:proofErr w:type="spellStart"/>
      <w:r>
        <w:t>ZephyrAccelerometer</w:t>
      </w:r>
      <w:proofErr w:type="spellEnd"/>
    </w:p>
    <w:p w:rsidR="003C4B11" w:rsidRDefault="003C4B11" w:rsidP="003C3B4F">
      <w:pPr>
        <w:keepNext/>
        <w:keepLines/>
      </w:pPr>
      <w:r w:rsidRPr="00F82B86">
        <w:t>T</w:t>
      </w:r>
      <w:r>
        <w:t>his</w:t>
      </w:r>
      <w:r w:rsidRPr="00F82B86">
        <w:t xml:space="preserve"> clas</w:t>
      </w:r>
      <w:r>
        <w:t xml:space="preserve">s describes the attributes and construction of a </w:t>
      </w:r>
      <w:proofErr w:type="spellStart"/>
      <w:r>
        <w:rPr>
          <w:b/>
        </w:rPr>
        <w:t>ZephyrAccelerometer</w:t>
      </w:r>
      <w:proofErr w:type="spellEnd"/>
      <w:r>
        <w:rPr>
          <w:b/>
        </w:rPr>
        <w:t xml:space="preserve"> </w:t>
      </w:r>
      <w:r>
        <w:t xml:space="preserve">object.  </w:t>
      </w:r>
    </w:p>
    <w:p w:rsidR="003C4B11" w:rsidRDefault="003C4B11" w:rsidP="003C3B4F">
      <w:pPr>
        <w:keepNext/>
        <w:keepLines/>
        <w:spacing w:after="0" w:line="360" w:lineRule="auto"/>
        <w:rPr>
          <w:b/>
        </w:rPr>
      </w:pPr>
      <w:r>
        <w:rPr>
          <w:b/>
        </w:rPr>
        <w:t>&lt;&lt;Entity&gt;&gt;</w:t>
      </w:r>
    </w:p>
    <w:p w:rsidR="003C4B11" w:rsidRDefault="003C4B11" w:rsidP="003C3B4F">
      <w:pPr>
        <w:keepNext/>
        <w:keepLines/>
        <w:spacing w:after="0" w:line="240" w:lineRule="auto"/>
        <w:ind w:firstLine="720"/>
      </w:pPr>
      <w:r>
        <w:rPr>
          <w:b/>
        </w:rPr>
        <w:t>Attributes:</w:t>
      </w:r>
    </w:p>
    <w:p w:rsidR="003C4B11" w:rsidRDefault="003C4B11" w:rsidP="003C3B4F">
      <w:pPr>
        <w:pStyle w:val="ListParagraph"/>
        <w:keepNext/>
        <w:keepLines/>
        <w:spacing w:after="0" w:line="240" w:lineRule="auto"/>
        <w:ind w:left="2520"/>
      </w:pPr>
    </w:p>
    <w:p w:rsidR="003C4B11" w:rsidRDefault="003C4B11"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3C4B11" w:rsidRDefault="003C4B11" w:rsidP="003C3B4F">
      <w:pPr>
        <w:pStyle w:val="ListParagraph"/>
        <w:keepNext/>
        <w:keepLines/>
        <w:numPr>
          <w:ilvl w:val="1"/>
          <w:numId w:val="10"/>
        </w:numPr>
        <w:spacing w:after="0" w:line="240" w:lineRule="auto"/>
      </w:pPr>
      <w:r>
        <w:t>Unique id generated by the system for each Zephyr Accelerometer data record.</w:t>
      </w:r>
    </w:p>
    <w:p w:rsidR="003C4B11" w:rsidRDefault="003C4B11" w:rsidP="003C3B4F">
      <w:pPr>
        <w:pStyle w:val="ListParagraph"/>
        <w:keepNext/>
        <w:keepLines/>
        <w:spacing w:after="0" w:line="240" w:lineRule="auto"/>
        <w:ind w:left="2520"/>
      </w:pPr>
    </w:p>
    <w:p w:rsidR="003C4B11" w:rsidRDefault="003C4B11" w:rsidP="003C3B4F">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Time</w:t>
      </w:r>
    </w:p>
    <w:p w:rsidR="003C4B11" w:rsidRDefault="003C4B11" w:rsidP="003C3B4F">
      <w:pPr>
        <w:pStyle w:val="ListParagraph"/>
        <w:keepNext/>
        <w:keepLines/>
        <w:numPr>
          <w:ilvl w:val="1"/>
          <w:numId w:val="10"/>
        </w:numPr>
        <w:spacing w:after="0" w:line="240" w:lineRule="auto"/>
      </w:pPr>
      <w:r>
        <w:t>Date information for when the patient collected the data.</w:t>
      </w:r>
    </w:p>
    <w:p w:rsidR="003C4B11" w:rsidRDefault="003C4B11" w:rsidP="003C3B4F">
      <w:pPr>
        <w:keepNext/>
        <w:keepLines/>
        <w:spacing w:after="0" w:line="240" w:lineRule="auto"/>
      </w:pPr>
    </w:p>
    <w:p w:rsidR="003C4B11" w:rsidRDefault="003C4B11"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Vertical</w:t>
      </w:r>
    </w:p>
    <w:p w:rsidR="003C4B11" w:rsidRDefault="003C4B11" w:rsidP="003C3B4F">
      <w:pPr>
        <w:pStyle w:val="ListParagraph"/>
        <w:keepNext/>
        <w:keepLines/>
        <w:numPr>
          <w:ilvl w:val="1"/>
          <w:numId w:val="10"/>
        </w:numPr>
        <w:spacing w:after="0" w:line="240" w:lineRule="auto"/>
      </w:pPr>
      <w:r>
        <w:t>Vertical axis data from the device accelerometer</w:t>
      </w:r>
    </w:p>
    <w:p w:rsidR="003C4B11" w:rsidRDefault="003C4B11" w:rsidP="003C3B4F">
      <w:pPr>
        <w:keepNext/>
        <w:keepLines/>
        <w:spacing w:after="0" w:line="240" w:lineRule="auto"/>
      </w:pPr>
    </w:p>
    <w:p w:rsidR="003C4B11" w:rsidRDefault="003C4B11"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Lateral</w:t>
      </w:r>
    </w:p>
    <w:p w:rsidR="003C4B11" w:rsidRDefault="003C4B11" w:rsidP="003C3B4F">
      <w:pPr>
        <w:pStyle w:val="ListParagraph"/>
        <w:keepNext/>
        <w:keepLines/>
        <w:numPr>
          <w:ilvl w:val="1"/>
          <w:numId w:val="10"/>
        </w:numPr>
        <w:spacing w:after="0" w:line="240" w:lineRule="auto"/>
      </w:pPr>
      <w:r>
        <w:t>Lateral axis data from the device accelerometer</w:t>
      </w:r>
    </w:p>
    <w:p w:rsidR="003C4B11" w:rsidRDefault="003C4B11" w:rsidP="003C3B4F">
      <w:pPr>
        <w:pStyle w:val="ListParagraph"/>
        <w:keepNext/>
        <w:keepLines/>
        <w:spacing w:after="0" w:line="240" w:lineRule="auto"/>
        <w:ind w:left="2520"/>
      </w:pPr>
    </w:p>
    <w:p w:rsidR="003C4B11" w:rsidRDefault="003C4B11"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Sagittal</w:t>
      </w:r>
      <w:proofErr w:type="spellEnd"/>
    </w:p>
    <w:p w:rsidR="003C4B11" w:rsidRDefault="003C4B11" w:rsidP="003C3B4F">
      <w:pPr>
        <w:pStyle w:val="ListParagraph"/>
        <w:keepNext/>
        <w:keepLines/>
        <w:numPr>
          <w:ilvl w:val="1"/>
          <w:numId w:val="10"/>
        </w:numPr>
        <w:spacing w:after="0" w:line="240" w:lineRule="auto"/>
      </w:pPr>
      <w:proofErr w:type="spellStart"/>
      <w:r>
        <w:t>Sagittal</w:t>
      </w:r>
      <w:proofErr w:type="spellEnd"/>
      <w:r>
        <w:t xml:space="preserve"> axis data from the device accelerometer</w:t>
      </w:r>
    </w:p>
    <w:p w:rsidR="003C4B11" w:rsidRDefault="003C4B11" w:rsidP="003C3B4F">
      <w:pPr>
        <w:keepNext/>
        <w:keepLines/>
        <w:spacing w:after="0" w:line="240" w:lineRule="auto"/>
      </w:pPr>
    </w:p>
    <w:p w:rsidR="003C4B11" w:rsidRDefault="003C4B11" w:rsidP="003C3B4F">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3C4B11" w:rsidRDefault="003C4B11" w:rsidP="003C3B4F">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3C4B11" w:rsidRDefault="003C4B11" w:rsidP="003C3B4F">
      <w:pPr>
        <w:pStyle w:val="ListParagraph"/>
        <w:keepNext/>
        <w:keepLines/>
        <w:spacing w:after="0" w:line="240" w:lineRule="auto"/>
        <w:ind w:left="2520"/>
      </w:pPr>
    </w:p>
    <w:p w:rsidR="003C4B11" w:rsidRPr="00D6053C" w:rsidRDefault="003C4B11" w:rsidP="003C3B4F">
      <w:pPr>
        <w:keepNext/>
        <w:keepLines/>
        <w:spacing w:after="0" w:line="240" w:lineRule="auto"/>
        <w:ind w:firstLine="720"/>
        <w:rPr>
          <w:b/>
        </w:rPr>
      </w:pPr>
      <w:r w:rsidRPr="00D6053C">
        <w:rPr>
          <w:b/>
        </w:rPr>
        <w:t>Operations:</w:t>
      </w:r>
    </w:p>
    <w:p w:rsidR="003C4B11" w:rsidRDefault="003C4B11" w:rsidP="003C3B4F">
      <w:pPr>
        <w:pStyle w:val="ListParagraph"/>
        <w:keepNext/>
        <w:keepLines/>
        <w:numPr>
          <w:ilvl w:val="0"/>
          <w:numId w:val="7"/>
        </w:numPr>
        <w:spacing w:after="0" w:line="240" w:lineRule="auto"/>
      </w:pPr>
      <w:r w:rsidRPr="00484ED5">
        <w:t>Sets and gets for all attributes.</w:t>
      </w:r>
    </w:p>
    <w:p w:rsidR="003C4B11" w:rsidRDefault="003C4B11" w:rsidP="003C3B4F">
      <w:pPr>
        <w:pStyle w:val="ListParagraph"/>
        <w:keepNext/>
        <w:keepLines/>
        <w:spacing w:after="0" w:line="240" w:lineRule="auto"/>
        <w:ind w:left="1800"/>
      </w:pPr>
    </w:p>
    <w:p w:rsidR="003C4B11" w:rsidRDefault="003C4B11" w:rsidP="003C3B4F">
      <w:pPr>
        <w:keepNext/>
        <w:keepLines/>
        <w:spacing w:after="0" w:line="240" w:lineRule="auto"/>
        <w:ind w:left="720"/>
        <w:rPr>
          <w:b/>
        </w:rPr>
      </w:pPr>
      <w:r>
        <w:rPr>
          <w:b/>
        </w:rPr>
        <w:t>Constructors:</w:t>
      </w:r>
    </w:p>
    <w:p w:rsidR="003C4B11" w:rsidRDefault="003C4B11" w:rsidP="003C3B4F">
      <w:pPr>
        <w:pStyle w:val="ListParagraph"/>
        <w:keepNext/>
        <w:keepLines/>
        <w:numPr>
          <w:ilvl w:val="0"/>
          <w:numId w:val="14"/>
        </w:numPr>
        <w:spacing w:after="0" w:line="240" w:lineRule="auto"/>
        <w:rPr>
          <w:b/>
        </w:rPr>
      </w:pPr>
      <w:r>
        <w:rPr>
          <w:b/>
        </w:rPr>
        <w:t xml:space="preserve">Public </w:t>
      </w:r>
      <w:proofErr w:type="spellStart"/>
      <w:r>
        <w:t>ZephyrAccelerometer</w:t>
      </w:r>
      <w:proofErr w:type="spellEnd"/>
      <w:r>
        <w:t>()</w:t>
      </w:r>
    </w:p>
    <w:p w:rsidR="003C4B11" w:rsidRPr="0052061F" w:rsidRDefault="003C4B11" w:rsidP="003C3B4F">
      <w:pPr>
        <w:pStyle w:val="ListParagraph"/>
        <w:keepNext/>
        <w:keepLines/>
        <w:numPr>
          <w:ilvl w:val="1"/>
          <w:numId w:val="14"/>
        </w:numPr>
        <w:spacing w:after="0" w:line="240" w:lineRule="auto"/>
        <w:rPr>
          <w:b/>
        </w:rPr>
      </w:pPr>
      <w:r>
        <w:t>Default constructor</w:t>
      </w:r>
    </w:p>
    <w:p w:rsidR="003C4B11" w:rsidRDefault="003C4B11" w:rsidP="003C3B4F">
      <w:pPr>
        <w:keepNext/>
        <w:keepLines/>
      </w:pPr>
    </w:p>
    <w:p w:rsidR="003C4B11" w:rsidRDefault="003C4B11" w:rsidP="003C3B4F">
      <w:pPr>
        <w:pStyle w:val="Heading4"/>
        <w:keepNext/>
        <w:keepLines/>
      </w:pPr>
      <w:proofErr w:type="spellStart"/>
      <w:r>
        <w:t>ZephyrBreathingWaveform</w:t>
      </w:r>
      <w:proofErr w:type="spellEnd"/>
    </w:p>
    <w:p w:rsidR="003C4B11" w:rsidRDefault="003C4B11" w:rsidP="003C3B4F">
      <w:pPr>
        <w:keepNext/>
        <w:keepLines/>
      </w:pPr>
      <w:r w:rsidRPr="00F82B86">
        <w:t>T</w:t>
      </w:r>
      <w:r>
        <w:t>his</w:t>
      </w:r>
      <w:r w:rsidRPr="00F82B86">
        <w:t xml:space="preserve"> clas</w:t>
      </w:r>
      <w:r>
        <w:t xml:space="preserve">s describes the attributes and construction of a </w:t>
      </w:r>
      <w:proofErr w:type="spellStart"/>
      <w:r>
        <w:rPr>
          <w:b/>
        </w:rPr>
        <w:t>ZephyrBreathingWaveform</w:t>
      </w:r>
      <w:proofErr w:type="spellEnd"/>
      <w:r>
        <w:rPr>
          <w:b/>
        </w:rPr>
        <w:t xml:space="preserve"> </w:t>
      </w:r>
      <w:r>
        <w:t xml:space="preserve">object.  </w:t>
      </w:r>
    </w:p>
    <w:p w:rsidR="003C4B11" w:rsidRDefault="003C4B11" w:rsidP="003C3B4F">
      <w:pPr>
        <w:keepNext/>
        <w:keepLines/>
        <w:spacing w:after="0" w:line="360" w:lineRule="auto"/>
        <w:rPr>
          <w:b/>
        </w:rPr>
      </w:pPr>
      <w:r>
        <w:rPr>
          <w:b/>
        </w:rPr>
        <w:t>&lt;&lt;Entity&gt;&gt;</w:t>
      </w:r>
    </w:p>
    <w:p w:rsidR="003C4B11" w:rsidRDefault="003C4B11" w:rsidP="003C3B4F">
      <w:pPr>
        <w:keepNext/>
        <w:keepLines/>
        <w:spacing w:after="0" w:line="240" w:lineRule="auto"/>
        <w:ind w:firstLine="720"/>
      </w:pPr>
      <w:r>
        <w:rPr>
          <w:b/>
        </w:rPr>
        <w:t>Attributes:</w:t>
      </w:r>
    </w:p>
    <w:p w:rsidR="003C4B11" w:rsidRDefault="003C4B11" w:rsidP="003C3B4F">
      <w:pPr>
        <w:pStyle w:val="ListParagraph"/>
        <w:keepNext/>
        <w:keepLines/>
        <w:spacing w:after="0" w:line="240" w:lineRule="auto"/>
        <w:ind w:left="2520"/>
      </w:pPr>
    </w:p>
    <w:p w:rsidR="003C4B11" w:rsidRDefault="003C4B11"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3C4B11" w:rsidRDefault="003C4B11" w:rsidP="003C3B4F">
      <w:pPr>
        <w:pStyle w:val="ListParagraph"/>
        <w:keepNext/>
        <w:keepLines/>
        <w:numPr>
          <w:ilvl w:val="1"/>
          <w:numId w:val="10"/>
        </w:numPr>
        <w:spacing w:after="0" w:line="240" w:lineRule="auto"/>
      </w:pPr>
      <w:r>
        <w:t>Unique id generated by the system for each Zephyr Breathing Waveform data record.</w:t>
      </w:r>
    </w:p>
    <w:p w:rsidR="003C4B11" w:rsidRDefault="003C4B11" w:rsidP="003C3B4F">
      <w:pPr>
        <w:pStyle w:val="ListParagraph"/>
        <w:keepNext/>
        <w:keepLines/>
        <w:spacing w:after="0" w:line="240" w:lineRule="auto"/>
        <w:ind w:left="2520"/>
      </w:pPr>
    </w:p>
    <w:p w:rsidR="003C4B11" w:rsidRDefault="003C4B11" w:rsidP="003C3B4F">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Time</w:t>
      </w:r>
    </w:p>
    <w:p w:rsidR="003C4B11" w:rsidRDefault="003C4B11" w:rsidP="003C3B4F">
      <w:pPr>
        <w:pStyle w:val="ListParagraph"/>
        <w:keepNext/>
        <w:keepLines/>
        <w:numPr>
          <w:ilvl w:val="1"/>
          <w:numId w:val="10"/>
        </w:numPr>
        <w:spacing w:after="0" w:line="240" w:lineRule="auto"/>
      </w:pPr>
      <w:r>
        <w:t>Date information for when the patient collected the data.</w:t>
      </w:r>
    </w:p>
    <w:p w:rsidR="003C4B11" w:rsidRDefault="003C4B11" w:rsidP="003C3B4F">
      <w:pPr>
        <w:keepNext/>
        <w:keepLines/>
        <w:spacing w:after="0" w:line="240" w:lineRule="auto"/>
      </w:pPr>
    </w:p>
    <w:p w:rsidR="003C4B11" w:rsidRDefault="003C4B11"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Data</w:t>
      </w:r>
    </w:p>
    <w:p w:rsidR="003C4B11" w:rsidRDefault="003C4B11" w:rsidP="003C3B4F">
      <w:pPr>
        <w:pStyle w:val="ListParagraph"/>
        <w:keepNext/>
        <w:keepLines/>
        <w:numPr>
          <w:ilvl w:val="1"/>
          <w:numId w:val="10"/>
        </w:numPr>
        <w:spacing w:after="0" w:line="240" w:lineRule="auto"/>
      </w:pPr>
      <w:r>
        <w:t>Waveform data point</w:t>
      </w:r>
    </w:p>
    <w:p w:rsidR="003C4B11" w:rsidRDefault="003C4B11" w:rsidP="003C3B4F">
      <w:pPr>
        <w:keepNext/>
        <w:keepLines/>
        <w:spacing w:after="0" w:line="240" w:lineRule="auto"/>
      </w:pPr>
    </w:p>
    <w:p w:rsidR="003C4B11" w:rsidRDefault="003C4B11" w:rsidP="003C3B4F">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3C4B11" w:rsidRDefault="003C4B11" w:rsidP="003C3B4F">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3C4B11" w:rsidRDefault="003C4B11" w:rsidP="003C3B4F">
      <w:pPr>
        <w:pStyle w:val="ListParagraph"/>
        <w:keepNext/>
        <w:keepLines/>
        <w:spacing w:after="0" w:line="240" w:lineRule="auto"/>
        <w:ind w:left="2520"/>
      </w:pPr>
    </w:p>
    <w:p w:rsidR="003C4B11" w:rsidRPr="00D6053C" w:rsidRDefault="003C4B11" w:rsidP="003C3B4F">
      <w:pPr>
        <w:keepNext/>
        <w:keepLines/>
        <w:spacing w:after="0" w:line="240" w:lineRule="auto"/>
        <w:ind w:firstLine="720"/>
        <w:rPr>
          <w:b/>
        </w:rPr>
      </w:pPr>
      <w:r w:rsidRPr="00D6053C">
        <w:rPr>
          <w:b/>
        </w:rPr>
        <w:t>Operations:</w:t>
      </w:r>
    </w:p>
    <w:p w:rsidR="003C4B11" w:rsidRDefault="003C4B11" w:rsidP="003C3B4F">
      <w:pPr>
        <w:pStyle w:val="ListParagraph"/>
        <w:keepNext/>
        <w:keepLines/>
        <w:numPr>
          <w:ilvl w:val="0"/>
          <w:numId w:val="7"/>
        </w:numPr>
        <w:spacing w:after="0" w:line="240" w:lineRule="auto"/>
      </w:pPr>
      <w:r w:rsidRPr="00484ED5">
        <w:t>Sets and gets for all attributes.</w:t>
      </w:r>
    </w:p>
    <w:p w:rsidR="003C4B11" w:rsidRDefault="003C4B11" w:rsidP="003C3B4F">
      <w:pPr>
        <w:pStyle w:val="ListParagraph"/>
        <w:keepNext/>
        <w:keepLines/>
        <w:spacing w:after="0" w:line="240" w:lineRule="auto"/>
        <w:ind w:left="1800"/>
      </w:pPr>
    </w:p>
    <w:p w:rsidR="003C4B11" w:rsidRDefault="003C4B11" w:rsidP="003C3B4F">
      <w:pPr>
        <w:keepNext/>
        <w:keepLines/>
        <w:spacing w:after="0" w:line="240" w:lineRule="auto"/>
        <w:ind w:left="720"/>
        <w:rPr>
          <w:b/>
        </w:rPr>
      </w:pPr>
      <w:r>
        <w:rPr>
          <w:b/>
        </w:rPr>
        <w:t>Constructors:</w:t>
      </w:r>
    </w:p>
    <w:p w:rsidR="003C4B11" w:rsidRDefault="003C4B11" w:rsidP="003C3B4F">
      <w:pPr>
        <w:pStyle w:val="ListParagraph"/>
        <w:keepNext/>
        <w:keepLines/>
        <w:numPr>
          <w:ilvl w:val="0"/>
          <w:numId w:val="14"/>
        </w:numPr>
        <w:spacing w:after="0" w:line="240" w:lineRule="auto"/>
        <w:rPr>
          <w:b/>
        </w:rPr>
      </w:pPr>
      <w:r>
        <w:rPr>
          <w:b/>
        </w:rPr>
        <w:t xml:space="preserve">Public </w:t>
      </w:r>
      <w:proofErr w:type="spellStart"/>
      <w:r>
        <w:t>ZephyrBreathingWaveform</w:t>
      </w:r>
      <w:proofErr w:type="spellEnd"/>
      <w:r>
        <w:t xml:space="preserve"> ()</w:t>
      </w:r>
    </w:p>
    <w:p w:rsidR="003C4B11" w:rsidRPr="0052061F" w:rsidRDefault="003C4B11" w:rsidP="003C3B4F">
      <w:pPr>
        <w:pStyle w:val="ListParagraph"/>
        <w:keepNext/>
        <w:keepLines/>
        <w:numPr>
          <w:ilvl w:val="1"/>
          <w:numId w:val="14"/>
        </w:numPr>
        <w:spacing w:after="0" w:line="240" w:lineRule="auto"/>
        <w:rPr>
          <w:b/>
        </w:rPr>
      </w:pPr>
      <w:r>
        <w:t>Default constructor</w:t>
      </w:r>
    </w:p>
    <w:p w:rsidR="003C4B11" w:rsidRDefault="003C4B11" w:rsidP="003C3B4F">
      <w:pPr>
        <w:keepNext/>
        <w:keepLines/>
      </w:pPr>
    </w:p>
    <w:p w:rsidR="003C4B11" w:rsidRDefault="003C4B11" w:rsidP="003C3B4F">
      <w:pPr>
        <w:pStyle w:val="Heading4"/>
        <w:keepNext/>
        <w:keepLines/>
      </w:pPr>
      <w:proofErr w:type="spellStart"/>
      <w:r>
        <w:t>ZephyrECGWaveform</w:t>
      </w:r>
      <w:proofErr w:type="spellEnd"/>
    </w:p>
    <w:p w:rsidR="003C4B11" w:rsidRDefault="003C4B11" w:rsidP="003C3B4F">
      <w:pPr>
        <w:keepNext/>
        <w:keepLines/>
      </w:pPr>
      <w:r w:rsidRPr="00F82B86">
        <w:t>T</w:t>
      </w:r>
      <w:r>
        <w:t>his</w:t>
      </w:r>
      <w:r w:rsidRPr="00F82B86">
        <w:t xml:space="preserve"> clas</w:t>
      </w:r>
      <w:r>
        <w:t xml:space="preserve">s describes the attributes and construction of a </w:t>
      </w:r>
      <w:proofErr w:type="spellStart"/>
      <w:r>
        <w:rPr>
          <w:b/>
        </w:rPr>
        <w:t>ZephyrECGWaveform</w:t>
      </w:r>
      <w:proofErr w:type="spellEnd"/>
      <w:r>
        <w:rPr>
          <w:b/>
        </w:rPr>
        <w:t xml:space="preserve"> </w:t>
      </w:r>
      <w:r>
        <w:t xml:space="preserve">object.  </w:t>
      </w:r>
    </w:p>
    <w:p w:rsidR="003C4B11" w:rsidRDefault="003C4B11" w:rsidP="003C3B4F">
      <w:pPr>
        <w:keepNext/>
        <w:keepLines/>
        <w:spacing w:after="0" w:line="360" w:lineRule="auto"/>
        <w:rPr>
          <w:b/>
        </w:rPr>
      </w:pPr>
      <w:r>
        <w:rPr>
          <w:b/>
        </w:rPr>
        <w:t>&lt;&lt;Entity&gt;&gt;</w:t>
      </w:r>
    </w:p>
    <w:p w:rsidR="003C4B11" w:rsidRDefault="003C4B11" w:rsidP="003C3B4F">
      <w:pPr>
        <w:keepNext/>
        <w:keepLines/>
        <w:spacing w:after="0" w:line="240" w:lineRule="auto"/>
        <w:ind w:firstLine="720"/>
      </w:pPr>
      <w:r>
        <w:rPr>
          <w:b/>
        </w:rPr>
        <w:t>Attributes:</w:t>
      </w:r>
    </w:p>
    <w:p w:rsidR="003C4B11" w:rsidRDefault="003C4B11" w:rsidP="003C3B4F">
      <w:pPr>
        <w:pStyle w:val="ListParagraph"/>
        <w:keepNext/>
        <w:keepLines/>
        <w:spacing w:after="0" w:line="240" w:lineRule="auto"/>
        <w:ind w:left="2520"/>
      </w:pPr>
    </w:p>
    <w:p w:rsidR="003C4B11" w:rsidRDefault="003C4B11"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3C4B11" w:rsidRDefault="003C4B11" w:rsidP="003C3B4F">
      <w:pPr>
        <w:pStyle w:val="ListParagraph"/>
        <w:keepNext/>
        <w:keepLines/>
        <w:numPr>
          <w:ilvl w:val="1"/>
          <w:numId w:val="10"/>
        </w:numPr>
        <w:spacing w:after="0" w:line="240" w:lineRule="auto"/>
      </w:pPr>
      <w:r>
        <w:t>Unique id generated by the system for each Zephyr ECG Waveform data record.</w:t>
      </w:r>
    </w:p>
    <w:p w:rsidR="003C4B11" w:rsidRDefault="003C4B11" w:rsidP="003C3B4F">
      <w:pPr>
        <w:pStyle w:val="ListParagraph"/>
        <w:keepNext/>
        <w:keepLines/>
        <w:spacing w:after="0" w:line="240" w:lineRule="auto"/>
        <w:ind w:left="2520"/>
      </w:pPr>
    </w:p>
    <w:p w:rsidR="003C4B11" w:rsidRDefault="003C4B11" w:rsidP="003C3B4F">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Time</w:t>
      </w:r>
    </w:p>
    <w:p w:rsidR="003C4B11" w:rsidRDefault="003C4B11" w:rsidP="003C3B4F">
      <w:pPr>
        <w:pStyle w:val="ListParagraph"/>
        <w:keepNext/>
        <w:keepLines/>
        <w:numPr>
          <w:ilvl w:val="1"/>
          <w:numId w:val="10"/>
        </w:numPr>
        <w:spacing w:after="0" w:line="240" w:lineRule="auto"/>
      </w:pPr>
      <w:r>
        <w:t>Date information for when the patient collected the data.</w:t>
      </w:r>
    </w:p>
    <w:p w:rsidR="003C4B11" w:rsidRDefault="003C4B11" w:rsidP="003C3B4F">
      <w:pPr>
        <w:keepNext/>
        <w:keepLines/>
        <w:spacing w:after="0" w:line="240" w:lineRule="auto"/>
      </w:pPr>
    </w:p>
    <w:p w:rsidR="003C4B11" w:rsidRDefault="003C4B11"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Data</w:t>
      </w:r>
    </w:p>
    <w:p w:rsidR="003C4B11" w:rsidRDefault="003C4B11" w:rsidP="003C3B4F">
      <w:pPr>
        <w:pStyle w:val="ListParagraph"/>
        <w:keepNext/>
        <w:keepLines/>
        <w:numPr>
          <w:ilvl w:val="1"/>
          <w:numId w:val="10"/>
        </w:numPr>
        <w:spacing w:after="0" w:line="240" w:lineRule="auto"/>
      </w:pPr>
      <w:r>
        <w:t>Waveform data point</w:t>
      </w:r>
    </w:p>
    <w:p w:rsidR="003C4B11" w:rsidRDefault="003C4B11" w:rsidP="003C3B4F">
      <w:pPr>
        <w:keepNext/>
        <w:keepLines/>
        <w:spacing w:after="0" w:line="240" w:lineRule="auto"/>
      </w:pPr>
    </w:p>
    <w:p w:rsidR="003C4B11" w:rsidRDefault="003C4B11" w:rsidP="003C3B4F">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3C4B11" w:rsidRDefault="003C4B11" w:rsidP="003C3B4F">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3C4B11" w:rsidRDefault="003C4B11" w:rsidP="003C3B4F">
      <w:pPr>
        <w:pStyle w:val="ListParagraph"/>
        <w:keepNext/>
        <w:keepLines/>
        <w:spacing w:after="0" w:line="240" w:lineRule="auto"/>
        <w:ind w:left="2520"/>
      </w:pPr>
    </w:p>
    <w:p w:rsidR="003C4B11" w:rsidRPr="00D6053C" w:rsidRDefault="003C4B11" w:rsidP="003C3B4F">
      <w:pPr>
        <w:keepNext/>
        <w:keepLines/>
        <w:spacing w:after="0" w:line="240" w:lineRule="auto"/>
        <w:ind w:firstLine="720"/>
        <w:rPr>
          <w:b/>
        </w:rPr>
      </w:pPr>
      <w:r w:rsidRPr="00D6053C">
        <w:rPr>
          <w:b/>
        </w:rPr>
        <w:t>Operations:</w:t>
      </w:r>
    </w:p>
    <w:p w:rsidR="003C4B11" w:rsidRDefault="003C4B11" w:rsidP="003C3B4F">
      <w:pPr>
        <w:pStyle w:val="ListParagraph"/>
        <w:keepNext/>
        <w:keepLines/>
        <w:numPr>
          <w:ilvl w:val="0"/>
          <w:numId w:val="7"/>
        </w:numPr>
        <w:spacing w:after="0" w:line="240" w:lineRule="auto"/>
      </w:pPr>
      <w:r w:rsidRPr="00484ED5">
        <w:t>Sets and gets for all attributes.</w:t>
      </w:r>
    </w:p>
    <w:p w:rsidR="003C4B11" w:rsidRDefault="003C4B11" w:rsidP="003C3B4F">
      <w:pPr>
        <w:pStyle w:val="ListParagraph"/>
        <w:keepNext/>
        <w:keepLines/>
        <w:spacing w:after="0" w:line="240" w:lineRule="auto"/>
        <w:ind w:left="1800"/>
      </w:pPr>
    </w:p>
    <w:p w:rsidR="003C4B11" w:rsidRDefault="003C4B11" w:rsidP="003C3B4F">
      <w:pPr>
        <w:keepNext/>
        <w:keepLines/>
        <w:spacing w:after="0" w:line="240" w:lineRule="auto"/>
        <w:ind w:left="720"/>
        <w:rPr>
          <w:b/>
        </w:rPr>
      </w:pPr>
      <w:r>
        <w:rPr>
          <w:b/>
        </w:rPr>
        <w:t>Constructors:</w:t>
      </w:r>
    </w:p>
    <w:p w:rsidR="003C4B11" w:rsidRDefault="003C4B11" w:rsidP="003C3B4F">
      <w:pPr>
        <w:pStyle w:val="ListParagraph"/>
        <w:keepNext/>
        <w:keepLines/>
        <w:numPr>
          <w:ilvl w:val="0"/>
          <w:numId w:val="14"/>
        </w:numPr>
        <w:spacing w:after="0" w:line="240" w:lineRule="auto"/>
        <w:rPr>
          <w:b/>
        </w:rPr>
      </w:pPr>
      <w:r>
        <w:rPr>
          <w:b/>
        </w:rPr>
        <w:t xml:space="preserve">Public </w:t>
      </w:r>
      <w:proofErr w:type="spellStart"/>
      <w:r>
        <w:t>ZephyrECGWaveform</w:t>
      </w:r>
      <w:proofErr w:type="spellEnd"/>
      <w:r>
        <w:t xml:space="preserve"> ()</w:t>
      </w:r>
    </w:p>
    <w:p w:rsidR="003C4B11" w:rsidRPr="0052061F" w:rsidRDefault="003C4B11" w:rsidP="003C3B4F">
      <w:pPr>
        <w:pStyle w:val="ListParagraph"/>
        <w:keepNext/>
        <w:keepLines/>
        <w:numPr>
          <w:ilvl w:val="1"/>
          <w:numId w:val="14"/>
        </w:numPr>
        <w:spacing w:after="0" w:line="240" w:lineRule="auto"/>
        <w:rPr>
          <w:b/>
        </w:rPr>
      </w:pPr>
      <w:r>
        <w:t>Default constructor</w:t>
      </w:r>
    </w:p>
    <w:p w:rsidR="003C4B11" w:rsidRDefault="003C4B11" w:rsidP="003C3B4F">
      <w:pPr>
        <w:keepNext/>
        <w:keepLines/>
      </w:pPr>
    </w:p>
    <w:p w:rsidR="003C4B11" w:rsidRDefault="003C4B11" w:rsidP="003C3B4F">
      <w:pPr>
        <w:pStyle w:val="Heading4"/>
        <w:keepNext/>
        <w:keepLines/>
      </w:pPr>
      <w:proofErr w:type="spellStart"/>
      <w:r>
        <w:t>Zephyr</w:t>
      </w:r>
      <w:r w:rsidR="00496B70">
        <w:t>EventData</w:t>
      </w:r>
      <w:proofErr w:type="spellEnd"/>
    </w:p>
    <w:p w:rsidR="003C4B11" w:rsidRDefault="003C4B11" w:rsidP="003C3B4F">
      <w:pPr>
        <w:keepNext/>
        <w:keepLines/>
      </w:pPr>
      <w:r w:rsidRPr="00F82B86">
        <w:t>T</w:t>
      </w:r>
      <w:r>
        <w:t>his</w:t>
      </w:r>
      <w:r w:rsidRPr="00F82B86">
        <w:t xml:space="preserve"> clas</w:t>
      </w:r>
      <w:r>
        <w:t xml:space="preserve">s describes the attributes and construction of a </w:t>
      </w:r>
      <w:proofErr w:type="spellStart"/>
      <w:r>
        <w:rPr>
          <w:b/>
        </w:rPr>
        <w:t>Zephyr</w:t>
      </w:r>
      <w:r w:rsidR="00496B70">
        <w:rPr>
          <w:b/>
        </w:rPr>
        <w:t>EventData</w:t>
      </w:r>
      <w:proofErr w:type="spellEnd"/>
      <w:r>
        <w:rPr>
          <w:b/>
        </w:rPr>
        <w:t xml:space="preserve"> </w:t>
      </w:r>
      <w:r>
        <w:t xml:space="preserve">object.  </w:t>
      </w:r>
    </w:p>
    <w:p w:rsidR="003C4B11" w:rsidRDefault="003C4B11" w:rsidP="003C3B4F">
      <w:pPr>
        <w:keepNext/>
        <w:keepLines/>
        <w:spacing w:after="0" w:line="360" w:lineRule="auto"/>
        <w:rPr>
          <w:b/>
        </w:rPr>
      </w:pPr>
      <w:r>
        <w:rPr>
          <w:b/>
        </w:rPr>
        <w:t>&lt;&lt;Entity&gt;&gt;</w:t>
      </w:r>
    </w:p>
    <w:p w:rsidR="003C4B11" w:rsidRDefault="003C4B11" w:rsidP="003C3B4F">
      <w:pPr>
        <w:keepNext/>
        <w:keepLines/>
        <w:spacing w:after="0" w:line="240" w:lineRule="auto"/>
        <w:ind w:firstLine="720"/>
      </w:pPr>
      <w:r>
        <w:rPr>
          <w:b/>
        </w:rPr>
        <w:t>Attributes:</w:t>
      </w:r>
    </w:p>
    <w:p w:rsidR="003C4B11" w:rsidRDefault="003C4B11" w:rsidP="003C3B4F">
      <w:pPr>
        <w:pStyle w:val="ListParagraph"/>
        <w:keepNext/>
        <w:keepLines/>
        <w:spacing w:after="0" w:line="240" w:lineRule="auto"/>
        <w:ind w:left="2520"/>
      </w:pPr>
    </w:p>
    <w:p w:rsidR="003C4B11" w:rsidRDefault="003C4B11"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3C4B11" w:rsidRDefault="003C4B11" w:rsidP="003C3B4F">
      <w:pPr>
        <w:pStyle w:val="ListParagraph"/>
        <w:keepNext/>
        <w:keepLines/>
        <w:numPr>
          <w:ilvl w:val="1"/>
          <w:numId w:val="10"/>
        </w:numPr>
        <w:spacing w:after="0" w:line="240" w:lineRule="auto"/>
      </w:pPr>
      <w:r>
        <w:t xml:space="preserve">Unique id generated by the system for each Zephyr </w:t>
      </w:r>
      <w:r w:rsidR="00496B70">
        <w:t xml:space="preserve">Event </w:t>
      </w:r>
      <w:r>
        <w:t>data record.</w:t>
      </w:r>
    </w:p>
    <w:p w:rsidR="003C4B11" w:rsidRDefault="003C4B11" w:rsidP="003C3B4F">
      <w:pPr>
        <w:pStyle w:val="ListParagraph"/>
        <w:keepNext/>
        <w:keepLines/>
        <w:spacing w:after="0" w:line="240" w:lineRule="auto"/>
        <w:ind w:left="2520"/>
      </w:pPr>
    </w:p>
    <w:p w:rsidR="003C4B11" w:rsidRDefault="003C4B11" w:rsidP="003C3B4F">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rsidR="00496B70">
        <w:t>Date</w:t>
      </w:r>
    </w:p>
    <w:p w:rsidR="003C4B11" w:rsidRDefault="003C4B11" w:rsidP="003C3B4F">
      <w:pPr>
        <w:pStyle w:val="ListParagraph"/>
        <w:keepNext/>
        <w:keepLines/>
        <w:numPr>
          <w:ilvl w:val="1"/>
          <w:numId w:val="10"/>
        </w:numPr>
        <w:spacing w:after="0" w:line="240" w:lineRule="auto"/>
      </w:pPr>
      <w:r>
        <w:t>Date information for when the patient collected the data.</w:t>
      </w:r>
    </w:p>
    <w:p w:rsidR="003C4B11" w:rsidRDefault="003C4B11" w:rsidP="003C3B4F">
      <w:pPr>
        <w:keepNext/>
        <w:keepLines/>
        <w:spacing w:after="0" w:line="240" w:lineRule="auto"/>
      </w:pPr>
    </w:p>
    <w:p w:rsidR="003C4B11" w:rsidRDefault="003C4B11"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00496B70">
        <w:t>Time</w:t>
      </w:r>
    </w:p>
    <w:p w:rsidR="003C4B11" w:rsidRDefault="00496B70" w:rsidP="003C3B4F">
      <w:pPr>
        <w:pStyle w:val="ListParagraph"/>
        <w:keepNext/>
        <w:keepLines/>
        <w:numPr>
          <w:ilvl w:val="1"/>
          <w:numId w:val="10"/>
        </w:numPr>
        <w:spacing w:after="0" w:line="240" w:lineRule="auto"/>
      </w:pPr>
      <w:r>
        <w:t>Time in ms at the moment of each data sample.</w:t>
      </w:r>
    </w:p>
    <w:p w:rsidR="00496B70" w:rsidRDefault="00496B70" w:rsidP="003C3B4F">
      <w:pPr>
        <w:pStyle w:val="ListParagraph"/>
        <w:keepNext/>
        <w:keepLines/>
        <w:spacing w:after="0" w:line="240" w:lineRule="auto"/>
        <w:ind w:left="2520"/>
      </w:pPr>
    </w:p>
    <w:p w:rsidR="00496B70" w:rsidRDefault="00496B70"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EventCode</w:t>
      </w:r>
      <w:proofErr w:type="spellEnd"/>
    </w:p>
    <w:p w:rsidR="00496B70" w:rsidRDefault="00496B70" w:rsidP="003C3B4F">
      <w:pPr>
        <w:pStyle w:val="ListParagraph"/>
        <w:keepNext/>
        <w:keepLines/>
        <w:numPr>
          <w:ilvl w:val="1"/>
          <w:numId w:val="10"/>
        </w:numPr>
        <w:spacing w:after="0" w:line="240" w:lineRule="auto"/>
      </w:pPr>
      <w:r>
        <w:t>Event code defined by the device when the event is triggered by the device.</w:t>
      </w:r>
    </w:p>
    <w:p w:rsidR="00496B70" w:rsidRDefault="00496B70" w:rsidP="003C3B4F">
      <w:pPr>
        <w:pStyle w:val="ListParagraph"/>
        <w:keepNext/>
        <w:keepLines/>
        <w:spacing w:after="0" w:line="240" w:lineRule="auto"/>
        <w:ind w:left="2520"/>
      </w:pPr>
    </w:p>
    <w:p w:rsidR="00496B70" w:rsidRDefault="00496B70" w:rsidP="003C3B4F">
      <w:pPr>
        <w:pStyle w:val="ListParagraph"/>
        <w:keepNext/>
        <w:keepLines/>
        <w:numPr>
          <w:ilvl w:val="0"/>
          <w:numId w:val="10"/>
        </w:numPr>
        <w:spacing w:after="0" w:line="240" w:lineRule="auto"/>
      </w:pPr>
      <w:r>
        <w:rPr>
          <w:b/>
        </w:rPr>
        <w:t xml:space="preserve">Public string </w:t>
      </w:r>
      <w:r>
        <w:t>Type</w:t>
      </w:r>
    </w:p>
    <w:p w:rsidR="00496B70" w:rsidRDefault="00496B70" w:rsidP="003C3B4F">
      <w:pPr>
        <w:pStyle w:val="ListParagraph"/>
        <w:keepNext/>
        <w:keepLines/>
        <w:numPr>
          <w:ilvl w:val="1"/>
          <w:numId w:val="10"/>
        </w:numPr>
        <w:spacing w:after="0" w:line="240" w:lineRule="auto"/>
      </w:pPr>
      <w:r>
        <w:t>Type of event that was triggered by the device</w:t>
      </w:r>
    </w:p>
    <w:p w:rsidR="00496B70" w:rsidRDefault="00496B70" w:rsidP="003C3B4F">
      <w:pPr>
        <w:pStyle w:val="ListParagraph"/>
        <w:keepNext/>
        <w:keepLines/>
        <w:spacing w:after="0" w:line="240" w:lineRule="auto"/>
        <w:ind w:left="2520"/>
      </w:pPr>
    </w:p>
    <w:p w:rsidR="00496B70" w:rsidRDefault="00496B70" w:rsidP="003C3B4F">
      <w:pPr>
        <w:pStyle w:val="ListParagraph"/>
        <w:keepNext/>
        <w:keepLines/>
        <w:numPr>
          <w:ilvl w:val="0"/>
          <w:numId w:val="10"/>
        </w:numPr>
        <w:spacing w:after="0" w:line="240" w:lineRule="auto"/>
      </w:pPr>
      <w:r>
        <w:rPr>
          <w:b/>
        </w:rPr>
        <w:t xml:space="preserve">Public string </w:t>
      </w:r>
      <w:r>
        <w:t>Source</w:t>
      </w:r>
    </w:p>
    <w:p w:rsidR="00496B70" w:rsidRDefault="00496B70" w:rsidP="003C3B4F">
      <w:pPr>
        <w:pStyle w:val="ListParagraph"/>
        <w:keepNext/>
        <w:keepLines/>
        <w:numPr>
          <w:ilvl w:val="1"/>
          <w:numId w:val="10"/>
        </w:numPr>
        <w:spacing w:after="0" w:line="240" w:lineRule="auto"/>
      </w:pPr>
      <w:r>
        <w:t>Source of the device that caused the event to occur.</w:t>
      </w:r>
    </w:p>
    <w:p w:rsidR="00496B70" w:rsidRDefault="00496B70" w:rsidP="003C3B4F">
      <w:pPr>
        <w:pStyle w:val="ListParagraph"/>
        <w:keepNext/>
        <w:keepLines/>
        <w:spacing w:after="0" w:line="240" w:lineRule="auto"/>
        <w:ind w:left="2520"/>
      </w:pPr>
    </w:p>
    <w:p w:rsidR="00496B70" w:rsidRDefault="00496B70"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EventId</w:t>
      </w:r>
      <w:proofErr w:type="spellEnd"/>
    </w:p>
    <w:p w:rsidR="00496B70" w:rsidRDefault="00496B70" w:rsidP="003C3B4F">
      <w:pPr>
        <w:pStyle w:val="ListParagraph"/>
        <w:keepNext/>
        <w:keepLines/>
        <w:numPr>
          <w:ilvl w:val="1"/>
          <w:numId w:val="10"/>
        </w:numPr>
        <w:spacing w:after="0" w:line="240" w:lineRule="auto"/>
      </w:pPr>
      <w:r>
        <w:t>Id given to the event.</w:t>
      </w:r>
    </w:p>
    <w:p w:rsidR="00496B70" w:rsidRDefault="00496B70" w:rsidP="003C3B4F">
      <w:pPr>
        <w:pStyle w:val="ListParagraph"/>
        <w:keepNext/>
        <w:keepLines/>
        <w:spacing w:after="0" w:line="240" w:lineRule="auto"/>
        <w:ind w:left="2520"/>
      </w:pPr>
    </w:p>
    <w:p w:rsidR="00496B70" w:rsidRDefault="00496B70" w:rsidP="003C3B4F">
      <w:pPr>
        <w:pStyle w:val="ListParagraph"/>
        <w:keepNext/>
        <w:keepLines/>
        <w:numPr>
          <w:ilvl w:val="0"/>
          <w:numId w:val="10"/>
        </w:numPr>
        <w:spacing w:after="0" w:line="240" w:lineRule="auto"/>
      </w:pPr>
      <w:r>
        <w:rPr>
          <w:b/>
        </w:rPr>
        <w:t xml:space="preserve">Public string </w:t>
      </w:r>
      <w:proofErr w:type="spellStart"/>
      <w:r>
        <w:t>EventSpecificData</w:t>
      </w:r>
      <w:proofErr w:type="spellEnd"/>
    </w:p>
    <w:p w:rsidR="00496B70" w:rsidRDefault="00496B70" w:rsidP="003C3B4F">
      <w:pPr>
        <w:pStyle w:val="ListParagraph"/>
        <w:keepNext/>
        <w:keepLines/>
        <w:numPr>
          <w:ilvl w:val="1"/>
          <w:numId w:val="10"/>
        </w:numPr>
        <w:spacing w:after="0" w:line="240" w:lineRule="auto"/>
      </w:pPr>
      <w:r>
        <w:t>Detail of what occurred that triggered the event.</w:t>
      </w:r>
    </w:p>
    <w:p w:rsidR="003C4B11" w:rsidRDefault="003C4B11" w:rsidP="003C3B4F">
      <w:pPr>
        <w:keepNext/>
        <w:keepLines/>
        <w:spacing w:after="0" w:line="240" w:lineRule="auto"/>
      </w:pPr>
    </w:p>
    <w:p w:rsidR="003C4B11" w:rsidRDefault="003C4B11" w:rsidP="003C3B4F">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3C4B11" w:rsidRDefault="003C4B11" w:rsidP="003C3B4F">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3C4B11" w:rsidRDefault="003C4B11" w:rsidP="003C3B4F">
      <w:pPr>
        <w:pStyle w:val="ListParagraph"/>
        <w:keepNext/>
        <w:keepLines/>
        <w:spacing w:after="0" w:line="240" w:lineRule="auto"/>
        <w:ind w:left="2520"/>
      </w:pPr>
    </w:p>
    <w:p w:rsidR="003C4B11" w:rsidRPr="00D6053C" w:rsidRDefault="003C4B11" w:rsidP="003C3B4F">
      <w:pPr>
        <w:keepNext/>
        <w:keepLines/>
        <w:spacing w:after="0" w:line="240" w:lineRule="auto"/>
        <w:ind w:firstLine="720"/>
        <w:rPr>
          <w:b/>
        </w:rPr>
      </w:pPr>
      <w:r w:rsidRPr="00D6053C">
        <w:rPr>
          <w:b/>
        </w:rPr>
        <w:t>Operations:</w:t>
      </w:r>
    </w:p>
    <w:p w:rsidR="003C4B11" w:rsidRDefault="003C4B11" w:rsidP="003C3B4F">
      <w:pPr>
        <w:pStyle w:val="ListParagraph"/>
        <w:keepNext/>
        <w:keepLines/>
        <w:numPr>
          <w:ilvl w:val="0"/>
          <w:numId w:val="7"/>
        </w:numPr>
        <w:spacing w:after="0" w:line="240" w:lineRule="auto"/>
      </w:pPr>
      <w:r w:rsidRPr="00484ED5">
        <w:t>Sets and gets for all attributes.</w:t>
      </w:r>
    </w:p>
    <w:p w:rsidR="003C4B11" w:rsidRDefault="003C4B11" w:rsidP="003C3B4F">
      <w:pPr>
        <w:pStyle w:val="ListParagraph"/>
        <w:keepNext/>
        <w:keepLines/>
        <w:spacing w:after="0" w:line="240" w:lineRule="auto"/>
        <w:ind w:left="1800"/>
      </w:pPr>
    </w:p>
    <w:p w:rsidR="003C4B11" w:rsidRDefault="003C4B11" w:rsidP="003C3B4F">
      <w:pPr>
        <w:keepNext/>
        <w:keepLines/>
        <w:spacing w:after="0" w:line="240" w:lineRule="auto"/>
        <w:ind w:left="720"/>
        <w:rPr>
          <w:b/>
        </w:rPr>
      </w:pPr>
      <w:r>
        <w:rPr>
          <w:b/>
        </w:rPr>
        <w:t>Constructors:</w:t>
      </w:r>
    </w:p>
    <w:p w:rsidR="003C4B11" w:rsidRDefault="003C4B11" w:rsidP="003C3B4F">
      <w:pPr>
        <w:pStyle w:val="ListParagraph"/>
        <w:keepNext/>
        <w:keepLines/>
        <w:numPr>
          <w:ilvl w:val="0"/>
          <w:numId w:val="14"/>
        </w:numPr>
        <w:spacing w:after="0" w:line="240" w:lineRule="auto"/>
        <w:rPr>
          <w:b/>
        </w:rPr>
      </w:pPr>
      <w:r>
        <w:rPr>
          <w:b/>
        </w:rPr>
        <w:t xml:space="preserve">Public </w:t>
      </w:r>
      <w:proofErr w:type="spellStart"/>
      <w:r>
        <w:t>Zephyr</w:t>
      </w:r>
      <w:r w:rsidR="00496B70">
        <w:t>EventData</w:t>
      </w:r>
      <w:proofErr w:type="spellEnd"/>
      <w:r>
        <w:t xml:space="preserve"> ()</w:t>
      </w:r>
    </w:p>
    <w:p w:rsidR="003C4B11" w:rsidRPr="0052061F" w:rsidRDefault="003C4B11" w:rsidP="003C3B4F">
      <w:pPr>
        <w:pStyle w:val="ListParagraph"/>
        <w:keepNext/>
        <w:keepLines/>
        <w:numPr>
          <w:ilvl w:val="1"/>
          <w:numId w:val="14"/>
        </w:numPr>
        <w:spacing w:after="0" w:line="240" w:lineRule="auto"/>
        <w:rPr>
          <w:b/>
        </w:rPr>
      </w:pPr>
      <w:r>
        <w:t>Default constructor</w:t>
      </w:r>
    </w:p>
    <w:p w:rsidR="003C4B11" w:rsidRDefault="003C4B11" w:rsidP="003C3B4F">
      <w:pPr>
        <w:keepNext/>
        <w:keepLines/>
      </w:pPr>
    </w:p>
    <w:p w:rsidR="00496B70" w:rsidRDefault="00496B70" w:rsidP="003C3B4F">
      <w:pPr>
        <w:pStyle w:val="Heading4"/>
        <w:keepNext/>
        <w:keepLines/>
      </w:pPr>
      <w:proofErr w:type="spellStart"/>
      <w:r>
        <w:t>ZephyrSummaryData</w:t>
      </w:r>
      <w:proofErr w:type="spellEnd"/>
    </w:p>
    <w:p w:rsidR="00496B70" w:rsidRDefault="00496B70" w:rsidP="003C3B4F">
      <w:pPr>
        <w:keepNext/>
        <w:keepLines/>
      </w:pPr>
      <w:r w:rsidRPr="00F82B86">
        <w:t>T</w:t>
      </w:r>
      <w:r>
        <w:t>his</w:t>
      </w:r>
      <w:r w:rsidRPr="00F82B86">
        <w:t xml:space="preserve"> clas</w:t>
      </w:r>
      <w:r>
        <w:t xml:space="preserve">s describes the attributes and construction of a </w:t>
      </w:r>
      <w:proofErr w:type="spellStart"/>
      <w:r>
        <w:rPr>
          <w:b/>
        </w:rPr>
        <w:t>ZephyrSummaryData</w:t>
      </w:r>
      <w:proofErr w:type="spellEnd"/>
      <w:r>
        <w:rPr>
          <w:b/>
        </w:rPr>
        <w:t xml:space="preserve"> </w:t>
      </w:r>
      <w:r>
        <w:t xml:space="preserve">object.  </w:t>
      </w:r>
    </w:p>
    <w:p w:rsidR="00496B70" w:rsidRDefault="00496B70" w:rsidP="003C3B4F">
      <w:pPr>
        <w:keepNext/>
        <w:keepLines/>
        <w:spacing w:after="0" w:line="360" w:lineRule="auto"/>
        <w:rPr>
          <w:b/>
        </w:rPr>
      </w:pPr>
      <w:r>
        <w:rPr>
          <w:b/>
        </w:rPr>
        <w:t>&lt;&lt;Entity&gt;&gt;</w:t>
      </w:r>
    </w:p>
    <w:p w:rsidR="00496B70" w:rsidRDefault="00496B70" w:rsidP="003C3B4F">
      <w:pPr>
        <w:keepNext/>
        <w:keepLines/>
        <w:spacing w:after="0" w:line="240" w:lineRule="auto"/>
        <w:ind w:firstLine="720"/>
      </w:pPr>
      <w:r>
        <w:rPr>
          <w:b/>
        </w:rPr>
        <w:t>Attributes:</w:t>
      </w:r>
    </w:p>
    <w:p w:rsidR="00496B70" w:rsidRDefault="00496B70" w:rsidP="003C3B4F">
      <w:pPr>
        <w:pStyle w:val="ListParagraph"/>
        <w:keepNext/>
        <w:keepLines/>
        <w:spacing w:after="0" w:line="240" w:lineRule="auto"/>
        <w:ind w:left="2520"/>
      </w:pPr>
    </w:p>
    <w:p w:rsidR="00496B70" w:rsidRDefault="00496B70"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496B70" w:rsidRDefault="00496B70" w:rsidP="003C3B4F">
      <w:pPr>
        <w:pStyle w:val="ListParagraph"/>
        <w:keepNext/>
        <w:keepLines/>
        <w:numPr>
          <w:ilvl w:val="1"/>
          <w:numId w:val="10"/>
        </w:numPr>
        <w:spacing w:after="0" w:line="240" w:lineRule="auto"/>
      </w:pPr>
      <w:r>
        <w:t xml:space="preserve">Unique id generated by the system for each Zephyr </w:t>
      </w:r>
      <w:r w:rsidR="005676C7">
        <w:t>Summary</w:t>
      </w:r>
      <w:r>
        <w:t xml:space="preserve"> data record.</w:t>
      </w:r>
    </w:p>
    <w:p w:rsidR="00496B70" w:rsidRDefault="00496B70" w:rsidP="003C3B4F">
      <w:pPr>
        <w:pStyle w:val="ListParagraph"/>
        <w:keepNext/>
        <w:keepLines/>
        <w:spacing w:after="0" w:line="240" w:lineRule="auto"/>
        <w:ind w:left="2520"/>
      </w:pPr>
    </w:p>
    <w:p w:rsidR="00496B70" w:rsidRDefault="00496B70" w:rsidP="003C3B4F">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496B70" w:rsidRDefault="00496B70" w:rsidP="003C3B4F">
      <w:pPr>
        <w:pStyle w:val="ListParagraph"/>
        <w:keepNext/>
        <w:keepLines/>
        <w:numPr>
          <w:ilvl w:val="1"/>
          <w:numId w:val="10"/>
        </w:numPr>
        <w:spacing w:after="0" w:line="240" w:lineRule="auto"/>
      </w:pPr>
      <w:r>
        <w:t>Date information for when the patient collected the data.</w:t>
      </w:r>
    </w:p>
    <w:p w:rsidR="00496B70" w:rsidRDefault="00496B70" w:rsidP="003C3B4F">
      <w:pPr>
        <w:keepNext/>
        <w:keepLines/>
        <w:spacing w:after="0" w:line="240" w:lineRule="auto"/>
      </w:pPr>
    </w:p>
    <w:p w:rsidR="00496B70" w:rsidRDefault="00496B70"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rsidR="005676C7">
        <w:t>HeartRate</w:t>
      </w:r>
      <w:proofErr w:type="spellEnd"/>
    </w:p>
    <w:p w:rsidR="00496B70" w:rsidRDefault="005676C7" w:rsidP="003C3B4F">
      <w:pPr>
        <w:pStyle w:val="ListParagraph"/>
        <w:keepNext/>
        <w:keepLines/>
        <w:numPr>
          <w:ilvl w:val="1"/>
          <w:numId w:val="10"/>
        </w:numPr>
        <w:spacing w:after="0" w:line="240" w:lineRule="auto"/>
      </w:pPr>
      <w:r>
        <w:t>Patient heart rate measured by the device at the moment of each data sample.</w:t>
      </w:r>
    </w:p>
    <w:p w:rsidR="00496B70" w:rsidRDefault="00496B70" w:rsidP="003C3B4F">
      <w:pPr>
        <w:pStyle w:val="ListParagraph"/>
        <w:keepNext/>
        <w:keepLines/>
        <w:spacing w:after="0" w:line="240" w:lineRule="auto"/>
        <w:ind w:left="2520"/>
      </w:pPr>
    </w:p>
    <w:p w:rsidR="00496B70" w:rsidRDefault="00496B70"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rsidR="005676C7">
        <w:t>BreathingRate</w:t>
      </w:r>
      <w:proofErr w:type="spellEnd"/>
    </w:p>
    <w:p w:rsidR="005676C7" w:rsidRDefault="005676C7" w:rsidP="003C3B4F">
      <w:pPr>
        <w:pStyle w:val="ListParagraph"/>
        <w:keepNext/>
        <w:keepLines/>
        <w:numPr>
          <w:ilvl w:val="1"/>
          <w:numId w:val="10"/>
        </w:numPr>
        <w:spacing w:after="0" w:line="240" w:lineRule="auto"/>
      </w:pPr>
      <w:r>
        <w:t>Patient breathing rate measured by the device at the moment of each data sample.</w:t>
      </w:r>
    </w:p>
    <w:p w:rsidR="00496B70" w:rsidRDefault="00496B70" w:rsidP="003C3B4F">
      <w:pPr>
        <w:pStyle w:val="ListParagraph"/>
        <w:keepNext/>
        <w:keepLines/>
        <w:spacing w:after="0" w:line="240" w:lineRule="auto"/>
        <w:ind w:left="2520"/>
      </w:pPr>
    </w:p>
    <w:p w:rsidR="00496B70" w:rsidRDefault="00496B70" w:rsidP="003C3B4F">
      <w:pPr>
        <w:pStyle w:val="ListParagraph"/>
        <w:keepNext/>
        <w:keepLines/>
        <w:numPr>
          <w:ilvl w:val="0"/>
          <w:numId w:val="10"/>
        </w:numPr>
        <w:spacing w:after="0" w:line="240" w:lineRule="auto"/>
      </w:pPr>
      <w:r>
        <w:rPr>
          <w:b/>
        </w:rPr>
        <w:t xml:space="preserve">Public </w:t>
      </w:r>
      <w:r w:rsidR="005676C7">
        <w:rPr>
          <w:b/>
        </w:rPr>
        <w:t>float</w:t>
      </w:r>
      <w:r>
        <w:rPr>
          <w:b/>
        </w:rPr>
        <w:t xml:space="preserve"> </w:t>
      </w:r>
      <w:proofErr w:type="spellStart"/>
      <w:r w:rsidR="005676C7">
        <w:t>SkinTemp</w:t>
      </w:r>
      <w:proofErr w:type="spellEnd"/>
    </w:p>
    <w:p w:rsidR="005676C7" w:rsidRDefault="005676C7" w:rsidP="003C3B4F">
      <w:pPr>
        <w:pStyle w:val="ListParagraph"/>
        <w:keepNext/>
        <w:keepLines/>
        <w:numPr>
          <w:ilvl w:val="1"/>
          <w:numId w:val="10"/>
        </w:numPr>
        <w:spacing w:after="0" w:line="240" w:lineRule="auto"/>
      </w:pPr>
      <w:r>
        <w:t>Patient skin temperature measured by the device at the moment of each data sample.</w:t>
      </w:r>
    </w:p>
    <w:p w:rsidR="00496B70" w:rsidRDefault="00496B70" w:rsidP="003C3B4F">
      <w:pPr>
        <w:pStyle w:val="ListParagraph"/>
        <w:keepNext/>
        <w:keepLines/>
        <w:spacing w:after="0" w:line="240" w:lineRule="auto"/>
        <w:ind w:left="2520"/>
      </w:pPr>
    </w:p>
    <w:p w:rsidR="00496B70" w:rsidRDefault="00496B70" w:rsidP="003C3B4F">
      <w:pPr>
        <w:pStyle w:val="ListParagraph"/>
        <w:keepNext/>
        <w:keepLines/>
        <w:numPr>
          <w:ilvl w:val="0"/>
          <w:numId w:val="10"/>
        </w:numPr>
        <w:spacing w:after="0" w:line="240" w:lineRule="auto"/>
      </w:pPr>
      <w:r>
        <w:rPr>
          <w:b/>
        </w:rPr>
        <w:t xml:space="preserve">Public </w:t>
      </w:r>
      <w:proofErr w:type="spellStart"/>
      <w:r w:rsidR="005676C7">
        <w:rPr>
          <w:b/>
        </w:rPr>
        <w:t>int</w:t>
      </w:r>
      <w:proofErr w:type="spellEnd"/>
      <w:r>
        <w:rPr>
          <w:b/>
        </w:rPr>
        <w:t xml:space="preserve"> </w:t>
      </w:r>
      <w:r w:rsidR="005676C7">
        <w:t>Posture</w:t>
      </w:r>
    </w:p>
    <w:p w:rsidR="005676C7" w:rsidRDefault="005676C7" w:rsidP="003C3B4F">
      <w:pPr>
        <w:pStyle w:val="ListParagraph"/>
        <w:keepNext/>
        <w:keepLines/>
        <w:numPr>
          <w:ilvl w:val="1"/>
          <w:numId w:val="10"/>
        </w:numPr>
        <w:spacing w:after="0" w:line="240" w:lineRule="auto"/>
      </w:pPr>
      <w:r>
        <w:t>Patient posture measured by the device at the moment of each data sample.</w:t>
      </w:r>
    </w:p>
    <w:p w:rsidR="00496B70" w:rsidRDefault="00496B70" w:rsidP="003C3B4F">
      <w:pPr>
        <w:pStyle w:val="ListParagraph"/>
        <w:keepNext/>
        <w:keepLines/>
        <w:spacing w:after="0" w:line="240" w:lineRule="auto"/>
        <w:ind w:left="2520"/>
      </w:pPr>
    </w:p>
    <w:p w:rsidR="00496B70" w:rsidRDefault="00496B70" w:rsidP="003C3B4F">
      <w:pPr>
        <w:pStyle w:val="ListParagraph"/>
        <w:keepNext/>
        <w:keepLines/>
        <w:numPr>
          <w:ilvl w:val="0"/>
          <w:numId w:val="10"/>
        </w:numPr>
        <w:spacing w:after="0" w:line="240" w:lineRule="auto"/>
      </w:pPr>
      <w:r>
        <w:rPr>
          <w:b/>
        </w:rPr>
        <w:t xml:space="preserve">Public </w:t>
      </w:r>
      <w:r w:rsidR="005676C7">
        <w:rPr>
          <w:b/>
        </w:rPr>
        <w:t>float</w:t>
      </w:r>
      <w:r>
        <w:rPr>
          <w:b/>
        </w:rPr>
        <w:t xml:space="preserve"> </w:t>
      </w:r>
      <w:r w:rsidR="005676C7">
        <w:t>Activity</w:t>
      </w:r>
    </w:p>
    <w:p w:rsidR="00496B70" w:rsidRDefault="005676C7" w:rsidP="003C3B4F">
      <w:pPr>
        <w:pStyle w:val="ListParagraph"/>
        <w:keepNext/>
        <w:keepLines/>
        <w:numPr>
          <w:ilvl w:val="1"/>
          <w:numId w:val="10"/>
        </w:numPr>
        <w:spacing w:after="0" w:line="240" w:lineRule="auto"/>
      </w:pPr>
      <w:r>
        <w:t>Patient activity measured by the device at the moment of each data sample.</w:t>
      </w:r>
    </w:p>
    <w:p w:rsidR="00496B70" w:rsidRDefault="00496B70" w:rsidP="003C3B4F">
      <w:pPr>
        <w:pStyle w:val="ListParagraph"/>
        <w:keepNext/>
        <w:keepLines/>
        <w:spacing w:after="0" w:line="240" w:lineRule="auto"/>
        <w:ind w:left="2520"/>
      </w:pPr>
    </w:p>
    <w:p w:rsidR="00496B70" w:rsidRDefault="00496B70" w:rsidP="003C3B4F">
      <w:pPr>
        <w:pStyle w:val="ListParagraph"/>
        <w:keepNext/>
        <w:keepLines/>
        <w:numPr>
          <w:ilvl w:val="0"/>
          <w:numId w:val="10"/>
        </w:numPr>
        <w:spacing w:after="0" w:line="240" w:lineRule="auto"/>
      </w:pPr>
      <w:r>
        <w:rPr>
          <w:b/>
        </w:rPr>
        <w:t xml:space="preserve">Public </w:t>
      </w:r>
      <w:r w:rsidR="005676C7">
        <w:rPr>
          <w:b/>
        </w:rPr>
        <w:t>float</w:t>
      </w:r>
      <w:r>
        <w:rPr>
          <w:b/>
        </w:rPr>
        <w:t xml:space="preserve"> </w:t>
      </w:r>
      <w:proofErr w:type="spellStart"/>
      <w:r w:rsidR="005676C7">
        <w:t>PeakAccel</w:t>
      </w:r>
      <w:proofErr w:type="spellEnd"/>
    </w:p>
    <w:p w:rsidR="005676C7" w:rsidRDefault="005676C7" w:rsidP="003C3B4F">
      <w:pPr>
        <w:pStyle w:val="ListParagraph"/>
        <w:keepNext/>
        <w:keepLines/>
        <w:numPr>
          <w:ilvl w:val="1"/>
          <w:numId w:val="10"/>
        </w:numPr>
        <w:spacing w:after="0" w:line="240" w:lineRule="auto"/>
      </w:pPr>
      <w:r>
        <w:t>Patient peak acceleration measured by the device at the moment of each data sample.</w:t>
      </w:r>
    </w:p>
    <w:p w:rsidR="005676C7" w:rsidRDefault="005676C7" w:rsidP="003C3B4F">
      <w:pPr>
        <w:pStyle w:val="ListParagraph"/>
        <w:keepNext/>
        <w:keepLines/>
        <w:spacing w:after="0" w:line="240" w:lineRule="auto"/>
        <w:ind w:left="2520"/>
      </w:pPr>
    </w:p>
    <w:p w:rsidR="005676C7" w:rsidRDefault="005676C7" w:rsidP="003C3B4F">
      <w:pPr>
        <w:pStyle w:val="ListParagraph"/>
        <w:keepNext/>
        <w:keepLines/>
        <w:numPr>
          <w:ilvl w:val="0"/>
          <w:numId w:val="10"/>
        </w:numPr>
        <w:spacing w:after="0" w:line="240" w:lineRule="auto"/>
      </w:pPr>
      <w:r>
        <w:rPr>
          <w:b/>
        </w:rPr>
        <w:t xml:space="preserve">Public float </w:t>
      </w:r>
      <w:proofErr w:type="spellStart"/>
      <w:r>
        <w:t>BatteryVolts</w:t>
      </w:r>
      <w:proofErr w:type="spellEnd"/>
    </w:p>
    <w:p w:rsidR="005676C7" w:rsidRDefault="005676C7" w:rsidP="003C3B4F">
      <w:pPr>
        <w:pStyle w:val="ListParagraph"/>
        <w:keepNext/>
        <w:keepLines/>
        <w:numPr>
          <w:ilvl w:val="1"/>
          <w:numId w:val="10"/>
        </w:numPr>
        <w:spacing w:after="0" w:line="240" w:lineRule="auto"/>
      </w:pPr>
      <w:r>
        <w:t>Current voltage being supplied by the device battery.</w:t>
      </w:r>
    </w:p>
    <w:p w:rsidR="005676C7" w:rsidRDefault="005676C7" w:rsidP="003C3B4F">
      <w:pPr>
        <w:pStyle w:val="ListParagraph"/>
        <w:keepNext/>
        <w:keepLines/>
        <w:spacing w:after="0" w:line="240" w:lineRule="auto"/>
        <w:ind w:left="2520"/>
      </w:pPr>
    </w:p>
    <w:p w:rsidR="005676C7" w:rsidRDefault="005676C7" w:rsidP="003C3B4F">
      <w:pPr>
        <w:pStyle w:val="ListParagraph"/>
        <w:keepNext/>
        <w:keepLines/>
        <w:numPr>
          <w:ilvl w:val="0"/>
          <w:numId w:val="10"/>
        </w:numPr>
        <w:spacing w:after="0" w:line="240" w:lineRule="auto"/>
      </w:pPr>
      <w:r>
        <w:rPr>
          <w:b/>
        </w:rPr>
        <w:t xml:space="preserve">Public float </w:t>
      </w:r>
      <w:proofErr w:type="spellStart"/>
      <w:r>
        <w:t>BatterLevel</w:t>
      </w:r>
      <w:proofErr w:type="spellEnd"/>
    </w:p>
    <w:p w:rsidR="005676C7" w:rsidRDefault="005676C7" w:rsidP="003C3B4F">
      <w:pPr>
        <w:pStyle w:val="ListParagraph"/>
        <w:keepNext/>
        <w:keepLines/>
        <w:numPr>
          <w:ilvl w:val="1"/>
          <w:numId w:val="10"/>
        </w:numPr>
        <w:spacing w:after="0" w:line="240" w:lineRule="auto"/>
      </w:pPr>
      <w:r>
        <w:t>Current battery level of the device battery.</w:t>
      </w:r>
    </w:p>
    <w:p w:rsidR="005676C7" w:rsidRDefault="005676C7" w:rsidP="003C3B4F">
      <w:pPr>
        <w:pStyle w:val="ListParagraph"/>
        <w:keepNext/>
        <w:keepLines/>
        <w:spacing w:after="0" w:line="240" w:lineRule="auto"/>
        <w:ind w:left="2520"/>
      </w:pPr>
    </w:p>
    <w:p w:rsidR="005676C7" w:rsidRDefault="005676C7"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BRAmplitude</w:t>
      </w:r>
      <w:proofErr w:type="spellEnd"/>
    </w:p>
    <w:p w:rsidR="005676C7" w:rsidRDefault="005676C7" w:rsidP="003C3B4F">
      <w:pPr>
        <w:pStyle w:val="ListParagraph"/>
        <w:keepNext/>
        <w:keepLines/>
        <w:numPr>
          <w:ilvl w:val="1"/>
          <w:numId w:val="10"/>
        </w:numPr>
        <w:spacing w:after="0" w:line="240" w:lineRule="auto"/>
      </w:pPr>
      <w:r>
        <w:t>Patient breathing rate amplitude measured by the device at the moment of each data sample.</w:t>
      </w:r>
    </w:p>
    <w:p w:rsidR="005676C7" w:rsidRDefault="005676C7" w:rsidP="003C3B4F">
      <w:pPr>
        <w:pStyle w:val="ListParagraph"/>
        <w:keepNext/>
        <w:keepLines/>
        <w:spacing w:after="0" w:line="240" w:lineRule="auto"/>
        <w:ind w:left="2520"/>
      </w:pPr>
    </w:p>
    <w:p w:rsidR="005676C7" w:rsidRDefault="005676C7"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BRNoise</w:t>
      </w:r>
      <w:proofErr w:type="spellEnd"/>
    </w:p>
    <w:p w:rsidR="005676C7" w:rsidRDefault="005676C7" w:rsidP="003C3B4F">
      <w:pPr>
        <w:pStyle w:val="ListParagraph"/>
        <w:keepNext/>
        <w:keepLines/>
        <w:numPr>
          <w:ilvl w:val="1"/>
          <w:numId w:val="10"/>
        </w:numPr>
        <w:spacing w:after="0" w:line="240" w:lineRule="auto"/>
      </w:pPr>
      <w:r>
        <w:t>Patient breathing rate noise measured by the device at the moment of each data sample.</w:t>
      </w:r>
    </w:p>
    <w:p w:rsidR="005676C7" w:rsidRDefault="005676C7" w:rsidP="003C3B4F">
      <w:pPr>
        <w:pStyle w:val="ListParagraph"/>
        <w:keepNext/>
        <w:keepLines/>
        <w:spacing w:after="0" w:line="240" w:lineRule="auto"/>
        <w:ind w:left="2520"/>
      </w:pPr>
    </w:p>
    <w:p w:rsidR="005676C7" w:rsidRDefault="005676C7" w:rsidP="003C3B4F">
      <w:pPr>
        <w:pStyle w:val="ListParagraph"/>
        <w:keepNext/>
        <w:keepLines/>
        <w:numPr>
          <w:ilvl w:val="0"/>
          <w:numId w:val="10"/>
        </w:numPr>
        <w:spacing w:after="0" w:line="240" w:lineRule="auto"/>
      </w:pPr>
      <w:r>
        <w:rPr>
          <w:b/>
        </w:rPr>
        <w:t xml:space="preserve">Public </w:t>
      </w:r>
      <w:proofErr w:type="spellStart"/>
      <w:r w:rsidR="001B16E7">
        <w:rPr>
          <w:b/>
        </w:rPr>
        <w:t>int</w:t>
      </w:r>
      <w:proofErr w:type="spellEnd"/>
      <w:r>
        <w:rPr>
          <w:b/>
        </w:rPr>
        <w:t xml:space="preserve"> </w:t>
      </w:r>
      <w:proofErr w:type="spellStart"/>
      <w:r w:rsidR="001B16E7">
        <w:t>BRConfidence</w:t>
      </w:r>
      <w:proofErr w:type="spellEnd"/>
    </w:p>
    <w:p w:rsidR="00496B70" w:rsidRDefault="001B16E7" w:rsidP="003C3B4F">
      <w:pPr>
        <w:pStyle w:val="ListParagraph"/>
        <w:keepNext/>
        <w:keepLines/>
        <w:numPr>
          <w:ilvl w:val="1"/>
          <w:numId w:val="10"/>
        </w:numPr>
        <w:spacing w:after="0" w:line="240" w:lineRule="auto"/>
      </w:pPr>
      <w:r>
        <w:t>Device confidence in the breathing rate measurement.</w:t>
      </w:r>
      <w:r w:rsidR="005676C7">
        <w:t xml:space="preserve"> </w:t>
      </w:r>
    </w:p>
    <w:p w:rsidR="001B16E7" w:rsidRDefault="001B16E7" w:rsidP="003C3B4F">
      <w:pPr>
        <w:pStyle w:val="ListParagraph"/>
        <w:keepNext/>
        <w:keepLines/>
        <w:spacing w:after="0" w:line="240" w:lineRule="auto"/>
        <w:ind w:left="2520"/>
      </w:pPr>
    </w:p>
    <w:p w:rsidR="001B16E7" w:rsidRDefault="001B16E7"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ECGAmplitude</w:t>
      </w:r>
      <w:proofErr w:type="spellEnd"/>
    </w:p>
    <w:p w:rsidR="001B16E7" w:rsidRDefault="001B16E7" w:rsidP="003C3B4F">
      <w:pPr>
        <w:pStyle w:val="ListParagraph"/>
        <w:keepNext/>
        <w:keepLines/>
        <w:numPr>
          <w:ilvl w:val="1"/>
          <w:numId w:val="10"/>
        </w:numPr>
        <w:spacing w:after="0" w:line="240" w:lineRule="auto"/>
      </w:pPr>
      <w:r>
        <w:t>Patient ECG amplitude measured by the device at the moment of each data sample.</w:t>
      </w:r>
    </w:p>
    <w:p w:rsidR="001B16E7" w:rsidRDefault="001B16E7" w:rsidP="003C3B4F">
      <w:pPr>
        <w:pStyle w:val="ListParagraph"/>
        <w:keepNext/>
        <w:keepLines/>
        <w:spacing w:after="0" w:line="240" w:lineRule="auto"/>
        <w:ind w:left="2520"/>
      </w:pPr>
    </w:p>
    <w:p w:rsidR="001B16E7" w:rsidRDefault="001B16E7"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ECGNoise</w:t>
      </w:r>
      <w:proofErr w:type="spellEnd"/>
    </w:p>
    <w:p w:rsidR="001B16E7" w:rsidRDefault="001B16E7" w:rsidP="003C3B4F">
      <w:pPr>
        <w:pStyle w:val="ListParagraph"/>
        <w:keepNext/>
        <w:keepLines/>
        <w:numPr>
          <w:ilvl w:val="1"/>
          <w:numId w:val="10"/>
        </w:numPr>
        <w:spacing w:after="0" w:line="240" w:lineRule="auto"/>
      </w:pPr>
      <w:r>
        <w:t>Patient ECG noise measured by the device at the moment of each data sample.</w:t>
      </w:r>
    </w:p>
    <w:p w:rsidR="001B16E7" w:rsidRDefault="001B16E7" w:rsidP="003C3B4F">
      <w:pPr>
        <w:pStyle w:val="ListParagraph"/>
        <w:keepNext/>
        <w:keepLines/>
        <w:spacing w:after="0" w:line="240" w:lineRule="auto"/>
        <w:ind w:left="2520"/>
      </w:pPr>
    </w:p>
    <w:p w:rsidR="001B16E7" w:rsidRDefault="001B16E7"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HRConfidence</w:t>
      </w:r>
      <w:proofErr w:type="spellEnd"/>
    </w:p>
    <w:p w:rsidR="001B16E7" w:rsidRDefault="001B16E7" w:rsidP="003C3B4F">
      <w:pPr>
        <w:pStyle w:val="ListParagraph"/>
        <w:keepNext/>
        <w:keepLines/>
        <w:numPr>
          <w:ilvl w:val="1"/>
          <w:numId w:val="10"/>
        </w:numPr>
        <w:spacing w:after="0" w:line="240" w:lineRule="auto"/>
      </w:pPr>
      <w:r>
        <w:t>Device confidence in the heart rate measurement.</w:t>
      </w:r>
    </w:p>
    <w:p w:rsidR="001B16E7" w:rsidRDefault="001B16E7" w:rsidP="003C3B4F">
      <w:pPr>
        <w:pStyle w:val="ListParagraph"/>
        <w:keepNext/>
        <w:keepLines/>
        <w:spacing w:after="0" w:line="240" w:lineRule="auto"/>
        <w:ind w:left="2520"/>
      </w:pPr>
    </w:p>
    <w:p w:rsidR="001B16E7" w:rsidRDefault="001B16E7"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HRV</w:t>
      </w:r>
    </w:p>
    <w:p w:rsidR="001B16E7" w:rsidRDefault="001B16E7" w:rsidP="003C3B4F">
      <w:pPr>
        <w:pStyle w:val="ListParagraph"/>
        <w:keepNext/>
        <w:keepLines/>
        <w:numPr>
          <w:ilvl w:val="1"/>
          <w:numId w:val="10"/>
        </w:numPr>
        <w:spacing w:after="0" w:line="240" w:lineRule="auto"/>
      </w:pPr>
      <w:r>
        <w:t>HRV measured by the device at the moment of each data sample.</w:t>
      </w:r>
    </w:p>
    <w:p w:rsidR="001B16E7" w:rsidRDefault="001B16E7" w:rsidP="003C3B4F">
      <w:pPr>
        <w:pStyle w:val="ListParagraph"/>
        <w:keepNext/>
        <w:keepLines/>
        <w:spacing w:after="0" w:line="240" w:lineRule="auto"/>
        <w:ind w:left="2520"/>
      </w:pPr>
    </w:p>
    <w:p w:rsidR="001B16E7" w:rsidRDefault="001B16E7"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SystemConfidence</w:t>
      </w:r>
      <w:proofErr w:type="spellEnd"/>
    </w:p>
    <w:p w:rsidR="001B16E7" w:rsidRDefault="001B16E7" w:rsidP="003C3B4F">
      <w:pPr>
        <w:pStyle w:val="ListParagraph"/>
        <w:keepNext/>
        <w:keepLines/>
        <w:numPr>
          <w:ilvl w:val="1"/>
          <w:numId w:val="10"/>
        </w:numPr>
        <w:spacing w:after="0" w:line="240" w:lineRule="auto"/>
      </w:pPr>
      <w:r>
        <w:t>Measurement of overall system confidence in the measurements.</w:t>
      </w:r>
    </w:p>
    <w:p w:rsidR="001B16E7" w:rsidRDefault="001B16E7" w:rsidP="003C3B4F">
      <w:pPr>
        <w:pStyle w:val="ListParagraph"/>
        <w:keepNext/>
        <w:keepLines/>
        <w:spacing w:after="0" w:line="240" w:lineRule="auto"/>
        <w:ind w:left="2520"/>
      </w:pPr>
    </w:p>
    <w:p w:rsidR="001B16E7" w:rsidRDefault="001B16E7"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GSR</w:t>
      </w:r>
    </w:p>
    <w:p w:rsidR="001B16E7" w:rsidRDefault="001B16E7" w:rsidP="003C3B4F">
      <w:pPr>
        <w:pStyle w:val="ListParagraph"/>
        <w:keepNext/>
        <w:keepLines/>
        <w:numPr>
          <w:ilvl w:val="1"/>
          <w:numId w:val="10"/>
        </w:numPr>
        <w:spacing w:after="0" w:line="240" w:lineRule="auto"/>
      </w:pPr>
      <w:r>
        <w:t>GSR measured by the device at the moment of each data sample.</w:t>
      </w:r>
    </w:p>
    <w:p w:rsidR="001B16E7" w:rsidRDefault="001B16E7" w:rsidP="003C3B4F">
      <w:pPr>
        <w:pStyle w:val="ListParagraph"/>
        <w:keepNext/>
        <w:keepLines/>
        <w:spacing w:after="0" w:line="240" w:lineRule="auto"/>
        <w:ind w:left="2520"/>
      </w:pPr>
    </w:p>
    <w:p w:rsidR="001B16E7" w:rsidRDefault="001B16E7"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ROGState</w:t>
      </w:r>
      <w:proofErr w:type="spellEnd"/>
    </w:p>
    <w:p w:rsidR="001B16E7" w:rsidRDefault="001B16E7" w:rsidP="003C3B4F">
      <w:pPr>
        <w:pStyle w:val="ListParagraph"/>
        <w:keepNext/>
        <w:keepLines/>
        <w:numPr>
          <w:ilvl w:val="1"/>
          <w:numId w:val="10"/>
        </w:numPr>
        <w:spacing w:after="0" w:line="240" w:lineRule="auto"/>
      </w:pPr>
      <w:r>
        <w:t>Some device state at the moment of each data sample</w:t>
      </w:r>
    </w:p>
    <w:p w:rsidR="001B16E7" w:rsidRDefault="001B16E7" w:rsidP="003C3B4F">
      <w:pPr>
        <w:pStyle w:val="ListParagraph"/>
        <w:keepNext/>
        <w:keepLines/>
        <w:spacing w:after="0" w:line="240" w:lineRule="auto"/>
        <w:ind w:left="2520"/>
      </w:pPr>
    </w:p>
    <w:p w:rsidR="001B16E7" w:rsidRDefault="001B16E7"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ROGTime</w:t>
      </w:r>
      <w:proofErr w:type="spellEnd"/>
    </w:p>
    <w:p w:rsidR="001B16E7" w:rsidRDefault="001B16E7" w:rsidP="003C3B4F">
      <w:pPr>
        <w:pStyle w:val="ListParagraph"/>
        <w:keepNext/>
        <w:keepLines/>
        <w:numPr>
          <w:ilvl w:val="1"/>
          <w:numId w:val="10"/>
        </w:numPr>
        <w:spacing w:after="0" w:line="240" w:lineRule="auto"/>
      </w:pPr>
      <w:r>
        <w:t xml:space="preserve">An incremental time value representing how many samples occurred inside the current </w:t>
      </w:r>
      <w:proofErr w:type="spellStart"/>
      <w:r>
        <w:t>ROGState</w:t>
      </w:r>
      <w:proofErr w:type="spellEnd"/>
      <w:r>
        <w:t>.</w:t>
      </w:r>
    </w:p>
    <w:p w:rsidR="005F0972" w:rsidRDefault="005F0972" w:rsidP="003C3B4F">
      <w:pPr>
        <w:pStyle w:val="ListParagraph"/>
        <w:keepNext/>
        <w:keepLines/>
        <w:spacing w:after="0" w:line="240" w:lineRule="auto"/>
        <w:ind w:left="2520"/>
      </w:pPr>
    </w:p>
    <w:p w:rsidR="001B16E7" w:rsidRDefault="001B16E7" w:rsidP="003C3B4F">
      <w:pPr>
        <w:pStyle w:val="ListParagraph"/>
        <w:keepNext/>
        <w:keepLines/>
        <w:numPr>
          <w:ilvl w:val="0"/>
          <w:numId w:val="10"/>
        </w:numPr>
        <w:spacing w:after="0" w:line="240" w:lineRule="auto"/>
      </w:pPr>
      <w:r>
        <w:rPr>
          <w:b/>
        </w:rPr>
        <w:t xml:space="preserve">Public float </w:t>
      </w:r>
      <w:proofErr w:type="spellStart"/>
      <w:r>
        <w:t>VerticalMin</w:t>
      </w:r>
      <w:proofErr w:type="spellEnd"/>
    </w:p>
    <w:p w:rsidR="001B16E7" w:rsidRDefault="001B16E7" w:rsidP="003C3B4F">
      <w:pPr>
        <w:pStyle w:val="ListParagraph"/>
        <w:keepNext/>
        <w:keepLines/>
        <w:numPr>
          <w:ilvl w:val="1"/>
          <w:numId w:val="10"/>
        </w:numPr>
        <w:spacing w:after="0" w:line="240" w:lineRule="auto"/>
      </w:pPr>
      <w:r>
        <w:t xml:space="preserve">Minimum value </w:t>
      </w:r>
      <w:r w:rsidR="005F0972">
        <w:t>of the vertical axis measured by the device accelerometer between summary sample points.</w:t>
      </w:r>
    </w:p>
    <w:p w:rsidR="005F0972" w:rsidRDefault="005F0972" w:rsidP="003C3B4F">
      <w:pPr>
        <w:pStyle w:val="ListParagraph"/>
        <w:keepNext/>
        <w:keepLines/>
        <w:spacing w:after="0" w:line="240" w:lineRule="auto"/>
        <w:ind w:left="2520"/>
      </w:pPr>
    </w:p>
    <w:p w:rsidR="001B16E7" w:rsidRDefault="001B16E7" w:rsidP="003C3B4F">
      <w:pPr>
        <w:pStyle w:val="ListParagraph"/>
        <w:keepNext/>
        <w:keepLines/>
        <w:numPr>
          <w:ilvl w:val="0"/>
          <w:numId w:val="10"/>
        </w:numPr>
        <w:spacing w:after="0" w:line="240" w:lineRule="auto"/>
      </w:pPr>
      <w:r>
        <w:rPr>
          <w:b/>
        </w:rPr>
        <w:t xml:space="preserve">Public float </w:t>
      </w:r>
      <w:proofErr w:type="spellStart"/>
      <w:r>
        <w:t>VerticalPeak</w:t>
      </w:r>
      <w:proofErr w:type="spellEnd"/>
    </w:p>
    <w:p w:rsidR="005F0972" w:rsidRDefault="005F0972" w:rsidP="003C3B4F">
      <w:pPr>
        <w:pStyle w:val="ListParagraph"/>
        <w:keepNext/>
        <w:keepLines/>
        <w:numPr>
          <w:ilvl w:val="1"/>
          <w:numId w:val="10"/>
        </w:numPr>
        <w:spacing w:after="0" w:line="240" w:lineRule="auto"/>
      </w:pPr>
      <w:r>
        <w:t>Maximum value of the vertical axis measured by the device accelerometer between summary sample points.</w:t>
      </w:r>
    </w:p>
    <w:p w:rsidR="005F0972" w:rsidRDefault="005F0972" w:rsidP="003C3B4F">
      <w:pPr>
        <w:pStyle w:val="ListParagraph"/>
        <w:keepNext/>
        <w:keepLines/>
        <w:spacing w:after="0" w:line="240" w:lineRule="auto"/>
        <w:ind w:left="2520"/>
      </w:pPr>
    </w:p>
    <w:p w:rsidR="005F0972" w:rsidRDefault="005F0972" w:rsidP="003C3B4F">
      <w:pPr>
        <w:pStyle w:val="ListParagraph"/>
        <w:keepNext/>
        <w:keepLines/>
        <w:numPr>
          <w:ilvl w:val="0"/>
          <w:numId w:val="10"/>
        </w:numPr>
        <w:spacing w:after="0" w:line="240" w:lineRule="auto"/>
      </w:pPr>
      <w:r>
        <w:rPr>
          <w:b/>
        </w:rPr>
        <w:t xml:space="preserve">Public float </w:t>
      </w:r>
      <w:proofErr w:type="spellStart"/>
      <w:r>
        <w:t>LateralMin</w:t>
      </w:r>
      <w:proofErr w:type="spellEnd"/>
    </w:p>
    <w:p w:rsidR="005F0972" w:rsidRDefault="005F0972" w:rsidP="003C3B4F">
      <w:pPr>
        <w:pStyle w:val="ListParagraph"/>
        <w:keepNext/>
        <w:keepLines/>
        <w:numPr>
          <w:ilvl w:val="1"/>
          <w:numId w:val="10"/>
        </w:numPr>
        <w:spacing w:after="0" w:line="240" w:lineRule="auto"/>
      </w:pPr>
      <w:r>
        <w:t>Minimum value of the lateral axis measured by the device accelerometer between summary sample points.</w:t>
      </w:r>
    </w:p>
    <w:p w:rsidR="005F0972" w:rsidRDefault="005F0972" w:rsidP="003C3B4F">
      <w:pPr>
        <w:pStyle w:val="ListParagraph"/>
        <w:keepNext/>
        <w:keepLines/>
        <w:spacing w:after="0" w:line="240" w:lineRule="auto"/>
        <w:ind w:left="2520"/>
      </w:pPr>
    </w:p>
    <w:p w:rsidR="005F0972" w:rsidRDefault="005F0972" w:rsidP="003C3B4F">
      <w:pPr>
        <w:pStyle w:val="ListParagraph"/>
        <w:keepNext/>
        <w:keepLines/>
        <w:numPr>
          <w:ilvl w:val="0"/>
          <w:numId w:val="10"/>
        </w:numPr>
        <w:spacing w:after="0" w:line="240" w:lineRule="auto"/>
      </w:pPr>
      <w:r>
        <w:rPr>
          <w:b/>
        </w:rPr>
        <w:t xml:space="preserve">Public float </w:t>
      </w:r>
      <w:proofErr w:type="spellStart"/>
      <w:r>
        <w:t>LateralPeak</w:t>
      </w:r>
      <w:proofErr w:type="spellEnd"/>
    </w:p>
    <w:p w:rsidR="005F0972" w:rsidRDefault="005F0972" w:rsidP="003C3B4F">
      <w:pPr>
        <w:pStyle w:val="ListParagraph"/>
        <w:keepNext/>
        <w:keepLines/>
        <w:numPr>
          <w:ilvl w:val="1"/>
          <w:numId w:val="10"/>
        </w:numPr>
        <w:spacing w:after="0" w:line="240" w:lineRule="auto"/>
      </w:pPr>
      <w:r>
        <w:t>Maximum value of the lateral axis measured by the device accelerometer between summary sample points.</w:t>
      </w:r>
    </w:p>
    <w:p w:rsidR="001B16E7" w:rsidRDefault="001B16E7" w:rsidP="003C3B4F">
      <w:pPr>
        <w:pStyle w:val="ListParagraph"/>
        <w:keepNext/>
        <w:keepLines/>
        <w:spacing w:after="0" w:line="240" w:lineRule="auto"/>
        <w:ind w:left="1800"/>
      </w:pPr>
    </w:p>
    <w:p w:rsidR="005F0972" w:rsidRDefault="005F0972" w:rsidP="003C3B4F">
      <w:pPr>
        <w:pStyle w:val="ListParagraph"/>
        <w:keepNext/>
        <w:keepLines/>
        <w:numPr>
          <w:ilvl w:val="0"/>
          <w:numId w:val="10"/>
        </w:numPr>
        <w:spacing w:after="0" w:line="240" w:lineRule="auto"/>
      </w:pPr>
      <w:r>
        <w:rPr>
          <w:b/>
        </w:rPr>
        <w:t xml:space="preserve">Public float </w:t>
      </w:r>
      <w:proofErr w:type="spellStart"/>
      <w:r>
        <w:t>SagittalMin</w:t>
      </w:r>
      <w:proofErr w:type="spellEnd"/>
    </w:p>
    <w:p w:rsidR="005F0972" w:rsidRDefault="005F0972" w:rsidP="003C3B4F">
      <w:pPr>
        <w:pStyle w:val="ListParagraph"/>
        <w:keepNext/>
        <w:keepLines/>
        <w:numPr>
          <w:ilvl w:val="1"/>
          <w:numId w:val="10"/>
        </w:numPr>
        <w:spacing w:after="0" w:line="240" w:lineRule="auto"/>
      </w:pPr>
      <w:r>
        <w:t xml:space="preserve">Minimum value of the </w:t>
      </w:r>
      <w:proofErr w:type="spellStart"/>
      <w:r>
        <w:t>sagittal</w:t>
      </w:r>
      <w:proofErr w:type="spellEnd"/>
      <w:r>
        <w:t xml:space="preserve"> axis measured by the device accelerometer between summary sample points.</w:t>
      </w:r>
    </w:p>
    <w:p w:rsidR="005F0972" w:rsidRDefault="005F0972" w:rsidP="003C3B4F">
      <w:pPr>
        <w:pStyle w:val="ListParagraph"/>
        <w:keepNext/>
        <w:keepLines/>
        <w:spacing w:after="0" w:line="240" w:lineRule="auto"/>
        <w:ind w:left="2520"/>
      </w:pPr>
    </w:p>
    <w:p w:rsidR="005F0972" w:rsidRDefault="005F0972" w:rsidP="003C3B4F">
      <w:pPr>
        <w:pStyle w:val="ListParagraph"/>
        <w:keepNext/>
        <w:keepLines/>
        <w:numPr>
          <w:ilvl w:val="0"/>
          <w:numId w:val="10"/>
        </w:numPr>
        <w:spacing w:after="0" w:line="240" w:lineRule="auto"/>
      </w:pPr>
      <w:r>
        <w:rPr>
          <w:b/>
        </w:rPr>
        <w:t xml:space="preserve">Public float </w:t>
      </w:r>
      <w:proofErr w:type="spellStart"/>
      <w:r>
        <w:t>SagittalPeak</w:t>
      </w:r>
      <w:proofErr w:type="spellEnd"/>
    </w:p>
    <w:p w:rsidR="005F0972" w:rsidRDefault="005F0972" w:rsidP="003C3B4F">
      <w:pPr>
        <w:pStyle w:val="ListParagraph"/>
        <w:keepNext/>
        <w:keepLines/>
        <w:numPr>
          <w:ilvl w:val="1"/>
          <w:numId w:val="10"/>
        </w:numPr>
        <w:spacing w:after="0" w:line="240" w:lineRule="auto"/>
      </w:pPr>
      <w:r>
        <w:t xml:space="preserve">Maximum value of the </w:t>
      </w:r>
      <w:proofErr w:type="spellStart"/>
      <w:r>
        <w:t>sagittal</w:t>
      </w:r>
      <w:proofErr w:type="spellEnd"/>
      <w:r>
        <w:t xml:space="preserve"> axis measured by the device accelerometer between summary sample points.</w:t>
      </w:r>
    </w:p>
    <w:p w:rsidR="001B16E7" w:rsidRDefault="001B16E7" w:rsidP="003C3B4F">
      <w:pPr>
        <w:pStyle w:val="ListParagraph"/>
        <w:keepNext/>
        <w:keepLines/>
        <w:spacing w:after="0" w:line="240" w:lineRule="auto"/>
        <w:ind w:left="2520"/>
      </w:pPr>
    </w:p>
    <w:p w:rsidR="005F0972" w:rsidRDefault="005F0972" w:rsidP="003C3B4F">
      <w:pPr>
        <w:pStyle w:val="ListParagraph"/>
        <w:keepNext/>
        <w:keepLines/>
        <w:numPr>
          <w:ilvl w:val="0"/>
          <w:numId w:val="10"/>
        </w:numPr>
        <w:spacing w:after="0" w:line="240" w:lineRule="auto"/>
      </w:pPr>
      <w:r>
        <w:rPr>
          <w:b/>
        </w:rPr>
        <w:t xml:space="preserve">Public float </w:t>
      </w:r>
      <w:proofErr w:type="spellStart"/>
      <w:r>
        <w:t>DeviceTemp</w:t>
      </w:r>
      <w:proofErr w:type="spellEnd"/>
    </w:p>
    <w:p w:rsidR="005F0972" w:rsidRDefault="005F0972" w:rsidP="003C3B4F">
      <w:pPr>
        <w:pStyle w:val="ListParagraph"/>
        <w:keepNext/>
        <w:keepLines/>
        <w:numPr>
          <w:ilvl w:val="1"/>
          <w:numId w:val="10"/>
        </w:numPr>
        <w:spacing w:after="0" w:line="240" w:lineRule="auto"/>
      </w:pPr>
      <w:r>
        <w:t>Device temperature at the moment of each data sample.</w:t>
      </w:r>
    </w:p>
    <w:p w:rsidR="005F0972" w:rsidRDefault="005F0972" w:rsidP="003C3B4F">
      <w:pPr>
        <w:pStyle w:val="ListParagraph"/>
        <w:keepNext/>
        <w:keepLines/>
        <w:spacing w:after="0" w:line="240" w:lineRule="auto"/>
        <w:ind w:left="2520"/>
      </w:pPr>
    </w:p>
    <w:p w:rsidR="005F0972" w:rsidRDefault="005F0972"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StatusInfo</w:t>
      </w:r>
      <w:proofErr w:type="spellEnd"/>
    </w:p>
    <w:p w:rsidR="005F0972" w:rsidRDefault="005F0972" w:rsidP="003C3B4F">
      <w:pPr>
        <w:pStyle w:val="ListParagraph"/>
        <w:keepNext/>
        <w:keepLines/>
        <w:numPr>
          <w:ilvl w:val="1"/>
          <w:numId w:val="10"/>
        </w:numPr>
        <w:spacing w:after="0" w:line="240" w:lineRule="auto"/>
      </w:pPr>
      <w:r>
        <w:t>A status code provided by the device.</w:t>
      </w:r>
    </w:p>
    <w:p w:rsidR="005F0972" w:rsidRDefault="005F0972" w:rsidP="003C3B4F">
      <w:pPr>
        <w:pStyle w:val="ListParagraph"/>
        <w:keepNext/>
        <w:keepLines/>
        <w:spacing w:after="0" w:line="240" w:lineRule="auto"/>
        <w:ind w:left="2520"/>
      </w:pPr>
    </w:p>
    <w:p w:rsidR="005F0972" w:rsidRDefault="005F0972"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LinkQuality</w:t>
      </w:r>
      <w:proofErr w:type="spellEnd"/>
    </w:p>
    <w:p w:rsidR="005F0972" w:rsidRDefault="005F0972" w:rsidP="003C3B4F">
      <w:pPr>
        <w:pStyle w:val="ListParagraph"/>
        <w:keepNext/>
        <w:keepLines/>
        <w:numPr>
          <w:ilvl w:val="1"/>
          <w:numId w:val="10"/>
        </w:numPr>
        <w:spacing w:after="0" w:line="240" w:lineRule="auto"/>
      </w:pPr>
      <w:r>
        <w:t xml:space="preserve">Measurement of the quality of the device link.  </w:t>
      </w:r>
    </w:p>
    <w:p w:rsidR="005F0972" w:rsidRDefault="005F0972" w:rsidP="003C3B4F">
      <w:pPr>
        <w:pStyle w:val="ListParagraph"/>
        <w:keepNext/>
        <w:keepLines/>
        <w:spacing w:after="0" w:line="240" w:lineRule="auto"/>
        <w:ind w:left="2520"/>
      </w:pPr>
    </w:p>
    <w:p w:rsidR="005F0972" w:rsidRDefault="005F0972"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RSSI</w:t>
      </w:r>
    </w:p>
    <w:p w:rsidR="005F0972" w:rsidRDefault="005F0972" w:rsidP="003C3B4F">
      <w:pPr>
        <w:pStyle w:val="ListParagraph"/>
        <w:keepNext/>
        <w:keepLines/>
        <w:numPr>
          <w:ilvl w:val="1"/>
          <w:numId w:val="10"/>
        </w:numPr>
        <w:spacing w:after="0" w:line="240" w:lineRule="auto"/>
      </w:pPr>
      <w:r>
        <w:t>RSSI value measured by the device at the time of each data sample.</w:t>
      </w:r>
    </w:p>
    <w:p w:rsidR="005F0972" w:rsidRDefault="005F0972" w:rsidP="003C3B4F">
      <w:pPr>
        <w:pStyle w:val="ListParagraph"/>
        <w:keepNext/>
        <w:keepLines/>
        <w:spacing w:after="0" w:line="240" w:lineRule="auto"/>
        <w:ind w:left="2520"/>
      </w:pPr>
    </w:p>
    <w:p w:rsidR="005F0972" w:rsidRDefault="005F0972"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TxPower</w:t>
      </w:r>
      <w:proofErr w:type="spellEnd"/>
    </w:p>
    <w:p w:rsidR="005F0972" w:rsidRDefault="005F0972" w:rsidP="003C3B4F">
      <w:pPr>
        <w:pStyle w:val="ListParagraph"/>
        <w:keepNext/>
        <w:keepLines/>
        <w:numPr>
          <w:ilvl w:val="1"/>
          <w:numId w:val="10"/>
        </w:numPr>
        <w:spacing w:after="0" w:line="240" w:lineRule="auto"/>
      </w:pPr>
      <w:r>
        <w:t>Transmit power measured by the device at the time of each data sample.</w:t>
      </w:r>
    </w:p>
    <w:p w:rsidR="005F0972" w:rsidRDefault="005F0972" w:rsidP="003C3B4F">
      <w:pPr>
        <w:pStyle w:val="ListParagraph"/>
        <w:keepNext/>
        <w:keepLines/>
        <w:spacing w:after="0" w:line="240" w:lineRule="auto"/>
        <w:ind w:left="2520"/>
      </w:pPr>
    </w:p>
    <w:p w:rsidR="005F0972" w:rsidRDefault="005F0972" w:rsidP="003C3B4F">
      <w:pPr>
        <w:pStyle w:val="ListParagraph"/>
        <w:keepNext/>
        <w:keepLines/>
        <w:numPr>
          <w:ilvl w:val="0"/>
          <w:numId w:val="10"/>
        </w:numPr>
        <w:spacing w:after="0" w:line="240" w:lineRule="auto"/>
      </w:pPr>
      <w:r>
        <w:rPr>
          <w:b/>
        </w:rPr>
        <w:t xml:space="preserve">Public float </w:t>
      </w:r>
      <w:proofErr w:type="spellStart"/>
      <w:r>
        <w:t>CoreTemp</w:t>
      </w:r>
      <w:proofErr w:type="spellEnd"/>
    </w:p>
    <w:p w:rsidR="005F0972" w:rsidRDefault="005F0972" w:rsidP="003C3B4F">
      <w:pPr>
        <w:pStyle w:val="ListParagraph"/>
        <w:keepNext/>
        <w:keepLines/>
        <w:numPr>
          <w:ilvl w:val="1"/>
          <w:numId w:val="10"/>
        </w:numPr>
        <w:spacing w:after="0" w:line="240" w:lineRule="auto"/>
      </w:pPr>
      <w:r>
        <w:t>Device core temperature at the moment of each data sample.</w:t>
      </w:r>
    </w:p>
    <w:p w:rsidR="005F0972" w:rsidRDefault="005F0972" w:rsidP="003C3B4F">
      <w:pPr>
        <w:pStyle w:val="ListParagraph"/>
        <w:keepNext/>
        <w:keepLines/>
        <w:spacing w:after="0" w:line="240" w:lineRule="auto"/>
        <w:ind w:left="2520"/>
      </w:pPr>
    </w:p>
    <w:p w:rsidR="005F0972" w:rsidRDefault="005F0972"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AuxADC1</w:t>
      </w:r>
    </w:p>
    <w:p w:rsidR="005F0972" w:rsidRDefault="005F0972" w:rsidP="003C3B4F">
      <w:pPr>
        <w:pStyle w:val="ListParagraph"/>
        <w:keepNext/>
        <w:keepLines/>
        <w:numPr>
          <w:ilvl w:val="1"/>
          <w:numId w:val="10"/>
        </w:numPr>
        <w:spacing w:after="0" w:line="240" w:lineRule="auto"/>
      </w:pPr>
      <w:proofErr w:type="spellStart"/>
      <w:r>
        <w:t>Auxillary</w:t>
      </w:r>
      <w:proofErr w:type="spellEnd"/>
      <w:r>
        <w:t xml:space="preserve"> ADC value.</w:t>
      </w:r>
    </w:p>
    <w:p w:rsidR="00E17631" w:rsidRDefault="00E17631" w:rsidP="003C3B4F">
      <w:pPr>
        <w:pStyle w:val="ListParagraph"/>
        <w:keepNext/>
        <w:keepLines/>
        <w:spacing w:after="0" w:line="240" w:lineRule="auto"/>
        <w:ind w:left="2520"/>
      </w:pPr>
    </w:p>
    <w:p w:rsidR="00E17631" w:rsidRDefault="00E17631"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AuxADC2</w:t>
      </w:r>
    </w:p>
    <w:p w:rsidR="00E17631" w:rsidRDefault="00E17631" w:rsidP="003C3B4F">
      <w:pPr>
        <w:pStyle w:val="ListParagraph"/>
        <w:keepNext/>
        <w:keepLines/>
        <w:numPr>
          <w:ilvl w:val="1"/>
          <w:numId w:val="10"/>
        </w:numPr>
        <w:spacing w:after="0" w:line="240" w:lineRule="auto"/>
      </w:pPr>
      <w:proofErr w:type="spellStart"/>
      <w:r>
        <w:t>Auxillary</w:t>
      </w:r>
      <w:proofErr w:type="spellEnd"/>
      <w:r>
        <w:t xml:space="preserve"> ADC value.</w:t>
      </w:r>
    </w:p>
    <w:p w:rsidR="00E17631" w:rsidRDefault="00E17631" w:rsidP="003C3B4F">
      <w:pPr>
        <w:pStyle w:val="ListParagraph"/>
        <w:keepNext/>
        <w:keepLines/>
        <w:spacing w:after="0" w:line="240" w:lineRule="auto"/>
        <w:ind w:left="2520"/>
      </w:pPr>
    </w:p>
    <w:p w:rsidR="00E17631" w:rsidRDefault="00E17631" w:rsidP="003C3B4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AuxADC3</w:t>
      </w:r>
    </w:p>
    <w:p w:rsidR="00E17631" w:rsidRDefault="00E17631" w:rsidP="003C3B4F">
      <w:pPr>
        <w:pStyle w:val="ListParagraph"/>
        <w:keepNext/>
        <w:keepLines/>
        <w:numPr>
          <w:ilvl w:val="1"/>
          <w:numId w:val="10"/>
        </w:numPr>
        <w:spacing w:after="0" w:line="240" w:lineRule="auto"/>
      </w:pPr>
      <w:proofErr w:type="spellStart"/>
      <w:r>
        <w:t>Auxillary</w:t>
      </w:r>
      <w:proofErr w:type="spellEnd"/>
      <w:r>
        <w:t xml:space="preserve"> ADC value.</w:t>
      </w:r>
    </w:p>
    <w:p w:rsidR="005F0972" w:rsidRDefault="005F0972" w:rsidP="003C3B4F">
      <w:pPr>
        <w:pStyle w:val="ListParagraph"/>
        <w:keepNext/>
        <w:keepLines/>
        <w:spacing w:after="0" w:line="240" w:lineRule="auto"/>
        <w:ind w:left="2520"/>
      </w:pPr>
    </w:p>
    <w:p w:rsidR="00496B70" w:rsidRDefault="00496B70" w:rsidP="003C3B4F">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496B70" w:rsidRDefault="00496B70" w:rsidP="003C3B4F">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496B70" w:rsidRDefault="00496B70" w:rsidP="003C3B4F">
      <w:pPr>
        <w:pStyle w:val="ListParagraph"/>
        <w:keepNext/>
        <w:keepLines/>
        <w:spacing w:after="0" w:line="240" w:lineRule="auto"/>
        <w:ind w:left="2520"/>
      </w:pPr>
    </w:p>
    <w:p w:rsidR="00496B70" w:rsidRPr="00D6053C" w:rsidRDefault="00496B70" w:rsidP="003C3B4F">
      <w:pPr>
        <w:keepNext/>
        <w:keepLines/>
        <w:spacing w:after="0" w:line="240" w:lineRule="auto"/>
        <w:ind w:firstLine="720"/>
        <w:rPr>
          <w:b/>
        </w:rPr>
      </w:pPr>
      <w:r w:rsidRPr="00D6053C">
        <w:rPr>
          <w:b/>
        </w:rPr>
        <w:t>Operations:</w:t>
      </w:r>
    </w:p>
    <w:p w:rsidR="00496B70" w:rsidRDefault="00496B70" w:rsidP="003C3B4F">
      <w:pPr>
        <w:pStyle w:val="ListParagraph"/>
        <w:keepNext/>
        <w:keepLines/>
        <w:numPr>
          <w:ilvl w:val="0"/>
          <w:numId w:val="7"/>
        </w:numPr>
        <w:spacing w:after="0" w:line="240" w:lineRule="auto"/>
      </w:pPr>
      <w:r w:rsidRPr="00484ED5">
        <w:t>Sets and gets for all attributes.</w:t>
      </w:r>
    </w:p>
    <w:p w:rsidR="00496B70" w:rsidRDefault="00496B70" w:rsidP="003C3B4F">
      <w:pPr>
        <w:pStyle w:val="ListParagraph"/>
        <w:keepNext/>
        <w:keepLines/>
        <w:spacing w:after="0" w:line="240" w:lineRule="auto"/>
        <w:ind w:left="1800"/>
      </w:pPr>
    </w:p>
    <w:p w:rsidR="00496B70" w:rsidRDefault="00496B70" w:rsidP="003C3B4F">
      <w:pPr>
        <w:keepNext/>
        <w:keepLines/>
        <w:spacing w:after="0" w:line="240" w:lineRule="auto"/>
        <w:ind w:left="720"/>
        <w:rPr>
          <w:b/>
        </w:rPr>
      </w:pPr>
      <w:r>
        <w:rPr>
          <w:b/>
        </w:rPr>
        <w:t>Constructors:</w:t>
      </w:r>
    </w:p>
    <w:p w:rsidR="00496B70" w:rsidRDefault="00496B70" w:rsidP="003C3B4F">
      <w:pPr>
        <w:pStyle w:val="ListParagraph"/>
        <w:keepNext/>
        <w:keepLines/>
        <w:numPr>
          <w:ilvl w:val="0"/>
          <w:numId w:val="14"/>
        </w:numPr>
        <w:spacing w:after="0" w:line="240" w:lineRule="auto"/>
        <w:rPr>
          <w:b/>
        </w:rPr>
      </w:pPr>
      <w:r>
        <w:rPr>
          <w:b/>
        </w:rPr>
        <w:t xml:space="preserve">Public </w:t>
      </w:r>
      <w:proofErr w:type="spellStart"/>
      <w:r>
        <w:t>Zephyr</w:t>
      </w:r>
      <w:r w:rsidR="005676C7">
        <w:t>Summary</w:t>
      </w:r>
      <w:r>
        <w:t>Data</w:t>
      </w:r>
      <w:proofErr w:type="spellEnd"/>
      <w:r>
        <w:t xml:space="preserve"> ()</w:t>
      </w:r>
    </w:p>
    <w:p w:rsidR="00496B70" w:rsidRPr="0052061F" w:rsidRDefault="00496B70" w:rsidP="003C3B4F">
      <w:pPr>
        <w:pStyle w:val="ListParagraph"/>
        <w:keepNext/>
        <w:keepLines/>
        <w:numPr>
          <w:ilvl w:val="1"/>
          <w:numId w:val="14"/>
        </w:numPr>
        <w:spacing w:after="0" w:line="240" w:lineRule="auto"/>
        <w:rPr>
          <w:b/>
        </w:rPr>
      </w:pPr>
      <w:r>
        <w:t>Default constructor</w:t>
      </w:r>
    </w:p>
    <w:p w:rsidR="00496B70" w:rsidRDefault="00496B70" w:rsidP="003C3B4F">
      <w:pPr>
        <w:keepNext/>
        <w:keepLines/>
      </w:pPr>
    </w:p>
    <w:p w:rsidR="00812105" w:rsidRDefault="00831F49" w:rsidP="003C3B4F">
      <w:pPr>
        <w:pStyle w:val="Heading3"/>
        <w:keepNext/>
        <w:keepLines/>
      </w:pPr>
      <w:bookmarkStart w:id="324" w:name="_Toc435182020"/>
      <w:bookmarkStart w:id="325" w:name="_Toc436647489"/>
      <w:r w:rsidRPr="0084672C">
        <w:t>Enumerations</w:t>
      </w:r>
      <w:bookmarkEnd w:id="324"/>
      <w:bookmarkEnd w:id="325"/>
    </w:p>
    <w:p w:rsidR="00812105" w:rsidRDefault="00831F49" w:rsidP="003C3B4F">
      <w:pPr>
        <w:pStyle w:val="Heading4"/>
        <w:keepNext/>
        <w:keepLines/>
      </w:pPr>
      <w:bookmarkStart w:id="326" w:name="_Toc435182021"/>
      <w:proofErr w:type="spellStart"/>
      <w:r w:rsidRPr="0084672C">
        <w:t>Activity</w:t>
      </w:r>
      <w:r w:rsidR="005E33EA">
        <w:t>Type</w:t>
      </w:r>
      <w:bookmarkEnd w:id="326"/>
      <w:proofErr w:type="spellEnd"/>
    </w:p>
    <w:p w:rsidR="00812105" w:rsidRDefault="00831F49" w:rsidP="003C3B4F">
      <w:pPr>
        <w:keepNext/>
        <w:keepLines/>
        <w:spacing w:after="120" w:line="240" w:lineRule="auto"/>
      </w:pPr>
      <w:r>
        <w:t>This is the enumeration that contains</w:t>
      </w:r>
      <w:r w:rsidR="0078229C">
        <w:t xml:space="preserve"> the various activities a user could be performing while wearing the medical device and capturing data.</w:t>
      </w:r>
    </w:p>
    <w:p w:rsidR="00812105" w:rsidRDefault="00831F49" w:rsidP="003C3B4F">
      <w:pPr>
        <w:keepNext/>
        <w:keepLines/>
        <w:spacing w:after="0" w:line="360" w:lineRule="auto"/>
        <w:rPr>
          <w:b/>
        </w:rPr>
      </w:pPr>
      <w:r>
        <w:rPr>
          <w:b/>
        </w:rPr>
        <w:t>&lt;&lt;Enumeration&gt;&gt;</w:t>
      </w:r>
    </w:p>
    <w:p w:rsidR="00812105" w:rsidRDefault="00831F49" w:rsidP="003C3B4F">
      <w:pPr>
        <w:keepNext/>
        <w:keepLines/>
        <w:spacing w:after="0" w:line="240" w:lineRule="auto"/>
        <w:rPr>
          <w:b/>
        </w:rPr>
      </w:pPr>
      <w:r>
        <w:rPr>
          <w:b/>
        </w:rPr>
        <w:tab/>
        <w:t>Attributes:</w:t>
      </w:r>
    </w:p>
    <w:p w:rsidR="00812105" w:rsidRDefault="00831F49" w:rsidP="003C3B4F">
      <w:pPr>
        <w:pStyle w:val="ListParagraph"/>
        <w:keepNext/>
        <w:keepLines/>
        <w:numPr>
          <w:ilvl w:val="0"/>
          <w:numId w:val="11"/>
        </w:numPr>
        <w:spacing w:after="0" w:line="240" w:lineRule="auto"/>
        <w:rPr>
          <w:b/>
        </w:rPr>
      </w:pPr>
      <w:r>
        <w:t>Running</w:t>
      </w:r>
    </w:p>
    <w:p w:rsidR="00812105" w:rsidRDefault="00831F49" w:rsidP="003C3B4F">
      <w:pPr>
        <w:pStyle w:val="ListParagraph"/>
        <w:keepNext/>
        <w:keepLines/>
        <w:numPr>
          <w:ilvl w:val="0"/>
          <w:numId w:val="11"/>
        </w:numPr>
        <w:spacing w:after="0" w:line="240" w:lineRule="auto"/>
        <w:rPr>
          <w:b/>
        </w:rPr>
      </w:pPr>
      <w:r>
        <w:t>Walking</w:t>
      </w:r>
    </w:p>
    <w:p w:rsidR="00812105" w:rsidRDefault="00831F49" w:rsidP="003C3B4F">
      <w:pPr>
        <w:pStyle w:val="ListParagraph"/>
        <w:keepNext/>
        <w:keepLines/>
        <w:numPr>
          <w:ilvl w:val="0"/>
          <w:numId w:val="11"/>
        </w:numPr>
        <w:spacing w:after="0" w:line="240" w:lineRule="auto"/>
        <w:rPr>
          <w:b/>
        </w:rPr>
      </w:pPr>
      <w:r>
        <w:t>Sleeping</w:t>
      </w:r>
    </w:p>
    <w:p w:rsidR="00812105" w:rsidRDefault="00831F49" w:rsidP="003C3B4F">
      <w:pPr>
        <w:pStyle w:val="ListParagraph"/>
        <w:keepNext/>
        <w:keepLines/>
        <w:numPr>
          <w:ilvl w:val="0"/>
          <w:numId w:val="11"/>
        </w:numPr>
        <w:spacing w:after="0" w:line="240" w:lineRule="auto"/>
        <w:rPr>
          <w:b/>
        </w:rPr>
      </w:pPr>
      <w:r>
        <w:t>Sitting</w:t>
      </w:r>
    </w:p>
    <w:p w:rsidR="00812105" w:rsidRPr="00D6053C" w:rsidRDefault="00831F49" w:rsidP="003C3B4F">
      <w:pPr>
        <w:pStyle w:val="ListParagraph"/>
        <w:keepNext/>
        <w:keepLines/>
        <w:numPr>
          <w:ilvl w:val="0"/>
          <w:numId w:val="11"/>
        </w:numPr>
        <w:spacing w:after="0" w:line="240" w:lineRule="auto"/>
        <w:rPr>
          <w:b/>
        </w:rPr>
      </w:pPr>
      <w:r>
        <w:t>Standing</w:t>
      </w:r>
    </w:p>
    <w:p w:rsidR="00812105" w:rsidRDefault="00812105" w:rsidP="003C3B4F">
      <w:pPr>
        <w:pStyle w:val="ListParagraph"/>
        <w:keepNext/>
        <w:keepLines/>
        <w:spacing w:after="0" w:line="240" w:lineRule="auto"/>
        <w:ind w:left="1800"/>
        <w:rPr>
          <w:b/>
        </w:rPr>
      </w:pPr>
    </w:p>
    <w:p w:rsidR="00812105" w:rsidRDefault="0096020E" w:rsidP="003C3B4F">
      <w:pPr>
        <w:pStyle w:val="Heading4"/>
        <w:keepNext/>
        <w:keepLines/>
      </w:pPr>
      <w:proofErr w:type="spellStart"/>
      <w:r>
        <w:t>AccountStatus</w:t>
      </w:r>
      <w:proofErr w:type="spellEnd"/>
    </w:p>
    <w:p w:rsidR="00812105" w:rsidRDefault="0096020E" w:rsidP="003C3B4F">
      <w:pPr>
        <w:keepNext/>
        <w:keepLines/>
        <w:spacing w:after="120" w:line="240" w:lineRule="auto"/>
      </w:pPr>
      <w:r>
        <w:t>This is the enumeration that contains the different account statuses.</w:t>
      </w:r>
    </w:p>
    <w:p w:rsidR="00812105" w:rsidRDefault="0096020E" w:rsidP="003C3B4F">
      <w:pPr>
        <w:keepNext/>
        <w:keepLines/>
        <w:spacing w:after="0" w:line="360" w:lineRule="auto"/>
        <w:rPr>
          <w:b/>
        </w:rPr>
      </w:pPr>
      <w:r>
        <w:rPr>
          <w:b/>
        </w:rPr>
        <w:t>&lt;&lt;Enumeration&gt;&gt;</w:t>
      </w:r>
    </w:p>
    <w:p w:rsidR="00812105" w:rsidRDefault="0096020E" w:rsidP="003C3B4F">
      <w:pPr>
        <w:keepNext/>
        <w:keepLines/>
        <w:spacing w:after="0" w:line="240" w:lineRule="auto"/>
        <w:rPr>
          <w:b/>
        </w:rPr>
      </w:pPr>
      <w:r>
        <w:rPr>
          <w:b/>
        </w:rPr>
        <w:tab/>
        <w:t>Attributes:</w:t>
      </w:r>
    </w:p>
    <w:p w:rsidR="00812105" w:rsidRPr="00D6053C" w:rsidRDefault="00B50D54" w:rsidP="003C3B4F">
      <w:pPr>
        <w:pStyle w:val="ListParagraph"/>
        <w:keepNext/>
        <w:keepLines/>
        <w:numPr>
          <w:ilvl w:val="0"/>
          <w:numId w:val="11"/>
        </w:numPr>
        <w:spacing w:after="0" w:line="240" w:lineRule="auto"/>
        <w:rPr>
          <w:b/>
        </w:rPr>
      </w:pPr>
      <w:r>
        <w:t>Pending</w:t>
      </w:r>
    </w:p>
    <w:p w:rsidR="00812105" w:rsidRPr="00D6053C" w:rsidRDefault="0096020E" w:rsidP="003C3B4F">
      <w:pPr>
        <w:pStyle w:val="ListParagraph"/>
        <w:keepNext/>
        <w:keepLines/>
        <w:numPr>
          <w:ilvl w:val="0"/>
          <w:numId w:val="11"/>
        </w:numPr>
        <w:spacing w:after="0" w:line="240" w:lineRule="auto"/>
        <w:rPr>
          <w:b/>
        </w:rPr>
      </w:pPr>
      <w:r>
        <w:t>Active</w:t>
      </w:r>
    </w:p>
    <w:p w:rsidR="00812105" w:rsidRDefault="0096020E" w:rsidP="003C3B4F">
      <w:pPr>
        <w:pStyle w:val="ListParagraph"/>
        <w:keepNext/>
        <w:keepLines/>
        <w:numPr>
          <w:ilvl w:val="0"/>
          <w:numId w:val="11"/>
        </w:numPr>
        <w:spacing w:after="0" w:line="240" w:lineRule="auto"/>
        <w:rPr>
          <w:b/>
        </w:rPr>
      </w:pPr>
      <w:r>
        <w:t>Inactive</w:t>
      </w:r>
    </w:p>
    <w:p w:rsidR="00812105" w:rsidRDefault="0078229C" w:rsidP="003C3B4F">
      <w:pPr>
        <w:pStyle w:val="Heading4"/>
        <w:keepNext/>
        <w:keepLines/>
      </w:pPr>
      <w:proofErr w:type="spellStart"/>
      <w:r>
        <w:t>PatientEthnicity</w:t>
      </w:r>
      <w:proofErr w:type="spellEnd"/>
    </w:p>
    <w:p w:rsidR="00812105" w:rsidRDefault="0078229C" w:rsidP="003C3B4F">
      <w:pPr>
        <w:keepNext/>
        <w:keepLines/>
        <w:spacing w:after="120" w:line="240" w:lineRule="auto"/>
      </w:pPr>
      <w:r>
        <w:t xml:space="preserve">This is the enumeration that contains the ethnicity </w:t>
      </w:r>
      <w:r w:rsidR="0007275F">
        <w:t>categories defined in the National Center for Education Statistics</w:t>
      </w:r>
      <w:r>
        <w:t xml:space="preserve"> that a patient may belong to.</w:t>
      </w:r>
    </w:p>
    <w:p w:rsidR="00812105" w:rsidRDefault="0078229C" w:rsidP="003C3B4F">
      <w:pPr>
        <w:keepNext/>
        <w:keepLines/>
        <w:spacing w:after="0" w:line="360" w:lineRule="auto"/>
        <w:rPr>
          <w:b/>
        </w:rPr>
      </w:pPr>
      <w:r>
        <w:rPr>
          <w:b/>
        </w:rPr>
        <w:t>&lt;&lt;Enumeration&gt;&gt;</w:t>
      </w:r>
    </w:p>
    <w:p w:rsidR="00812105" w:rsidRDefault="0078229C" w:rsidP="003C3B4F">
      <w:pPr>
        <w:keepNext/>
        <w:keepLines/>
        <w:spacing w:after="0" w:line="240" w:lineRule="auto"/>
        <w:rPr>
          <w:b/>
        </w:rPr>
      </w:pPr>
      <w:r>
        <w:rPr>
          <w:b/>
        </w:rPr>
        <w:tab/>
        <w:t>Attributes:</w:t>
      </w:r>
    </w:p>
    <w:p w:rsidR="00812105" w:rsidRDefault="0078229C" w:rsidP="003C3B4F">
      <w:pPr>
        <w:pStyle w:val="ListParagraph"/>
        <w:keepNext/>
        <w:keepLines/>
        <w:numPr>
          <w:ilvl w:val="0"/>
          <w:numId w:val="11"/>
        </w:numPr>
        <w:spacing w:after="0" w:line="240" w:lineRule="auto"/>
        <w:rPr>
          <w:b/>
        </w:rPr>
      </w:pPr>
      <w:r>
        <w:t>Hispanic or Latino</w:t>
      </w:r>
    </w:p>
    <w:p w:rsidR="00812105" w:rsidRPr="00D6053C" w:rsidRDefault="0078229C" w:rsidP="003C3B4F">
      <w:pPr>
        <w:pStyle w:val="ListParagraph"/>
        <w:keepNext/>
        <w:keepLines/>
        <w:numPr>
          <w:ilvl w:val="0"/>
          <w:numId w:val="11"/>
        </w:numPr>
        <w:spacing w:after="0" w:line="240" w:lineRule="auto"/>
        <w:rPr>
          <w:b/>
        </w:rPr>
      </w:pPr>
      <w:r>
        <w:t>Not Hispanic or Latino</w:t>
      </w:r>
    </w:p>
    <w:p w:rsidR="00812105" w:rsidRDefault="00812105" w:rsidP="003C3B4F">
      <w:pPr>
        <w:keepNext/>
        <w:keepLines/>
        <w:spacing w:after="0" w:line="240" w:lineRule="auto"/>
        <w:rPr>
          <w:b/>
        </w:rPr>
      </w:pPr>
    </w:p>
    <w:p w:rsidR="00812105" w:rsidRDefault="0007275F" w:rsidP="003C3B4F">
      <w:pPr>
        <w:pStyle w:val="Heading4"/>
        <w:keepNext/>
        <w:keepLines/>
      </w:pPr>
      <w:proofErr w:type="spellStart"/>
      <w:r>
        <w:t>PatientRace</w:t>
      </w:r>
      <w:proofErr w:type="spellEnd"/>
    </w:p>
    <w:p w:rsidR="00812105" w:rsidRDefault="0007275F" w:rsidP="003C3B4F">
      <w:pPr>
        <w:keepNext/>
        <w:keepLines/>
        <w:spacing w:after="120" w:line="240" w:lineRule="auto"/>
      </w:pPr>
      <w:r>
        <w:t>This is the enumeration that contains the racial categories defined in the National Center for Education Statistics that a patient may belong to.</w:t>
      </w:r>
    </w:p>
    <w:p w:rsidR="00812105" w:rsidRDefault="0007275F" w:rsidP="003C3B4F">
      <w:pPr>
        <w:keepNext/>
        <w:keepLines/>
        <w:spacing w:after="0" w:line="360" w:lineRule="auto"/>
        <w:rPr>
          <w:b/>
        </w:rPr>
      </w:pPr>
      <w:r>
        <w:rPr>
          <w:b/>
        </w:rPr>
        <w:t>&lt;&lt;Enumeration&gt;&gt;</w:t>
      </w:r>
    </w:p>
    <w:p w:rsidR="00812105" w:rsidRDefault="0007275F" w:rsidP="003C3B4F">
      <w:pPr>
        <w:keepNext/>
        <w:keepLines/>
        <w:spacing w:after="0" w:line="240" w:lineRule="auto"/>
        <w:rPr>
          <w:b/>
        </w:rPr>
      </w:pPr>
      <w:r>
        <w:rPr>
          <w:b/>
        </w:rPr>
        <w:tab/>
        <w:t>Attributes:</w:t>
      </w:r>
    </w:p>
    <w:p w:rsidR="00812105" w:rsidRDefault="0007275F" w:rsidP="003C3B4F">
      <w:pPr>
        <w:pStyle w:val="ListParagraph"/>
        <w:keepNext/>
        <w:keepLines/>
        <w:numPr>
          <w:ilvl w:val="0"/>
          <w:numId w:val="11"/>
        </w:numPr>
        <w:spacing w:after="0" w:line="240" w:lineRule="auto"/>
        <w:rPr>
          <w:b/>
        </w:rPr>
      </w:pPr>
      <w:r>
        <w:t>American Indian or Alaska Native</w:t>
      </w:r>
    </w:p>
    <w:p w:rsidR="00812105" w:rsidRPr="00D6053C" w:rsidRDefault="0007275F" w:rsidP="003C3B4F">
      <w:pPr>
        <w:pStyle w:val="ListParagraph"/>
        <w:keepNext/>
        <w:keepLines/>
        <w:numPr>
          <w:ilvl w:val="0"/>
          <w:numId w:val="11"/>
        </w:numPr>
        <w:spacing w:after="0" w:line="240" w:lineRule="auto"/>
        <w:rPr>
          <w:b/>
        </w:rPr>
      </w:pPr>
      <w:r>
        <w:t>Asian</w:t>
      </w:r>
    </w:p>
    <w:p w:rsidR="00812105" w:rsidRPr="00D6053C" w:rsidRDefault="0007275F" w:rsidP="003C3B4F">
      <w:pPr>
        <w:pStyle w:val="ListParagraph"/>
        <w:keepNext/>
        <w:keepLines/>
        <w:numPr>
          <w:ilvl w:val="0"/>
          <w:numId w:val="11"/>
        </w:numPr>
        <w:spacing w:after="0" w:line="240" w:lineRule="auto"/>
        <w:rPr>
          <w:b/>
        </w:rPr>
      </w:pPr>
      <w:r>
        <w:t>Black or African American</w:t>
      </w:r>
    </w:p>
    <w:p w:rsidR="00812105" w:rsidRPr="00D6053C" w:rsidRDefault="0007275F" w:rsidP="003C3B4F">
      <w:pPr>
        <w:pStyle w:val="ListParagraph"/>
        <w:keepNext/>
        <w:keepLines/>
        <w:numPr>
          <w:ilvl w:val="0"/>
          <w:numId w:val="11"/>
        </w:numPr>
        <w:spacing w:after="0" w:line="240" w:lineRule="auto"/>
        <w:rPr>
          <w:b/>
        </w:rPr>
      </w:pPr>
      <w:r>
        <w:t>Native Hawaiian or Other Pacific Islander</w:t>
      </w:r>
    </w:p>
    <w:p w:rsidR="00812105" w:rsidRPr="00D6053C" w:rsidRDefault="0007275F" w:rsidP="003C3B4F">
      <w:pPr>
        <w:pStyle w:val="ListParagraph"/>
        <w:keepNext/>
        <w:keepLines/>
        <w:numPr>
          <w:ilvl w:val="0"/>
          <w:numId w:val="11"/>
        </w:numPr>
        <w:spacing w:after="0" w:line="240" w:lineRule="auto"/>
        <w:rPr>
          <w:b/>
        </w:rPr>
      </w:pPr>
      <w:r>
        <w:t>White</w:t>
      </w:r>
    </w:p>
    <w:p w:rsidR="00812105" w:rsidRPr="00D6053C" w:rsidRDefault="0007275F" w:rsidP="003C3B4F">
      <w:pPr>
        <w:pStyle w:val="ListParagraph"/>
        <w:keepNext/>
        <w:keepLines/>
        <w:numPr>
          <w:ilvl w:val="0"/>
          <w:numId w:val="11"/>
        </w:numPr>
        <w:spacing w:after="0" w:line="240" w:lineRule="auto"/>
        <w:rPr>
          <w:b/>
        </w:rPr>
      </w:pPr>
      <w:r>
        <w:t>Other</w:t>
      </w:r>
    </w:p>
    <w:p w:rsidR="00812105" w:rsidRPr="00D6053C" w:rsidRDefault="00812105" w:rsidP="003C3B4F">
      <w:pPr>
        <w:pStyle w:val="ListParagraph"/>
        <w:keepNext/>
        <w:keepLines/>
        <w:spacing w:after="0" w:line="240" w:lineRule="auto"/>
        <w:ind w:left="1800"/>
        <w:rPr>
          <w:b/>
        </w:rPr>
      </w:pPr>
    </w:p>
    <w:p w:rsidR="00812105" w:rsidRDefault="0007275F" w:rsidP="003C3B4F">
      <w:pPr>
        <w:pStyle w:val="Heading4"/>
        <w:keepNext/>
        <w:keepLines/>
      </w:pPr>
      <w:proofErr w:type="spellStart"/>
      <w:r>
        <w:t>PatientGender</w:t>
      </w:r>
      <w:proofErr w:type="spellEnd"/>
    </w:p>
    <w:p w:rsidR="00812105" w:rsidRDefault="0007275F" w:rsidP="003C3B4F">
      <w:pPr>
        <w:keepNext/>
        <w:keepLines/>
        <w:spacing w:after="120" w:line="240" w:lineRule="auto"/>
      </w:pPr>
      <w:r>
        <w:t>This is the enumeration that contains the different gender types.</w:t>
      </w:r>
    </w:p>
    <w:p w:rsidR="00812105" w:rsidRDefault="0007275F" w:rsidP="003C3B4F">
      <w:pPr>
        <w:keepNext/>
        <w:keepLines/>
        <w:spacing w:after="0" w:line="360" w:lineRule="auto"/>
        <w:rPr>
          <w:b/>
        </w:rPr>
      </w:pPr>
      <w:r>
        <w:rPr>
          <w:b/>
        </w:rPr>
        <w:t>&lt;&lt;Enumeration&gt;&gt;</w:t>
      </w:r>
    </w:p>
    <w:p w:rsidR="00812105" w:rsidRDefault="0007275F" w:rsidP="003C3B4F">
      <w:pPr>
        <w:keepNext/>
        <w:keepLines/>
        <w:spacing w:after="0" w:line="240" w:lineRule="auto"/>
        <w:rPr>
          <w:b/>
        </w:rPr>
      </w:pPr>
      <w:r>
        <w:rPr>
          <w:b/>
        </w:rPr>
        <w:tab/>
        <w:t>Attributes:</w:t>
      </w:r>
    </w:p>
    <w:p w:rsidR="00812105" w:rsidRDefault="0007275F" w:rsidP="003C3B4F">
      <w:pPr>
        <w:pStyle w:val="ListParagraph"/>
        <w:keepNext/>
        <w:keepLines/>
        <w:numPr>
          <w:ilvl w:val="0"/>
          <w:numId w:val="11"/>
        </w:numPr>
        <w:spacing w:after="0" w:line="240" w:lineRule="auto"/>
        <w:rPr>
          <w:b/>
        </w:rPr>
      </w:pPr>
      <w:r>
        <w:t>Female</w:t>
      </w:r>
    </w:p>
    <w:p w:rsidR="00812105" w:rsidRDefault="0007275F" w:rsidP="003C3B4F">
      <w:pPr>
        <w:pStyle w:val="ListParagraph"/>
        <w:keepNext/>
        <w:keepLines/>
        <w:numPr>
          <w:ilvl w:val="0"/>
          <w:numId w:val="11"/>
        </w:numPr>
        <w:spacing w:after="0" w:line="240" w:lineRule="auto"/>
      </w:pPr>
      <w:r>
        <w:t>Male</w:t>
      </w:r>
    </w:p>
    <w:p w:rsidR="00812105" w:rsidRDefault="005E33EA" w:rsidP="003C3B4F">
      <w:pPr>
        <w:pStyle w:val="Heading4"/>
        <w:keepNext/>
        <w:keepLines/>
      </w:pPr>
      <w:r>
        <w:t>Region</w:t>
      </w:r>
    </w:p>
    <w:p w:rsidR="00812105" w:rsidRDefault="005E33EA" w:rsidP="003C3B4F">
      <w:pPr>
        <w:keepNext/>
        <w:keepLines/>
        <w:spacing w:after="120" w:line="240" w:lineRule="auto"/>
      </w:pPr>
      <w:r>
        <w:t>This is the enumeration that contains the names of the fifty states that make up the United States plus other major regions in the world.</w:t>
      </w:r>
    </w:p>
    <w:p w:rsidR="00812105" w:rsidRDefault="005E33EA" w:rsidP="003C3B4F">
      <w:pPr>
        <w:keepNext/>
        <w:keepLines/>
        <w:spacing w:after="0" w:line="360" w:lineRule="auto"/>
        <w:rPr>
          <w:b/>
        </w:rPr>
      </w:pPr>
      <w:r>
        <w:rPr>
          <w:b/>
        </w:rPr>
        <w:t>&lt;&lt;Enumeration&gt;&gt;</w:t>
      </w:r>
    </w:p>
    <w:p w:rsidR="00812105" w:rsidRDefault="005E33EA" w:rsidP="003C3B4F">
      <w:pPr>
        <w:keepNext/>
        <w:keepLines/>
        <w:spacing w:after="0" w:line="240" w:lineRule="auto"/>
        <w:rPr>
          <w:b/>
        </w:rPr>
      </w:pPr>
      <w:r>
        <w:rPr>
          <w:b/>
        </w:rPr>
        <w:tab/>
        <w:t>Attributes:</w:t>
      </w:r>
    </w:p>
    <w:p w:rsidR="00812105" w:rsidRDefault="005E33EA" w:rsidP="003C3B4F">
      <w:pPr>
        <w:pStyle w:val="ListParagraph"/>
        <w:keepNext/>
        <w:keepLines/>
        <w:numPr>
          <w:ilvl w:val="0"/>
          <w:numId w:val="13"/>
        </w:numPr>
        <w:spacing w:after="0" w:line="240" w:lineRule="auto"/>
        <w:ind w:left="1800"/>
      </w:pPr>
      <w:r>
        <w:t>Alabama</w:t>
      </w:r>
    </w:p>
    <w:p w:rsidR="00812105" w:rsidRDefault="005E33EA" w:rsidP="003C3B4F">
      <w:pPr>
        <w:pStyle w:val="ListParagraph"/>
        <w:keepNext/>
        <w:keepLines/>
        <w:numPr>
          <w:ilvl w:val="0"/>
          <w:numId w:val="13"/>
        </w:numPr>
        <w:spacing w:after="0" w:line="240" w:lineRule="auto"/>
        <w:ind w:left="1800"/>
      </w:pPr>
      <w:r>
        <w:t>Alaska</w:t>
      </w:r>
    </w:p>
    <w:p w:rsidR="00812105" w:rsidRDefault="005E33EA" w:rsidP="003C3B4F">
      <w:pPr>
        <w:pStyle w:val="ListParagraph"/>
        <w:keepNext/>
        <w:keepLines/>
        <w:numPr>
          <w:ilvl w:val="0"/>
          <w:numId w:val="13"/>
        </w:numPr>
        <w:spacing w:after="0" w:line="240" w:lineRule="auto"/>
        <w:ind w:left="1800"/>
      </w:pPr>
      <w:r>
        <w:t>American Samoa</w:t>
      </w:r>
    </w:p>
    <w:p w:rsidR="00812105" w:rsidRDefault="005E33EA" w:rsidP="003C3B4F">
      <w:pPr>
        <w:pStyle w:val="ListParagraph"/>
        <w:keepNext/>
        <w:keepLines/>
        <w:numPr>
          <w:ilvl w:val="0"/>
          <w:numId w:val="13"/>
        </w:numPr>
        <w:spacing w:after="0" w:line="240" w:lineRule="auto"/>
        <w:ind w:left="1800"/>
      </w:pPr>
      <w:r>
        <w:t>Arizona</w:t>
      </w:r>
    </w:p>
    <w:p w:rsidR="00812105" w:rsidRDefault="005E33EA" w:rsidP="003C3B4F">
      <w:pPr>
        <w:pStyle w:val="ListParagraph"/>
        <w:keepNext/>
        <w:keepLines/>
        <w:numPr>
          <w:ilvl w:val="0"/>
          <w:numId w:val="13"/>
        </w:numPr>
        <w:spacing w:after="0" w:line="240" w:lineRule="auto"/>
        <w:ind w:left="1800"/>
      </w:pPr>
      <w:r>
        <w:t>Arkansas</w:t>
      </w:r>
    </w:p>
    <w:p w:rsidR="00812105" w:rsidRDefault="005E33EA" w:rsidP="003C3B4F">
      <w:pPr>
        <w:pStyle w:val="ListParagraph"/>
        <w:keepNext/>
        <w:keepLines/>
        <w:numPr>
          <w:ilvl w:val="0"/>
          <w:numId w:val="13"/>
        </w:numPr>
        <w:spacing w:after="0" w:line="240" w:lineRule="auto"/>
        <w:ind w:left="1800"/>
      </w:pPr>
      <w:r>
        <w:t>California</w:t>
      </w:r>
    </w:p>
    <w:p w:rsidR="00812105" w:rsidRDefault="005E33EA" w:rsidP="003C3B4F">
      <w:pPr>
        <w:pStyle w:val="ListParagraph"/>
        <w:keepNext/>
        <w:keepLines/>
        <w:numPr>
          <w:ilvl w:val="0"/>
          <w:numId w:val="13"/>
        </w:numPr>
        <w:spacing w:after="0" w:line="240" w:lineRule="auto"/>
        <w:ind w:left="1800"/>
      </w:pPr>
      <w:r>
        <w:t>Colorado</w:t>
      </w:r>
    </w:p>
    <w:p w:rsidR="00812105" w:rsidRDefault="005E33EA" w:rsidP="003C3B4F">
      <w:pPr>
        <w:pStyle w:val="ListParagraph"/>
        <w:keepNext/>
        <w:keepLines/>
        <w:numPr>
          <w:ilvl w:val="0"/>
          <w:numId w:val="13"/>
        </w:numPr>
        <w:spacing w:after="0" w:line="240" w:lineRule="auto"/>
        <w:ind w:left="1800"/>
      </w:pPr>
      <w:r>
        <w:t>Connecticut</w:t>
      </w:r>
    </w:p>
    <w:p w:rsidR="00812105" w:rsidRDefault="005E33EA" w:rsidP="003C3B4F">
      <w:pPr>
        <w:pStyle w:val="ListParagraph"/>
        <w:keepNext/>
        <w:keepLines/>
        <w:numPr>
          <w:ilvl w:val="0"/>
          <w:numId w:val="13"/>
        </w:numPr>
        <w:spacing w:after="0" w:line="240" w:lineRule="auto"/>
        <w:ind w:left="1800"/>
      </w:pPr>
      <w:r>
        <w:t>District of Columbia</w:t>
      </w:r>
    </w:p>
    <w:p w:rsidR="00812105" w:rsidRDefault="005E33EA" w:rsidP="003C3B4F">
      <w:pPr>
        <w:pStyle w:val="ListParagraph"/>
        <w:keepNext/>
        <w:keepLines/>
        <w:numPr>
          <w:ilvl w:val="0"/>
          <w:numId w:val="13"/>
        </w:numPr>
        <w:spacing w:after="0" w:line="240" w:lineRule="auto"/>
        <w:ind w:left="1800"/>
      </w:pPr>
      <w:r>
        <w:t>Delaware</w:t>
      </w:r>
    </w:p>
    <w:p w:rsidR="00812105" w:rsidRDefault="005E33EA" w:rsidP="003C3B4F">
      <w:pPr>
        <w:pStyle w:val="ListParagraph"/>
        <w:keepNext/>
        <w:keepLines/>
        <w:numPr>
          <w:ilvl w:val="0"/>
          <w:numId w:val="13"/>
        </w:numPr>
        <w:spacing w:after="0" w:line="240" w:lineRule="auto"/>
        <w:ind w:left="1800"/>
      </w:pPr>
      <w:r>
        <w:t>Florida</w:t>
      </w:r>
    </w:p>
    <w:p w:rsidR="00812105" w:rsidRDefault="005E33EA" w:rsidP="003C3B4F">
      <w:pPr>
        <w:pStyle w:val="ListParagraph"/>
        <w:keepNext/>
        <w:keepLines/>
        <w:numPr>
          <w:ilvl w:val="0"/>
          <w:numId w:val="13"/>
        </w:numPr>
        <w:spacing w:after="0" w:line="240" w:lineRule="auto"/>
        <w:ind w:left="1800"/>
      </w:pPr>
      <w:r>
        <w:t>Georgia</w:t>
      </w:r>
    </w:p>
    <w:p w:rsidR="00812105" w:rsidRDefault="005E33EA" w:rsidP="003C3B4F">
      <w:pPr>
        <w:pStyle w:val="ListParagraph"/>
        <w:keepNext/>
        <w:keepLines/>
        <w:numPr>
          <w:ilvl w:val="0"/>
          <w:numId w:val="13"/>
        </w:numPr>
        <w:spacing w:after="0" w:line="240" w:lineRule="auto"/>
        <w:ind w:left="1800"/>
      </w:pPr>
      <w:r>
        <w:t>Guam</w:t>
      </w:r>
    </w:p>
    <w:p w:rsidR="00812105" w:rsidRDefault="005E33EA" w:rsidP="003C3B4F">
      <w:pPr>
        <w:pStyle w:val="ListParagraph"/>
        <w:keepNext/>
        <w:keepLines/>
        <w:numPr>
          <w:ilvl w:val="0"/>
          <w:numId w:val="13"/>
        </w:numPr>
        <w:spacing w:after="0" w:line="240" w:lineRule="auto"/>
        <w:ind w:left="1800"/>
      </w:pPr>
      <w:r>
        <w:t>Hawaii</w:t>
      </w:r>
    </w:p>
    <w:p w:rsidR="00812105" w:rsidRDefault="005E33EA" w:rsidP="003C3B4F">
      <w:pPr>
        <w:pStyle w:val="ListParagraph"/>
        <w:keepNext/>
        <w:keepLines/>
        <w:numPr>
          <w:ilvl w:val="0"/>
          <w:numId w:val="13"/>
        </w:numPr>
        <w:spacing w:after="0" w:line="240" w:lineRule="auto"/>
        <w:ind w:left="1800"/>
      </w:pPr>
      <w:r>
        <w:t>Idaho</w:t>
      </w:r>
    </w:p>
    <w:p w:rsidR="00812105" w:rsidRDefault="005E33EA" w:rsidP="003C3B4F">
      <w:pPr>
        <w:pStyle w:val="ListParagraph"/>
        <w:keepNext/>
        <w:keepLines/>
        <w:numPr>
          <w:ilvl w:val="0"/>
          <w:numId w:val="13"/>
        </w:numPr>
        <w:spacing w:after="0" w:line="240" w:lineRule="auto"/>
        <w:ind w:left="1800"/>
      </w:pPr>
      <w:r>
        <w:t>Illinois</w:t>
      </w:r>
    </w:p>
    <w:p w:rsidR="00812105" w:rsidRDefault="005E33EA" w:rsidP="003C3B4F">
      <w:pPr>
        <w:pStyle w:val="ListParagraph"/>
        <w:keepNext/>
        <w:keepLines/>
        <w:numPr>
          <w:ilvl w:val="0"/>
          <w:numId w:val="13"/>
        </w:numPr>
        <w:spacing w:after="0" w:line="240" w:lineRule="auto"/>
        <w:ind w:left="1800"/>
      </w:pPr>
      <w:r>
        <w:t>Indiana</w:t>
      </w:r>
    </w:p>
    <w:p w:rsidR="00812105" w:rsidRDefault="005E33EA" w:rsidP="003C3B4F">
      <w:pPr>
        <w:pStyle w:val="ListParagraph"/>
        <w:keepNext/>
        <w:keepLines/>
        <w:numPr>
          <w:ilvl w:val="0"/>
          <w:numId w:val="13"/>
        </w:numPr>
        <w:spacing w:after="0" w:line="240" w:lineRule="auto"/>
        <w:ind w:left="1800"/>
      </w:pPr>
      <w:r>
        <w:t>Iowa</w:t>
      </w:r>
    </w:p>
    <w:p w:rsidR="00812105" w:rsidRDefault="005E33EA" w:rsidP="003C3B4F">
      <w:pPr>
        <w:pStyle w:val="ListParagraph"/>
        <w:keepNext/>
        <w:keepLines/>
        <w:numPr>
          <w:ilvl w:val="0"/>
          <w:numId w:val="13"/>
        </w:numPr>
        <w:spacing w:after="0" w:line="240" w:lineRule="auto"/>
        <w:ind w:left="1800"/>
      </w:pPr>
      <w:r>
        <w:t>Kansas</w:t>
      </w:r>
    </w:p>
    <w:p w:rsidR="00812105" w:rsidRDefault="005E33EA" w:rsidP="003C3B4F">
      <w:pPr>
        <w:pStyle w:val="ListParagraph"/>
        <w:keepNext/>
        <w:keepLines/>
        <w:numPr>
          <w:ilvl w:val="0"/>
          <w:numId w:val="13"/>
        </w:numPr>
        <w:spacing w:after="0" w:line="240" w:lineRule="auto"/>
        <w:ind w:left="1800"/>
      </w:pPr>
      <w:r>
        <w:t>Kentucky</w:t>
      </w:r>
    </w:p>
    <w:p w:rsidR="00812105" w:rsidRDefault="005E33EA" w:rsidP="003C3B4F">
      <w:pPr>
        <w:pStyle w:val="ListParagraph"/>
        <w:keepNext/>
        <w:keepLines/>
        <w:numPr>
          <w:ilvl w:val="0"/>
          <w:numId w:val="13"/>
        </w:numPr>
        <w:spacing w:after="0" w:line="240" w:lineRule="auto"/>
        <w:ind w:left="1800"/>
      </w:pPr>
      <w:r>
        <w:t>Louisiana</w:t>
      </w:r>
    </w:p>
    <w:p w:rsidR="00812105" w:rsidRDefault="005E33EA" w:rsidP="003C3B4F">
      <w:pPr>
        <w:pStyle w:val="ListParagraph"/>
        <w:keepNext/>
        <w:keepLines/>
        <w:numPr>
          <w:ilvl w:val="0"/>
          <w:numId w:val="13"/>
        </w:numPr>
        <w:spacing w:after="0" w:line="240" w:lineRule="auto"/>
        <w:ind w:left="1800"/>
      </w:pPr>
      <w:r>
        <w:t>Maine</w:t>
      </w:r>
    </w:p>
    <w:p w:rsidR="00812105" w:rsidRDefault="005E33EA" w:rsidP="003C3B4F">
      <w:pPr>
        <w:pStyle w:val="ListParagraph"/>
        <w:keepNext/>
        <w:keepLines/>
        <w:numPr>
          <w:ilvl w:val="0"/>
          <w:numId w:val="13"/>
        </w:numPr>
        <w:spacing w:after="0" w:line="240" w:lineRule="auto"/>
        <w:ind w:left="1800"/>
      </w:pPr>
      <w:r>
        <w:t>Maryland</w:t>
      </w:r>
    </w:p>
    <w:p w:rsidR="00812105" w:rsidRDefault="005E33EA" w:rsidP="003C3B4F">
      <w:pPr>
        <w:pStyle w:val="ListParagraph"/>
        <w:keepNext/>
        <w:keepLines/>
        <w:numPr>
          <w:ilvl w:val="0"/>
          <w:numId w:val="13"/>
        </w:numPr>
        <w:spacing w:after="0" w:line="240" w:lineRule="auto"/>
        <w:ind w:left="1800"/>
      </w:pPr>
      <w:r>
        <w:t>Massachusetts</w:t>
      </w:r>
    </w:p>
    <w:p w:rsidR="00812105" w:rsidRDefault="005E33EA" w:rsidP="003C3B4F">
      <w:pPr>
        <w:pStyle w:val="ListParagraph"/>
        <w:keepNext/>
        <w:keepLines/>
        <w:numPr>
          <w:ilvl w:val="0"/>
          <w:numId w:val="13"/>
        </w:numPr>
        <w:spacing w:after="0" w:line="240" w:lineRule="auto"/>
        <w:ind w:left="1800"/>
      </w:pPr>
      <w:r>
        <w:t>Michigan</w:t>
      </w:r>
    </w:p>
    <w:p w:rsidR="00812105" w:rsidRDefault="005E33EA" w:rsidP="003C3B4F">
      <w:pPr>
        <w:pStyle w:val="ListParagraph"/>
        <w:keepNext/>
        <w:keepLines/>
        <w:numPr>
          <w:ilvl w:val="0"/>
          <w:numId w:val="13"/>
        </w:numPr>
        <w:spacing w:after="0" w:line="240" w:lineRule="auto"/>
        <w:ind w:left="1800"/>
      </w:pPr>
      <w:r>
        <w:t>Minnesota</w:t>
      </w:r>
    </w:p>
    <w:p w:rsidR="00812105" w:rsidRDefault="005E33EA" w:rsidP="003C3B4F">
      <w:pPr>
        <w:pStyle w:val="ListParagraph"/>
        <w:keepNext/>
        <w:keepLines/>
        <w:numPr>
          <w:ilvl w:val="0"/>
          <w:numId w:val="13"/>
        </w:numPr>
        <w:spacing w:after="0" w:line="240" w:lineRule="auto"/>
        <w:ind w:left="1800"/>
      </w:pPr>
      <w:r>
        <w:t>Mississippi</w:t>
      </w:r>
    </w:p>
    <w:p w:rsidR="00812105" w:rsidRDefault="005E33EA" w:rsidP="003C3B4F">
      <w:pPr>
        <w:pStyle w:val="ListParagraph"/>
        <w:keepNext/>
        <w:keepLines/>
        <w:numPr>
          <w:ilvl w:val="0"/>
          <w:numId w:val="13"/>
        </w:numPr>
        <w:spacing w:after="0" w:line="240" w:lineRule="auto"/>
        <w:ind w:left="1800"/>
      </w:pPr>
      <w:r>
        <w:t>Missouri</w:t>
      </w:r>
    </w:p>
    <w:p w:rsidR="00812105" w:rsidRDefault="005E33EA" w:rsidP="003C3B4F">
      <w:pPr>
        <w:pStyle w:val="ListParagraph"/>
        <w:keepNext/>
        <w:keepLines/>
        <w:numPr>
          <w:ilvl w:val="0"/>
          <w:numId w:val="13"/>
        </w:numPr>
        <w:spacing w:after="0" w:line="240" w:lineRule="auto"/>
        <w:ind w:left="1800"/>
      </w:pPr>
      <w:r>
        <w:t>Montana</w:t>
      </w:r>
    </w:p>
    <w:p w:rsidR="00812105" w:rsidRDefault="005E33EA" w:rsidP="003C3B4F">
      <w:pPr>
        <w:pStyle w:val="ListParagraph"/>
        <w:keepNext/>
        <w:keepLines/>
        <w:numPr>
          <w:ilvl w:val="0"/>
          <w:numId w:val="13"/>
        </w:numPr>
        <w:spacing w:after="0" w:line="240" w:lineRule="auto"/>
        <w:ind w:left="1800"/>
      </w:pPr>
      <w:r>
        <w:t>Nebraska</w:t>
      </w:r>
    </w:p>
    <w:p w:rsidR="00812105" w:rsidRDefault="005E33EA" w:rsidP="003C3B4F">
      <w:pPr>
        <w:pStyle w:val="ListParagraph"/>
        <w:keepNext/>
        <w:keepLines/>
        <w:numPr>
          <w:ilvl w:val="0"/>
          <w:numId w:val="13"/>
        </w:numPr>
        <w:spacing w:after="0" w:line="240" w:lineRule="auto"/>
        <w:ind w:left="1800"/>
      </w:pPr>
      <w:r>
        <w:t>Nevada</w:t>
      </w:r>
    </w:p>
    <w:p w:rsidR="00812105" w:rsidRDefault="005E33EA" w:rsidP="003C3B4F">
      <w:pPr>
        <w:pStyle w:val="ListParagraph"/>
        <w:keepNext/>
        <w:keepLines/>
        <w:numPr>
          <w:ilvl w:val="0"/>
          <w:numId w:val="13"/>
        </w:numPr>
        <w:spacing w:after="0" w:line="240" w:lineRule="auto"/>
        <w:ind w:left="1800"/>
      </w:pPr>
      <w:r>
        <w:t>New Hampshire</w:t>
      </w:r>
    </w:p>
    <w:p w:rsidR="00812105" w:rsidRDefault="005E33EA" w:rsidP="003C3B4F">
      <w:pPr>
        <w:pStyle w:val="ListParagraph"/>
        <w:keepNext/>
        <w:keepLines/>
        <w:numPr>
          <w:ilvl w:val="0"/>
          <w:numId w:val="13"/>
        </w:numPr>
        <w:spacing w:after="0" w:line="240" w:lineRule="auto"/>
        <w:ind w:left="1800"/>
      </w:pPr>
      <w:r>
        <w:t>New Jersey</w:t>
      </w:r>
    </w:p>
    <w:p w:rsidR="00812105" w:rsidRDefault="005E33EA" w:rsidP="003C3B4F">
      <w:pPr>
        <w:pStyle w:val="ListParagraph"/>
        <w:keepNext/>
        <w:keepLines/>
        <w:numPr>
          <w:ilvl w:val="0"/>
          <w:numId w:val="13"/>
        </w:numPr>
        <w:spacing w:after="0" w:line="240" w:lineRule="auto"/>
        <w:ind w:left="1800"/>
      </w:pPr>
      <w:r>
        <w:t>New Mexico</w:t>
      </w:r>
    </w:p>
    <w:p w:rsidR="00812105" w:rsidRDefault="005E33EA" w:rsidP="003C3B4F">
      <w:pPr>
        <w:pStyle w:val="ListParagraph"/>
        <w:keepNext/>
        <w:keepLines/>
        <w:numPr>
          <w:ilvl w:val="0"/>
          <w:numId w:val="13"/>
        </w:numPr>
        <w:spacing w:after="0" w:line="240" w:lineRule="auto"/>
        <w:ind w:left="1800"/>
      </w:pPr>
      <w:r>
        <w:t>New York</w:t>
      </w:r>
    </w:p>
    <w:p w:rsidR="00812105" w:rsidRDefault="005E33EA" w:rsidP="003C3B4F">
      <w:pPr>
        <w:pStyle w:val="ListParagraph"/>
        <w:keepNext/>
        <w:keepLines/>
        <w:numPr>
          <w:ilvl w:val="0"/>
          <w:numId w:val="13"/>
        </w:numPr>
        <w:spacing w:after="0" w:line="240" w:lineRule="auto"/>
        <w:ind w:left="1800"/>
      </w:pPr>
      <w:r>
        <w:t>North Carolina</w:t>
      </w:r>
    </w:p>
    <w:p w:rsidR="00812105" w:rsidRDefault="005E33EA" w:rsidP="003C3B4F">
      <w:pPr>
        <w:pStyle w:val="ListParagraph"/>
        <w:keepNext/>
        <w:keepLines/>
        <w:numPr>
          <w:ilvl w:val="0"/>
          <w:numId w:val="13"/>
        </w:numPr>
        <w:spacing w:after="0" w:line="240" w:lineRule="auto"/>
        <w:ind w:left="1800"/>
      </w:pPr>
      <w:r>
        <w:t>North Marianas Islands</w:t>
      </w:r>
    </w:p>
    <w:p w:rsidR="00812105" w:rsidRDefault="005E33EA" w:rsidP="003C3B4F">
      <w:pPr>
        <w:pStyle w:val="ListParagraph"/>
        <w:keepNext/>
        <w:keepLines/>
        <w:numPr>
          <w:ilvl w:val="0"/>
          <w:numId w:val="13"/>
        </w:numPr>
        <w:spacing w:after="0" w:line="240" w:lineRule="auto"/>
        <w:ind w:left="1800"/>
      </w:pPr>
      <w:r>
        <w:t>North Dakota</w:t>
      </w:r>
    </w:p>
    <w:p w:rsidR="00812105" w:rsidRDefault="005E33EA" w:rsidP="003C3B4F">
      <w:pPr>
        <w:pStyle w:val="ListParagraph"/>
        <w:keepNext/>
        <w:keepLines/>
        <w:numPr>
          <w:ilvl w:val="0"/>
          <w:numId w:val="13"/>
        </w:numPr>
        <w:spacing w:after="0" w:line="240" w:lineRule="auto"/>
        <w:ind w:left="1800"/>
      </w:pPr>
      <w:r>
        <w:t>Ohio</w:t>
      </w:r>
    </w:p>
    <w:p w:rsidR="00812105" w:rsidRDefault="005E33EA" w:rsidP="003C3B4F">
      <w:pPr>
        <w:pStyle w:val="ListParagraph"/>
        <w:keepNext/>
        <w:keepLines/>
        <w:numPr>
          <w:ilvl w:val="0"/>
          <w:numId w:val="13"/>
        </w:numPr>
        <w:spacing w:after="0" w:line="240" w:lineRule="auto"/>
        <w:ind w:left="1800"/>
      </w:pPr>
      <w:r>
        <w:t>Oklahoma</w:t>
      </w:r>
    </w:p>
    <w:p w:rsidR="00812105" w:rsidRDefault="005E33EA" w:rsidP="003C3B4F">
      <w:pPr>
        <w:pStyle w:val="ListParagraph"/>
        <w:keepNext/>
        <w:keepLines/>
        <w:numPr>
          <w:ilvl w:val="0"/>
          <w:numId w:val="13"/>
        </w:numPr>
        <w:spacing w:after="0" w:line="240" w:lineRule="auto"/>
        <w:ind w:left="1800"/>
      </w:pPr>
      <w:r>
        <w:t>Oregon</w:t>
      </w:r>
    </w:p>
    <w:p w:rsidR="00812105" w:rsidRDefault="005E33EA" w:rsidP="003C3B4F">
      <w:pPr>
        <w:pStyle w:val="ListParagraph"/>
        <w:keepNext/>
        <w:keepLines/>
        <w:numPr>
          <w:ilvl w:val="0"/>
          <w:numId w:val="13"/>
        </w:numPr>
        <w:spacing w:after="0" w:line="240" w:lineRule="auto"/>
        <w:ind w:left="1800"/>
      </w:pPr>
      <w:r>
        <w:t>Pennsylvania</w:t>
      </w:r>
    </w:p>
    <w:p w:rsidR="00812105" w:rsidRDefault="005E33EA" w:rsidP="003C3B4F">
      <w:pPr>
        <w:pStyle w:val="ListParagraph"/>
        <w:keepNext/>
        <w:keepLines/>
        <w:numPr>
          <w:ilvl w:val="0"/>
          <w:numId w:val="13"/>
        </w:numPr>
        <w:spacing w:after="0" w:line="240" w:lineRule="auto"/>
        <w:ind w:left="1800"/>
      </w:pPr>
      <w:r>
        <w:t>Puerto Rico</w:t>
      </w:r>
    </w:p>
    <w:p w:rsidR="00812105" w:rsidRDefault="005E33EA" w:rsidP="003C3B4F">
      <w:pPr>
        <w:pStyle w:val="ListParagraph"/>
        <w:keepNext/>
        <w:keepLines/>
        <w:numPr>
          <w:ilvl w:val="0"/>
          <w:numId w:val="13"/>
        </w:numPr>
        <w:spacing w:after="0" w:line="240" w:lineRule="auto"/>
        <w:ind w:left="1800"/>
      </w:pPr>
      <w:r>
        <w:t>Rhode Island</w:t>
      </w:r>
    </w:p>
    <w:p w:rsidR="00812105" w:rsidRDefault="005E33EA" w:rsidP="003C3B4F">
      <w:pPr>
        <w:pStyle w:val="ListParagraph"/>
        <w:keepNext/>
        <w:keepLines/>
        <w:numPr>
          <w:ilvl w:val="0"/>
          <w:numId w:val="13"/>
        </w:numPr>
        <w:spacing w:after="0" w:line="240" w:lineRule="auto"/>
        <w:ind w:left="1800"/>
      </w:pPr>
      <w:r>
        <w:t>South Carolina</w:t>
      </w:r>
    </w:p>
    <w:p w:rsidR="00812105" w:rsidRDefault="005E33EA" w:rsidP="003C3B4F">
      <w:pPr>
        <w:pStyle w:val="ListParagraph"/>
        <w:keepNext/>
        <w:keepLines/>
        <w:numPr>
          <w:ilvl w:val="0"/>
          <w:numId w:val="13"/>
        </w:numPr>
        <w:spacing w:after="0" w:line="240" w:lineRule="auto"/>
        <w:ind w:left="1800"/>
      </w:pPr>
      <w:r>
        <w:t>South Dakota</w:t>
      </w:r>
    </w:p>
    <w:p w:rsidR="00812105" w:rsidRDefault="005E33EA" w:rsidP="003C3B4F">
      <w:pPr>
        <w:pStyle w:val="ListParagraph"/>
        <w:keepNext/>
        <w:keepLines/>
        <w:numPr>
          <w:ilvl w:val="0"/>
          <w:numId w:val="13"/>
        </w:numPr>
        <w:spacing w:after="0" w:line="240" w:lineRule="auto"/>
        <w:ind w:left="1800"/>
      </w:pPr>
      <w:r>
        <w:t>Tennessee</w:t>
      </w:r>
    </w:p>
    <w:p w:rsidR="00812105" w:rsidRDefault="005E33EA" w:rsidP="003C3B4F">
      <w:pPr>
        <w:pStyle w:val="ListParagraph"/>
        <w:keepNext/>
        <w:keepLines/>
        <w:numPr>
          <w:ilvl w:val="0"/>
          <w:numId w:val="13"/>
        </w:numPr>
        <w:spacing w:after="0" w:line="240" w:lineRule="auto"/>
        <w:ind w:left="1800"/>
      </w:pPr>
      <w:r>
        <w:t>Texas</w:t>
      </w:r>
    </w:p>
    <w:p w:rsidR="00812105" w:rsidRDefault="005E33EA" w:rsidP="003C3B4F">
      <w:pPr>
        <w:pStyle w:val="ListParagraph"/>
        <w:keepNext/>
        <w:keepLines/>
        <w:numPr>
          <w:ilvl w:val="0"/>
          <w:numId w:val="13"/>
        </w:numPr>
        <w:spacing w:after="0" w:line="240" w:lineRule="auto"/>
        <w:ind w:left="1800"/>
      </w:pPr>
      <w:r>
        <w:t>Utah</w:t>
      </w:r>
    </w:p>
    <w:p w:rsidR="00812105" w:rsidRDefault="005E33EA" w:rsidP="003C3B4F">
      <w:pPr>
        <w:pStyle w:val="ListParagraph"/>
        <w:keepNext/>
        <w:keepLines/>
        <w:numPr>
          <w:ilvl w:val="0"/>
          <w:numId w:val="13"/>
        </w:numPr>
        <w:spacing w:after="0" w:line="240" w:lineRule="auto"/>
        <w:ind w:left="1800"/>
      </w:pPr>
      <w:r>
        <w:t>Vermont</w:t>
      </w:r>
    </w:p>
    <w:p w:rsidR="00812105" w:rsidRDefault="005E33EA" w:rsidP="003C3B4F">
      <w:pPr>
        <w:pStyle w:val="ListParagraph"/>
        <w:keepNext/>
        <w:keepLines/>
        <w:numPr>
          <w:ilvl w:val="0"/>
          <w:numId w:val="13"/>
        </w:numPr>
        <w:spacing w:after="0" w:line="240" w:lineRule="auto"/>
        <w:ind w:left="1800"/>
      </w:pPr>
      <w:r>
        <w:t>Virginia</w:t>
      </w:r>
    </w:p>
    <w:p w:rsidR="00812105" w:rsidRDefault="005E33EA" w:rsidP="003C3B4F">
      <w:pPr>
        <w:pStyle w:val="ListParagraph"/>
        <w:keepNext/>
        <w:keepLines/>
        <w:numPr>
          <w:ilvl w:val="0"/>
          <w:numId w:val="13"/>
        </w:numPr>
        <w:spacing w:after="0" w:line="240" w:lineRule="auto"/>
        <w:ind w:left="1800"/>
      </w:pPr>
      <w:r>
        <w:t>Virgin Islands</w:t>
      </w:r>
    </w:p>
    <w:p w:rsidR="00812105" w:rsidRDefault="005E33EA" w:rsidP="003C3B4F">
      <w:pPr>
        <w:pStyle w:val="ListParagraph"/>
        <w:keepNext/>
        <w:keepLines/>
        <w:numPr>
          <w:ilvl w:val="0"/>
          <w:numId w:val="13"/>
        </w:numPr>
        <w:spacing w:after="0" w:line="240" w:lineRule="auto"/>
        <w:ind w:left="1800"/>
      </w:pPr>
      <w:r>
        <w:t>Washington</w:t>
      </w:r>
    </w:p>
    <w:p w:rsidR="00812105" w:rsidRDefault="005E33EA" w:rsidP="003C3B4F">
      <w:pPr>
        <w:pStyle w:val="ListParagraph"/>
        <w:keepNext/>
        <w:keepLines/>
        <w:numPr>
          <w:ilvl w:val="0"/>
          <w:numId w:val="13"/>
        </w:numPr>
        <w:spacing w:after="0" w:line="240" w:lineRule="auto"/>
        <w:ind w:left="1800"/>
      </w:pPr>
      <w:r>
        <w:t>West Virginia</w:t>
      </w:r>
    </w:p>
    <w:p w:rsidR="00812105" w:rsidRDefault="005E33EA" w:rsidP="003C3B4F">
      <w:pPr>
        <w:pStyle w:val="ListParagraph"/>
        <w:keepNext/>
        <w:keepLines/>
        <w:numPr>
          <w:ilvl w:val="0"/>
          <w:numId w:val="13"/>
        </w:numPr>
        <w:spacing w:after="0" w:line="240" w:lineRule="auto"/>
        <w:ind w:left="1800"/>
      </w:pPr>
      <w:r>
        <w:t>Wisconsin</w:t>
      </w:r>
    </w:p>
    <w:p w:rsidR="00812105" w:rsidRDefault="005E33EA" w:rsidP="003C3B4F">
      <w:pPr>
        <w:pStyle w:val="ListParagraph"/>
        <w:keepNext/>
        <w:keepLines/>
        <w:numPr>
          <w:ilvl w:val="0"/>
          <w:numId w:val="13"/>
        </w:numPr>
        <w:spacing w:after="0" w:line="240" w:lineRule="auto"/>
        <w:ind w:left="1800"/>
      </w:pPr>
      <w:r>
        <w:t>Wyoming</w:t>
      </w:r>
    </w:p>
    <w:p w:rsidR="00812105" w:rsidRDefault="005E33EA" w:rsidP="003C3B4F">
      <w:pPr>
        <w:pStyle w:val="ListParagraph"/>
        <w:keepNext/>
        <w:keepLines/>
        <w:numPr>
          <w:ilvl w:val="0"/>
          <w:numId w:val="13"/>
        </w:numPr>
        <w:spacing w:after="0" w:line="240" w:lineRule="auto"/>
        <w:ind w:left="1800"/>
      </w:pPr>
      <w:r>
        <w:t>European Union</w:t>
      </w:r>
    </w:p>
    <w:p w:rsidR="00812105" w:rsidRDefault="005E33EA" w:rsidP="003C3B4F">
      <w:pPr>
        <w:pStyle w:val="ListParagraph"/>
        <w:keepNext/>
        <w:keepLines/>
        <w:numPr>
          <w:ilvl w:val="0"/>
          <w:numId w:val="13"/>
        </w:numPr>
        <w:spacing w:after="0" w:line="240" w:lineRule="auto"/>
        <w:ind w:left="1800"/>
      </w:pPr>
      <w:r>
        <w:t>Eastern Europe</w:t>
      </w:r>
    </w:p>
    <w:p w:rsidR="00812105" w:rsidRDefault="005E33EA" w:rsidP="003C3B4F">
      <w:pPr>
        <w:pStyle w:val="ListParagraph"/>
        <w:keepNext/>
        <w:keepLines/>
        <w:numPr>
          <w:ilvl w:val="0"/>
          <w:numId w:val="13"/>
        </w:numPr>
        <w:spacing w:after="0" w:line="240" w:lineRule="auto"/>
        <w:ind w:left="1800"/>
      </w:pPr>
      <w:r>
        <w:t>Africa</w:t>
      </w:r>
    </w:p>
    <w:p w:rsidR="00812105" w:rsidRDefault="005E33EA" w:rsidP="003C3B4F">
      <w:pPr>
        <w:pStyle w:val="ListParagraph"/>
        <w:keepNext/>
        <w:keepLines/>
        <w:numPr>
          <w:ilvl w:val="0"/>
          <w:numId w:val="13"/>
        </w:numPr>
        <w:spacing w:after="0" w:line="240" w:lineRule="auto"/>
        <w:ind w:left="1800"/>
      </w:pPr>
      <w:r>
        <w:t>South America</w:t>
      </w:r>
    </w:p>
    <w:p w:rsidR="00812105" w:rsidRDefault="005E33EA" w:rsidP="003C3B4F">
      <w:pPr>
        <w:pStyle w:val="ListParagraph"/>
        <w:keepNext/>
        <w:keepLines/>
        <w:numPr>
          <w:ilvl w:val="0"/>
          <w:numId w:val="13"/>
        </w:numPr>
        <w:spacing w:after="0" w:line="240" w:lineRule="auto"/>
        <w:ind w:left="1800"/>
      </w:pPr>
      <w:r>
        <w:t>Central America</w:t>
      </w:r>
    </w:p>
    <w:p w:rsidR="00812105" w:rsidRDefault="005E33EA" w:rsidP="003C3B4F">
      <w:pPr>
        <w:pStyle w:val="ListParagraph"/>
        <w:keepNext/>
        <w:keepLines/>
        <w:numPr>
          <w:ilvl w:val="0"/>
          <w:numId w:val="13"/>
        </w:numPr>
        <w:spacing w:after="0" w:line="240" w:lineRule="auto"/>
        <w:ind w:left="1800"/>
      </w:pPr>
      <w:r>
        <w:t>Asia</w:t>
      </w:r>
    </w:p>
    <w:p w:rsidR="00812105" w:rsidRDefault="005E33EA" w:rsidP="003C3B4F">
      <w:pPr>
        <w:pStyle w:val="ListParagraph"/>
        <w:keepNext/>
        <w:keepLines/>
        <w:numPr>
          <w:ilvl w:val="0"/>
          <w:numId w:val="13"/>
        </w:numPr>
        <w:spacing w:after="0" w:line="240" w:lineRule="auto"/>
        <w:ind w:left="1800"/>
      </w:pPr>
      <w:r>
        <w:t>Oceania</w:t>
      </w:r>
    </w:p>
    <w:p w:rsidR="00812105" w:rsidRDefault="005E33EA" w:rsidP="003C3B4F">
      <w:pPr>
        <w:pStyle w:val="ListParagraph"/>
        <w:keepNext/>
        <w:keepLines/>
        <w:numPr>
          <w:ilvl w:val="0"/>
          <w:numId w:val="13"/>
        </w:numPr>
        <w:spacing w:after="0" w:line="240" w:lineRule="auto"/>
        <w:ind w:left="1800"/>
      </w:pPr>
      <w:r>
        <w:t>North America</w:t>
      </w:r>
    </w:p>
    <w:p w:rsidR="009C0C20" w:rsidRDefault="005E33EA" w:rsidP="003C3B4F">
      <w:pPr>
        <w:pStyle w:val="ListParagraph"/>
        <w:keepNext/>
        <w:keepLines/>
        <w:numPr>
          <w:ilvl w:val="0"/>
          <w:numId w:val="13"/>
        </w:numPr>
        <w:spacing w:after="0" w:line="240" w:lineRule="auto"/>
        <w:ind w:left="1800"/>
      </w:pPr>
      <w:r>
        <w:t>The Caribbean</w:t>
      </w:r>
    </w:p>
    <w:p w:rsidR="009C0C20" w:rsidRDefault="009C0C20" w:rsidP="003C3B4F">
      <w:pPr>
        <w:keepNext/>
        <w:keepLines/>
        <w:spacing w:after="0" w:line="240" w:lineRule="auto"/>
      </w:pPr>
    </w:p>
    <w:p w:rsidR="009C0C20" w:rsidRDefault="009C0C20" w:rsidP="003C3B4F">
      <w:pPr>
        <w:pStyle w:val="Heading4"/>
        <w:keepNext/>
        <w:keepLines/>
      </w:pPr>
      <w:proofErr w:type="spellStart"/>
      <w:r>
        <w:t>DataType</w:t>
      </w:r>
      <w:proofErr w:type="spellEnd"/>
    </w:p>
    <w:p w:rsidR="009C0C20" w:rsidRDefault="009C0C20" w:rsidP="003C3B4F">
      <w:pPr>
        <w:keepNext/>
        <w:keepLines/>
        <w:spacing w:after="120" w:line="240" w:lineRule="auto"/>
      </w:pPr>
      <w:r>
        <w:t>This is the enumeration that contains the different data types stored in the system.</w:t>
      </w:r>
    </w:p>
    <w:p w:rsidR="009C0C20" w:rsidRDefault="009C0C20" w:rsidP="003C3B4F">
      <w:pPr>
        <w:keepNext/>
        <w:keepLines/>
        <w:spacing w:after="0" w:line="360" w:lineRule="auto"/>
        <w:rPr>
          <w:b/>
        </w:rPr>
      </w:pPr>
      <w:r>
        <w:rPr>
          <w:b/>
        </w:rPr>
        <w:t>&lt;&lt;Enumeration&gt;&gt;</w:t>
      </w:r>
    </w:p>
    <w:p w:rsidR="009C0C20" w:rsidRDefault="009C0C20" w:rsidP="003C3B4F">
      <w:pPr>
        <w:keepNext/>
        <w:keepLines/>
        <w:spacing w:after="0" w:line="240" w:lineRule="auto"/>
        <w:rPr>
          <w:b/>
        </w:rPr>
      </w:pPr>
      <w:r>
        <w:rPr>
          <w:b/>
        </w:rPr>
        <w:tab/>
        <w:t>Attributes:</w:t>
      </w:r>
    </w:p>
    <w:p w:rsidR="009C0C20" w:rsidRDefault="009C0C20" w:rsidP="003C3B4F">
      <w:pPr>
        <w:pStyle w:val="ListParagraph"/>
        <w:keepNext/>
        <w:keepLines/>
        <w:numPr>
          <w:ilvl w:val="0"/>
          <w:numId w:val="11"/>
        </w:numPr>
        <w:spacing w:after="0" w:line="240" w:lineRule="auto"/>
        <w:rPr>
          <w:b/>
        </w:rPr>
      </w:pPr>
      <w:proofErr w:type="spellStart"/>
      <w:r>
        <w:t>HeartRate</w:t>
      </w:r>
      <w:proofErr w:type="spellEnd"/>
    </w:p>
    <w:p w:rsidR="009C0C20" w:rsidRDefault="009C0C20" w:rsidP="003C3B4F">
      <w:pPr>
        <w:pStyle w:val="ListParagraph"/>
        <w:keepNext/>
        <w:keepLines/>
        <w:numPr>
          <w:ilvl w:val="0"/>
          <w:numId w:val="11"/>
        </w:numPr>
        <w:spacing w:after="0" w:line="240" w:lineRule="auto"/>
      </w:pPr>
      <w:r>
        <w:t>Breathing</w:t>
      </w:r>
    </w:p>
    <w:p w:rsidR="009C0C20" w:rsidRDefault="009C0C20" w:rsidP="003C3B4F">
      <w:pPr>
        <w:pStyle w:val="ListParagraph"/>
        <w:keepNext/>
        <w:keepLines/>
        <w:numPr>
          <w:ilvl w:val="0"/>
          <w:numId w:val="11"/>
        </w:numPr>
        <w:spacing w:after="0" w:line="240" w:lineRule="auto"/>
      </w:pPr>
      <w:r>
        <w:t>Calorie</w:t>
      </w:r>
    </w:p>
    <w:p w:rsidR="009C0C20" w:rsidRDefault="009C0C20" w:rsidP="003C3B4F">
      <w:pPr>
        <w:pStyle w:val="ListParagraph"/>
        <w:keepNext/>
        <w:keepLines/>
        <w:numPr>
          <w:ilvl w:val="0"/>
          <w:numId w:val="11"/>
        </w:numPr>
        <w:spacing w:after="0" w:line="240" w:lineRule="auto"/>
      </w:pPr>
      <w:r>
        <w:t>Accelerometer</w:t>
      </w:r>
    </w:p>
    <w:p w:rsidR="009C0C20" w:rsidRDefault="009C0C20" w:rsidP="003C3B4F">
      <w:pPr>
        <w:pStyle w:val="ListParagraph"/>
        <w:keepNext/>
        <w:keepLines/>
        <w:numPr>
          <w:ilvl w:val="0"/>
          <w:numId w:val="11"/>
        </w:numPr>
        <w:spacing w:after="0" w:line="240" w:lineRule="auto"/>
      </w:pPr>
      <w:r>
        <w:t>Gyroscope</w:t>
      </w:r>
    </w:p>
    <w:p w:rsidR="009C0C20" w:rsidRDefault="009C0C20" w:rsidP="003C3B4F">
      <w:pPr>
        <w:pStyle w:val="ListParagraph"/>
        <w:keepNext/>
        <w:keepLines/>
        <w:numPr>
          <w:ilvl w:val="0"/>
          <w:numId w:val="11"/>
        </w:numPr>
        <w:spacing w:after="0" w:line="240" w:lineRule="auto"/>
      </w:pPr>
      <w:r>
        <w:t>Pedometer</w:t>
      </w:r>
    </w:p>
    <w:p w:rsidR="009C0C20" w:rsidRDefault="009C0C20" w:rsidP="003C3B4F">
      <w:pPr>
        <w:pStyle w:val="ListParagraph"/>
        <w:keepNext/>
        <w:keepLines/>
        <w:numPr>
          <w:ilvl w:val="0"/>
          <w:numId w:val="11"/>
        </w:numPr>
        <w:spacing w:after="0" w:line="240" w:lineRule="auto"/>
      </w:pPr>
      <w:r>
        <w:t>Distance</w:t>
      </w:r>
    </w:p>
    <w:p w:rsidR="009C0C20" w:rsidRDefault="009C0C20" w:rsidP="003C3B4F">
      <w:pPr>
        <w:pStyle w:val="ListParagraph"/>
        <w:keepNext/>
        <w:keepLines/>
        <w:numPr>
          <w:ilvl w:val="0"/>
          <w:numId w:val="11"/>
        </w:numPr>
        <w:spacing w:after="0" w:line="240" w:lineRule="auto"/>
      </w:pPr>
      <w:r>
        <w:t>UV</w:t>
      </w:r>
    </w:p>
    <w:p w:rsidR="009C0C20" w:rsidRDefault="009C0C20" w:rsidP="003C3B4F">
      <w:pPr>
        <w:pStyle w:val="ListParagraph"/>
        <w:keepNext/>
        <w:keepLines/>
        <w:numPr>
          <w:ilvl w:val="0"/>
          <w:numId w:val="11"/>
        </w:numPr>
        <w:spacing w:after="0" w:line="240" w:lineRule="auto"/>
      </w:pPr>
      <w:r>
        <w:t>Temperature</w:t>
      </w:r>
    </w:p>
    <w:p w:rsidR="009C0C20" w:rsidRDefault="009C0C20" w:rsidP="003C3B4F">
      <w:pPr>
        <w:pStyle w:val="ListParagraph"/>
        <w:keepNext/>
        <w:keepLines/>
        <w:numPr>
          <w:ilvl w:val="0"/>
          <w:numId w:val="11"/>
        </w:numPr>
        <w:spacing w:after="0" w:line="240" w:lineRule="auto"/>
      </w:pPr>
      <w:r>
        <w:t>Summary</w:t>
      </w:r>
    </w:p>
    <w:p w:rsidR="009C0C20" w:rsidRDefault="009C0C20" w:rsidP="003C3B4F">
      <w:pPr>
        <w:pStyle w:val="ListParagraph"/>
        <w:keepNext/>
        <w:keepLines/>
        <w:numPr>
          <w:ilvl w:val="0"/>
          <w:numId w:val="11"/>
        </w:numPr>
        <w:spacing w:after="0" w:line="240" w:lineRule="auto"/>
      </w:pPr>
      <w:r>
        <w:t>Event</w:t>
      </w:r>
    </w:p>
    <w:p w:rsidR="009C0C20" w:rsidRDefault="009C0C20" w:rsidP="003C3B4F">
      <w:pPr>
        <w:keepNext/>
        <w:keepLines/>
        <w:spacing w:after="0" w:line="240" w:lineRule="auto"/>
      </w:pPr>
    </w:p>
    <w:p w:rsidR="00812105" w:rsidRDefault="002C6ED4" w:rsidP="003C3B4F">
      <w:pPr>
        <w:pStyle w:val="Heading2"/>
      </w:pPr>
      <w:bookmarkStart w:id="327" w:name="_Toc436620889"/>
      <w:bookmarkStart w:id="328" w:name="_Toc436647490"/>
      <w:bookmarkEnd w:id="327"/>
      <w:r>
        <w:t>Data Access Layer Overview</w:t>
      </w:r>
      <w:bookmarkEnd w:id="328"/>
    </w:p>
    <w:p w:rsidR="00812105" w:rsidRDefault="00881C36" w:rsidP="003C3B4F">
      <w:pPr>
        <w:pStyle w:val="Heading3"/>
        <w:keepNext/>
        <w:keepLines/>
      </w:pPr>
      <w:bookmarkStart w:id="329" w:name="_Toc436647491"/>
      <w:r>
        <w:t>SQL Client</w:t>
      </w:r>
      <w:bookmarkEnd w:id="329"/>
    </w:p>
    <w:p w:rsidR="00881C36" w:rsidRDefault="00881C36" w:rsidP="003C3B4F">
      <w:pPr>
        <w:pStyle w:val="Heading4"/>
        <w:keepNext/>
        <w:keepLines/>
      </w:pPr>
      <w:proofErr w:type="spellStart"/>
      <w:r>
        <w:t>SQLRespository</w:t>
      </w:r>
      <w:proofErr w:type="spellEnd"/>
    </w:p>
    <w:p w:rsidR="00881C36" w:rsidRDefault="00881C36" w:rsidP="003C3B4F">
      <w:pPr>
        <w:keepNext/>
        <w:keepLines/>
      </w:pPr>
      <w:r>
        <w:t xml:space="preserve">This class is a </w:t>
      </w:r>
      <w:r w:rsidR="00A74B6E">
        <w:t>repository</w:t>
      </w:r>
      <w:r>
        <w:t xml:space="preserve"> client that contains all of the functions </w:t>
      </w:r>
      <w:r w:rsidR="00A74B6E">
        <w:t xml:space="preserve">needed to interface with the system’s SQL database.  This class will implement the </w:t>
      </w:r>
      <w:proofErr w:type="spellStart"/>
      <w:r w:rsidR="00A74B6E" w:rsidRPr="003C3B4F">
        <w:rPr>
          <w:b/>
        </w:rPr>
        <w:t>IDisposable</w:t>
      </w:r>
      <w:proofErr w:type="spellEnd"/>
      <w:r w:rsidR="00A74B6E">
        <w:t xml:space="preserve"> interface.</w:t>
      </w:r>
    </w:p>
    <w:p w:rsidR="00A74B6E" w:rsidRDefault="00A74B6E" w:rsidP="003C3B4F">
      <w:pPr>
        <w:keepNext/>
        <w:keepLines/>
        <w:spacing w:after="0" w:line="360" w:lineRule="auto"/>
      </w:pPr>
      <w:r>
        <w:rPr>
          <w:b/>
        </w:rPr>
        <w:t>&lt;&lt;Repository&gt;&gt;</w:t>
      </w:r>
    </w:p>
    <w:p w:rsidR="00A74B6E" w:rsidRDefault="00A74B6E" w:rsidP="003C3B4F">
      <w:pPr>
        <w:keepNext/>
        <w:keepLines/>
        <w:spacing w:after="0" w:line="240" w:lineRule="auto"/>
        <w:rPr>
          <w:b/>
        </w:rPr>
      </w:pPr>
      <w:r>
        <w:tab/>
      </w:r>
      <w:r>
        <w:rPr>
          <w:b/>
        </w:rPr>
        <w:t>Attributes:</w:t>
      </w:r>
    </w:p>
    <w:p w:rsidR="00A74B6E" w:rsidRPr="003C3B4F" w:rsidRDefault="00A74B6E" w:rsidP="003C3B4F">
      <w:pPr>
        <w:pStyle w:val="ListParagraph"/>
        <w:keepNext/>
        <w:keepLines/>
        <w:numPr>
          <w:ilvl w:val="0"/>
          <w:numId w:val="16"/>
        </w:numPr>
        <w:spacing w:after="0" w:line="240" w:lineRule="auto"/>
        <w:ind w:left="1800"/>
        <w:rPr>
          <w:b/>
        </w:rPr>
      </w:pPr>
      <w:r>
        <w:rPr>
          <w:b/>
        </w:rPr>
        <w:t xml:space="preserve">Private </w:t>
      </w:r>
      <w:proofErr w:type="spellStart"/>
      <w:r>
        <w:rPr>
          <w:b/>
        </w:rPr>
        <w:t>DBContext</w:t>
      </w:r>
      <w:proofErr w:type="spellEnd"/>
      <w:r>
        <w:rPr>
          <w:b/>
        </w:rPr>
        <w:t xml:space="preserve"> </w:t>
      </w:r>
      <w:r>
        <w:t>context</w:t>
      </w:r>
    </w:p>
    <w:p w:rsidR="00A74B6E" w:rsidRPr="003C3B4F" w:rsidRDefault="00A74B6E" w:rsidP="003C3B4F">
      <w:pPr>
        <w:pStyle w:val="ListParagraph"/>
        <w:keepNext/>
        <w:keepLines/>
        <w:numPr>
          <w:ilvl w:val="1"/>
          <w:numId w:val="16"/>
        </w:numPr>
        <w:spacing w:after="0" w:line="240" w:lineRule="auto"/>
        <w:ind w:left="1800" w:firstLine="0"/>
        <w:rPr>
          <w:b/>
        </w:rPr>
      </w:pPr>
      <w:r>
        <w:t>Entity Framework database context used to connect to the SQL database.</w:t>
      </w:r>
    </w:p>
    <w:p w:rsidR="00A74B6E" w:rsidRPr="003C3B4F" w:rsidRDefault="00A74B6E" w:rsidP="003C3B4F">
      <w:pPr>
        <w:pStyle w:val="ListParagraph"/>
        <w:keepNext/>
        <w:keepLines/>
        <w:spacing w:after="0" w:line="240" w:lineRule="auto"/>
        <w:ind w:left="1800"/>
        <w:rPr>
          <w:b/>
        </w:rPr>
      </w:pPr>
    </w:p>
    <w:p w:rsidR="00A74B6E" w:rsidRPr="00400F4A" w:rsidRDefault="00A74B6E" w:rsidP="003C3B4F">
      <w:pPr>
        <w:pStyle w:val="ListParagraph"/>
        <w:keepNext/>
        <w:keepLines/>
        <w:numPr>
          <w:ilvl w:val="0"/>
          <w:numId w:val="16"/>
        </w:numPr>
        <w:spacing w:after="0" w:line="240" w:lineRule="auto"/>
        <w:ind w:left="1800"/>
        <w:rPr>
          <w:b/>
        </w:rPr>
      </w:pPr>
      <w:r>
        <w:rPr>
          <w:b/>
        </w:rPr>
        <w:t xml:space="preserve">Private </w:t>
      </w:r>
      <w:proofErr w:type="spellStart"/>
      <w:r>
        <w:rPr>
          <w:b/>
        </w:rPr>
        <w:t>bool</w:t>
      </w:r>
      <w:proofErr w:type="spellEnd"/>
      <w:r>
        <w:rPr>
          <w:b/>
        </w:rPr>
        <w:t xml:space="preserve"> </w:t>
      </w:r>
      <w:r>
        <w:t>disposed</w:t>
      </w:r>
    </w:p>
    <w:p w:rsidR="00A74B6E" w:rsidRPr="003C3B4F" w:rsidRDefault="00A74B6E" w:rsidP="003C3B4F">
      <w:pPr>
        <w:pStyle w:val="ListParagraph"/>
        <w:keepNext/>
        <w:keepLines/>
        <w:numPr>
          <w:ilvl w:val="1"/>
          <w:numId w:val="16"/>
        </w:numPr>
        <w:spacing w:after="0" w:line="240" w:lineRule="auto"/>
        <w:ind w:left="1800" w:firstLine="0"/>
        <w:rPr>
          <w:b/>
        </w:rPr>
      </w:pPr>
      <w:r>
        <w:t>Default value is false.</w:t>
      </w:r>
    </w:p>
    <w:p w:rsidR="00A74B6E" w:rsidRPr="003C3B4F" w:rsidRDefault="00A74B6E" w:rsidP="003C3B4F">
      <w:pPr>
        <w:pStyle w:val="ListParagraph"/>
        <w:keepNext/>
        <w:keepLines/>
        <w:numPr>
          <w:ilvl w:val="1"/>
          <w:numId w:val="16"/>
        </w:numPr>
        <w:spacing w:after="0" w:line="240" w:lineRule="auto"/>
        <w:ind w:left="2160"/>
        <w:rPr>
          <w:b/>
        </w:rPr>
      </w:pPr>
      <w:r>
        <w:t>Used to signal application garbage collector whether the db context needs to be disposed or already has been.</w:t>
      </w:r>
    </w:p>
    <w:p w:rsidR="007B78DE" w:rsidRPr="003C3B4F" w:rsidRDefault="007B78DE" w:rsidP="003C3B4F">
      <w:pPr>
        <w:pStyle w:val="ListParagraph"/>
        <w:keepNext/>
        <w:keepLines/>
        <w:spacing w:after="0" w:line="240" w:lineRule="auto"/>
        <w:ind w:left="2160"/>
        <w:rPr>
          <w:b/>
        </w:rPr>
      </w:pPr>
    </w:p>
    <w:p w:rsidR="00A74B6E" w:rsidRPr="00D6053C" w:rsidRDefault="00A74B6E" w:rsidP="003C3B4F">
      <w:pPr>
        <w:keepNext/>
        <w:keepLines/>
        <w:spacing w:after="0" w:line="240" w:lineRule="auto"/>
        <w:ind w:firstLine="720"/>
        <w:rPr>
          <w:b/>
        </w:rPr>
      </w:pPr>
      <w:r w:rsidRPr="00D6053C">
        <w:rPr>
          <w:b/>
        </w:rPr>
        <w:t>Operations:</w:t>
      </w:r>
    </w:p>
    <w:p w:rsidR="00A74B6E" w:rsidRDefault="007B78DE" w:rsidP="003C3B4F">
      <w:pPr>
        <w:pStyle w:val="ListParagraph"/>
        <w:keepNext/>
        <w:keepLines/>
        <w:numPr>
          <w:ilvl w:val="0"/>
          <w:numId w:val="7"/>
        </w:numPr>
        <w:spacing w:after="0" w:line="240" w:lineRule="auto"/>
      </w:pPr>
      <w:r w:rsidRPr="003C3B4F">
        <w:rPr>
          <w:b/>
        </w:rPr>
        <w:t>Public</w:t>
      </w:r>
      <w:r>
        <w:t xml:space="preserve"> </w:t>
      </w:r>
      <w:r w:rsidRPr="003C3B4F">
        <w:rPr>
          <w:b/>
        </w:rPr>
        <w:t>Patient</w:t>
      </w:r>
      <w:r>
        <w:t xml:space="preserve"> </w:t>
      </w:r>
      <w:proofErr w:type="spellStart"/>
      <w:r>
        <w:t>GetPatientById</w:t>
      </w:r>
      <w:proofErr w:type="spellEnd"/>
      <w:r>
        <w:t>(string id)</w:t>
      </w:r>
    </w:p>
    <w:p w:rsidR="007B78DE" w:rsidRDefault="007B78DE" w:rsidP="003C3B4F">
      <w:pPr>
        <w:pStyle w:val="ListParagraph"/>
        <w:keepNext/>
        <w:keepLines/>
        <w:numPr>
          <w:ilvl w:val="1"/>
          <w:numId w:val="7"/>
        </w:numPr>
        <w:spacing w:after="0" w:line="240" w:lineRule="auto"/>
        <w:ind w:left="2160"/>
      </w:pPr>
      <w:r>
        <w:t>This function is used to get a patient from the database using the patient Id.</w:t>
      </w:r>
    </w:p>
    <w:p w:rsidR="00B84AA1" w:rsidRDefault="00B84AA1" w:rsidP="003C3B4F">
      <w:pPr>
        <w:pStyle w:val="ListParagraph"/>
        <w:keepNext/>
        <w:keepLines/>
        <w:spacing w:after="0" w:line="240" w:lineRule="auto"/>
        <w:ind w:left="2160"/>
      </w:pPr>
    </w:p>
    <w:p w:rsidR="00B84AA1" w:rsidRDefault="00B84AA1" w:rsidP="00B84AA1">
      <w:pPr>
        <w:pStyle w:val="ListParagraph"/>
        <w:keepNext/>
        <w:keepLines/>
        <w:numPr>
          <w:ilvl w:val="0"/>
          <w:numId w:val="7"/>
        </w:numPr>
        <w:spacing w:after="0" w:line="240" w:lineRule="auto"/>
      </w:pPr>
      <w:r w:rsidRPr="00400F4A">
        <w:rPr>
          <w:b/>
        </w:rPr>
        <w:t>Public</w:t>
      </w:r>
      <w:r>
        <w:t xml:space="preserve"> </w:t>
      </w:r>
      <w:r>
        <w:rPr>
          <w:b/>
        </w:rPr>
        <w:t>Collection&lt;</w:t>
      </w:r>
      <w:r w:rsidRPr="00400F4A">
        <w:rPr>
          <w:b/>
        </w:rPr>
        <w:t>Patient</w:t>
      </w:r>
      <w:r>
        <w:rPr>
          <w:b/>
        </w:rPr>
        <w:t>&gt;</w:t>
      </w:r>
      <w:r>
        <w:t xml:space="preserve"> </w:t>
      </w:r>
      <w:proofErr w:type="spellStart"/>
      <w:r>
        <w:t>GetPatientsByPhysician</w:t>
      </w:r>
      <w:proofErr w:type="spellEnd"/>
      <w:r>
        <w:t>(</w:t>
      </w:r>
      <w:proofErr w:type="spellStart"/>
      <w:r w:rsidR="00BC4A9F">
        <w:t>int</w:t>
      </w:r>
      <w:proofErr w:type="spellEnd"/>
      <w:r>
        <w:t xml:space="preserve"> </w:t>
      </w:r>
      <w:proofErr w:type="spellStart"/>
      <w:r>
        <w:t>physicianId</w:t>
      </w:r>
      <w:proofErr w:type="spellEnd"/>
      <w:r>
        <w:t>)</w:t>
      </w:r>
    </w:p>
    <w:p w:rsidR="00B84AA1" w:rsidRDefault="00B84AA1" w:rsidP="00B84AA1">
      <w:pPr>
        <w:pStyle w:val="ListParagraph"/>
        <w:keepNext/>
        <w:keepLines/>
        <w:numPr>
          <w:ilvl w:val="1"/>
          <w:numId w:val="7"/>
        </w:numPr>
        <w:spacing w:after="0" w:line="240" w:lineRule="auto"/>
        <w:ind w:left="2160"/>
      </w:pPr>
      <w:r>
        <w:t>This function is used to get a collection of patients belonging to a physician using the physician’s id.</w:t>
      </w:r>
    </w:p>
    <w:p w:rsidR="00B84AA1" w:rsidRPr="003C3B4F" w:rsidRDefault="00B84AA1" w:rsidP="003C3B4F">
      <w:pPr>
        <w:keepNext/>
        <w:keepLines/>
        <w:spacing w:after="0" w:line="240" w:lineRule="auto"/>
        <w:rPr>
          <w:b/>
        </w:rPr>
      </w:pPr>
    </w:p>
    <w:p w:rsidR="00B84AA1" w:rsidRDefault="00B84AA1" w:rsidP="00B84AA1">
      <w:pPr>
        <w:pStyle w:val="ListParagraph"/>
        <w:keepNext/>
        <w:keepLines/>
        <w:numPr>
          <w:ilvl w:val="0"/>
          <w:numId w:val="7"/>
        </w:numPr>
        <w:spacing w:after="0" w:line="240" w:lineRule="auto"/>
      </w:pPr>
      <w:r w:rsidRPr="00400F4A">
        <w:rPr>
          <w:b/>
        </w:rPr>
        <w:t>Public</w:t>
      </w:r>
      <w:r>
        <w:t xml:space="preserve"> </w:t>
      </w:r>
      <w:r>
        <w:rPr>
          <w:b/>
        </w:rPr>
        <w:t>Collection&lt;</w:t>
      </w:r>
      <w:r w:rsidRPr="00400F4A">
        <w:rPr>
          <w:b/>
        </w:rPr>
        <w:t>Patient</w:t>
      </w:r>
      <w:r>
        <w:rPr>
          <w:b/>
        </w:rPr>
        <w:t>&gt;</w:t>
      </w:r>
      <w:r>
        <w:t xml:space="preserve"> </w:t>
      </w:r>
      <w:proofErr w:type="spellStart"/>
      <w:r>
        <w:t>GetPatients</w:t>
      </w:r>
      <w:proofErr w:type="spellEnd"/>
      <w:r>
        <w:t>()</w:t>
      </w:r>
    </w:p>
    <w:p w:rsidR="00B84AA1" w:rsidRDefault="00B84AA1" w:rsidP="00B84AA1">
      <w:pPr>
        <w:pStyle w:val="ListParagraph"/>
        <w:keepNext/>
        <w:keepLines/>
        <w:numPr>
          <w:ilvl w:val="1"/>
          <w:numId w:val="7"/>
        </w:numPr>
        <w:spacing w:after="0" w:line="240" w:lineRule="auto"/>
        <w:ind w:left="2160"/>
      </w:pPr>
      <w:r>
        <w:t>This function is used to get all the patients in the system.</w:t>
      </w:r>
    </w:p>
    <w:p w:rsidR="00B84AA1" w:rsidRDefault="00B84AA1" w:rsidP="003C3B4F">
      <w:pPr>
        <w:keepNext/>
        <w:keepLines/>
        <w:spacing w:after="0" w:line="240" w:lineRule="auto"/>
      </w:pPr>
    </w:p>
    <w:p w:rsidR="00B84AA1" w:rsidRDefault="00B84AA1" w:rsidP="00B84AA1">
      <w:pPr>
        <w:pStyle w:val="ListParagraph"/>
        <w:keepNext/>
        <w:keepLines/>
        <w:numPr>
          <w:ilvl w:val="0"/>
          <w:numId w:val="7"/>
        </w:numPr>
        <w:spacing w:after="0" w:line="240" w:lineRule="auto"/>
      </w:pPr>
      <w:r w:rsidRPr="00400F4A">
        <w:rPr>
          <w:b/>
        </w:rPr>
        <w:t>Public</w:t>
      </w:r>
      <w:r>
        <w:t xml:space="preserve"> </w:t>
      </w:r>
      <w:proofErr w:type="spellStart"/>
      <w:r>
        <w:rPr>
          <w:b/>
        </w:rPr>
        <w:t>bool</w:t>
      </w:r>
      <w:proofErr w:type="spellEnd"/>
      <w:r>
        <w:t xml:space="preserve"> </w:t>
      </w:r>
      <w:proofErr w:type="spellStart"/>
      <w:r>
        <w:t>InsertPatient</w:t>
      </w:r>
      <w:proofErr w:type="spellEnd"/>
      <w:r>
        <w:t>(Patient patient)</w:t>
      </w:r>
    </w:p>
    <w:p w:rsidR="00B84AA1" w:rsidRDefault="00B84AA1" w:rsidP="00B84AA1">
      <w:pPr>
        <w:pStyle w:val="ListParagraph"/>
        <w:keepNext/>
        <w:keepLines/>
        <w:numPr>
          <w:ilvl w:val="1"/>
          <w:numId w:val="7"/>
        </w:numPr>
        <w:spacing w:after="0" w:line="240" w:lineRule="auto"/>
        <w:ind w:left="2160"/>
      </w:pPr>
      <w:r>
        <w:t>This function is used to add a patient to the database.</w:t>
      </w:r>
    </w:p>
    <w:p w:rsidR="00B84AA1" w:rsidRDefault="00B84AA1" w:rsidP="003C3B4F">
      <w:pPr>
        <w:keepNext/>
        <w:keepLines/>
        <w:spacing w:after="0" w:line="240" w:lineRule="auto"/>
      </w:pPr>
    </w:p>
    <w:p w:rsidR="00B84AA1" w:rsidRDefault="00B84AA1" w:rsidP="00B84AA1">
      <w:pPr>
        <w:pStyle w:val="ListParagraph"/>
        <w:keepNext/>
        <w:keepLines/>
        <w:numPr>
          <w:ilvl w:val="0"/>
          <w:numId w:val="7"/>
        </w:numPr>
        <w:spacing w:after="0" w:line="240" w:lineRule="auto"/>
      </w:pPr>
      <w:r w:rsidRPr="00400F4A">
        <w:rPr>
          <w:b/>
        </w:rPr>
        <w:t>Public</w:t>
      </w:r>
      <w:r>
        <w:t xml:space="preserve"> </w:t>
      </w:r>
      <w:proofErr w:type="spellStart"/>
      <w:r>
        <w:rPr>
          <w:b/>
        </w:rPr>
        <w:t>bool</w:t>
      </w:r>
      <w:proofErr w:type="spellEnd"/>
      <w:r>
        <w:t xml:space="preserve"> </w:t>
      </w:r>
      <w:proofErr w:type="spellStart"/>
      <w:r>
        <w:t>UpdatePatient</w:t>
      </w:r>
      <w:proofErr w:type="spellEnd"/>
      <w:r>
        <w:t>(Patient patient)</w:t>
      </w:r>
    </w:p>
    <w:p w:rsidR="00B84AA1" w:rsidRDefault="00B84AA1" w:rsidP="00B84AA1">
      <w:pPr>
        <w:pStyle w:val="ListParagraph"/>
        <w:keepNext/>
        <w:keepLines/>
        <w:numPr>
          <w:ilvl w:val="1"/>
          <w:numId w:val="7"/>
        </w:numPr>
        <w:spacing w:after="0" w:line="240" w:lineRule="auto"/>
        <w:ind w:left="2160"/>
      </w:pPr>
      <w:r>
        <w:t>This function is used to update a patient record in the database.</w:t>
      </w:r>
    </w:p>
    <w:p w:rsidR="00B84AA1" w:rsidRDefault="00B84AA1" w:rsidP="003C3B4F">
      <w:pPr>
        <w:keepNext/>
        <w:keepLines/>
        <w:spacing w:after="0" w:line="240" w:lineRule="auto"/>
      </w:pPr>
    </w:p>
    <w:p w:rsidR="00B84AA1" w:rsidRDefault="00B84AA1" w:rsidP="00B84AA1">
      <w:pPr>
        <w:pStyle w:val="ListParagraph"/>
        <w:keepNext/>
        <w:keepLines/>
        <w:numPr>
          <w:ilvl w:val="0"/>
          <w:numId w:val="7"/>
        </w:numPr>
        <w:spacing w:after="0" w:line="240" w:lineRule="auto"/>
      </w:pPr>
      <w:r w:rsidRPr="00400F4A">
        <w:rPr>
          <w:b/>
        </w:rPr>
        <w:t>Public</w:t>
      </w:r>
      <w:r>
        <w:t xml:space="preserve"> </w:t>
      </w:r>
      <w:proofErr w:type="spellStart"/>
      <w:r>
        <w:rPr>
          <w:b/>
        </w:rPr>
        <w:t>bool</w:t>
      </w:r>
      <w:proofErr w:type="spellEnd"/>
      <w:r>
        <w:t xml:space="preserve"> </w:t>
      </w:r>
      <w:proofErr w:type="spellStart"/>
      <w:r>
        <w:t>DeletePatient</w:t>
      </w:r>
      <w:proofErr w:type="spellEnd"/>
      <w:r>
        <w:t xml:space="preserve">(string </w:t>
      </w:r>
      <w:proofErr w:type="spellStart"/>
      <w:r>
        <w:t>patientId</w:t>
      </w:r>
      <w:proofErr w:type="spellEnd"/>
      <w:r>
        <w:t>)</w:t>
      </w:r>
    </w:p>
    <w:p w:rsidR="00B84AA1" w:rsidRDefault="00B84AA1" w:rsidP="00B84AA1">
      <w:pPr>
        <w:pStyle w:val="ListParagraph"/>
        <w:keepNext/>
        <w:keepLines/>
        <w:numPr>
          <w:ilvl w:val="1"/>
          <w:numId w:val="7"/>
        </w:numPr>
        <w:spacing w:after="0" w:line="240" w:lineRule="auto"/>
        <w:ind w:left="2160"/>
      </w:pPr>
      <w:r>
        <w:t>This function is used to delete a patient from the database.</w:t>
      </w:r>
    </w:p>
    <w:p w:rsidR="00B84AA1" w:rsidRDefault="00B84AA1" w:rsidP="003C3B4F">
      <w:pPr>
        <w:keepNext/>
        <w:keepLines/>
        <w:spacing w:after="0" w:line="240" w:lineRule="auto"/>
      </w:pPr>
    </w:p>
    <w:p w:rsidR="00B84AA1" w:rsidRDefault="00B84AA1" w:rsidP="00B84AA1">
      <w:pPr>
        <w:pStyle w:val="ListParagraph"/>
        <w:keepNext/>
        <w:keepLines/>
        <w:numPr>
          <w:ilvl w:val="0"/>
          <w:numId w:val="7"/>
        </w:numPr>
        <w:spacing w:after="0" w:line="240" w:lineRule="auto"/>
      </w:pPr>
      <w:r w:rsidRPr="00400F4A">
        <w:rPr>
          <w:b/>
        </w:rPr>
        <w:t>Public</w:t>
      </w:r>
      <w:r>
        <w:t xml:space="preserve"> </w:t>
      </w:r>
      <w:r>
        <w:rPr>
          <w:b/>
        </w:rPr>
        <w:t>Experiment</w:t>
      </w:r>
      <w:r>
        <w:t xml:space="preserve"> </w:t>
      </w:r>
      <w:proofErr w:type="spellStart"/>
      <w:r>
        <w:t>GetExperimentById</w:t>
      </w:r>
      <w:proofErr w:type="spellEnd"/>
      <w:r>
        <w:t>(string id)</w:t>
      </w:r>
    </w:p>
    <w:p w:rsidR="00B84AA1" w:rsidRDefault="00B84AA1" w:rsidP="00B84AA1">
      <w:pPr>
        <w:pStyle w:val="ListParagraph"/>
        <w:keepNext/>
        <w:keepLines/>
        <w:numPr>
          <w:ilvl w:val="1"/>
          <w:numId w:val="7"/>
        </w:numPr>
        <w:spacing w:after="0" w:line="240" w:lineRule="auto"/>
        <w:ind w:left="2160"/>
      </w:pPr>
      <w:r>
        <w:t>This function is used to get an experiment from the database using the experiment Id.</w:t>
      </w:r>
    </w:p>
    <w:p w:rsidR="00B84AA1" w:rsidRDefault="00B84AA1" w:rsidP="00B84AA1">
      <w:pPr>
        <w:pStyle w:val="ListParagraph"/>
        <w:keepNext/>
        <w:keepLines/>
        <w:spacing w:after="0" w:line="240" w:lineRule="auto"/>
        <w:ind w:left="2160"/>
      </w:pPr>
    </w:p>
    <w:p w:rsidR="00B84AA1" w:rsidRDefault="00B84AA1" w:rsidP="00B84AA1">
      <w:pPr>
        <w:pStyle w:val="ListParagraph"/>
        <w:keepNext/>
        <w:keepLines/>
        <w:numPr>
          <w:ilvl w:val="0"/>
          <w:numId w:val="7"/>
        </w:numPr>
        <w:spacing w:after="0" w:line="240" w:lineRule="auto"/>
      </w:pPr>
      <w:r w:rsidRPr="00400F4A">
        <w:rPr>
          <w:b/>
        </w:rPr>
        <w:t>Public</w:t>
      </w:r>
      <w:r>
        <w:t xml:space="preserve"> </w:t>
      </w:r>
      <w:r>
        <w:rPr>
          <w:b/>
        </w:rPr>
        <w:t>Collection&lt;Experiment&gt;</w:t>
      </w:r>
      <w:r>
        <w:t xml:space="preserve"> </w:t>
      </w:r>
      <w:proofErr w:type="spellStart"/>
      <w:r>
        <w:t>GetExperimentsByAdmin</w:t>
      </w:r>
      <w:proofErr w:type="spellEnd"/>
      <w:r>
        <w:t>(</w:t>
      </w:r>
      <w:proofErr w:type="spellStart"/>
      <w:r w:rsidR="00BC4A9F">
        <w:t>int</w:t>
      </w:r>
      <w:proofErr w:type="spellEnd"/>
      <w:r>
        <w:t xml:space="preserve"> </w:t>
      </w:r>
      <w:proofErr w:type="spellStart"/>
      <w:r>
        <w:t>experimentAdminId</w:t>
      </w:r>
      <w:proofErr w:type="spellEnd"/>
      <w:r>
        <w:t>)</w:t>
      </w:r>
    </w:p>
    <w:p w:rsidR="00B84AA1" w:rsidRDefault="00B84AA1" w:rsidP="00B84AA1">
      <w:pPr>
        <w:pStyle w:val="ListParagraph"/>
        <w:keepNext/>
        <w:keepLines/>
        <w:numPr>
          <w:ilvl w:val="1"/>
          <w:numId w:val="7"/>
        </w:numPr>
        <w:spacing w:after="0" w:line="240" w:lineRule="auto"/>
        <w:ind w:left="2160"/>
      </w:pPr>
      <w:r>
        <w:t>This function is used to get a collection of experiments belonging to a</w:t>
      </w:r>
      <w:r w:rsidR="00BA3A47">
        <w:t>n</w:t>
      </w:r>
      <w:r>
        <w:t xml:space="preserve"> </w:t>
      </w:r>
      <w:r w:rsidR="00BA3A47">
        <w:t>experiment administrator</w:t>
      </w:r>
      <w:r>
        <w:t xml:space="preserve"> using the </w:t>
      </w:r>
      <w:r w:rsidR="00BA3A47">
        <w:t xml:space="preserve">experiment administrator’s </w:t>
      </w:r>
      <w:r>
        <w:t>id.</w:t>
      </w:r>
    </w:p>
    <w:p w:rsidR="00B84AA1" w:rsidRPr="00400F4A" w:rsidRDefault="00B84AA1" w:rsidP="00B84AA1">
      <w:pPr>
        <w:keepNext/>
        <w:keepLines/>
        <w:spacing w:after="0" w:line="240" w:lineRule="auto"/>
        <w:rPr>
          <w:b/>
        </w:rPr>
      </w:pPr>
    </w:p>
    <w:p w:rsidR="00B84AA1" w:rsidRDefault="00B84AA1" w:rsidP="00B84AA1">
      <w:pPr>
        <w:pStyle w:val="ListParagraph"/>
        <w:keepNext/>
        <w:keepLines/>
        <w:numPr>
          <w:ilvl w:val="0"/>
          <w:numId w:val="7"/>
        </w:numPr>
        <w:spacing w:after="0" w:line="240" w:lineRule="auto"/>
      </w:pPr>
      <w:r w:rsidRPr="00400F4A">
        <w:rPr>
          <w:b/>
        </w:rPr>
        <w:t>Public</w:t>
      </w:r>
      <w:r>
        <w:t xml:space="preserve"> </w:t>
      </w:r>
      <w:r>
        <w:rPr>
          <w:b/>
        </w:rPr>
        <w:t>Collection&lt;Experiment&gt;</w:t>
      </w:r>
      <w:r>
        <w:t xml:space="preserve"> </w:t>
      </w:r>
      <w:proofErr w:type="spellStart"/>
      <w:r w:rsidR="00BA3A47">
        <w:t>GetExperiments</w:t>
      </w:r>
      <w:proofErr w:type="spellEnd"/>
      <w:r>
        <w:t>()</w:t>
      </w:r>
    </w:p>
    <w:p w:rsidR="00B84AA1" w:rsidRDefault="00B84AA1" w:rsidP="00B84AA1">
      <w:pPr>
        <w:pStyle w:val="ListParagraph"/>
        <w:keepNext/>
        <w:keepLines/>
        <w:numPr>
          <w:ilvl w:val="1"/>
          <w:numId w:val="7"/>
        </w:numPr>
        <w:spacing w:after="0" w:line="240" w:lineRule="auto"/>
        <w:ind w:left="2160"/>
      </w:pPr>
      <w:r>
        <w:t xml:space="preserve">This function is used to get all the </w:t>
      </w:r>
      <w:r w:rsidR="00BA3A47">
        <w:t>experiments</w:t>
      </w:r>
      <w:r>
        <w:t xml:space="preserve"> in the system.</w:t>
      </w:r>
    </w:p>
    <w:p w:rsidR="00B84AA1" w:rsidRDefault="00B84AA1" w:rsidP="003C3B4F">
      <w:pPr>
        <w:keepNext/>
        <w:keepLines/>
        <w:spacing w:after="0" w:line="240" w:lineRule="auto"/>
      </w:pPr>
    </w:p>
    <w:p w:rsidR="00B84AA1" w:rsidRDefault="00B84AA1" w:rsidP="00B84AA1">
      <w:pPr>
        <w:pStyle w:val="ListParagraph"/>
        <w:keepNext/>
        <w:keepLines/>
        <w:numPr>
          <w:ilvl w:val="0"/>
          <w:numId w:val="7"/>
        </w:numPr>
        <w:spacing w:after="0" w:line="240" w:lineRule="auto"/>
      </w:pPr>
      <w:r w:rsidRPr="00400F4A">
        <w:rPr>
          <w:b/>
        </w:rPr>
        <w:t>Public</w:t>
      </w:r>
      <w:r>
        <w:t xml:space="preserve"> </w:t>
      </w:r>
      <w:proofErr w:type="spellStart"/>
      <w:r>
        <w:rPr>
          <w:b/>
        </w:rPr>
        <w:t>bool</w:t>
      </w:r>
      <w:proofErr w:type="spellEnd"/>
      <w:r>
        <w:t xml:space="preserve"> </w:t>
      </w:r>
      <w:proofErr w:type="spellStart"/>
      <w:r>
        <w:t>InsertExperiment</w:t>
      </w:r>
      <w:proofErr w:type="spellEnd"/>
      <w:r>
        <w:t>(Experiment experiment)</w:t>
      </w:r>
    </w:p>
    <w:p w:rsidR="00B84AA1" w:rsidRDefault="00B84AA1" w:rsidP="00B84AA1">
      <w:pPr>
        <w:pStyle w:val="ListParagraph"/>
        <w:keepNext/>
        <w:keepLines/>
        <w:numPr>
          <w:ilvl w:val="1"/>
          <w:numId w:val="7"/>
        </w:numPr>
        <w:spacing w:after="0" w:line="240" w:lineRule="auto"/>
        <w:ind w:left="2160"/>
      </w:pPr>
      <w:r>
        <w:t>This function is used to add an experiment to the database.</w:t>
      </w:r>
    </w:p>
    <w:p w:rsidR="00B84AA1" w:rsidRDefault="00B84AA1" w:rsidP="00B84AA1">
      <w:pPr>
        <w:keepNext/>
        <w:keepLines/>
        <w:spacing w:after="0" w:line="240" w:lineRule="auto"/>
      </w:pPr>
    </w:p>
    <w:p w:rsidR="00B84AA1" w:rsidRDefault="00B84AA1" w:rsidP="00B84AA1">
      <w:pPr>
        <w:pStyle w:val="ListParagraph"/>
        <w:keepNext/>
        <w:keepLines/>
        <w:numPr>
          <w:ilvl w:val="0"/>
          <w:numId w:val="7"/>
        </w:numPr>
        <w:spacing w:after="0" w:line="240" w:lineRule="auto"/>
      </w:pPr>
      <w:r w:rsidRPr="00400F4A">
        <w:rPr>
          <w:b/>
        </w:rPr>
        <w:t>Public</w:t>
      </w:r>
      <w:r>
        <w:t xml:space="preserve"> </w:t>
      </w:r>
      <w:proofErr w:type="spellStart"/>
      <w:r>
        <w:rPr>
          <w:b/>
        </w:rPr>
        <w:t>bool</w:t>
      </w:r>
      <w:proofErr w:type="spellEnd"/>
      <w:r>
        <w:t xml:space="preserve"> </w:t>
      </w:r>
      <w:proofErr w:type="spellStart"/>
      <w:r>
        <w:t>UpdateExperiment</w:t>
      </w:r>
      <w:proofErr w:type="spellEnd"/>
      <w:r>
        <w:t>(Experiment experiment)</w:t>
      </w:r>
    </w:p>
    <w:p w:rsidR="00B84AA1" w:rsidRDefault="00B84AA1" w:rsidP="00B84AA1">
      <w:pPr>
        <w:pStyle w:val="ListParagraph"/>
        <w:keepNext/>
        <w:keepLines/>
        <w:numPr>
          <w:ilvl w:val="1"/>
          <w:numId w:val="7"/>
        </w:numPr>
        <w:spacing w:after="0" w:line="240" w:lineRule="auto"/>
        <w:ind w:left="2160"/>
      </w:pPr>
      <w:r>
        <w:t>This function is used to update an experiment record in the database.</w:t>
      </w:r>
    </w:p>
    <w:p w:rsidR="00B84AA1" w:rsidRDefault="00B84AA1" w:rsidP="00B84AA1">
      <w:pPr>
        <w:keepNext/>
        <w:keepLines/>
        <w:spacing w:after="0" w:line="240" w:lineRule="auto"/>
      </w:pPr>
    </w:p>
    <w:p w:rsidR="00B84AA1" w:rsidRDefault="00B84AA1" w:rsidP="00B84AA1">
      <w:pPr>
        <w:pStyle w:val="ListParagraph"/>
        <w:keepNext/>
        <w:keepLines/>
        <w:numPr>
          <w:ilvl w:val="0"/>
          <w:numId w:val="7"/>
        </w:numPr>
        <w:spacing w:after="0" w:line="240" w:lineRule="auto"/>
      </w:pPr>
      <w:r w:rsidRPr="00400F4A">
        <w:rPr>
          <w:b/>
        </w:rPr>
        <w:t>Public</w:t>
      </w:r>
      <w:r>
        <w:t xml:space="preserve"> </w:t>
      </w:r>
      <w:proofErr w:type="spellStart"/>
      <w:r>
        <w:rPr>
          <w:b/>
        </w:rPr>
        <w:t>bool</w:t>
      </w:r>
      <w:proofErr w:type="spellEnd"/>
      <w:r>
        <w:t xml:space="preserve"> </w:t>
      </w:r>
      <w:proofErr w:type="spellStart"/>
      <w:r>
        <w:t>DeleteExperiment</w:t>
      </w:r>
      <w:proofErr w:type="spellEnd"/>
      <w:r>
        <w:t>(</w:t>
      </w:r>
      <w:proofErr w:type="spellStart"/>
      <w:r w:rsidR="00BC4A9F">
        <w:t>int</w:t>
      </w:r>
      <w:proofErr w:type="spellEnd"/>
      <w:r>
        <w:t xml:space="preserve"> </w:t>
      </w:r>
      <w:proofErr w:type="spellStart"/>
      <w:r>
        <w:t>experimentId</w:t>
      </w:r>
      <w:proofErr w:type="spellEnd"/>
      <w:r>
        <w:t>)</w:t>
      </w:r>
    </w:p>
    <w:p w:rsidR="00B84AA1" w:rsidRDefault="00B84AA1" w:rsidP="00B84AA1">
      <w:pPr>
        <w:pStyle w:val="ListParagraph"/>
        <w:keepNext/>
        <w:keepLines/>
        <w:numPr>
          <w:ilvl w:val="1"/>
          <w:numId w:val="7"/>
        </w:numPr>
        <w:spacing w:after="0" w:line="240" w:lineRule="auto"/>
        <w:ind w:left="2160"/>
      </w:pPr>
      <w:r>
        <w:t>This function is used to delete an experiment from the database.</w:t>
      </w:r>
    </w:p>
    <w:p w:rsidR="00BA3A47" w:rsidRDefault="00BA3A47" w:rsidP="003C3B4F">
      <w:pPr>
        <w:keepNext/>
        <w:keepLines/>
        <w:spacing w:after="0" w:line="240" w:lineRule="auto"/>
      </w:pPr>
    </w:p>
    <w:p w:rsidR="00BA3A47" w:rsidRDefault="00BA3A47" w:rsidP="00BA3A47">
      <w:pPr>
        <w:pStyle w:val="ListParagraph"/>
        <w:keepNext/>
        <w:keepLines/>
        <w:numPr>
          <w:ilvl w:val="0"/>
          <w:numId w:val="7"/>
        </w:numPr>
        <w:spacing w:after="0" w:line="240" w:lineRule="auto"/>
      </w:pPr>
      <w:r w:rsidRPr="00400F4A">
        <w:rPr>
          <w:b/>
        </w:rPr>
        <w:t>Public</w:t>
      </w:r>
      <w:r>
        <w:t xml:space="preserve"> </w:t>
      </w:r>
      <w:r w:rsidR="003F5D6E">
        <w:rPr>
          <w:b/>
        </w:rPr>
        <w:t>Physician</w:t>
      </w:r>
      <w:r>
        <w:t xml:space="preserve"> </w:t>
      </w:r>
      <w:proofErr w:type="spellStart"/>
      <w:r>
        <w:t>Get</w:t>
      </w:r>
      <w:r w:rsidR="003F5D6E">
        <w:t>Physician</w:t>
      </w:r>
      <w:r>
        <w:t>ById</w:t>
      </w:r>
      <w:proofErr w:type="spellEnd"/>
      <w:r>
        <w:t>(</w:t>
      </w:r>
      <w:proofErr w:type="spellStart"/>
      <w:r w:rsidR="00BC4A9F">
        <w:t>int</w:t>
      </w:r>
      <w:proofErr w:type="spellEnd"/>
      <w:r>
        <w:t xml:space="preserve"> id)</w:t>
      </w:r>
    </w:p>
    <w:p w:rsidR="00BA3A47" w:rsidRDefault="00BA3A47" w:rsidP="00BA3A47">
      <w:pPr>
        <w:pStyle w:val="ListParagraph"/>
        <w:keepNext/>
        <w:keepLines/>
        <w:numPr>
          <w:ilvl w:val="1"/>
          <w:numId w:val="7"/>
        </w:numPr>
        <w:spacing w:after="0" w:line="240" w:lineRule="auto"/>
        <w:ind w:left="2160"/>
      </w:pPr>
      <w:r>
        <w:t>This function is used to get a</w:t>
      </w:r>
      <w:r w:rsidR="003F5D6E">
        <w:t xml:space="preserve"> physician</w:t>
      </w:r>
      <w:r>
        <w:t xml:space="preserve"> from the database using the </w:t>
      </w:r>
      <w:r w:rsidR="003F5D6E">
        <w:t>physician</w:t>
      </w:r>
      <w:r>
        <w:t xml:space="preserve"> Id.</w:t>
      </w:r>
    </w:p>
    <w:p w:rsidR="00BA3A47" w:rsidRDefault="00BA3A47" w:rsidP="00BA3A47">
      <w:pPr>
        <w:pStyle w:val="ListParagraph"/>
        <w:keepNext/>
        <w:keepLines/>
        <w:spacing w:after="0" w:line="240" w:lineRule="auto"/>
        <w:ind w:left="2160"/>
      </w:pPr>
    </w:p>
    <w:p w:rsidR="00BA3A47" w:rsidRDefault="00BA3A47" w:rsidP="00BA3A47">
      <w:pPr>
        <w:pStyle w:val="ListParagraph"/>
        <w:keepNext/>
        <w:keepLines/>
        <w:numPr>
          <w:ilvl w:val="0"/>
          <w:numId w:val="7"/>
        </w:numPr>
        <w:spacing w:after="0" w:line="240" w:lineRule="auto"/>
      </w:pPr>
      <w:r w:rsidRPr="00400F4A">
        <w:rPr>
          <w:b/>
        </w:rPr>
        <w:t>Public</w:t>
      </w:r>
      <w:r>
        <w:t xml:space="preserve"> </w:t>
      </w:r>
      <w:r>
        <w:rPr>
          <w:b/>
        </w:rPr>
        <w:t>Collection&lt;</w:t>
      </w:r>
      <w:r w:rsidR="003F5D6E">
        <w:rPr>
          <w:b/>
        </w:rPr>
        <w:t>Physician</w:t>
      </w:r>
      <w:r>
        <w:rPr>
          <w:b/>
        </w:rPr>
        <w:t>&gt;</w:t>
      </w:r>
      <w:r>
        <w:t xml:space="preserve"> </w:t>
      </w:r>
      <w:proofErr w:type="spellStart"/>
      <w:r>
        <w:t>Get</w:t>
      </w:r>
      <w:r w:rsidR="003F5D6E">
        <w:t>Physicians</w:t>
      </w:r>
      <w:proofErr w:type="spellEnd"/>
      <w:r>
        <w:t>()</w:t>
      </w:r>
    </w:p>
    <w:p w:rsidR="00BA3A47" w:rsidRDefault="00BA3A47" w:rsidP="00BA3A47">
      <w:pPr>
        <w:pStyle w:val="ListParagraph"/>
        <w:keepNext/>
        <w:keepLines/>
        <w:numPr>
          <w:ilvl w:val="1"/>
          <w:numId w:val="7"/>
        </w:numPr>
        <w:spacing w:after="0" w:line="240" w:lineRule="auto"/>
        <w:ind w:left="2160"/>
      </w:pPr>
      <w:r>
        <w:t xml:space="preserve">This function is used to get all the </w:t>
      </w:r>
      <w:r w:rsidR="003F5D6E">
        <w:t>physicians</w:t>
      </w:r>
      <w:r>
        <w:t xml:space="preserve"> in the system.</w:t>
      </w:r>
    </w:p>
    <w:p w:rsidR="00BA3A47" w:rsidRDefault="00BA3A47" w:rsidP="00BA3A47">
      <w:pPr>
        <w:keepNext/>
        <w:keepLines/>
        <w:spacing w:after="0" w:line="240" w:lineRule="auto"/>
      </w:pPr>
    </w:p>
    <w:p w:rsidR="00BA3A47" w:rsidRDefault="00BA3A47" w:rsidP="00BA3A47">
      <w:pPr>
        <w:pStyle w:val="ListParagraph"/>
        <w:keepNext/>
        <w:keepLines/>
        <w:numPr>
          <w:ilvl w:val="0"/>
          <w:numId w:val="7"/>
        </w:numPr>
        <w:spacing w:after="0" w:line="240" w:lineRule="auto"/>
      </w:pPr>
      <w:r w:rsidRPr="00400F4A">
        <w:rPr>
          <w:b/>
        </w:rPr>
        <w:t>Public</w:t>
      </w:r>
      <w:r>
        <w:t xml:space="preserve"> </w:t>
      </w:r>
      <w:proofErr w:type="spellStart"/>
      <w:r>
        <w:rPr>
          <w:b/>
        </w:rPr>
        <w:t>bool</w:t>
      </w:r>
      <w:proofErr w:type="spellEnd"/>
      <w:r>
        <w:t xml:space="preserve"> </w:t>
      </w:r>
      <w:proofErr w:type="spellStart"/>
      <w:r>
        <w:t>Insert</w:t>
      </w:r>
      <w:r w:rsidR="003F5D6E">
        <w:t>Physician</w:t>
      </w:r>
      <w:proofErr w:type="spellEnd"/>
      <w:r>
        <w:t>(</w:t>
      </w:r>
      <w:r w:rsidR="003F5D6E">
        <w:t>Physician</w:t>
      </w:r>
      <w:r>
        <w:t xml:space="preserve"> </w:t>
      </w:r>
      <w:r w:rsidR="003F5D6E">
        <w:t>physician</w:t>
      </w:r>
      <w:r>
        <w:t>)</w:t>
      </w:r>
    </w:p>
    <w:p w:rsidR="00BA3A47" w:rsidRDefault="00BA3A47" w:rsidP="00BA3A47">
      <w:pPr>
        <w:pStyle w:val="ListParagraph"/>
        <w:keepNext/>
        <w:keepLines/>
        <w:numPr>
          <w:ilvl w:val="1"/>
          <w:numId w:val="7"/>
        </w:numPr>
        <w:spacing w:after="0" w:line="240" w:lineRule="auto"/>
        <w:ind w:left="2160"/>
      </w:pPr>
      <w:r>
        <w:t>This function is used to add a</w:t>
      </w:r>
      <w:r w:rsidR="003F5D6E">
        <w:t xml:space="preserve"> physician </w:t>
      </w:r>
      <w:r>
        <w:t>to the database.</w:t>
      </w:r>
    </w:p>
    <w:p w:rsidR="00BA3A47" w:rsidRDefault="00BA3A47" w:rsidP="00BA3A47">
      <w:pPr>
        <w:keepNext/>
        <w:keepLines/>
        <w:spacing w:after="0" w:line="240" w:lineRule="auto"/>
      </w:pPr>
    </w:p>
    <w:p w:rsidR="00BA3A47" w:rsidRDefault="00BA3A47" w:rsidP="00BA3A47">
      <w:pPr>
        <w:pStyle w:val="ListParagraph"/>
        <w:keepNext/>
        <w:keepLines/>
        <w:numPr>
          <w:ilvl w:val="0"/>
          <w:numId w:val="7"/>
        </w:numPr>
        <w:spacing w:after="0" w:line="240" w:lineRule="auto"/>
      </w:pPr>
      <w:r w:rsidRPr="00400F4A">
        <w:rPr>
          <w:b/>
        </w:rPr>
        <w:t>Public</w:t>
      </w:r>
      <w:r>
        <w:t xml:space="preserve"> </w:t>
      </w:r>
      <w:proofErr w:type="spellStart"/>
      <w:r>
        <w:rPr>
          <w:b/>
        </w:rPr>
        <w:t>bool</w:t>
      </w:r>
      <w:proofErr w:type="spellEnd"/>
      <w:r>
        <w:t xml:space="preserve"> </w:t>
      </w:r>
      <w:proofErr w:type="spellStart"/>
      <w:r>
        <w:t>Update</w:t>
      </w:r>
      <w:r w:rsidR="003F5D6E">
        <w:t>Physician</w:t>
      </w:r>
      <w:proofErr w:type="spellEnd"/>
      <w:r>
        <w:t>(</w:t>
      </w:r>
      <w:r w:rsidR="003F5D6E">
        <w:t>Physician physician</w:t>
      </w:r>
      <w:r>
        <w:t>)</w:t>
      </w:r>
    </w:p>
    <w:p w:rsidR="00BA3A47" w:rsidRDefault="00BA3A47" w:rsidP="00BA3A47">
      <w:pPr>
        <w:pStyle w:val="ListParagraph"/>
        <w:keepNext/>
        <w:keepLines/>
        <w:numPr>
          <w:ilvl w:val="1"/>
          <w:numId w:val="7"/>
        </w:numPr>
        <w:spacing w:after="0" w:line="240" w:lineRule="auto"/>
        <w:ind w:left="2160"/>
      </w:pPr>
      <w:r>
        <w:t>This function is used to update a</w:t>
      </w:r>
      <w:r w:rsidR="003F5D6E">
        <w:t xml:space="preserve"> physician </w:t>
      </w:r>
      <w:r>
        <w:t>record in the database.</w:t>
      </w:r>
    </w:p>
    <w:p w:rsidR="00BA3A47" w:rsidRDefault="00BA3A47" w:rsidP="00BA3A47">
      <w:pPr>
        <w:keepNext/>
        <w:keepLines/>
        <w:spacing w:after="0" w:line="240" w:lineRule="auto"/>
      </w:pPr>
    </w:p>
    <w:p w:rsidR="00BA3A47" w:rsidRDefault="00BA3A47" w:rsidP="00BA3A47">
      <w:pPr>
        <w:pStyle w:val="ListParagraph"/>
        <w:keepNext/>
        <w:keepLines/>
        <w:numPr>
          <w:ilvl w:val="0"/>
          <w:numId w:val="7"/>
        </w:numPr>
        <w:spacing w:after="0" w:line="240" w:lineRule="auto"/>
      </w:pPr>
      <w:r w:rsidRPr="00400F4A">
        <w:rPr>
          <w:b/>
        </w:rPr>
        <w:t>Public</w:t>
      </w:r>
      <w:r>
        <w:t xml:space="preserve"> </w:t>
      </w:r>
      <w:proofErr w:type="spellStart"/>
      <w:r>
        <w:rPr>
          <w:b/>
        </w:rPr>
        <w:t>bool</w:t>
      </w:r>
      <w:proofErr w:type="spellEnd"/>
      <w:r>
        <w:t xml:space="preserve"> </w:t>
      </w:r>
      <w:proofErr w:type="spellStart"/>
      <w:r>
        <w:t>Delete</w:t>
      </w:r>
      <w:r w:rsidR="003F5D6E">
        <w:t>Physician</w:t>
      </w:r>
      <w:proofErr w:type="spellEnd"/>
      <w:r>
        <w:t>(</w:t>
      </w:r>
      <w:proofErr w:type="spellStart"/>
      <w:r w:rsidR="00BC4A9F">
        <w:t>int</w:t>
      </w:r>
      <w:proofErr w:type="spellEnd"/>
      <w:r>
        <w:t xml:space="preserve"> </w:t>
      </w:r>
      <w:proofErr w:type="spellStart"/>
      <w:r w:rsidR="003F5D6E">
        <w:t>physician</w:t>
      </w:r>
      <w:r>
        <w:t>Id</w:t>
      </w:r>
      <w:proofErr w:type="spellEnd"/>
      <w:r>
        <w:t>)</w:t>
      </w:r>
    </w:p>
    <w:p w:rsidR="00BA3A47" w:rsidRDefault="00BA3A47" w:rsidP="00BA3A47">
      <w:pPr>
        <w:pStyle w:val="ListParagraph"/>
        <w:keepNext/>
        <w:keepLines/>
        <w:numPr>
          <w:ilvl w:val="1"/>
          <w:numId w:val="7"/>
        </w:numPr>
        <w:spacing w:after="0" w:line="240" w:lineRule="auto"/>
        <w:ind w:left="2160"/>
      </w:pPr>
      <w:r>
        <w:t>This function is used to delete</w:t>
      </w:r>
      <w:r w:rsidR="003F5D6E">
        <w:t xml:space="preserve"> a physician </w:t>
      </w:r>
      <w:r>
        <w:t>from the database.</w:t>
      </w:r>
    </w:p>
    <w:p w:rsidR="003F5D6E" w:rsidRDefault="003F5D6E" w:rsidP="003C3B4F">
      <w:pPr>
        <w:pStyle w:val="ListParagraph"/>
        <w:keepNext/>
        <w:keepLines/>
        <w:spacing w:after="0" w:line="240" w:lineRule="auto"/>
        <w:ind w:left="2160"/>
      </w:pPr>
    </w:p>
    <w:p w:rsidR="003F5D6E" w:rsidRDefault="003F5D6E" w:rsidP="003F5D6E">
      <w:pPr>
        <w:pStyle w:val="ListParagraph"/>
        <w:keepNext/>
        <w:keepLines/>
        <w:numPr>
          <w:ilvl w:val="0"/>
          <w:numId w:val="7"/>
        </w:numPr>
        <w:spacing w:after="0" w:line="240" w:lineRule="auto"/>
      </w:pPr>
      <w:r w:rsidRPr="00400F4A">
        <w:rPr>
          <w:b/>
        </w:rPr>
        <w:t>Public</w:t>
      </w:r>
      <w:r>
        <w:t xml:space="preserve"> </w:t>
      </w:r>
      <w:proofErr w:type="spellStart"/>
      <w:r>
        <w:rPr>
          <w:b/>
        </w:rPr>
        <w:t>ExperimentAdministrator</w:t>
      </w:r>
      <w:proofErr w:type="spellEnd"/>
      <w:r>
        <w:t xml:space="preserve"> </w:t>
      </w:r>
      <w:proofErr w:type="spellStart"/>
      <w:r>
        <w:t>GetExperimentAdminById</w:t>
      </w:r>
      <w:proofErr w:type="spellEnd"/>
      <w:r>
        <w:t>(</w:t>
      </w:r>
      <w:proofErr w:type="spellStart"/>
      <w:r w:rsidR="00BC4A9F">
        <w:t>int</w:t>
      </w:r>
      <w:proofErr w:type="spellEnd"/>
      <w:r>
        <w:t xml:space="preserve"> id)</w:t>
      </w:r>
    </w:p>
    <w:p w:rsidR="003F5D6E" w:rsidRDefault="003F5D6E" w:rsidP="003F5D6E">
      <w:pPr>
        <w:pStyle w:val="ListParagraph"/>
        <w:keepNext/>
        <w:keepLines/>
        <w:numPr>
          <w:ilvl w:val="1"/>
          <w:numId w:val="7"/>
        </w:numPr>
        <w:spacing w:after="0" w:line="240" w:lineRule="auto"/>
        <w:ind w:left="2160"/>
      </w:pPr>
      <w:r>
        <w:t>This function is used to get an experiment administrator from the database using the experiment administrator Id.</w:t>
      </w:r>
    </w:p>
    <w:p w:rsidR="003F5D6E" w:rsidRDefault="003F5D6E" w:rsidP="003F5D6E">
      <w:pPr>
        <w:pStyle w:val="ListParagraph"/>
        <w:keepNext/>
        <w:keepLines/>
        <w:spacing w:after="0" w:line="240" w:lineRule="auto"/>
        <w:ind w:left="2160"/>
      </w:pPr>
    </w:p>
    <w:p w:rsidR="003F5D6E" w:rsidRDefault="003F5D6E" w:rsidP="003F5D6E">
      <w:pPr>
        <w:pStyle w:val="ListParagraph"/>
        <w:keepNext/>
        <w:keepLines/>
        <w:numPr>
          <w:ilvl w:val="0"/>
          <w:numId w:val="7"/>
        </w:numPr>
        <w:spacing w:after="0" w:line="240" w:lineRule="auto"/>
      </w:pPr>
      <w:r w:rsidRPr="00400F4A">
        <w:rPr>
          <w:b/>
        </w:rPr>
        <w:t>Public</w:t>
      </w:r>
      <w:r>
        <w:t xml:space="preserve"> </w:t>
      </w:r>
      <w:r>
        <w:rPr>
          <w:b/>
        </w:rPr>
        <w:t>Collection&lt;</w:t>
      </w:r>
      <w:proofErr w:type="spellStart"/>
      <w:r>
        <w:rPr>
          <w:b/>
        </w:rPr>
        <w:t>ExperimentAdministrator</w:t>
      </w:r>
      <w:proofErr w:type="spellEnd"/>
      <w:r>
        <w:rPr>
          <w:b/>
        </w:rPr>
        <w:t>&gt;</w:t>
      </w:r>
      <w:r>
        <w:t xml:space="preserve"> </w:t>
      </w:r>
      <w:proofErr w:type="spellStart"/>
      <w:r>
        <w:t>GetExperimentAdmins</w:t>
      </w:r>
      <w:proofErr w:type="spellEnd"/>
      <w:r>
        <w:t>()</w:t>
      </w:r>
    </w:p>
    <w:p w:rsidR="003F5D6E" w:rsidRDefault="003F5D6E" w:rsidP="003F5D6E">
      <w:pPr>
        <w:pStyle w:val="ListParagraph"/>
        <w:keepNext/>
        <w:keepLines/>
        <w:numPr>
          <w:ilvl w:val="1"/>
          <w:numId w:val="7"/>
        </w:numPr>
        <w:spacing w:after="0" w:line="240" w:lineRule="auto"/>
        <w:ind w:left="2160"/>
      </w:pPr>
      <w:r>
        <w:t>This function is used to get all the experiment administrators in the system.</w:t>
      </w:r>
    </w:p>
    <w:p w:rsidR="003F5D6E" w:rsidRDefault="003F5D6E" w:rsidP="003F5D6E">
      <w:pPr>
        <w:keepNext/>
        <w:keepLines/>
        <w:spacing w:after="0" w:line="240" w:lineRule="auto"/>
      </w:pPr>
    </w:p>
    <w:p w:rsidR="003F5D6E" w:rsidRDefault="003F5D6E" w:rsidP="003F5D6E">
      <w:pPr>
        <w:pStyle w:val="ListParagraph"/>
        <w:keepNext/>
        <w:keepLines/>
        <w:numPr>
          <w:ilvl w:val="0"/>
          <w:numId w:val="7"/>
        </w:numPr>
        <w:spacing w:after="0" w:line="240" w:lineRule="auto"/>
      </w:pPr>
      <w:r w:rsidRPr="00400F4A">
        <w:rPr>
          <w:b/>
        </w:rPr>
        <w:t>Public</w:t>
      </w:r>
      <w:r>
        <w:t xml:space="preserve"> </w:t>
      </w:r>
      <w:proofErr w:type="spellStart"/>
      <w:r>
        <w:rPr>
          <w:b/>
        </w:rPr>
        <w:t>bool</w:t>
      </w:r>
      <w:proofErr w:type="spellEnd"/>
      <w:r>
        <w:t xml:space="preserve"> </w:t>
      </w:r>
      <w:proofErr w:type="spellStart"/>
      <w:r>
        <w:t>InsertExperimentAdmin</w:t>
      </w:r>
      <w:proofErr w:type="spellEnd"/>
      <w:r>
        <w:t xml:space="preserve"> (</w:t>
      </w:r>
      <w:proofErr w:type="spellStart"/>
      <w:r>
        <w:t>ExperimentAdmin</w:t>
      </w:r>
      <w:proofErr w:type="spellEnd"/>
      <w:r>
        <w:t xml:space="preserve"> </w:t>
      </w:r>
      <w:proofErr w:type="spellStart"/>
      <w:r>
        <w:t>experimentAdmin</w:t>
      </w:r>
      <w:proofErr w:type="spellEnd"/>
      <w:r>
        <w:t>)</w:t>
      </w:r>
    </w:p>
    <w:p w:rsidR="003F5D6E" w:rsidRDefault="003F5D6E" w:rsidP="003F5D6E">
      <w:pPr>
        <w:pStyle w:val="ListParagraph"/>
        <w:keepNext/>
        <w:keepLines/>
        <w:numPr>
          <w:ilvl w:val="1"/>
          <w:numId w:val="7"/>
        </w:numPr>
        <w:spacing w:after="0" w:line="240" w:lineRule="auto"/>
        <w:ind w:left="2160"/>
      </w:pPr>
      <w:r>
        <w:t>This function is used to add an experiment administrator to the database.</w:t>
      </w:r>
    </w:p>
    <w:p w:rsidR="003F5D6E" w:rsidRDefault="003F5D6E" w:rsidP="003F5D6E">
      <w:pPr>
        <w:keepNext/>
        <w:keepLines/>
        <w:spacing w:after="0" w:line="240" w:lineRule="auto"/>
      </w:pPr>
    </w:p>
    <w:p w:rsidR="003F5D6E" w:rsidRDefault="003F5D6E" w:rsidP="003F5D6E">
      <w:pPr>
        <w:pStyle w:val="ListParagraph"/>
        <w:keepNext/>
        <w:keepLines/>
        <w:numPr>
          <w:ilvl w:val="0"/>
          <w:numId w:val="7"/>
        </w:numPr>
        <w:spacing w:after="0" w:line="240" w:lineRule="auto"/>
      </w:pPr>
      <w:r w:rsidRPr="00400F4A">
        <w:rPr>
          <w:b/>
        </w:rPr>
        <w:t>Public</w:t>
      </w:r>
      <w:r>
        <w:t xml:space="preserve"> </w:t>
      </w:r>
      <w:proofErr w:type="spellStart"/>
      <w:r>
        <w:rPr>
          <w:b/>
        </w:rPr>
        <w:t>bool</w:t>
      </w:r>
      <w:proofErr w:type="spellEnd"/>
      <w:r>
        <w:t xml:space="preserve"> </w:t>
      </w:r>
      <w:proofErr w:type="spellStart"/>
      <w:r>
        <w:t>UpdateExperimentAdmin</w:t>
      </w:r>
      <w:proofErr w:type="spellEnd"/>
      <w:r>
        <w:t xml:space="preserve"> (</w:t>
      </w:r>
      <w:proofErr w:type="spellStart"/>
      <w:r>
        <w:t>ExperimentAdmin</w:t>
      </w:r>
      <w:proofErr w:type="spellEnd"/>
      <w:r>
        <w:t xml:space="preserve"> </w:t>
      </w:r>
      <w:proofErr w:type="spellStart"/>
      <w:r>
        <w:t>experimentAdmin</w:t>
      </w:r>
      <w:proofErr w:type="spellEnd"/>
      <w:r>
        <w:t>)</w:t>
      </w:r>
    </w:p>
    <w:p w:rsidR="003F5D6E" w:rsidRDefault="003F5D6E" w:rsidP="003F5D6E">
      <w:pPr>
        <w:pStyle w:val="ListParagraph"/>
        <w:keepNext/>
        <w:keepLines/>
        <w:numPr>
          <w:ilvl w:val="1"/>
          <w:numId w:val="7"/>
        </w:numPr>
        <w:spacing w:after="0" w:line="240" w:lineRule="auto"/>
        <w:ind w:left="2160"/>
      </w:pPr>
      <w:r>
        <w:t>This function is used to update an experiment administrator record in the database.</w:t>
      </w:r>
    </w:p>
    <w:p w:rsidR="003F5D6E" w:rsidRDefault="003F5D6E" w:rsidP="003F5D6E">
      <w:pPr>
        <w:keepNext/>
        <w:keepLines/>
        <w:spacing w:after="0" w:line="240" w:lineRule="auto"/>
      </w:pPr>
    </w:p>
    <w:p w:rsidR="003F5D6E" w:rsidRDefault="003F5D6E" w:rsidP="003F5D6E">
      <w:pPr>
        <w:pStyle w:val="ListParagraph"/>
        <w:keepNext/>
        <w:keepLines/>
        <w:numPr>
          <w:ilvl w:val="0"/>
          <w:numId w:val="7"/>
        </w:numPr>
        <w:spacing w:after="0" w:line="240" w:lineRule="auto"/>
      </w:pPr>
      <w:r w:rsidRPr="00400F4A">
        <w:rPr>
          <w:b/>
        </w:rPr>
        <w:t>Public</w:t>
      </w:r>
      <w:r>
        <w:t xml:space="preserve"> </w:t>
      </w:r>
      <w:proofErr w:type="spellStart"/>
      <w:r>
        <w:rPr>
          <w:b/>
        </w:rPr>
        <w:t>bool</w:t>
      </w:r>
      <w:proofErr w:type="spellEnd"/>
      <w:r>
        <w:t xml:space="preserve"> </w:t>
      </w:r>
      <w:proofErr w:type="spellStart"/>
      <w:r>
        <w:t>DeleteExperimentAdmin</w:t>
      </w:r>
      <w:proofErr w:type="spellEnd"/>
      <w:r>
        <w:t xml:space="preserve"> (</w:t>
      </w:r>
      <w:proofErr w:type="spellStart"/>
      <w:r w:rsidR="00BC4A9F">
        <w:t>int</w:t>
      </w:r>
      <w:proofErr w:type="spellEnd"/>
      <w:r>
        <w:t xml:space="preserve"> </w:t>
      </w:r>
      <w:proofErr w:type="spellStart"/>
      <w:r>
        <w:t>experimentAdminId</w:t>
      </w:r>
      <w:proofErr w:type="spellEnd"/>
      <w:r>
        <w:t>)</w:t>
      </w:r>
    </w:p>
    <w:p w:rsidR="003F5D6E" w:rsidRDefault="003F5D6E" w:rsidP="003F5D6E">
      <w:pPr>
        <w:pStyle w:val="ListParagraph"/>
        <w:keepNext/>
        <w:keepLines/>
        <w:numPr>
          <w:ilvl w:val="1"/>
          <w:numId w:val="7"/>
        </w:numPr>
        <w:spacing w:after="0" w:line="240" w:lineRule="auto"/>
        <w:ind w:left="2160"/>
      </w:pPr>
      <w:r>
        <w:t>This function is used to delete an experiment administrator from the database.</w:t>
      </w:r>
    </w:p>
    <w:p w:rsidR="00C30035" w:rsidRDefault="00C30035" w:rsidP="003C3B4F">
      <w:pPr>
        <w:pStyle w:val="ListParagraph"/>
        <w:keepNext/>
        <w:keepLines/>
        <w:spacing w:after="0" w:line="240" w:lineRule="auto"/>
        <w:ind w:left="1800"/>
      </w:pPr>
    </w:p>
    <w:p w:rsidR="00C30035" w:rsidRDefault="00C30035" w:rsidP="00C30035">
      <w:pPr>
        <w:pStyle w:val="ListParagraph"/>
        <w:keepNext/>
        <w:keepLines/>
        <w:numPr>
          <w:ilvl w:val="0"/>
          <w:numId w:val="7"/>
        </w:numPr>
        <w:spacing w:after="0" w:line="240" w:lineRule="auto"/>
      </w:pPr>
      <w:r w:rsidRPr="00400F4A">
        <w:rPr>
          <w:b/>
        </w:rPr>
        <w:t>Public</w:t>
      </w:r>
      <w:r>
        <w:t xml:space="preserve"> </w:t>
      </w:r>
      <w:proofErr w:type="spellStart"/>
      <w:r>
        <w:rPr>
          <w:b/>
        </w:rPr>
        <w:t>bool</w:t>
      </w:r>
      <w:proofErr w:type="spellEnd"/>
      <w:r>
        <w:t xml:space="preserve"> </w:t>
      </w:r>
      <w:proofErr w:type="spellStart"/>
      <w:r>
        <w:t>Insert</w:t>
      </w:r>
      <w:r w:rsidR="00BC4A9F">
        <w:t>PatientData</w:t>
      </w:r>
      <w:proofErr w:type="spellEnd"/>
      <w:r>
        <w:t xml:space="preserve"> (</w:t>
      </w:r>
      <w:proofErr w:type="spellStart"/>
      <w:r w:rsidR="00BC4A9F">
        <w:t>PatientData</w:t>
      </w:r>
      <w:proofErr w:type="spellEnd"/>
      <w:r>
        <w:t xml:space="preserve"> </w:t>
      </w:r>
      <w:proofErr w:type="spellStart"/>
      <w:r w:rsidR="00BC4A9F">
        <w:t>patientData</w:t>
      </w:r>
      <w:proofErr w:type="spellEnd"/>
      <w:r>
        <w:t>)</w:t>
      </w:r>
    </w:p>
    <w:p w:rsidR="00C30035" w:rsidRDefault="00C30035" w:rsidP="00C30035">
      <w:pPr>
        <w:pStyle w:val="ListParagraph"/>
        <w:keepNext/>
        <w:keepLines/>
        <w:numPr>
          <w:ilvl w:val="1"/>
          <w:numId w:val="7"/>
        </w:numPr>
        <w:spacing w:after="0" w:line="240" w:lineRule="auto"/>
        <w:ind w:left="2160"/>
      </w:pPr>
      <w:r>
        <w:t>This function is used to add a</w:t>
      </w:r>
      <w:r w:rsidR="00BC4A9F">
        <w:t xml:space="preserve"> new patient data record</w:t>
      </w:r>
      <w:r>
        <w:t xml:space="preserve"> to the database.</w:t>
      </w:r>
    </w:p>
    <w:p w:rsidR="00C30035" w:rsidRDefault="00C30035" w:rsidP="00C30035">
      <w:pPr>
        <w:keepNext/>
        <w:keepLines/>
        <w:spacing w:after="0" w:line="240" w:lineRule="auto"/>
      </w:pPr>
    </w:p>
    <w:p w:rsidR="00C30035" w:rsidRDefault="00C30035" w:rsidP="00C30035">
      <w:pPr>
        <w:pStyle w:val="ListParagraph"/>
        <w:keepNext/>
        <w:keepLines/>
        <w:numPr>
          <w:ilvl w:val="0"/>
          <w:numId w:val="7"/>
        </w:numPr>
        <w:spacing w:after="0" w:line="240" w:lineRule="auto"/>
      </w:pPr>
      <w:r w:rsidRPr="00400F4A">
        <w:rPr>
          <w:b/>
        </w:rPr>
        <w:t>Public</w:t>
      </w:r>
      <w:r>
        <w:t xml:space="preserve"> </w:t>
      </w:r>
      <w:proofErr w:type="spellStart"/>
      <w:r>
        <w:rPr>
          <w:b/>
        </w:rPr>
        <w:t>bool</w:t>
      </w:r>
      <w:proofErr w:type="spellEnd"/>
      <w:r>
        <w:t xml:space="preserve"> </w:t>
      </w:r>
      <w:proofErr w:type="spellStart"/>
      <w:r>
        <w:t>Delete</w:t>
      </w:r>
      <w:r w:rsidR="00BC4A9F">
        <w:t>PatientData</w:t>
      </w:r>
      <w:proofErr w:type="spellEnd"/>
      <w:r>
        <w:t xml:space="preserve"> (string </w:t>
      </w:r>
      <w:proofErr w:type="spellStart"/>
      <w:r w:rsidR="00BC4A9F">
        <w:t>patientData</w:t>
      </w:r>
      <w:r>
        <w:t>Id</w:t>
      </w:r>
      <w:proofErr w:type="spellEnd"/>
      <w:r>
        <w:t>)</w:t>
      </w:r>
    </w:p>
    <w:p w:rsidR="00C30035" w:rsidRDefault="00C30035" w:rsidP="00C30035">
      <w:pPr>
        <w:pStyle w:val="ListParagraph"/>
        <w:keepNext/>
        <w:keepLines/>
        <w:numPr>
          <w:ilvl w:val="1"/>
          <w:numId w:val="7"/>
        </w:numPr>
        <w:spacing w:after="0" w:line="240" w:lineRule="auto"/>
        <w:ind w:left="2160"/>
      </w:pPr>
      <w:r>
        <w:t>This function is used to delete a</w:t>
      </w:r>
      <w:r w:rsidR="00BC4A9F">
        <w:t xml:space="preserve"> patient data record </w:t>
      </w:r>
      <w:r>
        <w:t>from the database.</w:t>
      </w:r>
    </w:p>
    <w:p w:rsidR="00BC4A9F" w:rsidRDefault="00BC4A9F" w:rsidP="003C3B4F">
      <w:pPr>
        <w:pStyle w:val="ListParagraph"/>
        <w:keepNext/>
        <w:keepLines/>
        <w:spacing w:after="0" w:line="240" w:lineRule="auto"/>
        <w:ind w:left="2160"/>
      </w:pPr>
    </w:p>
    <w:p w:rsidR="00BC4A9F" w:rsidRDefault="00BC4A9F" w:rsidP="00BC4A9F">
      <w:pPr>
        <w:pStyle w:val="ListParagraph"/>
        <w:keepNext/>
        <w:keepLines/>
        <w:numPr>
          <w:ilvl w:val="0"/>
          <w:numId w:val="7"/>
        </w:numPr>
        <w:spacing w:after="0" w:line="240" w:lineRule="auto"/>
      </w:pPr>
      <w:r w:rsidRPr="00400F4A">
        <w:rPr>
          <w:b/>
        </w:rPr>
        <w:t>Public</w:t>
      </w:r>
      <w:r>
        <w:t xml:space="preserve"> </w:t>
      </w:r>
      <w:proofErr w:type="spellStart"/>
      <w:r>
        <w:rPr>
          <w:b/>
        </w:rPr>
        <w:t>bool</w:t>
      </w:r>
      <w:proofErr w:type="spellEnd"/>
      <w:r>
        <w:t xml:space="preserve"> </w:t>
      </w:r>
      <w:proofErr w:type="spellStart"/>
      <w:r>
        <w:t>InsertActivity</w:t>
      </w:r>
      <w:proofErr w:type="spellEnd"/>
      <w:r>
        <w:t xml:space="preserve"> (Activity activity)</w:t>
      </w:r>
    </w:p>
    <w:p w:rsidR="00BC4A9F" w:rsidRDefault="00BC4A9F" w:rsidP="00BC4A9F">
      <w:pPr>
        <w:pStyle w:val="ListParagraph"/>
        <w:keepNext/>
        <w:keepLines/>
        <w:numPr>
          <w:ilvl w:val="1"/>
          <w:numId w:val="7"/>
        </w:numPr>
        <w:spacing w:after="0" w:line="240" w:lineRule="auto"/>
        <w:ind w:left="2160"/>
      </w:pPr>
      <w:r>
        <w:t>This function is used to add a new activity to the database.</w:t>
      </w:r>
    </w:p>
    <w:p w:rsidR="00BC4A9F" w:rsidRDefault="00BC4A9F" w:rsidP="00BC4A9F">
      <w:pPr>
        <w:keepNext/>
        <w:keepLines/>
        <w:spacing w:after="0" w:line="240" w:lineRule="auto"/>
      </w:pPr>
    </w:p>
    <w:p w:rsidR="00BC4A9F" w:rsidRDefault="00BC4A9F" w:rsidP="00BC4A9F">
      <w:pPr>
        <w:pStyle w:val="ListParagraph"/>
        <w:keepNext/>
        <w:keepLines/>
        <w:numPr>
          <w:ilvl w:val="0"/>
          <w:numId w:val="7"/>
        </w:numPr>
        <w:spacing w:after="0" w:line="240" w:lineRule="auto"/>
      </w:pPr>
      <w:r w:rsidRPr="00400F4A">
        <w:rPr>
          <w:b/>
        </w:rPr>
        <w:t>Public</w:t>
      </w:r>
      <w:r>
        <w:t xml:space="preserve"> </w:t>
      </w:r>
      <w:proofErr w:type="spellStart"/>
      <w:r>
        <w:rPr>
          <w:b/>
        </w:rPr>
        <w:t>bool</w:t>
      </w:r>
      <w:proofErr w:type="spellEnd"/>
      <w:r>
        <w:t xml:space="preserve"> </w:t>
      </w:r>
      <w:proofErr w:type="spellStart"/>
      <w:r>
        <w:t>DeleteActivity</w:t>
      </w:r>
      <w:proofErr w:type="spellEnd"/>
      <w:r>
        <w:t xml:space="preserve"> (</w:t>
      </w:r>
      <w:proofErr w:type="spellStart"/>
      <w:r>
        <w:t>int</w:t>
      </w:r>
      <w:proofErr w:type="spellEnd"/>
      <w:r>
        <w:t xml:space="preserve"> </w:t>
      </w:r>
      <w:proofErr w:type="spellStart"/>
      <w:r>
        <w:t>activityId</w:t>
      </w:r>
      <w:proofErr w:type="spellEnd"/>
      <w:r>
        <w:t>)</w:t>
      </w:r>
    </w:p>
    <w:p w:rsidR="00BC4A9F" w:rsidRDefault="00BC4A9F" w:rsidP="00BC4A9F">
      <w:pPr>
        <w:pStyle w:val="ListParagraph"/>
        <w:keepNext/>
        <w:keepLines/>
        <w:numPr>
          <w:ilvl w:val="1"/>
          <w:numId w:val="7"/>
        </w:numPr>
        <w:spacing w:after="0" w:line="240" w:lineRule="auto"/>
        <w:ind w:left="2160"/>
      </w:pPr>
      <w:r>
        <w:t>This function is used to delete an activity from the database.</w:t>
      </w:r>
    </w:p>
    <w:p w:rsidR="00BC4A9F" w:rsidRDefault="00BC4A9F" w:rsidP="003C3B4F">
      <w:pPr>
        <w:keepNext/>
        <w:keepLines/>
        <w:spacing w:after="0" w:line="240" w:lineRule="auto"/>
      </w:pPr>
    </w:p>
    <w:p w:rsidR="00C30035" w:rsidRDefault="00C30035" w:rsidP="003C3B4F">
      <w:pPr>
        <w:pStyle w:val="ListParagraph"/>
        <w:keepNext/>
        <w:keepLines/>
        <w:spacing w:after="0" w:line="240" w:lineRule="auto"/>
        <w:ind w:left="1800"/>
      </w:pPr>
    </w:p>
    <w:p w:rsidR="00A74B6E" w:rsidRDefault="00A74B6E" w:rsidP="003C3B4F">
      <w:pPr>
        <w:keepNext/>
        <w:keepLines/>
        <w:spacing w:after="0" w:line="240" w:lineRule="auto"/>
        <w:ind w:left="720"/>
        <w:rPr>
          <w:b/>
        </w:rPr>
      </w:pPr>
      <w:r>
        <w:rPr>
          <w:b/>
        </w:rPr>
        <w:t>Constructors:</w:t>
      </w:r>
    </w:p>
    <w:p w:rsidR="00A74B6E" w:rsidRDefault="00A74B6E" w:rsidP="003C3B4F">
      <w:pPr>
        <w:pStyle w:val="ListParagraph"/>
        <w:keepNext/>
        <w:keepLines/>
        <w:numPr>
          <w:ilvl w:val="0"/>
          <w:numId w:val="14"/>
        </w:numPr>
        <w:spacing w:after="0" w:line="240" w:lineRule="auto"/>
        <w:rPr>
          <w:b/>
        </w:rPr>
      </w:pPr>
      <w:r>
        <w:rPr>
          <w:b/>
        </w:rPr>
        <w:t xml:space="preserve">Public </w:t>
      </w:r>
      <w:proofErr w:type="spellStart"/>
      <w:r>
        <w:t>SQLRespository</w:t>
      </w:r>
      <w:proofErr w:type="spellEnd"/>
      <w:r>
        <w:t xml:space="preserve"> ()</w:t>
      </w:r>
    </w:p>
    <w:p w:rsidR="00A74B6E" w:rsidRPr="003C3B4F" w:rsidRDefault="00A74B6E" w:rsidP="003C3B4F">
      <w:pPr>
        <w:pStyle w:val="ListParagraph"/>
        <w:keepNext/>
        <w:keepLines/>
        <w:numPr>
          <w:ilvl w:val="1"/>
          <w:numId w:val="14"/>
        </w:numPr>
        <w:spacing w:after="0" w:line="240" w:lineRule="auto"/>
        <w:rPr>
          <w:b/>
        </w:rPr>
      </w:pPr>
      <w:r>
        <w:t>Default constructor</w:t>
      </w:r>
    </w:p>
    <w:p w:rsidR="00A74B6E" w:rsidRPr="003C3B4F" w:rsidRDefault="00A74B6E" w:rsidP="003C3B4F">
      <w:pPr>
        <w:pStyle w:val="ListParagraph"/>
        <w:keepNext/>
        <w:keepLines/>
        <w:spacing w:after="0" w:line="240" w:lineRule="auto"/>
        <w:ind w:left="2520"/>
        <w:rPr>
          <w:b/>
        </w:rPr>
      </w:pPr>
    </w:p>
    <w:p w:rsidR="00A74B6E" w:rsidRDefault="00A74B6E" w:rsidP="003C3B4F">
      <w:pPr>
        <w:pStyle w:val="ListParagraph"/>
        <w:keepNext/>
        <w:keepLines/>
        <w:numPr>
          <w:ilvl w:val="0"/>
          <w:numId w:val="14"/>
        </w:numPr>
        <w:spacing w:after="0" w:line="240" w:lineRule="auto"/>
        <w:rPr>
          <w:b/>
        </w:rPr>
      </w:pPr>
      <w:r>
        <w:rPr>
          <w:b/>
        </w:rPr>
        <w:t xml:space="preserve">Public </w:t>
      </w:r>
      <w:proofErr w:type="spellStart"/>
      <w:r>
        <w:t>SQLRespository</w:t>
      </w:r>
      <w:proofErr w:type="spellEnd"/>
      <w:r>
        <w:t xml:space="preserve"> (string </w:t>
      </w:r>
      <w:proofErr w:type="spellStart"/>
      <w:r>
        <w:t>url</w:t>
      </w:r>
      <w:proofErr w:type="spellEnd"/>
      <w:r>
        <w:t>)</w:t>
      </w:r>
    </w:p>
    <w:p w:rsidR="00A74B6E" w:rsidRPr="003C3B4F" w:rsidRDefault="00A74B6E" w:rsidP="003C3B4F">
      <w:pPr>
        <w:pStyle w:val="ListParagraph"/>
        <w:keepNext/>
        <w:keepLines/>
        <w:numPr>
          <w:ilvl w:val="1"/>
          <w:numId w:val="14"/>
        </w:numPr>
        <w:spacing w:after="0" w:line="240" w:lineRule="auto"/>
        <w:rPr>
          <w:b/>
        </w:rPr>
      </w:pPr>
      <w:r>
        <w:t xml:space="preserve">Constructor that accepts the database </w:t>
      </w:r>
      <w:proofErr w:type="spellStart"/>
      <w:proofErr w:type="gramStart"/>
      <w:r>
        <w:t>url</w:t>
      </w:r>
      <w:proofErr w:type="spellEnd"/>
      <w:proofErr w:type="gramEnd"/>
      <w:r>
        <w:t xml:space="preserve"> to construct db context with.</w:t>
      </w:r>
    </w:p>
    <w:p w:rsidR="00A74B6E" w:rsidRPr="0052061F" w:rsidRDefault="00A74B6E" w:rsidP="003C3B4F">
      <w:pPr>
        <w:pStyle w:val="ListParagraph"/>
        <w:keepNext/>
        <w:keepLines/>
        <w:spacing w:after="0" w:line="240" w:lineRule="auto"/>
        <w:ind w:left="2520"/>
        <w:rPr>
          <w:b/>
        </w:rPr>
      </w:pPr>
    </w:p>
    <w:p w:rsidR="00A74B6E" w:rsidRDefault="00A74B6E" w:rsidP="003C3B4F">
      <w:pPr>
        <w:pStyle w:val="ListParagraph"/>
        <w:keepNext/>
        <w:keepLines/>
        <w:numPr>
          <w:ilvl w:val="0"/>
          <w:numId w:val="14"/>
        </w:numPr>
        <w:spacing w:after="0" w:line="240" w:lineRule="auto"/>
        <w:rPr>
          <w:b/>
        </w:rPr>
      </w:pPr>
      <w:r>
        <w:rPr>
          <w:b/>
        </w:rPr>
        <w:t xml:space="preserve">Public </w:t>
      </w:r>
      <w:proofErr w:type="spellStart"/>
      <w:r>
        <w:t>SQLRespository</w:t>
      </w:r>
      <w:proofErr w:type="spellEnd"/>
      <w:r>
        <w:t xml:space="preserve"> (</w:t>
      </w:r>
      <w:proofErr w:type="spellStart"/>
      <w:r>
        <w:t>DbContext</w:t>
      </w:r>
      <w:proofErr w:type="spellEnd"/>
      <w:r>
        <w:t xml:space="preserve"> context)</w:t>
      </w:r>
    </w:p>
    <w:p w:rsidR="00A74B6E" w:rsidRPr="0052061F" w:rsidRDefault="00A74B6E" w:rsidP="003C3B4F">
      <w:pPr>
        <w:pStyle w:val="ListParagraph"/>
        <w:keepNext/>
        <w:keepLines/>
        <w:numPr>
          <w:ilvl w:val="1"/>
          <w:numId w:val="14"/>
        </w:numPr>
        <w:spacing w:after="0" w:line="240" w:lineRule="auto"/>
        <w:rPr>
          <w:b/>
        </w:rPr>
      </w:pPr>
      <w:r>
        <w:t>Constructor used if db context as already been created.</w:t>
      </w:r>
    </w:p>
    <w:p w:rsidR="00A74B6E" w:rsidRPr="0052061F" w:rsidRDefault="00A74B6E" w:rsidP="003C3B4F">
      <w:pPr>
        <w:pStyle w:val="ListParagraph"/>
        <w:keepNext/>
        <w:keepLines/>
        <w:spacing w:after="0" w:line="240" w:lineRule="auto"/>
        <w:ind w:left="1800"/>
        <w:rPr>
          <w:b/>
        </w:rPr>
      </w:pPr>
    </w:p>
    <w:p w:rsidR="00A74B6E" w:rsidRPr="003C3B4F" w:rsidRDefault="00A74B6E" w:rsidP="003C3B4F">
      <w:pPr>
        <w:pStyle w:val="ListParagraph"/>
        <w:ind w:left="1800"/>
        <w:rPr>
          <w:b/>
        </w:rPr>
      </w:pPr>
    </w:p>
    <w:sectPr w:rsidR="00A74B6E" w:rsidRPr="003C3B4F" w:rsidSect="0017110C">
      <w:pgSz w:w="12240" w:h="15840"/>
      <w:pgMar w:top="1440" w:right="1440" w:bottom="1440" w:left="1440"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72A82" w:rsidRDefault="00A72A82" w:rsidP="0017110C">
      <w:r>
        <w:separator/>
      </w:r>
    </w:p>
  </w:endnote>
  <w:endnote w:type="continuationSeparator" w:id="0">
    <w:p w:rsidR="00A72A82" w:rsidRDefault="00A72A82" w:rsidP="0017110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2A82" w:rsidRDefault="00A72A82" w:rsidP="0017110C">
    <w:pPr>
      <w:rPr>
        <w:snapToGrid w:val="0"/>
      </w:rPr>
    </w:pPr>
    <w:r>
      <w:rPr>
        <w:noProof/>
      </w:rPr>
      <w:pict>
        <v:line id="Line 8" o:spid="_x0000_s2051"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"/>
      </w:pict>
    </w:r>
  </w:p>
  <w:p w:rsidR="00A72A82" w:rsidRPr="00515BB6" w:rsidRDefault="00A72A82" w:rsidP="0017110C">
    <w:r w:rsidRPr="00515BB6">
      <w:rPr>
        <w:snapToGrid w:val="0"/>
      </w:rPr>
      <w:t xml:space="preserve"> </w:t>
    </w:r>
    <w:r w:rsidRPr="00515BB6">
      <w:rPr>
        <w:snapToGrid w:val="0"/>
      </w:rPr>
      <w:fldChar w:fldCharType="begin"/>
    </w:r>
    <w:r w:rsidRPr="00515BB6">
      <w:rPr>
        <w:snapToGrid w:val="0"/>
      </w:rPr>
      <w:instrText xml:space="preserve"> DATE \@ "M/d/yyyy" </w:instrText>
    </w:r>
    <w:r w:rsidRPr="00515BB6">
      <w:rPr>
        <w:snapToGrid w:val="0"/>
      </w:rPr>
      <w:fldChar w:fldCharType="separate"/>
    </w:r>
    <w:r>
      <w:rPr>
        <w:noProof/>
        <w:snapToGrid w:val="0"/>
      </w:rPr>
      <w:t>11/30/2015</w:t>
    </w:r>
    <w:r w:rsidRPr="00515BB6">
      <w:rPr>
        <w:snapToGrid w:val="0"/>
      </w:rPr>
      <w:fldChar w:fldCharType="end"/>
    </w:r>
    <w:r w:rsidRPr="00515BB6">
      <w:rPr>
        <w:snapToGrid w:val="0"/>
      </w:rPr>
      <w:tab/>
    </w:r>
    <w:r w:rsidRPr="00515BB6">
      <w:rPr>
        <w:snapToGrid w:val="0"/>
      </w:rPr>
      <w:fldChar w:fldCharType="begin"/>
    </w:r>
    <w:r w:rsidRPr="00515BB6">
      <w:rPr>
        <w:snapToGrid w:val="0"/>
      </w:rPr>
      <w:instrText xml:space="preserve"> TIME \@ "h:mm:ss am/pm" </w:instrText>
    </w:r>
    <w:r w:rsidRPr="00515BB6">
      <w:rPr>
        <w:snapToGrid w:val="0"/>
      </w:rPr>
      <w:fldChar w:fldCharType="separate"/>
    </w:r>
    <w:ins w:id="190" w:author="rewjs" w:date="2015-11-30T09:31:00Z">
      <w:r>
        <w:rPr>
          <w:noProof/>
          <w:snapToGrid w:val="0"/>
        </w:rPr>
        <w:t>9:31:30 AM</w:t>
      </w:r>
    </w:ins>
    <w:del w:id="191" w:author="rewjs" w:date="2015-11-30T09:31:00Z">
      <w:r w:rsidDel="00C758B7">
        <w:rPr>
          <w:noProof/>
          <w:snapToGrid w:val="0"/>
        </w:rPr>
        <w:delText>2:57:24 AM</w:delText>
      </w:r>
    </w:del>
    <w:r w:rsidRPr="00515BB6">
      <w:rPr>
        <w:snapToGrid w:val="0"/>
      </w:rPr>
      <w:fldChar w:fldCharType="end"/>
    </w:r>
    <w:r w:rsidRPr="00515BB6">
      <w:rPr>
        <w:snapToGrid w:val="0"/>
      </w:rPr>
      <w:t xml:space="preserve">            </w:t>
    </w:r>
    <w:r w:rsidRPr="00515BB6">
      <w:rPr>
        <w:rStyle w:val="PageNumber"/>
      </w:rPr>
      <w:tab/>
    </w:r>
    <w:r w:rsidRPr="00515BB6">
      <w:rPr>
        <w:rStyle w:val="PageNumber"/>
      </w:rPr>
      <w:tab/>
    </w:r>
    <w:r>
      <w:rPr>
        <w:rStyle w:val="PageNumber"/>
      </w:rPr>
      <w:tab/>
    </w:r>
    <w:r>
      <w:rPr>
        <w:rStyle w:val="PageNumber"/>
      </w:rPr>
      <w:tab/>
    </w:r>
    <w:r>
      <w:rPr>
        <w:rStyle w:val="PageNumber"/>
      </w:rPr>
      <w:tab/>
    </w:r>
    <w:r>
      <w:rPr>
        <w:rStyle w:val="PageNumber"/>
      </w:rPr>
      <w:tab/>
    </w:r>
    <w:r>
      <w:rPr>
        <w:rStyle w:val="PageNumber"/>
      </w:rPr>
      <w:tab/>
      <w:t xml:space="preserve">         </w:t>
    </w:r>
    <w:r w:rsidRPr="00515BB6">
      <w:rPr>
        <w:rStyle w:val="PageNumber"/>
      </w:rPr>
      <w:fldChar w:fldCharType="begin"/>
    </w:r>
    <w:r w:rsidRPr="00515BB6">
      <w:rPr>
        <w:rStyle w:val="PageNumber"/>
      </w:rPr>
      <w:instrText xml:space="preserve"> PAGE   \* MERGEFORMAT </w:instrText>
    </w:r>
    <w:r w:rsidRPr="00515BB6">
      <w:rPr>
        <w:rStyle w:val="PageNumber"/>
      </w:rPr>
      <w:fldChar w:fldCharType="separate"/>
    </w:r>
    <w:r w:rsidR="00022A8C">
      <w:rPr>
        <w:rStyle w:val="PageNumber"/>
        <w:noProof/>
      </w:rPr>
      <w:t>51</w:t>
    </w:r>
    <w:r w:rsidRPr="00515BB6">
      <w:rPr>
        <w:rStyle w:val="PageNumber"/>
        <w:noProof/>
      </w:rPr>
      <w:fldChar w:fldCharType="end"/>
    </w:r>
    <w:r w:rsidRPr="00515BB6">
      <w:rPr>
        <w:rStyle w:val="PageNumber"/>
      </w:rPr>
      <w:t xml:space="preserve"> </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2A82" w:rsidRDefault="00A72A82" w:rsidP="0017110C">
    <w:pPr>
      <w:rPr>
        <w:snapToGrid w:val="0"/>
      </w:rPr>
    </w:pPr>
    <w:r>
      <w:rPr>
        <w:noProof/>
      </w:rPr>
      <w:pict>
        <v:line id="_x0000_s2049"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d+aEgIAACg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"/>
      </w:pict>
    </w:r>
  </w:p>
  <w:p w:rsidR="00A72A82" w:rsidRPr="0017110C" w:rsidRDefault="00A72A82" w:rsidP="0017110C">
    <w:r w:rsidRPr="00515BB6">
      <w:rPr>
        <w:snapToGrid w:val="0"/>
      </w:rPr>
      <w:t xml:space="preserve"> </w:t>
    </w:r>
    <w:r w:rsidRPr="00515BB6">
      <w:rPr>
        <w:snapToGrid w:val="0"/>
      </w:rPr>
      <w:fldChar w:fldCharType="begin"/>
    </w:r>
    <w:r w:rsidRPr="00515BB6">
      <w:rPr>
        <w:snapToGrid w:val="0"/>
      </w:rPr>
      <w:instrText xml:space="preserve"> DATE \@ "M/d/yyyy" </w:instrText>
    </w:r>
    <w:r w:rsidRPr="00515BB6">
      <w:rPr>
        <w:snapToGrid w:val="0"/>
      </w:rPr>
      <w:fldChar w:fldCharType="separate"/>
    </w:r>
    <w:r>
      <w:rPr>
        <w:noProof/>
        <w:snapToGrid w:val="0"/>
      </w:rPr>
      <w:t>11/30/2015</w:t>
    </w:r>
    <w:r w:rsidRPr="00515BB6">
      <w:rPr>
        <w:snapToGrid w:val="0"/>
      </w:rPr>
      <w:fldChar w:fldCharType="end"/>
    </w:r>
    <w:r w:rsidRPr="00515BB6">
      <w:rPr>
        <w:snapToGrid w:val="0"/>
      </w:rPr>
      <w:tab/>
    </w:r>
    <w:r w:rsidRPr="00515BB6">
      <w:rPr>
        <w:snapToGrid w:val="0"/>
      </w:rPr>
      <w:fldChar w:fldCharType="begin"/>
    </w:r>
    <w:r w:rsidRPr="00515BB6">
      <w:rPr>
        <w:snapToGrid w:val="0"/>
      </w:rPr>
      <w:instrText xml:space="preserve"> TIME \@ "h:mm:ss am/pm" </w:instrText>
    </w:r>
    <w:r w:rsidRPr="00515BB6">
      <w:rPr>
        <w:snapToGrid w:val="0"/>
      </w:rPr>
      <w:fldChar w:fldCharType="separate"/>
    </w:r>
    <w:ins w:id="192" w:author="rewjs" w:date="2015-11-30T09:31:00Z">
      <w:r>
        <w:rPr>
          <w:noProof/>
          <w:snapToGrid w:val="0"/>
        </w:rPr>
        <w:t>9:31:30 AM</w:t>
      </w:r>
    </w:ins>
    <w:del w:id="193" w:author="rewjs" w:date="2015-11-30T09:31:00Z">
      <w:r w:rsidDel="00C758B7">
        <w:rPr>
          <w:noProof/>
          <w:snapToGrid w:val="0"/>
        </w:rPr>
        <w:delText>2:57:24 AM</w:delText>
      </w:r>
    </w:del>
    <w:r w:rsidRPr="00515BB6">
      <w:rPr>
        <w:snapToGrid w:val="0"/>
      </w:rPr>
      <w:fldChar w:fldCharType="end"/>
    </w:r>
    <w:r w:rsidRPr="00515BB6">
      <w:rPr>
        <w:snapToGrid w:val="0"/>
      </w:rPr>
      <w:t xml:space="preserve">            </w:t>
    </w:r>
    <w:r w:rsidRPr="00515BB6">
      <w:rPr>
        <w:rStyle w:val="PageNumber"/>
      </w:rPr>
      <w:tab/>
    </w:r>
    <w:r w:rsidRPr="00515BB6">
      <w:rPr>
        <w:rStyle w:val="PageNumber"/>
      </w:rPr>
      <w:tab/>
    </w:r>
    <w:r w:rsidRPr="00515BB6">
      <w:rPr>
        <w:rStyle w:val="PageNumber"/>
      </w:rPr>
      <w:tab/>
    </w:r>
    <w:r>
      <w:rPr>
        <w:rStyle w:val="PageNumber"/>
      </w:rPr>
      <w:tab/>
    </w:r>
    <w:r>
      <w:rPr>
        <w:rStyle w:val="PageNumber"/>
      </w:rPr>
      <w:tab/>
    </w:r>
    <w:r>
      <w:rPr>
        <w:rStyle w:val="PageNumber"/>
      </w:rPr>
      <w:tab/>
    </w:r>
    <w:r>
      <w:rPr>
        <w:rStyle w:val="PageNumber"/>
      </w:rPr>
      <w:tab/>
    </w:r>
    <w:r>
      <w:rPr>
        <w:rStyle w:val="PageNumber"/>
      </w:rPr>
      <w:tab/>
      <w:t xml:space="preserve">         </w:t>
    </w:r>
    <w:r w:rsidRPr="00515BB6">
      <w:rPr>
        <w:rStyle w:val="PageNumber"/>
      </w:rPr>
      <w:fldChar w:fldCharType="begin"/>
    </w:r>
    <w:r w:rsidRPr="00515BB6">
      <w:rPr>
        <w:rStyle w:val="PageNumber"/>
      </w:rPr>
      <w:instrText xml:space="preserve"> PAGE   \* MERGEFORMAT </w:instrText>
    </w:r>
    <w:r w:rsidRPr="00515BB6">
      <w:rPr>
        <w:rStyle w:val="PageNumber"/>
      </w:rPr>
      <w:fldChar w:fldCharType="separate"/>
    </w:r>
    <w:r w:rsidR="00022A8C">
      <w:rPr>
        <w:rStyle w:val="PageNumber"/>
        <w:noProof/>
      </w:rPr>
      <w:t>1</w:t>
    </w:r>
    <w:r w:rsidRPr="00515BB6">
      <w:rPr>
        <w:rStyle w:val="PageNumber"/>
        <w:noProof/>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72A82" w:rsidRDefault="00A72A82" w:rsidP="0017110C">
      <w:r>
        <w:separator/>
      </w:r>
    </w:p>
  </w:footnote>
  <w:footnote w:type="continuationSeparator" w:id="0">
    <w:p w:rsidR="00A72A82" w:rsidRDefault="00A72A82" w:rsidP="0017110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2A82" w:rsidRPr="00515BB6" w:rsidRDefault="00A72A82" w:rsidP="0017110C">
    <w:pPr>
      <w:pStyle w:val="Header"/>
    </w:pPr>
    <w:r w:rsidRPr="008E5C7B">
      <w:rPr>
        <w:b/>
        <w:noProof/>
      </w:rPr>
      <w:pict>
        <v:line id="Line 7" o:spid="_x0000_s2052"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4.25pt" to="478.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VLb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"/>
      </w:pict>
    </w:r>
    <w:r w:rsidRPr="00515BB6">
      <w:t>Software Design Specification</w:t>
    </w:r>
  </w:p>
  <w:p w:rsidR="00A72A82" w:rsidRDefault="00A72A82" w:rsidP="0017110C">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2A82" w:rsidRPr="00515BB6" w:rsidRDefault="00A72A82" w:rsidP="0017110C">
    <w:pPr>
      <w:pStyle w:val="Header"/>
    </w:pPr>
    <w:r w:rsidRPr="008E5C7B">
      <w:rPr>
        <w:b/>
        <w:noProof/>
      </w:rPr>
      <w:pict>
        <v:line id="_x0000_s2050"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4.25pt" to="478.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r3o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"/>
      </w:pict>
    </w:r>
    <w:r w:rsidRPr="00515BB6">
      <w:t>Software Design Specification</w:t>
    </w:r>
  </w:p>
  <w:p w:rsidR="00A72A82" w:rsidRDefault="00A72A82" w:rsidP="0017110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4A6772"/>
    <w:multiLevelType w:val="hybridMultilevel"/>
    <w:tmpl w:val="783060F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30C5A68"/>
    <w:multiLevelType w:val="hybridMultilevel"/>
    <w:tmpl w:val="FD1A6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43654E"/>
    <w:multiLevelType w:val="hybridMultilevel"/>
    <w:tmpl w:val="4BE88C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CF2CD6"/>
    <w:multiLevelType w:val="hybridMultilevel"/>
    <w:tmpl w:val="AB6CCE9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nsid w:val="242E376E"/>
    <w:multiLevelType w:val="hybridMultilevel"/>
    <w:tmpl w:val="6B2E4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9EE5CB9"/>
    <w:multiLevelType w:val="hybridMultilevel"/>
    <w:tmpl w:val="61ECF2E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503D756E"/>
    <w:multiLevelType w:val="multilevel"/>
    <w:tmpl w:val="E00A8CE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specVanish w:val="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5313568B"/>
    <w:multiLevelType w:val="multilevel"/>
    <w:tmpl w:val="81680AE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54701528"/>
    <w:multiLevelType w:val="multilevel"/>
    <w:tmpl w:val="6020183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nsid w:val="5A3D118B"/>
    <w:multiLevelType w:val="hybridMultilevel"/>
    <w:tmpl w:val="4EBAAA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6B2362E1"/>
    <w:multiLevelType w:val="multilevel"/>
    <w:tmpl w:val="4146A54A"/>
    <w:lvl w:ilvl="0">
      <w:start w:val="1"/>
      <w:numFmt w:val="decimal"/>
      <w:lvlText w:val="%1."/>
      <w:lvlJc w:val="left"/>
      <w:pPr>
        <w:ind w:left="720" w:hanging="36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nsid w:val="6F14153B"/>
    <w:multiLevelType w:val="hybridMultilevel"/>
    <w:tmpl w:val="4B7C4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0926317"/>
    <w:multiLevelType w:val="hybridMultilevel"/>
    <w:tmpl w:val="741A742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733451DB"/>
    <w:multiLevelType w:val="hybridMultilevel"/>
    <w:tmpl w:val="05BA318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7C7C695B"/>
    <w:multiLevelType w:val="hybridMultilevel"/>
    <w:tmpl w:val="0DE0AFF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8"/>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11"/>
  </w:num>
  <w:num w:numId="5">
    <w:abstractNumId w:val="1"/>
  </w:num>
  <w:num w:numId="6">
    <w:abstractNumId w:val="4"/>
  </w:num>
  <w:num w:numId="7">
    <w:abstractNumId w:val="5"/>
  </w:num>
  <w:num w:numId="8">
    <w:abstractNumId w:val="12"/>
  </w:num>
  <w:num w:numId="9">
    <w:abstractNumId w:val="10"/>
  </w:num>
  <w:num w:numId="10">
    <w:abstractNumId w:val="0"/>
  </w:num>
  <w:num w:numId="11">
    <w:abstractNumId w:val="9"/>
  </w:num>
  <w:num w:numId="12">
    <w:abstractNumId w:val="6"/>
  </w:num>
  <w:num w:numId="13">
    <w:abstractNumId w:val="14"/>
  </w:num>
  <w:num w:numId="14">
    <w:abstractNumId w:val="13"/>
  </w:num>
  <w:num w:numId="15">
    <w:abstractNumId w:val="7"/>
  </w:num>
  <w:num w:numId="1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trackRevisions/>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rsids>
    <w:rsidRoot w:val="00515BB6"/>
    <w:rsid w:val="00006F50"/>
    <w:rsid w:val="00022A8C"/>
    <w:rsid w:val="00035256"/>
    <w:rsid w:val="0003781E"/>
    <w:rsid w:val="0007031F"/>
    <w:rsid w:val="0007275F"/>
    <w:rsid w:val="000975D2"/>
    <w:rsid w:val="000D5552"/>
    <w:rsid w:val="000F42A1"/>
    <w:rsid w:val="000F7F35"/>
    <w:rsid w:val="001129E1"/>
    <w:rsid w:val="001163F5"/>
    <w:rsid w:val="001670D1"/>
    <w:rsid w:val="0017110C"/>
    <w:rsid w:val="00171C09"/>
    <w:rsid w:val="00173E55"/>
    <w:rsid w:val="00185338"/>
    <w:rsid w:val="001A383F"/>
    <w:rsid w:val="001A5281"/>
    <w:rsid w:val="001B00C4"/>
    <w:rsid w:val="001B16E7"/>
    <w:rsid w:val="001C1550"/>
    <w:rsid w:val="001D332D"/>
    <w:rsid w:val="001E362D"/>
    <w:rsid w:val="001F2BC9"/>
    <w:rsid w:val="00254328"/>
    <w:rsid w:val="002643C6"/>
    <w:rsid w:val="002756E8"/>
    <w:rsid w:val="00282662"/>
    <w:rsid w:val="00283B8A"/>
    <w:rsid w:val="00287C9A"/>
    <w:rsid w:val="00297E9F"/>
    <w:rsid w:val="002B1A88"/>
    <w:rsid w:val="002C6ED4"/>
    <w:rsid w:val="002E78FD"/>
    <w:rsid w:val="002F2E05"/>
    <w:rsid w:val="002F67C1"/>
    <w:rsid w:val="00312E29"/>
    <w:rsid w:val="00382712"/>
    <w:rsid w:val="003868C2"/>
    <w:rsid w:val="003A2D87"/>
    <w:rsid w:val="003C3B4F"/>
    <w:rsid w:val="003C4B11"/>
    <w:rsid w:val="003C706F"/>
    <w:rsid w:val="003E6B4F"/>
    <w:rsid w:val="003F5D6E"/>
    <w:rsid w:val="004207E5"/>
    <w:rsid w:val="00431C3E"/>
    <w:rsid w:val="00434E24"/>
    <w:rsid w:val="00460CF6"/>
    <w:rsid w:val="00491329"/>
    <w:rsid w:val="00496B70"/>
    <w:rsid w:val="004B61A3"/>
    <w:rsid w:val="004E0537"/>
    <w:rsid w:val="00515BB6"/>
    <w:rsid w:val="00541555"/>
    <w:rsid w:val="00557925"/>
    <w:rsid w:val="00565F75"/>
    <w:rsid w:val="005676C7"/>
    <w:rsid w:val="005A781D"/>
    <w:rsid w:val="005D60DE"/>
    <w:rsid w:val="005E33EA"/>
    <w:rsid w:val="005E7C1F"/>
    <w:rsid w:val="005F0972"/>
    <w:rsid w:val="006401A4"/>
    <w:rsid w:val="00685161"/>
    <w:rsid w:val="006F6EE6"/>
    <w:rsid w:val="0070250D"/>
    <w:rsid w:val="00721908"/>
    <w:rsid w:val="00737642"/>
    <w:rsid w:val="00744FE5"/>
    <w:rsid w:val="0078229C"/>
    <w:rsid w:val="007B5345"/>
    <w:rsid w:val="007B78DE"/>
    <w:rsid w:val="007C090E"/>
    <w:rsid w:val="007E3E89"/>
    <w:rsid w:val="007F09D4"/>
    <w:rsid w:val="00812105"/>
    <w:rsid w:val="008156F5"/>
    <w:rsid w:val="00831F49"/>
    <w:rsid w:val="0084672C"/>
    <w:rsid w:val="008620AB"/>
    <w:rsid w:val="00881C36"/>
    <w:rsid w:val="008D41D6"/>
    <w:rsid w:val="008E5C7B"/>
    <w:rsid w:val="00906EB1"/>
    <w:rsid w:val="00931549"/>
    <w:rsid w:val="0096020E"/>
    <w:rsid w:val="009721F8"/>
    <w:rsid w:val="009A54AF"/>
    <w:rsid w:val="009B2D67"/>
    <w:rsid w:val="009C0C20"/>
    <w:rsid w:val="009C1DA1"/>
    <w:rsid w:val="00A132B0"/>
    <w:rsid w:val="00A27D82"/>
    <w:rsid w:val="00A72A82"/>
    <w:rsid w:val="00A74B6E"/>
    <w:rsid w:val="00A76E74"/>
    <w:rsid w:val="00A855E1"/>
    <w:rsid w:val="00AB2A75"/>
    <w:rsid w:val="00AD06D0"/>
    <w:rsid w:val="00B07CB2"/>
    <w:rsid w:val="00B342B8"/>
    <w:rsid w:val="00B50D35"/>
    <w:rsid w:val="00B50D54"/>
    <w:rsid w:val="00B524B5"/>
    <w:rsid w:val="00B81909"/>
    <w:rsid w:val="00B84AA1"/>
    <w:rsid w:val="00BA3A47"/>
    <w:rsid w:val="00BC4A9F"/>
    <w:rsid w:val="00BD3375"/>
    <w:rsid w:val="00BE0208"/>
    <w:rsid w:val="00C0027C"/>
    <w:rsid w:val="00C11723"/>
    <w:rsid w:val="00C30035"/>
    <w:rsid w:val="00C30229"/>
    <w:rsid w:val="00C441FA"/>
    <w:rsid w:val="00C52DFE"/>
    <w:rsid w:val="00C669B4"/>
    <w:rsid w:val="00C758B7"/>
    <w:rsid w:val="00C80C83"/>
    <w:rsid w:val="00C9659E"/>
    <w:rsid w:val="00C97EF9"/>
    <w:rsid w:val="00CB1294"/>
    <w:rsid w:val="00CB3DCD"/>
    <w:rsid w:val="00CC2697"/>
    <w:rsid w:val="00CE4DC8"/>
    <w:rsid w:val="00D41266"/>
    <w:rsid w:val="00D51F37"/>
    <w:rsid w:val="00D56F86"/>
    <w:rsid w:val="00D6053C"/>
    <w:rsid w:val="00D7622F"/>
    <w:rsid w:val="00D868C8"/>
    <w:rsid w:val="00D91470"/>
    <w:rsid w:val="00DC638C"/>
    <w:rsid w:val="00DE3E90"/>
    <w:rsid w:val="00DE6FC9"/>
    <w:rsid w:val="00DF4BAA"/>
    <w:rsid w:val="00E17631"/>
    <w:rsid w:val="00E4479B"/>
    <w:rsid w:val="00E75173"/>
    <w:rsid w:val="00E90171"/>
    <w:rsid w:val="00EA2092"/>
    <w:rsid w:val="00EA28CA"/>
    <w:rsid w:val="00EF4E4C"/>
    <w:rsid w:val="00F42BF2"/>
    <w:rsid w:val="00F70D50"/>
    <w:rsid w:val="00F76F5E"/>
    <w:rsid w:val="00FE413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110C"/>
    <w:rPr>
      <w:rFonts w:ascii="Times New Roman" w:hAnsi="Times New Roman" w:cs="Times New Roman"/>
      <w:sz w:val="24"/>
      <w:szCs w:val="24"/>
    </w:rPr>
  </w:style>
  <w:style w:type="paragraph" w:styleId="Heading1">
    <w:name w:val="heading 1"/>
    <w:basedOn w:val="Normal"/>
    <w:next w:val="Normal"/>
    <w:link w:val="Heading1Char"/>
    <w:uiPriority w:val="9"/>
    <w:qFormat/>
    <w:rsid w:val="005A781D"/>
    <w:pPr>
      <w:keepNext/>
      <w:keepLines/>
      <w:numPr>
        <w:numId w:val="15"/>
      </w:numPr>
      <w:spacing w:before="480" w:after="0"/>
      <w:outlineLvl w:val="0"/>
    </w:pPr>
    <w:rPr>
      <w:rFonts w:asciiTheme="majorHAnsi" w:eastAsiaTheme="majorEastAsia" w:hAnsiTheme="majorHAnsi" w:cstheme="majorBidi"/>
      <w:b/>
      <w:bCs/>
      <w:color w:val="365F91" w:themeColor="accent1" w:themeShade="BF"/>
      <w:sz w:val="36"/>
      <w:szCs w:val="36"/>
    </w:rPr>
  </w:style>
  <w:style w:type="paragraph" w:styleId="Heading2">
    <w:name w:val="heading 2"/>
    <w:basedOn w:val="Normal"/>
    <w:next w:val="Normal"/>
    <w:link w:val="Heading2Char"/>
    <w:uiPriority w:val="9"/>
    <w:unhideWhenUsed/>
    <w:qFormat/>
    <w:rsid w:val="0017110C"/>
    <w:pPr>
      <w:keepNext/>
      <w:keepLines/>
      <w:numPr>
        <w:ilvl w:val="1"/>
        <w:numId w:val="15"/>
      </w:numPr>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Normal"/>
    <w:link w:val="Heading3Char"/>
    <w:uiPriority w:val="9"/>
    <w:unhideWhenUsed/>
    <w:qFormat/>
    <w:rsid w:val="00282662"/>
    <w:pPr>
      <w:numPr>
        <w:ilvl w:val="2"/>
        <w:numId w:val="15"/>
      </w:numPr>
      <w:spacing w:before="120" w:after="0" w:line="360" w:lineRule="auto"/>
      <w:contextualSpacing/>
      <w:outlineLvl w:val="2"/>
    </w:pPr>
    <w:rPr>
      <w:rFonts w:asciiTheme="majorHAnsi" w:eastAsiaTheme="majorEastAsia" w:hAnsiTheme="majorHAnsi" w:cstheme="majorBidi"/>
      <w:b/>
      <w:bCs/>
    </w:rPr>
  </w:style>
  <w:style w:type="paragraph" w:styleId="Heading4">
    <w:name w:val="heading 4"/>
    <w:basedOn w:val="Heading3"/>
    <w:next w:val="Normal"/>
    <w:link w:val="Heading4Char"/>
    <w:uiPriority w:val="9"/>
    <w:unhideWhenUsed/>
    <w:qFormat/>
    <w:rsid w:val="00E75173"/>
    <w:pPr>
      <w:numPr>
        <w:ilvl w:val="3"/>
      </w:numPr>
      <w:ind w:left="630" w:hanging="630"/>
      <w:outlineLvl w:val="3"/>
    </w:pPr>
    <w:rPr>
      <w:b w:val="0"/>
      <w:i/>
    </w:rPr>
  </w:style>
  <w:style w:type="paragraph" w:styleId="Heading5">
    <w:name w:val="heading 5"/>
    <w:basedOn w:val="Normal"/>
    <w:next w:val="Normal"/>
    <w:link w:val="Heading5Char"/>
    <w:uiPriority w:val="9"/>
    <w:semiHidden/>
    <w:unhideWhenUsed/>
    <w:qFormat/>
    <w:rsid w:val="0017110C"/>
    <w:pPr>
      <w:keepNext/>
      <w:keepLines/>
      <w:numPr>
        <w:ilvl w:val="4"/>
        <w:numId w:val="1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7110C"/>
    <w:pPr>
      <w:keepNext/>
      <w:keepLines/>
      <w:numPr>
        <w:ilvl w:val="5"/>
        <w:numId w:val="1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7110C"/>
    <w:pPr>
      <w:keepNext/>
      <w:keepLines/>
      <w:numPr>
        <w:ilvl w:val="6"/>
        <w:numId w:val="1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110C"/>
    <w:pPr>
      <w:keepNext/>
      <w:keepLines/>
      <w:numPr>
        <w:ilvl w:val="7"/>
        <w:numId w:val="1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110C"/>
    <w:pPr>
      <w:keepNext/>
      <w:keepLines/>
      <w:numPr>
        <w:ilvl w:val="8"/>
        <w:numId w:val="1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5BB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515BB6"/>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515BB6"/>
    <w:pPr>
      <w:numPr>
        <w:ilvl w:val="1"/>
      </w:numPr>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515BB6"/>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515B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5BB6"/>
    <w:rPr>
      <w:rFonts w:ascii="Tahoma" w:hAnsi="Tahoma" w:cs="Tahoma"/>
      <w:sz w:val="16"/>
      <w:szCs w:val="16"/>
    </w:rPr>
  </w:style>
  <w:style w:type="character" w:customStyle="1" w:styleId="Heading1Char">
    <w:name w:val="Heading 1 Char"/>
    <w:basedOn w:val="DefaultParagraphFont"/>
    <w:link w:val="Heading1"/>
    <w:uiPriority w:val="9"/>
    <w:rsid w:val="005A781D"/>
    <w:rPr>
      <w:rFonts w:asciiTheme="majorHAnsi" w:eastAsiaTheme="majorEastAsia" w:hAnsiTheme="majorHAnsi" w:cstheme="majorBidi"/>
      <w:b/>
      <w:bCs/>
      <w:color w:val="365F91" w:themeColor="accent1" w:themeShade="BF"/>
      <w:sz w:val="36"/>
      <w:szCs w:val="36"/>
    </w:rPr>
  </w:style>
  <w:style w:type="paragraph" w:customStyle="1" w:styleId="BodyText1">
    <w:name w:val="Body Text 1"/>
    <w:basedOn w:val="BodyText2"/>
    <w:rsid w:val="00515BB6"/>
    <w:pPr>
      <w:spacing w:line="240" w:lineRule="auto"/>
    </w:pPr>
    <w:rPr>
      <w:rFonts w:eastAsia="Times New Roman"/>
    </w:rPr>
  </w:style>
  <w:style w:type="paragraph" w:customStyle="1" w:styleId="TableHeading">
    <w:name w:val="Table Heading"/>
    <w:basedOn w:val="BodyText2"/>
    <w:rsid w:val="00515BB6"/>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515BB6"/>
    <w:pPr>
      <w:spacing w:after="120" w:line="480" w:lineRule="auto"/>
    </w:pPr>
  </w:style>
  <w:style w:type="character" w:customStyle="1" w:styleId="BodyText2Char">
    <w:name w:val="Body Text 2 Char"/>
    <w:basedOn w:val="DefaultParagraphFont"/>
    <w:link w:val="BodyText2"/>
    <w:uiPriority w:val="99"/>
    <w:semiHidden/>
    <w:rsid w:val="00515BB6"/>
  </w:style>
  <w:style w:type="paragraph" w:styleId="Header">
    <w:name w:val="header"/>
    <w:basedOn w:val="Normal"/>
    <w:link w:val="HeaderChar"/>
    <w:uiPriority w:val="99"/>
    <w:unhideWhenUsed/>
    <w:rsid w:val="00515B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5BB6"/>
  </w:style>
  <w:style w:type="paragraph" w:styleId="Footer">
    <w:name w:val="footer"/>
    <w:basedOn w:val="Normal"/>
    <w:link w:val="FooterChar"/>
    <w:uiPriority w:val="99"/>
    <w:unhideWhenUsed/>
    <w:rsid w:val="00515B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5BB6"/>
  </w:style>
  <w:style w:type="character" w:styleId="PageNumber">
    <w:name w:val="page number"/>
    <w:basedOn w:val="DefaultParagraphFont"/>
    <w:rsid w:val="00515BB6"/>
  </w:style>
  <w:style w:type="paragraph" w:styleId="TOCHeading">
    <w:name w:val="TOC Heading"/>
    <w:basedOn w:val="Heading1"/>
    <w:next w:val="Normal"/>
    <w:uiPriority w:val="39"/>
    <w:unhideWhenUsed/>
    <w:qFormat/>
    <w:rsid w:val="00515BB6"/>
    <w:pPr>
      <w:outlineLvl w:val="9"/>
    </w:pPr>
    <w:rPr>
      <w:sz w:val="28"/>
      <w:szCs w:val="28"/>
      <w:lang w:eastAsia="ja-JP"/>
    </w:rPr>
  </w:style>
  <w:style w:type="paragraph" w:styleId="TOC1">
    <w:name w:val="toc 1"/>
    <w:basedOn w:val="Normal"/>
    <w:next w:val="Normal"/>
    <w:autoRedefine/>
    <w:uiPriority w:val="39"/>
    <w:unhideWhenUsed/>
    <w:rsid w:val="00515BB6"/>
    <w:pPr>
      <w:spacing w:after="100"/>
    </w:pPr>
  </w:style>
  <w:style w:type="character" w:styleId="Hyperlink">
    <w:name w:val="Hyperlink"/>
    <w:basedOn w:val="DefaultParagraphFont"/>
    <w:uiPriority w:val="99"/>
    <w:unhideWhenUsed/>
    <w:rsid w:val="00515BB6"/>
    <w:rPr>
      <w:color w:val="0000FF" w:themeColor="hyperlink"/>
      <w:u w:val="single"/>
    </w:rPr>
  </w:style>
  <w:style w:type="character" w:customStyle="1" w:styleId="Heading2Char">
    <w:name w:val="Heading 2 Char"/>
    <w:basedOn w:val="DefaultParagraphFont"/>
    <w:link w:val="Heading2"/>
    <w:uiPriority w:val="9"/>
    <w:rsid w:val="0017110C"/>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282662"/>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sid w:val="00E75173"/>
    <w:rPr>
      <w:rFonts w:asciiTheme="majorHAnsi" w:eastAsiaTheme="majorEastAsia" w:hAnsiTheme="majorHAnsi" w:cstheme="majorBidi"/>
      <w:bCs/>
      <w:i/>
      <w:sz w:val="24"/>
      <w:szCs w:val="24"/>
    </w:rPr>
  </w:style>
  <w:style w:type="character" w:customStyle="1" w:styleId="Heading5Char">
    <w:name w:val="Heading 5 Char"/>
    <w:basedOn w:val="DefaultParagraphFont"/>
    <w:link w:val="Heading5"/>
    <w:uiPriority w:val="9"/>
    <w:semiHidden/>
    <w:rsid w:val="0017110C"/>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17110C"/>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17110C"/>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17110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110C"/>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17110C"/>
    <w:pPr>
      <w:ind w:left="720"/>
      <w:contextualSpacing/>
    </w:pPr>
  </w:style>
  <w:style w:type="table" w:styleId="LightShading-Accent1">
    <w:name w:val="Light Shading Accent 1"/>
    <w:basedOn w:val="TableNormal"/>
    <w:uiPriority w:val="60"/>
    <w:rsid w:val="0017110C"/>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2">
    <w:name w:val="toc 2"/>
    <w:basedOn w:val="Normal"/>
    <w:next w:val="Normal"/>
    <w:autoRedefine/>
    <w:uiPriority w:val="39"/>
    <w:unhideWhenUsed/>
    <w:rsid w:val="001670D1"/>
    <w:pPr>
      <w:spacing w:after="100"/>
      <w:ind w:left="240"/>
    </w:pPr>
  </w:style>
  <w:style w:type="paragraph" w:styleId="TOC3">
    <w:name w:val="toc 3"/>
    <w:basedOn w:val="Normal"/>
    <w:next w:val="Normal"/>
    <w:autoRedefine/>
    <w:uiPriority w:val="39"/>
    <w:unhideWhenUsed/>
    <w:rsid w:val="001670D1"/>
    <w:pPr>
      <w:spacing w:after="100"/>
      <w:ind w:left="480"/>
    </w:pPr>
  </w:style>
  <w:style w:type="character" w:styleId="FollowedHyperlink">
    <w:name w:val="FollowedHyperlink"/>
    <w:basedOn w:val="DefaultParagraphFont"/>
    <w:uiPriority w:val="99"/>
    <w:semiHidden/>
    <w:unhideWhenUsed/>
    <w:rsid w:val="00EA28CA"/>
    <w:rPr>
      <w:color w:val="800080" w:themeColor="followedHyperlink"/>
      <w:u w:val="single"/>
    </w:rPr>
  </w:style>
  <w:style w:type="table" w:customStyle="1" w:styleId="LightShading-Accent11">
    <w:name w:val="Light Shading - Accent 11"/>
    <w:basedOn w:val="TableNormal"/>
    <w:uiPriority w:val="60"/>
    <w:rsid w:val="0025432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Caption">
    <w:name w:val="caption"/>
    <w:basedOn w:val="Normal"/>
    <w:next w:val="Normal"/>
    <w:uiPriority w:val="35"/>
    <w:unhideWhenUsed/>
    <w:qFormat/>
    <w:rsid w:val="003A2D87"/>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110C"/>
    <w:rPr>
      <w:rFonts w:ascii="Times New Roman" w:hAnsi="Times New Roman" w:cs="Times New Roman"/>
      <w:sz w:val="24"/>
      <w:szCs w:val="24"/>
    </w:rPr>
  </w:style>
  <w:style w:type="paragraph" w:styleId="Heading1">
    <w:name w:val="heading 1"/>
    <w:basedOn w:val="Normal"/>
    <w:next w:val="Normal"/>
    <w:link w:val="Heading1Char"/>
    <w:uiPriority w:val="9"/>
    <w:qFormat/>
    <w:rsid w:val="005A781D"/>
    <w:pPr>
      <w:keepNext/>
      <w:keepLines/>
      <w:numPr>
        <w:numId w:val="1"/>
      </w:numPr>
      <w:spacing w:before="480" w:after="0"/>
      <w:outlineLvl w:val="0"/>
    </w:pPr>
    <w:rPr>
      <w:rFonts w:asciiTheme="majorHAnsi" w:eastAsiaTheme="majorEastAsia" w:hAnsiTheme="majorHAnsi" w:cstheme="majorBidi"/>
      <w:b/>
      <w:bCs/>
      <w:color w:val="365F91" w:themeColor="accent1" w:themeShade="BF"/>
      <w:sz w:val="36"/>
      <w:szCs w:val="36"/>
    </w:rPr>
  </w:style>
  <w:style w:type="paragraph" w:styleId="Heading2">
    <w:name w:val="heading 2"/>
    <w:basedOn w:val="Normal"/>
    <w:next w:val="Normal"/>
    <w:link w:val="Heading2Char"/>
    <w:uiPriority w:val="9"/>
    <w:unhideWhenUsed/>
    <w:qFormat/>
    <w:rsid w:val="0017110C"/>
    <w:pPr>
      <w:keepNext/>
      <w:keepLines/>
      <w:numPr>
        <w:ilvl w:val="1"/>
        <w:numId w:val="1"/>
      </w:numPr>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Normal"/>
    <w:link w:val="Heading3Char"/>
    <w:uiPriority w:val="9"/>
    <w:unhideWhenUsed/>
    <w:qFormat/>
    <w:rsid w:val="0017110C"/>
    <w:pPr>
      <w:numPr>
        <w:ilvl w:val="2"/>
        <w:numId w:val="1"/>
      </w:numPr>
      <w:spacing w:before="120" w:after="120"/>
      <w:ind w:left="1170" w:hanging="810"/>
      <w:contextualSpacing/>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17110C"/>
    <w:pPr>
      <w:keepNext/>
      <w:keepLines/>
      <w:spacing w:before="200" w:after="0"/>
      <w:ind w:left="864" w:hanging="324"/>
      <w:outlineLvl w:val="3"/>
    </w:pPr>
    <w:rPr>
      <w:rFonts w:asciiTheme="majorHAnsi" w:eastAsiaTheme="majorEastAsia" w:hAnsiTheme="majorHAnsi" w:cstheme="majorBidi"/>
      <w:bCs/>
      <w:i/>
      <w:iCs/>
    </w:rPr>
  </w:style>
  <w:style w:type="paragraph" w:styleId="Heading5">
    <w:name w:val="heading 5"/>
    <w:basedOn w:val="Normal"/>
    <w:next w:val="Normal"/>
    <w:link w:val="Heading5Char"/>
    <w:uiPriority w:val="9"/>
    <w:semiHidden/>
    <w:unhideWhenUsed/>
    <w:qFormat/>
    <w:rsid w:val="0017110C"/>
    <w:pPr>
      <w:keepNext/>
      <w:keepLines/>
      <w:spacing w:before="200" w:after="0"/>
      <w:ind w:left="1008" w:hanging="1008"/>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7110C"/>
    <w:pPr>
      <w:keepNext/>
      <w:keepLines/>
      <w:spacing w:before="200" w:after="0"/>
      <w:ind w:left="1152" w:hanging="1152"/>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7110C"/>
    <w:pPr>
      <w:keepNext/>
      <w:keepLines/>
      <w:spacing w:before="200" w:after="0"/>
      <w:ind w:left="1296" w:hanging="1296"/>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110C"/>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110C"/>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5BB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515BB6"/>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515BB6"/>
    <w:pPr>
      <w:numPr>
        <w:ilvl w:val="1"/>
      </w:numPr>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515BB6"/>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515B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5BB6"/>
    <w:rPr>
      <w:rFonts w:ascii="Tahoma" w:hAnsi="Tahoma" w:cs="Tahoma"/>
      <w:sz w:val="16"/>
      <w:szCs w:val="16"/>
    </w:rPr>
  </w:style>
  <w:style w:type="character" w:customStyle="1" w:styleId="Heading1Char">
    <w:name w:val="Heading 1 Char"/>
    <w:basedOn w:val="DefaultParagraphFont"/>
    <w:link w:val="Heading1"/>
    <w:uiPriority w:val="9"/>
    <w:rsid w:val="005A781D"/>
    <w:rPr>
      <w:rFonts w:asciiTheme="majorHAnsi" w:eastAsiaTheme="majorEastAsia" w:hAnsiTheme="majorHAnsi" w:cstheme="majorBidi"/>
      <w:b/>
      <w:bCs/>
      <w:color w:val="365F91" w:themeColor="accent1" w:themeShade="BF"/>
      <w:sz w:val="36"/>
      <w:szCs w:val="36"/>
    </w:rPr>
  </w:style>
  <w:style w:type="paragraph" w:customStyle="1" w:styleId="BodyText1">
    <w:name w:val="Body Text 1"/>
    <w:basedOn w:val="BodyText2"/>
    <w:rsid w:val="00515BB6"/>
    <w:pPr>
      <w:spacing w:line="240" w:lineRule="auto"/>
    </w:pPr>
    <w:rPr>
      <w:rFonts w:eastAsia="Times New Roman"/>
    </w:rPr>
  </w:style>
  <w:style w:type="paragraph" w:customStyle="1" w:styleId="TableHeading">
    <w:name w:val="Table Heading"/>
    <w:basedOn w:val="BodyText2"/>
    <w:rsid w:val="00515BB6"/>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515BB6"/>
    <w:pPr>
      <w:spacing w:after="120" w:line="480" w:lineRule="auto"/>
    </w:pPr>
  </w:style>
  <w:style w:type="character" w:customStyle="1" w:styleId="BodyText2Char">
    <w:name w:val="Body Text 2 Char"/>
    <w:basedOn w:val="DefaultParagraphFont"/>
    <w:link w:val="BodyText2"/>
    <w:uiPriority w:val="99"/>
    <w:semiHidden/>
    <w:rsid w:val="00515BB6"/>
  </w:style>
  <w:style w:type="paragraph" w:styleId="Header">
    <w:name w:val="header"/>
    <w:basedOn w:val="Normal"/>
    <w:link w:val="HeaderChar"/>
    <w:uiPriority w:val="99"/>
    <w:unhideWhenUsed/>
    <w:rsid w:val="00515B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5BB6"/>
  </w:style>
  <w:style w:type="paragraph" w:styleId="Footer">
    <w:name w:val="footer"/>
    <w:basedOn w:val="Normal"/>
    <w:link w:val="FooterChar"/>
    <w:uiPriority w:val="99"/>
    <w:unhideWhenUsed/>
    <w:rsid w:val="00515B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5BB6"/>
  </w:style>
  <w:style w:type="character" w:styleId="PageNumber">
    <w:name w:val="page number"/>
    <w:basedOn w:val="DefaultParagraphFont"/>
    <w:rsid w:val="00515BB6"/>
  </w:style>
  <w:style w:type="paragraph" w:styleId="TOCHeading">
    <w:name w:val="TOC Heading"/>
    <w:basedOn w:val="Heading1"/>
    <w:next w:val="Normal"/>
    <w:uiPriority w:val="39"/>
    <w:unhideWhenUsed/>
    <w:qFormat/>
    <w:rsid w:val="00515BB6"/>
    <w:pPr>
      <w:outlineLvl w:val="9"/>
    </w:pPr>
    <w:rPr>
      <w:sz w:val="28"/>
      <w:szCs w:val="28"/>
      <w:lang w:eastAsia="ja-JP"/>
    </w:rPr>
  </w:style>
  <w:style w:type="paragraph" w:styleId="TOC1">
    <w:name w:val="toc 1"/>
    <w:basedOn w:val="Normal"/>
    <w:next w:val="Normal"/>
    <w:autoRedefine/>
    <w:uiPriority w:val="39"/>
    <w:unhideWhenUsed/>
    <w:rsid w:val="00515BB6"/>
    <w:pPr>
      <w:spacing w:after="100"/>
    </w:pPr>
  </w:style>
  <w:style w:type="character" w:styleId="Hyperlink">
    <w:name w:val="Hyperlink"/>
    <w:basedOn w:val="DefaultParagraphFont"/>
    <w:uiPriority w:val="99"/>
    <w:unhideWhenUsed/>
    <w:rsid w:val="00515BB6"/>
    <w:rPr>
      <w:color w:val="0000FF" w:themeColor="hyperlink"/>
      <w:u w:val="single"/>
    </w:rPr>
  </w:style>
  <w:style w:type="character" w:customStyle="1" w:styleId="Heading2Char">
    <w:name w:val="Heading 2 Char"/>
    <w:basedOn w:val="DefaultParagraphFont"/>
    <w:link w:val="Heading2"/>
    <w:uiPriority w:val="9"/>
    <w:rsid w:val="0017110C"/>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17110C"/>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sid w:val="0017110C"/>
    <w:rPr>
      <w:rFonts w:asciiTheme="majorHAnsi" w:eastAsiaTheme="majorEastAsia" w:hAnsiTheme="majorHAnsi" w:cstheme="majorBidi"/>
      <w:bCs/>
      <w:i/>
      <w:iCs/>
      <w:sz w:val="24"/>
      <w:szCs w:val="24"/>
    </w:rPr>
  </w:style>
  <w:style w:type="character" w:customStyle="1" w:styleId="Heading5Char">
    <w:name w:val="Heading 5 Char"/>
    <w:basedOn w:val="DefaultParagraphFont"/>
    <w:link w:val="Heading5"/>
    <w:uiPriority w:val="9"/>
    <w:semiHidden/>
    <w:rsid w:val="0017110C"/>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17110C"/>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17110C"/>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17110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110C"/>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17110C"/>
    <w:pPr>
      <w:ind w:left="720"/>
      <w:contextualSpacing/>
    </w:pPr>
  </w:style>
  <w:style w:type="table" w:styleId="LightShading-Accent1">
    <w:name w:val="Light Shading Accent 1"/>
    <w:basedOn w:val="TableNormal"/>
    <w:uiPriority w:val="60"/>
    <w:rsid w:val="0017110C"/>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2">
    <w:name w:val="toc 2"/>
    <w:basedOn w:val="Normal"/>
    <w:next w:val="Normal"/>
    <w:autoRedefine/>
    <w:uiPriority w:val="39"/>
    <w:unhideWhenUsed/>
    <w:rsid w:val="001670D1"/>
    <w:pPr>
      <w:spacing w:after="100"/>
      <w:ind w:left="240"/>
    </w:pPr>
  </w:style>
  <w:style w:type="paragraph" w:styleId="TOC3">
    <w:name w:val="toc 3"/>
    <w:basedOn w:val="Normal"/>
    <w:next w:val="Normal"/>
    <w:autoRedefine/>
    <w:uiPriority w:val="39"/>
    <w:unhideWhenUsed/>
    <w:rsid w:val="001670D1"/>
    <w:pPr>
      <w:spacing w:after="100"/>
      <w:ind w:left="480"/>
    </w:pPr>
  </w:style>
</w:styles>
</file>

<file path=word/webSettings.xml><?xml version="1.0" encoding="utf-8"?>
<w:webSettings xmlns:r="http://schemas.openxmlformats.org/officeDocument/2006/relationships" xmlns:w="http://schemas.openxmlformats.org/wordprocessingml/2006/main">
  <w:divs>
    <w:div w:id="231039758">
      <w:bodyDiv w:val="1"/>
      <w:marLeft w:val="0"/>
      <w:marRight w:val="0"/>
      <w:marTop w:val="0"/>
      <w:marBottom w:val="0"/>
      <w:divBdr>
        <w:top w:val="none" w:sz="0" w:space="0" w:color="auto"/>
        <w:left w:val="none" w:sz="0" w:space="0" w:color="auto"/>
        <w:bottom w:val="none" w:sz="0" w:space="0" w:color="auto"/>
        <w:right w:val="none" w:sz="0" w:space="0" w:color="auto"/>
      </w:divBdr>
    </w:div>
    <w:div w:id="1081175908">
      <w:bodyDiv w:val="1"/>
      <w:marLeft w:val="0"/>
      <w:marRight w:val="0"/>
      <w:marTop w:val="0"/>
      <w:marBottom w:val="0"/>
      <w:divBdr>
        <w:top w:val="none" w:sz="0" w:space="0" w:color="auto"/>
        <w:left w:val="none" w:sz="0" w:space="0" w:color="auto"/>
        <w:bottom w:val="none" w:sz="0" w:space="0" w:color="auto"/>
        <w:right w:val="none" w:sz="0" w:space="0" w:color="auto"/>
      </w:divBdr>
    </w:div>
    <w:div w:id="1669864052">
      <w:bodyDiv w:val="1"/>
      <w:marLeft w:val="0"/>
      <w:marRight w:val="0"/>
      <w:marTop w:val="0"/>
      <w:marBottom w:val="0"/>
      <w:divBdr>
        <w:top w:val="none" w:sz="0" w:space="0" w:color="auto"/>
        <w:left w:val="none" w:sz="0" w:space="0" w:color="auto"/>
        <w:bottom w:val="none" w:sz="0" w:space="0" w:color="auto"/>
        <w:right w:val="none" w:sz="0" w:space="0" w:color="auto"/>
      </w:divBdr>
    </w:div>
    <w:div w:id="1932658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jpeg"/><Relationship Id="rId3" Type="http://schemas.openxmlformats.org/officeDocument/2006/relationships/numbering" Target="numbering.xml"/><Relationship Id="rId21" Type="http://schemas.openxmlformats.org/officeDocument/2006/relationships/image" Target="media/image8.png"/><Relationship Id="rId34" Type="http://schemas.microsoft.com/office/2007/relationships/stylesWithEffects" Target="stylesWithEffects.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jpe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UAH%20Fit%20Vault%20Sofware%20Requirements.docx" TargetMode="Externa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05BFEFA-7AF5-42A7-8E65-553656B2D2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1399</TotalTime>
  <Pages>56</Pages>
  <Words>9086</Words>
  <Characters>51795</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UAH Fit Vault Software Design Specification</vt:lpstr>
    </vt:vector>
  </TitlesOfParts>
  <Company>COLSA Corporation</Company>
  <LinksUpToDate>false</LinksUpToDate>
  <CharactersWithSpaces>60760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UAH Fit Vault Software Design Specification</dc:title>
  <dc:subject>CPE 656/658 Software Studio</dc:subject>
  <dc:creator>Jimmy Duggan</dc:creator>
  <cp:lastModifiedBy>rewjs</cp:lastModifiedBy>
  <cp:revision>59</cp:revision>
  <dcterms:created xsi:type="dcterms:W3CDTF">2015-10-11T22:13:00Z</dcterms:created>
  <dcterms:modified xsi:type="dcterms:W3CDTF">2015-11-30T17:48:00Z</dcterms:modified>
</cp:coreProperties>
</file>