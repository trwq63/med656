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tc>
              <w:tcPr>
                <w:tcW w:w="10296" w:type="dxa"/>
              </w:tcPr>
              <w:p w:rsidR="00515BB6" w:rsidRDefault="006A38E7"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C80C83">
                      <w:rPr>
                        <w:sz w:val="96"/>
                        <w:szCs w:val="96"/>
                      </w:rPr>
                      <w:t>UAH F</w:t>
                    </w:r>
                    <w:r w:rsidR="00515BB6" w:rsidRPr="00EA2092">
                      <w:rPr>
                        <w:sz w:val="96"/>
                        <w:szCs w:val="96"/>
                      </w:rPr>
                      <w:t>it Vault Software Design Specification</w:t>
                    </w:r>
                  </w:sdtContent>
                </w:sdt>
              </w:p>
            </w:tc>
          </w:tr>
          <w:tr w:rsidR="00515BB6">
            <w:tc>
              <w:tcPr>
                <w:tcW w:w="0" w:type="auto"/>
                <w:vAlign w:val="bottom"/>
              </w:tcPr>
              <w:p w:rsidR="00515BB6" w:rsidRDefault="006A38E7"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A383F">
                      <w:t>CPE 656/658 Software Studio</w:t>
                    </w:r>
                  </w:sdtContent>
                </w:sdt>
              </w:p>
            </w:tc>
          </w:tr>
          <w:tr w:rsidR="00515BB6">
            <w:trPr>
              <w:trHeight w:val="1152"/>
            </w:trPr>
            <w:tc>
              <w:tcPr>
                <w:tcW w:w="0" w:type="auto"/>
                <w:vAlign w:val="bottom"/>
              </w:tcPr>
              <w:p w:rsidR="00515BB6" w:rsidRPr="00515BB6" w:rsidRDefault="00515BB6" w:rsidP="0017110C">
                <w:r w:rsidRPr="00515BB6">
                  <w:t xml:space="preserve">Timothy R. Wilkins </w:t>
                </w:r>
              </w:p>
              <w:p w:rsidR="00515BB6" w:rsidRPr="00515BB6" w:rsidRDefault="00515BB6" w:rsidP="0017110C">
                <w:r w:rsidRPr="00515BB6">
                  <w:t>Whit J. Sisulak</w:t>
                </w:r>
              </w:p>
              <w:p w:rsidR="00515BB6" w:rsidRPr="00515BB6" w:rsidRDefault="00515BB6" w:rsidP="0017110C">
                <w:r w:rsidRPr="00515BB6">
                  <w:t>Glen L. Riden</w:t>
                </w:r>
              </w:p>
              <w:p w:rsidR="00515BB6" w:rsidRDefault="00515BB6" w:rsidP="0017110C">
                <w:r w:rsidRPr="00515BB6">
                  <w:t>James J. Duggan IV</w:t>
                </w:r>
              </w:p>
            </w:tc>
          </w:tr>
        </w:tbl>
        <w:p w:rsidR="00515BB6" w:rsidRDefault="006A38E7" w:rsidP="0017110C">
          <w:r>
            <w:rPr>
              <w:noProof/>
            </w:rPr>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0-25T00:00:00Z">
                          <w:dateFormat w:val="M/d/yyyy"/>
                          <w:lid w:val="en-US"/>
                          <w:storeMappedDataAs w:val="dateTime"/>
                          <w:calendar w:val="gregorian"/>
                        </w:date>
                      </w:sdtPr>
                      <w:sdtEndPr/>
                      <w:sdtContent>
                        <w:p w:rsidR="00515BB6" w:rsidRDefault="00C80C83" w:rsidP="0017110C">
                          <w:pPr>
                            <w:pStyle w:val="Subtitle"/>
                          </w:pPr>
                          <w:r>
                            <w:t>10/25/2015</w:t>
                          </w:r>
                        </w:p>
                      </w:sdtContent>
                    </w:sdt>
                  </w:txbxContent>
                </v:textbox>
                <w10:wrap anchorx="margin" anchory="margin"/>
              </v:shape>
            </w:pict>
          </w:r>
          <w:r>
            <w:rPr>
              <w:noProof/>
            </w:rPr>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rsidR="00515BB6" w:rsidRPr="00515BB6" w:rsidRDefault="00515BB6" w:rsidP="00EA2092">
      <w:pPr>
        <w:pStyle w:val="Heading1"/>
        <w:numPr>
          <w:ilvl w:val="0"/>
          <w:numId w:val="0"/>
        </w:numPr>
        <w:ind w:left="432" w:hanging="432"/>
      </w:pPr>
      <w:bookmarkStart w:id="0" w:name="_Toc431750915"/>
      <w:bookmarkStart w:id="1" w:name="_Toc431762509"/>
      <w:bookmarkStart w:id="2" w:name="_Toc432431166"/>
      <w:r w:rsidRPr="00515BB6">
        <w:lastRenderedPageBreak/>
        <w:t>Revision History</w:t>
      </w:r>
      <w:bookmarkEnd w:id="0"/>
      <w:bookmarkEnd w:id="1"/>
      <w:bookmarkEnd w:id="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Author</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r>
              <w:t>J. Duggan</w:t>
            </w:r>
          </w:p>
          <w:p w:rsidR="002E78FD" w:rsidRDefault="002E78FD"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rsidR="00515BB6" w:rsidRDefault="00C80C83" w:rsidP="0017110C">
            <w:pPr>
              <w:pStyle w:val="BodyText1"/>
            </w:pPr>
            <w:r>
              <w:t>J. Duggan</w:t>
            </w:r>
          </w:p>
          <w:p w:rsidR="00C80C83" w:rsidRDefault="00C80C83" w:rsidP="0017110C">
            <w:pPr>
              <w:pStyle w:val="BodyText1"/>
            </w:pPr>
            <w:r>
              <w:t>W. Sisulak</w:t>
            </w:r>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6770AF" w:rsidP="0017110C">
            <w:pPr>
              <w:pStyle w:val="BodyText1"/>
            </w:pPr>
            <w:ins w:id="3" w:author="Jimmy Duggan" w:date="2016-04-26T23:22:00Z">
              <w:r>
                <w:t>1.0</w:t>
              </w:r>
            </w:ins>
          </w:p>
        </w:tc>
        <w:tc>
          <w:tcPr>
            <w:tcW w:w="1620" w:type="dxa"/>
            <w:tcBorders>
              <w:top w:val="single" w:sz="4" w:space="0" w:color="auto"/>
              <w:left w:val="single" w:sz="4" w:space="0" w:color="auto"/>
              <w:bottom w:val="single" w:sz="4" w:space="0" w:color="auto"/>
              <w:right w:val="single" w:sz="4" w:space="0" w:color="auto"/>
            </w:tcBorders>
          </w:tcPr>
          <w:p w:rsidR="00515BB6" w:rsidRDefault="006770AF" w:rsidP="0017110C">
            <w:pPr>
              <w:pStyle w:val="BodyText1"/>
            </w:pPr>
            <w:ins w:id="4" w:author="Jimmy Duggan" w:date="2016-04-26T23:22:00Z">
              <w:r>
                <w:t>4/26/16</w:t>
              </w:r>
            </w:ins>
          </w:p>
        </w:tc>
        <w:tc>
          <w:tcPr>
            <w:tcW w:w="3790" w:type="dxa"/>
            <w:tcBorders>
              <w:top w:val="single" w:sz="4" w:space="0" w:color="auto"/>
              <w:left w:val="single" w:sz="4" w:space="0" w:color="auto"/>
              <w:bottom w:val="single" w:sz="4" w:space="0" w:color="auto"/>
              <w:right w:val="single" w:sz="4" w:space="0" w:color="auto"/>
            </w:tcBorders>
          </w:tcPr>
          <w:p w:rsidR="00515BB6" w:rsidRDefault="006770AF" w:rsidP="0017110C">
            <w:pPr>
              <w:pStyle w:val="BodyText1"/>
            </w:pPr>
            <w:ins w:id="5" w:author="Jimmy Duggan" w:date="2016-04-26T23:22:00Z">
              <w:r>
                <w:t xml:space="preserve">Updated detailed design </w:t>
              </w:r>
            </w:ins>
          </w:p>
        </w:tc>
        <w:tc>
          <w:tcPr>
            <w:tcW w:w="1790" w:type="dxa"/>
            <w:tcBorders>
              <w:top w:val="single" w:sz="4" w:space="0" w:color="auto"/>
              <w:left w:val="single" w:sz="4" w:space="0" w:color="auto"/>
              <w:bottom w:val="single" w:sz="4" w:space="0" w:color="auto"/>
              <w:right w:val="single" w:sz="4" w:space="0" w:color="auto"/>
            </w:tcBorders>
          </w:tcPr>
          <w:p w:rsidR="00515BB6" w:rsidRDefault="006770AF" w:rsidP="0017110C">
            <w:pPr>
              <w:pStyle w:val="BodyText1"/>
            </w:pPr>
            <w:ins w:id="6" w:author="Jimmy Duggan" w:date="2016-04-26T23:23:00Z">
              <w:r>
                <w:t>J. Duggan</w:t>
              </w:r>
            </w:ins>
          </w:p>
        </w:tc>
      </w:tr>
      <w:tr w:rsidR="00515BB6" w:rsidTr="00515BB6">
        <w:tc>
          <w:tcPr>
            <w:tcW w:w="144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62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3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c>
          <w:tcPr>
            <w:tcW w:w="1790" w:type="dxa"/>
            <w:tcBorders>
              <w:top w:val="single" w:sz="4" w:space="0" w:color="auto"/>
              <w:left w:val="single" w:sz="4" w:space="0" w:color="auto"/>
              <w:bottom w:val="single" w:sz="4" w:space="0" w:color="auto"/>
              <w:right w:val="single" w:sz="4" w:space="0" w:color="auto"/>
            </w:tcBorders>
          </w:tcPr>
          <w:p w:rsidR="00515BB6" w:rsidRDefault="00515BB6" w:rsidP="0017110C">
            <w:pPr>
              <w:pStyle w:val="BodyText1"/>
            </w:pPr>
          </w:p>
        </w:tc>
      </w:tr>
    </w:tbl>
    <w:p w:rsidR="00515BB6" w:rsidRDefault="00515BB6" w:rsidP="00EA2092">
      <w:pPr>
        <w:pStyle w:val="Heading1"/>
        <w:numPr>
          <w:ilvl w:val="0"/>
          <w:numId w:val="0"/>
        </w:numPr>
        <w:ind w:left="432"/>
      </w:pPr>
    </w:p>
    <w:p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7" w:name="_Toc432431167"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7"/>
        </w:p>
        <w:p w:rsidR="00EA2092" w:rsidRDefault="009721F8">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"1-2</w:instrText>
          </w:r>
          <w:r w:rsidR="00515BB6">
            <w:instrText xml:space="preserve">" \h \z \u </w:instrText>
          </w:r>
          <w:r>
            <w:fldChar w:fldCharType="separate"/>
          </w:r>
          <w:hyperlink w:anchor="_Toc432431166" w:history="1">
            <w:r w:rsidR="00EA2092" w:rsidRPr="006970DC">
              <w:rPr>
                <w:rStyle w:val="Hyperlink"/>
                <w:noProof/>
              </w:rPr>
              <w:t>Revision History</w:t>
            </w:r>
            <w:r w:rsidR="00EA2092">
              <w:rPr>
                <w:noProof/>
                <w:webHidden/>
              </w:rPr>
              <w:tab/>
            </w:r>
            <w:r>
              <w:rPr>
                <w:noProof/>
                <w:webHidden/>
              </w:rPr>
              <w:fldChar w:fldCharType="begin"/>
            </w:r>
            <w:r w:rsidR="00EA2092">
              <w:rPr>
                <w:noProof/>
                <w:webHidden/>
              </w:rPr>
              <w:instrText xml:space="preserve"> PAGEREF _Toc432431166 \h </w:instrText>
            </w:r>
            <w:r>
              <w:rPr>
                <w:noProof/>
                <w:webHidden/>
              </w:rPr>
            </w:r>
            <w:r>
              <w:rPr>
                <w:noProof/>
                <w:webHidden/>
              </w:rPr>
              <w:fldChar w:fldCharType="separate"/>
            </w:r>
            <w:r w:rsidR="00EA2092">
              <w:rPr>
                <w:noProof/>
                <w:webHidden/>
              </w:rPr>
              <w:t>i</w:t>
            </w:r>
            <w:r>
              <w:rPr>
                <w:noProof/>
                <w:webHidden/>
              </w:rPr>
              <w:fldChar w:fldCharType="end"/>
            </w:r>
          </w:hyperlink>
        </w:p>
        <w:p w:rsidR="00EA2092" w:rsidRDefault="006A38E7">
          <w:pPr>
            <w:pStyle w:val="TOC1"/>
            <w:tabs>
              <w:tab w:val="right" w:leader="dot" w:pos="9350"/>
            </w:tabs>
            <w:rPr>
              <w:rFonts w:asciiTheme="minorHAnsi" w:eastAsiaTheme="minorEastAsia" w:hAnsiTheme="minorHAnsi" w:cstheme="minorBidi"/>
              <w:noProof/>
              <w:sz w:val="22"/>
              <w:szCs w:val="22"/>
            </w:rPr>
          </w:pPr>
          <w:hyperlink w:anchor="_Toc432431167" w:history="1">
            <w:r w:rsidR="00EA2092" w:rsidRPr="006970DC">
              <w:rPr>
                <w:rStyle w:val="Hyperlink"/>
                <w:noProof/>
              </w:rPr>
              <w:t>Table of Contents</w:t>
            </w:r>
            <w:r w:rsidR="00EA2092">
              <w:rPr>
                <w:noProof/>
                <w:webHidden/>
              </w:rPr>
              <w:tab/>
            </w:r>
            <w:r w:rsidR="009721F8">
              <w:rPr>
                <w:noProof/>
                <w:webHidden/>
              </w:rPr>
              <w:fldChar w:fldCharType="begin"/>
            </w:r>
            <w:r w:rsidR="00EA2092">
              <w:rPr>
                <w:noProof/>
                <w:webHidden/>
              </w:rPr>
              <w:instrText xml:space="preserve"> PAGEREF _Toc432431167 \h </w:instrText>
            </w:r>
            <w:r w:rsidR="009721F8">
              <w:rPr>
                <w:noProof/>
                <w:webHidden/>
              </w:rPr>
            </w:r>
            <w:r w:rsidR="009721F8">
              <w:rPr>
                <w:noProof/>
                <w:webHidden/>
              </w:rPr>
              <w:fldChar w:fldCharType="separate"/>
            </w:r>
            <w:r w:rsidR="00EA2092">
              <w:rPr>
                <w:noProof/>
                <w:webHidden/>
              </w:rPr>
              <w:t>ii</w:t>
            </w:r>
            <w:r w:rsidR="009721F8">
              <w:rPr>
                <w:noProof/>
                <w:webHidden/>
              </w:rPr>
              <w:fldChar w:fldCharType="end"/>
            </w:r>
          </w:hyperlink>
        </w:p>
        <w:p w:rsidR="00EA2092" w:rsidRDefault="006A38E7">
          <w:pPr>
            <w:pStyle w:val="TOC1"/>
            <w:tabs>
              <w:tab w:val="left" w:pos="480"/>
              <w:tab w:val="right" w:leader="dot" w:pos="9350"/>
            </w:tabs>
            <w:rPr>
              <w:rFonts w:asciiTheme="minorHAnsi" w:eastAsiaTheme="minorEastAsia" w:hAnsiTheme="minorHAnsi" w:cstheme="minorBidi"/>
              <w:noProof/>
              <w:sz w:val="22"/>
              <w:szCs w:val="22"/>
            </w:rPr>
          </w:pPr>
          <w:hyperlink w:anchor="_Toc432431168" w:history="1">
            <w:r w:rsidR="00EA2092" w:rsidRPr="006970DC">
              <w:rPr>
                <w:rStyle w:val="Hyperlink"/>
                <w:noProof/>
              </w:rPr>
              <w:t>1</w:t>
            </w:r>
            <w:r w:rsidR="00EA2092">
              <w:rPr>
                <w:rFonts w:asciiTheme="minorHAnsi" w:eastAsiaTheme="minorEastAsia" w:hAnsiTheme="minorHAnsi" w:cstheme="minorBidi"/>
                <w:noProof/>
                <w:sz w:val="22"/>
                <w:szCs w:val="22"/>
              </w:rPr>
              <w:tab/>
            </w:r>
            <w:r w:rsidR="00EA2092" w:rsidRPr="006970DC">
              <w:rPr>
                <w:rStyle w:val="Hyperlink"/>
                <w:noProof/>
              </w:rPr>
              <w:t>Introduction</w:t>
            </w:r>
            <w:r w:rsidR="00EA2092">
              <w:rPr>
                <w:noProof/>
                <w:webHidden/>
              </w:rPr>
              <w:tab/>
            </w:r>
            <w:r w:rsidR="009721F8">
              <w:rPr>
                <w:noProof/>
                <w:webHidden/>
              </w:rPr>
              <w:fldChar w:fldCharType="begin"/>
            </w:r>
            <w:r w:rsidR="00EA2092">
              <w:rPr>
                <w:noProof/>
                <w:webHidden/>
              </w:rPr>
              <w:instrText xml:space="preserve"> PAGEREF _Toc432431168 \h </w:instrText>
            </w:r>
            <w:r w:rsidR="009721F8">
              <w:rPr>
                <w:noProof/>
                <w:webHidden/>
              </w:rPr>
            </w:r>
            <w:r w:rsidR="009721F8">
              <w:rPr>
                <w:noProof/>
                <w:webHidden/>
              </w:rPr>
              <w:fldChar w:fldCharType="separate"/>
            </w:r>
            <w:r w:rsidR="00EA2092">
              <w:rPr>
                <w:noProof/>
                <w:webHidden/>
              </w:rPr>
              <w:t>1</w:t>
            </w:r>
            <w:r w:rsidR="009721F8">
              <w:rPr>
                <w:noProof/>
                <w:webHidden/>
              </w:rPr>
              <w:fldChar w:fldCharType="end"/>
            </w:r>
          </w:hyperlink>
        </w:p>
        <w:p w:rsidR="00EA2092" w:rsidRDefault="006A38E7">
          <w:pPr>
            <w:pStyle w:val="TOC2"/>
            <w:tabs>
              <w:tab w:val="left" w:pos="880"/>
              <w:tab w:val="right" w:leader="dot" w:pos="9350"/>
            </w:tabs>
            <w:rPr>
              <w:rFonts w:asciiTheme="minorHAnsi" w:eastAsiaTheme="minorEastAsia" w:hAnsiTheme="minorHAnsi" w:cstheme="minorBidi"/>
              <w:noProof/>
              <w:sz w:val="22"/>
              <w:szCs w:val="22"/>
            </w:rPr>
          </w:pPr>
          <w:hyperlink w:anchor="_Toc432431169" w:history="1">
            <w:r w:rsidR="00EA2092" w:rsidRPr="006970DC">
              <w:rPr>
                <w:rStyle w:val="Hyperlink"/>
                <w:noProof/>
              </w:rPr>
              <w:t>1.1</w:t>
            </w:r>
            <w:r w:rsidR="00EA2092">
              <w:rPr>
                <w:rFonts w:asciiTheme="minorHAnsi" w:eastAsiaTheme="minorEastAsia" w:hAnsiTheme="minorHAnsi" w:cstheme="minorBidi"/>
                <w:noProof/>
                <w:sz w:val="22"/>
                <w:szCs w:val="22"/>
              </w:rPr>
              <w:tab/>
            </w:r>
            <w:r w:rsidR="00EA2092" w:rsidRPr="006970DC">
              <w:rPr>
                <w:rStyle w:val="Hyperlink"/>
                <w:noProof/>
              </w:rPr>
              <w:t>Purpose</w:t>
            </w:r>
            <w:r w:rsidR="00EA2092">
              <w:rPr>
                <w:noProof/>
                <w:webHidden/>
              </w:rPr>
              <w:tab/>
            </w:r>
            <w:r w:rsidR="009721F8">
              <w:rPr>
                <w:noProof/>
                <w:webHidden/>
              </w:rPr>
              <w:fldChar w:fldCharType="begin"/>
            </w:r>
            <w:r w:rsidR="00EA2092">
              <w:rPr>
                <w:noProof/>
                <w:webHidden/>
              </w:rPr>
              <w:instrText xml:space="preserve"> PAGEREF _Toc432431169 \h </w:instrText>
            </w:r>
            <w:r w:rsidR="009721F8">
              <w:rPr>
                <w:noProof/>
                <w:webHidden/>
              </w:rPr>
            </w:r>
            <w:r w:rsidR="009721F8">
              <w:rPr>
                <w:noProof/>
                <w:webHidden/>
              </w:rPr>
              <w:fldChar w:fldCharType="separate"/>
            </w:r>
            <w:r w:rsidR="00EA2092">
              <w:rPr>
                <w:noProof/>
                <w:webHidden/>
              </w:rPr>
              <w:t>1</w:t>
            </w:r>
            <w:r w:rsidR="009721F8">
              <w:rPr>
                <w:noProof/>
                <w:webHidden/>
              </w:rPr>
              <w:fldChar w:fldCharType="end"/>
            </w:r>
          </w:hyperlink>
        </w:p>
        <w:p w:rsidR="00EA2092" w:rsidRDefault="006A38E7">
          <w:pPr>
            <w:pStyle w:val="TOC2"/>
            <w:tabs>
              <w:tab w:val="left" w:pos="880"/>
              <w:tab w:val="right" w:leader="dot" w:pos="9350"/>
            </w:tabs>
            <w:rPr>
              <w:rFonts w:asciiTheme="minorHAnsi" w:eastAsiaTheme="minorEastAsia" w:hAnsiTheme="minorHAnsi" w:cstheme="minorBidi"/>
              <w:noProof/>
              <w:sz w:val="22"/>
              <w:szCs w:val="22"/>
            </w:rPr>
          </w:pPr>
          <w:hyperlink w:anchor="_Toc432431170" w:history="1">
            <w:r w:rsidR="00EA2092" w:rsidRPr="006970DC">
              <w:rPr>
                <w:rStyle w:val="Hyperlink"/>
                <w:noProof/>
              </w:rPr>
              <w:t>1.2</w:t>
            </w:r>
            <w:r w:rsidR="00EA2092">
              <w:rPr>
                <w:rFonts w:asciiTheme="minorHAnsi" w:eastAsiaTheme="minorEastAsia" w:hAnsiTheme="minorHAnsi" w:cstheme="minorBidi"/>
                <w:noProof/>
                <w:sz w:val="22"/>
                <w:szCs w:val="22"/>
              </w:rPr>
              <w:tab/>
            </w:r>
            <w:r w:rsidR="00EA2092" w:rsidRPr="006970DC">
              <w:rPr>
                <w:rStyle w:val="Hyperlink"/>
                <w:noProof/>
              </w:rPr>
              <w:t>Scope</w:t>
            </w:r>
            <w:r w:rsidR="00EA2092">
              <w:rPr>
                <w:noProof/>
                <w:webHidden/>
              </w:rPr>
              <w:tab/>
            </w:r>
            <w:r w:rsidR="009721F8">
              <w:rPr>
                <w:noProof/>
                <w:webHidden/>
              </w:rPr>
              <w:fldChar w:fldCharType="begin"/>
            </w:r>
            <w:r w:rsidR="00EA2092">
              <w:rPr>
                <w:noProof/>
                <w:webHidden/>
              </w:rPr>
              <w:instrText xml:space="preserve"> PAGEREF _Toc432431170 \h </w:instrText>
            </w:r>
            <w:r w:rsidR="009721F8">
              <w:rPr>
                <w:noProof/>
                <w:webHidden/>
              </w:rPr>
            </w:r>
            <w:r w:rsidR="009721F8">
              <w:rPr>
                <w:noProof/>
                <w:webHidden/>
              </w:rPr>
              <w:fldChar w:fldCharType="separate"/>
            </w:r>
            <w:r w:rsidR="00EA2092">
              <w:rPr>
                <w:noProof/>
                <w:webHidden/>
              </w:rPr>
              <w:t>1</w:t>
            </w:r>
            <w:r w:rsidR="009721F8">
              <w:rPr>
                <w:noProof/>
                <w:webHidden/>
              </w:rPr>
              <w:fldChar w:fldCharType="end"/>
            </w:r>
          </w:hyperlink>
        </w:p>
        <w:p w:rsidR="00EA2092" w:rsidRDefault="006A38E7">
          <w:pPr>
            <w:pStyle w:val="TOC2"/>
            <w:tabs>
              <w:tab w:val="left" w:pos="880"/>
              <w:tab w:val="right" w:leader="dot" w:pos="9350"/>
            </w:tabs>
            <w:rPr>
              <w:rFonts w:asciiTheme="minorHAnsi" w:eastAsiaTheme="minorEastAsia" w:hAnsiTheme="minorHAnsi" w:cstheme="minorBidi"/>
              <w:noProof/>
              <w:sz w:val="22"/>
              <w:szCs w:val="22"/>
            </w:rPr>
          </w:pPr>
          <w:hyperlink w:anchor="_Toc432431171" w:history="1">
            <w:r w:rsidR="00EA2092" w:rsidRPr="006970DC">
              <w:rPr>
                <w:rStyle w:val="Hyperlink"/>
                <w:noProof/>
              </w:rPr>
              <w:t>1.3</w:t>
            </w:r>
            <w:r w:rsidR="00EA2092">
              <w:rPr>
                <w:rFonts w:asciiTheme="minorHAnsi" w:eastAsiaTheme="minorEastAsia" w:hAnsiTheme="minorHAnsi" w:cstheme="minorBidi"/>
                <w:noProof/>
                <w:sz w:val="22"/>
                <w:szCs w:val="22"/>
              </w:rPr>
              <w:tab/>
            </w:r>
            <w:r w:rsidR="00EA2092" w:rsidRPr="006970DC">
              <w:rPr>
                <w:rStyle w:val="Hyperlink"/>
                <w:noProof/>
              </w:rPr>
              <w:t>Definitions, Acronyms, and Abbreviations</w:t>
            </w:r>
            <w:r w:rsidR="00EA2092">
              <w:rPr>
                <w:noProof/>
                <w:webHidden/>
              </w:rPr>
              <w:tab/>
            </w:r>
            <w:r w:rsidR="009721F8">
              <w:rPr>
                <w:noProof/>
                <w:webHidden/>
              </w:rPr>
              <w:fldChar w:fldCharType="begin"/>
            </w:r>
            <w:r w:rsidR="00EA2092">
              <w:rPr>
                <w:noProof/>
                <w:webHidden/>
              </w:rPr>
              <w:instrText xml:space="preserve"> PAGEREF _Toc432431171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6A38E7">
          <w:pPr>
            <w:pStyle w:val="TOC2"/>
            <w:tabs>
              <w:tab w:val="left" w:pos="880"/>
              <w:tab w:val="right" w:leader="dot" w:pos="9350"/>
            </w:tabs>
            <w:rPr>
              <w:rFonts w:asciiTheme="minorHAnsi" w:eastAsiaTheme="minorEastAsia" w:hAnsiTheme="minorHAnsi" w:cstheme="minorBidi"/>
              <w:noProof/>
              <w:sz w:val="22"/>
              <w:szCs w:val="22"/>
            </w:rPr>
          </w:pPr>
          <w:hyperlink w:anchor="_Toc432431172" w:history="1">
            <w:r w:rsidR="00EA2092" w:rsidRPr="006970DC">
              <w:rPr>
                <w:rStyle w:val="Hyperlink"/>
                <w:noProof/>
              </w:rPr>
              <w:t>1.4</w:t>
            </w:r>
            <w:r w:rsidR="00EA2092">
              <w:rPr>
                <w:rFonts w:asciiTheme="minorHAnsi" w:eastAsiaTheme="minorEastAsia" w:hAnsiTheme="minorHAnsi" w:cstheme="minorBidi"/>
                <w:noProof/>
                <w:sz w:val="22"/>
                <w:szCs w:val="22"/>
              </w:rPr>
              <w:tab/>
            </w:r>
            <w:r w:rsidR="00EA2092" w:rsidRPr="006970DC">
              <w:rPr>
                <w:rStyle w:val="Hyperlink"/>
                <w:noProof/>
              </w:rPr>
              <w:t>References</w:t>
            </w:r>
            <w:r w:rsidR="00EA2092">
              <w:rPr>
                <w:noProof/>
                <w:webHidden/>
              </w:rPr>
              <w:tab/>
            </w:r>
            <w:r w:rsidR="009721F8">
              <w:rPr>
                <w:noProof/>
                <w:webHidden/>
              </w:rPr>
              <w:fldChar w:fldCharType="begin"/>
            </w:r>
            <w:r w:rsidR="00EA2092">
              <w:rPr>
                <w:noProof/>
                <w:webHidden/>
              </w:rPr>
              <w:instrText xml:space="preserve"> PAGEREF _Toc432431172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6A38E7">
          <w:pPr>
            <w:pStyle w:val="TOC2"/>
            <w:tabs>
              <w:tab w:val="left" w:pos="880"/>
              <w:tab w:val="right" w:leader="dot" w:pos="9350"/>
            </w:tabs>
            <w:rPr>
              <w:rFonts w:asciiTheme="minorHAnsi" w:eastAsiaTheme="minorEastAsia" w:hAnsiTheme="minorHAnsi" w:cstheme="minorBidi"/>
              <w:noProof/>
              <w:sz w:val="22"/>
              <w:szCs w:val="22"/>
            </w:rPr>
          </w:pPr>
          <w:hyperlink w:anchor="_Toc432431173" w:history="1">
            <w:r w:rsidR="00EA2092" w:rsidRPr="006970DC">
              <w:rPr>
                <w:rStyle w:val="Hyperlink"/>
                <w:noProof/>
              </w:rPr>
              <w:t>1.5</w:t>
            </w:r>
            <w:r w:rsidR="00EA2092">
              <w:rPr>
                <w:rFonts w:asciiTheme="minorHAnsi" w:eastAsiaTheme="minorEastAsia" w:hAnsiTheme="minorHAnsi" w:cstheme="minorBidi"/>
                <w:noProof/>
                <w:sz w:val="22"/>
                <w:szCs w:val="22"/>
              </w:rPr>
              <w:tab/>
            </w:r>
            <w:r w:rsidR="00EA2092" w:rsidRPr="006970DC">
              <w:rPr>
                <w:rStyle w:val="Hyperlink"/>
                <w:noProof/>
              </w:rPr>
              <w:t>Overview</w:t>
            </w:r>
            <w:r w:rsidR="00EA2092">
              <w:rPr>
                <w:noProof/>
                <w:webHidden/>
              </w:rPr>
              <w:tab/>
            </w:r>
            <w:r w:rsidR="009721F8">
              <w:rPr>
                <w:noProof/>
                <w:webHidden/>
              </w:rPr>
              <w:fldChar w:fldCharType="begin"/>
            </w:r>
            <w:r w:rsidR="00EA2092">
              <w:rPr>
                <w:noProof/>
                <w:webHidden/>
              </w:rPr>
              <w:instrText xml:space="preserve"> PAGEREF _Toc432431173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6A38E7">
          <w:pPr>
            <w:pStyle w:val="TOC1"/>
            <w:tabs>
              <w:tab w:val="left" w:pos="480"/>
              <w:tab w:val="right" w:leader="dot" w:pos="9350"/>
            </w:tabs>
            <w:rPr>
              <w:rFonts w:asciiTheme="minorHAnsi" w:eastAsiaTheme="minorEastAsia" w:hAnsiTheme="minorHAnsi" w:cstheme="minorBidi"/>
              <w:noProof/>
              <w:sz w:val="22"/>
              <w:szCs w:val="22"/>
            </w:rPr>
          </w:pPr>
          <w:hyperlink w:anchor="_Toc432431174" w:history="1">
            <w:r w:rsidR="00EA2092" w:rsidRPr="006970DC">
              <w:rPr>
                <w:rStyle w:val="Hyperlink"/>
                <w:noProof/>
              </w:rPr>
              <w:t>2</w:t>
            </w:r>
            <w:r w:rsidR="00EA2092">
              <w:rPr>
                <w:rFonts w:asciiTheme="minorHAnsi" w:eastAsiaTheme="minorEastAsia" w:hAnsiTheme="minorHAnsi" w:cstheme="minorBidi"/>
                <w:noProof/>
                <w:sz w:val="22"/>
                <w:szCs w:val="22"/>
              </w:rPr>
              <w:tab/>
            </w:r>
            <w:r w:rsidR="00EA2092" w:rsidRPr="006970DC">
              <w:rPr>
                <w:rStyle w:val="Hyperlink"/>
                <w:noProof/>
              </w:rPr>
              <w:t>System Architecture Description</w:t>
            </w:r>
            <w:r w:rsidR="00EA2092">
              <w:rPr>
                <w:noProof/>
                <w:webHidden/>
              </w:rPr>
              <w:tab/>
            </w:r>
            <w:r w:rsidR="009721F8">
              <w:rPr>
                <w:noProof/>
                <w:webHidden/>
              </w:rPr>
              <w:fldChar w:fldCharType="begin"/>
            </w:r>
            <w:r w:rsidR="00EA2092">
              <w:rPr>
                <w:noProof/>
                <w:webHidden/>
              </w:rPr>
              <w:instrText xml:space="preserve"> PAGEREF _Toc432431174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EA2092" w:rsidRDefault="006A38E7">
          <w:pPr>
            <w:pStyle w:val="TOC1"/>
            <w:tabs>
              <w:tab w:val="left" w:pos="480"/>
              <w:tab w:val="right" w:leader="dot" w:pos="9350"/>
            </w:tabs>
            <w:rPr>
              <w:rFonts w:asciiTheme="minorHAnsi" w:eastAsiaTheme="minorEastAsia" w:hAnsiTheme="minorHAnsi" w:cstheme="minorBidi"/>
              <w:noProof/>
              <w:sz w:val="22"/>
              <w:szCs w:val="22"/>
            </w:rPr>
          </w:pPr>
          <w:hyperlink w:anchor="_Toc432431175" w:history="1">
            <w:r w:rsidR="00EA2092" w:rsidRPr="006970DC">
              <w:rPr>
                <w:rStyle w:val="Hyperlink"/>
                <w:noProof/>
              </w:rPr>
              <w:t>3</w:t>
            </w:r>
            <w:r w:rsidR="00EA2092">
              <w:rPr>
                <w:rFonts w:asciiTheme="minorHAnsi" w:eastAsiaTheme="minorEastAsia" w:hAnsiTheme="minorHAnsi" w:cstheme="minorBidi"/>
                <w:noProof/>
                <w:sz w:val="22"/>
                <w:szCs w:val="22"/>
              </w:rPr>
              <w:tab/>
            </w:r>
            <w:r w:rsidR="00EA2092" w:rsidRPr="006970DC">
              <w:rPr>
                <w:rStyle w:val="Hyperlink"/>
                <w:noProof/>
              </w:rPr>
              <w:t>Detailed Description of Components</w:t>
            </w:r>
            <w:r w:rsidR="00EA2092">
              <w:rPr>
                <w:noProof/>
                <w:webHidden/>
              </w:rPr>
              <w:tab/>
            </w:r>
            <w:r w:rsidR="009721F8">
              <w:rPr>
                <w:noProof/>
                <w:webHidden/>
              </w:rPr>
              <w:fldChar w:fldCharType="begin"/>
            </w:r>
            <w:r w:rsidR="00EA2092">
              <w:rPr>
                <w:noProof/>
                <w:webHidden/>
              </w:rPr>
              <w:instrText xml:space="preserve"> PAGEREF _Toc432431175 \h </w:instrText>
            </w:r>
            <w:r w:rsidR="009721F8">
              <w:rPr>
                <w:noProof/>
                <w:webHidden/>
              </w:rPr>
            </w:r>
            <w:r w:rsidR="009721F8">
              <w:rPr>
                <w:noProof/>
                <w:webHidden/>
              </w:rPr>
              <w:fldChar w:fldCharType="separate"/>
            </w:r>
            <w:r w:rsidR="00EA2092">
              <w:rPr>
                <w:noProof/>
                <w:webHidden/>
              </w:rPr>
              <w:t>2</w:t>
            </w:r>
            <w:r w:rsidR="009721F8">
              <w:rPr>
                <w:noProof/>
                <w:webHidden/>
              </w:rPr>
              <w:fldChar w:fldCharType="end"/>
            </w:r>
          </w:hyperlink>
        </w:p>
        <w:p w:rsidR="00515BB6" w:rsidRDefault="009721F8" w:rsidP="0017110C">
          <w:r>
            <w:rPr>
              <w:noProof/>
            </w:rPr>
            <w:fldChar w:fldCharType="end"/>
          </w:r>
        </w:p>
      </w:sdtContent>
    </w:sdt>
    <w:p w:rsidR="0017110C" w:rsidRDefault="0017110C" w:rsidP="005A781D">
      <w:pPr>
        <w:pStyle w:val="Heading1"/>
        <w:sectPr w:rsidR="0017110C" w:rsidSect="00515BB6">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p>
    <w:p w:rsidR="0017110C" w:rsidRDefault="0017110C" w:rsidP="0017110C">
      <w:pPr>
        <w:pStyle w:val="Title"/>
      </w:pPr>
      <w:r>
        <w:lastRenderedPageBreak/>
        <w:t>Software Configuration Plan</w:t>
      </w:r>
    </w:p>
    <w:p w:rsidR="0017110C" w:rsidRPr="005A781D" w:rsidRDefault="0017110C" w:rsidP="005A781D">
      <w:pPr>
        <w:pStyle w:val="Heading1"/>
        <w:numPr>
          <w:ilvl w:val="0"/>
          <w:numId w:val="2"/>
        </w:numPr>
      </w:pPr>
      <w:bookmarkStart w:id="16" w:name="_Toc431750916"/>
      <w:bookmarkStart w:id="17" w:name="_Toc431762510"/>
      <w:bookmarkStart w:id="18" w:name="_Toc432431168"/>
      <w:r w:rsidRPr="005A781D">
        <w:t>Introduction</w:t>
      </w:r>
      <w:bookmarkEnd w:id="16"/>
      <w:bookmarkEnd w:id="17"/>
      <w:bookmarkEnd w:id="18"/>
    </w:p>
    <w:p w:rsidR="0017110C" w:rsidRPr="0017110C" w:rsidRDefault="0017110C" w:rsidP="0017110C">
      <w:pPr>
        <w:pStyle w:val="Heading2"/>
        <w:numPr>
          <w:ilvl w:val="1"/>
          <w:numId w:val="2"/>
        </w:numPr>
      </w:pPr>
      <w:bookmarkStart w:id="19" w:name="_Toc431750917"/>
      <w:bookmarkStart w:id="20" w:name="_Toc431762511"/>
      <w:bookmarkStart w:id="21" w:name="_Toc432431169"/>
      <w:r w:rsidRPr="0017110C">
        <w:t>Purpose</w:t>
      </w:r>
      <w:bookmarkEnd w:id="19"/>
      <w:bookmarkEnd w:id="20"/>
      <w:bookmarkEnd w:id="21"/>
    </w:p>
    <w:p w:rsidR="0017110C" w:rsidRPr="0017110C" w:rsidRDefault="0017110C" w:rsidP="0017110C">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rsidR="0017110C" w:rsidRDefault="0017110C" w:rsidP="0017110C">
      <w:pPr>
        <w:pStyle w:val="Heading2"/>
      </w:pPr>
      <w:bookmarkStart w:id="22" w:name="_Toc431750918"/>
      <w:bookmarkStart w:id="23" w:name="_Toc431762512"/>
      <w:bookmarkStart w:id="24" w:name="_Toc432431170"/>
      <w:r>
        <w:t>Scope</w:t>
      </w:r>
      <w:bookmarkEnd w:id="22"/>
      <w:bookmarkEnd w:id="23"/>
      <w:bookmarkEnd w:id="24"/>
    </w:p>
    <w:p w:rsidR="00C80C83" w:rsidRDefault="00C80C83" w:rsidP="00C80C83">
      <w:bookmarkStart w:id="25" w:name="_Toc431145049"/>
      <w:bookmarkStart w:id="26" w:name="_Toc431750919"/>
      <w:bookmarkStart w:id="27" w:name="_Toc431762513"/>
      <w:bookmarkStart w:id="28" w:name="_Toc432431171"/>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in the future to convert the data from a binary format to another format in order to speed up the process of getting data off the device.  The software needs to able to take in files provided by the medical devices process the files, and store the data in a database.  The software should have the ability to process multiple files at a time as well as individual files.</w:t>
      </w:r>
    </w:p>
    <w:p w:rsidR="00C80C83" w:rsidRDefault="00C80C83" w:rsidP="00C80C83">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rsidR="00C80C83" w:rsidRDefault="00C80C83" w:rsidP="00C80C83">
      <w:pPr>
        <w:pStyle w:val="ListParagraph"/>
        <w:numPr>
          <w:ilvl w:val="0"/>
          <w:numId w:val="3"/>
        </w:numPr>
      </w:pPr>
      <w:r>
        <w:t>Simple Moving Average</w:t>
      </w:r>
    </w:p>
    <w:p w:rsidR="00C80C83" w:rsidRDefault="00C80C83" w:rsidP="00C80C83">
      <w:pPr>
        <w:pStyle w:val="ListParagraph"/>
        <w:numPr>
          <w:ilvl w:val="0"/>
          <w:numId w:val="3"/>
        </w:numPr>
      </w:pPr>
      <w:r>
        <w:t>Data correlation discovery between the multiple devices.</w:t>
      </w:r>
    </w:p>
    <w:p w:rsidR="00C80C83" w:rsidRDefault="00C80C83" w:rsidP="00C80C83">
      <w:pPr>
        <w:pStyle w:val="ListParagraph"/>
        <w:numPr>
          <w:ilvl w:val="0"/>
          <w:numId w:val="3"/>
        </w:numPr>
      </w:pPr>
      <w:r>
        <w:t xml:space="preserve">Possibly determine when an individual moves from walking to running or simply being able to identify the activities that were being performed while the data was being captured.  </w:t>
      </w:r>
    </w:p>
    <w:p w:rsidR="00C80C83" w:rsidRDefault="00C80C83" w:rsidP="00C80C83">
      <w:r>
        <w:t xml:space="preserve">The data analysis possibilities will likely not fully be realized until the project team understands the different types of data that are available.  Also, there will need to be collaboration with the </w:t>
      </w:r>
      <w:r>
        <w:lastRenderedPageBreak/>
        <w:t>customer for additions or changes to the data measurements provided by this software.  The web application will have to have different levels of user access which will be defined later in this document.</w:t>
      </w:r>
    </w:p>
    <w:p w:rsidR="0017110C" w:rsidRDefault="0017110C" w:rsidP="0017110C">
      <w:pPr>
        <w:pStyle w:val="Heading2"/>
      </w:pPr>
      <w:r>
        <w:t>Definitions, Acronyms, and Abbreviations</w:t>
      </w:r>
      <w:bookmarkEnd w:id="25"/>
      <w:bookmarkEnd w:id="26"/>
      <w:bookmarkEnd w:id="27"/>
      <w:bookmarkEnd w:id="28"/>
    </w:p>
    <w:tbl>
      <w:tblPr>
        <w:tblStyle w:val="LightShading-Accent1"/>
        <w:tblW w:w="10048" w:type="dxa"/>
        <w:tblLook w:val="0480" w:firstRow="0" w:lastRow="0" w:firstColumn="1" w:lastColumn="0" w:noHBand="0" w:noVBand="1"/>
      </w:tblPr>
      <w:tblGrid>
        <w:gridCol w:w="2898"/>
        <w:gridCol w:w="7150"/>
      </w:tblGrid>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r>
              <w:t>SDD</w:t>
            </w:r>
            <w:r w:rsidRPr="002469FB">
              <w:t xml:space="preserve"> </w:t>
            </w:r>
          </w:p>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r>
              <w:t>Software Design Document / Software Design Specification</w:t>
            </w: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000000" w:firstRow="0" w:lastRow="0" w:firstColumn="0" w:lastColumn="0" w:oddVBand="0" w:evenVBand="0" w:oddHBand="0" w:evenHBand="0" w:firstRowFirstColumn="0" w:firstRowLastColumn="0" w:lastRowFirstColumn="0" w:lastRowLastColumn="0"/>
            </w:pPr>
          </w:p>
        </w:tc>
      </w:tr>
      <w:tr w:rsidR="0017110C" w:rsidRPr="002469FB" w:rsidTr="00BE4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17110C" w:rsidRPr="002469FB" w:rsidRDefault="0017110C" w:rsidP="0017110C"/>
        </w:tc>
        <w:tc>
          <w:tcPr>
            <w:tcW w:w="7150" w:type="dxa"/>
          </w:tcPr>
          <w:p w:rsidR="0017110C" w:rsidRPr="002469FB" w:rsidRDefault="0017110C" w:rsidP="0017110C">
            <w:pPr>
              <w:cnfStyle w:val="000000100000" w:firstRow="0" w:lastRow="0" w:firstColumn="0" w:lastColumn="0" w:oddVBand="0" w:evenVBand="0" w:oddHBand="1" w:evenHBand="0" w:firstRowFirstColumn="0" w:firstRowLastColumn="0" w:lastRowFirstColumn="0" w:lastRowLastColumn="0"/>
            </w:pPr>
          </w:p>
        </w:tc>
      </w:tr>
      <w:tr w:rsidR="0017110C" w:rsidRPr="002469FB" w:rsidTr="00BE45FC">
        <w:tc>
          <w:tcPr>
            <w:cnfStyle w:val="001000000000" w:firstRow="0" w:lastRow="0" w:firstColumn="1" w:lastColumn="0" w:oddVBand="0" w:evenVBand="0" w:oddHBand="0" w:evenHBand="0" w:firstRowFirstColumn="0" w:firstRowLastColumn="0" w:lastRowFirstColumn="0" w:lastRowLastColumn="0"/>
            <w:tcW w:w="2898" w:type="dxa"/>
          </w:tcPr>
          <w:p w:rsidR="0017110C" w:rsidRDefault="0017110C" w:rsidP="0017110C"/>
        </w:tc>
        <w:tc>
          <w:tcPr>
            <w:tcW w:w="7150" w:type="dxa"/>
          </w:tcPr>
          <w:p w:rsidR="0017110C" w:rsidRDefault="0017110C" w:rsidP="0017110C">
            <w:pPr>
              <w:cnfStyle w:val="000000000000" w:firstRow="0" w:lastRow="0" w:firstColumn="0" w:lastColumn="0" w:oddVBand="0" w:evenVBand="0" w:oddHBand="0" w:evenHBand="0" w:firstRowFirstColumn="0" w:firstRowLastColumn="0" w:lastRowFirstColumn="0" w:lastRowLastColumn="0"/>
            </w:pPr>
          </w:p>
        </w:tc>
      </w:tr>
    </w:tbl>
    <w:p w:rsidR="0017110C" w:rsidRPr="0039305F" w:rsidRDefault="0017110C" w:rsidP="0017110C"/>
    <w:p w:rsidR="0017110C" w:rsidRDefault="0017110C" w:rsidP="0017110C">
      <w:pPr>
        <w:pStyle w:val="Heading2"/>
      </w:pPr>
      <w:r>
        <w:t xml:space="preserve"> </w:t>
      </w:r>
      <w:bookmarkStart w:id="29" w:name="_Toc431750920"/>
      <w:bookmarkStart w:id="30" w:name="_Toc431762514"/>
      <w:bookmarkStart w:id="31" w:name="_Toc432431172"/>
      <w:r>
        <w:t>References</w:t>
      </w:r>
      <w:bookmarkEnd w:id="29"/>
      <w:bookmarkEnd w:id="30"/>
      <w:bookmarkEnd w:id="31"/>
    </w:p>
    <w:p w:rsidR="0017110C" w:rsidRDefault="0017110C" w:rsidP="0017110C">
      <w:r>
        <w:t>IEEE Std 1016-1998</w:t>
      </w:r>
      <w:r w:rsidRPr="004E6292">
        <w:t xml:space="preserve">, </w:t>
      </w:r>
      <w:r>
        <w:t>IEEE Standard for Software Design Specification</w:t>
      </w:r>
    </w:p>
    <w:p w:rsidR="00283B8A" w:rsidRDefault="00185338" w:rsidP="00185338">
      <w:pPr>
        <w:pStyle w:val="Heading2"/>
      </w:pPr>
      <w:bookmarkStart w:id="32" w:name="_Toc432431173"/>
      <w:r>
        <w:t>Overview</w:t>
      </w:r>
      <w:bookmarkEnd w:id="32"/>
    </w:p>
    <w:p w:rsidR="00185338" w:rsidRDefault="00185338" w:rsidP="00185338">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rsidR="00185338" w:rsidRDefault="005A781D" w:rsidP="005A781D">
      <w:pPr>
        <w:pStyle w:val="Heading1"/>
      </w:pPr>
      <w:bookmarkStart w:id="33" w:name="_Toc432431174"/>
      <w:r>
        <w:t>System Architecture Description</w:t>
      </w:r>
      <w:bookmarkEnd w:id="33"/>
    </w:p>
    <w:p w:rsidR="005A781D" w:rsidRDefault="00EA2092" w:rsidP="00EA2092">
      <w:pPr>
        <w:pStyle w:val="Heading2"/>
      </w:pPr>
      <w:r>
        <w:t>Overview of Components</w:t>
      </w:r>
    </w:p>
    <w:p w:rsidR="00EA2092" w:rsidRDefault="003868C2" w:rsidP="00EA2092">
      <w:pPr>
        <w:spacing w:after="0" w:line="240" w:lineRule="auto"/>
      </w:pPr>
      <w:r>
        <w:rPr>
          <w:noProof/>
        </w:rPr>
        <w:drawing>
          <wp:inline distT="0" distB="0" distL="0" distR="0">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rsidR="00EA2092" w:rsidRDefault="00EA2092" w:rsidP="00EA2092">
      <w:pPr>
        <w:spacing w:after="0" w:line="240" w:lineRule="auto"/>
        <w:jc w:val="center"/>
      </w:pPr>
      <w:r w:rsidRPr="00EA2092">
        <w:rPr>
          <w:b/>
        </w:rPr>
        <w:t>Figure 2.1</w:t>
      </w:r>
      <w:r w:rsidR="00C80C83">
        <w:t xml:space="preserve">: </w:t>
      </w:r>
      <w:r>
        <w:t>Architectural Overview</w:t>
      </w:r>
    </w:p>
    <w:p w:rsidR="00EA2092" w:rsidRDefault="00EA2092" w:rsidP="00EA2092">
      <w:pPr>
        <w:spacing w:after="0" w:line="240" w:lineRule="auto"/>
        <w:jc w:val="center"/>
      </w:pPr>
    </w:p>
    <w:p w:rsidR="00EA2092" w:rsidRDefault="00EA2092" w:rsidP="00EA2092">
      <w:pPr>
        <w:spacing w:after="0" w:line="240" w:lineRule="auto"/>
      </w:pPr>
      <w:r>
        <w:lastRenderedPageBreak/>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F76F5E">
        <w:t>The data processing portion</w:t>
      </w:r>
      <w:r>
        <w:t xml:space="preserve"> will have </w:t>
      </w:r>
      <w:r w:rsidR="00F76F5E">
        <w:t>the ability</w:t>
      </w:r>
      <w:r>
        <w:t xml:space="preserve"> to </w:t>
      </w:r>
      <w:r w:rsidR="00F76F5E">
        <w:t xml:space="preserve">select </w:t>
      </w:r>
      <w:r>
        <w:t>file</w:t>
      </w:r>
      <w:r w:rsidR="00F76F5E">
        <w:t xml:space="preserve">s for processing.  </w:t>
      </w:r>
      <w:r>
        <w:t>It will have a button to initiate the processing of files</w:t>
      </w:r>
      <w:ins w:id="34" w:author="rewjs" w:date="2015-10-28T10:43:00Z">
        <w:r w:rsidR="00541555">
          <w:t xml:space="preserve">.  An addition screen will allow the user to enter and activity to be applied to the data by date/time. </w:t>
        </w:r>
      </w:ins>
      <w:r>
        <w:t xml:space="preserve"> </w:t>
      </w:r>
      <w:del w:id="35" w:author="rewjs" w:date="2015-10-28T10:44:00Z">
        <w:r w:rsidDel="00541555">
          <w:delText>o</w:delText>
        </w:r>
      </w:del>
      <w:ins w:id="36" w:author="rewjs" w:date="2015-10-28T10:44:00Z">
        <w:r w:rsidR="00541555">
          <w:t>O</w:t>
        </w:r>
      </w:ins>
      <w:r>
        <w:t xml:space="preserve">nce they have been </w:t>
      </w:r>
      <w:del w:id="37" w:author="rewjs" w:date="2015-10-28T10:44:00Z">
        <w:r w:rsidDel="00BD3375">
          <w:delText xml:space="preserve">identified </w:delText>
        </w:r>
      </w:del>
      <w:ins w:id="38" w:author="rewjs" w:date="2015-10-28T10:44:00Z">
        <w:r w:rsidR="00BD3375">
          <w:t>processed and uploaded into the database</w:t>
        </w:r>
      </w:ins>
      <w:ins w:id="39" w:author="rewjs" w:date="2015-10-28T10:45:00Z">
        <w:r w:rsidR="00BD3375">
          <w:t xml:space="preserve"> the system</w:t>
        </w:r>
      </w:ins>
      <w:del w:id="40" w:author="rewjs" w:date="2015-10-28T10:45:00Z">
        <w:r w:rsidDel="00BD3375">
          <w:delText>and</w:delText>
        </w:r>
      </w:del>
      <w:r>
        <w:t xml:space="preserve"> will return to the user a display of the results once completed.</w:t>
      </w:r>
      <w:r w:rsidR="00F76F5E">
        <w:t xml:space="preserve">  The data metrics and reporting functionality is another portion to be defined later.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business logic layer will consist of all the back end code comprised of classes to handle the parsing and processing of files</w:t>
      </w:r>
      <w:r w:rsidR="00F76F5E">
        <w:t xml:space="preserve"> as well as provide the logic to render metrics and reports</w:t>
      </w:r>
      <w:r>
        <w:t>.  It will use the DB handler in the data access layer to interact with the database and the front end GUI to receive data from and display results back to the user.</w:t>
      </w:r>
    </w:p>
    <w:p w:rsidR="00EA2092" w:rsidRDefault="00EA2092" w:rsidP="00EA2092">
      <w:pPr>
        <w:spacing w:after="0" w:line="240" w:lineRule="auto"/>
      </w:pPr>
    </w:p>
    <w:p w:rsidR="00EA2092" w:rsidRDefault="00EA2092" w:rsidP="00EA2092">
      <w:pPr>
        <w:pStyle w:val="ListParagraph"/>
        <w:numPr>
          <w:ilvl w:val="0"/>
          <w:numId w:val="5"/>
        </w:numPr>
        <w:spacing w:after="0" w:line="240" w:lineRule="auto"/>
      </w:pPr>
      <w:r>
        <w:t>The data access layer will consist of all the back end code needed to interact with an external SQL database utilizing the data access library of choice.  Examples include ADO.NET (OleDb, ODBC), Entity Framework, or any other chosen data interaction libraries.  A precondition that the host computer is connected to the internet exists.</w:t>
      </w:r>
    </w:p>
    <w:p w:rsidR="00EA2092" w:rsidRDefault="00EA2092" w:rsidP="00EA2092">
      <w:pPr>
        <w:pStyle w:val="ListParagraph"/>
      </w:pPr>
    </w:p>
    <w:p w:rsidR="005A781D" w:rsidRDefault="005A781D" w:rsidP="005A781D">
      <w:pPr>
        <w:pStyle w:val="Heading1"/>
        <w:rPr>
          <w:ins w:id="41" w:author="Jimmy Duggan" w:date="2016-04-26T23:23:00Z"/>
        </w:rPr>
      </w:pPr>
      <w:bookmarkStart w:id="42" w:name="_Toc432431175"/>
      <w:r>
        <w:t>Detailed Description of Components</w:t>
      </w:r>
      <w:bookmarkEnd w:id="42"/>
    </w:p>
    <w:bookmarkStart w:id="43" w:name="_GoBack"/>
    <w:bookmarkEnd w:id="43"/>
    <w:bookmarkStart w:id="44" w:name="_MON_1523218191"/>
    <w:bookmarkEnd w:id="44"/>
    <w:p w:rsidR="006770AF" w:rsidRPr="006770AF" w:rsidRDefault="006770AF" w:rsidP="006770AF">
      <w:pPr>
        <w:rPr>
          <w:rPrChange w:id="45" w:author="Jimmy Duggan" w:date="2016-04-26T23:23:00Z">
            <w:rPr/>
          </w:rPrChange>
        </w:rPr>
        <w:pPrChange w:id="46" w:author="Jimmy Duggan" w:date="2016-04-26T23:23:00Z">
          <w:pPr>
            <w:pStyle w:val="Heading1"/>
          </w:pPr>
        </w:pPrChange>
      </w:pPr>
      <w:ins w:id="47" w:author="Jimmy Duggan" w:date="2016-04-26T23:24:00Z">
        <w:r>
          <w:object w:dxaOrig="1516"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5" o:title=""/>
            </v:shape>
            <o:OLEObject Type="Embed" ProgID="Word.Document.12" ShapeID="_x0000_i1025" DrawAspect="Icon" ObjectID="_1523218209" r:id="rId16">
              <o:FieldCodes>\s</o:FieldCodes>
            </o:OLEObject>
          </w:object>
        </w:r>
      </w:ins>
    </w:p>
    <w:sectPr w:rsidR="006770AF" w:rsidRPr="006770AF"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8E7" w:rsidRDefault="006A38E7" w:rsidP="0017110C">
      <w:r>
        <w:separator/>
      </w:r>
    </w:p>
  </w:endnote>
  <w:endnote w:type="continuationSeparator" w:id="0">
    <w:p w:rsidR="006A38E7" w:rsidRDefault="006A38E7"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BB6" w:rsidRDefault="006A38E7" w:rsidP="0017110C">
    <w:pPr>
      <w:rPr>
        <w:snapToGrid w:val="0"/>
      </w:rPr>
    </w:pPr>
    <w:r>
      <w:rPr>
        <w:noProof/>
      </w:rPr>
      <w:pict>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rsidR="00515BB6" w:rsidRPr="00515BB6" w:rsidRDefault="00515BB6"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ins w:id="8" w:author="Jimmy Duggan" w:date="2016-04-26T23:22:00Z">
      <w:r w:rsidR="006770AF">
        <w:rPr>
          <w:noProof/>
          <w:snapToGrid w:val="0"/>
        </w:rPr>
        <w:t>4/26/2016</w:t>
      </w:r>
    </w:ins>
    <w:del w:id="9" w:author="Jimmy Duggan" w:date="2016-04-26T23:22:00Z">
      <w:r w:rsidR="00541555" w:rsidDel="006770AF">
        <w:rPr>
          <w:noProof/>
          <w:snapToGrid w:val="0"/>
        </w:rPr>
        <w:delText>10/28/2015</w:delText>
      </w:r>
    </w:del>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ins w:id="10" w:author="Jimmy Duggan" w:date="2016-04-26T23:22:00Z">
      <w:r w:rsidR="006770AF">
        <w:rPr>
          <w:noProof/>
          <w:snapToGrid w:val="0"/>
        </w:rPr>
        <w:t>11:22:35 PM</w:t>
      </w:r>
    </w:ins>
    <w:del w:id="11" w:author="Jimmy Duggan" w:date="2016-04-26T23:22:00Z">
      <w:r w:rsidR="00541555" w:rsidDel="006770AF">
        <w:rPr>
          <w:noProof/>
          <w:snapToGrid w:val="0"/>
        </w:rPr>
        <w:delText>10:41:07 AM</w:delText>
      </w:r>
    </w:del>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6770AF">
      <w:rPr>
        <w:rStyle w:val="PageNumber"/>
        <w:noProof/>
      </w:rPr>
      <w:t>3</w:t>
    </w:r>
    <w:r w:rsidR="009721F8"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10C" w:rsidRDefault="006A38E7" w:rsidP="0017110C">
    <w:pPr>
      <w:rPr>
        <w:snapToGrid w:val="0"/>
      </w:rPr>
    </w:pPr>
    <w:r>
      <w:rPr>
        <w:noProof/>
      </w:rPr>
      <w:pict>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rsidR="0017110C" w:rsidRPr="0017110C" w:rsidRDefault="0017110C" w:rsidP="0017110C">
    <w:r w:rsidRPr="00515BB6">
      <w:rPr>
        <w:snapToGrid w:val="0"/>
      </w:rPr>
      <w:t xml:space="preserve"> </w:t>
    </w:r>
    <w:r w:rsidR="009721F8" w:rsidRPr="00515BB6">
      <w:rPr>
        <w:snapToGrid w:val="0"/>
      </w:rPr>
      <w:fldChar w:fldCharType="begin"/>
    </w:r>
    <w:r w:rsidRPr="00515BB6">
      <w:rPr>
        <w:snapToGrid w:val="0"/>
      </w:rPr>
      <w:instrText xml:space="preserve"> DATE \@ "M/d/yyyy" </w:instrText>
    </w:r>
    <w:r w:rsidR="009721F8" w:rsidRPr="00515BB6">
      <w:rPr>
        <w:snapToGrid w:val="0"/>
      </w:rPr>
      <w:fldChar w:fldCharType="separate"/>
    </w:r>
    <w:ins w:id="12" w:author="Jimmy Duggan" w:date="2016-04-26T23:22:00Z">
      <w:r w:rsidR="006770AF">
        <w:rPr>
          <w:noProof/>
          <w:snapToGrid w:val="0"/>
        </w:rPr>
        <w:t>4/26/2016</w:t>
      </w:r>
    </w:ins>
    <w:del w:id="13" w:author="Jimmy Duggan" w:date="2016-04-26T23:22:00Z">
      <w:r w:rsidR="00541555" w:rsidDel="006770AF">
        <w:rPr>
          <w:noProof/>
          <w:snapToGrid w:val="0"/>
        </w:rPr>
        <w:delText>10/28/2015</w:delText>
      </w:r>
    </w:del>
    <w:r w:rsidR="009721F8" w:rsidRPr="00515BB6">
      <w:rPr>
        <w:snapToGrid w:val="0"/>
      </w:rPr>
      <w:fldChar w:fldCharType="end"/>
    </w:r>
    <w:r w:rsidRPr="00515BB6">
      <w:rPr>
        <w:snapToGrid w:val="0"/>
      </w:rPr>
      <w:tab/>
    </w:r>
    <w:r w:rsidR="009721F8" w:rsidRPr="00515BB6">
      <w:rPr>
        <w:snapToGrid w:val="0"/>
      </w:rPr>
      <w:fldChar w:fldCharType="begin"/>
    </w:r>
    <w:r w:rsidRPr="00515BB6">
      <w:rPr>
        <w:snapToGrid w:val="0"/>
      </w:rPr>
      <w:instrText xml:space="preserve"> TIME \@ "h:mm:ss am/pm" </w:instrText>
    </w:r>
    <w:r w:rsidR="009721F8" w:rsidRPr="00515BB6">
      <w:rPr>
        <w:snapToGrid w:val="0"/>
      </w:rPr>
      <w:fldChar w:fldCharType="separate"/>
    </w:r>
    <w:ins w:id="14" w:author="Jimmy Duggan" w:date="2016-04-26T23:22:00Z">
      <w:r w:rsidR="006770AF">
        <w:rPr>
          <w:noProof/>
          <w:snapToGrid w:val="0"/>
        </w:rPr>
        <w:t>11:22:35 PM</w:t>
      </w:r>
    </w:ins>
    <w:del w:id="15" w:author="Jimmy Duggan" w:date="2016-04-26T23:22:00Z">
      <w:r w:rsidR="00541555" w:rsidDel="006770AF">
        <w:rPr>
          <w:noProof/>
          <w:snapToGrid w:val="0"/>
        </w:rPr>
        <w:delText>10:41:07 AM</w:delText>
      </w:r>
    </w:del>
    <w:r w:rsidR="009721F8"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009721F8" w:rsidRPr="00515BB6">
      <w:rPr>
        <w:rStyle w:val="PageNumber"/>
      </w:rPr>
      <w:fldChar w:fldCharType="begin"/>
    </w:r>
    <w:r w:rsidRPr="00515BB6">
      <w:rPr>
        <w:rStyle w:val="PageNumber"/>
      </w:rPr>
      <w:instrText xml:space="preserve"> PAGE   \* MERGEFORMAT </w:instrText>
    </w:r>
    <w:r w:rsidR="009721F8" w:rsidRPr="00515BB6">
      <w:rPr>
        <w:rStyle w:val="PageNumber"/>
      </w:rPr>
      <w:fldChar w:fldCharType="separate"/>
    </w:r>
    <w:r w:rsidR="006770AF">
      <w:rPr>
        <w:rStyle w:val="PageNumber"/>
        <w:noProof/>
      </w:rPr>
      <w:t>1</w:t>
    </w:r>
    <w:r w:rsidR="009721F8" w:rsidRPr="00515BB6">
      <w:rPr>
        <w:rStyle w:val="PageNumbe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8E7" w:rsidRDefault="006A38E7" w:rsidP="0017110C">
      <w:r>
        <w:separator/>
      </w:r>
    </w:p>
  </w:footnote>
  <w:footnote w:type="continuationSeparator" w:id="0">
    <w:p w:rsidR="006A38E7" w:rsidRDefault="006A38E7" w:rsidP="00171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BB6" w:rsidRPr="00515BB6" w:rsidRDefault="006A38E7" w:rsidP="0017110C">
    <w:pPr>
      <w:pStyle w:val="Header"/>
    </w:pPr>
    <w:r>
      <w:rPr>
        <w:b/>
        <w:noProof/>
      </w:rPr>
      <w:pict>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00515BB6" w:rsidRPr="00515BB6">
      <w:t>Software Design Specification</w:t>
    </w:r>
  </w:p>
  <w:p w:rsidR="00515BB6" w:rsidRDefault="00515BB6" w:rsidP="00171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10C" w:rsidRPr="00515BB6" w:rsidRDefault="006A38E7" w:rsidP="0017110C">
    <w:pPr>
      <w:pStyle w:val="Header"/>
    </w:pPr>
    <w:r>
      <w:rPr>
        <w:b/>
        <w:noProof/>
      </w:rPr>
      <w:pict>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0017110C" w:rsidRPr="00515BB6">
      <w:t>Software Design Specification</w:t>
    </w:r>
  </w:p>
  <w:p w:rsidR="0017110C" w:rsidRDefault="0017110C" w:rsidP="001711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4701528"/>
    <w:multiLevelType w:val="multilevel"/>
    <w:tmpl w:val="0554D3A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immy Duggan">
    <w15:presenceInfo w15:providerId="Windows Live" w15:userId="2d77af6b8b9ffb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35256"/>
    <w:rsid w:val="000F7F35"/>
    <w:rsid w:val="001670D1"/>
    <w:rsid w:val="0017110C"/>
    <w:rsid w:val="00185338"/>
    <w:rsid w:val="001A383F"/>
    <w:rsid w:val="00283B8A"/>
    <w:rsid w:val="002B1A88"/>
    <w:rsid w:val="002E78FD"/>
    <w:rsid w:val="003868C2"/>
    <w:rsid w:val="004207E5"/>
    <w:rsid w:val="00515BB6"/>
    <w:rsid w:val="00541555"/>
    <w:rsid w:val="005A781D"/>
    <w:rsid w:val="005E7C1F"/>
    <w:rsid w:val="006770AF"/>
    <w:rsid w:val="006A38E7"/>
    <w:rsid w:val="00721908"/>
    <w:rsid w:val="00931549"/>
    <w:rsid w:val="009721F8"/>
    <w:rsid w:val="00A27D82"/>
    <w:rsid w:val="00AD06D0"/>
    <w:rsid w:val="00BD3375"/>
    <w:rsid w:val="00C80C83"/>
    <w:rsid w:val="00EA209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7535CCC0-DB60-4529-9F39-3BF81036B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E8AAA3-6F9A-4570-A7F5-4D2D893BF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UAHealth Bit Vault Software Design Specification</vt:lpstr>
    </vt:vector>
  </TitlesOfParts>
  <Company>COLSA Corporation</Company>
  <LinksUpToDate>false</LinksUpToDate>
  <CharactersWithSpaces>6362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Jimmy Duggan</cp:lastModifiedBy>
  <cp:revision>12</cp:revision>
  <dcterms:created xsi:type="dcterms:W3CDTF">2015-10-11T22:13:00Z</dcterms:created>
  <dcterms:modified xsi:type="dcterms:W3CDTF">2016-04-27T04:24:00Z</dcterms:modified>
</cp:coreProperties>
</file>