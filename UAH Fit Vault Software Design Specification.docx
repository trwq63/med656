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E4479B"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E4479B"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p w:rsidR="00515BB6" w:rsidRDefault="00E4479B"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1-23T00:00:00Z">
                          <w:dateFormat w:val="M/d/yyyy"/>
                          <w:lid w:val="en-US"/>
                          <w:storeMappedDataAs w:val="dateTime"/>
                          <w:calendar w:val="gregorian"/>
                        </w:date>
                      </w:sdtPr>
                      <w:sdtContent>
                        <w:p w:rsidR="00E4479B" w:rsidRDefault="00E4479B" w:rsidP="0017110C">
                          <w:pPr>
                            <w:pStyle w:val="Subtitle"/>
                          </w:pPr>
                          <w:del w:id="0" w:author="Jimmy Duggan" w:date="2015-11-23T12:44:00Z">
                            <w:r w:rsidDel="009C1DA1">
                              <w:delText>11/22/2015</w:delText>
                            </w:r>
                          </w:del>
                          <w:ins w:id="1" w:author="Jimmy Duggan" w:date="2015-11-23T12:44:00Z">
                            <w:r w:rsidR="009C1DA1">
                              <w:t>11/23/2015</w:t>
                            </w:r>
                          </w:ins>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2" w:name="_Toc431750915"/>
      <w:bookmarkStart w:id="3" w:name="_Toc431762509"/>
      <w:bookmarkStart w:id="4" w:name="_Toc436045964"/>
      <w:r w:rsidRPr="00515BB6">
        <w:lastRenderedPageBreak/>
        <w:t>Revision History</w:t>
      </w:r>
      <w:bookmarkEnd w:id="2"/>
      <w:bookmarkEnd w:id="3"/>
      <w:bookmarkEnd w:id="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rsidR="00515BB6" w:rsidRDefault="00685161" w:rsidP="0017110C">
            <w:pPr>
              <w:pStyle w:val="BodyText1"/>
            </w:pPr>
            <w:r>
              <w:t>J. Duggan</w:t>
            </w:r>
          </w:p>
        </w:tc>
      </w:tr>
      <w:tr w:rsidR="00CC2697" w:rsidTr="00515BB6">
        <w:tc>
          <w:tcPr>
            <w:tcW w:w="144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 xml:space="preserve">Added detailed design for </w:t>
            </w:r>
            <w:proofErr w:type="spellStart"/>
            <w:r>
              <w:t>SelectDataController</w:t>
            </w:r>
            <w:proofErr w:type="spellEnd"/>
            <w:r>
              <w:t xml:space="preserve"> and </w:t>
            </w:r>
            <w:proofErr w:type="spellStart"/>
            <w:r>
              <w:t>SelectActivityController</w:t>
            </w:r>
            <w:proofErr w:type="spellEnd"/>
            <w:r>
              <w:t xml:space="preserve">.  Added detailed design for Activity Model and </w:t>
            </w:r>
            <w:proofErr w:type="spellStart"/>
            <w:r>
              <w:t>ActivityType</w:t>
            </w:r>
            <w:proofErr w:type="spellEnd"/>
            <w:r>
              <w:t xml:space="preserve"> enumeration.</w:t>
            </w:r>
          </w:p>
        </w:tc>
        <w:tc>
          <w:tcPr>
            <w:tcW w:w="1790" w:type="dxa"/>
            <w:tcBorders>
              <w:top w:val="single" w:sz="4" w:space="0" w:color="auto"/>
              <w:left w:val="single" w:sz="4" w:space="0" w:color="auto"/>
              <w:bottom w:val="single" w:sz="4" w:space="0" w:color="auto"/>
              <w:right w:val="single" w:sz="4" w:space="0" w:color="auto"/>
            </w:tcBorders>
          </w:tcPr>
          <w:p w:rsidR="00CC2697" w:rsidRDefault="00CC2697" w:rsidP="0017110C">
            <w:pPr>
              <w:pStyle w:val="BodyText1"/>
            </w:pPr>
            <w:r>
              <w:t>W. Sisulak</w:t>
            </w:r>
          </w:p>
        </w:tc>
      </w:tr>
      <w:tr w:rsidR="005D60DE" w:rsidTr="00515BB6">
        <w:tc>
          <w:tcPr>
            <w:tcW w:w="144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 xml:space="preserve">Added several new enumerations.  Added detailed design for all the various system user objects.  Added </w:t>
            </w:r>
            <w:proofErr w:type="gramStart"/>
            <w:r>
              <w:t>experiment object</w:t>
            </w:r>
            <w:proofErr w:type="gramEnd"/>
            <w:r>
              <w:t xml:space="preserve">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rsidR="005D60DE" w:rsidRDefault="005D60DE" w:rsidP="0017110C">
            <w:pPr>
              <w:pStyle w:val="BodyText1"/>
            </w:pPr>
            <w:r>
              <w:t>J. Duggan</w:t>
            </w:r>
          </w:p>
        </w:tc>
      </w:tr>
      <w:tr w:rsidR="00DE6FC9" w:rsidTr="00515BB6">
        <w:tc>
          <w:tcPr>
            <w:tcW w:w="144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Added database schema and associated detailed designs of the various objects shown in the schema.</w:t>
            </w:r>
          </w:p>
          <w:p w:rsidR="00DF4BAA" w:rsidRDefault="00DF4BAA" w:rsidP="0017110C">
            <w:pPr>
              <w:pStyle w:val="BodyText1"/>
            </w:pPr>
            <w:r>
              <w:t>Added glossary.</w:t>
            </w:r>
          </w:p>
        </w:tc>
        <w:tc>
          <w:tcPr>
            <w:tcW w:w="1790" w:type="dxa"/>
            <w:tcBorders>
              <w:top w:val="single" w:sz="4" w:space="0" w:color="auto"/>
              <w:left w:val="single" w:sz="4" w:space="0" w:color="auto"/>
              <w:bottom w:val="single" w:sz="4" w:space="0" w:color="auto"/>
              <w:right w:val="single" w:sz="4" w:space="0" w:color="auto"/>
            </w:tcBorders>
          </w:tcPr>
          <w:p w:rsidR="00DE6FC9" w:rsidRDefault="00DE6FC9" w:rsidP="0017110C">
            <w:pPr>
              <w:pStyle w:val="BodyText1"/>
            </w:pPr>
            <w:r>
              <w:t>J. Duggan</w:t>
            </w:r>
          </w:p>
          <w:p w:rsidR="00DF4BAA" w:rsidRDefault="00DF4BAA" w:rsidP="0017110C">
            <w:pPr>
              <w:pStyle w:val="BodyText1"/>
            </w:pPr>
            <w:r>
              <w:t>W. Sisulak</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DC638C">
            <w:pPr>
              <w:pStyle w:val="BodyText1"/>
            </w:pPr>
            <w:r>
              <w:t xml:space="preserve">Added </w:t>
            </w:r>
            <w:r w:rsidR="00DC638C">
              <w:t>account</w:t>
            </w:r>
            <w:r w:rsidR="00DC638C">
              <w:t xml:space="preserve"> </w:t>
            </w:r>
            <w:r>
              <w:t>controller</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T. Wilkins</w:t>
            </w:r>
          </w:p>
        </w:tc>
      </w:tr>
      <w:tr w:rsidR="00E75173" w:rsidTr="00515BB6">
        <w:tc>
          <w:tcPr>
            <w:tcW w:w="144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Added Administrator Tools features and corresponding detailed design of the classes involved.</w:t>
            </w:r>
          </w:p>
        </w:tc>
        <w:tc>
          <w:tcPr>
            <w:tcW w:w="1790" w:type="dxa"/>
            <w:tcBorders>
              <w:top w:val="single" w:sz="4" w:space="0" w:color="auto"/>
              <w:left w:val="single" w:sz="4" w:space="0" w:color="auto"/>
              <w:bottom w:val="single" w:sz="4" w:space="0" w:color="auto"/>
              <w:right w:val="single" w:sz="4" w:space="0" w:color="auto"/>
            </w:tcBorders>
          </w:tcPr>
          <w:p w:rsidR="00E75173" w:rsidRDefault="00E75173" w:rsidP="0017110C">
            <w:pPr>
              <w:pStyle w:val="BodyText1"/>
            </w:pPr>
            <w:r>
              <w:t>W. Sisulak</w:t>
            </w:r>
          </w:p>
          <w:p w:rsidR="00E75173" w:rsidRDefault="00E75173" w:rsidP="0017110C">
            <w:pPr>
              <w:pStyle w:val="BodyText1"/>
            </w:pPr>
            <w:r>
              <w:t>J. Duggan</w:t>
            </w:r>
          </w:p>
        </w:tc>
      </w:tr>
    </w:tbl>
    <w:p w:rsidR="00515BB6" w:rsidRDefault="00515BB6" w:rsidP="00EA2092">
      <w:pPr>
        <w:pStyle w:val="Heading1"/>
        <w:numPr>
          <w:ilvl w:val="0"/>
          <w:numId w:val="0"/>
        </w:numPr>
        <w:ind w:left="432"/>
      </w:pPr>
    </w:p>
    <w:p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5" w:name="_Toc436045965"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5"/>
        </w:p>
        <w:p w:rsidR="009C1DA1" w:rsidRDefault="00B07CB2">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hyperlink w:anchor="_Toc436045964" w:history="1">
            <w:r w:rsidR="009C1DA1" w:rsidRPr="00E16A45">
              <w:rPr>
                <w:rStyle w:val="Hyperlink"/>
                <w:noProof/>
              </w:rPr>
              <w:t>Revision History</w:t>
            </w:r>
            <w:r w:rsidR="009C1DA1">
              <w:rPr>
                <w:noProof/>
                <w:webHidden/>
              </w:rPr>
              <w:tab/>
            </w:r>
            <w:r w:rsidR="009C1DA1">
              <w:rPr>
                <w:noProof/>
                <w:webHidden/>
              </w:rPr>
              <w:fldChar w:fldCharType="begin"/>
            </w:r>
            <w:r w:rsidR="009C1DA1">
              <w:rPr>
                <w:noProof/>
                <w:webHidden/>
              </w:rPr>
              <w:instrText xml:space="preserve"> PAGEREF _Toc436045964 \h </w:instrText>
            </w:r>
            <w:r w:rsidR="009C1DA1">
              <w:rPr>
                <w:noProof/>
                <w:webHidden/>
              </w:rPr>
            </w:r>
            <w:r w:rsidR="009C1DA1">
              <w:rPr>
                <w:noProof/>
                <w:webHidden/>
              </w:rPr>
              <w:fldChar w:fldCharType="separate"/>
            </w:r>
            <w:r w:rsidR="009C1DA1">
              <w:rPr>
                <w:noProof/>
                <w:webHidden/>
              </w:rPr>
              <w:t>i</w:t>
            </w:r>
            <w:r w:rsidR="009C1DA1">
              <w:rPr>
                <w:noProof/>
                <w:webHidden/>
              </w:rPr>
              <w:fldChar w:fldCharType="end"/>
            </w:r>
          </w:hyperlink>
        </w:p>
        <w:p w:rsidR="009C1DA1" w:rsidRDefault="009C1DA1">
          <w:pPr>
            <w:pStyle w:val="TOC1"/>
            <w:tabs>
              <w:tab w:val="right" w:leader="dot" w:pos="9350"/>
            </w:tabs>
            <w:rPr>
              <w:rFonts w:asciiTheme="minorHAnsi" w:eastAsiaTheme="minorEastAsia" w:hAnsiTheme="minorHAnsi" w:cstheme="minorBidi"/>
              <w:noProof/>
              <w:sz w:val="22"/>
              <w:szCs w:val="22"/>
            </w:rPr>
          </w:pPr>
          <w:hyperlink w:anchor="_Toc436045965" w:history="1">
            <w:r w:rsidRPr="00E16A45">
              <w:rPr>
                <w:rStyle w:val="Hyperlink"/>
                <w:noProof/>
              </w:rPr>
              <w:t>Table of Contents</w:t>
            </w:r>
            <w:r>
              <w:rPr>
                <w:noProof/>
                <w:webHidden/>
              </w:rPr>
              <w:tab/>
            </w:r>
            <w:r>
              <w:rPr>
                <w:noProof/>
                <w:webHidden/>
              </w:rPr>
              <w:fldChar w:fldCharType="begin"/>
            </w:r>
            <w:r>
              <w:rPr>
                <w:noProof/>
                <w:webHidden/>
              </w:rPr>
              <w:instrText xml:space="preserve"> PAGEREF _Toc436045965 \h </w:instrText>
            </w:r>
            <w:r>
              <w:rPr>
                <w:noProof/>
                <w:webHidden/>
              </w:rPr>
            </w:r>
            <w:r>
              <w:rPr>
                <w:noProof/>
                <w:webHidden/>
              </w:rPr>
              <w:fldChar w:fldCharType="separate"/>
            </w:r>
            <w:r>
              <w:rPr>
                <w:noProof/>
                <w:webHidden/>
              </w:rPr>
              <w:t>ii</w:t>
            </w:r>
            <w:r>
              <w:rPr>
                <w:noProof/>
                <w:webHidden/>
              </w:rPr>
              <w:fldChar w:fldCharType="end"/>
            </w:r>
          </w:hyperlink>
        </w:p>
        <w:p w:rsidR="009C1DA1" w:rsidRDefault="009C1DA1">
          <w:pPr>
            <w:pStyle w:val="TOC1"/>
            <w:tabs>
              <w:tab w:val="left" w:pos="480"/>
              <w:tab w:val="right" w:leader="dot" w:pos="9350"/>
            </w:tabs>
            <w:rPr>
              <w:rFonts w:asciiTheme="minorHAnsi" w:eastAsiaTheme="minorEastAsia" w:hAnsiTheme="minorHAnsi" w:cstheme="minorBidi"/>
              <w:noProof/>
              <w:sz w:val="22"/>
              <w:szCs w:val="22"/>
            </w:rPr>
          </w:pPr>
          <w:hyperlink w:anchor="_Toc436045966" w:history="1">
            <w:r w:rsidRPr="00E16A45">
              <w:rPr>
                <w:rStyle w:val="Hyperlink"/>
                <w:noProof/>
              </w:rPr>
              <w:t>1</w:t>
            </w:r>
            <w:r>
              <w:rPr>
                <w:rFonts w:asciiTheme="minorHAnsi" w:eastAsiaTheme="minorEastAsia" w:hAnsiTheme="minorHAnsi" w:cstheme="minorBidi"/>
                <w:noProof/>
                <w:sz w:val="22"/>
                <w:szCs w:val="22"/>
              </w:rPr>
              <w:tab/>
            </w:r>
            <w:r w:rsidRPr="00E16A45">
              <w:rPr>
                <w:rStyle w:val="Hyperlink"/>
                <w:noProof/>
              </w:rPr>
              <w:t>Introduction</w:t>
            </w:r>
            <w:r>
              <w:rPr>
                <w:noProof/>
                <w:webHidden/>
              </w:rPr>
              <w:tab/>
            </w:r>
            <w:r>
              <w:rPr>
                <w:noProof/>
                <w:webHidden/>
              </w:rPr>
              <w:fldChar w:fldCharType="begin"/>
            </w:r>
            <w:r>
              <w:rPr>
                <w:noProof/>
                <w:webHidden/>
              </w:rPr>
              <w:instrText xml:space="preserve"> PAGEREF _Toc436045966 \h </w:instrText>
            </w:r>
            <w:r>
              <w:rPr>
                <w:noProof/>
                <w:webHidden/>
              </w:rPr>
            </w:r>
            <w:r>
              <w:rPr>
                <w:noProof/>
                <w:webHidden/>
              </w:rPr>
              <w:fldChar w:fldCharType="separate"/>
            </w:r>
            <w:r>
              <w:rPr>
                <w:noProof/>
                <w:webHidden/>
              </w:rPr>
              <w:t>1</w:t>
            </w:r>
            <w:r>
              <w:rPr>
                <w:noProof/>
                <w:webHidden/>
              </w:rPr>
              <w:fldChar w:fldCharType="end"/>
            </w:r>
          </w:hyperlink>
        </w:p>
        <w:p w:rsidR="009C1DA1" w:rsidRDefault="009C1DA1">
          <w:pPr>
            <w:pStyle w:val="TOC2"/>
            <w:tabs>
              <w:tab w:val="left" w:pos="880"/>
              <w:tab w:val="right" w:leader="dot" w:pos="9350"/>
            </w:tabs>
            <w:rPr>
              <w:rFonts w:asciiTheme="minorHAnsi" w:eastAsiaTheme="minorEastAsia" w:hAnsiTheme="minorHAnsi" w:cstheme="minorBidi"/>
              <w:noProof/>
              <w:sz w:val="22"/>
              <w:szCs w:val="22"/>
            </w:rPr>
          </w:pPr>
          <w:hyperlink w:anchor="_Toc436045967" w:history="1">
            <w:r w:rsidRPr="00E16A45">
              <w:rPr>
                <w:rStyle w:val="Hyperlink"/>
                <w:noProof/>
              </w:rPr>
              <w:t>1.1</w:t>
            </w:r>
            <w:r>
              <w:rPr>
                <w:rFonts w:asciiTheme="minorHAnsi" w:eastAsiaTheme="minorEastAsia" w:hAnsiTheme="minorHAnsi" w:cstheme="minorBidi"/>
                <w:noProof/>
                <w:sz w:val="22"/>
                <w:szCs w:val="22"/>
              </w:rPr>
              <w:tab/>
            </w:r>
            <w:r w:rsidRPr="00E16A45">
              <w:rPr>
                <w:rStyle w:val="Hyperlink"/>
                <w:noProof/>
              </w:rPr>
              <w:t>Purpose</w:t>
            </w:r>
            <w:r>
              <w:rPr>
                <w:noProof/>
                <w:webHidden/>
              </w:rPr>
              <w:tab/>
            </w:r>
            <w:r>
              <w:rPr>
                <w:noProof/>
                <w:webHidden/>
              </w:rPr>
              <w:fldChar w:fldCharType="begin"/>
            </w:r>
            <w:r>
              <w:rPr>
                <w:noProof/>
                <w:webHidden/>
              </w:rPr>
              <w:instrText xml:space="preserve"> PAGEREF _Toc436045967 \h </w:instrText>
            </w:r>
            <w:r>
              <w:rPr>
                <w:noProof/>
                <w:webHidden/>
              </w:rPr>
            </w:r>
            <w:r>
              <w:rPr>
                <w:noProof/>
                <w:webHidden/>
              </w:rPr>
              <w:fldChar w:fldCharType="separate"/>
            </w:r>
            <w:r>
              <w:rPr>
                <w:noProof/>
                <w:webHidden/>
              </w:rPr>
              <w:t>1</w:t>
            </w:r>
            <w:r>
              <w:rPr>
                <w:noProof/>
                <w:webHidden/>
              </w:rPr>
              <w:fldChar w:fldCharType="end"/>
            </w:r>
          </w:hyperlink>
        </w:p>
        <w:p w:rsidR="009C1DA1" w:rsidRDefault="009C1DA1">
          <w:pPr>
            <w:pStyle w:val="TOC2"/>
            <w:tabs>
              <w:tab w:val="left" w:pos="880"/>
              <w:tab w:val="right" w:leader="dot" w:pos="9350"/>
            </w:tabs>
            <w:rPr>
              <w:rFonts w:asciiTheme="minorHAnsi" w:eastAsiaTheme="minorEastAsia" w:hAnsiTheme="minorHAnsi" w:cstheme="minorBidi"/>
              <w:noProof/>
              <w:sz w:val="22"/>
              <w:szCs w:val="22"/>
            </w:rPr>
          </w:pPr>
          <w:hyperlink w:anchor="_Toc436045968" w:history="1">
            <w:r w:rsidRPr="00E16A45">
              <w:rPr>
                <w:rStyle w:val="Hyperlink"/>
                <w:noProof/>
              </w:rPr>
              <w:t>1.1</w:t>
            </w:r>
            <w:r>
              <w:rPr>
                <w:rFonts w:asciiTheme="minorHAnsi" w:eastAsiaTheme="minorEastAsia" w:hAnsiTheme="minorHAnsi" w:cstheme="minorBidi"/>
                <w:noProof/>
                <w:sz w:val="22"/>
                <w:szCs w:val="22"/>
              </w:rPr>
              <w:tab/>
            </w:r>
            <w:r w:rsidRPr="00E16A45">
              <w:rPr>
                <w:rStyle w:val="Hyperlink"/>
                <w:noProof/>
              </w:rPr>
              <w:t>Scope</w:t>
            </w:r>
            <w:r>
              <w:rPr>
                <w:noProof/>
                <w:webHidden/>
              </w:rPr>
              <w:tab/>
            </w:r>
            <w:r>
              <w:rPr>
                <w:noProof/>
                <w:webHidden/>
              </w:rPr>
              <w:fldChar w:fldCharType="begin"/>
            </w:r>
            <w:r>
              <w:rPr>
                <w:noProof/>
                <w:webHidden/>
              </w:rPr>
              <w:instrText xml:space="preserve"> PAGEREF _Toc436045968 \h </w:instrText>
            </w:r>
            <w:r>
              <w:rPr>
                <w:noProof/>
                <w:webHidden/>
              </w:rPr>
            </w:r>
            <w:r>
              <w:rPr>
                <w:noProof/>
                <w:webHidden/>
              </w:rPr>
              <w:fldChar w:fldCharType="separate"/>
            </w:r>
            <w:r>
              <w:rPr>
                <w:noProof/>
                <w:webHidden/>
              </w:rPr>
              <w:t>1</w:t>
            </w:r>
            <w:r>
              <w:rPr>
                <w:noProof/>
                <w:webHidden/>
              </w:rPr>
              <w:fldChar w:fldCharType="end"/>
            </w:r>
          </w:hyperlink>
        </w:p>
        <w:p w:rsidR="009C1DA1" w:rsidRDefault="009C1DA1">
          <w:pPr>
            <w:pStyle w:val="TOC2"/>
            <w:tabs>
              <w:tab w:val="left" w:pos="880"/>
              <w:tab w:val="right" w:leader="dot" w:pos="9350"/>
            </w:tabs>
            <w:rPr>
              <w:rFonts w:asciiTheme="minorHAnsi" w:eastAsiaTheme="minorEastAsia" w:hAnsiTheme="minorHAnsi" w:cstheme="minorBidi"/>
              <w:noProof/>
              <w:sz w:val="22"/>
              <w:szCs w:val="22"/>
            </w:rPr>
          </w:pPr>
          <w:hyperlink w:anchor="_Toc436045969" w:history="1">
            <w:r w:rsidRPr="00E16A45">
              <w:rPr>
                <w:rStyle w:val="Hyperlink"/>
                <w:noProof/>
              </w:rPr>
              <w:t>1.2</w:t>
            </w:r>
            <w:r>
              <w:rPr>
                <w:rFonts w:asciiTheme="minorHAnsi" w:eastAsiaTheme="minorEastAsia" w:hAnsiTheme="minorHAnsi" w:cstheme="minorBidi"/>
                <w:noProof/>
                <w:sz w:val="22"/>
                <w:szCs w:val="22"/>
              </w:rPr>
              <w:tab/>
            </w:r>
            <w:r w:rsidRPr="00E16A45">
              <w:rPr>
                <w:rStyle w:val="Hyperlink"/>
                <w:noProof/>
              </w:rPr>
              <w:t>Definitions, Acronyms, and Abbreviations</w:t>
            </w:r>
            <w:r>
              <w:rPr>
                <w:noProof/>
                <w:webHidden/>
              </w:rPr>
              <w:tab/>
            </w:r>
            <w:r>
              <w:rPr>
                <w:noProof/>
                <w:webHidden/>
              </w:rPr>
              <w:fldChar w:fldCharType="begin"/>
            </w:r>
            <w:r>
              <w:rPr>
                <w:noProof/>
                <w:webHidden/>
              </w:rPr>
              <w:instrText xml:space="preserve"> PAGEREF _Toc436045969 \h </w:instrText>
            </w:r>
            <w:r>
              <w:rPr>
                <w:noProof/>
                <w:webHidden/>
              </w:rPr>
            </w:r>
            <w:r>
              <w:rPr>
                <w:noProof/>
                <w:webHidden/>
              </w:rPr>
              <w:fldChar w:fldCharType="separate"/>
            </w:r>
            <w:r>
              <w:rPr>
                <w:noProof/>
                <w:webHidden/>
              </w:rPr>
              <w:t>2</w:t>
            </w:r>
            <w:r>
              <w:rPr>
                <w:noProof/>
                <w:webHidden/>
              </w:rPr>
              <w:fldChar w:fldCharType="end"/>
            </w:r>
          </w:hyperlink>
        </w:p>
        <w:p w:rsidR="009C1DA1" w:rsidRDefault="009C1DA1">
          <w:pPr>
            <w:pStyle w:val="TOC2"/>
            <w:tabs>
              <w:tab w:val="left" w:pos="880"/>
              <w:tab w:val="right" w:leader="dot" w:pos="9350"/>
            </w:tabs>
            <w:rPr>
              <w:rFonts w:asciiTheme="minorHAnsi" w:eastAsiaTheme="minorEastAsia" w:hAnsiTheme="minorHAnsi" w:cstheme="minorBidi"/>
              <w:noProof/>
              <w:sz w:val="22"/>
              <w:szCs w:val="22"/>
            </w:rPr>
          </w:pPr>
          <w:hyperlink w:anchor="_Toc436045970" w:history="1">
            <w:r w:rsidRPr="00E16A45">
              <w:rPr>
                <w:rStyle w:val="Hyperlink"/>
                <w:noProof/>
              </w:rPr>
              <w:t>1.3</w:t>
            </w:r>
            <w:r>
              <w:rPr>
                <w:rFonts w:asciiTheme="minorHAnsi" w:eastAsiaTheme="minorEastAsia" w:hAnsiTheme="minorHAnsi" w:cstheme="minorBidi"/>
                <w:noProof/>
                <w:sz w:val="22"/>
                <w:szCs w:val="22"/>
              </w:rPr>
              <w:tab/>
            </w:r>
            <w:r w:rsidRPr="00E16A45">
              <w:rPr>
                <w:rStyle w:val="Hyperlink"/>
                <w:noProof/>
              </w:rPr>
              <w:t>References</w:t>
            </w:r>
            <w:r>
              <w:rPr>
                <w:noProof/>
                <w:webHidden/>
              </w:rPr>
              <w:tab/>
            </w:r>
            <w:r>
              <w:rPr>
                <w:noProof/>
                <w:webHidden/>
              </w:rPr>
              <w:fldChar w:fldCharType="begin"/>
            </w:r>
            <w:r>
              <w:rPr>
                <w:noProof/>
                <w:webHidden/>
              </w:rPr>
              <w:instrText xml:space="preserve"> PAGEREF _Toc436045970 \h </w:instrText>
            </w:r>
            <w:r>
              <w:rPr>
                <w:noProof/>
                <w:webHidden/>
              </w:rPr>
            </w:r>
            <w:r>
              <w:rPr>
                <w:noProof/>
                <w:webHidden/>
              </w:rPr>
              <w:fldChar w:fldCharType="separate"/>
            </w:r>
            <w:r>
              <w:rPr>
                <w:noProof/>
                <w:webHidden/>
              </w:rPr>
              <w:t>3</w:t>
            </w:r>
            <w:r>
              <w:rPr>
                <w:noProof/>
                <w:webHidden/>
              </w:rPr>
              <w:fldChar w:fldCharType="end"/>
            </w:r>
          </w:hyperlink>
        </w:p>
        <w:p w:rsidR="009C1DA1" w:rsidRDefault="009C1DA1">
          <w:pPr>
            <w:pStyle w:val="TOC2"/>
            <w:tabs>
              <w:tab w:val="left" w:pos="880"/>
              <w:tab w:val="right" w:leader="dot" w:pos="9350"/>
            </w:tabs>
            <w:rPr>
              <w:rFonts w:asciiTheme="minorHAnsi" w:eastAsiaTheme="minorEastAsia" w:hAnsiTheme="minorHAnsi" w:cstheme="minorBidi"/>
              <w:noProof/>
              <w:sz w:val="22"/>
              <w:szCs w:val="22"/>
            </w:rPr>
          </w:pPr>
          <w:hyperlink w:anchor="_Toc436045971" w:history="1">
            <w:r w:rsidRPr="00E16A45">
              <w:rPr>
                <w:rStyle w:val="Hyperlink"/>
                <w:noProof/>
              </w:rPr>
              <w:t>1.4</w:t>
            </w:r>
            <w:r>
              <w:rPr>
                <w:rFonts w:asciiTheme="minorHAnsi" w:eastAsiaTheme="minorEastAsia" w:hAnsiTheme="minorHAnsi" w:cstheme="minorBidi"/>
                <w:noProof/>
                <w:sz w:val="22"/>
                <w:szCs w:val="22"/>
              </w:rPr>
              <w:tab/>
            </w:r>
            <w:r w:rsidRPr="00E16A45">
              <w:rPr>
                <w:rStyle w:val="Hyperlink"/>
                <w:noProof/>
              </w:rPr>
              <w:t>Overview</w:t>
            </w:r>
            <w:r>
              <w:rPr>
                <w:noProof/>
                <w:webHidden/>
              </w:rPr>
              <w:tab/>
            </w:r>
            <w:r>
              <w:rPr>
                <w:noProof/>
                <w:webHidden/>
              </w:rPr>
              <w:fldChar w:fldCharType="begin"/>
            </w:r>
            <w:r>
              <w:rPr>
                <w:noProof/>
                <w:webHidden/>
              </w:rPr>
              <w:instrText xml:space="preserve"> PAGEREF _Toc436045971 \h </w:instrText>
            </w:r>
            <w:r>
              <w:rPr>
                <w:noProof/>
                <w:webHidden/>
              </w:rPr>
            </w:r>
            <w:r>
              <w:rPr>
                <w:noProof/>
                <w:webHidden/>
              </w:rPr>
              <w:fldChar w:fldCharType="separate"/>
            </w:r>
            <w:r>
              <w:rPr>
                <w:noProof/>
                <w:webHidden/>
              </w:rPr>
              <w:t>3</w:t>
            </w:r>
            <w:r>
              <w:rPr>
                <w:noProof/>
                <w:webHidden/>
              </w:rPr>
              <w:fldChar w:fldCharType="end"/>
            </w:r>
          </w:hyperlink>
        </w:p>
        <w:p w:rsidR="009C1DA1" w:rsidRDefault="009C1DA1">
          <w:pPr>
            <w:pStyle w:val="TOC2"/>
            <w:tabs>
              <w:tab w:val="left" w:pos="880"/>
              <w:tab w:val="right" w:leader="dot" w:pos="9350"/>
            </w:tabs>
            <w:rPr>
              <w:rFonts w:asciiTheme="minorHAnsi" w:eastAsiaTheme="minorEastAsia" w:hAnsiTheme="minorHAnsi" w:cstheme="minorBidi"/>
              <w:noProof/>
              <w:sz w:val="22"/>
              <w:szCs w:val="22"/>
            </w:rPr>
          </w:pPr>
          <w:hyperlink w:anchor="_Toc436045972" w:history="1">
            <w:r w:rsidRPr="00E16A45">
              <w:rPr>
                <w:rStyle w:val="Hyperlink"/>
                <w:noProof/>
              </w:rPr>
              <w:t>1.5</w:t>
            </w:r>
            <w:r>
              <w:rPr>
                <w:rFonts w:asciiTheme="minorHAnsi" w:eastAsiaTheme="minorEastAsia" w:hAnsiTheme="minorHAnsi" w:cstheme="minorBidi"/>
                <w:noProof/>
                <w:sz w:val="22"/>
                <w:szCs w:val="22"/>
              </w:rPr>
              <w:tab/>
            </w:r>
            <w:r w:rsidRPr="00E16A45">
              <w:rPr>
                <w:rStyle w:val="Hyperlink"/>
                <w:noProof/>
              </w:rPr>
              <w:t>Application Framework</w:t>
            </w:r>
            <w:r>
              <w:rPr>
                <w:noProof/>
                <w:webHidden/>
              </w:rPr>
              <w:tab/>
            </w:r>
            <w:r>
              <w:rPr>
                <w:noProof/>
                <w:webHidden/>
              </w:rPr>
              <w:fldChar w:fldCharType="begin"/>
            </w:r>
            <w:r>
              <w:rPr>
                <w:noProof/>
                <w:webHidden/>
              </w:rPr>
              <w:instrText xml:space="preserve"> PAGEREF _Toc436045972 \h </w:instrText>
            </w:r>
            <w:r>
              <w:rPr>
                <w:noProof/>
                <w:webHidden/>
              </w:rPr>
            </w:r>
            <w:r>
              <w:rPr>
                <w:noProof/>
                <w:webHidden/>
              </w:rPr>
              <w:fldChar w:fldCharType="separate"/>
            </w:r>
            <w:r>
              <w:rPr>
                <w:noProof/>
                <w:webHidden/>
              </w:rPr>
              <w:t>3</w:t>
            </w:r>
            <w:r>
              <w:rPr>
                <w:noProof/>
                <w:webHidden/>
              </w:rPr>
              <w:fldChar w:fldCharType="end"/>
            </w:r>
          </w:hyperlink>
        </w:p>
        <w:p w:rsidR="009C1DA1" w:rsidRDefault="009C1DA1">
          <w:pPr>
            <w:pStyle w:val="TOC1"/>
            <w:tabs>
              <w:tab w:val="left" w:pos="480"/>
              <w:tab w:val="right" w:leader="dot" w:pos="9350"/>
            </w:tabs>
            <w:rPr>
              <w:rFonts w:asciiTheme="minorHAnsi" w:eastAsiaTheme="minorEastAsia" w:hAnsiTheme="minorHAnsi" w:cstheme="minorBidi"/>
              <w:noProof/>
              <w:sz w:val="22"/>
              <w:szCs w:val="22"/>
            </w:rPr>
          </w:pPr>
          <w:hyperlink w:anchor="_Toc436045973" w:history="1">
            <w:r w:rsidRPr="00E16A45">
              <w:rPr>
                <w:rStyle w:val="Hyperlink"/>
                <w:noProof/>
              </w:rPr>
              <w:t>2</w:t>
            </w:r>
            <w:r>
              <w:rPr>
                <w:rFonts w:asciiTheme="minorHAnsi" w:eastAsiaTheme="minorEastAsia" w:hAnsiTheme="minorHAnsi" w:cstheme="minorBidi"/>
                <w:noProof/>
                <w:sz w:val="22"/>
                <w:szCs w:val="22"/>
              </w:rPr>
              <w:tab/>
            </w:r>
            <w:r w:rsidRPr="00E16A45">
              <w:rPr>
                <w:rStyle w:val="Hyperlink"/>
                <w:noProof/>
              </w:rPr>
              <w:t>System Architecture Description</w:t>
            </w:r>
            <w:r>
              <w:rPr>
                <w:noProof/>
                <w:webHidden/>
              </w:rPr>
              <w:tab/>
            </w:r>
            <w:r>
              <w:rPr>
                <w:noProof/>
                <w:webHidden/>
              </w:rPr>
              <w:fldChar w:fldCharType="begin"/>
            </w:r>
            <w:r>
              <w:rPr>
                <w:noProof/>
                <w:webHidden/>
              </w:rPr>
              <w:instrText xml:space="preserve"> PAGEREF _Toc436045973 \h </w:instrText>
            </w:r>
            <w:r>
              <w:rPr>
                <w:noProof/>
                <w:webHidden/>
              </w:rPr>
            </w:r>
            <w:r>
              <w:rPr>
                <w:noProof/>
                <w:webHidden/>
              </w:rPr>
              <w:fldChar w:fldCharType="separate"/>
            </w:r>
            <w:r>
              <w:rPr>
                <w:noProof/>
                <w:webHidden/>
              </w:rPr>
              <w:t>3</w:t>
            </w:r>
            <w:r>
              <w:rPr>
                <w:noProof/>
                <w:webHidden/>
              </w:rPr>
              <w:fldChar w:fldCharType="end"/>
            </w:r>
          </w:hyperlink>
        </w:p>
        <w:p w:rsidR="009C1DA1" w:rsidRDefault="009C1DA1">
          <w:pPr>
            <w:pStyle w:val="TOC2"/>
            <w:tabs>
              <w:tab w:val="left" w:pos="880"/>
              <w:tab w:val="right" w:leader="dot" w:pos="9350"/>
            </w:tabs>
            <w:rPr>
              <w:rFonts w:asciiTheme="minorHAnsi" w:eastAsiaTheme="minorEastAsia" w:hAnsiTheme="minorHAnsi" w:cstheme="minorBidi"/>
              <w:noProof/>
              <w:sz w:val="22"/>
              <w:szCs w:val="22"/>
            </w:rPr>
          </w:pPr>
          <w:hyperlink w:anchor="_Toc436045974" w:history="1">
            <w:r w:rsidRPr="00E16A45">
              <w:rPr>
                <w:rStyle w:val="Hyperlink"/>
                <w:noProof/>
              </w:rPr>
              <w:t>2.1</w:t>
            </w:r>
            <w:r>
              <w:rPr>
                <w:rFonts w:asciiTheme="minorHAnsi" w:eastAsiaTheme="minorEastAsia" w:hAnsiTheme="minorHAnsi" w:cstheme="minorBidi"/>
                <w:noProof/>
                <w:sz w:val="22"/>
                <w:szCs w:val="22"/>
              </w:rPr>
              <w:tab/>
            </w:r>
            <w:r w:rsidRPr="00E16A45">
              <w:rPr>
                <w:rStyle w:val="Hyperlink"/>
                <w:noProof/>
              </w:rPr>
              <w:t>Overview of Components</w:t>
            </w:r>
            <w:r>
              <w:rPr>
                <w:noProof/>
                <w:webHidden/>
              </w:rPr>
              <w:tab/>
            </w:r>
            <w:r>
              <w:rPr>
                <w:noProof/>
                <w:webHidden/>
              </w:rPr>
              <w:fldChar w:fldCharType="begin"/>
            </w:r>
            <w:r>
              <w:rPr>
                <w:noProof/>
                <w:webHidden/>
              </w:rPr>
              <w:instrText xml:space="preserve"> PAGEREF _Toc436045974 \h </w:instrText>
            </w:r>
            <w:r>
              <w:rPr>
                <w:noProof/>
                <w:webHidden/>
              </w:rPr>
            </w:r>
            <w:r>
              <w:rPr>
                <w:noProof/>
                <w:webHidden/>
              </w:rPr>
              <w:fldChar w:fldCharType="separate"/>
            </w:r>
            <w:r>
              <w:rPr>
                <w:noProof/>
                <w:webHidden/>
              </w:rPr>
              <w:t>3</w:t>
            </w:r>
            <w:r>
              <w:rPr>
                <w:noProof/>
                <w:webHidden/>
              </w:rPr>
              <w:fldChar w:fldCharType="end"/>
            </w:r>
          </w:hyperlink>
        </w:p>
        <w:p w:rsidR="009C1DA1" w:rsidRDefault="009C1DA1">
          <w:pPr>
            <w:pStyle w:val="TOC2"/>
            <w:tabs>
              <w:tab w:val="left" w:pos="880"/>
              <w:tab w:val="right" w:leader="dot" w:pos="9350"/>
            </w:tabs>
            <w:rPr>
              <w:rFonts w:asciiTheme="minorHAnsi" w:eastAsiaTheme="minorEastAsia" w:hAnsiTheme="minorHAnsi" w:cstheme="minorBidi"/>
              <w:noProof/>
              <w:sz w:val="22"/>
              <w:szCs w:val="22"/>
            </w:rPr>
          </w:pPr>
          <w:hyperlink w:anchor="_Toc436045975" w:history="1">
            <w:r w:rsidRPr="00E16A45">
              <w:rPr>
                <w:rStyle w:val="Hyperlink"/>
                <w:noProof/>
              </w:rPr>
              <w:t>2.2</w:t>
            </w:r>
            <w:r>
              <w:rPr>
                <w:rFonts w:asciiTheme="minorHAnsi" w:eastAsiaTheme="minorEastAsia" w:hAnsiTheme="minorHAnsi" w:cstheme="minorBidi"/>
                <w:noProof/>
                <w:sz w:val="22"/>
                <w:szCs w:val="22"/>
              </w:rPr>
              <w:tab/>
            </w:r>
            <w:r w:rsidRPr="00E16A45">
              <w:rPr>
                <w:rStyle w:val="Hyperlink"/>
                <w:noProof/>
              </w:rPr>
              <w:t>Structure and Relationships</w:t>
            </w:r>
            <w:r>
              <w:rPr>
                <w:noProof/>
                <w:webHidden/>
              </w:rPr>
              <w:tab/>
            </w:r>
            <w:r>
              <w:rPr>
                <w:noProof/>
                <w:webHidden/>
              </w:rPr>
              <w:fldChar w:fldCharType="begin"/>
            </w:r>
            <w:r>
              <w:rPr>
                <w:noProof/>
                <w:webHidden/>
              </w:rPr>
              <w:instrText xml:space="preserve"> PAGEREF _Toc436045975 \h </w:instrText>
            </w:r>
            <w:r>
              <w:rPr>
                <w:noProof/>
                <w:webHidden/>
              </w:rPr>
            </w:r>
            <w:r>
              <w:rPr>
                <w:noProof/>
                <w:webHidden/>
              </w:rPr>
              <w:fldChar w:fldCharType="separate"/>
            </w:r>
            <w:r>
              <w:rPr>
                <w:noProof/>
                <w:webHidden/>
              </w:rPr>
              <w:t>5</w:t>
            </w:r>
            <w:r>
              <w:rPr>
                <w:noProof/>
                <w:webHidden/>
              </w:rPr>
              <w:fldChar w:fldCharType="end"/>
            </w:r>
          </w:hyperlink>
        </w:p>
        <w:p w:rsidR="009C1DA1" w:rsidRDefault="009C1DA1">
          <w:pPr>
            <w:pStyle w:val="TOC3"/>
            <w:tabs>
              <w:tab w:val="left" w:pos="1320"/>
              <w:tab w:val="right" w:leader="dot" w:pos="9350"/>
            </w:tabs>
            <w:rPr>
              <w:rFonts w:asciiTheme="minorHAnsi" w:eastAsiaTheme="minorEastAsia" w:hAnsiTheme="minorHAnsi" w:cstheme="minorBidi"/>
              <w:noProof/>
              <w:sz w:val="22"/>
              <w:szCs w:val="22"/>
            </w:rPr>
          </w:pPr>
          <w:hyperlink w:anchor="_Toc436045976" w:history="1">
            <w:r w:rsidRPr="00E16A45">
              <w:rPr>
                <w:rStyle w:val="Hyperlink"/>
                <w:noProof/>
              </w:rPr>
              <w:t>2.2.1</w:t>
            </w:r>
            <w:r>
              <w:rPr>
                <w:rFonts w:asciiTheme="minorHAnsi" w:eastAsiaTheme="minorEastAsia" w:hAnsiTheme="minorHAnsi" w:cstheme="minorBidi"/>
                <w:noProof/>
                <w:sz w:val="22"/>
                <w:szCs w:val="22"/>
              </w:rPr>
              <w:tab/>
            </w:r>
            <w:r w:rsidRPr="00E16A45">
              <w:rPr>
                <w:rStyle w:val="Hyperlink"/>
                <w:noProof/>
              </w:rPr>
              <w:t>Data Ingestion</w:t>
            </w:r>
            <w:r>
              <w:rPr>
                <w:noProof/>
                <w:webHidden/>
              </w:rPr>
              <w:tab/>
            </w:r>
            <w:r>
              <w:rPr>
                <w:noProof/>
                <w:webHidden/>
              </w:rPr>
              <w:fldChar w:fldCharType="begin"/>
            </w:r>
            <w:r>
              <w:rPr>
                <w:noProof/>
                <w:webHidden/>
              </w:rPr>
              <w:instrText xml:space="preserve"> PAGEREF _Toc436045976 \h </w:instrText>
            </w:r>
            <w:r>
              <w:rPr>
                <w:noProof/>
                <w:webHidden/>
              </w:rPr>
            </w:r>
            <w:r>
              <w:rPr>
                <w:noProof/>
                <w:webHidden/>
              </w:rPr>
              <w:fldChar w:fldCharType="separate"/>
            </w:r>
            <w:r>
              <w:rPr>
                <w:noProof/>
                <w:webHidden/>
              </w:rPr>
              <w:t>5</w:t>
            </w:r>
            <w:r>
              <w:rPr>
                <w:noProof/>
                <w:webHidden/>
              </w:rPr>
              <w:fldChar w:fldCharType="end"/>
            </w:r>
          </w:hyperlink>
        </w:p>
        <w:p w:rsidR="009C1DA1" w:rsidRDefault="009C1DA1">
          <w:pPr>
            <w:pStyle w:val="TOC3"/>
            <w:tabs>
              <w:tab w:val="left" w:pos="1320"/>
              <w:tab w:val="right" w:leader="dot" w:pos="9350"/>
            </w:tabs>
            <w:rPr>
              <w:rFonts w:asciiTheme="minorHAnsi" w:eastAsiaTheme="minorEastAsia" w:hAnsiTheme="minorHAnsi" w:cstheme="minorBidi"/>
              <w:noProof/>
              <w:sz w:val="22"/>
              <w:szCs w:val="22"/>
            </w:rPr>
          </w:pPr>
          <w:hyperlink w:anchor="_Toc436045977" w:history="1">
            <w:r w:rsidRPr="00E16A45">
              <w:rPr>
                <w:rStyle w:val="Hyperlink"/>
                <w:noProof/>
              </w:rPr>
              <w:t>2.2.2</w:t>
            </w:r>
            <w:r>
              <w:rPr>
                <w:rFonts w:asciiTheme="minorHAnsi" w:eastAsiaTheme="minorEastAsia" w:hAnsiTheme="minorHAnsi" w:cstheme="minorBidi"/>
                <w:noProof/>
                <w:sz w:val="22"/>
                <w:szCs w:val="22"/>
              </w:rPr>
              <w:tab/>
            </w:r>
            <w:r w:rsidRPr="00E16A45">
              <w:rPr>
                <w:rStyle w:val="Hyperlink"/>
                <w:noProof/>
              </w:rPr>
              <w:t>Administrator Tools</w:t>
            </w:r>
            <w:r>
              <w:rPr>
                <w:noProof/>
                <w:webHidden/>
              </w:rPr>
              <w:tab/>
            </w:r>
            <w:r>
              <w:rPr>
                <w:noProof/>
                <w:webHidden/>
              </w:rPr>
              <w:fldChar w:fldCharType="begin"/>
            </w:r>
            <w:r>
              <w:rPr>
                <w:noProof/>
                <w:webHidden/>
              </w:rPr>
              <w:instrText xml:space="preserve"> PAGEREF _Toc436045977 \h </w:instrText>
            </w:r>
            <w:r>
              <w:rPr>
                <w:noProof/>
                <w:webHidden/>
              </w:rPr>
            </w:r>
            <w:r>
              <w:rPr>
                <w:noProof/>
                <w:webHidden/>
              </w:rPr>
              <w:fldChar w:fldCharType="separate"/>
            </w:r>
            <w:r>
              <w:rPr>
                <w:noProof/>
                <w:webHidden/>
              </w:rPr>
              <w:t>6</w:t>
            </w:r>
            <w:r>
              <w:rPr>
                <w:noProof/>
                <w:webHidden/>
              </w:rPr>
              <w:fldChar w:fldCharType="end"/>
            </w:r>
          </w:hyperlink>
        </w:p>
        <w:p w:rsidR="009C1DA1" w:rsidRDefault="009C1DA1">
          <w:pPr>
            <w:pStyle w:val="TOC2"/>
            <w:tabs>
              <w:tab w:val="left" w:pos="880"/>
              <w:tab w:val="right" w:leader="dot" w:pos="9350"/>
            </w:tabs>
            <w:rPr>
              <w:rFonts w:asciiTheme="minorHAnsi" w:eastAsiaTheme="minorEastAsia" w:hAnsiTheme="minorHAnsi" w:cstheme="minorBidi"/>
              <w:noProof/>
              <w:sz w:val="22"/>
              <w:szCs w:val="22"/>
            </w:rPr>
          </w:pPr>
          <w:hyperlink w:anchor="_Toc436045978" w:history="1">
            <w:r w:rsidRPr="00E16A45">
              <w:rPr>
                <w:rStyle w:val="Hyperlink"/>
                <w:noProof/>
              </w:rPr>
              <w:t>2.3</w:t>
            </w:r>
            <w:r>
              <w:rPr>
                <w:rFonts w:asciiTheme="minorHAnsi" w:eastAsiaTheme="minorEastAsia" w:hAnsiTheme="minorHAnsi" w:cstheme="minorBidi"/>
                <w:noProof/>
                <w:sz w:val="22"/>
                <w:szCs w:val="22"/>
              </w:rPr>
              <w:tab/>
            </w:r>
            <w:r w:rsidRPr="00E16A45">
              <w:rPr>
                <w:rStyle w:val="Hyperlink"/>
                <w:noProof/>
              </w:rPr>
              <w:t>Database Schema</w:t>
            </w:r>
            <w:r>
              <w:rPr>
                <w:noProof/>
                <w:webHidden/>
              </w:rPr>
              <w:tab/>
            </w:r>
            <w:r>
              <w:rPr>
                <w:noProof/>
                <w:webHidden/>
              </w:rPr>
              <w:fldChar w:fldCharType="begin"/>
            </w:r>
            <w:r>
              <w:rPr>
                <w:noProof/>
                <w:webHidden/>
              </w:rPr>
              <w:instrText xml:space="preserve"> PAGEREF _Toc436045978 \h </w:instrText>
            </w:r>
            <w:r>
              <w:rPr>
                <w:noProof/>
                <w:webHidden/>
              </w:rPr>
            </w:r>
            <w:r>
              <w:rPr>
                <w:noProof/>
                <w:webHidden/>
              </w:rPr>
              <w:fldChar w:fldCharType="separate"/>
            </w:r>
            <w:r>
              <w:rPr>
                <w:noProof/>
                <w:webHidden/>
              </w:rPr>
              <w:t>8</w:t>
            </w:r>
            <w:r>
              <w:rPr>
                <w:noProof/>
                <w:webHidden/>
              </w:rPr>
              <w:fldChar w:fldCharType="end"/>
            </w:r>
          </w:hyperlink>
        </w:p>
        <w:p w:rsidR="009C1DA1" w:rsidRDefault="009C1DA1">
          <w:pPr>
            <w:pStyle w:val="TOC1"/>
            <w:tabs>
              <w:tab w:val="left" w:pos="480"/>
              <w:tab w:val="right" w:leader="dot" w:pos="9350"/>
            </w:tabs>
            <w:rPr>
              <w:rFonts w:asciiTheme="minorHAnsi" w:eastAsiaTheme="minorEastAsia" w:hAnsiTheme="minorHAnsi" w:cstheme="minorBidi"/>
              <w:noProof/>
              <w:sz w:val="22"/>
              <w:szCs w:val="22"/>
            </w:rPr>
          </w:pPr>
          <w:hyperlink w:anchor="_Toc436045979" w:history="1">
            <w:r w:rsidRPr="00E16A45">
              <w:rPr>
                <w:rStyle w:val="Hyperlink"/>
                <w:noProof/>
              </w:rPr>
              <w:t>3</w:t>
            </w:r>
            <w:r>
              <w:rPr>
                <w:rFonts w:asciiTheme="minorHAnsi" w:eastAsiaTheme="minorEastAsia" w:hAnsiTheme="minorHAnsi" w:cstheme="minorBidi"/>
                <w:noProof/>
                <w:sz w:val="22"/>
                <w:szCs w:val="22"/>
              </w:rPr>
              <w:tab/>
            </w:r>
            <w:r w:rsidRPr="00E16A45">
              <w:rPr>
                <w:rStyle w:val="Hyperlink"/>
                <w:noProof/>
              </w:rPr>
              <w:t>Detailed Description of Components</w:t>
            </w:r>
            <w:r>
              <w:rPr>
                <w:noProof/>
                <w:webHidden/>
              </w:rPr>
              <w:tab/>
            </w:r>
            <w:r>
              <w:rPr>
                <w:noProof/>
                <w:webHidden/>
              </w:rPr>
              <w:fldChar w:fldCharType="begin"/>
            </w:r>
            <w:r>
              <w:rPr>
                <w:noProof/>
                <w:webHidden/>
              </w:rPr>
              <w:instrText xml:space="preserve"> PAGEREF _Toc436045979 \h </w:instrText>
            </w:r>
            <w:r>
              <w:rPr>
                <w:noProof/>
                <w:webHidden/>
              </w:rPr>
            </w:r>
            <w:r>
              <w:rPr>
                <w:noProof/>
                <w:webHidden/>
              </w:rPr>
              <w:fldChar w:fldCharType="separate"/>
            </w:r>
            <w:r>
              <w:rPr>
                <w:noProof/>
                <w:webHidden/>
              </w:rPr>
              <w:t>9</w:t>
            </w:r>
            <w:r>
              <w:rPr>
                <w:noProof/>
                <w:webHidden/>
              </w:rPr>
              <w:fldChar w:fldCharType="end"/>
            </w:r>
          </w:hyperlink>
        </w:p>
        <w:p w:rsidR="009C1DA1" w:rsidRDefault="009C1DA1">
          <w:pPr>
            <w:pStyle w:val="TOC2"/>
            <w:tabs>
              <w:tab w:val="left" w:pos="880"/>
              <w:tab w:val="right" w:leader="dot" w:pos="9350"/>
            </w:tabs>
            <w:rPr>
              <w:rFonts w:asciiTheme="minorHAnsi" w:eastAsiaTheme="minorEastAsia" w:hAnsiTheme="minorHAnsi" w:cstheme="minorBidi"/>
              <w:noProof/>
              <w:sz w:val="22"/>
              <w:szCs w:val="22"/>
            </w:rPr>
          </w:pPr>
          <w:hyperlink w:anchor="_Toc436045980" w:history="1">
            <w:r w:rsidRPr="00E16A45">
              <w:rPr>
                <w:rStyle w:val="Hyperlink"/>
                <w:noProof/>
              </w:rPr>
              <w:t>3.1</w:t>
            </w:r>
            <w:r>
              <w:rPr>
                <w:rFonts w:asciiTheme="minorHAnsi" w:eastAsiaTheme="minorEastAsia" w:hAnsiTheme="minorHAnsi" w:cstheme="minorBidi"/>
                <w:noProof/>
                <w:sz w:val="22"/>
                <w:szCs w:val="22"/>
              </w:rPr>
              <w:tab/>
            </w:r>
            <w:r w:rsidRPr="00E16A45">
              <w:rPr>
                <w:rStyle w:val="Hyperlink"/>
                <w:noProof/>
              </w:rPr>
              <w:t>Presentation Layer Overview</w:t>
            </w:r>
            <w:r>
              <w:rPr>
                <w:noProof/>
                <w:webHidden/>
              </w:rPr>
              <w:tab/>
            </w:r>
            <w:r>
              <w:rPr>
                <w:noProof/>
                <w:webHidden/>
              </w:rPr>
              <w:fldChar w:fldCharType="begin"/>
            </w:r>
            <w:r>
              <w:rPr>
                <w:noProof/>
                <w:webHidden/>
              </w:rPr>
              <w:instrText xml:space="preserve"> PAGEREF _Toc436045980 \h </w:instrText>
            </w:r>
            <w:r>
              <w:rPr>
                <w:noProof/>
                <w:webHidden/>
              </w:rPr>
            </w:r>
            <w:r>
              <w:rPr>
                <w:noProof/>
                <w:webHidden/>
              </w:rPr>
              <w:fldChar w:fldCharType="separate"/>
            </w:r>
            <w:r>
              <w:rPr>
                <w:noProof/>
                <w:webHidden/>
              </w:rPr>
              <w:t>9</w:t>
            </w:r>
            <w:r>
              <w:rPr>
                <w:noProof/>
                <w:webHidden/>
              </w:rPr>
              <w:fldChar w:fldCharType="end"/>
            </w:r>
          </w:hyperlink>
        </w:p>
        <w:p w:rsidR="009C1DA1" w:rsidRDefault="009C1DA1">
          <w:pPr>
            <w:pStyle w:val="TOC3"/>
            <w:tabs>
              <w:tab w:val="left" w:pos="1320"/>
              <w:tab w:val="right" w:leader="dot" w:pos="9350"/>
            </w:tabs>
            <w:rPr>
              <w:rFonts w:asciiTheme="minorHAnsi" w:eastAsiaTheme="minorEastAsia" w:hAnsiTheme="minorHAnsi" w:cstheme="minorBidi"/>
              <w:noProof/>
              <w:sz w:val="22"/>
              <w:szCs w:val="22"/>
            </w:rPr>
          </w:pPr>
          <w:hyperlink w:anchor="_Toc436045981" w:history="1">
            <w:r w:rsidRPr="00E16A45">
              <w:rPr>
                <w:rStyle w:val="Hyperlink"/>
                <w:noProof/>
              </w:rPr>
              <w:t>3.1.1</w:t>
            </w:r>
            <w:r>
              <w:rPr>
                <w:rFonts w:asciiTheme="minorHAnsi" w:eastAsiaTheme="minorEastAsia" w:hAnsiTheme="minorHAnsi" w:cstheme="minorBidi"/>
                <w:noProof/>
                <w:sz w:val="22"/>
                <w:szCs w:val="22"/>
              </w:rPr>
              <w:tab/>
            </w:r>
            <w:r w:rsidRPr="00E16A45">
              <w:rPr>
                <w:rStyle w:val="Hyperlink"/>
                <w:noProof/>
              </w:rPr>
              <w:t>Controllers</w:t>
            </w:r>
            <w:r>
              <w:rPr>
                <w:noProof/>
                <w:webHidden/>
              </w:rPr>
              <w:tab/>
            </w:r>
            <w:r>
              <w:rPr>
                <w:noProof/>
                <w:webHidden/>
              </w:rPr>
              <w:fldChar w:fldCharType="begin"/>
            </w:r>
            <w:r>
              <w:rPr>
                <w:noProof/>
                <w:webHidden/>
              </w:rPr>
              <w:instrText xml:space="preserve"> PAGEREF _Toc436045981 \h </w:instrText>
            </w:r>
            <w:r>
              <w:rPr>
                <w:noProof/>
                <w:webHidden/>
              </w:rPr>
            </w:r>
            <w:r>
              <w:rPr>
                <w:noProof/>
                <w:webHidden/>
              </w:rPr>
              <w:fldChar w:fldCharType="separate"/>
            </w:r>
            <w:r>
              <w:rPr>
                <w:noProof/>
                <w:webHidden/>
              </w:rPr>
              <w:t>9</w:t>
            </w:r>
            <w:r>
              <w:rPr>
                <w:noProof/>
                <w:webHidden/>
              </w:rPr>
              <w:fldChar w:fldCharType="end"/>
            </w:r>
          </w:hyperlink>
        </w:p>
        <w:p w:rsidR="009C1DA1" w:rsidRDefault="009C1DA1">
          <w:pPr>
            <w:pStyle w:val="TOC2"/>
            <w:tabs>
              <w:tab w:val="left" w:pos="880"/>
              <w:tab w:val="right" w:leader="dot" w:pos="9350"/>
            </w:tabs>
            <w:rPr>
              <w:rFonts w:asciiTheme="minorHAnsi" w:eastAsiaTheme="minorEastAsia" w:hAnsiTheme="minorHAnsi" w:cstheme="minorBidi"/>
              <w:noProof/>
              <w:sz w:val="22"/>
              <w:szCs w:val="22"/>
            </w:rPr>
          </w:pPr>
          <w:hyperlink w:anchor="_Toc436045982" w:history="1">
            <w:r w:rsidRPr="00E16A45">
              <w:rPr>
                <w:rStyle w:val="Hyperlink"/>
                <w:noProof/>
              </w:rPr>
              <w:t>3.2</w:t>
            </w:r>
            <w:r>
              <w:rPr>
                <w:rFonts w:asciiTheme="minorHAnsi" w:eastAsiaTheme="minorEastAsia" w:hAnsiTheme="minorHAnsi" w:cstheme="minorBidi"/>
                <w:noProof/>
                <w:sz w:val="22"/>
                <w:szCs w:val="22"/>
              </w:rPr>
              <w:tab/>
            </w:r>
            <w:r w:rsidRPr="00E16A45">
              <w:rPr>
                <w:rStyle w:val="Hyperlink"/>
                <w:noProof/>
              </w:rPr>
              <w:t>Business Logic Layer Overview</w:t>
            </w:r>
            <w:r>
              <w:rPr>
                <w:noProof/>
                <w:webHidden/>
              </w:rPr>
              <w:tab/>
            </w:r>
            <w:r>
              <w:rPr>
                <w:noProof/>
                <w:webHidden/>
              </w:rPr>
              <w:fldChar w:fldCharType="begin"/>
            </w:r>
            <w:r>
              <w:rPr>
                <w:noProof/>
                <w:webHidden/>
              </w:rPr>
              <w:instrText xml:space="preserve"> PAGEREF _Toc436045982 \h </w:instrText>
            </w:r>
            <w:r>
              <w:rPr>
                <w:noProof/>
                <w:webHidden/>
              </w:rPr>
            </w:r>
            <w:r>
              <w:rPr>
                <w:noProof/>
                <w:webHidden/>
              </w:rPr>
              <w:fldChar w:fldCharType="separate"/>
            </w:r>
            <w:r>
              <w:rPr>
                <w:noProof/>
                <w:webHidden/>
              </w:rPr>
              <w:t>13</w:t>
            </w:r>
            <w:r>
              <w:rPr>
                <w:noProof/>
                <w:webHidden/>
              </w:rPr>
              <w:fldChar w:fldCharType="end"/>
            </w:r>
          </w:hyperlink>
        </w:p>
        <w:p w:rsidR="009C1DA1" w:rsidRDefault="009C1DA1">
          <w:pPr>
            <w:pStyle w:val="TOC3"/>
            <w:tabs>
              <w:tab w:val="left" w:pos="1320"/>
              <w:tab w:val="right" w:leader="dot" w:pos="9350"/>
            </w:tabs>
            <w:rPr>
              <w:rFonts w:asciiTheme="minorHAnsi" w:eastAsiaTheme="minorEastAsia" w:hAnsiTheme="minorHAnsi" w:cstheme="minorBidi"/>
              <w:noProof/>
              <w:sz w:val="22"/>
              <w:szCs w:val="22"/>
            </w:rPr>
          </w:pPr>
          <w:hyperlink w:anchor="_Toc436045983" w:history="1">
            <w:r w:rsidRPr="00E16A45">
              <w:rPr>
                <w:rStyle w:val="Hyperlink"/>
                <w:noProof/>
              </w:rPr>
              <w:t>3.2.1</w:t>
            </w:r>
            <w:r>
              <w:rPr>
                <w:rFonts w:asciiTheme="minorHAnsi" w:eastAsiaTheme="minorEastAsia" w:hAnsiTheme="minorHAnsi" w:cstheme="minorBidi"/>
                <w:noProof/>
                <w:sz w:val="22"/>
                <w:szCs w:val="22"/>
              </w:rPr>
              <w:tab/>
            </w:r>
            <w:r w:rsidRPr="00E16A45">
              <w:rPr>
                <w:rStyle w:val="Hyperlink"/>
                <w:noProof/>
              </w:rPr>
              <w:t>Entities</w:t>
            </w:r>
            <w:r>
              <w:rPr>
                <w:noProof/>
                <w:webHidden/>
              </w:rPr>
              <w:tab/>
            </w:r>
            <w:r>
              <w:rPr>
                <w:noProof/>
                <w:webHidden/>
              </w:rPr>
              <w:fldChar w:fldCharType="begin"/>
            </w:r>
            <w:r>
              <w:rPr>
                <w:noProof/>
                <w:webHidden/>
              </w:rPr>
              <w:instrText xml:space="preserve"> PAGEREF _Toc436045983 \h </w:instrText>
            </w:r>
            <w:r>
              <w:rPr>
                <w:noProof/>
                <w:webHidden/>
              </w:rPr>
            </w:r>
            <w:r>
              <w:rPr>
                <w:noProof/>
                <w:webHidden/>
              </w:rPr>
              <w:fldChar w:fldCharType="separate"/>
            </w:r>
            <w:r>
              <w:rPr>
                <w:noProof/>
                <w:webHidden/>
              </w:rPr>
              <w:t>14</w:t>
            </w:r>
            <w:r>
              <w:rPr>
                <w:noProof/>
                <w:webHidden/>
              </w:rPr>
              <w:fldChar w:fldCharType="end"/>
            </w:r>
          </w:hyperlink>
        </w:p>
        <w:p w:rsidR="009C1DA1" w:rsidRDefault="009C1DA1">
          <w:pPr>
            <w:pStyle w:val="TOC3"/>
            <w:tabs>
              <w:tab w:val="left" w:pos="1320"/>
              <w:tab w:val="right" w:leader="dot" w:pos="9350"/>
            </w:tabs>
            <w:rPr>
              <w:rFonts w:asciiTheme="minorHAnsi" w:eastAsiaTheme="minorEastAsia" w:hAnsiTheme="minorHAnsi" w:cstheme="minorBidi"/>
              <w:noProof/>
              <w:sz w:val="22"/>
              <w:szCs w:val="22"/>
            </w:rPr>
          </w:pPr>
          <w:hyperlink w:anchor="_Toc436045984" w:history="1">
            <w:r w:rsidRPr="00E16A45">
              <w:rPr>
                <w:rStyle w:val="Hyperlink"/>
                <w:noProof/>
              </w:rPr>
              <w:t>3.2.2</w:t>
            </w:r>
            <w:r>
              <w:rPr>
                <w:rFonts w:asciiTheme="minorHAnsi" w:eastAsiaTheme="minorEastAsia" w:hAnsiTheme="minorHAnsi" w:cstheme="minorBidi"/>
                <w:noProof/>
                <w:sz w:val="22"/>
                <w:szCs w:val="22"/>
              </w:rPr>
              <w:tab/>
            </w:r>
            <w:r w:rsidRPr="00E16A45">
              <w:rPr>
                <w:rStyle w:val="Hyperlink"/>
                <w:noProof/>
              </w:rPr>
              <w:t>Enumerations</w:t>
            </w:r>
            <w:r>
              <w:rPr>
                <w:noProof/>
                <w:webHidden/>
              </w:rPr>
              <w:tab/>
            </w:r>
            <w:r>
              <w:rPr>
                <w:noProof/>
                <w:webHidden/>
              </w:rPr>
              <w:fldChar w:fldCharType="begin"/>
            </w:r>
            <w:r>
              <w:rPr>
                <w:noProof/>
                <w:webHidden/>
              </w:rPr>
              <w:instrText xml:space="preserve"> PAGEREF _Toc436045984 \h </w:instrText>
            </w:r>
            <w:r>
              <w:rPr>
                <w:noProof/>
                <w:webHidden/>
              </w:rPr>
            </w:r>
            <w:r>
              <w:rPr>
                <w:noProof/>
                <w:webHidden/>
              </w:rPr>
              <w:fldChar w:fldCharType="separate"/>
            </w:r>
            <w:r>
              <w:rPr>
                <w:noProof/>
                <w:webHidden/>
              </w:rPr>
              <w:t>34</w:t>
            </w:r>
            <w:r>
              <w:rPr>
                <w:noProof/>
                <w:webHidden/>
              </w:rPr>
              <w:fldChar w:fldCharType="end"/>
            </w:r>
          </w:hyperlink>
        </w:p>
        <w:p w:rsidR="009C1DA1" w:rsidRDefault="009C1DA1">
          <w:pPr>
            <w:pStyle w:val="TOC2"/>
            <w:tabs>
              <w:tab w:val="left" w:pos="880"/>
              <w:tab w:val="right" w:leader="dot" w:pos="9350"/>
            </w:tabs>
            <w:rPr>
              <w:rFonts w:asciiTheme="minorHAnsi" w:eastAsiaTheme="minorEastAsia" w:hAnsiTheme="minorHAnsi" w:cstheme="minorBidi"/>
              <w:noProof/>
              <w:sz w:val="22"/>
              <w:szCs w:val="22"/>
            </w:rPr>
          </w:pPr>
          <w:hyperlink w:anchor="_Toc436045985" w:history="1">
            <w:r w:rsidRPr="00E16A45">
              <w:rPr>
                <w:rStyle w:val="Hyperlink"/>
                <w:noProof/>
              </w:rPr>
              <w:t>3.3</w:t>
            </w:r>
            <w:r>
              <w:rPr>
                <w:rFonts w:asciiTheme="minorHAnsi" w:eastAsiaTheme="minorEastAsia" w:hAnsiTheme="minorHAnsi" w:cstheme="minorBidi"/>
                <w:noProof/>
                <w:sz w:val="22"/>
                <w:szCs w:val="22"/>
              </w:rPr>
              <w:tab/>
            </w:r>
            <w:r w:rsidRPr="00E16A45">
              <w:rPr>
                <w:rStyle w:val="Hyperlink"/>
                <w:noProof/>
              </w:rPr>
              <w:t>Data Access Layer Overview</w:t>
            </w:r>
            <w:r>
              <w:rPr>
                <w:noProof/>
                <w:webHidden/>
              </w:rPr>
              <w:tab/>
            </w:r>
            <w:r>
              <w:rPr>
                <w:noProof/>
                <w:webHidden/>
              </w:rPr>
              <w:fldChar w:fldCharType="begin"/>
            </w:r>
            <w:r>
              <w:rPr>
                <w:noProof/>
                <w:webHidden/>
              </w:rPr>
              <w:instrText xml:space="preserve"> PAGEREF _Toc436045985 \h </w:instrText>
            </w:r>
            <w:r>
              <w:rPr>
                <w:noProof/>
                <w:webHidden/>
              </w:rPr>
            </w:r>
            <w:r>
              <w:rPr>
                <w:noProof/>
                <w:webHidden/>
              </w:rPr>
              <w:fldChar w:fldCharType="separate"/>
            </w:r>
            <w:r>
              <w:rPr>
                <w:noProof/>
                <w:webHidden/>
              </w:rPr>
              <w:t>37</w:t>
            </w:r>
            <w:r>
              <w:rPr>
                <w:noProof/>
                <w:webHidden/>
              </w:rPr>
              <w:fldChar w:fldCharType="end"/>
            </w:r>
          </w:hyperlink>
        </w:p>
        <w:p w:rsidR="00515BB6" w:rsidRDefault="00B07CB2" w:rsidP="0017110C">
          <w:r>
            <w:rPr>
              <w:noProof/>
            </w:rPr>
            <w:fldChar w:fldCharType="end"/>
          </w:r>
        </w:p>
      </w:sdtContent>
    </w:sdt>
    <w:p w:rsidR="0017110C" w:rsidRDefault="0017110C" w:rsidP="005A781D">
      <w:pPr>
        <w:pStyle w:val="Heading1"/>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p>
    <w:p w:rsidR="0017110C" w:rsidRDefault="0017110C" w:rsidP="00297E9F">
      <w:pPr>
        <w:pStyle w:val="Title"/>
        <w:keepNext/>
        <w:keepLines/>
      </w:pPr>
      <w:r>
        <w:lastRenderedPageBreak/>
        <w:t xml:space="preserve">Software </w:t>
      </w:r>
      <w:r w:rsidR="00CC2697">
        <w:t>Design Specification</w:t>
      </w:r>
    </w:p>
    <w:p w:rsidR="0017110C" w:rsidRPr="005A781D" w:rsidRDefault="0017110C" w:rsidP="00297E9F">
      <w:pPr>
        <w:pStyle w:val="Heading1"/>
        <w:numPr>
          <w:ilvl w:val="0"/>
          <w:numId w:val="2"/>
        </w:numPr>
      </w:pPr>
      <w:bookmarkStart w:id="6" w:name="_Toc431750916"/>
      <w:bookmarkStart w:id="7" w:name="_Toc431762510"/>
      <w:bookmarkStart w:id="8" w:name="_Toc436045966"/>
      <w:r w:rsidRPr="005A781D">
        <w:t>Introduction</w:t>
      </w:r>
      <w:bookmarkEnd w:id="6"/>
      <w:bookmarkEnd w:id="7"/>
      <w:bookmarkEnd w:id="8"/>
    </w:p>
    <w:p w:rsidR="0017110C" w:rsidRPr="0017110C" w:rsidRDefault="0017110C" w:rsidP="00297E9F">
      <w:pPr>
        <w:pStyle w:val="Heading2"/>
        <w:numPr>
          <w:ilvl w:val="1"/>
          <w:numId w:val="2"/>
        </w:numPr>
      </w:pPr>
      <w:bookmarkStart w:id="9" w:name="_Toc431750917"/>
      <w:bookmarkStart w:id="10" w:name="_Toc431762511"/>
      <w:bookmarkStart w:id="11" w:name="_Toc436045967"/>
      <w:r w:rsidRPr="0017110C">
        <w:t>Purpose</w:t>
      </w:r>
      <w:bookmarkEnd w:id="9"/>
      <w:bookmarkEnd w:id="10"/>
      <w:bookmarkEnd w:id="11"/>
    </w:p>
    <w:p w:rsidR="0017110C" w:rsidRPr="0017110C" w:rsidRDefault="0017110C" w:rsidP="00297E9F">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297E9F">
      <w:pPr>
        <w:pStyle w:val="Heading2"/>
      </w:pPr>
      <w:bookmarkStart w:id="12" w:name="_Toc431750918"/>
      <w:bookmarkStart w:id="13" w:name="_Toc431762512"/>
      <w:bookmarkStart w:id="14" w:name="_Toc436045968"/>
      <w:r>
        <w:t>Scope</w:t>
      </w:r>
      <w:bookmarkEnd w:id="12"/>
      <w:bookmarkEnd w:id="13"/>
      <w:bookmarkEnd w:id="14"/>
    </w:p>
    <w:p w:rsidR="0003781E" w:rsidRDefault="0003781E" w:rsidP="00297E9F">
      <w:pPr>
        <w:keepNext/>
        <w:keepLines/>
      </w:pPr>
      <w:bookmarkStart w:id="15" w:name="_Toc431145049"/>
      <w:bookmarkStart w:id="16" w:name="_Toc431750919"/>
      <w:bookmarkStart w:id="17"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03781E" w:rsidRDefault="0003781E" w:rsidP="00297E9F">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03781E" w:rsidRDefault="0003781E" w:rsidP="00297E9F">
      <w:pPr>
        <w:pStyle w:val="ListParagraph"/>
        <w:keepNext/>
        <w:keepLines/>
        <w:numPr>
          <w:ilvl w:val="0"/>
          <w:numId w:val="3"/>
        </w:numPr>
      </w:pPr>
      <w:r>
        <w:t>Simple Moving Average</w:t>
      </w:r>
    </w:p>
    <w:p w:rsidR="0003781E" w:rsidRDefault="0003781E" w:rsidP="00297E9F">
      <w:pPr>
        <w:pStyle w:val="ListParagraph"/>
        <w:keepNext/>
        <w:keepLines/>
        <w:numPr>
          <w:ilvl w:val="0"/>
          <w:numId w:val="3"/>
        </w:numPr>
      </w:pPr>
      <w:r>
        <w:t>Data correlation discovery between the multiple devices.</w:t>
      </w:r>
    </w:p>
    <w:p w:rsidR="0003781E" w:rsidRDefault="0003781E" w:rsidP="00297E9F">
      <w:pPr>
        <w:pStyle w:val="ListParagraph"/>
        <w:keepNext/>
        <w:keepLines/>
        <w:numPr>
          <w:ilvl w:val="0"/>
          <w:numId w:val="3"/>
        </w:numPr>
      </w:pPr>
      <w:r>
        <w:t>Simply display data that was uploaded to the customer in a graphical format.</w:t>
      </w:r>
    </w:p>
    <w:p w:rsidR="0003781E" w:rsidRDefault="0003781E" w:rsidP="00297E9F">
      <w:pPr>
        <w:pStyle w:val="ListParagraph"/>
        <w:keepNext/>
        <w:keepLines/>
        <w:numPr>
          <w:ilvl w:val="0"/>
          <w:numId w:val="3"/>
        </w:numPr>
      </w:pPr>
      <w:r>
        <w:t xml:space="preserve">Calculate the user’s activity.  </w:t>
      </w:r>
    </w:p>
    <w:p w:rsidR="0003781E" w:rsidRDefault="0003781E" w:rsidP="00297E9F">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297E9F">
      <w:pPr>
        <w:pStyle w:val="Heading2"/>
      </w:pPr>
      <w:bookmarkStart w:id="18" w:name="_Toc436045969"/>
      <w:r>
        <w:t>Definitions, Acronyms, and Abbreviations</w:t>
      </w:r>
      <w:bookmarkEnd w:id="15"/>
      <w:bookmarkEnd w:id="16"/>
      <w:bookmarkEnd w:id="17"/>
      <w:bookmarkEnd w:id="18"/>
    </w:p>
    <w:tbl>
      <w:tblPr>
        <w:tblStyle w:val="LightShading-Accent1"/>
        <w:tblW w:w="10048" w:type="dxa"/>
        <w:tblLook w:val="04A0" w:firstRow="1" w:lastRow="0" w:firstColumn="1" w:lastColumn="0" w:noHBand="0" w:noVBand="1"/>
      </w:tblPr>
      <w:tblGrid>
        <w:gridCol w:w="2898"/>
        <w:gridCol w:w="7150"/>
      </w:tblGrid>
      <w:tr w:rsidR="00254328" w:rsidRPr="002469FB" w:rsidTr="00254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Account</w:t>
            </w:r>
          </w:p>
        </w:tc>
        <w:tc>
          <w:tcPr>
            <w:tcW w:w="7150" w:type="dxa"/>
          </w:tcPr>
          <w:p w:rsidR="00254328" w:rsidRDefault="00254328" w:rsidP="00297E9F">
            <w:pPr>
              <w:keepNext/>
              <w:keepLines/>
              <w:widowControl w:val="0"/>
              <w:cnfStyle w:val="100000000000" w:firstRow="1" w:lastRow="0" w:firstColumn="0" w:lastColumn="0" w:oddVBand="0" w:evenVBand="0" w:oddHBand="0" w:evenHBand="0" w:firstRowFirstColumn="0" w:firstRowLastColumn="0" w:lastRowFirstColumn="0" w:lastRowLastColumn="0"/>
            </w:pPr>
            <w:r>
              <w:t>Roles and permissions assigned to a user and stored electronically</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Activity</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Action performed by patient (ex. running, walking, sleeping)</w:t>
            </w:r>
          </w:p>
        </w:tc>
      </w:tr>
      <w:tr w:rsidR="002643C6"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297E9F">
            <w:pPr>
              <w:keepNext/>
              <w:keepLines/>
              <w:widowControl w:val="0"/>
              <w:rPr>
                <w:i/>
              </w:rPr>
            </w:pPr>
            <w:r>
              <w:rPr>
                <w:i/>
              </w:rPr>
              <w:t>ASP.NET</w:t>
            </w:r>
          </w:p>
        </w:tc>
        <w:tc>
          <w:tcPr>
            <w:tcW w:w="7150" w:type="dxa"/>
          </w:tcPr>
          <w:p w:rsidR="002643C6" w:rsidRDefault="002643C6" w:rsidP="00297E9F">
            <w:pPr>
              <w:keepNext/>
              <w:keepLines/>
              <w:widowControl w:val="0"/>
              <w:cnfStyle w:val="000000000000" w:firstRow="0" w:lastRow="0" w:firstColumn="0" w:lastColumn="0" w:oddVBand="0" w:evenVBand="0" w:oddHBand="0" w:evenHBand="0" w:firstRowFirstColumn="0" w:firstRowLastColumn="0" w:lastRowFirstColumn="0" w:lastRowLastColumn="0"/>
            </w:pPr>
            <w:r>
              <w:t>Microsoft web based software architecture</w:t>
            </w:r>
          </w:p>
        </w:tc>
      </w:tr>
      <w:tr w:rsidR="002643C6"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643C6" w:rsidRDefault="002643C6" w:rsidP="00297E9F">
            <w:pPr>
              <w:keepNext/>
              <w:keepLines/>
              <w:widowControl w:val="0"/>
              <w:rPr>
                <w:i/>
              </w:rPr>
            </w:pPr>
            <w:r>
              <w:rPr>
                <w:i/>
              </w:rPr>
              <w:t>C#</w:t>
            </w:r>
          </w:p>
        </w:tc>
        <w:tc>
          <w:tcPr>
            <w:tcW w:w="7150" w:type="dxa"/>
          </w:tcPr>
          <w:p w:rsidR="002643C6" w:rsidRDefault="002643C6" w:rsidP="00297E9F">
            <w:pPr>
              <w:keepNext/>
              <w:keepLines/>
              <w:widowControl w:val="0"/>
              <w:cnfStyle w:val="000000100000" w:firstRow="0" w:lastRow="0" w:firstColumn="0" w:lastColumn="0" w:oddVBand="0" w:evenVBand="0" w:oddHBand="1" w:evenHBand="0" w:firstRowFirstColumn="0" w:firstRowLastColumn="0" w:lastRowFirstColumn="0" w:lastRowLastColumn="0"/>
            </w:pPr>
            <w:r>
              <w:t>C “Sharp” Microsoft .NET programming language</w:t>
            </w:r>
          </w:p>
        </w:tc>
      </w:tr>
      <w:tr w:rsidR="00812105"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812105" w:rsidRDefault="00812105" w:rsidP="00297E9F">
            <w:pPr>
              <w:keepNext/>
              <w:keepLines/>
              <w:widowControl w:val="0"/>
              <w:rPr>
                <w:i/>
              </w:rPr>
            </w:pPr>
            <w:r>
              <w:rPr>
                <w:i/>
              </w:rPr>
              <w:t>Controller</w:t>
            </w:r>
          </w:p>
        </w:tc>
        <w:tc>
          <w:tcPr>
            <w:tcW w:w="7150" w:type="dxa"/>
          </w:tcPr>
          <w:p w:rsidR="00812105" w:rsidRDefault="00812105" w:rsidP="00297E9F">
            <w:pPr>
              <w:keepNext/>
              <w:keepLines/>
              <w:widowControl w:val="0"/>
              <w:cnfStyle w:val="000000000000" w:firstRow="0" w:lastRow="0" w:firstColumn="0" w:lastColumn="0" w:oddVBand="0" w:evenVBand="0" w:oddHBand="0" w:evenHBand="0" w:firstRowFirstColumn="0" w:firstRowLastColumn="0" w:lastRowFirstColumn="0" w:lastRowLastColumn="0"/>
            </w:pPr>
            <w:r>
              <w:t>Middle layer logic, interaction between the view and data model</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csv</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Comma-separated values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Pr="00CD56CE" w:rsidRDefault="00254328" w:rsidP="00297E9F">
            <w:pPr>
              <w:keepNext/>
              <w:keepLines/>
              <w:widowControl w:val="0"/>
              <w:rPr>
                <w:i/>
              </w:rPr>
            </w:pPr>
            <w:r>
              <w:rPr>
                <w:i/>
              </w:rPr>
              <w:t>Customer</w:t>
            </w:r>
          </w:p>
        </w:tc>
        <w:tc>
          <w:tcPr>
            <w:tcW w:w="7150" w:type="dxa"/>
          </w:tcPr>
          <w:p w:rsidR="00254328" w:rsidRPr="002469FB"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 person or group requesting the software to be built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proofErr w:type="spellStart"/>
            <w:r>
              <w:rPr>
                <w:i/>
              </w:rPr>
              <w:t>dat</w:t>
            </w:r>
            <w:proofErr w:type="spellEnd"/>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Data file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Data</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Patient information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Database</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Storage medium for patient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Database Service</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Database functionality accessible via the internet</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Experiment</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Combining of data to generate a report based on input criteria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Experiment Admin</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able to run experiments on patient data</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GUI</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Graphical User Interface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HTTP(S)</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Hypertext Transfer Protocol (Secure)</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IEEE</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Institute of Electrical and Electronics Engineers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Interface</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Medium in which a user interacts with the system</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Medical Device</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 device worn by a patient to collect medical data</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Model</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Data base representation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MVC</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Model View Controller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Patient</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under the care of a physician</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Physician</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treats patients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Query</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Request for information based on parameters</w:t>
            </w:r>
          </w:p>
        </w:tc>
      </w:tr>
      <w:tr w:rsidR="00254328"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Query Builder</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Aids in building queries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SDD</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Software Design Document/Software Design Specification</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SQL</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Structured Query Language</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Stakeholder</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Anyone who has a stake in the outcome of the project</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System Admin</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able to manage other user accounts</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System Developer</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An individual involved in the design and construction of a system</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Tester</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An individual involved in the testing of a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UAH</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The University of Alabama in Huntsville</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User</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Operator of the system</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View</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User presentation GUI</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Web Application</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An application hosted on a server and accessible via the internet most commonly through a web browser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Web Based</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Accessible via the internet utilizing HTTP/HTTPS</w:t>
            </w:r>
          </w:p>
        </w:tc>
      </w:tr>
      <w:tr w:rsidR="00812105" w:rsidRPr="002469FB"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Web Browser</w:t>
            </w:r>
          </w:p>
        </w:tc>
        <w:tc>
          <w:tcPr>
            <w:tcW w:w="7150" w:type="dxa"/>
          </w:tcPr>
          <w:p w:rsidR="00254328" w:rsidRDefault="00254328" w:rsidP="00297E9F">
            <w:pPr>
              <w:keepNext/>
              <w:keepLines/>
              <w:widowControl w:val="0"/>
              <w:cnfStyle w:val="000000100000" w:firstRow="0" w:lastRow="0" w:firstColumn="0" w:lastColumn="0" w:oddVBand="0" w:evenVBand="0" w:oddHBand="1" w:evenHBand="0" w:firstRowFirstColumn="0" w:firstRowLastColumn="0" w:lastRowFirstColumn="0" w:lastRowLastColumn="0"/>
            </w:pPr>
            <w:r>
              <w:t>An interface to view web applications over the internet (example: Firefox, Internet Explorer)</w:t>
            </w:r>
          </w:p>
        </w:tc>
      </w:tr>
      <w:tr w:rsidR="00254328" w:rsidRPr="002469FB" w:rsidTr="00254328">
        <w:tc>
          <w:tcPr>
            <w:cnfStyle w:val="001000000000" w:firstRow="0" w:lastRow="0" w:firstColumn="1" w:lastColumn="0" w:oddVBand="0" w:evenVBand="0" w:oddHBand="0" w:evenHBand="0" w:firstRowFirstColumn="0" w:firstRowLastColumn="0" w:lastRowFirstColumn="0" w:lastRowLastColumn="0"/>
            <w:tcW w:w="2898" w:type="dxa"/>
          </w:tcPr>
          <w:p w:rsidR="00254328" w:rsidRDefault="00254328" w:rsidP="00297E9F">
            <w:pPr>
              <w:keepNext/>
              <w:keepLines/>
              <w:widowControl w:val="0"/>
              <w:rPr>
                <w:i/>
              </w:rPr>
            </w:pPr>
            <w:r>
              <w:rPr>
                <w:i/>
              </w:rPr>
              <w:t>Web Service</w:t>
            </w:r>
          </w:p>
        </w:tc>
        <w:tc>
          <w:tcPr>
            <w:tcW w:w="7150" w:type="dxa"/>
          </w:tcPr>
          <w:p w:rsidR="00254328" w:rsidRDefault="00254328" w:rsidP="00297E9F">
            <w:pPr>
              <w:keepNext/>
              <w:keepLines/>
              <w:widowControl w:val="0"/>
              <w:cnfStyle w:val="000000000000" w:firstRow="0" w:lastRow="0" w:firstColumn="0" w:lastColumn="0" w:oddVBand="0" w:evenVBand="0" w:oddHBand="0" w:evenHBand="0" w:firstRowFirstColumn="0" w:firstRowLastColumn="0" w:lastRowFirstColumn="0" w:lastRowLastColumn="0"/>
            </w:pPr>
            <w:r>
              <w:t>A software service accessible over the internet</w:t>
            </w:r>
          </w:p>
        </w:tc>
      </w:tr>
    </w:tbl>
    <w:p w:rsidR="0017110C" w:rsidRPr="0039305F" w:rsidRDefault="0017110C" w:rsidP="00297E9F">
      <w:pPr>
        <w:keepNext/>
        <w:keepLines/>
      </w:pPr>
    </w:p>
    <w:p w:rsidR="0017110C" w:rsidRDefault="0017110C" w:rsidP="00297E9F">
      <w:pPr>
        <w:pStyle w:val="Heading2"/>
      </w:pPr>
      <w:r>
        <w:lastRenderedPageBreak/>
        <w:t xml:space="preserve"> </w:t>
      </w:r>
      <w:bookmarkStart w:id="19" w:name="_Toc431750920"/>
      <w:bookmarkStart w:id="20" w:name="_Toc431762514"/>
      <w:bookmarkStart w:id="21" w:name="_Toc436045970"/>
      <w:r>
        <w:t>References</w:t>
      </w:r>
      <w:bookmarkEnd w:id="19"/>
      <w:bookmarkEnd w:id="20"/>
      <w:bookmarkEnd w:id="21"/>
    </w:p>
    <w:p w:rsidR="0017110C" w:rsidRDefault="0017110C" w:rsidP="00297E9F">
      <w:pPr>
        <w:keepNext/>
        <w:keepLines/>
      </w:pPr>
      <w:r>
        <w:t xml:space="preserve">IEEE </w:t>
      </w:r>
      <w:proofErr w:type="spellStart"/>
      <w:proofErr w:type="gramStart"/>
      <w:r>
        <w:t>Std</w:t>
      </w:r>
      <w:proofErr w:type="spellEnd"/>
      <w:proofErr w:type="gramEnd"/>
      <w:r>
        <w:t xml:space="preserve"> 1016-1998</w:t>
      </w:r>
      <w:r w:rsidRPr="004E6292">
        <w:t xml:space="preserve">, </w:t>
      </w:r>
      <w:r>
        <w:t>IEEE Standard for Software Design Specification</w:t>
      </w:r>
    </w:p>
    <w:p w:rsidR="00812105" w:rsidRDefault="0007275F" w:rsidP="00297E9F">
      <w:pPr>
        <w:keepNext/>
        <w:keepLines/>
      </w:pPr>
      <w:r w:rsidRPr="0007275F">
        <w:t>Definitions for New Race and Ethnicity Categories</w:t>
      </w:r>
      <w:r>
        <w:t xml:space="preserve"> (</w:t>
      </w:r>
      <w:r w:rsidRPr="0007275F">
        <w:t>https://nces.ed.gov/ipeds/reic/definitions.asp</w:t>
      </w:r>
      <w:r>
        <w:t>)</w:t>
      </w:r>
    </w:p>
    <w:p w:rsidR="00812105" w:rsidRDefault="00E4479B" w:rsidP="00297E9F">
      <w:pPr>
        <w:keepNext/>
        <w:keepLines/>
      </w:pPr>
      <w:hyperlink r:id="rId15" w:history="1">
        <w:r w:rsidR="00EA28CA" w:rsidRPr="00EA28CA">
          <w:rPr>
            <w:rStyle w:val="Hyperlink"/>
          </w:rPr>
          <w:t xml:space="preserve">UAH Fit Vault </w:t>
        </w:r>
        <w:proofErr w:type="spellStart"/>
        <w:r w:rsidR="00EA28CA" w:rsidRPr="00EA28CA">
          <w:rPr>
            <w:rStyle w:val="Hyperlink"/>
          </w:rPr>
          <w:t>Sofware</w:t>
        </w:r>
        <w:proofErr w:type="spellEnd"/>
        <w:r w:rsidR="00EA28CA" w:rsidRPr="00EA28CA">
          <w:rPr>
            <w:rStyle w:val="Hyperlink"/>
          </w:rPr>
          <w:t xml:space="preserve"> Requirements.docx</w:t>
        </w:r>
      </w:hyperlink>
    </w:p>
    <w:p w:rsidR="00812105" w:rsidRDefault="00185338" w:rsidP="00297E9F">
      <w:pPr>
        <w:pStyle w:val="Heading2"/>
      </w:pPr>
      <w:bookmarkStart w:id="22" w:name="_Toc436045971"/>
      <w:r>
        <w:t>Overview</w:t>
      </w:r>
      <w:bookmarkEnd w:id="22"/>
    </w:p>
    <w:p w:rsidR="00812105" w:rsidRDefault="00185338" w:rsidP="00297E9F">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812105" w:rsidRDefault="002F2E05" w:rsidP="00297E9F">
      <w:pPr>
        <w:pStyle w:val="Heading2"/>
        <w:spacing w:before="0" w:after="200"/>
        <w:contextualSpacing/>
      </w:pPr>
      <w:bookmarkStart w:id="23" w:name="_Toc434658785"/>
      <w:bookmarkStart w:id="24" w:name="_Toc436045972"/>
      <w:r>
        <w:t>Application Framework</w:t>
      </w:r>
      <w:bookmarkEnd w:id="23"/>
      <w:bookmarkEnd w:id="24"/>
    </w:p>
    <w:p w:rsidR="00812105" w:rsidRDefault="002F2E05" w:rsidP="00297E9F">
      <w:pPr>
        <w:keepNext/>
        <w:keepLines/>
      </w:pPr>
      <w:r>
        <w:t>The application is designed to work with the Microsoft ASP.NET MVC web application framework. This framework uses the Microsoft .NET Framework and Common Language Runtime languages (specifically C#)</w:t>
      </w:r>
    </w:p>
    <w:p w:rsidR="00812105" w:rsidRDefault="002F2E05" w:rsidP="00297E9F">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rsidR="00812105" w:rsidRDefault="005A781D" w:rsidP="00297E9F">
      <w:pPr>
        <w:pStyle w:val="Heading1"/>
      </w:pPr>
      <w:bookmarkStart w:id="25" w:name="_Toc436045973"/>
      <w:r>
        <w:t>System Architecture Description</w:t>
      </w:r>
      <w:bookmarkEnd w:id="25"/>
    </w:p>
    <w:p w:rsidR="00812105" w:rsidRDefault="00EA2092" w:rsidP="00297E9F">
      <w:pPr>
        <w:pStyle w:val="Heading2"/>
      </w:pPr>
      <w:bookmarkStart w:id="26" w:name="_Toc436045974"/>
      <w:r>
        <w:t>Overview of Components</w:t>
      </w:r>
      <w:bookmarkEnd w:id="26"/>
    </w:p>
    <w:p w:rsidR="00812105" w:rsidRDefault="003868C2" w:rsidP="00297E9F">
      <w:pPr>
        <w:keepNext/>
        <w:keepLines/>
        <w:spacing w:after="0" w:line="240" w:lineRule="auto"/>
      </w:pPr>
      <w:r>
        <w:rPr>
          <w:noProof/>
        </w:rPr>
        <w:lastRenderedPageBreak/>
        <w:drawing>
          <wp:inline distT="0" distB="0" distL="0" distR="0" wp14:anchorId="4C84125A" wp14:editId="01C0D84C">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812105" w:rsidRDefault="00EA2092" w:rsidP="00297E9F">
      <w:pPr>
        <w:keepNext/>
        <w:keepLines/>
        <w:spacing w:after="0" w:line="240" w:lineRule="auto"/>
        <w:jc w:val="center"/>
      </w:pPr>
      <w:r w:rsidRPr="00EA2092">
        <w:rPr>
          <w:b/>
        </w:rPr>
        <w:t>Figure 2.1</w:t>
      </w:r>
      <w:r w:rsidR="00C80C83">
        <w:t xml:space="preserve">: </w:t>
      </w:r>
      <w:r>
        <w:t>Architectural Overview</w:t>
      </w:r>
    </w:p>
    <w:p w:rsidR="00812105" w:rsidRDefault="00812105" w:rsidP="00297E9F">
      <w:pPr>
        <w:keepNext/>
        <w:keepLines/>
        <w:spacing w:after="0" w:line="240" w:lineRule="auto"/>
        <w:jc w:val="center"/>
      </w:pPr>
    </w:p>
    <w:p w:rsidR="00812105" w:rsidRDefault="00EA2092" w:rsidP="00297E9F">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812105" w:rsidRDefault="00812105" w:rsidP="00297E9F">
      <w:pPr>
        <w:keepNext/>
        <w:keepLines/>
        <w:spacing w:after="0" w:line="240" w:lineRule="auto"/>
      </w:pPr>
    </w:p>
    <w:p w:rsidR="00812105" w:rsidRDefault="00EA2092" w:rsidP="00297E9F">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rsidR="00812105" w:rsidRDefault="00812105" w:rsidP="00297E9F">
      <w:pPr>
        <w:keepNext/>
        <w:keepLines/>
        <w:spacing w:after="0" w:line="240" w:lineRule="auto"/>
      </w:pPr>
    </w:p>
    <w:p w:rsidR="00812105" w:rsidRDefault="00EA2092" w:rsidP="00297E9F">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rsidR="00812105" w:rsidRDefault="00812105" w:rsidP="00297E9F">
      <w:pPr>
        <w:keepNext/>
        <w:keepLines/>
        <w:spacing w:after="0" w:line="240" w:lineRule="auto"/>
      </w:pPr>
    </w:p>
    <w:p w:rsidR="00812105" w:rsidRDefault="00EA2092" w:rsidP="00297E9F">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rsidR="00812105" w:rsidRDefault="00EA28CA" w:rsidP="00297E9F">
      <w:pPr>
        <w:pStyle w:val="Heading2"/>
      </w:pPr>
      <w:bookmarkStart w:id="27" w:name="_Toc436045975"/>
      <w:r>
        <w:lastRenderedPageBreak/>
        <w:t>Structure and Relationships</w:t>
      </w:r>
      <w:bookmarkEnd w:id="27"/>
    </w:p>
    <w:p w:rsidR="00812105" w:rsidRDefault="00EA28CA" w:rsidP="00297E9F">
      <w:pPr>
        <w:pStyle w:val="ListParagraph"/>
        <w:keepNext/>
        <w:keepLines/>
        <w:ind w:left="0"/>
      </w:pPr>
      <w:r>
        <w:t xml:space="preserve">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w:t>
      </w:r>
      <w:proofErr w:type="gramStart"/>
      <w:r>
        <w:t>system</w:t>
      </w:r>
      <w:proofErr w:type="gramEnd"/>
      <w:r>
        <w:t xml:space="preserve"> components needed to satisfy the feature’s functionality.</w:t>
      </w:r>
    </w:p>
    <w:p w:rsidR="00812105" w:rsidRDefault="001A5281" w:rsidP="00297E9F">
      <w:pPr>
        <w:pStyle w:val="Heading3"/>
        <w:keepNext/>
        <w:keepLines/>
      </w:pPr>
      <w:bookmarkStart w:id="28" w:name="_Toc436045976"/>
      <w:r>
        <w:t>Data Ingestion</w:t>
      </w:r>
      <w:bookmarkEnd w:id="28"/>
    </w:p>
    <w:p w:rsidR="00812105" w:rsidRDefault="001A5281" w:rsidP="00297E9F">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rsidR="00812105" w:rsidRDefault="001A5281" w:rsidP="00297E9F">
      <w:pPr>
        <w:keepNext/>
        <w:keepLines/>
      </w:pPr>
      <w:r>
        <w:t xml:space="preserve">This process begins with a patient navigating to the </w:t>
      </w:r>
      <w:proofErr w:type="spellStart"/>
      <w:r w:rsidR="00B07CB2" w:rsidRPr="00D6053C">
        <w:rPr>
          <w:b/>
        </w:rPr>
        <w:t>SelectDataView</w:t>
      </w:r>
      <w:proofErr w:type="spellEnd"/>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rsidR="00812105" w:rsidRDefault="00E90171" w:rsidP="00297E9F">
      <w:pPr>
        <w:keepNext/>
        <w:keepLines/>
      </w:pPr>
      <w:r>
        <w:t xml:space="preserve">After clicking the “Next” button the </w:t>
      </w:r>
      <w:proofErr w:type="spellStart"/>
      <w:r w:rsidR="00B07CB2" w:rsidRPr="00D6053C">
        <w:rPr>
          <w:b/>
        </w:rPr>
        <w:t>SelectActivityView</w:t>
      </w:r>
      <w:proofErr w:type="spellEnd"/>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rsidR="00812105" w:rsidRDefault="00812105" w:rsidP="00297E9F">
      <w:pPr>
        <w:keepNext/>
        <w:keepLines/>
      </w:pPr>
      <w:r w:rsidRPr="00D6053C">
        <w:rPr>
          <w:noProof/>
        </w:rPr>
        <w:lastRenderedPageBreak/>
        <w:drawing>
          <wp:inline distT="0" distB="0" distL="0" distR="0" wp14:anchorId="5E3687AA" wp14:editId="6CFF7D78">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812105" w:rsidRDefault="00B07CB2" w:rsidP="00297E9F">
      <w:pPr>
        <w:keepNext/>
        <w:keepLines/>
        <w:jc w:val="center"/>
        <w:rPr>
          <w:b/>
        </w:rPr>
      </w:pPr>
      <w:r w:rsidRPr="00D6053C">
        <w:rPr>
          <w:b/>
        </w:rPr>
        <w:t>Figure 2.2</w:t>
      </w:r>
      <w:r w:rsidR="00E90171">
        <w:t>: Sequence Diagram of Data Ingestion Feature</w:t>
      </w:r>
      <w:r w:rsidRPr="00D6053C">
        <w:rPr>
          <w:b/>
        </w:rPr>
        <w:t xml:space="preserve"> </w:t>
      </w:r>
    </w:p>
    <w:p w:rsidR="003A2D87" w:rsidRDefault="003A2D87" w:rsidP="00297E9F">
      <w:pPr>
        <w:pStyle w:val="Heading3"/>
        <w:keepNext/>
        <w:keepLines/>
      </w:pPr>
      <w:bookmarkStart w:id="29" w:name="_Toc436045977"/>
      <w:r>
        <w:t>Administrator Tools</w:t>
      </w:r>
      <w:bookmarkEnd w:id="29"/>
    </w:p>
    <w:p w:rsidR="003A2D87" w:rsidRPr="00DF4BAA" w:rsidRDefault="003A2D87" w:rsidP="00297E9F">
      <w:pPr>
        <w:keepNext/>
        <w:keepLines/>
      </w:pPr>
      <w:r>
        <w:t xml:space="preserve">The administrator shall have access to a number of tools used for user management.  The first of these tools is the ability to approve or reject a user.  </w:t>
      </w:r>
      <w:r w:rsidR="00F42BF2">
        <w:t xml:space="preserve">When a new user registers as a Physician or an Experiment Administrator a System Administrator will have to approve their account in order for them to use the system.  Upon creation of a new Physician or Experiment Administrator account, when a System Administrator views the </w:t>
      </w:r>
      <w:proofErr w:type="spellStart"/>
      <w:r w:rsidR="00F42BF2" w:rsidRPr="00DF4BAA">
        <w:rPr>
          <w:b/>
        </w:rPr>
        <w:t>AdminHomeView</w:t>
      </w:r>
      <w:proofErr w:type="spellEnd"/>
      <w:r w:rsidR="00F42BF2">
        <w:t xml:space="preserve">, they will see a list of user accounts that are pending approval.  From this point the Admin will have the option of either clicking an approve button or a reject button.  </w:t>
      </w:r>
      <w:r w:rsidR="001D332D">
        <w:t xml:space="preserve">Based on that choice the user account will either update to an active or inactive status.  </w:t>
      </w:r>
    </w:p>
    <w:p w:rsidR="003A2D87" w:rsidRDefault="001D332D" w:rsidP="00297E9F">
      <w:pPr>
        <w:keepNext/>
        <w:keepLines/>
      </w:pPr>
      <w:r>
        <w:rPr>
          <w:noProof/>
        </w:rPr>
        <w:lastRenderedPageBreak/>
        <w:drawing>
          <wp:inline distT="0" distB="0" distL="0" distR="0" wp14:anchorId="207D46FA" wp14:editId="0118AB55">
            <wp:extent cx="5939790" cy="2926080"/>
            <wp:effectExtent l="0" t="0" r="0" b="0"/>
            <wp:docPr id="5" name="Picture 5" descr="C:\Users\jimmy.duggan\Documents\GitHub\med656\Diagrams\Sequence Diagrams\approverejectaccoun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approverejectaccountsequen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926080"/>
                    </a:xfrm>
                    <a:prstGeom prst="rect">
                      <a:avLst/>
                    </a:prstGeom>
                    <a:noFill/>
                    <a:ln>
                      <a:noFill/>
                    </a:ln>
                  </pic:spPr>
                </pic:pic>
              </a:graphicData>
            </a:graphic>
          </wp:inline>
        </w:drawing>
      </w:r>
    </w:p>
    <w:p w:rsidR="003A2D87" w:rsidRPr="00DF4BAA" w:rsidRDefault="003A2D87" w:rsidP="00297E9F">
      <w:pPr>
        <w:pStyle w:val="Caption"/>
        <w:keepNext/>
        <w:keepLines/>
        <w:jc w:val="center"/>
        <w:rPr>
          <w:color w:val="auto"/>
          <w:sz w:val="24"/>
          <w:szCs w:val="24"/>
        </w:rPr>
      </w:pPr>
      <w:r w:rsidRPr="00DF4BAA">
        <w:rPr>
          <w:color w:val="auto"/>
          <w:sz w:val="24"/>
          <w:szCs w:val="24"/>
        </w:rPr>
        <w:t xml:space="preserve">Figure </w:t>
      </w:r>
      <w:r>
        <w:rPr>
          <w:color w:val="auto"/>
          <w:sz w:val="24"/>
          <w:szCs w:val="24"/>
        </w:rPr>
        <w:t>2.3</w:t>
      </w:r>
      <w:r w:rsidRPr="00DF4BAA">
        <w:rPr>
          <w:color w:val="auto"/>
          <w:sz w:val="24"/>
          <w:szCs w:val="24"/>
        </w:rPr>
        <w:t xml:space="preserve">: </w:t>
      </w:r>
      <w:r w:rsidRPr="00DF4BAA">
        <w:rPr>
          <w:b w:val="0"/>
          <w:color w:val="auto"/>
          <w:sz w:val="24"/>
          <w:szCs w:val="24"/>
        </w:rPr>
        <w:t>Approve Reject Account Sequence Diagram</w:t>
      </w:r>
    </w:p>
    <w:p w:rsidR="00744FE5" w:rsidRPr="00DF4BAA" w:rsidRDefault="00744FE5" w:rsidP="00297E9F">
      <w:pPr>
        <w:keepNext/>
        <w:keepLines/>
        <w:rPr>
          <w:b/>
        </w:rPr>
      </w:pPr>
      <w:r>
        <w:t>The second set of Administrator tools</w:t>
      </w:r>
      <w:r w:rsidR="001129E1">
        <w:t xml:space="preserve"> involves editing the existing users in the database.  These functions include enabling, disabling and deleting a user.  </w:t>
      </w:r>
      <w:r w:rsidR="00C11723">
        <w:t xml:space="preserve">When coming to the </w:t>
      </w:r>
      <w:proofErr w:type="spellStart"/>
      <w:r w:rsidR="00C11723" w:rsidRPr="00DF4BAA">
        <w:t>AdminHomeView</w:t>
      </w:r>
      <w:proofErr w:type="spellEnd"/>
      <w:r w:rsidR="00C11723">
        <w:t xml:space="preserve"> the admin will see a list of Physicians and Experiment Administrators.   When selecting a Physician, the Administrator will have the option to retrieve a list of the Physician’s patients from the database.  Once a user has been selected</w:t>
      </w:r>
      <w:r w:rsidR="00A855E1">
        <w:t xml:space="preserve"> the Administrator will press a submit button and will navigate to the </w:t>
      </w:r>
      <w:proofErr w:type="spellStart"/>
      <w:r w:rsidR="00A855E1" w:rsidRPr="00DF4BAA">
        <w:t>AdminEditView</w:t>
      </w:r>
      <w:proofErr w:type="spellEnd"/>
      <w:r w:rsidR="00A855E1">
        <w:t>.  There will be three options available: enable, disable, and delete.  After the action is selected the user record will be updated in the database.</w:t>
      </w:r>
    </w:p>
    <w:p w:rsidR="001129E1" w:rsidRPr="00DF4BAA" w:rsidRDefault="001129E1" w:rsidP="00297E9F">
      <w:pPr>
        <w:keepNext/>
        <w:keepLines/>
      </w:pPr>
    </w:p>
    <w:p w:rsidR="001129E1" w:rsidRPr="00AB528B" w:rsidRDefault="001129E1" w:rsidP="00297E9F">
      <w:pPr>
        <w:pStyle w:val="Caption"/>
        <w:keepNext/>
        <w:keepLines/>
        <w:jc w:val="center"/>
        <w:rPr>
          <w:color w:val="auto"/>
          <w:sz w:val="24"/>
          <w:szCs w:val="24"/>
        </w:rPr>
      </w:pPr>
      <w:r>
        <w:rPr>
          <w:noProof/>
        </w:rPr>
        <w:lastRenderedPageBreak/>
        <w:drawing>
          <wp:inline distT="0" distB="0" distL="0" distR="0" wp14:anchorId="2A718C6F" wp14:editId="61254CC6">
            <wp:extent cx="5939790" cy="2934335"/>
            <wp:effectExtent l="0" t="0" r="0" b="0"/>
            <wp:docPr id="8" name="Picture 8" descr="C:\Users\jimmy.duggan\Documents\GitHub\med656\Diagrams\Sequence Diagrams\enabledisabledelet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Sequence Diagrams\enabledisabledeletesequen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934335"/>
                    </a:xfrm>
                    <a:prstGeom prst="rect">
                      <a:avLst/>
                    </a:prstGeom>
                    <a:noFill/>
                    <a:ln>
                      <a:noFill/>
                    </a:ln>
                  </pic:spPr>
                </pic:pic>
              </a:graphicData>
            </a:graphic>
          </wp:inline>
        </w:drawing>
      </w:r>
      <w:r w:rsidRPr="001129E1">
        <w:rPr>
          <w:color w:val="auto"/>
          <w:sz w:val="24"/>
          <w:szCs w:val="24"/>
        </w:rPr>
        <w:t xml:space="preserve"> </w:t>
      </w:r>
      <w:r w:rsidRPr="00AB528B">
        <w:rPr>
          <w:color w:val="auto"/>
          <w:sz w:val="24"/>
          <w:szCs w:val="24"/>
        </w:rPr>
        <w:t xml:space="preserve">Figure </w:t>
      </w:r>
      <w:r>
        <w:rPr>
          <w:color w:val="auto"/>
          <w:sz w:val="24"/>
          <w:szCs w:val="24"/>
        </w:rPr>
        <w:t>2.4</w:t>
      </w:r>
      <w:r w:rsidRPr="00AB528B">
        <w:rPr>
          <w:color w:val="auto"/>
          <w:sz w:val="24"/>
          <w:szCs w:val="24"/>
        </w:rPr>
        <w:t xml:space="preserve">: </w:t>
      </w:r>
      <w:r w:rsidRPr="00AB528B">
        <w:rPr>
          <w:b w:val="0"/>
          <w:color w:val="auto"/>
          <w:sz w:val="24"/>
          <w:szCs w:val="24"/>
        </w:rPr>
        <w:t>Approve Reject Account Sequence Diagram</w:t>
      </w:r>
    </w:p>
    <w:p w:rsidR="001129E1" w:rsidRPr="00DF4BAA" w:rsidRDefault="001129E1" w:rsidP="00297E9F">
      <w:pPr>
        <w:keepNext/>
        <w:keepLines/>
        <w:jc w:val="center"/>
      </w:pPr>
    </w:p>
    <w:p w:rsidR="00DE6FC9" w:rsidRPr="00D6053C" w:rsidRDefault="00DE6FC9" w:rsidP="00297E9F">
      <w:pPr>
        <w:pStyle w:val="Heading3"/>
        <w:keepNext/>
        <w:keepLines/>
        <w:numPr>
          <w:ilvl w:val="0"/>
          <w:numId w:val="0"/>
        </w:numPr>
      </w:pPr>
    </w:p>
    <w:p w:rsidR="00DE6FC9" w:rsidRDefault="00DE6FC9" w:rsidP="00297E9F">
      <w:pPr>
        <w:pStyle w:val="Heading2"/>
      </w:pPr>
      <w:bookmarkStart w:id="30" w:name="_Toc436045978"/>
      <w:r>
        <w:t>Database Schema</w:t>
      </w:r>
      <w:bookmarkEnd w:id="30"/>
    </w:p>
    <w:p w:rsidR="0007031F" w:rsidRPr="0007031F" w:rsidRDefault="0007031F" w:rsidP="00297E9F">
      <w:pPr>
        <w:keepNext/>
        <w:keepLines/>
      </w:pPr>
      <w:r>
        <w:t>The diagram 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rsidR="00DE6FC9" w:rsidRDefault="00DE6FC9" w:rsidP="00297E9F">
      <w:pPr>
        <w:keepNext/>
        <w:keepLines/>
      </w:pPr>
      <w:r>
        <w:rPr>
          <w:noProof/>
        </w:rPr>
        <w:lastRenderedPageBreak/>
        <w:drawing>
          <wp:inline distT="0" distB="0" distL="0" distR="0" wp14:anchorId="6EFF3416" wp14:editId="4F7E2494">
            <wp:extent cx="6511075" cy="5168348"/>
            <wp:effectExtent l="0" t="0" r="0" b="0"/>
            <wp:docPr id="3" name="Picture 3"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databaseschem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11257" cy="5168492"/>
                    </a:xfrm>
                    <a:prstGeom prst="rect">
                      <a:avLst/>
                    </a:prstGeom>
                    <a:noFill/>
                    <a:ln>
                      <a:noFill/>
                    </a:ln>
                  </pic:spPr>
                </pic:pic>
              </a:graphicData>
            </a:graphic>
          </wp:inline>
        </w:drawing>
      </w:r>
    </w:p>
    <w:p w:rsidR="0007031F" w:rsidRPr="0007031F" w:rsidRDefault="0007031F" w:rsidP="00297E9F">
      <w:pPr>
        <w:keepNext/>
        <w:keepLines/>
        <w:jc w:val="center"/>
      </w:pPr>
      <w:r w:rsidRPr="0007031F">
        <w:rPr>
          <w:b/>
        </w:rPr>
        <w:t>Figure 2.</w:t>
      </w:r>
      <w:r w:rsidR="001129E1">
        <w:rPr>
          <w:b/>
        </w:rPr>
        <w:t>5</w:t>
      </w:r>
      <w:r w:rsidRPr="0007031F">
        <w:rPr>
          <w:b/>
        </w:rPr>
        <w:t>:</w:t>
      </w:r>
      <w:r>
        <w:t xml:space="preserve"> Database Schema</w:t>
      </w:r>
    </w:p>
    <w:p w:rsidR="00812105" w:rsidRDefault="005A781D" w:rsidP="00297E9F">
      <w:pPr>
        <w:pStyle w:val="Heading1"/>
      </w:pPr>
      <w:bookmarkStart w:id="31" w:name="_Toc436045979"/>
      <w:r>
        <w:t>Detailed Description of Components</w:t>
      </w:r>
      <w:bookmarkEnd w:id="31"/>
    </w:p>
    <w:p w:rsidR="00812105" w:rsidRDefault="002C6ED4" w:rsidP="00297E9F">
      <w:pPr>
        <w:pStyle w:val="Heading2"/>
      </w:pPr>
      <w:bookmarkStart w:id="32" w:name="_Toc436045980"/>
      <w:r>
        <w:t>Presentation Layer Overview</w:t>
      </w:r>
      <w:bookmarkEnd w:id="32"/>
    </w:p>
    <w:p w:rsidR="00812105" w:rsidRDefault="00287C9A" w:rsidP="00297E9F">
      <w:pPr>
        <w:pStyle w:val="Heading3"/>
        <w:keepNext/>
        <w:keepLines/>
      </w:pPr>
      <w:bookmarkStart w:id="33" w:name="_Toc435182015"/>
      <w:bookmarkStart w:id="34" w:name="_Toc436045981"/>
      <w:r w:rsidRPr="00282662">
        <w:t>Controllers</w:t>
      </w:r>
      <w:bookmarkStart w:id="35" w:name="_UserLoginController"/>
      <w:bookmarkEnd w:id="33"/>
      <w:bookmarkEnd w:id="34"/>
      <w:bookmarkEnd w:id="35"/>
    </w:p>
    <w:p w:rsidR="00812105" w:rsidRPr="00297E9F" w:rsidRDefault="00287C9A" w:rsidP="00297E9F">
      <w:pPr>
        <w:pStyle w:val="Heading4"/>
        <w:keepNext/>
        <w:keepLines/>
      </w:pPr>
      <w:proofErr w:type="spellStart"/>
      <w:r w:rsidRPr="00297E9F">
        <w:t>SelectDataController</w:t>
      </w:r>
      <w:bookmarkStart w:id="36" w:name="_UserAccountController"/>
      <w:bookmarkEnd w:id="36"/>
      <w:proofErr w:type="spellEnd"/>
    </w:p>
    <w:p w:rsidR="00812105" w:rsidRDefault="00287C9A" w:rsidP="00297E9F">
      <w:pPr>
        <w:keepNext/>
        <w:keepLines/>
        <w:spacing w:after="120" w:line="240" w:lineRule="auto"/>
      </w:pPr>
      <w:r>
        <w:t xml:space="preserve">This class is responsible for selecting the data files for processing. This class provides the backend for the </w:t>
      </w:r>
      <w:proofErr w:type="spellStart"/>
      <w:r>
        <w:rPr>
          <w:b/>
        </w:rPr>
        <w:t>SelectDataView</w:t>
      </w:r>
      <w:proofErr w:type="spellEnd"/>
      <w:r>
        <w:t xml:space="preserve">.  See Figure </w:t>
      </w:r>
      <w:r w:rsidR="00DE6FC9">
        <w:t>2.2</w:t>
      </w:r>
      <w:r>
        <w:t xml:space="preserve"> sequence diagram for this controller.</w:t>
      </w:r>
    </w:p>
    <w:p w:rsidR="00812105" w:rsidRDefault="00287C9A" w:rsidP="00297E9F">
      <w:pPr>
        <w:keepNext/>
        <w:keepLines/>
        <w:spacing w:after="0" w:line="240" w:lineRule="auto"/>
        <w:rPr>
          <w:b/>
        </w:rPr>
      </w:pPr>
      <w:r>
        <w:rPr>
          <w:b/>
        </w:rPr>
        <w:t>&lt;&lt;Task&gt;&gt;</w:t>
      </w:r>
    </w:p>
    <w:p w:rsidR="00812105" w:rsidRDefault="00287C9A" w:rsidP="00297E9F">
      <w:pPr>
        <w:keepNext/>
        <w:keepLines/>
        <w:spacing w:after="0" w:line="240" w:lineRule="auto"/>
        <w:ind w:firstLine="720"/>
        <w:rPr>
          <w:b/>
        </w:rPr>
      </w:pPr>
      <w:r>
        <w:rPr>
          <w:b/>
        </w:rPr>
        <w:t>Attributes:</w:t>
      </w:r>
    </w:p>
    <w:p w:rsidR="00812105" w:rsidRDefault="00287C9A" w:rsidP="00297E9F">
      <w:pPr>
        <w:pStyle w:val="ListParagraph"/>
        <w:keepNext/>
        <w:keepLines/>
        <w:numPr>
          <w:ilvl w:val="0"/>
          <w:numId w:val="8"/>
        </w:numPr>
        <w:spacing w:after="0" w:line="240" w:lineRule="auto"/>
      </w:pPr>
      <w:r>
        <w:rPr>
          <w:b/>
        </w:rPr>
        <w:lastRenderedPageBreak/>
        <w:t>Private Collection&lt;</w:t>
      </w:r>
      <w:proofErr w:type="spellStart"/>
      <w:r>
        <w:rPr>
          <w:b/>
        </w:rPr>
        <w:t>int</w:t>
      </w:r>
      <w:proofErr w:type="spellEnd"/>
      <w:r>
        <w:rPr>
          <w:b/>
        </w:rPr>
        <w:t xml:space="preserve">, String&gt; </w:t>
      </w:r>
      <w:proofErr w:type="spellStart"/>
      <w:r>
        <w:t>DataFiles</w:t>
      </w:r>
      <w:proofErr w:type="spellEnd"/>
    </w:p>
    <w:p w:rsidR="00812105" w:rsidRDefault="00287C9A" w:rsidP="00297E9F">
      <w:pPr>
        <w:pStyle w:val="ListParagraph"/>
        <w:keepNext/>
        <w:keepLines/>
        <w:numPr>
          <w:ilvl w:val="1"/>
          <w:numId w:val="8"/>
        </w:numPr>
        <w:spacing w:after="0" w:line="240" w:lineRule="auto"/>
      </w:pPr>
      <w:r>
        <w:t>Dictionary containing the paths to the data files and a unique id.</w:t>
      </w:r>
    </w:p>
    <w:p w:rsidR="00812105" w:rsidRDefault="00812105" w:rsidP="00297E9F">
      <w:pPr>
        <w:pStyle w:val="ListParagraph"/>
        <w:keepNext/>
        <w:keepLines/>
        <w:spacing w:after="0" w:line="240" w:lineRule="auto"/>
        <w:ind w:left="2160"/>
      </w:pPr>
    </w:p>
    <w:p w:rsidR="00812105" w:rsidRDefault="00287C9A" w:rsidP="00297E9F">
      <w:pPr>
        <w:pStyle w:val="ListParagraph"/>
        <w:keepNext/>
        <w:keepLines/>
        <w:numPr>
          <w:ilvl w:val="0"/>
          <w:numId w:val="8"/>
        </w:numPr>
        <w:spacing w:after="0" w:line="240" w:lineRule="auto"/>
      </w:pPr>
      <w:r>
        <w:rPr>
          <w:b/>
        </w:rPr>
        <w:t xml:space="preserve">Private String </w:t>
      </w:r>
      <w:proofErr w:type="spellStart"/>
      <w:r>
        <w:t>DirectoryPath</w:t>
      </w:r>
      <w:proofErr w:type="spellEnd"/>
    </w:p>
    <w:p w:rsidR="00812105" w:rsidRDefault="00287C9A" w:rsidP="00297E9F">
      <w:pPr>
        <w:pStyle w:val="ListParagraph"/>
        <w:keepNext/>
        <w:keepLines/>
        <w:numPr>
          <w:ilvl w:val="1"/>
          <w:numId w:val="8"/>
        </w:numPr>
        <w:spacing w:after="0" w:line="240" w:lineRule="auto"/>
      </w:pPr>
      <w:r>
        <w:t>Path to the directory containing the data files to be processed.</w:t>
      </w:r>
    </w:p>
    <w:p w:rsidR="00812105" w:rsidRDefault="00812105" w:rsidP="00297E9F">
      <w:pPr>
        <w:keepNext/>
        <w:keepLines/>
        <w:spacing w:after="0" w:line="240" w:lineRule="auto"/>
        <w:rPr>
          <w:b/>
        </w:rPr>
      </w:pPr>
    </w:p>
    <w:p w:rsidR="00812105" w:rsidRDefault="00287C9A" w:rsidP="00297E9F">
      <w:pPr>
        <w:keepNext/>
        <w:keepLines/>
        <w:spacing w:after="0" w:line="240" w:lineRule="auto"/>
        <w:ind w:left="720"/>
        <w:rPr>
          <w:b/>
        </w:rPr>
      </w:pPr>
      <w:r>
        <w:rPr>
          <w:b/>
        </w:rPr>
        <w:t>Operations:</w:t>
      </w:r>
    </w:p>
    <w:p w:rsidR="00812105" w:rsidRDefault="00287C9A" w:rsidP="00297E9F">
      <w:pPr>
        <w:pStyle w:val="ListParagraph"/>
        <w:keepNext/>
        <w:keepLines/>
        <w:numPr>
          <w:ilvl w:val="0"/>
          <w:numId w:val="7"/>
        </w:numPr>
        <w:spacing w:after="0" w:line="240" w:lineRule="auto"/>
      </w:pPr>
      <w:r>
        <w:t>Sets and gets for all attributes.</w:t>
      </w:r>
    </w:p>
    <w:p w:rsidR="00812105" w:rsidRDefault="00812105" w:rsidP="00297E9F">
      <w:pPr>
        <w:keepNext/>
        <w:keepLines/>
        <w:spacing w:after="0" w:line="240" w:lineRule="auto"/>
        <w:ind w:left="720"/>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btnFolderBrowse</w:t>
      </w:r>
      <w:r>
        <w:t>Click</w:t>
      </w:r>
      <w:proofErr w:type="spellEnd"/>
      <w:r>
        <w:t>()</w:t>
      </w:r>
    </w:p>
    <w:p w:rsidR="00812105" w:rsidRDefault="00287C9A" w:rsidP="00297E9F">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proofErr w:type="spellStart"/>
      <w:r>
        <w:t>DirectoryPath</w:t>
      </w:r>
      <w:proofErr w:type="spellEnd"/>
      <w:r>
        <w:t xml:space="preserve"> is set.</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297E9F">
      <w:pPr>
        <w:keepNext/>
        <w:keepLines/>
        <w:spacing w:after="0" w:line="240" w:lineRule="auto"/>
        <w:ind w:left="720"/>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DragAndDropFiles</w:t>
      </w:r>
      <w:proofErr w:type="spellEnd"/>
      <w:r>
        <w:t>()</w:t>
      </w:r>
    </w:p>
    <w:p w:rsidR="00812105" w:rsidRDefault="00287C9A" w:rsidP="00297E9F">
      <w:pPr>
        <w:pStyle w:val="ListParagraph"/>
        <w:keepNext/>
        <w:keepLines/>
        <w:numPr>
          <w:ilvl w:val="1"/>
          <w:numId w:val="7"/>
        </w:numPr>
        <w:spacing w:after="0" w:line="240" w:lineRule="auto"/>
      </w:pPr>
      <w:r w:rsidRPr="005D09AF">
        <w:t xml:space="preserve">When the </w:t>
      </w:r>
      <w:r>
        <w:t>desired files are selected and dropped into the GUI window.</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297E9F">
      <w:pPr>
        <w:keepNext/>
        <w:keepLines/>
        <w:spacing w:after="0" w:line="240" w:lineRule="auto"/>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btnClearClick</w:t>
      </w:r>
      <w:proofErr w:type="spellEnd"/>
      <w:r>
        <w:t>()</w:t>
      </w:r>
    </w:p>
    <w:p w:rsidR="00812105" w:rsidRDefault="00287C9A" w:rsidP="00297E9F">
      <w:pPr>
        <w:pStyle w:val="ListParagraph"/>
        <w:keepNext/>
        <w:keepLines/>
        <w:numPr>
          <w:ilvl w:val="1"/>
          <w:numId w:val="7"/>
        </w:numPr>
        <w:spacing w:after="0" w:line="240" w:lineRule="auto"/>
      </w:pPr>
      <w:r>
        <w:t>When the clear button is clicked any stored data and file path(s) will be removed.</w:t>
      </w:r>
    </w:p>
    <w:p w:rsidR="00812105" w:rsidRDefault="00287C9A" w:rsidP="00297E9F">
      <w:pPr>
        <w:pStyle w:val="ListParagraph"/>
        <w:keepNext/>
        <w:keepLines/>
        <w:numPr>
          <w:ilvl w:val="2"/>
          <w:numId w:val="7"/>
        </w:numPr>
        <w:spacing w:after="0" w:line="240" w:lineRule="auto"/>
      </w:pPr>
      <w:proofErr w:type="spellStart"/>
      <w:r>
        <w:t>DirectoryPath</w:t>
      </w:r>
      <w:proofErr w:type="spellEnd"/>
      <w:r>
        <w:t xml:space="preserve"> variable reset</w:t>
      </w:r>
    </w:p>
    <w:p w:rsidR="00812105" w:rsidRDefault="00287C9A" w:rsidP="00297E9F">
      <w:pPr>
        <w:pStyle w:val="ListParagraph"/>
        <w:keepNext/>
        <w:keepLines/>
        <w:numPr>
          <w:ilvl w:val="2"/>
          <w:numId w:val="7"/>
        </w:numPr>
        <w:spacing w:after="0" w:line="240" w:lineRule="auto"/>
      </w:pPr>
      <w:proofErr w:type="spellStart"/>
      <w:r>
        <w:t>DataFiles</w:t>
      </w:r>
      <w:proofErr w:type="spellEnd"/>
      <w:r>
        <w:t xml:space="preserve"> collection emptied</w:t>
      </w:r>
    </w:p>
    <w:p w:rsidR="00812105" w:rsidRDefault="00287C9A" w:rsidP="00297E9F">
      <w:pPr>
        <w:pStyle w:val="ListParagraph"/>
        <w:keepNext/>
        <w:keepLines/>
        <w:numPr>
          <w:ilvl w:val="2"/>
          <w:numId w:val="7"/>
        </w:numPr>
        <w:spacing w:after="0" w:line="240" w:lineRule="auto"/>
      </w:pPr>
      <w:r>
        <w:t xml:space="preserve">The results are returned to the </w:t>
      </w:r>
      <w:proofErr w:type="spellStart"/>
      <w:r>
        <w:rPr>
          <w:b/>
        </w:rPr>
        <w:t>SelectDataView</w:t>
      </w:r>
      <w:proofErr w:type="spellEnd"/>
      <w:r>
        <w:rPr>
          <w:b/>
        </w:rPr>
        <w:t>.</w:t>
      </w:r>
    </w:p>
    <w:p w:rsidR="00812105" w:rsidRDefault="00812105" w:rsidP="00297E9F">
      <w:pPr>
        <w:pStyle w:val="ListParagraph"/>
        <w:keepNext/>
        <w:keepLines/>
        <w:spacing w:after="0" w:line="240" w:lineRule="auto"/>
        <w:ind w:left="2520"/>
      </w:pPr>
    </w:p>
    <w:p w:rsidR="00812105" w:rsidRDefault="00287C9A" w:rsidP="00297E9F">
      <w:pPr>
        <w:pStyle w:val="ListParagraph"/>
        <w:keepNext/>
        <w:keepLines/>
        <w:numPr>
          <w:ilvl w:val="0"/>
          <w:numId w:val="7"/>
        </w:numPr>
        <w:spacing w:after="0" w:line="240" w:lineRule="auto"/>
      </w:pPr>
      <w:r>
        <w:rPr>
          <w:b/>
        </w:rPr>
        <w:t xml:space="preserve">Private </w:t>
      </w:r>
      <w:proofErr w:type="spellStart"/>
      <w:r>
        <w:rPr>
          <w:b/>
        </w:rPr>
        <w:t>ActionResult</w:t>
      </w:r>
      <w:proofErr w:type="spellEnd"/>
      <w:r>
        <w:t xml:space="preserve"> </w:t>
      </w:r>
      <w:proofErr w:type="spellStart"/>
      <w:r>
        <w:t>btnNextClick</w:t>
      </w:r>
      <w:proofErr w:type="spellEnd"/>
      <w:r>
        <w:t>()</w:t>
      </w:r>
    </w:p>
    <w:p w:rsidR="00812105" w:rsidRDefault="00287C9A" w:rsidP="00297E9F">
      <w:pPr>
        <w:pStyle w:val="ListParagraph"/>
        <w:keepNext/>
        <w:keepLines/>
        <w:numPr>
          <w:ilvl w:val="1"/>
          <w:numId w:val="7"/>
        </w:numPr>
        <w:spacing w:after="0" w:line="240" w:lineRule="auto"/>
      </w:pPr>
      <w:r>
        <w:t xml:space="preserve">When the next button is clicked the file locations of the files in the </w:t>
      </w:r>
      <w:proofErr w:type="spellStart"/>
      <w:r>
        <w:t>DirectoryPath</w:t>
      </w:r>
      <w:proofErr w:type="spellEnd"/>
      <w:r>
        <w:t xml:space="preserve"> are added to the </w:t>
      </w:r>
      <w:proofErr w:type="spellStart"/>
      <w:r>
        <w:t>DataFiles</w:t>
      </w:r>
      <w:proofErr w:type="spellEnd"/>
      <w:r>
        <w:t xml:space="preserve"> collection.</w:t>
      </w:r>
    </w:p>
    <w:p w:rsidR="00812105" w:rsidRDefault="00287C9A" w:rsidP="00297E9F">
      <w:pPr>
        <w:pStyle w:val="ListParagraph"/>
        <w:keepNext/>
        <w:keepLines/>
        <w:numPr>
          <w:ilvl w:val="1"/>
          <w:numId w:val="7"/>
        </w:numPr>
        <w:spacing w:after="0" w:line="240" w:lineRule="auto"/>
      </w:pPr>
      <w:r>
        <w:t xml:space="preserve">The </w:t>
      </w:r>
      <w:proofErr w:type="spellStart"/>
      <w:r>
        <w:t>DataFiles</w:t>
      </w:r>
      <w:proofErr w:type="spellEnd"/>
      <w:r>
        <w:t xml:space="preserve"> collection is passed to the </w:t>
      </w:r>
      <w:proofErr w:type="spellStart"/>
      <w:r w:rsidRPr="0084672C">
        <w:rPr>
          <w:b/>
        </w:rPr>
        <w:t>SelectActivityController</w:t>
      </w:r>
      <w:proofErr w:type="spellEnd"/>
      <w:r w:rsidRPr="0084672C">
        <w:rPr>
          <w:b/>
        </w:rPr>
        <w:t>.</w:t>
      </w:r>
    </w:p>
    <w:p w:rsidR="00812105" w:rsidRDefault="00812105" w:rsidP="00297E9F">
      <w:pPr>
        <w:pStyle w:val="ListParagraph"/>
        <w:keepNext/>
        <w:keepLines/>
        <w:spacing w:after="0" w:line="240" w:lineRule="auto"/>
        <w:ind w:left="2520"/>
      </w:pPr>
    </w:p>
    <w:p w:rsidR="00812105" w:rsidRDefault="00287C9A" w:rsidP="00297E9F">
      <w:pPr>
        <w:pStyle w:val="Heading4"/>
        <w:keepNext/>
        <w:keepLines/>
      </w:pPr>
      <w:bookmarkStart w:id="37" w:name="_UserHomeController"/>
      <w:bookmarkStart w:id="38" w:name="_Toc435182017"/>
      <w:bookmarkEnd w:id="37"/>
      <w:proofErr w:type="spellStart"/>
      <w:r>
        <w:t>SelectActivity</w:t>
      </w:r>
      <w:r w:rsidRPr="00896712">
        <w:t>Controller</w:t>
      </w:r>
      <w:bookmarkEnd w:id="38"/>
      <w:proofErr w:type="spellEnd"/>
    </w:p>
    <w:p w:rsidR="00812105" w:rsidRDefault="00287C9A" w:rsidP="00297E9F">
      <w:pPr>
        <w:keepNext/>
        <w:keepLines/>
        <w:spacing w:after="0" w:line="240" w:lineRule="auto"/>
      </w:pPr>
      <w:r>
        <w:t xml:space="preserve">This class is responsible for assigning an activity to a date and time portion of a data file.  This class provides the backend for the </w:t>
      </w:r>
      <w:proofErr w:type="spellStart"/>
      <w:r>
        <w:rPr>
          <w:b/>
        </w:rPr>
        <w:t>SelectActivityView</w:t>
      </w:r>
      <w:proofErr w:type="spellEnd"/>
      <w:r>
        <w:t xml:space="preserve">.  See Figure </w:t>
      </w:r>
      <w:r w:rsidR="00DE6FC9">
        <w:t xml:space="preserve">2.2 </w:t>
      </w:r>
      <w:r>
        <w:t>sequence diagram for this controller.</w:t>
      </w:r>
    </w:p>
    <w:p w:rsidR="00812105" w:rsidRDefault="00812105" w:rsidP="00297E9F">
      <w:pPr>
        <w:keepNext/>
        <w:keepLines/>
        <w:spacing w:after="0" w:line="240" w:lineRule="auto"/>
      </w:pPr>
    </w:p>
    <w:p w:rsidR="00812105" w:rsidRDefault="00287C9A" w:rsidP="00297E9F">
      <w:pPr>
        <w:keepNext/>
        <w:keepLines/>
        <w:spacing w:after="0" w:line="240" w:lineRule="auto"/>
        <w:rPr>
          <w:b/>
        </w:rPr>
      </w:pPr>
      <w:r>
        <w:rPr>
          <w:b/>
        </w:rPr>
        <w:t>&lt;&lt;Task&gt;&gt;</w:t>
      </w:r>
    </w:p>
    <w:p w:rsidR="00812105" w:rsidRDefault="00287C9A" w:rsidP="00297E9F">
      <w:pPr>
        <w:keepNext/>
        <w:keepLines/>
        <w:spacing w:after="0" w:line="240" w:lineRule="auto"/>
        <w:ind w:firstLine="720"/>
        <w:rPr>
          <w:b/>
        </w:rPr>
      </w:pPr>
      <w:r>
        <w:rPr>
          <w:b/>
        </w:rPr>
        <w:t>Attributes:</w:t>
      </w:r>
    </w:p>
    <w:p w:rsidR="00812105" w:rsidRDefault="00287C9A" w:rsidP="00297E9F">
      <w:pPr>
        <w:pStyle w:val="ListParagraph"/>
        <w:keepNext/>
        <w:keepLines/>
        <w:numPr>
          <w:ilvl w:val="0"/>
          <w:numId w:val="8"/>
        </w:numPr>
        <w:spacing w:after="0" w:line="240" w:lineRule="auto"/>
        <w:rPr>
          <w:b/>
        </w:rPr>
      </w:pPr>
      <w:r>
        <w:rPr>
          <w:b/>
        </w:rPr>
        <w:t xml:space="preserve">Private Collection&lt;Activity&gt; </w:t>
      </w:r>
      <w:r>
        <w:t>Activities</w:t>
      </w:r>
    </w:p>
    <w:p w:rsidR="00812105" w:rsidRDefault="00287C9A" w:rsidP="00297E9F">
      <w:pPr>
        <w:pStyle w:val="ListParagraph"/>
        <w:keepNext/>
        <w:keepLines/>
        <w:numPr>
          <w:ilvl w:val="1"/>
          <w:numId w:val="8"/>
        </w:numPr>
        <w:spacing w:after="0" w:line="240" w:lineRule="auto"/>
        <w:rPr>
          <w:b/>
        </w:rPr>
      </w:pPr>
      <w:proofErr w:type="gramStart"/>
      <w:r>
        <w:t>Activities is</w:t>
      </w:r>
      <w:proofErr w:type="gramEnd"/>
      <w:r>
        <w:t xml:space="preserve"> a collection used to hold all </w:t>
      </w:r>
      <w:r>
        <w:rPr>
          <w:b/>
        </w:rPr>
        <w:t xml:space="preserve">Activity </w:t>
      </w:r>
      <w:r>
        <w:t xml:space="preserve">objects. </w:t>
      </w:r>
    </w:p>
    <w:p w:rsidR="00812105" w:rsidRDefault="00812105" w:rsidP="00297E9F">
      <w:pPr>
        <w:keepNext/>
        <w:keepLines/>
        <w:spacing w:after="0" w:line="240" w:lineRule="auto"/>
        <w:rPr>
          <w:b/>
        </w:rPr>
      </w:pPr>
    </w:p>
    <w:p w:rsidR="00812105" w:rsidRDefault="00287C9A" w:rsidP="00297E9F">
      <w:pPr>
        <w:keepNext/>
        <w:keepLines/>
        <w:spacing w:after="0" w:line="240" w:lineRule="auto"/>
        <w:ind w:left="720"/>
        <w:rPr>
          <w:b/>
        </w:rPr>
      </w:pPr>
      <w:r>
        <w:rPr>
          <w:b/>
        </w:rPr>
        <w:t>Operations:</w:t>
      </w:r>
    </w:p>
    <w:p w:rsidR="00812105" w:rsidRDefault="00287C9A" w:rsidP="00297E9F">
      <w:pPr>
        <w:pStyle w:val="ListParagraph"/>
        <w:keepNext/>
        <w:keepLines/>
        <w:numPr>
          <w:ilvl w:val="0"/>
          <w:numId w:val="7"/>
        </w:numPr>
        <w:spacing w:after="0" w:line="240" w:lineRule="auto"/>
      </w:pPr>
      <w:r>
        <w:t>Sets and gets for all attributes.</w:t>
      </w:r>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SelectFile</w:t>
      </w:r>
      <w:proofErr w:type="spellEnd"/>
      <w:r>
        <w:t>()</w:t>
      </w:r>
    </w:p>
    <w:p w:rsidR="00812105" w:rsidRDefault="00287C9A" w:rsidP="00297E9F">
      <w:pPr>
        <w:pStyle w:val="ListParagraph"/>
        <w:keepNext/>
        <w:keepLines/>
        <w:numPr>
          <w:ilvl w:val="1"/>
          <w:numId w:val="7"/>
        </w:numPr>
        <w:spacing w:after="0" w:line="240" w:lineRule="auto"/>
      </w:pPr>
      <w:r>
        <w:t>A data file is selected (id).</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SelectActivity</w:t>
      </w:r>
      <w:proofErr w:type="spellEnd"/>
      <w:r>
        <w:t>()</w:t>
      </w:r>
    </w:p>
    <w:p w:rsidR="00812105" w:rsidRDefault="00287C9A" w:rsidP="00297E9F">
      <w:pPr>
        <w:pStyle w:val="ListParagraph"/>
        <w:keepNext/>
        <w:keepLines/>
        <w:numPr>
          <w:ilvl w:val="1"/>
          <w:numId w:val="7"/>
        </w:numPr>
        <w:spacing w:after="0" w:line="240" w:lineRule="auto"/>
      </w:pPr>
      <w:r>
        <w:t>An activity is selected.</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AddDateRange</w:t>
      </w:r>
      <w:proofErr w:type="spellEnd"/>
      <w:r>
        <w:t>()</w:t>
      </w:r>
    </w:p>
    <w:p w:rsidR="00812105" w:rsidRDefault="00287C9A" w:rsidP="00297E9F">
      <w:pPr>
        <w:pStyle w:val="ListParagraph"/>
        <w:keepNext/>
        <w:keepLines/>
        <w:numPr>
          <w:ilvl w:val="1"/>
          <w:numId w:val="7"/>
        </w:numPr>
        <w:spacing w:after="0" w:line="240" w:lineRule="auto"/>
      </w:pPr>
      <w:r>
        <w:t>A date and time range is selected.</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keepNext/>
        <w:keepLines/>
        <w:spacing w:after="0" w:line="240" w:lineRule="auto"/>
        <w:ind w:left="720"/>
        <w:rPr>
          <w:b/>
        </w:rPr>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AddActivity</w:t>
      </w:r>
      <w:proofErr w:type="spellEnd"/>
      <w:r>
        <w:t>()</w:t>
      </w:r>
    </w:p>
    <w:p w:rsidR="00812105" w:rsidRDefault="00287C9A" w:rsidP="00297E9F">
      <w:pPr>
        <w:pStyle w:val="ListParagraph"/>
        <w:keepNext/>
        <w:keepLines/>
        <w:numPr>
          <w:ilvl w:val="1"/>
          <w:numId w:val="7"/>
        </w:numPr>
        <w:spacing w:after="0" w:line="240" w:lineRule="auto"/>
      </w:pPr>
      <w:r>
        <w:t>An activity object is created and assigned the values from the selections</w:t>
      </w:r>
    </w:p>
    <w:p w:rsidR="00812105" w:rsidRDefault="00287C9A" w:rsidP="00297E9F">
      <w:pPr>
        <w:pStyle w:val="ListParagraph"/>
        <w:keepNext/>
        <w:keepLines/>
        <w:numPr>
          <w:ilvl w:val="2"/>
          <w:numId w:val="7"/>
        </w:numPr>
        <w:spacing w:after="0" w:line="240" w:lineRule="auto"/>
      </w:pPr>
      <w:r>
        <w:t>File id</w:t>
      </w:r>
    </w:p>
    <w:p w:rsidR="00812105" w:rsidRDefault="00287C9A" w:rsidP="00297E9F">
      <w:pPr>
        <w:pStyle w:val="ListParagraph"/>
        <w:keepNext/>
        <w:keepLines/>
        <w:numPr>
          <w:ilvl w:val="2"/>
          <w:numId w:val="7"/>
        </w:numPr>
        <w:spacing w:after="0" w:line="240" w:lineRule="auto"/>
      </w:pPr>
      <w:r>
        <w:t>Activity</w:t>
      </w:r>
    </w:p>
    <w:p w:rsidR="00812105" w:rsidRDefault="00287C9A" w:rsidP="00297E9F">
      <w:pPr>
        <w:pStyle w:val="ListParagraph"/>
        <w:keepNext/>
        <w:keepLines/>
        <w:numPr>
          <w:ilvl w:val="2"/>
          <w:numId w:val="7"/>
        </w:numPr>
        <w:spacing w:after="0" w:line="240" w:lineRule="auto"/>
      </w:pPr>
      <w:r>
        <w:t>Date time range</w:t>
      </w:r>
    </w:p>
    <w:p w:rsidR="00812105" w:rsidRDefault="00287C9A" w:rsidP="00297E9F">
      <w:pPr>
        <w:pStyle w:val="ListParagraph"/>
        <w:keepNext/>
        <w:keepLines/>
        <w:numPr>
          <w:ilvl w:val="1"/>
          <w:numId w:val="7"/>
        </w:numPr>
        <w:spacing w:after="0" w:line="240" w:lineRule="auto"/>
      </w:pPr>
      <w:r>
        <w:t xml:space="preserve">The results are returned to the </w:t>
      </w:r>
      <w:proofErr w:type="spellStart"/>
      <w:r>
        <w:rPr>
          <w:b/>
        </w:rPr>
        <w:t>SelectActivityView</w:t>
      </w:r>
      <w:proofErr w:type="spellEnd"/>
    </w:p>
    <w:p w:rsidR="00812105" w:rsidRDefault="00812105" w:rsidP="00297E9F">
      <w:pPr>
        <w:pStyle w:val="ListParagraph"/>
        <w:keepNext/>
        <w:keepLines/>
        <w:spacing w:after="0" w:line="240" w:lineRule="auto"/>
        <w:ind w:left="2520"/>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ProcessData</w:t>
      </w:r>
      <w:proofErr w:type="spellEnd"/>
      <w:r>
        <w:t>()</w:t>
      </w:r>
    </w:p>
    <w:p w:rsidR="00812105" w:rsidRDefault="00287C9A" w:rsidP="00297E9F">
      <w:pPr>
        <w:pStyle w:val="ListParagraph"/>
        <w:keepNext/>
        <w:keepLines/>
        <w:numPr>
          <w:ilvl w:val="1"/>
          <w:numId w:val="7"/>
        </w:numPr>
        <w:spacing w:after="0" w:line="240" w:lineRule="auto"/>
      </w:pPr>
      <w:r>
        <w:t>Iterates through the data files.</w:t>
      </w:r>
    </w:p>
    <w:p w:rsidR="00812105" w:rsidRDefault="00287C9A" w:rsidP="00297E9F">
      <w:pPr>
        <w:pStyle w:val="ListParagraph"/>
        <w:keepNext/>
        <w:keepLines/>
        <w:numPr>
          <w:ilvl w:val="2"/>
          <w:numId w:val="7"/>
        </w:numPr>
        <w:spacing w:after="0" w:line="240" w:lineRule="auto"/>
      </w:pPr>
      <w:r>
        <w:t>Calls the Validate method to validate each data file</w:t>
      </w:r>
    </w:p>
    <w:p w:rsidR="00812105" w:rsidRDefault="00287C9A" w:rsidP="00297E9F">
      <w:pPr>
        <w:pStyle w:val="ListParagraph"/>
        <w:keepNext/>
        <w:keepLines/>
        <w:numPr>
          <w:ilvl w:val="3"/>
          <w:numId w:val="7"/>
        </w:numPr>
        <w:spacing w:after="0" w:line="240" w:lineRule="auto"/>
      </w:pPr>
      <w:r>
        <w:t>If a file is invalid it is not process and any associated activates are dropped.</w:t>
      </w:r>
    </w:p>
    <w:p w:rsidR="00812105" w:rsidRDefault="00287C9A" w:rsidP="00297E9F">
      <w:pPr>
        <w:pStyle w:val="ListParagraph"/>
        <w:keepNext/>
        <w:keepLines/>
        <w:numPr>
          <w:ilvl w:val="3"/>
          <w:numId w:val="7"/>
        </w:numPr>
        <w:spacing w:after="0" w:line="240" w:lineRule="auto"/>
      </w:pPr>
      <w:r>
        <w:t xml:space="preserve">If a file is valid the </w:t>
      </w:r>
      <w:proofErr w:type="spellStart"/>
      <w:r>
        <w:t>UploadDataFile</w:t>
      </w:r>
      <w:proofErr w:type="spellEnd"/>
      <w:r>
        <w:t xml:space="preserve"> method is called and passed the data file object</w:t>
      </w:r>
    </w:p>
    <w:p w:rsidR="00812105" w:rsidRDefault="00287C9A" w:rsidP="00297E9F">
      <w:pPr>
        <w:pStyle w:val="ListParagraph"/>
        <w:keepNext/>
        <w:keepLines/>
        <w:numPr>
          <w:ilvl w:val="4"/>
          <w:numId w:val="7"/>
        </w:numPr>
        <w:spacing w:after="0" w:line="240" w:lineRule="auto"/>
      </w:pPr>
      <w:r>
        <w:t xml:space="preserve">Any </w:t>
      </w:r>
      <w:proofErr w:type="gramStart"/>
      <w:r>
        <w:t>activities associated with the data file is</w:t>
      </w:r>
      <w:proofErr w:type="gramEnd"/>
      <w:r>
        <w:t xml:space="preserve"> uploaded via the </w:t>
      </w:r>
      <w:proofErr w:type="spellStart"/>
      <w:r>
        <w:t>UploadDataActivity</w:t>
      </w:r>
      <w:proofErr w:type="spellEnd"/>
      <w:r>
        <w:t xml:space="preserve"> method.</w:t>
      </w:r>
    </w:p>
    <w:p w:rsidR="00812105" w:rsidRDefault="00287C9A" w:rsidP="00297E9F">
      <w:pPr>
        <w:pStyle w:val="ListParagraph"/>
        <w:keepNext/>
        <w:keepLines/>
        <w:numPr>
          <w:ilvl w:val="1"/>
          <w:numId w:val="7"/>
        </w:numPr>
        <w:spacing w:after="0" w:line="240" w:lineRule="auto"/>
      </w:pPr>
      <w:r>
        <w:t xml:space="preserve">When processing is complete the results will be returned to the </w:t>
      </w:r>
      <w:proofErr w:type="spellStart"/>
      <w:r>
        <w:rPr>
          <w:b/>
        </w:rPr>
        <w:t>SelectActivityView</w:t>
      </w:r>
      <w:proofErr w:type="spellEnd"/>
    </w:p>
    <w:p w:rsidR="00812105" w:rsidRDefault="00812105" w:rsidP="00297E9F">
      <w:pPr>
        <w:keepNext/>
        <w:keepLines/>
        <w:spacing w:after="0" w:line="240" w:lineRule="auto"/>
      </w:pPr>
    </w:p>
    <w:p w:rsidR="00812105" w:rsidRDefault="00812105" w:rsidP="00297E9F">
      <w:pPr>
        <w:pStyle w:val="ListParagraph"/>
        <w:keepNext/>
        <w:keepLines/>
        <w:spacing w:after="0" w:line="240" w:lineRule="auto"/>
        <w:ind w:left="3960"/>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Validate(</w:t>
      </w:r>
      <w:r>
        <w:rPr>
          <w:b/>
        </w:rPr>
        <w:t>File file</w:t>
      </w:r>
      <w:r>
        <w:t>)</w:t>
      </w:r>
    </w:p>
    <w:p w:rsidR="00812105" w:rsidRDefault="00287C9A" w:rsidP="00297E9F">
      <w:pPr>
        <w:pStyle w:val="ListParagraph"/>
        <w:keepNext/>
        <w:keepLines/>
        <w:numPr>
          <w:ilvl w:val="1"/>
          <w:numId w:val="7"/>
        </w:numPr>
        <w:spacing w:after="0" w:line="240" w:lineRule="auto"/>
      </w:pPr>
      <w:r>
        <w:t>Returns if the file is valid or invalid.</w:t>
      </w:r>
    </w:p>
    <w:p w:rsidR="00812105" w:rsidRDefault="00812105" w:rsidP="00297E9F">
      <w:pPr>
        <w:keepNext/>
        <w:keepLines/>
        <w:spacing w:after="0" w:line="240" w:lineRule="auto"/>
      </w:pP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UploadDataFile</w:t>
      </w:r>
      <w:proofErr w:type="spellEnd"/>
      <w:r>
        <w:t>(</w:t>
      </w:r>
      <w:r>
        <w:rPr>
          <w:b/>
        </w:rPr>
        <w:t>File file</w:t>
      </w:r>
      <w:r>
        <w:t>)</w:t>
      </w:r>
    </w:p>
    <w:p w:rsidR="00812105" w:rsidRDefault="00287C9A" w:rsidP="00297E9F">
      <w:pPr>
        <w:pStyle w:val="ListParagraph"/>
        <w:keepNext/>
        <w:keepLines/>
        <w:numPr>
          <w:ilvl w:val="1"/>
          <w:numId w:val="7"/>
        </w:numPr>
        <w:spacing w:after="0" w:line="240" w:lineRule="auto"/>
      </w:pPr>
      <w:r>
        <w:t>This method uploads the data file into the database.</w:t>
      </w:r>
    </w:p>
    <w:p w:rsidR="00812105" w:rsidRDefault="00287C9A" w:rsidP="00297E9F">
      <w:pPr>
        <w:pStyle w:val="ListParagraph"/>
        <w:keepNext/>
        <w:keepLines/>
        <w:spacing w:after="0" w:line="240" w:lineRule="auto"/>
        <w:ind w:left="2520"/>
      </w:pPr>
      <w:r>
        <w:t xml:space="preserve"> </w:t>
      </w:r>
    </w:p>
    <w:p w:rsidR="00812105" w:rsidRDefault="00287C9A"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UploadActivity</w:t>
      </w:r>
      <w:proofErr w:type="spellEnd"/>
      <w:r>
        <w:t>(</w:t>
      </w:r>
      <w:r>
        <w:rPr>
          <w:b/>
        </w:rPr>
        <w:t>Activity activity</w:t>
      </w:r>
      <w:r>
        <w:t>)</w:t>
      </w:r>
    </w:p>
    <w:p w:rsidR="00812105" w:rsidRDefault="00287C9A" w:rsidP="00297E9F">
      <w:pPr>
        <w:pStyle w:val="ListParagraph"/>
        <w:keepNext/>
        <w:keepLines/>
        <w:numPr>
          <w:ilvl w:val="1"/>
          <w:numId w:val="7"/>
        </w:numPr>
        <w:spacing w:after="0" w:line="240" w:lineRule="auto"/>
      </w:pPr>
      <w:r>
        <w:t>This method uploads the activity into the database.</w:t>
      </w:r>
    </w:p>
    <w:p w:rsidR="003A2D87" w:rsidRDefault="003A2D87" w:rsidP="00297E9F">
      <w:pPr>
        <w:keepNext/>
        <w:keepLines/>
        <w:spacing w:after="0" w:line="240" w:lineRule="auto"/>
      </w:pPr>
    </w:p>
    <w:p w:rsidR="00E4479B" w:rsidRDefault="00E4479B" w:rsidP="00E4479B">
      <w:pPr>
        <w:pStyle w:val="Heading4"/>
        <w:keepNext/>
        <w:keepLines/>
      </w:pPr>
      <w:bookmarkStart w:id="39" w:name="_Toc436013596"/>
      <w:proofErr w:type="spellStart"/>
      <w:r>
        <w:lastRenderedPageBreak/>
        <w:t>Account</w:t>
      </w:r>
      <w:r w:rsidRPr="00896712">
        <w:t>Controller</w:t>
      </w:r>
      <w:proofErr w:type="spellEnd"/>
    </w:p>
    <w:p w:rsidR="00E4479B" w:rsidRDefault="00E4479B" w:rsidP="00E4479B">
      <w:pPr>
        <w:keepNext/>
        <w:keepLines/>
        <w:spacing w:after="0" w:line="240" w:lineRule="auto"/>
      </w:pPr>
      <w:r>
        <w:t xml:space="preserve">This class is responsible for user accounts. This class provides the backend for the </w:t>
      </w:r>
      <w:proofErr w:type="spellStart"/>
      <w:r w:rsidRPr="009C1DA1">
        <w:rPr>
          <w:b/>
        </w:rPr>
        <w:t>AccountView</w:t>
      </w:r>
      <w:proofErr w:type="spellEnd"/>
      <w:r>
        <w:t>.</w:t>
      </w:r>
    </w:p>
    <w:p w:rsidR="00E4479B" w:rsidRDefault="00E4479B" w:rsidP="00E4479B">
      <w:pPr>
        <w:keepNext/>
        <w:keepLines/>
        <w:spacing w:after="0" w:line="240" w:lineRule="auto"/>
      </w:pPr>
    </w:p>
    <w:p w:rsidR="00E4479B" w:rsidRDefault="00E4479B" w:rsidP="00E4479B">
      <w:pPr>
        <w:keepNext/>
        <w:keepLines/>
        <w:spacing w:after="0" w:line="240" w:lineRule="auto"/>
        <w:rPr>
          <w:b/>
        </w:rPr>
      </w:pPr>
      <w:r>
        <w:rPr>
          <w:b/>
        </w:rPr>
        <w:t>&lt;&lt;Task&gt;&gt;</w:t>
      </w:r>
    </w:p>
    <w:p w:rsidR="00E4479B" w:rsidRDefault="00E4479B" w:rsidP="00E4479B">
      <w:pPr>
        <w:keepNext/>
        <w:keepLines/>
        <w:spacing w:after="0" w:line="240" w:lineRule="auto"/>
        <w:ind w:left="720"/>
        <w:rPr>
          <w:b/>
        </w:rPr>
      </w:pPr>
      <w:r>
        <w:rPr>
          <w:b/>
        </w:rPr>
        <w:t>Operations:</w:t>
      </w:r>
    </w:p>
    <w:p w:rsidR="00E4479B" w:rsidRDefault="00E4479B" w:rsidP="00E4479B">
      <w:pPr>
        <w:pStyle w:val="ListParagraph"/>
        <w:keepNext/>
        <w:keepLines/>
        <w:numPr>
          <w:ilvl w:val="0"/>
          <w:numId w:val="7"/>
        </w:numPr>
        <w:spacing w:after="0" w:line="240" w:lineRule="auto"/>
      </w:pPr>
      <w:r w:rsidRPr="000A600B">
        <w:rPr>
          <w:b/>
        </w:rPr>
        <w:t xml:space="preserve">Public </w:t>
      </w:r>
      <w:proofErr w:type="spellStart"/>
      <w:r w:rsidRPr="000A600B">
        <w:rPr>
          <w:b/>
        </w:rPr>
        <w:t>ActionResult</w:t>
      </w:r>
      <w:proofErr w:type="spellEnd"/>
      <w:r>
        <w:t xml:space="preserve"> Login(</w:t>
      </w:r>
      <w:proofErr w:type="spellStart"/>
      <w:r>
        <w:t>LoginViewModel</w:t>
      </w:r>
      <w:proofErr w:type="spellEnd"/>
      <w:r>
        <w:t xml:space="preserve"> model, String </w:t>
      </w:r>
      <w:proofErr w:type="spellStart"/>
      <w:r>
        <w:t>returnURL</w:t>
      </w:r>
      <w:proofErr w:type="spellEnd"/>
      <w:r>
        <w:t>)</w:t>
      </w:r>
    </w:p>
    <w:p w:rsidR="00E4479B" w:rsidRDefault="00E4479B" w:rsidP="00E4479B">
      <w:pPr>
        <w:pStyle w:val="ListParagraph"/>
        <w:keepNext/>
        <w:keepLines/>
        <w:numPr>
          <w:ilvl w:val="1"/>
          <w:numId w:val="7"/>
        </w:numPr>
        <w:spacing w:after="0" w:line="240" w:lineRule="auto"/>
      </w:pPr>
      <w:r>
        <w:t>Finds the user by name (username).</w:t>
      </w:r>
    </w:p>
    <w:p w:rsidR="00E4479B" w:rsidRDefault="00E4479B" w:rsidP="00E4479B">
      <w:pPr>
        <w:pStyle w:val="ListParagraph"/>
        <w:keepNext/>
        <w:keepLines/>
        <w:numPr>
          <w:ilvl w:val="1"/>
          <w:numId w:val="7"/>
        </w:numPr>
        <w:spacing w:after="0" w:line="240" w:lineRule="auto"/>
      </w:pPr>
      <w:r>
        <w:t>Calls the sign in manager to sign in by password.</w:t>
      </w:r>
    </w:p>
    <w:p w:rsidR="00E4479B" w:rsidRDefault="00E4479B" w:rsidP="00E4479B">
      <w:pPr>
        <w:pStyle w:val="ListParagraph"/>
        <w:keepNext/>
        <w:keepLines/>
        <w:numPr>
          <w:ilvl w:val="1"/>
          <w:numId w:val="7"/>
        </w:numPr>
        <w:spacing w:after="0" w:line="240" w:lineRule="auto"/>
      </w:pPr>
      <w:r>
        <w:t xml:space="preserve">Returns the </w:t>
      </w:r>
      <w:proofErr w:type="spellStart"/>
      <w:r>
        <w:t>returnURL</w:t>
      </w:r>
      <w:proofErr w:type="spellEnd"/>
      <w:r>
        <w:t>.</w:t>
      </w:r>
    </w:p>
    <w:p w:rsidR="00E4479B" w:rsidRDefault="00E4479B" w:rsidP="00E4479B">
      <w:pPr>
        <w:keepNext/>
        <w:keepLines/>
        <w:spacing w:after="0" w:line="240" w:lineRule="auto"/>
        <w:ind w:left="720"/>
        <w:rPr>
          <w:b/>
        </w:rPr>
      </w:pPr>
    </w:p>
    <w:p w:rsidR="00E4479B" w:rsidRDefault="00E4479B" w:rsidP="00E4479B">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Logoff()</w:t>
      </w:r>
    </w:p>
    <w:p w:rsidR="00E4479B" w:rsidRDefault="00E4479B" w:rsidP="00E4479B">
      <w:pPr>
        <w:pStyle w:val="ListParagraph"/>
        <w:keepNext/>
        <w:keepLines/>
        <w:numPr>
          <w:ilvl w:val="1"/>
          <w:numId w:val="7"/>
        </w:numPr>
        <w:spacing w:after="0" w:line="240" w:lineRule="auto"/>
      </w:pPr>
      <w:r>
        <w:t>Calls the form authentication’s sign out procedure.</w:t>
      </w:r>
    </w:p>
    <w:p w:rsidR="00E4479B" w:rsidRDefault="00E4479B" w:rsidP="00E4479B">
      <w:pPr>
        <w:keepNext/>
        <w:keepLines/>
        <w:spacing w:after="0" w:line="240" w:lineRule="auto"/>
      </w:pPr>
    </w:p>
    <w:p w:rsidR="00E4479B" w:rsidRDefault="00E4479B" w:rsidP="00E4479B">
      <w:pPr>
        <w:pStyle w:val="ListParagraph"/>
        <w:keepNext/>
        <w:keepLines/>
        <w:numPr>
          <w:ilvl w:val="0"/>
          <w:numId w:val="7"/>
        </w:numPr>
        <w:spacing w:after="0" w:line="240" w:lineRule="auto"/>
      </w:pPr>
      <w:r w:rsidRPr="000A600B">
        <w:rPr>
          <w:b/>
        </w:rPr>
        <w:t xml:space="preserve">Public </w:t>
      </w:r>
      <w:r>
        <w:rPr>
          <w:b/>
        </w:rPr>
        <w:t>Task&lt;</w:t>
      </w:r>
      <w:proofErr w:type="spellStart"/>
      <w:r w:rsidRPr="000A600B">
        <w:rPr>
          <w:b/>
        </w:rPr>
        <w:t>ActionResult</w:t>
      </w:r>
      <w:proofErr w:type="spellEnd"/>
      <w:r>
        <w:rPr>
          <w:b/>
        </w:rPr>
        <w:t>&gt;</w:t>
      </w:r>
      <w:r>
        <w:t xml:space="preserve"> Register(</w:t>
      </w:r>
      <w:proofErr w:type="spellStart"/>
      <w:r>
        <w:t>RegisterVIewModel</w:t>
      </w:r>
      <w:proofErr w:type="spellEnd"/>
      <w:r>
        <w:t xml:space="preserve"> model)</w:t>
      </w:r>
    </w:p>
    <w:p w:rsidR="00E4479B" w:rsidRDefault="00E4479B" w:rsidP="00E4479B">
      <w:pPr>
        <w:pStyle w:val="ListParagraph"/>
        <w:keepNext/>
        <w:keepLines/>
        <w:numPr>
          <w:ilvl w:val="1"/>
          <w:numId w:val="7"/>
        </w:numPr>
        <w:spacing w:after="0" w:line="240" w:lineRule="auto"/>
      </w:pPr>
      <w:r>
        <w:t>Calls user manager’s create</w:t>
      </w:r>
    </w:p>
    <w:p w:rsidR="00E4479B" w:rsidRDefault="00E4479B" w:rsidP="00E4479B">
      <w:pPr>
        <w:pStyle w:val="ListParagraph"/>
        <w:keepNext/>
        <w:keepLines/>
        <w:numPr>
          <w:ilvl w:val="1"/>
          <w:numId w:val="7"/>
        </w:numPr>
        <w:spacing w:after="0" w:line="240" w:lineRule="auto"/>
      </w:pPr>
      <w:r>
        <w:t>Returns success</w:t>
      </w:r>
    </w:p>
    <w:bookmarkEnd w:id="39"/>
    <w:p w:rsidR="00E75173" w:rsidRDefault="00E75173" w:rsidP="00297E9F">
      <w:pPr>
        <w:keepNext/>
        <w:keepLines/>
        <w:spacing w:after="0" w:line="240" w:lineRule="auto"/>
      </w:pPr>
    </w:p>
    <w:p w:rsidR="003A2D87" w:rsidRPr="004D327B" w:rsidRDefault="003A2D87" w:rsidP="00297E9F">
      <w:pPr>
        <w:pStyle w:val="Heading4"/>
        <w:keepNext/>
        <w:keepLines/>
      </w:pPr>
      <w:bookmarkStart w:id="40" w:name="_Toc435695128"/>
      <w:proofErr w:type="spellStart"/>
      <w:r>
        <w:t>AdminHome</w:t>
      </w:r>
      <w:r w:rsidRPr="004D327B">
        <w:t>Controller</w:t>
      </w:r>
      <w:bookmarkEnd w:id="40"/>
      <w:proofErr w:type="spellEnd"/>
    </w:p>
    <w:p w:rsidR="003A2D87" w:rsidRDefault="003A2D87" w:rsidP="00297E9F">
      <w:pPr>
        <w:keepNext/>
        <w:keepLines/>
        <w:spacing w:after="120" w:line="240" w:lineRule="auto"/>
      </w:pPr>
      <w:r>
        <w:t xml:space="preserve">This class is responsible for accepting or rejecting a user account request. This class provides the backend for the </w:t>
      </w:r>
      <w:proofErr w:type="spellStart"/>
      <w:r>
        <w:rPr>
          <w:b/>
        </w:rPr>
        <w:t>AdminHomeView</w:t>
      </w:r>
      <w:proofErr w:type="spellEnd"/>
      <w:r>
        <w:t xml:space="preserve">.  The </w:t>
      </w:r>
      <w:proofErr w:type="spellStart"/>
      <w:r>
        <w:t>AdminHomeView</w:t>
      </w:r>
      <w:proofErr w:type="spellEnd"/>
      <w:r>
        <w:t xml:space="preserve"> has a link to navigate to look-up a user in order to delete, enable, or disable their account.  See Figure </w:t>
      </w:r>
      <w:r w:rsidR="00E4479B">
        <w:t xml:space="preserve">2.3 and 2.4 </w:t>
      </w:r>
      <w:r>
        <w:t>sequence diagram for this controller.</w:t>
      </w:r>
    </w:p>
    <w:p w:rsidR="003A2D87" w:rsidRPr="005F4CFA" w:rsidRDefault="003A2D87" w:rsidP="00297E9F">
      <w:pPr>
        <w:keepNext/>
        <w:keepLines/>
        <w:spacing w:after="120" w:line="240" w:lineRule="auto"/>
        <w:rPr>
          <w:b/>
        </w:rPr>
      </w:pPr>
      <w:r>
        <w:rPr>
          <w:b/>
        </w:rPr>
        <w:t>&lt;&lt;Task&gt;&gt;</w:t>
      </w:r>
    </w:p>
    <w:p w:rsidR="003A2D87" w:rsidRPr="009C2D44" w:rsidRDefault="003A2D87" w:rsidP="00297E9F">
      <w:pPr>
        <w:keepNext/>
        <w:keepLines/>
        <w:spacing w:after="0" w:line="240" w:lineRule="auto"/>
        <w:ind w:firstLine="720"/>
        <w:rPr>
          <w:b/>
        </w:rPr>
      </w:pPr>
      <w:r>
        <w:rPr>
          <w:b/>
        </w:rPr>
        <w:t>Attributes:</w:t>
      </w:r>
    </w:p>
    <w:p w:rsidR="003A2D87" w:rsidRPr="00F82B86" w:rsidRDefault="003A2D87" w:rsidP="00297E9F">
      <w:pPr>
        <w:pStyle w:val="ListParagraph"/>
        <w:keepNext/>
        <w:keepLines/>
        <w:numPr>
          <w:ilvl w:val="0"/>
          <w:numId w:val="8"/>
        </w:numPr>
        <w:spacing w:after="0" w:line="240" w:lineRule="auto"/>
      </w:pPr>
      <w:r>
        <w:rPr>
          <w:b/>
        </w:rPr>
        <w:t xml:space="preserve">Private Collection&lt;String&gt; </w:t>
      </w:r>
      <w:proofErr w:type="spellStart"/>
      <w:r>
        <w:t>UserNames</w:t>
      </w:r>
      <w:proofErr w:type="spellEnd"/>
    </w:p>
    <w:p w:rsidR="003A2D87" w:rsidRDefault="003A2D87" w:rsidP="00297E9F">
      <w:pPr>
        <w:pStyle w:val="ListParagraph"/>
        <w:keepNext/>
        <w:keepLines/>
        <w:numPr>
          <w:ilvl w:val="1"/>
          <w:numId w:val="8"/>
        </w:numPr>
        <w:spacing w:after="0" w:line="240" w:lineRule="auto"/>
      </w:pPr>
      <w:r>
        <w:t>Collection of usernames of accounts to be approved or rejected.</w:t>
      </w:r>
    </w:p>
    <w:p w:rsidR="003A2D87" w:rsidRPr="00026A18" w:rsidRDefault="003A2D87" w:rsidP="00297E9F">
      <w:pPr>
        <w:keepNext/>
        <w:keepLines/>
        <w:spacing w:after="0" w:line="240" w:lineRule="auto"/>
        <w:rPr>
          <w:b/>
        </w:rPr>
      </w:pPr>
    </w:p>
    <w:p w:rsidR="003A2D87" w:rsidRPr="00B41F9B" w:rsidRDefault="003A2D87" w:rsidP="00297E9F">
      <w:pPr>
        <w:keepNext/>
        <w:keepLines/>
        <w:spacing w:after="0" w:line="240" w:lineRule="auto"/>
        <w:ind w:left="720"/>
        <w:rPr>
          <w:b/>
        </w:rPr>
      </w:pPr>
      <w:r>
        <w:rPr>
          <w:b/>
        </w:rPr>
        <w:t>Operations:</w:t>
      </w:r>
    </w:p>
    <w:p w:rsidR="003A2D87" w:rsidRDefault="003A2D87" w:rsidP="00297E9F">
      <w:pPr>
        <w:pStyle w:val="ListParagraph"/>
        <w:keepNext/>
        <w:keepLines/>
        <w:numPr>
          <w:ilvl w:val="0"/>
          <w:numId w:val="7"/>
        </w:numPr>
        <w:spacing w:after="0" w:line="240" w:lineRule="auto"/>
      </w:pPr>
      <w:r>
        <w:t>Sets and gets for all attributes.</w:t>
      </w:r>
    </w:p>
    <w:p w:rsidR="003A2D87" w:rsidRDefault="003A2D87" w:rsidP="00297E9F">
      <w:pPr>
        <w:keepNext/>
        <w:keepLines/>
        <w:spacing w:after="0" w:line="240" w:lineRule="auto"/>
        <w:ind w:left="720"/>
      </w:pPr>
    </w:p>
    <w:p w:rsidR="00D56F86" w:rsidRDefault="00D56F86" w:rsidP="00297E9F">
      <w:pPr>
        <w:pStyle w:val="ListParagraph"/>
        <w:keepNext/>
        <w:keepLines/>
        <w:numPr>
          <w:ilvl w:val="0"/>
          <w:numId w:val="7"/>
        </w:numPr>
        <w:spacing w:after="0" w:line="240" w:lineRule="auto"/>
      </w:pPr>
      <w:r>
        <w:rPr>
          <w:b/>
        </w:rPr>
        <w:t>Public string</w:t>
      </w:r>
      <w:r>
        <w:t xml:space="preserve"> </w:t>
      </w:r>
      <w:proofErr w:type="spellStart"/>
      <w:r>
        <w:t>GetPhysicians</w:t>
      </w:r>
      <w:proofErr w:type="spellEnd"/>
      <w:r>
        <w:t>()</w:t>
      </w:r>
    </w:p>
    <w:p w:rsidR="00D56F86" w:rsidRDefault="00D56F86" w:rsidP="00297E9F">
      <w:pPr>
        <w:pStyle w:val="ListParagraph"/>
        <w:keepNext/>
        <w:keepLines/>
        <w:numPr>
          <w:ilvl w:val="1"/>
          <w:numId w:val="7"/>
        </w:numPr>
        <w:spacing w:after="0" w:line="240" w:lineRule="auto"/>
      </w:pPr>
      <w:r>
        <w:t>Gets a list of all the physicians in the system.</w:t>
      </w:r>
    </w:p>
    <w:p w:rsidR="00D56F86" w:rsidRDefault="00D56F86" w:rsidP="00297E9F">
      <w:pPr>
        <w:pStyle w:val="ListParagraph"/>
        <w:keepNext/>
        <w:keepLines/>
        <w:spacing w:after="0" w:line="240" w:lineRule="auto"/>
        <w:ind w:left="2520"/>
      </w:pPr>
    </w:p>
    <w:p w:rsidR="00D56F86" w:rsidRDefault="00D56F86" w:rsidP="00297E9F">
      <w:pPr>
        <w:pStyle w:val="ListParagraph"/>
        <w:keepNext/>
        <w:keepLines/>
        <w:numPr>
          <w:ilvl w:val="0"/>
          <w:numId w:val="7"/>
        </w:numPr>
        <w:spacing w:after="0" w:line="240" w:lineRule="auto"/>
      </w:pPr>
      <w:r>
        <w:rPr>
          <w:b/>
        </w:rPr>
        <w:t>Public string</w:t>
      </w:r>
      <w:r>
        <w:t xml:space="preserve"> </w:t>
      </w:r>
      <w:proofErr w:type="spellStart"/>
      <w:r>
        <w:t>GetExperimentAdministrators</w:t>
      </w:r>
      <w:proofErr w:type="spellEnd"/>
      <w:r>
        <w:t>()</w:t>
      </w:r>
    </w:p>
    <w:p w:rsidR="00D56F86" w:rsidRDefault="00D56F86" w:rsidP="00297E9F">
      <w:pPr>
        <w:pStyle w:val="ListParagraph"/>
        <w:keepNext/>
        <w:keepLines/>
        <w:numPr>
          <w:ilvl w:val="1"/>
          <w:numId w:val="7"/>
        </w:numPr>
        <w:spacing w:after="0" w:line="240" w:lineRule="auto"/>
      </w:pPr>
      <w:r>
        <w:t>Gets a list of all the experiment administrators in the system.</w:t>
      </w:r>
    </w:p>
    <w:p w:rsidR="00D56F86" w:rsidRDefault="00D56F86" w:rsidP="00297E9F">
      <w:pPr>
        <w:pStyle w:val="ListParagraph"/>
        <w:keepNext/>
        <w:keepLines/>
        <w:spacing w:after="0" w:line="240" w:lineRule="auto"/>
        <w:ind w:left="2520"/>
      </w:pPr>
    </w:p>
    <w:p w:rsidR="00D56F86" w:rsidRDefault="00D56F86" w:rsidP="00297E9F">
      <w:pPr>
        <w:pStyle w:val="ListParagraph"/>
        <w:keepNext/>
        <w:keepLines/>
        <w:numPr>
          <w:ilvl w:val="0"/>
          <w:numId w:val="7"/>
        </w:numPr>
        <w:spacing w:after="0" w:line="240" w:lineRule="auto"/>
      </w:pPr>
      <w:r>
        <w:rPr>
          <w:b/>
        </w:rPr>
        <w:t>Public string</w:t>
      </w:r>
      <w:r>
        <w:t xml:space="preserve"> </w:t>
      </w:r>
      <w:proofErr w:type="spellStart"/>
      <w:r>
        <w:t>GetPatients</w:t>
      </w:r>
      <w:proofErr w:type="spellEnd"/>
      <w:r>
        <w:t>(</w:t>
      </w:r>
      <w:proofErr w:type="spellStart"/>
      <w:r>
        <w:t>int</w:t>
      </w:r>
      <w:proofErr w:type="spellEnd"/>
      <w:r>
        <w:t xml:space="preserve"> </w:t>
      </w:r>
      <w:proofErr w:type="spellStart"/>
      <w:r>
        <w:t>PhysicianId</w:t>
      </w:r>
      <w:proofErr w:type="spellEnd"/>
      <w:r>
        <w:t>)</w:t>
      </w:r>
    </w:p>
    <w:p w:rsidR="00D56F86" w:rsidRDefault="00D56F86" w:rsidP="00297E9F">
      <w:pPr>
        <w:pStyle w:val="ListParagraph"/>
        <w:keepNext/>
        <w:keepLines/>
        <w:numPr>
          <w:ilvl w:val="1"/>
          <w:numId w:val="7"/>
        </w:numPr>
        <w:spacing w:after="0" w:line="240" w:lineRule="auto"/>
      </w:pPr>
      <w:r>
        <w:t>Gets a list of all the patients for the selected physician in the system.</w:t>
      </w:r>
    </w:p>
    <w:p w:rsidR="00D56F86" w:rsidRDefault="00D56F86" w:rsidP="00297E9F">
      <w:pPr>
        <w:keepNext/>
        <w:keepLines/>
        <w:spacing w:after="0" w:line="240" w:lineRule="auto"/>
      </w:pPr>
    </w:p>
    <w:p w:rsidR="003A2D87" w:rsidRDefault="003A2D87"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rsidR="00F42BF2">
        <w:t>Approve</w:t>
      </w:r>
      <w:r>
        <w:t>Click</w:t>
      </w:r>
      <w:proofErr w:type="spellEnd"/>
      <w:r>
        <w:t>()</w:t>
      </w:r>
    </w:p>
    <w:p w:rsidR="003A2D87" w:rsidRDefault="003A2D87" w:rsidP="00297E9F">
      <w:pPr>
        <w:pStyle w:val="ListParagraph"/>
        <w:keepNext/>
        <w:keepLines/>
        <w:numPr>
          <w:ilvl w:val="1"/>
          <w:numId w:val="7"/>
        </w:numPr>
        <w:spacing w:after="0" w:line="240" w:lineRule="auto"/>
      </w:pPr>
      <w:r w:rsidRPr="005D09AF">
        <w:lastRenderedPageBreak/>
        <w:t xml:space="preserve">When the </w:t>
      </w:r>
      <w:r w:rsidR="00F42BF2">
        <w:t>approve</w:t>
      </w:r>
      <w:r>
        <w:t xml:space="preserve"> button is clicked the user account request is approved.</w:t>
      </w:r>
    </w:p>
    <w:p w:rsidR="003A2D87" w:rsidRPr="005831D2" w:rsidRDefault="003A2D87" w:rsidP="00297E9F">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3A2D87" w:rsidRDefault="003A2D87" w:rsidP="00297E9F">
      <w:pPr>
        <w:keepNext/>
        <w:keepLines/>
        <w:spacing w:after="0" w:line="240" w:lineRule="auto"/>
        <w:ind w:left="720"/>
      </w:pPr>
    </w:p>
    <w:p w:rsidR="003A2D87" w:rsidRDefault="003A2D87"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rsidRPr="00B41F9B">
        <w:t>btn</w:t>
      </w:r>
      <w:r>
        <w:t>RejectClick</w:t>
      </w:r>
      <w:proofErr w:type="spellEnd"/>
      <w:r>
        <w:t>()</w:t>
      </w:r>
    </w:p>
    <w:p w:rsidR="003A2D87" w:rsidRDefault="003A2D87" w:rsidP="00297E9F">
      <w:pPr>
        <w:pStyle w:val="ListParagraph"/>
        <w:keepNext/>
        <w:keepLines/>
        <w:numPr>
          <w:ilvl w:val="1"/>
          <w:numId w:val="7"/>
        </w:numPr>
        <w:spacing w:after="0" w:line="240" w:lineRule="auto"/>
      </w:pPr>
      <w:r w:rsidRPr="005D09AF">
        <w:t xml:space="preserve">When the </w:t>
      </w:r>
      <w:r>
        <w:t>reject button is clicked the user account request is denied.</w:t>
      </w:r>
    </w:p>
    <w:p w:rsidR="003A2D87" w:rsidRPr="00DF4BAA" w:rsidRDefault="003A2D87" w:rsidP="00297E9F">
      <w:pPr>
        <w:pStyle w:val="ListParagraph"/>
        <w:keepNext/>
        <w:keepLines/>
        <w:numPr>
          <w:ilvl w:val="1"/>
          <w:numId w:val="7"/>
        </w:numPr>
        <w:spacing w:after="0" w:line="240" w:lineRule="auto"/>
      </w:pPr>
      <w:r>
        <w:t xml:space="preserve">The results are returned to the </w:t>
      </w:r>
      <w:proofErr w:type="spellStart"/>
      <w:r>
        <w:rPr>
          <w:b/>
        </w:rPr>
        <w:t>AdminHomeView</w:t>
      </w:r>
      <w:proofErr w:type="spellEnd"/>
      <w:r>
        <w:rPr>
          <w:b/>
        </w:rPr>
        <w:t>.</w:t>
      </w:r>
    </w:p>
    <w:p w:rsidR="00D56F86" w:rsidRPr="00DF4BAA" w:rsidRDefault="00D56F86" w:rsidP="00297E9F">
      <w:pPr>
        <w:pStyle w:val="ListParagraph"/>
        <w:keepNext/>
        <w:keepLines/>
        <w:spacing w:after="0" w:line="240" w:lineRule="auto"/>
        <w:ind w:left="2520"/>
      </w:pPr>
    </w:p>
    <w:p w:rsidR="00D56F86" w:rsidRDefault="00D56F86"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btnSubmit</w:t>
      </w:r>
      <w:proofErr w:type="spellEnd"/>
      <w:r>
        <w:t>()</w:t>
      </w:r>
    </w:p>
    <w:p w:rsidR="00D56F86" w:rsidRDefault="00D56F86" w:rsidP="00297E9F">
      <w:pPr>
        <w:pStyle w:val="ListParagraph"/>
        <w:keepNext/>
        <w:keepLines/>
        <w:numPr>
          <w:ilvl w:val="1"/>
          <w:numId w:val="7"/>
        </w:numPr>
        <w:spacing w:after="0" w:line="240" w:lineRule="auto"/>
      </w:pPr>
      <w:r>
        <w:t>A query by username is sent to the database and the user account information is returned.</w:t>
      </w:r>
    </w:p>
    <w:p w:rsidR="00D56F86" w:rsidRPr="00AB528B" w:rsidRDefault="00D56F86" w:rsidP="00297E9F">
      <w:pPr>
        <w:pStyle w:val="ListParagraph"/>
        <w:keepNext/>
        <w:keepLines/>
        <w:numPr>
          <w:ilvl w:val="1"/>
          <w:numId w:val="7"/>
        </w:numPr>
        <w:spacing w:after="0" w:line="240" w:lineRule="auto"/>
      </w:pPr>
      <w:r>
        <w:t xml:space="preserve">The user account information is passed to the </w:t>
      </w:r>
      <w:proofErr w:type="spellStart"/>
      <w:r>
        <w:rPr>
          <w:b/>
        </w:rPr>
        <w:t>AdminEditController</w:t>
      </w:r>
      <w:proofErr w:type="spellEnd"/>
      <w:r>
        <w:rPr>
          <w:b/>
        </w:rPr>
        <w:t>.</w:t>
      </w:r>
    </w:p>
    <w:p w:rsidR="003A2D87" w:rsidRDefault="003A2D87" w:rsidP="00297E9F">
      <w:pPr>
        <w:pStyle w:val="ListParagraph"/>
        <w:keepNext/>
        <w:keepLines/>
        <w:spacing w:after="0" w:line="240" w:lineRule="auto"/>
        <w:ind w:left="2520"/>
        <w:rPr>
          <w:b/>
        </w:rPr>
      </w:pPr>
    </w:p>
    <w:p w:rsidR="003A2D87" w:rsidRDefault="003A2D87" w:rsidP="00297E9F">
      <w:pPr>
        <w:keepNext/>
        <w:keepLines/>
        <w:spacing w:after="0" w:line="240" w:lineRule="auto"/>
        <w:ind w:left="720"/>
        <w:rPr>
          <w:b/>
        </w:rPr>
      </w:pPr>
      <w:r>
        <w:rPr>
          <w:b/>
        </w:rPr>
        <w:t>Constructors:</w:t>
      </w:r>
    </w:p>
    <w:p w:rsidR="003A2D87" w:rsidRDefault="003A2D87" w:rsidP="00297E9F">
      <w:pPr>
        <w:pStyle w:val="ListParagraph"/>
        <w:keepNext/>
        <w:keepLines/>
        <w:numPr>
          <w:ilvl w:val="0"/>
          <w:numId w:val="14"/>
        </w:numPr>
        <w:spacing w:after="0" w:line="240" w:lineRule="auto"/>
        <w:rPr>
          <w:b/>
        </w:rPr>
      </w:pPr>
      <w:r>
        <w:rPr>
          <w:b/>
        </w:rPr>
        <w:t xml:space="preserve">Public </w:t>
      </w:r>
      <w:proofErr w:type="spellStart"/>
      <w:r>
        <w:t>AdminHomeController</w:t>
      </w:r>
      <w:proofErr w:type="spellEnd"/>
      <w:r>
        <w:t>()</w:t>
      </w:r>
    </w:p>
    <w:p w:rsidR="003A2D87" w:rsidRDefault="003A2D87" w:rsidP="00297E9F">
      <w:pPr>
        <w:pStyle w:val="ListParagraph"/>
        <w:keepNext/>
        <w:keepLines/>
        <w:numPr>
          <w:ilvl w:val="1"/>
          <w:numId w:val="14"/>
        </w:numPr>
        <w:spacing w:after="0" w:line="240" w:lineRule="auto"/>
        <w:rPr>
          <w:b/>
        </w:rPr>
      </w:pPr>
      <w:r>
        <w:t>Default constructor</w:t>
      </w:r>
    </w:p>
    <w:p w:rsidR="003A2D87" w:rsidRDefault="003A2D87" w:rsidP="00297E9F">
      <w:pPr>
        <w:pStyle w:val="ListParagraph"/>
        <w:keepNext/>
        <w:keepLines/>
        <w:spacing w:after="0" w:line="240" w:lineRule="auto"/>
        <w:ind w:left="2520"/>
      </w:pPr>
    </w:p>
    <w:p w:rsidR="003A2D87" w:rsidRPr="004D327B" w:rsidRDefault="003A2D87" w:rsidP="00297E9F">
      <w:pPr>
        <w:pStyle w:val="Heading4"/>
        <w:keepNext/>
        <w:keepLines/>
      </w:pPr>
      <w:bookmarkStart w:id="41" w:name="_Toc435695130"/>
      <w:proofErr w:type="spellStart"/>
      <w:r>
        <w:t>AdminEdit</w:t>
      </w:r>
      <w:r w:rsidRPr="00896712">
        <w:t>Controller</w:t>
      </w:r>
      <w:bookmarkEnd w:id="41"/>
      <w:proofErr w:type="spellEnd"/>
    </w:p>
    <w:p w:rsidR="003A2D87" w:rsidRDefault="003A2D87" w:rsidP="00297E9F">
      <w:pPr>
        <w:keepNext/>
        <w:keepLines/>
        <w:spacing w:after="120" w:line="240" w:lineRule="auto"/>
      </w:pPr>
      <w:r>
        <w:t xml:space="preserve">This class is responsible for allowing the system administrator to enable, disable, or delete a user account.  This class provides the backend for the </w:t>
      </w:r>
      <w:proofErr w:type="spellStart"/>
      <w:r>
        <w:rPr>
          <w:b/>
        </w:rPr>
        <w:t>AdminEditView</w:t>
      </w:r>
      <w:proofErr w:type="spellEnd"/>
      <w:r>
        <w:t>.     See Figure 2</w:t>
      </w:r>
      <w:r w:rsidR="00E4479B">
        <w:t>.4</w:t>
      </w:r>
      <w:r>
        <w:t xml:space="preserve"> sequence diagram for this controller.</w:t>
      </w:r>
    </w:p>
    <w:p w:rsidR="003A2D87" w:rsidRPr="005F4CFA" w:rsidRDefault="003A2D87" w:rsidP="00297E9F">
      <w:pPr>
        <w:keepNext/>
        <w:keepLines/>
        <w:spacing w:after="120" w:line="240" w:lineRule="auto"/>
        <w:rPr>
          <w:b/>
        </w:rPr>
      </w:pPr>
      <w:r>
        <w:rPr>
          <w:b/>
        </w:rPr>
        <w:t>&lt;&lt;Task&gt;&gt;</w:t>
      </w:r>
    </w:p>
    <w:p w:rsidR="003A2D87" w:rsidRPr="0062352A" w:rsidRDefault="003A2D87" w:rsidP="00297E9F">
      <w:pPr>
        <w:keepNext/>
        <w:keepLines/>
        <w:spacing w:after="0" w:line="240" w:lineRule="auto"/>
        <w:ind w:firstLine="720"/>
        <w:rPr>
          <w:b/>
        </w:rPr>
      </w:pPr>
      <w:r>
        <w:rPr>
          <w:b/>
        </w:rPr>
        <w:t>Attributes:</w:t>
      </w:r>
    </w:p>
    <w:p w:rsidR="003A2D87" w:rsidRPr="00896712" w:rsidRDefault="003A2D87" w:rsidP="00297E9F">
      <w:pPr>
        <w:pStyle w:val="ListParagraph"/>
        <w:keepNext/>
        <w:keepLines/>
        <w:numPr>
          <w:ilvl w:val="0"/>
          <w:numId w:val="8"/>
        </w:numPr>
        <w:spacing w:after="0" w:line="240" w:lineRule="auto"/>
        <w:rPr>
          <w:b/>
        </w:rPr>
      </w:pPr>
      <w:r>
        <w:rPr>
          <w:b/>
        </w:rPr>
        <w:t xml:space="preserve">Private String </w:t>
      </w:r>
      <w:r>
        <w:t>Username</w:t>
      </w:r>
    </w:p>
    <w:p w:rsidR="003A2D87" w:rsidRPr="009D1734" w:rsidRDefault="003A2D87" w:rsidP="00297E9F">
      <w:pPr>
        <w:pStyle w:val="ListParagraph"/>
        <w:keepNext/>
        <w:keepLines/>
        <w:numPr>
          <w:ilvl w:val="1"/>
          <w:numId w:val="8"/>
        </w:numPr>
        <w:spacing w:after="0" w:line="240" w:lineRule="auto"/>
        <w:rPr>
          <w:b/>
        </w:rPr>
      </w:pPr>
      <w:r>
        <w:t xml:space="preserve">The username of the account to modify. </w:t>
      </w:r>
    </w:p>
    <w:p w:rsidR="003A2D87" w:rsidRPr="005F4CFA" w:rsidRDefault="003A2D87" w:rsidP="00297E9F">
      <w:pPr>
        <w:keepNext/>
        <w:keepLines/>
        <w:spacing w:after="0" w:line="240" w:lineRule="auto"/>
        <w:rPr>
          <w:b/>
        </w:rPr>
      </w:pPr>
    </w:p>
    <w:p w:rsidR="003A2D87" w:rsidRDefault="003A2D87" w:rsidP="00297E9F">
      <w:pPr>
        <w:keepNext/>
        <w:keepLines/>
        <w:spacing w:after="0" w:line="240" w:lineRule="auto"/>
        <w:ind w:left="720"/>
        <w:rPr>
          <w:b/>
        </w:rPr>
      </w:pPr>
      <w:r>
        <w:rPr>
          <w:b/>
        </w:rPr>
        <w:t>Operations:</w:t>
      </w:r>
    </w:p>
    <w:p w:rsidR="003A2D87" w:rsidRPr="0062352A" w:rsidRDefault="003A2D87" w:rsidP="00297E9F">
      <w:pPr>
        <w:pStyle w:val="ListParagraph"/>
        <w:keepNext/>
        <w:keepLines/>
        <w:numPr>
          <w:ilvl w:val="0"/>
          <w:numId w:val="7"/>
        </w:numPr>
        <w:spacing w:after="0" w:line="240" w:lineRule="auto"/>
      </w:pPr>
      <w:r>
        <w:t>Sets and gets for all attributes.</w:t>
      </w:r>
    </w:p>
    <w:p w:rsidR="003A2D87" w:rsidRDefault="003A2D87" w:rsidP="00297E9F">
      <w:pPr>
        <w:keepNext/>
        <w:keepLines/>
        <w:spacing w:after="0" w:line="240" w:lineRule="auto"/>
        <w:ind w:left="720"/>
        <w:rPr>
          <w:b/>
        </w:rPr>
      </w:pPr>
    </w:p>
    <w:p w:rsidR="003A2D87" w:rsidRDefault="003A2D87" w:rsidP="00297E9F">
      <w:pPr>
        <w:pStyle w:val="ListParagraph"/>
        <w:keepNext/>
        <w:keepLines/>
        <w:numPr>
          <w:ilvl w:val="0"/>
          <w:numId w:val="7"/>
        </w:numPr>
        <w:spacing w:after="0" w:line="240" w:lineRule="auto"/>
      </w:pPr>
      <w:r>
        <w:rPr>
          <w:b/>
        </w:rPr>
        <w:t xml:space="preserve">Public </w:t>
      </w:r>
      <w:proofErr w:type="spellStart"/>
      <w:r>
        <w:rPr>
          <w:b/>
        </w:rPr>
        <w:t>ActionResult</w:t>
      </w:r>
      <w:proofErr w:type="spellEnd"/>
      <w:r>
        <w:t xml:space="preserve"> </w:t>
      </w:r>
      <w:proofErr w:type="spellStart"/>
      <w:r>
        <w:t>btnUpdate</w:t>
      </w:r>
      <w:proofErr w:type="spellEnd"/>
      <w:r>
        <w:t>()</w:t>
      </w:r>
    </w:p>
    <w:p w:rsidR="003A2D87" w:rsidRDefault="003A2D87" w:rsidP="00297E9F">
      <w:pPr>
        <w:pStyle w:val="ListParagraph"/>
        <w:keepNext/>
        <w:keepLines/>
        <w:numPr>
          <w:ilvl w:val="1"/>
          <w:numId w:val="7"/>
        </w:numPr>
        <w:spacing w:after="0" w:line="240" w:lineRule="auto"/>
      </w:pPr>
      <w:r>
        <w:t>An update is sent to the database based on the selected option:</w:t>
      </w:r>
    </w:p>
    <w:p w:rsidR="003A2D87" w:rsidRDefault="003A2D87" w:rsidP="00297E9F">
      <w:pPr>
        <w:pStyle w:val="ListParagraph"/>
        <w:keepNext/>
        <w:keepLines/>
        <w:numPr>
          <w:ilvl w:val="2"/>
          <w:numId w:val="7"/>
        </w:numPr>
        <w:spacing w:after="0" w:line="240" w:lineRule="auto"/>
      </w:pPr>
      <w:r>
        <w:t>Enable</w:t>
      </w:r>
    </w:p>
    <w:p w:rsidR="003A2D87" w:rsidRDefault="003A2D87" w:rsidP="00297E9F">
      <w:pPr>
        <w:pStyle w:val="ListParagraph"/>
        <w:keepNext/>
        <w:keepLines/>
        <w:numPr>
          <w:ilvl w:val="2"/>
          <w:numId w:val="7"/>
        </w:numPr>
        <w:spacing w:after="0" w:line="240" w:lineRule="auto"/>
      </w:pPr>
      <w:r>
        <w:t>Disable</w:t>
      </w:r>
    </w:p>
    <w:p w:rsidR="003A2D87" w:rsidRDefault="003A2D87" w:rsidP="00297E9F">
      <w:pPr>
        <w:pStyle w:val="ListParagraph"/>
        <w:keepNext/>
        <w:keepLines/>
        <w:numPr>
          <w:ilvl w:val="2"/>
          <w:numId w:val="7"/>
        </w:numPr>
        <w:spacing w:after="0" w:line="240" w:lineRule="auto"/>
      </w:pPr>
      <w:r>
        <w:t>Delete</w:t>
      </w:r>
    </w:p>
    <w:p w:rsidR="003A2D87" w:rsidRPr="00DF4BAA" w:rsidRDefault="003A2D87" w:rsidP="00297E9F">
      <w:pPr>
        <w:pStyle w:val="ListParagraph"/>
        <w:keepNext/>
        <w:keepLines/>
        <w:numPr>
          <w:ilvl w:val="1"/>
          <w:numId w:val="7"/>
        </w:numPr>
        <w:spacing w:after="0" w:line="240" w:lineRule="auto"/>
      </w:pPr>
      <w:r>
        <w:t xml:space="preserve">The results are returned to the </w:t>
      </w:r>
      <w:proofErr w:type="spellStart"/>
      <w:r>
        <w:rPr>
          <w:b/>
        </w:rPr>
        <w:t>AdminEditView</w:t>
      </w:r>
      <w:proofErr w:type="spellEnd"/>
      <w:r>
        <w:rPr>
          <w:b/>
        </w:rPr>
        <w:t>.</w:t>
      </w:r>
    </w:p>
    <w:p w:rsidR="003A2D87" w:rsidRPr="00DF4BAA" w:rsidRDefault="003A2D87" w:rsidP="00297E9F">
      <w:pPr>
        <w:pStyle w:val="ListParagraph"/>
        <w:keepNext/>
        <w:keepLines/>
        <w:spacing w:after="0" w:line="240" w:lineRule="auto"/>
        <w:ind w:left="2520"/>
      </w:pPr>
    </w:p>
    <w:p w:rsidR="003A2D87" w:rsidRDefault="003A2D87" w:rsidP="00297E9F">
      <w:pPr>
        <w:keepNext/>
        <w:keepLines/>
        <w:spacing w:after="0" w:line="240" w:lineRule="auto"/>
        <w:ind w:left="720"/>
        <w:rPr>
          <w:b/>
        </w:rPr>
      </w:pPr>
      <w:r>
        <w:rPr>
          <w:b/>
        </w:rPr>
        <w:t>Constructors:</w:t>
      </w:r>
    </w:p>
    <w:p w:rsidR="003A2D87" w:rsidRDefault="003A2D87" w:rsidP="00297E9F">
      <w:pPr>
        <w:pStyle w:val="ListParagraph"/>
        <w:keepNext/>
        <w:keepLines/>
        <w:numPr>
          <w:ilvl w:val="0"/>
          <w:numId w:val="14"/>
        </w:numPr>
        <w:spacing w:after="0" w:line="240" w:lineRule="auto"/>
        <w:rPr>
          <w:b/>
        </w:rPr>
      </w:pPr>
      <w:r>
        <w:rPr>
          <w:b/>
        </w:rPr>
        <w:t xml:space="preserve">Public </w:t>
      </w:r>
      <w:proofErr w:type="spellStart"/>
      <w:r>
        <w:t>AdminEditController</w:t>
      </w:r>
      <w:proofErr w:type="spellEnd"/>
      <w:r>
        <w:t>()</w:t>
      </w:r>
    </w:p>
    <w:p w:rsidR="003A2D87" w:rsidRDefault="003A2D87" w:rsidP="00297E9F">
      <w:pPr>
        <w:pStyle w:val="ListParagraph"/>
        <w:keepNext/>
        <w:keepLines/>
        <w:numPr>
          <w:ilvl w:val="1"/>
          <w:numId w:val="14"/>
        </w:numPr>
        <w:spacing w:after="0" w:line="240" w:lineRule="auto"/>
        <w:rPr>
          <w:b/>
        </w:rPr>
      </w:pPr>
      <w:r>
        <w:t>Default constructor</w:t>
      </w:r>
    </w:p>
    <w:p w:rsidR="003A2D87" w:rsidRDefault="003A2D87" w:rsidP="00297E9F">
      <w:pPr>
        <w:pStyle w:val="ListParagraph"/>
        <w:keepNext/>
        <w:keepLines/>
        <w:spacing w:after="0" w:line="240" w:lineRule="auto"/>
        <w:ind w:left="2520"/>
      </w:pPr>
    </w:p>
    <w:p w:rsidR="00812105" w:rsidRDefault="002C6ED4" w:rsidP="00297E9F">
      <w:pPr>
        <w:pStyle w:val="Heading2"/>
        <w:spacing w:line="360" w:lineRule="auto"/>
      </w:pPr>
      <w:bookmarkStart w:id="42" w:name="_Toc436012966"/>
      <w:bookmarkStart w:id="43" w:name="_Toc436012967"/>
      <w:bookmarkStart w:id="44" w:name="_Toc436045982"/>
      <w:bookmarkEnd w:id="42"/>
      <w:bookmarkEnd w:id="43"/>
      <w:r>
        <w:t>Business Logic Layer Overview</w:t>
      </w:r>
      <w:bookmarkEnd w:id="44"/>
    </w:p>
    <w:p w:rsidR="00812105" w:rsidRDefault="00831F49" w:rsidP="00297E9F">
      <w:pPr>
        <w:pStyle w:val="Heading3"/>
        <w:keepNext/>
        <w:keepLines/>
      </w:pPr>
      <w:bookmarkStart w:id="45" w:name="_Toc435182018"/>
      <w:bookmarkStart w:id="46" w:name="_Toc436045983"/>
      <w:r w:rsidRPr="0084672C">
        <w:lastRenderedPageBreak/>
        <w:t>Entities</w:t>
      </w:r>
      <w:bookmarkEnd w:id="45"/>
      <w:bookmarkEnd w:id="46"/>
    </w:p>
    <w:p w:rsidR="00E4479B" w:rsidRDefault="00E4479B" w:rsidP="00E4479B">
      <w:pPr>
        <w:pStyle w:val="Heading4"/>
        <w:keepNext/>
        <w:keepLines/>
      </w:pPr>
      <w:bookmarkStart w:id="47" w:name="_Toc435182019"/>
      <w:proofErr w:type="spellStart"/>
      <w:r>
        <w:t>LoginViewModel</w:t>
      </w:r>
      <w:proofErr w:type="spellEnd"/>
    </w:p>
    <w:p w:rsidR="00E4479B" w:rsidRDefault="00E4479B" w:rsidP="00E4479B">
      <w:pPr>
        <w:keepNext/>
        <w:keepLines/>
      </w:pPr>
      <w:r w:rsidRPr="00F82B86">
        <w:t>T</w:t>
      </w:r>
      <w:r>
        <w:t>his</w:t>
      </w:r>
      <w:r w:rsidRPr="00F82B86">
        <w:t xml:space="preserve"> class contains data associated with </w:t>
      </w:r>
      <w:r>
        <w:t xml:space="preserve">a user’s login information.  </w:t>
      </w:r>
      <w:r w:rsidRPr="00F82B86">
        <w:t xml:space="preserve">The </w:t>
      </w:r>
      <w:proofErr w:type="spellStart"/>
      <w:r>
        <w:rPr>
          <w:b/>
        </w:rPr>
        <w:t>LoginViewModel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E4479B">
      <w:pPr>
        <w:keepNext/>
        <w:keepLines/>
        <w:spacing w:after="0" w:line="360" w:lineRule="auto"/>
        <w:rPr>
          <w:b/>
        </w:rPr>
      </w:pPr>
      <w:r>
        <w:rPr>
          <w:b/>
        </w:rPr>
        <w:t>&lt;&lt;Entity&gt;&gt;</w:t>
      </w:r>
    </w:p>
    <w:p w:rsidR="00E4479B" w:rsidRDefault="00E4479B" w:rsidP="00E4479B">
      <w:pPr>
        <w:keepNext/>
        <w:keepLines/>
        <w:spacing w:after="0" w:line="240" w:lineRule="auto"/>
        <w:ind w:firstLine="720"/>
      </w:pPr>
      <w:r>
        <w:rPr>
          <w:b/>
        </w:rPr>
        <w:t>Attributes:</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 xml:space="preserve">Public string </w:t>
      </w:r>
      <w:proofErr w:type="spellStart"/>
      <w:r w:rsidRPr="009C1DA1">
        <w:t>UserName</w:t>
      </w:r>
      <w:proofErr w:type="spellEnd"/>
    </w:p>
    <w:p w:rsidR="00E4479B" w:rsidRDefault="00E4479B" w:rsidP="00E4479B">
      <w:pPr>
        <w:pStyle w:val="ListParagraph"/>
        <w:keepNext/>
        <w:keepLines/>
        <w:numPr>
          <w:ilvl w:val="1"/>
          <w:numId w:val="10"/>
        </w:numPr>
        <w:spacing w:after="0" w:line="240" w:lineRule="auto"/>
      </w:pPr>
      <w:r>
        <w:t>Username of the user that is used to authenticate their login.</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E4479B">
      <w:pPr>
        <w:pStyle w:val="ListParagraph"/>
        <w:keepNext/>
        <w:keepLines/>
        <w:numPr>
          <w:ilvl w:val="1"/>
          <w:numId w:val="10"/>
        </w:numPr>
        <w:spacing w:after="0" w:line="240" w:lineRule="auto"/>
      </w:pPr>
      <w:r>
        <w:t>Password of the user that is used to authenticate their login.</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Public bool</w:t>
      </w:r>
      <w:r>
        <w:t xml:space="preserve"> </w:t>
      </w:r>
      <w:proofErr w:type="spellStart"/>
      <w:r>
        <w:t>RememberMe</w:t>
      </w:r>
      <w:proofErr w:type="spellEnd"/>
    </w:p>
    <w:p w:rsidR="00E4479B" w:rsidRDefault="00E4479B" w:rsidP="00E4479B">
      <w:pPr>
        <w:pStyle w:val="ListParagraph"/>
        <w:keepNext/>
        <w:keepLines/>
        <w:numPr>
          <w:ilvl w:val="1"/>
          <w:numId w:val="10"/>
        </w:numPr>
        <w:spacing w:after="0" w:line="240" w:lineRule="auto"/>
      </w:pPr>
      <w:r>
        <w:t>Used to inform the browser to remember the login and password information in a cookie for future logins by that user.</w:t>
      </w:r>
    </w:p>
    <w:p w:rsidR="00E4479B" w:rsidRDefault="00E4479B" w:rsidP="00E4479B">
      <w:pPr>
        <w:pStyle w:val="ListParagraph"/>
        <w:keepNext/>
        <w:keepLines/>
        <w:spacing w:after="0" w:line="240" w:lineRule="auto"/>
        <w:ind w:left="2520"/>
      </w:pPr>
    </w:p>
    <w:p w:rsidR="00E4479B" w:rsidRDefault="00E4479B" w:rsidP="00E4479B">
      <w:pPr>
        <w:keepNext/>
        <w:keepLines/>
        <w:spacing w:after="0" w:line="240" w:lineRule="auto"/>
        <w:ind w:firstLine="720"/>
        <w:rPr>
          <w:b/>
        </w:rPr>
      </w:pPr>
      <w:r>
        <w:rPr>
          <w:b/>
        </w:rPr>
        <w:t>Operations:</w:t>
      </w:r>
    </w:p>
    <w:p w:rsidR="00E4479B" w:rsidRDefault="00E4479B" w:rsidP="00E4479B">
      <w:pPr>
        <w:pStyle w:val="ListParagraph"/>
        <w:keepNext/>
        <w:keepLines/>
        <w:numPr>
          <w:ilvl w:val="0"/>
          <w:numId w:val="7"/>
        </w:numPr>
        <w:spacing w:after="0" w:line="240" w:lineRule="auto"/>
      </w:pPr>
      <w:r w:rsidRPr="00484ED5">
        <w:t>Sets and gets for all attributes.</w:t>
      </w:r>
    </w:p>
    <w:p w:rsidR="00E4479B" w:rsidRDefault="00E4479B" w:rsidP="009C1DA1">
      <w:pPr>
        <w:keepNext/>
        <w:keepLines/>
        <w:spacing w:after="0" w:line="240" w:lineRule="auto"/>
      </w:pPr>
    </w:p>
    <w:p w:rsidR="00E4479B" w:rsidRDefault="00E4479B" w:rsidP="00E4479B">
      <w:pPr>
        <w:pStyle w:val="Heading4"/>
        <w:keepNext/>
        <w:keepLines/>
      </w:pPr>
      <w:proofErr w:type="spellStart"/>
      <w:r>
        <w:t>RegisterViewModel</w:t>
      </w:r>
      <w:proofErr w:type="spellEnd"/>
    </w:p>
    <w:p w:rsidR="00E4479B" w:rsidRDefault="00E4479B" w:rsidP="00E4479B">
      <w:pPr>
        <w:keepNext/>
        <w:keepLines/>
      </w:pPr>
      <w:r w:rsidRPr="00F82B86">
        <w:t>T</w:t>
      </w:r>
      <w:r>
        <w:t>his</w:t>
      </w:r>
      <w:r w:rsidRPr="00F82B86">
        <w:t xml:space="preserve"> class contains data associated </w:t>
      </w:r>
      <w:r>
        <w:t xml:space="preserve">registering a new user account. </w:t>
      </w:r>
      <w:r w:rsidRPr="00F82B86">
        <w:t xml:space="preserve">The </w:t>
      </w:r>
      <w:proofErr w:type="spellStart"/>
      <w:r>
        <w:rPr>
          <w:b/>
        </w:rPr>
        <w:t>RegisterViewModel</w:t>
      </w:r>
      <w:proofErr w:type="spellEnd"/>
      <w:r w:rsidRPr="00F82B86">
        <w:t xml:space="preserve"> class is </w:t>
      </w:r>
      <w:r>
        <w:t>used</w:t>
      </w:r>
      <w:r w:rsidRPr="00F82B86">
        <w:t xml:space="preserve"> by the </w:t>
      </w:r>
      <w:proofErr w:type="spellStart"/>
      <w:r>
        <w:rPr>
          <w:b/>
        </w:rPr>
        <w:t>AccountController</w:t>
      </w:r>
      <w:proofErr w:type="spellEnd"/>
      <w:r w:rsidRPr="00F82B86">
        <w:t>.</w:t>
      </w:r>
    </w:p>
    <w:p w:rsidR="00E4479B" w:rsidRDefault="00E4479B" w:rsidP="00E4479B">
      <w:pPr>
        <w:keepNext/>
        <w:keepLines/>
        <w:spacing w:after="0" w:line="360" w:lineRule="auto"/>
        <w:rPr>
          <w:b/>
        </w:rPr>
      </w:pPr>
      <w:r>
        <w:rPr>
          <w:b/>
        </w:rPr>
        <w:t>&lt;&lt;Entity&gt;&gt;</w:t>
      </w:r>
    </w:p>
    <w:p w:rsidR="00E4479B" w:rsidRDefault="00E4479B" w:rsidP="00E4479B">
      <w:pPr>
        <w:keepNext/>
        <w:keepLines/>
        <w:spacing w:after="0" w:line="240" w:lineRule="auto"/>
        <w:ind w:firstLine="720"/>
      </w:pPr>
      <w:r>
        <w:rPr>
          <w:b/>
        </w:rPr>
        <w:t>Attributes:</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 xml:space="preserve">Public string </w:t>
      </w:r>
      <w:proofErr w:type="spellStart"/>
      <w:r w:rsidRPr="000A600B">
        <w:t>UserName</w:t>
      </w:r>
      <w:proofErr w:type="spellEnd"/>
    </w:p>
    <w:p w:rsidR="00E4479B" w:rsidRDefault="00E4479B" w:rsidP="00E4479B">
      <w:pPr>
        <w:pStyle w:val="ListParagraph"/>
        <w:keepNext/>
        <w:keepLines/>
        <w:numPr>
          <w:ilvl w:val="1"/>
          <w:numId w:val="10"/>
        </w:numPr>
        <w:spacing w:after="0" w:line="240" w:lineRule="auto"/>
      </w:pPr>
      <w:r>
        <w:t>Username of the user that is used to authenticate their login.</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Public string</w:t>
      </w:r>
      <w:r w:rsidRPr="00F82B86">
        <w:t xml:space="preserve"> </w:t>
      </w:r>
      <w:r>
        <w:t>Password</w:t>
      </w:r>
    </w:p>
    <w:p w:rsidR="00E4479B" w:rsidRDefault="00E4479B" w:rsidP="00E4479B">
      <w:pPr>
        <w:pStyle w:val="ListParagraph"/>
        <w:keepNext/>
        <w:keepLines/>
        <w:numPr>
          <w:ilvl w:val="1"/>
          <w:numId w:val="10"/>
        </w:numPr>
        <w:spacing w:after="0" w:line="240" w:lineRule="auto"/>
      </w:pPr>
      <w:r>
        <w:t>Password of the user that is used to authenticate their login.</w:t>
      </w:r>
    </w:p>
    <w:p w:rsidR="00E4479B" w:rsidRDefault="00E4479B" w:rsidP="00E4479B">
      <w:pPr>
        <w:pStyle w:val="ListParagraph"/>
        <w:keepNext/>
        <w:keepLines/>
        <w:spacing w:after="0" w:line="240" w:lineRule="auto"/>
        <w:ind w:left="2520"/>
      </w:pPr>
    </w:p>
    <w:p w:rsidR="00E4479B" w:rsidRDefault="00E4479B" w:rsidP="00E4479B">
      <w:pPr>
        <w:pStyle w:val="ListParagraph"/>
        <w:keepNext/>
        <w:keepLines/>
        <w:numPr>
          <w:ilvl w:val="0"/>
          <w:numId w:val="10"/>
        </w:numPr>
        <w:spacing w:after="0" w:line="240" w:lineRule="auto"/>
      </w:pPr>
      <w:r>
        <w:rPr>
          <w:b/>
        </w:rPr>
        <w:t>Public bool</w:t>
      </w:r>
      <w:r>
        <w:t xml:space="preserve"> </w:t>
      </w:r>
      <w:proofErr w:type="spellStart"/>
      <w:r>
        <w:t>ConfirmPassword</w:t>
      </w:r>
      <w:proofErr w:type="spellEnd"/>
    </w:p>
    <w:p w:rsidR="00E4479B" w:rsidRDefault="00E4479B" w:rsidP="009C1DA1">
      <w:pPr>
        <w:pStyle w:val="ListParagraph"/>
        <w:keepNext/>
        <w:keepLines/>
        <w:numPr>
          <w:ilvl w:val="1"/>
          <w:numId w:val="10"/>
        </w:numPr>
        <w:spacing w:after="0" w:line="240" w:lineRule="auto"/>
      </w:pPr>
      <w:r>
        <w:t>Password of the user that is used to authenticate their login.  Must match the Password field in order to successfully register.</w:t>
      </w:r>
    </w:p>
    <w:p w:rsidR="00E4479B" w:rsidRDefault="00E4479B" w:rsidP="00E4479B">
      <w:pPr>
        <w:pStyle w:val="ListParagraph"/>
        <w:keepNext/>
        <w:keepLines/>
        <w:spacing w:after="0" w:line="240" w:lineRule="auto"/>
        <w:ind w:left="2520"/>
      </w:pPr>
    </w:p>
    <w:p w:rsidR="00E4479B" w:rsidRDefault="00E4479B" w:rsidP="00E4479B">
      <w:pPr>
        <w:keepNext/>
        <w:keepLines/>
        <w:spacing w:after="0" w:line="240" w:lineRule="auto"/>
        <w:ind w:firstLine="720"/>
        <w:rPr>
          <w:b/>
        </w:rPr>
      </w:pPr>
      <w:r>
        <w:rPr>
          <w:b/>
        </w:rPr>
        <w:t>Operations:</w:t>
      </w:r>
    </w:p>
    <w:p w:rsidR="00E4479B" w:rsidRDefault="00E4479B" w:rsidP="00E4479B">
      <w:pPr>
        <w:pStyle w:val="ListParagraph"/>
        <w:keepNext/>
        <w:keepLines/>
        <w:numPr>
          <w:ilvl w:val="0"/>
          <w:numId w:val="7"/>
        </w:numPr>
        <w:spacing w:after="0" w:line="240" w:lineRule="auto"/>
      </w:pPr>
      <w:r w:rsidRPr="00484ED5">
        <w:t>Sets and gets for all attributes.</w:t>
      </w:r>
    </w:p>
    <w:p w:rsidR="00E4479B" w:rsidRDefault="00E4479B" w:rsidP="009C1DA1">
      <w:pPr>
        <w:pStyle w:val="ListParagraph"/>
        <w:keepNext/>
        <w:keepLines/>
        <w:spacing w:after="0" w:line="240" w:lineRule="auto"/>
        <w:ind w:left="1800"/>
      </w:pPr>
    </w:p>
    <w:p w:rsidR="00812105" w:rsidRDefault="00831F49" w:rsidP="00297E9F">
      <w:pPr>
        <w:pStyle w:val="Heading4"/>
        <w:keepNext/>
        <w:keepLines/>
      </w:pPr>
      <w:r w:rsidRPr="0084672C">
        <w:t>Activity</w:t>
      </w:r>
      <w:bookmarkStart w:id="48" w:name="_User"/>
      <w:bookmarkEnd w:id="47"/>
      <w:bookmarkEnd w:id="48"/>
    </w:p>
    <w:p w:rsidR="00812105" w:rsidRDefault="00831F49" w:rsidP="00297E9F">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proofErr w:type="spellStart"/>
      <w:r>
        <w:rPr>
          <w:b/>
        </w:rPr>
        <w:t>ActivitySelectionController</w:t>
      </w:r>
      <w:proofErr w:type="spellEnd"/>
      <w:r w:rsidRPr="00F82B86">
        <w:t>.</w:t>
      </w:r>
    </w:p>
    <w:p w:rsidR="00812105" w:rsidRDefault="00831F49" w:rsidP="00297E9F">
      <w:pPr>
        <w:keepNext/>
        <w:keepLines/>
        <w:spacing w:after="0" w:line="360" w:lineRule="auto"/>
        <w:rPr>
          <w:b/>
        </w:rPr>
      </w:pPr>
      <w:r>
        <w:rPr>
          <w:b/>
        </w:rPr>
        <w:t>&lt;&lt;Entity&gt;&gt;</w:t>
      </w:r>
    </w:p>
    <w:p w:rsidR="00812105" w:rsidRDefault="00831F49"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831F49">
        <w:rPr>
          <w:b/>
        </w:rPr>
        <w:t>int</w:t>
      </w:r>
      <w:proofErr w:type="spellEnd"/>
      <w:r w:rsidR="00831F49">
        <w:rPr>
          <w:b/>
        </w:rPr>
        <w:t xml:space="preserve"> </w:t>
      </w:r>
      <w:proofErr w:type="spellStart"/>
      <w:r w:rsidR="00831F49">
        <w:t>fileId</w:t>
      </w:r>
      <w:proofErr w:type="spellEnd"/>
    </w:p>
    <w:p w:rsidR="00812105" w:rsidRDefault="00831F49" w:rsidP="00297E9F">
      <w:pPr>
        <w:pStyle w:val="ListParagraph"/>
        <w:keepNext/>
        <w:keepLines/>
        <w:numPr>
          <w:ilvl w:val="1"/>
          <w:numId w:val="10"/>
        </w:numPr>
        <w:spacing w:after="0" w:line="240" w:lineRule="auto"/>
      </w:pPr>
      <w:r w:rsidRPr="00F82B86">
        <w:t xml:space="preserve">The </w:t>
      </w:r>
      <w:r>
        <w:t>id of the file to be assigned an activity.</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831F49">
        <w:rPr>
          <w:b/>
        </w:rPr>
        <w:t>DateTime</w:t>
      </w:r>
      <w:proofErr w:type="spellEnd"/>
      <w:r w:rsidR="00831F49" w:rsidRPr="00F82B86">
        <w:t xml:space="preserve"> </w:t>
      </w:r>
      <w:proofErr w:type="spellStart"/>
      <w:r w:rsidR="00831F49">
        <w:t>TimeStamp</w:t>
      </w:r>
      <w:proofErr w:type="spellEnd"/>
    </w:p>
    <w:p w:rsidR="00812105" w:rsidRDefault="00831F49" w:rsidP="00297E9F">
      <w:pPr>
        <w:pStyle w:val="ListParagraph"/>
        <w:keepNext/>
        <w:keepLines/>
        <w:numPr>
          <w:ilvl w:val="1"/>
          <w:numId w:val="10"/>
        </w:numPr>
        <w:spacing w:after="0" w:line="240" w:lineRule="auto"/>
      </w:pPr>
      <w:r w:rsidRPr="00F82B86">
        <w:t xml:space="preserve">The </w:t>
      </w:r>
      <w:r>
        <w:t>date and time of the activity</w:t>
      </w:r>
      <w:r w:rsidRPr="00F82B86">
        <w:t>.</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831F49">
        <w:rPr>
          <w:b/>
        </w:rPr>
        <w:t>Activity</w:t>
      </w:r>
      <w:r w:rsidR="005E33EA">
        <w:rPr>
          <w:b/>
        </w:rPr>
        <w:t>Type</w:t>
      </w:r>
      <w:proofErr w:type="spellEnd"/>
      <w:r w:rsidR="00831F49">
        <w:t xml:space="preserve"> </w:t>
      </w:r>
      <w:proofErr w:type="spellStart"/>
      <w:r w:rsidR="00831F49">
        <w:t>DataActivity</w:t>
      </w:r>
      <w:proofErr w:type="spellEnd"/>
    </w:p>
    <w:p w:rsidR="00812105" w:rsidRDefault="00831F49" w:rsidP="00297E9F">
      <w:pPr>
        <w:pStyle w:val="ListParagraph"/>
        <w:keepNext/>
        <w:keepLines/>
        <w:numPr>
          <w:ilvl w:val="1"/>
          <w:numId w:val="10"/>
        </w:numPr>
        <w:spacing w:after="0" w:line="240" w:lineRule="auto"/>
      </w:pPr>
      <w:r>
        <w:t>The activity of the data</w:t>
      </w:r>
      <w:r w:rsidRPr="00441BE1">
        <w:t>.</w:t>
      </w:r>
    </w:p>
    <w:p w:rsidR="00812105" w:rsidRDefault="00812105" w:rsidP="00297E9F">
      <w:pPr>
        <w:pStyle w:val="ListParagraph"/>
        <w:keepNext/>
        <w:keepLines/>
        <w:spacing w:after="0" w:line="240" w:lineRule="auto"/>
        <w:ind w:left="2520"/>
      </w:pPr>
    </w:p>
    <w:p w:rsidR="00812105" w:rsidRDefault="00831F49" w:rsidP="00297E9F">
      <w:pPr>
        <w:keepNext/>
        <w:keepLines/>
        <w:spacing w:after="0" w:line="240" w:lineRule="auto"/>
        <w:ind w:firstLine="720"/>
        <w:rPr>
          <w:b/>
        </w:rPr>
      </w:pPr>
      <w:r>
        <w:rPr>
          <w:b/>
        </w:rPr>
        <w:t>Operations:</w:t>
      </w:r>
    </w:p>
    <w:p w:rsidR="00812105" w:rsidRDefault="00831F49"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5E33EA" w:rsidP="00297E9F">
      <w:pPr>
        <w:keepNext/>
        <w:keepLines/>
        <w:spacing w:after="0" w:line="240" w:lineRule="auto"/>
        <w:ind w:left="720"/>
        <w:rPr>
          <w:b/>
        </w:rPr>
      </w:pPr>
      <w:r>
        <w:rPr>
          <w:b/>
        </w:rPr>
        <w:t>Constructors:</w:t>
      </w:r>
    </w:p>
    <w:p w:rsidR="00812105" w:rsidRDefault="005E33EA" w:rsidP="00297E9F">
      <w:pPr>
        <w:pStyle w:val="ListParagraph"/>
        <w:keepNext/>
        <w:keepLines/>
        <w:numPr>
          <w:ilvl w:val="0"/>
          <w:numId w:val="14"/>
        </w:numPr>
        <w:spacing w:after="0" w:line="240" w:lineRule="auto"/>
        <w:rPr>
          <w:b/>
        </w:rPr>
      </w:pPr>
      <w:r>
        <w:rPr>
          <w:b/>
        </w:rPr>
        <w:t xml:space="preserve">Public </w:t>
      </w:r>
      <w:r>
        <w:t>Activity()</w:t>
      </w:r>
    </w:p>
    <w:p w:rsidR="00812105" w:rsidRDefault="005E33EA" w:rsidP="00297E9F">
      <w:pPr>
        <w:pStyle w:val="ListParagraph"/>
        <w:keepNext/>
        <w:keepLines/>
        <w:numPr>
          <w:ilvl w:val="1"/>
          <w:numId w:val="14"/>
        </w:numPr>
        <w:spacing w:after="0" w:line="240" w:lineRule="auto"/>
      </w:pPr>
      <w:r>
        <w:t>Default constructor</w:t>
      </w:r>
    </w:p>
    <w:p w:rsidR="00812105" w:rsidRDefault="00812105" w:rsidP="00297E9F">
      <w:pPr>
        <w:keepNext/>
        <w:keepLines/>
        <w:spacing w:after="0" w:line="240" w:lineRule="auto"/>
      </w:pPr>
    </w:p>
    <w:p w:rsidR="00812105" w:rsidRDefault="0096020E" w:rsidP="00297E9F">
      <w:pPr>
        <w:pStyle w:val="Heading4"/>
        <w:keepNext/>
        <w:keepLines/>
      </w:pPr>
      <w:proofErr w:type="spellStart"/>
      <w:r>
        <w:t>AspNetUser</w:t>
      </w:r>
      <w:proofErr w:type="spellEnd"/>
    </w:p>
    <w:p w:rsidR="00812105" w:rsidRDefault="0096020E" w:rsidP="00297E9F">
      <w:pPr>
        <w:keepNext/>
        <w:keepLines/>
      </w:pPr>
      <w:r w:rsidRPr="00F82B86">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rsidR="00812105" w:rsidRDefault="0096020E" w:rsidP="00297E9F">
      <w:pPr>
        <w:keepNext/>
        <w:keepLines/>
        <w:spacing w:after="0" w:line="360" w:lineRule="auto"/>
        <w:rPr>
          <w:b/>
        </w:rPr>
      </w:pPr>
      <w:r>
        <w:rPr>
          <w:b/>
        </w:rPr>
        <w:t>&lt;&lt;Entity&gt;&gt;</w:t>
      </w:r>
    </w:p>
    <w:p w:rsidR="00812105" w:rsidRDefault="0096020E"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Public</w:t>
      </w:r>
      <w:r w:rsidR="0096020E">
        <w:rPr>
          <w:b/>
        </w:rPr>
        <w:t xml:space="preserve"> </w:t>
      </w:r>
      <w:proofErr w:type="spellStart"/>
      <w:r w:rsidR="00B50D54">
        <w:rPr>
          <w:b/>
        </w:rPr>
        <w:t>Guid</w:t>
      </w:r>
      <w:proofErr w:type="spellEnd"/>
      <w:r w:rsidR="0096020E">
        <w:rPr>
          <w:b/>
        </w:rPr>
        <w:t xml:space="preserve"> </w:t>
      </w:r>
      <w:r w:rsidR="0096020E" w:rsidRPr="00E84F72">
        <w:t>Id</w:t>
      </w:r>
    </w:p>
    <w:p w:rsidR="00812105" w:rsidRDefault="0096020E" w:rsidP="00297E9F">
      <w:pPr>
        <w:pStyle w:val="ListParagraph"/>
        <w:keepNext/>
        <w:keepLines/>
        <w:numPr>
          <w:ilvl w:val="1"/>
          <w:numId w:val="10"/>
        </w:numPr>
        <w:spacing w:after="0" w:line="240" w:lineRule="auto"/>
      </w:pPr>
      <w:r>
        <w:t>Unique id for each user.</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proofErr w:type="spellStart"/>
      <w:r w:rsidR="0096020E">
        <w:t>UserName</w:t>
      </w:r>
      <w:proofErr w:type="spellEnd"/>
    </w:p>
    <w:p w:rsidR="00812105" w:rsidRDefault="0096020E" w:rsidP="00297E9F">
      <w:pPr>
        <w:pStyle w:val="ListParagraph"/>
        <w:keepNext/>
        <w:keepLines/>
        <w:numPr>
          <w:ilvl w:val="1"/>
          <w:numId w:val="10"/>
        </w:numPr>
        <w:spacing w:after="0" w:line="240" w:lineRule="auto"/>
      </w:pPr>
      <w:r>
        <w:t>The user name used by each user that will be used to log into the system.</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96020E">
        <w:rPr>
          <w:b/>
        </w:rPr>
        <w:t xml:space="preserve">string </w:t>
      </w:r>
      <w:proofErr w:type="spellStart"/>
      <w:r w:rsidR="0096020E">
        <w:t>PasswordHash</w:t>
      </w:r>
      <w:proofErr w:type="spellEnd"/>
    </w:p>
    <w:p w:rsidR="00812105" w:rsidRDefault="0096020E" w:rsidP="00297E9F">
      <w:pPr>
        <w:pStyle w:val="ListParagraph"/>
        <w:keepNext/>
        <w:keepLines/>
        <w:numPr>
          <w:ilvl w:val="1"/>
          <w:numId w:val="10"/>
        </w:numPr>
        <w:spacing w:after="0" w:line="240" w:lineRule="auto"/>
      </w:pPr>
      <w:r>
        <w:t>Hash string representing the user’s password used to log into the system.</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96020E">
        <w:rPr>
          <w:b/>
        </w:rPr>
        <w:t>AccountStatus</w:t>
      </w:r>
      <w:proofErr w:type="spellEnd"/>
      <w:r w:rsidR="0096020E">
        <w:rPr>
          <w:b/>
        </w:rPr>
        <w:t xml:space="preserve"> </w:t>
      </w:r>
      <w:r w:rsidR="0096020E">
        <w:t>Status</w:t>
      </w:r>
    </w:p>
    <w:p w:rsidR="00812105" w:rsidRDefault="00B50D54" w:rsidP="00297E9F">
      <w:pPr>
        <w:pStyle w:val="ListParagraph"/>
        <w:keepNext/>
        <w:keepLines/>
        <w:numPr>
          <w:ilvl w:val="1"/>
          <w:numId w:val="10"/>
        </w:numPr>
        <w:spacing w:after="0" w:line="240" w:lineRule="auto"/>
      </w:pPr>
      <w:r>
        <w:t>Enumeration value that describes the current account status of the user.</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rPr>
          <w:b/>
        </w:rPr>
      </w:pPr>
      <w:r>
        <w:rPr>
          <w:b/>
        </w:rPr>
        <w:t xml:space="preserve">Public </w:t>
      </w:r>
      <w:proofErr w:type="spellStart"/>
      <w:r w:rsidR="00B50D54">
        <w:rPr>
          <w:b/>
        </w:rPr>
        <w:t>Nullable</w:t>
      </w:r>
      <w:proofErr w:type="spellEnd"/>
      <w:r w:rsidR="00B50D54">
        <w:rPr>
          <w:b/>
        </w:rPr>
        <w:t>&lt;string&gt;</w:t>
      </w:r>
      <w:r w:rsidR="0096020E">
        <w:rPr>
          <w:b/>
        </w:rPr>
        <w:t xml:space="preserve"> </w:t>
      </w:r>
      <w:proofErr w:type="spellStart"/>
      <w:r w:rsidR="00B50D54">
        <w:t>PatientId</w:t>
      </w:r>
      <w:proofErr w:type="spellEnd"/>
    </w:p>
    <w:p w:rsidR="00812105" w:rsidRDefault="00B50D54" w:rsidP="00297E9F">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96020E">
        <w:t xml:space="preserve"> </w:t>
      </w:r>
      <w:r w:rsidR="00B50D54">
        <w:t>Physician</w:t>
      </w:r>
    </w:p>
    <w:p w:rsidR="00812105" w:rsidRDefault="00B50D54" w:rsidP="00297E9F">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B50D54">
        <w:rPr>
          <w:b/>
        </w:rPr>
        <w:t>Nullable</w:t>
      </w:r>
      <w:proofErr w:type="spellEnd"/>
      <w:r w:rsidR="00B50D54">
        <w:rPr>
          <w:b/>
        </w:rPr>
        <w:t>&lt;</w:t>
      </w:r>
      <w:proofErr w:type="spellStart"/>
      <w:r w:rsidR="00B50D54">
        <w:rPr>
          <w:b/>
        </w:rPr>
        <w:t>int</w:t>
      </w:r>
      <w:proofErr w:type="spellEnd"/>
      <w:r w:rsidR="00B50D54">
        <w:rPr>
          <w:b/>
        </w:rPr>
        <w:t>&gt;</w:t>
      </w:r>
      <w:r w:rsidR="00B50D54">
        <w:t xml:space="preserve"> </w:t>
      </w:r>
      <w:proofErr w:type="spellStart"/>
      <w:r w:rsidR="00B50D54">
        <w:t>ExperimentManager</w:t>
      </w:r>
      <w:proofErr w:type="spellEnd"/>
    </w:p>
    <w:p w:rsidR="00812105" w:rsidRDefault="00B50D54" w:rsidP="00297E9F">
      <w:pPr>
        <w:pStyle w:val="ListParagraph"/>
        <w:keepNext/>
        <w:keepLines/>
        <w:numPr>
          <w:ilvl w:val="1"/>
          <w:numId w:val="10"/>
        </w:numPr>
        <w:spacing w:after="0" w:line="240" w:lineRule="auto"/>
        <w:rPr>
          <w:b/>
        </w:rPr>
      </w:pPr>
      <w:r>
        <w:t xml:space="preserve">If the user is </w:t>
      </w:r>
      <w:proofErr w:type="spellStart"/>
      <w:proofErr w:type="gramStart"/>
      <w:r>
        <w:t>a</w:t>
      </w:r>
      <w:proofErr w:type="spellEnd"/>
      <w:proofErr w:type="gramEnd"/>
      <w:r>
        <w:t xml:space="preserve"> experiment manager this field will be used as a foreign key to the </w:t>
      </w:r>
      <w:proofErr w:type="spellStart"/>
      <w:r w:rsidR="00B07CB2" w:rsidRPr="00D6053C">
        <w:rPr>
          <w:b/>
        </w:rPr>
        <w:t>ExperimentManager</w:t>
      </w:r>
      <w:proofErr w:type="spellEnd"/>
      <w:r>
        <w:t xml:space="preserve"> table Id field.</w:t>
      </w:r>
      <w:r w:rsidRPr="00E84F72">
        <w:rPr>
          <w:b/>
        </w:rPr>
        <w:t xml:space="preserve"> </w:t>
      </w:r>
    </w:p>
    <w:p w:rsidR="00812105" w:rsidRDefault="00812105" w:rsidP="00297E9F">
      <w:pPr>
        <w:pStyle w:val="ListParagraph"/>
        <w:keepNext/>
        <w:keepLines/>
        <w:spacing w:after="0" w:line="240" w:lineRule="auto"/>
        <w:ind w:left="1800"/>
      </w:pPr>
    </w:p>
    <w:p w:rsidR="00812105" w:rsidRDefault="001B00C4" w:rsidP="00297E9F">
      <w:pPr>
        <w:pStyle w:val="ListParagraph"/>
        <w:keepNext/>
        <w:keepLines/>
        <w:numPr>
          <w:ilvl w:val="0"/>
          <w:numId w:val="10"/>
        </w:numPr>
        <w:spacing w:after="0" w:line="240" w:lineRule="auto"/>
      </w:pPr>
      <w:r>
        <w:rPr>
          <w:b/>
        </w:rPr>
        <w:t xml:space="preserve">Public virtual </w:t>
      </w:r>
      <w:proofErr w:type="spellStart"/>
      <w:r>
        <w:rPr>
          <w:b/>
        </w:rPr>
        <w:t>AspNet</w:t>
      </w:r>
      <w:r w:rsidR="00B50D54">
        <w:rPr>
          <w:b/>
        </w:rPr>
        <w:t>Role</w:t>
      </w:r>
      <w:proofErr w:type="spellEnd"/>
      <w:r w:rsidR="0096020E">
        <w:t xml:space="preserve"> </w:t>
      </w:r>
      <w:proofErr w:type="spellStart"/>
      <w:r>
        <w:t>AspNetRoles</w:t>
      </w:r>
      <w:proofErr w:type="spellEnd"/>
    </w:p>
    <w:p w:rsidR="00812105" w:rsidRDefault="001B00C4" w:rsidP="00297E9F">
      <w:pPr>
        <w:pStyle w:val="ListParagraph"/>
        <w:keepNext/>
        <w:keepLines/>
        <w:numPr>
          <w:ilvl w:val="1"/>
          <w:numId w:val="10"/>
        </w:numPr>
        <w:spacing w:after="0" w:line="240" w:lineRule="auto"/>
      </w:pPr>
      <w:r>
        <w:t xml:space="preserve">Link to the user role in the </w:t>
      </w:r>
      <w:proofErr w:type="spellStart"/>
      <w:r w:rsidR="00B07CB2" w:rsidRPr="00D6053C">
        <w:rPr>
          <w:b/>
        </w:rPr>
        <w:t>AspNetRole</w:t>
      </w:r>
      <w:proofErr w:type="spellEnd"/>
      <w:r>
        <w:t xml:space="preserve"> table</w:t>
      </w:r>
      <w:r w:rsidR="0096020E">
        <w:t xml:space="preserve"> </w:t>
      </w:r>
    </w:p>
    <w:p w:rsidR="00812105" w:rsidRDefault="00812105" w:rsidP="00297E9F">
      <w:pPr>
        <w:pStyle w:val="ListParagraph"/>
        <w:keepNext/>
        <w:keepLines/>
        <w:spacing w:after="0" w:line="240" w:lineRule="auto"/>
        <w:ind w:left="2520"/>
      </w:pPr>
    </w:p>
    <w:p w:rsidR="00812105" w:rsidRDefault="0096020E" w:rsidP="00297E9F">
      <w:pPr>
        <w:keepNext/>
        <w:keepLines/>
        <w:spacing w:after="0" w:line="240" w:lineRule="auto"/>
        <w:ind w:firstLine="720"/>
        <w:rPr>
          <w:b/>
        </w:rPr>
      </w:pPr>
      <w:r>
        <w:rPr>
          <w:b/>
        </w:rPr>
        <w:t>Operations:</w:t>
      </w:r>
    </w:p>
    <w:p w:rsidR="00812105" w:rsidRDefault="0096020E"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96020E" w:rsidP="00297E9F">
      <w:pPr>
        <w:keepNext/>
        <w:keepLines/>
        <w:spacing w:after="0" w:line="240" w:lineRule="auto"/>
        <w:ind w:left="720"/>
        <w:rPr>
          <w:b/>
        </w:rPr>
      </w:pPr>
      <w:r>
        <w:rPr>
          <w:b/>
        </w:rPr>
        <w:t>Constructors:</w:t>
      </w:r>
    </w:p>
    <w:p w:rsidR="00812105" w:rsidRDefault="0096020E" w:rsidP="00297E9F">
      <w:pPr>
        <w:pStyle w:val="ListParagraph"/>
        <w:keepNext/>
        <w:keepLines/>
        <w:numPr>
          <w:ilvl w:val="0"/>
          <w:numId w:val="14"/>
        </w:numPr>
        <w:spacing w:after="0" w:line="240" w:lineRule="auto"/>
        <w:rPr>
          <w:b/>
        </w:rPr>
      </w:pPr>
      <w:r>
        <w:rPr>
          <w:b/>
        </w:rPr>
        <w:t xml:space="preserve">Public </w:t>
      </w:r>
      <w:proofErr w:type="spellStart"/>
      <w:r w:rsidR="001B00C4">
        <w:t>AspNetUser</w:t>
      </w:r>
      <w:proofErr w:type="spellEnd"/>
      <w:r>
        <w:t>()</w:t>
      </w:r>
    </w:p>
    <w:p w:rsidR="00812105" w:rsidRDefault="0096020E" w:rsidP="00297E9F">
      <w:pPr>
        <w:pStyle w:val="ListParagraph"/>
        <w:keepNext/>
        <w:keepLines/>
        <w:numPr>
          <w:ilvl w:val="1"/>
          <w:numId w:val="14"/>
        </w:numPr>
        <w:spacing w:after="0" w:line="240" w:lineRule="auto"/>
        <w:rPr>
          <w:b/>
        </w:rPr>
      </w:pPr>
      <w:r>
        <w:t>Default constructor</w:t>
      </w:r>
    </w:p>
    <w:p w:rsidR="00812105" w:rsidRDefault="00812105" w:rsidP="00297E9F">
      <w:pPr>
        <w:keepNext/>
        <w:keepLines/>
        <w:spacing w:after="0" w:line="240" w:lineRule="auto"/>
      </w:pPr>
    </w:p>
    <w:p w:rsidR="00812105" w:rsidRDefault="00282662" w:rsidP="00297E9F">
      <w:pPr>
        <w:pStyle w:val="Heading4"/>
        <w:keepNext/>
        <w:keepLines/>
      </w:pPr>
      <w:r>
        <w:t>Patient</w:t>
      </w:r>
    </w:p>
    <w:p w:rsidR="00812105" w:rsidRDefault="00282662" w:rsidP="00297E9F">
      <w:pPr>
        <w:keepNext/>
        <w:keepLines/>
      </w:pPr>
      <w:r w:rsidRPr="00F82B86">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rsidR="00812105" w:rsidRDefault="00282662" w:rsidP="00297E9F">
      <w:pPr>
        <w:keepNext/>
        <w:keepLines/>
        <w:spacing w:after="0" w:line="360" w:lineRule="auto"/>
        <w:rPr>
          <w:b/>
        </w:rPr>
      </w:pPr>
      <w:r>
        <w:rPr>
          <w:b/>
        </w:rPr>
        <w:t>&lt;&lt;Entity&gt;&gt;</w:t>
      </w:r>
    </w:p>
    <w:p w:rsidR="00812105" w:rsidRDefault="00282662"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rsidR="00812105" w:rsidRDefault="00282662" w:rsidP="00297E9F">
      <w:pPr>
        <w:pStyle w:val="ListParagraph"/>
        <w:keepNext/>
        <w:keepLines/>
        <w:numPr>
          <w:ilvl w:val="1"/>
          <w:numId w:val="10"/>
        </w:numPr>
        <w:spacing w:after="0" w:line="240" w:lineRule="auto"/>
      </w:pPr>
      <w:r>
        <w:t>Unique patient id created by the patient’s physician used to identify their patients.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282662">
        <w:rPr>
          <w:b/>
        </w:rPr>
        <w:t>int</w:t>
      </w:r>
      <w:proofErr w:type="spellEnd"/>
      <w:r w:rsidR="00282662" w:rsidRPr="00F82B86">
        <w:t xml:space="preserve"> </w:t>
      </w:r>
      <w:r w:rsidR="00282662">
        <w:t>Age</w:t>
      </w:r>
    </w:p>
    <w:p w:rsidR="00812105" w:rsidRDefault="0078229C" w:rsidP="00297E9F">
      <w:pPr>
        <w:pStyle w:val="ListParagraph"/>
        <w:keepNext/>
        <w:keepLines/>
        <w:numPr>
          <w:ilvl w:val="1"/>
          <w:numId w:val="10"/>
        </w:numPr>
        <w:spacing w:after="0" w:line="240" w:lineRule="auto"/>
      </w:pPr>
      <w:r>
        <w:t>The age of the patient.</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07275F">
        <w:rPr>
          <w:b/>
        </w:rPr>
        <w:t xml:space="preserve">float </w:t>
      </w:r>
      <w:r w:rsidR="0007275F">
        <w:t>Weight</w:t>
      </w:r>
    </w:p>
    <w:p w:rsidR="00812105" w:rsidRDefault="0007275F" w:rsidP="00297E9F">
      <w:pPr>
        <w:pStyle w:val="ListParagraph"/>
        <w:keepNext/>
        <w:keepLines/>
        <w:numPr>
          <w:ilvl w:val="1"/>
          <w:numId w:val="10"/>
        </w:numPr>
        <w:spacing w:after="0" w:line="240" w:lineRule="auto"/>
      </w:pPr>
      <w:r>
        <w:t>The weight of the patient.</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lastRenderedPageBreak/>
        <w:t xml:space="preserve">Public </w:t>
      </w:r>
      <w:proofErr w:type="spellStart"/>
      <w:r w:rsidR="0007275F">
        <w:rPr>
          <w:b/>
        </w:rPr>
        <w:t>int</w:t>
      </w:r>
      <w:proofErr w:type="spellEnd"/>
      <w:r w:rsidR="0007275F">
        <w:rPr>
          <w:b/>
        </w:rPr>
        <w:t xml:space="preserve"> </w:t>
      </w:r>
      <w:r w:rsidR="0007275F">
        <w:t>Height</w:t>
      </w:r>
    </w:p>
    <w:p w:rsidR="00812105" w:rsidRDefault="0007275F" w:rsidP="00297E9F">
      <w:pPr>
        <w:pStyle w:val="ListParagraph"/>
        <w:keepNext/>
        <w:keepLines/>
        <w:numPr>
          <w:ilvl w:val="1"/>
          <w:numId w:val="10"/>
        </w:numPr>
        <w:spacing w:after="0" w:line="240" w:lineRule="auto"/>
      </w:pPr>
      <w:r>
        <w:t>The height of the patient given in inches.</w:t>
      </w:r>
    </w:p>
    <w:p w:rsidR="00812105" w:rsidRDefault="00812105" w:rsidP="00297E9F">
      <w:pPr>
        <w:pStyle w:val="ListParagraph"/>
        <w:keepNext/>
        <w:keepLines/>
        <w:spacing w:after="0" w:line="240" w:lineRule="auto"/>
        <w:ind w:left="2520"/>
      </w:pPr>
    </w:p>
    <w:p w:rsidR="00812105" w:rsidRPr="00D6053C" w:rsidRDefault="001B00C4" w:rsidP="00297E9F">
      <w:pPr>
        <w:pStyle w:val="ListParagraph"/>
        <w:keepNext/>
        <w:keepLines/>
        <w:numPr>
          <w:ilvl w:val="0"/>
          <w:numId w:val="10"/>
        </w:numPr>
        <w:spacing w:after="0" w:line="240" w:lineRule="auto"/>
        <w:rPr>
          <w:b/>
        </w:rPr>
      </w:pPr>
      <w:r>
        <w:rPr>
          <w:b/>
        </w:rPr>
        <w:t xml:space="preserve">Public </w:t>
      </w:r>
      <w:r w:rsidR="005E33EA">
        <w:rPr>
          <w:b/>
        </w:rPr>
        <w:t xml:space="preserve">Region </w:t>
      </w:r>
      <w:r w:rsidR="005E33EA">
        <w:t>Location</w:t>
      </w:r>
    </w:p>
    <w:p w:rsidR="00812105" w:rsidRPr="00D6053C" w:rsidRDefault="005E33EA" w:rsidP="00297E9F">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78229C">
        <w:rPr>
          <w:b/>
        </w:rPr>
        <w:t>PatientEthnicity</w:t>
      </w:r>
      <w:proofErr w:type="spellEnd"/>
      <w:r w:rsidR="00282662">
        <w:t xml:space="preserve"> </w:t>
      </w:r>
      <w:r w:rsidR="0078229C">
        <w:t>Ethnicity</w:t>
      </w:r>
    </w:p>
    <w:p w:rsidR="00812105" w:rsidRDefault="0078229C" w:rsidP="00297E9F">
      <w:pPr>
        <w:pStyle w:val="ListParagraph"/>
        <w:keepNext/>
        <w:keepLines/>
        <w:numPr>
          <w:ilvl w:val="1"/>
          <w:numId w:val="10"/>
        </w:numPr>
        <w:spacing w:after="0" w:line="240" w:lineRule="auto"/>
      </w:pPr>
      <w:r>
        <w:t>Enumeration value used to describe the patient’s ethnicity.</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w:t>
      </w:r>
      <w:r w:rsidR="0007275F">
        <w:rPr>
          <w:b/>
        </w:rPr>
        <w:t>Collection&lt;</w:t>
      </w:r>
      <w:proofErr w:type="spellStart"/>
      <w:r w:rsidR="0007275F">
        <w:rPr>
          <w:b/>
        </w:rPr>
        <w:t>PatientRace</w:t>
      </w:r>
      <w:proofErr w:type="spellEnd"/>
      <w:r w:rsidR="0007275F">
        <w:rPr>
          <w:b/>
        </w:rPr>
        <w:t>&gt;</w:t>
      </w:r>
      <w:r w:rsidR="0007275F">
        <w:t xml:space="preserve"> Race</w:t>
      </w:r>
    </w:p>
    <w:p w:rsidR="00812105" w:rsidRDefault="0007275F" w:rsidP="00297E9F">
      <w:pPr>
        <w:pStyle w:val="ListParagraph"/>
        <w:keepNext/>
        <w:keepLines/>
        <w:numPr>
          <w:ilvl w:val="1"/>
          <w:numId w:val="10"/>
        </w:numPr>
        <w:spacing w:after="0" w:line="240" w:lineRule="auto"/>
      </w:pPr>
      <w:r>
        <w:t>Collection of enumeration values used to describe the patient’s race.</w:t>
      </w:r>
    </w:p>
    <w:p w:rsidR="00812105" w:rsidRDefault="00812105" w:rsidP="00297E9F">
      <w:pPr>
        <w:pStyle w:val="ListParagraph"/>
        <w:keepNext/>
        <w:keepLines/>
        <w:spacing w:after="0" w:line="240" w:lineRule="auto"/>
        <w:ind w:left="1800"/>
      </w:pPr>
    </w:p>
    <w:p w:rsidR="00812105" w:rsidRDefault="001B00C4" w:rsidP="00297E9F">
      <w:pPr>
        <w:pStyle w:val="ListParagraph"/>
        <w:keepNext/>
        <w:keepLines/>
        <w:numPr>
          <w:ilvl w:val="0"/>
          <w:numId w:val="10"/>
        </w:numPr>
        <w:spacing w:after="0" w:line="240" w:lineRule="auto"/>
      </w:pPr>
      <w:r>
        <w:rPr>
          <w:b/>
        </w:rPr>
        <w:t xml:space="preserve">Public </w:t>
      </w:r>
      <w:proofErr w:type="spellStart"/>
      <w:r w:rsidR="0078229C">
        <w:rPr>
          <w:b/>
        </w:rPr>
        <w:t>PatientGender</w:t>
      </w:r>
      <w:proofErr w:type="spellEnd"/>
      <w:r w:rsidR="0078229C">
        <w:t xml:space="preserve"> Gender</w:t>
      </w:r>
    </w:p>
    <w:p w:rsidR="00812105" w:rsidRDefault="0078229C" w:rsidP="00297E9F">
      <w:pPr>
        <w:pStyle w:val="ListParagraph"/>
        <w:keepNext/>
        <w:keepLines/>
        <w:numPr>
          <w:ilvl w:val="1"/>
          <w:numId w:val="10"/>
        </w:numPr>
        <w:spacing w:after="0" w:line="240" w:lineRule="auto"/>
      </w:pPr>
      <w:r>
        <w:t>Enumeration value used to describe the patient’s gender.</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Public virtual Physician</w:t>
      </w:r>
      <w:r>
        <w:t xml:space="preserve"> </w:t>
      </w:r>
      <w:proofErr w:type="spellStart"/>
      <w:r>
        <w:t>Physician</w:t>
      </w:r>
      <w:proofErr w:type="spellEnd"/>
    </w:p>
    <w:p w:rsidR="00812105" w:rsidRDefault="001B00C4" w:rsidP="00297E9F">
      <w:pPr>
        <w:pStyle w:val="ListParagraph"/>
        <w:keepNext/>
        <w:keepLines/>
        <w:numPr>
          <w:ilvl w:val="1"/>
          <w:numId w:val="10"/>
        </w:numPr>
        <w:spacing w:after="0" w:line="240" w:lineRule="auto"/>
      </w:pPr>
      <w:r>
        <w:t>Foreign key link to the patient’s physician.</w:t>
      </w:r>
    </w:p>
    <w:p w:rsidR="00812105" w:rsidRDefault="00812105" w:rsidP="00297E9F">
      <w:pPr>
        <w:pStyle w:val="ListParagraph"/>
        <w:keepNext/>
        <w:keepLines/>
        <w:spacing w:after="0" w:line="240" w:lineRule="auto"/>
        <w:ind w:left="2520"/>
      </w:pPr>
    </w:p>
    <w:p w:rsidR="00812105" w:rsidRDefault="00282662" w:rsidP="00297E9F">
      <w:pPr>
        <w:keepNext/>
        <w:keepLines/>
        <w:spacing w:after="0" w:line="240" w:lineRule="auto"/>
        <w:ind w:firstLine="720"/>
        <w:rPr>
          <w:b/>
        </w:rPr>
      </w:pPr>
      <w:r>
        <w:rPr>
          <w:b/>
        </w:rPr>
        <w:t>Operations:</w:t>
      </w:r>
    </w:p>
    <w:p w:rsidR="00812105" w:rsidRDefault="00282662"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5E33EA" w:rsidP="00297E9F">
      <w:pPr>
        <w:keepNext/>
        <w:keepLines/>
        <w:spacing w:after="0" w:line="240" w:lineRule="auto"/>
        <w:ind w:left="720"/>
        <w:rPr>
          <w:b/>
        </w:rPr>
      </w:pPr>
      <w:r>
        <w:rPr>
          <w:b/>
        </w:rPr>
        <w:t>Constructors:</w:t>
      </w:r>
    </w:p>
    <w:p w:rsidR="00812105" w:rsidRPr="00D6053C" w:rsidRDefault="005E33EA" w:rsidP="00297E9F">
      <w:pPr>
        <w:pStyle w:val="ListParagraph"/>
        <w:keepNext/>
        <w:keepLines/>
        <w:numPr>
          <w:ilvl w:val="0"/>
          <w:numId w:val="14"/>
        </w:numPr>
        <w:spacing w:after="0" w:line="240" w:lineRule="auto"/>
        <w:rPr>
          <w:b/>
        </w:rPr>
      </w:pPr>
      <w:r>
        <w:rPr>
          <w:b/>
        </w:rPr>
        <w:t xml:space="preserve">Public </w:t>
      </w:r>
      <w:r>
        <w:t>Patient()</w:t>
      </w:r>
    </w:p>
    <w:p w:rsidR="00812105" w:rsidRPr="00D6053C" w:rsidRDefault="005E33EA" w:rsidP="00297E9F">
      <w:pPr>
        <w:pStyle w:val="ListParagraph"/>
        <w:keepNext/>
        <w:keepLines/>
        <w:numPr>
          <w:ilvl w:val="1"/>
          <w:numId w:val="14"/>
        </w:numPr>
        <w:spacing w:after="0" w:line="240" w:lineRule="auto"/>
        <w:rPr>
          <w:b/>
        </w:rPr>
      </w:pPr>
      <w:r>
        <w:t>Default constructor</w:t>
      </w:r>
    </w:p>
    <w:p w:rsidR="00812105" w:rsidRPr="00D6053C" w:rsidRDefault="00812105" w:rsidP="00297E9F">
      <w:pPr>
        <w:pStyle w:val="ListParagraph"/>
        <w:keepNext/>
        <w:keepLines/>
        <w:spacing w:after="0" w:line="240" w:lineRule="auto"/>
        <w:ind w:left="2520"/>
        <w:rPr>
          <w:b/>
        </w:rPr>
      </w:pPr>
    </w:p>
    <w:p w:rsidR="00812105" w:rsidRDefault="0096020E" w:rsidP="00297E9F">
      <w:pPr>
        <w:pStyle w:val="Heading4"/>
        <w:keepNext/>
        <w:keepLines/>
      </w:pPr>
      <w:r>
        <w:t>Physician</w:t>
      </w:r>
    </w:p>
    <w:p w:rsidR="00812105" w:rsidRDefault="0096020E" w:rsidP="00297E9F">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rsidR="00812105" w:rsidRDefault="0096020E" w:rsidP="00297E9F">
      <w:pPr>
        <w:keepNext/>
        <w:keepLines/>
        <w:spacing w:after="0" w:line="360" w:lineRule="auto"/>
        <w:rPr>
          <w:b/>
        </w:rPr>
      </w:pPr>
      <w:r>
        <w:rPr>
          <w:b/>
        </w:rPr>
        <w:t>&lt;&lt;Entity&gt;&gt;</w:t>
      </w:r>
    </w:p>
    <w:p w:rsidR="00812105" w:rsidRDefault="0096020E"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Public</w:t>
      </w:r>
      <w:r w:rsidR="0096020E">
        <w:rPr>
          <w:b/>
        </w:rPr>
        <w:t xml:space="preserve"> </w:t>
      </w:r>
      <w:proofErr w:type="spellStart"/>
      <w:r>
        <w:rPr>
          <w:b/>
        </w:rPr>
        <w:t>int</w:t>
      </w:r>
      <w:proofErr w:type="spellEnd"/>
      <w:r w:rsidR="0096020E">
        <w:rPr>
          <w:b/>
        </w:rPr>
        <w:t xml:space="preserve"> </w:t>
      </w:r>
      <w:r w:rsidR="0096020E" w:rsidRPr="00E84F72">
        <w:t>Id</w:t>
      </w:r>
    </w:p>
    <w:p w:rsidR="00812105" w:rsidRDefault="0096020E" w:rsidP="00297E9F">
      <w:pPr>
        <w:pStyle w:val="ListParagraph"/>
        <w:keepNext/>
        <w:keepLines/>
        <w:numPr>
          <w:ilvl w:val="1"/>
          <w:numId w:val="10"/>
        </w:numPr>
        <w:spacing w:after="0" w:line="240" w:lineRule="auto"/>
      </w:pPr>
      <w:r>
        <w:t xml:space="preserve">Unique </w:t>
      </w:r>
      <w:r w:rsidR="001B00C4">
        <w:t>id generated by the system for each physician.</w:t>
      </w:r>
    </w:p>
    <w:p w:rsidR="00812105" w:rsidRDefault="00812105" w:rsidP="00297E9F">
      <w:pPr>
        <w:pStyle w:val="ListParagraph"/>
        <w:keepNext/>
        <w:keepLines/>
        <w:spacing w:after="0" w:line="240" w:lineRule="auto"/>
        <w:ind w:left="2520"/>
      </w:pPr>
    </w:p>
    <w:p w:rsidR="00812105" w:rsidRDefault="007F09D4" w:rsidP="00297E9F">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7F09D4" w:rsidP="00297E9F">
      <w:pPr>
        <w:pStyle w:val="ListParagraph"/>
        <w:keepNext/>
        <w:keepLines/>
        <w:numPr>
          <w:ilvl w:val="1"/>
          <w:numId w:val="10"/>
        </w:numPr>
        <w:spacing w:after="0" w:line="240" w:lineRule="auto"/>
      </w:pPr>
      <w:r>
        <w:t>Physician’s first name.</w:t>
      </w:r>
    </w:p>
    <w:p w:rsidR="00812105" w:rsidRDefault="00812105" w:rsidP="00297E9F">
      <w:pPr>
        <w:pStyle w:val="ListParagraph"/>
        <w:keepNext/>
        <w:keepLines/>
        <w:spacing w:after="0" w:line="240" w:lineRule="auto"/>
        <w:ind w:left="2520"/>
      </w:pPr>
    </w:p>
    <w:p w:rsidR="00812105" w:rsidRDefault="007F09D4" w:rsidP="00297E9F">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7F09D4" w:rsidP="00297E9F">
      <w:pPr>
        <w:pStyle w:val="ListParagraph"/>
        <w:keepNext/>
        <w:keepLines/>
        <w:numPr>
          <w:ilvl w:val="1"/>
          <w:numId w:val="10"/>
        </w:numPr>
        <w:spacing w:after="0" w:line="240" w:lineRule="auto"/>
      </w:pPr>
      <w:r>
        <w:t>Physician’s last name.</w:t>
      </w:r>
    </w:p>
    <w:p w:rsidR="00812105" w:rsidRDefault="00812105" w:rsidP="00297E9F">
      <w:pPr>
        <w:keepNext/>
        <w:keepLines/>
        <w:spacing w:after="0" w:line="240" w:lineRule="auto"/>
      </w:pPr>
    </w:p>
    <w:p w:rsidR="00812105" w:rsidRDefault="007F09D4" w:rsidP="00297E9F">
      <w:pPr>
        <w:pStyle w:val="ListParagraph"/>
        <w:keepNext/>
        <w:keepLines/>
        <w:numPr>
          <w:ilvl w:val="0"/>
          <w:numId w:val="10"/>
        </w:numPr>
        <w:spacing w:after="0" w:line="240" w:lineRule="auto"/>
      </w:pPr>
      <w:r>
        <w:rPr>
          <w:b/>
        </w:rPr>
        <w:t xml:space="preserve">Public string </w:t>
      </w:r>
      <w:r>
        <w:t>Address</w:t>
      </w:r>
    </w:p>
    <w:p w:rsidR="00812105" w:rsidRDefault="007F09D4" w:rsidP="00297E9F">
      <w:pPr>
        <w:pStyle w:val="ListParagraph"/>
        <w:keepNext/>
        <w:keepLines/>
        <w:numPr>
          <w:ilvl w:val="1"/>
          <w:numId w:val="10"/>
        </w:numPr>
        <w:spacing w:after="0" w:line="240" w:lineRule="auto"/>
      </w:pPr>
      <w:r>
        <w:t xml:space="preserve">Physician’s </w:t>
      </w:r>
      <w:proofErr w:type="gramStart"/>
      <w:r>
        <w:t>office address</w:t>
      </w:r>
      <w:proofErr w:type="gramEnd"/>
      <w:r>
        <w:t xml:space="preserve"> information.</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 xml:space="preserve">Public string </w:t>
      </w:r>
      <w:r>
        <w:t>Email</w:t>
      </w:r>
    </w:p>
    <w:p w:rsidR="00812105" w:rsidRDefault="001B00C4" w:rsidP="00297E9F">
      <w:pPr>
        <w:pStyle w:val="ListParagraph"/>
        <w:keepNext/>
        <w:keepLines/>
        <w:numPr>
          <w:ilvl w:val="1"/>
          <w:numId w:val="10"/>
        </w:numPr>
        <w:spacing w:after="0" w:line="240" w:lineRule="auto"/>
      </w:pPr>
      <w:r>
        <w:t>Email address for the physician</w:t>
      </w:r>
    </w:p>
    <w:p w:rsidR="00812105" w:rsidRDefault="00812105" w:rsidP="00297E9F">
      <w:pPr>
        <w:pStyle w:val="ListParagraph"/>
        <w:keepNext/>
        <w:keepLines/>
        <w:spacing w:after="0" w:line="240" w:lineRule="auto"/>
        <w:ind w:left="2520"/>
      </w:pPr>
    </w:p>
    <w:p w:rsidR="00812105" w:rsidRDefault="001B00C4" w:rsidP="00297E9F">
      <w:pPr>
        <w:pStyle w:val="ListParagraph"/>
        <w:keepNext/>
        <w:keepLines/>
        <w:numPr>
          <w:ilvl w:val="0"/>
          <w:numId w:val="10"/>
        </w:numPr>
        <w:spacing w:after="0" w:line="240" w:lineRule="auto"/>
      </w:pPr>
      <w:r>
        <w:rPr>
          <w:b/>
        </w:rPr>
        <w:t>Public string</w:t>
      </w:r>
      <w:r w:rsidR="0096020E">
        <w:rPr>
          <w:b/>
        </w:rPr>
        <w:t xml:space="preserve"> </w:t>
      </w:r>
      <w:proofErr w:type="spellStart"/>
      <w:r>
        <w:t>PhoneNumber</w:t>
      </w:r>
      <w:proofErr w:type="spellEnd"/>
    </w:p>
    <w:p w:rsidR="00812105" w:rsidRDefault="001B00C4" w:rsidP="00297E9F">
      <w:pPr>
        <w:pStyle w:val="ListParagraph"/>
        <w:keepNext/>
        <w:keepLines/>
        <w:numPr>
          <w:ilvl w:val="1"/>
          <w:numId w:val="10"/>
        </w:numPr>
        <w:spacing w:after="0" w:line="240" w:lineRule="auto"/>
      </w:pPr>
      <w:r>
        <w:t>Phone number for the physician</w:t>
      </w:r>
    </w:p>
    <w:p w:rsidR="00812105" w:rsidRDefault="00812105" w:rsidP="00297E9F">
      <w:pPr>
        <w:pStyle w:val="ListParagraph"/>
        <w:keepNext/>
        <w:keepLines/>
        <w:spacing w:after="0" w:line="240" w:lineRule="auto"/>
        <w:ind w:left="2520"/>
      </w:pPr>
    </w:p>
    <w:p w:rsidR="00812105" w:rsidRDefault="007F09D4" w:rsidP="00297E9F">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rsidR="00812105" w:rsidRDefault="007F09D4" w:rsidP="00297E9F">
      <w:pPr>
        <w:pStyle w:val="ListParagraph"/>
        <w:keepNext/>
        <w:keepLines/>
        <w:numPr>
          <w:ilvl w:val="1"/>
          <w:numId w:val="10"/>
        </w:numPr>
        <w:spacing w:after="0" w:line="240" w:lineRule="auto"/>
      </w:pPr>
      <w:r>
        <w:t>Collection of all of the physician’s patients.</w:t>
      </w:r>
    </w:p>
    <w:p w:rsidR="00812105" w:rsidRDefault="00812105" w:rsidP="00297E9F">
      <w:pPr>
        <w:keepNext/>
        <w:keepLines/>
        <w:spacing w:after="0" w:line="240" w:lineRule="auto"/>
      </w:pPr>
    </w:p>
    <w:p w:rsidR="00812105" w:rsidRDefault="0096020E" w:rsidP="00297E9F">
      <w:pPr>
        <w:keepNext/>
        <w:keepLines/>
        <w:spacing w:after="0" w:line="240" w:lineRule="auto"/>
        <w:ind w:firstLine="720"/>
        <w:rPr>
          <w:b/>
        </w:rPr>
      </w:pPr>
      <w:r>
        <w:rPr>
          <w:b/>
        </w:rPr>
        <w:t>Operations:</w:t>
      </w:r>
    </w:p>
    <w:p w:rsidR="00812105" w:rsidRDefault="0096020E"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96020E" w:rsidP="00297E9F">
      <w:pPr>
        <w:keepNext/>
        <w:keepLines/>
        <w:spacing w:after="0" w:line="240" w:lineRule="auto"/>
        <w:ind w:left="720"/>
        <w:rPr>
          <w:b/>
        </w:rPr>
      </w:pPr>
      <w:r>
        <w:rPr>
          <w:b/>
        </w:rPr>
        <w:t>Constructors:</w:t>
      </w:r>
    </w:p>
    <w:p w:rsidR="00812105" w:rsidRDefault="0096020E" w:rsidP="00297E9F">
      <w:pPr>
        <w:pStyle w:val="ListParagraph"/>
        <w:keepNext/>
        <w:keepLines/>
        <w:numPr>
          <w:ilvl w:val="0"/>
          <w:numId w:val="14"/>
        </w:numPr>
        <w:spacing w:after="0" w:line="240" w:lineRule="auto"/>
        <w:rPr>
          <w:b/>
        </w:rPr>
      </w:pPr>
      <w:r>
        <w:rPr>
          <w:b/>
        </w:rPr>
        <w:t xml:space="preserve">Public </w:t>
      </w:r>
      <w:r w:rsidR="007F09D4">
        <w:t>Physician</w:t>
      </w:r>
      <w:r>
        <w:t>()</w:t>
      </w:r>
    </w:p>
    <w:p w:rsidR="00812105" w:rsidRDefault="0096020E" w:rsidP="00297E9F">
      <w:pPr>
        <w:pStyle w:val="ListParagraph"/>
        <w:keepNext/>
        <w:keepLines/>
        <w:numPr>
          <w:ilvl w:val="1"/>
          <w:numId w:val="14"/>
        </w:numPr>
        <w:spacing w:after="0" w:line="240" w:lineRule="auto"/>
        <w:rPr>
          <w:b/>
        </w:rPr>
      </w:pPr>
      <w:r>
        <w:t>Default constructor</w:t>
      </w:r>
    </w:p>
    <w:p w:rsidR="00812105" w:rsidRDefault="00812105" w:rsidP="00297E9F">
      <w:pPr>
        <w:keepNext/>
        <w:keepLines/>
      </w:pPr>
    </w:p>
    <w:p w:rsidR="00812105" w:rsidRDefault="001C1550" w:rsidP="00297E9F">
      <w:pPr>
        <w:pStyle w:val="Heading4"/>
        <w:keepNext/>
        <w:keepLines/>
      </w:pPr>
      <w:proofErr w:type="spellStart"/>
      <w:r>
        <w:t>ExperimentAdministrator</w:t>
      </w:r>
      <w:proofErr w:type="spellEnd"/>
    </w:p>
    <w:p w:rsidR="00812105" w:rsidRDefault="001C1550" w:rsidP="00297E9F">
      <w:pPr>
        <w:keepNext/>
        <w:keepLines/>
      </w:pPr>
      <w:r w:rsidRPr="00F82B86">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rsidR="00812105" w:rsidRDefault="001C1550" w:rsidP="00297E9F">
      <w:pPr>
        <w:keepNext/>
        <w:keepLines/>
        <w:spacing w:after="0" w:line="360" w:lineRule="auto"/>
        <w:rPr>
          <w:b/>
        </w:rPr>
      </w:pPr>
      <w:r>
        <w:rPr>
          <w:b/>
        </w:rPr>
        <w:t>&lt;&lt;Entity&gt;&gt;</w:t>
      </w:r>
    </w:p>
    <w:p w:rsidR="00812105" w:rsidRDefault="001C1550"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1C1550" w:rsidP="00297E9F">
      <w:pPr>
        <w:pStyle w:val="ListParagraph"/>
        <w:keepNext/>
        <w:keepLines/>
        <w:numPr>
          <w:ilvl w:val="1"/>
          <w:numId w:val="10"/>
        </w:numPr>
        <w:spacing w:after="0" w:line="240" w:lineRule="auto"/>
      </w:pPr>
      <w:r>
        <w:t>Unique id generated by the system for each experiment administrator.</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proofErr w:type="spellStart"/>
      <w:r>
        <w:t>FirstName</w:t>
      </w:r>
      <w:proofErr w:type="spellEnd"/>
    </w:p>
    <w:p w:rsidR="00812105" w:rsidRDefault="001C1550" w:rsidP="00297E9F">
      <w:pPr>
        <w:pStyle w:val="ListParagraph"/>
        <w:keepNext/>
        <w:keepLines/>
        <w:numPr>
          <w:ilvl w:val="1"/>
          <w:numId w:val="10"/>
        </w:numPr>
        <w:spacing w:after="0" w:line="240" w:lineRule="auto"/>
      </w:pPr>
      <w:r>
        <w:t>Experiment administrator’s first name.</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proofErr w:type="spellStart"/>
      <w:r>
        <w:t>LastName</w:t>
      </w:r>
      <w:proofErr w:type="spellEnd"/>
    </w:p>
    <w:p w:rsidR="00812105" w:rsidRDefault="001C1550" w:rsidP="00297E9F">
      <w:pPr>
        <w:pStyle w:val="ListParagraph"/>
        <w:keepNext/>
        <w:keepLines/>
        <w:numPr>
          <w:ilvl w:val="1"/>
          <w:numId w:val="10"/>
        </w:numPr>
        <w:spacing w:after="0" w:line="240" w:lineRule="auto"/>
      </w:pPr>
      <w:r>
        <w:t>Experiment administrator’s last name.</w:t>
      </w:r>
    </w:p>
    <w:p w:rsidR="00812105" w:rsidRDefault="00812105" w:rsidP="00297E9F">
      <w:pPr>
        <w:keepNext/>
        <w:keepLines/>
        <w:spacing w:after="0" w:line="240" w:lineRule="auto"/>
      </w:pPr>
    </w:p>
    <w:p w:rsidR="00812105" w:rsidRDefault="001C1550" w:rsidP="00297E9F">
      <w:pPr>
        <w:pStyle w:val="ListParagraph"/>
        <w:keepNext/>
        <w:keepLines/>
        <w:numPr>
          <w:ilvl w:val="0"/>
          <w:numId w:val="10"/>
        </w:numPr>
        <w:spacing w:after="0" w:line="240" w:lineRule="auto"/>
      </w:pPr>
      <w:r>
        <w:rPr>
          <w:b/>
        </w:rPr>
        <w:t xml:space="preserve">Public string </w:t>
      </w:r>
      <w:r>
        <w:t>Address</w:t>
      </w:r>
    </w:p>
    <w:p w:rsidR="00812105" w:rsidRDefault="001C1550" w:rsidP="00297E9F">
      <w:pPr>
        <w:pStyle w:val="ListParagraph"/>
        <w:keepNext/>
        <w:keepLines/>
        <w:numPr>
          <w:ilvl w:val="1"/>
          <w:numId w:val="10"/>
        </w:numPr>
        <w:spacing w:after="0" w:line="240" w:lineRule="auto"/>
      </w:pPr>
      <w:r>
        <w:t>Experiment administrator’s address information.</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r>
        <w:t>Email</w:t>
      </w:r>
    </w:p>
    <w:p w:rsidR="00812105" w:rsidRDefault="001C1550" w:rsidP="00297E9F">
      <w:pPr>
        <w:pStyle w:val="ListParagraph"/>
        <w:keepNext/>
        <w:keepLines/>
        <w:numPr>
          <w:ilvl w:val="1"/>
          <w:numId w:val="10"/>
        </w:numPr>
        <w:spacing w:after="0" w:line="240" w:lineRule="auto"/>
      </w:pPr>
      <w:r>
        <w:t>Email address for the experiment administrator</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t xml:space="preserve">Public string </w:t>
      </w:r>
      <w:proofErr w:type="spellStart"/>
      <w:r>
        <w:t>PhoneNumber</w:t>
      </w:r>
      <w:proofErr w:type="spellEnd"/>
    </w:p>
    <w:p w:rsidR="00812105" w:rsidRDefault="001C1550" w:rsidP="00297E9F">
      <w:pPr>
        <w:pStyle w:val="ListParagraph"/>
        <w:keepNext/>
        <w:keepLines/>
        <w:numPr>
          <w:ilvl w:val="1"/>
          <w:numId w:val="10"/>
        </w:numPr>
        <w:spacing w:after="0" w:line="240" w:lineRule="auto"/>
      </w:pPr>
      <w:r>
        <w:t>Phone number for the experiment administrator.</w:t>
      </w:r>
    </w:p>
    <w:p w:rsidR="00812105" w:rsidRDefault="00812105" w:rsidP="00297E9F">
      <w:pPr>
        <w:pStyle w:val="ListParagraph"/>
        <w:keepNext/>
        <w:keepLines/>
        <w:spacing w:after="0" w:line="240" w:lineRule="auto"/>
        <w:ind w:left="2520"/>
      </w:pPr>
    </w:p>
    <w:p w:rsidR="00812105" w:rsidRDefault="001C1550" w:rsidP="00297E9F">
      <w:pPr>
        <w:pStyle w:val="ListParagraph"/>
        <w:keepNext/>
        <w:keepLines/>
        <w:numPr>
          <w:ilvl w:val="0"/>
          <w:numId w:val="10"/>
        </w:numPr>
        <w:spacing w:after="0" w:line="240" w:lineRule="auto"/>
      </w:pPr>
      <w:r>
        <w:rPr>
          <w:b/>
        </w:rPr>
        <w:lastRenderedPageBreak/>
        <w:t xml:space="preserve">Public virtual Collection&lt;Experiment&gt; </w:t>
      </w:r>
      <w:r>
        <w:t>Experiments</w:t>
      </w:r>
    </w:p>
    <w:p w:rsidR="00812105" w:rsidRDefault="001C1550" w:rsidP="00297E9F">
      <w:pPr>
        <w:pStyle w:val="ListParagraph"/>
        <w:keepNext/>
        <w:keepLines/>
        <w:numPr>
          <w:ilvl w:val="1"/>
          <w:numId w:val="10"/>
        </w:numPr>
        <w:spacing w:after="0" w:line="240" w:lineRule="auto"/>
      </w:pPr>
      <w:r>
        <w:t>Collection of all of the experiment administrator experiments.</w:t>
      </w:r>
    </w:p>
    <w:p w:rsidR="00812105" w:rsidRDefault="006401A4" w:rsidP="00297E9F">
      <w:pPr>
        <w:keepNext/>
        <w:keepLines/>
        <w:spacing w:after="0" w:line="240" w:lineRule="auto"/>
        <w:ind w:firstLine="720"/>
        <w:rPr>
          <w:b/>
        </w:rPr>
      </w:pPr>
      <w:r>
        <w:rPr>
          <w:b/>
        </w:rPr>
        <w:t>Operations:</w:t>
      </w:r>
    </w:p>
    <w:p w:rsidR="00812105" w:rsidRDefault="006401A4"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6401A4" w:rsidP="00297E9F">
      <w:pPr>
        <w:keepNext/>
        <w:keepLines/>
        <w:spacing w:after="0" w:line="240" w:lineRule="auto"/>
        <w:ind w:left="720"/>
        <w:rPr>
          <w:b/>
        </w:rPr>
      </w:pPr>
      <w:r>
        <w:rPr>
          <w:b/>
        </w:rPr>
        <w:t>Constructors:</w:t>
      </w:r>
    </w:p>
    <w:p w:rsidR="00812105" w:rsidRDefault="006401A4" w:rsidP="00297E9F">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Pr="00D6053C" w:rsidRDefault="006401A4" w:rsidP="00297E9F">
      <w:pPr>
        <w:pStyle w:val="ListParagraph"/>
        <w:keepNext/>
        <w:keepLines/>
        <w:numPr>
          <w:ilvl w:val="1"/>
          <w:numId w:val="14"/>
        </w:numPr>
        <w:spacing w:after="0" w:line="240" w:lineRule="auto"/>
        <w:rPr>
          <w:b/>
        </w:rPr>
      </w:pPr>
      <w:r>
        <w:t>Default constructor</w:t>
      </w:r>
    </w:p>
    <w:p w:rsidR="00812105" w:rsidRDefault="00812105" w:rsidP="00297E9F">
      <w:pPr>
        <w:pStyle w:val="ListParagraph"/>
        <w:keepNext/>
        <w:keepLines/>
        <w:spacing w:after="0" w:line="240" w:lineRule="auto"/>
        <w:ind w:left="2520"/>
        <w:rPr>
          <w:b/>
        </w:rPr>
      </w:pPr>
    </w:p>
    <w:p w:rsidR="00812105" w:rsidRDefault="006401A4" w:rsidP="00297E9F">
      <w:pPr>
        <w:pStyle w:val="Heading4"/>
        <w:keepNext/>
        <w:keepLines/>
      </w:pPr>
      <w:r>
        <w:t>Experiment</w:t>
      </w:r>
    </w:p>
    <w:p w:rsidR="00812105" w:rsidRDefault="006401A4" w:rsidP="00297E9F">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rsidR="00812105" w:rsidRDefault="006401A4" w:rsidP="00297E9F">
      <w:pPr>
        <w:keepNext/>
        <w:keepLines/>
        <w:spacing w:after="0" w:line="360" w:lineRule="auto"/>
        <w:rPr>
          <w:b/>
        </w:rPr>
      </w:pPr>
      <w:r>
        <w:rPr>
          <w:b/>
        </w:rPr>
        <w:t>&lt;&lt;Entity&gt;&gt;</w:t>
      </w:r>
    </w:p>
    <w:p w:rsidR="00812105" w:rsidRDefault="006401A4" w:rsidP="00297E9F">
      <w:pPr>
        <w:keepNext/>
        <w:keepLines/>
        <w:spacing w:after="0" w:line="240" w:lineRule="auto"/>
        <w:ind w:firstLine="720"/>
      </w:pPr>
      <w:r>
        <w:rPr>
          <w:b/>
        </w:rPr>
        <w:t>Attributes:</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812105" w:rsidRDefault="006401A4" w:rsidP="00297E9F">
      <w:pPr>
        <w:pStyle w:val="ListParagraph"/>
        <w:keepNext/>
        <w:keepLines/>
        <w:numPr>
          <w:ilvl w:val="1"/>
          <w:numId w:val="10"/>
        </w:numPr>
        <w:spacing w:after="0" w:line="240" w:lineRule="auto"/>
      </w:pPr>
      <w:r>
        <w:t>Unique id generated by the system for each experiment.</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 xml:space="preserve">Public string </w:t>
      </w:r>
      <w:r>
        <w:t>Name</w:t>
      </w:r>
    </w:p>
    <w:p w:rsidR="00812105" w:rsidRDefault="006401A4" w:rsidP="00297E9F">
      <w:pPr>
        <w:pStyle w:val="ListParagraph"/>
        <w:keepNext/>
        <w:keepLines/>
        <w:numPr>
          <w:ilvl w:val="1"/>
          <w:numId w:val="10"/>
        </w:numPr>
        <w:spacing w:after="0" w:line="240" w:lineRule="auto"/>
      </w:pPr>
      <w:r>
        <w:t>Experiment name.</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proofErr w:type="spellStart"/>
      <w:r>
        <w:t>LastModified</w:t>
      </w:r>
      <w:proofErr w:type="spellEnd"/>
    </w:p>
    <w:p w:rsidR="00812105" w:rsidRDefault="006401A4" w:rsidP="00297E9F">
      <w:pPr>
        <w:pStyle w:val="ListParagraph"/>
        <w:keepNext/>
        <w:keepLines/>
        <w:numPr>
          <w:ilvl w:val="1"/>
          <w:numId w:val="10"/>
        </w:numPr>
        <w:spacing w:after="0" w:line="240" w:lineRule="auto"/>
      </w:pPr>
      <w:r>
        <w:t>Date information for when experiment was last modified.</w:t>
      </w:r>
    </w:p>
    <w:p w:rsidR="00812105" w:rsidRDefault="00812105" w:rsidP="00297E9F">
      <w:pPr>
        <w:pStyle w:val="ListParagraph"/>
        <w:keepNext/>
        <w:keepLines/>
        <w:spacing w:after="0" w:line="240" w:lineRule="auto"/>
        <w:ind w:left="2520"/>
      </w:pPr>
    </w:p>
    <w:p w:rsidR="00812105" w:rsidRDefault="006401A4" w:rsidP="00297E9F">
      <w:pPr>
        <w:pStyle w:val="ListParagraph"/>
        <w:keepNext/>
        <w:keepLines/>
        <w:numPr>
          <w:ilvl w:val="0"/>
          <w:numId w:val="10"/>
        </w:numPr>
        <w:spacing w:after="0" w:line="240" w:lineRule="auto"/>
      </w:pPr>
      <w:r>
        <w:rPr>
          <w:b/>
        </w:rPr>
        <w:t>Public string</w:t>
      </w:r>
      <w:r>
        <w:t xml:space="preserve"> </w:t>
      </w:r>
      <w:proofErr w:type="spellStart"/>
      <w:r>
        <w:t>QueryString</w:t>
      </w:r>
      <w:proofErr w:type="spellEnd"/>
    </w:p>
    <w:p w:rsidR="00812105" w:rsidRDefault="006401A4" w:rsidP="00297E9F">
      <w:pPr>
        <w:pStyle w:val="ListParagraph"/>
        <w:keepNext/>
        <w:keepLines/>
        <w:numPr>
          <w:ilvl w:val="1"/>
          <w:numId w:val="10"/>
        </w:numPr>
        <w:spacing w:after="0" w:line="240" w:lineRule="auto"/>
      </w:pPr>
      <w:r>
        <w:t>Query information used to collect the experiment data.</w:t>
      </w:r>
    </w:p>
    <w:p w:rsidR="00812105" w:rsidRDefault="00812105" w:rsidP="00297E9F">
      <w:pPr>
        <w:keepNext/>
        <w:keepLines/>
        <w:spacing w:after="0" w:line="240" w:lineRule="auto"/>
      </w:pPr>
    </w:p>
    <w:p w:rsidR="00812105" w:rsidRDefault="006401A4" w:rsidP="00297E9F">
      <w:pPr>
        <w:pStyle w:val="ListParagraph"/>
        <w:keepNext/>
        <w:keepLines/>
        <w:numPr>
          <w:ilvl w:val="0"/>
          <w:numId w:val="10"/>
        </w:numPr>
        <w:spacing w:after="0" w:line="240" w:lineRule="auto"/>
      </w:pPr>
      <w:r>
        <w:rPr>
          <w:b/>
        </w:rPr>
        <w:t xml:space="preserve">Public virtual </w:t>
      </w:r>
      <w:proofErr w:type="spellStart"/>
      <w:r>
        <w:rPr>
          <w:b/>
        </w:rPr>
        <w:t>ExperimentAdministrator</w:t>
      </w:r>
      <w:proofErr w:type="spellEnd"/>
      <w:r>
        <w:rPr>
          <w:b/>
        </w:rPr>
        <w:t xml:space="preserve"> </w:t>
      </w:r>
      <w:proofErr w:type="spellStart"/>
      <w:r>
        <w:t>ExperimentAdministrator</w:t>
      </w:r>
      <w:proofErr w:type="spellEnd"/>
    </w:p>
    <w:p w:rsidR="00812105" w:rsidRDefault="006401A4" w:rsidP="00297E9F">
      <w:pPr>
        <w:pStyle w:val="ListParagraph"/>
        <w:keepNext/>
        <w:keepLines/>
        <w:numPr>
          <w:ilvl w:val="1"/>
          <w:numId w:val="10"/>
        </w:numPr>
        <w:spacing w:after="0" w:line="240" w:lineRule="auto"/>
      </w:pPr>
      <w:r>
        <w:t>Foreign key relationship to the experiment administrator that created the experiment.</w:t>
      </w:r>
    </w:p>
    <w:p w:rsidR="00812105" w:rsidRDefault="00812105" w:rsidP="00297E9F">
      <w:pPr>
        <w:pStyle w:val="ListParagraph"/>
        <w:keepNext/>
        <w:keepLines/>
        <w:spacing w:after="0" w:line="240" w:lineRule="auto"/>
        <w:ind w:left="2520"/>
      </w:pPr>
    </w:p>
    <w:p w:rsidR="00812105" w:rsidRPr="00D6053C" w:rsidRDefault="00B07CB2" w:rsidP="00297E9F">
      <w:pPr>
        <w:keepNext/>
        <w:keepLines/>
        <w:spacing w:after="0" w:line="240" w:lineRule="auto"/>
        <w:ind w:firstLine="720"/>
        <w:rPr>
          <w:b/>
        </w:rPr>
      </w:pPr>
      <w:r w:rsidRPr="00D6053C">
        <w:rPr>
          <w:b/>
        </w:rPr>
        <w:t>Operations:</w:t>
      </w:r>
    </w:p>
    <w:p w:rsidR="00812105" w:rsidRDefault="006401A4" w:rsidP="00297E9F">
      <w:pPr>
        <w:pStyle w:val="ListParagraph"/>
        <w:keepNext/>
        <w:keepLines/>
        <w:numPr>
          <w:ilvl w:val="0"/>
          <w:numId w:val="7"/>
        </w:numPr>
        <w:spacing w:after="0" w:line="240" w:lineRule="auto"/>
      </w:pPr>
      <w:r w:rsidRPr="00484ED5">
        <w:t>Sets and gets for all attributes.</w:t>
      </w:r>
    </w:p>
    <w:p w:rsidR="00812105" w:rsidRDefault="00812105" w:rsidP="00297E9F">
      <w:pPr>
        <w:pStyle w:val="ListParagraph"/>
        <w:keepNext/>
        <w:keepLines/>
        <w:spacing w:after="0" w:line="240" w:lineRule="auto"/>
        <w:ind w:left="1800"/>
      </w:pPr>
    </w:p>
    <w:p w:rsidR="00812105" w:rsidRDefault="006401A4" w:rsidP="00297E9F">
      <w:pPr>
        <w:keepNext/>
        <w:keepLines/>
        <w:spacing w:after="0" w:line="240" w:lineRule="auto"/>
        <w:ind w:left="720"/>
        <w:rPr>
          <w:b/>
        </w:rPr>
      </w:pPr>
      <w:r>
        <w:rPr>
          <w:b/>
        </w:rPr>
        <w:t>Constructors:</w:t>
      </w:r>
    </w:p>
    <w:p w:rsidR="00812105" w:rsidRDefault="006401A4" w:rsidP="00297E9F">
      <w:pPr>
        <w:pStyle w:val="ListParagraph"/>
        <w:keepNext/>
        <w:keepLines/>
        <w:numPr>
          <w:ilvl w:val="0"/>
          <w:numId w:val="14"/>
        </w:numPr>
        <w:spacing w:after="0" w:line="240" w:lineRule="auto"/>
        <w:rPr>
          <w:b/>
        </w:rPr>
      </w:pPr>
      <w:r>
        <w:rPr>
          <w:b/>
        </w:rPr>
        <w:t xml:space="preserve">Public </w:t>
      </w:r>
      <w:proofErr w:type="spellStart"/>
      <w:r>
        <w:t>ExperimentAdministrator</w:t>
      </w:r>
      <w:proofErr w:type="spellEnd"/>
      <w:r>
        <w:t>()</w:t>
      </w:r>
    </w:p>
    <w:p w:rsidR="00812105" w:rsidRDefault="006401A4" w:rsidP="00297E9F">
      <w:pPr>
        <w:pStyle w:val="ListParagraph"/>
        <w:keepNext/>
        <w:keepLines/>
        <w:numPr>
          <w:ilvl w:val="1"/>
          <w:numId w:val="14"/>
        </w:numPr>
        <w:spacing w:after="0" w:line="240" w:lineRule="auto"/>
        <w:rPr>
          <w:b/>
        </w:rPr>
      </w:pPr>
      <w:r>
        <w:t>Default constructor</w:t>
      </w:r>
    </w:p>
    <w:p w:rsidR="00812105" w:rsidRDefault="00812105" w:rsidP="00297E9F">
      <w:pPr>
        <w:keepNext/>
        <w:keepLines/>
      </w:pPr>
    </w:p>
    <w:p w:rsidR="00D6053C" w:rsidRDefault="00D6053C" w:rsidP="00297E9F">
      <w:pPr>
        <w:pStyle w:val="Heading4"/>
        <w:keepNext/>
        <w:keepLines/>
      </w:pPr>
      <w:r>
        <w:t>Medical Device</w:t>
      </w:r>
    </w:p>
    <w:p w:rsidR="00D6053C" w:rsidRDefault="00D6053C" w:rsidP="00297E9F">
      <w:pPr>
        <w:keepNext/>
        <w:keepLines/>
      </w:pPr>
      <w:r w:rsidRPr="00F82B86">
        <w:t>T</w:t>
      </w:r>
      <w:r>
        <w:t>his</w:t>
      </w:r>
      <w:r w:rsidRPr="00F82B86">
        <w:t xml:space="preserve"> clas</w:t>
      </w:r>
      <w:r>
        <w:t xml:space="preserve">s describes the attributes and construction of </w:t>
      </w:r>
      <w:proofErr w:type="gramStart"/>
      <w:r>
        <w:t>an</w:t>
      </w:r>
      <w:proofErr w:type="gramEnd"/>
      <w:r>
        <w:t xml:space="preserve"> </w:t>
      </w:r>
      <w:proofErr w:type="spellStart"/>
      <w:r>
        <w:rPr>
          <w:b/>
        </w:rPr>
        <w:t>MedicalDevice</w:t>
      </w:r>
      <w:proofErr w:type="spellEnd"/>
      <w:r>
        <w:rPr>
          <w:b/>
        </w:rPr>
        <w:t xml:space="preserve"> </w:t>
      </w:r>
      <w:r>
        <w:t xml:space="preserve">object.  </w:t>
      </w:r>
    </w:p>
    <w:p w:rsidR="00D6053C" w:rsidRDefault="00D6053C" w:rsidP="00297E9F">
      <w:pPr>
        <w:keepNext/>
        <w:keepLines/>
        <w:spacing w:after="0" w:line="360" w:lineRule="auto"/>
        <w:rPr>
          <w:b/>
        </w:rPr>
      </w:pPr>
      <w:r>
        <w:rPr>
          <w:b/>
        </w:rPr>
        <w:lastRenderedPageBreak/>
        <w:t>&lt;&lt;Entity&gt;&gt;</w:t>
      </w:r>
    </w:p>
    <w:p w:rsidR="00D6053C" w:rsidRDefault="00D6053C" w:rsidP="00297E9F">
      <w:pPr>
        <w:keepNext/>
        <w:keepLines/>
        <w:spacing w:after="0" w:line="240" w:lineRule="auto"/>
        <w:ind w:firstLine="720"/>
      </w:pPr>
      <w:r>
        <w:rPr>
          <w:b/>
        </w:rPr>
        <w:t>Attributes:</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297E9F">
      <w:pPr>
        <w:pStyle w:val="ListParagraph"/>
        <w:keepNext/>
        <w:keepLines/>
        <w:numPr>
          <w:ilvl w:val="1"/>
          <w:numId w:val="10"/>
        </w:numPr>
        <w:spacing w:after="0" w:line="240" w:lineRule="auto"/>
      </w:pPr>
      <w:r>
        <w:t>Unique id generated by the system for each medical device.</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string </w:t>
      </w:r>
      <w:r>
        <w:t>Name</w:t>
      </w:r>
    </w:p>
    <w:p w:rsidR="00D6053C" w:rsidRDefault="00D6053C" w:rsidP="00297E9F">
      <w:pPr>
        <w:pStyle w:val="ListParagraph"/>
        <w:keepNext/>
        <w:keepLines/>
        <w:numPr>
          <w:ilvl w:val="1"/>
          <w:numId w:val="10"/>
        </w:numPr>
        <w:spacing w:after="0" w:line="240" w:lineRule="auto"/>
      </w:pPr>
      <w:r>
        <w:t>Medical device name.</w:t>
      </w:r>
    </w:p>
    <w:p w:rsidR="00D6053C" w:rsidRDefault="00D6053C" w:rsidP="00297E9F">
      <w:pPr>
        <w:keepNext/>
        <w:keepLines/>
        <w:spacing w:after="0" w:line="240" w:lineRule="auto"/>
      </w:pPr>
    </w:p>
    <w:p w:rsidR="00D6053C" w:rsidRPr="00D6053C" w:rsidRDefault="00D6053C" w:rsidP="00297E9F">
      <w:pPr>
        <w:keepNext/>
        <w:keepLines/>
        <w:spacing w:after="0" w:line="240" w:lineRule="auto"/>
        <w:ind w:firstLine="720"/>
        <w:rPr>
          <w:b/>
        </w:rPr>
      </w:pPr>
      <w:r w:rsidRPr="00D6053C">
        <w:rPr>
          <w:b/>
        </w:rPr>
        <w:t>Operations:</w:t>
      </w:r>
    </w:p>
    <w:p w:rsidR="00D6053C" w:rsidRDefault="00D6053C" w:rsidP="00297E9F">
      <w:pPr>
        <w:pStyle w:val="ListParagraph"/>
        <w:keepNext/>
        <w:keepLines/>
        <w:numPr>
          <w:ilvl w:val="0"/>
          <w:numId w:val="7"/>
        </w:numPr>
        <w:spacing w:after="0" w:line="240" w:lineRule="auto"/>
      </w:pPr>
      <w:r w:rsidRPr="00484ED5">
        <w:t>Sets and gets for all attributes.</w:t>
      </w:r>
    </w:p>
    <w:p w:rsidR="00D6053C" w:rsidRDefault="00D6053C" w:rsidP="00297E9F">
      <w:pPr>
        <w:pStyle w:val="ListParagraph"/>
        <w:keepNext/>
        <w:keepLines/>
        <w:spacing w:after="0" w:line="240" w:lineRule="auto"/>
        <w:ind w:left="1800"/>
      </w:pPr>
    </w:p>
    <w:p w:rsidR="00D6053C" w:rsidRDefault="00D6053C" w:rsidP="00297E9F">
      <w:pPr>
        <w:keepNext/>
        <w:keepLines/>
        <w:spacing w:after="0" w:line="240" w:lineRule="auto"/>
        <w:ind w:left="720"/>
        <w:rPr>
          <w:b/>
        </w:rPr>
      </w:pPr>
      <w:r>
        <w:rPr>
          <w:b/>
        </w:rPr>
        <w:t>Constructors:</w:t>
      </w:r>
    </w:p>
    <w:p w:rsidR="00D6053C" w:rsidRDefault="00D6053C" w:rsidP="00297E9F">
      <w:pPr>
        <w:pStyle w:val="ListParagraph"/>
        <w:keepNext/>
        <w:keepLines/>
        <w:numPr>
          <w:ilvl w:val="0"/>
          <w:numId w:val="14"/>
        </w:numPr>
        <w:spacing w:after="0" w:line="240" w:lineRule="auto"/>
        <w:rPr>
          <w:b/>
        </w:rPr>
      </w:pPr>
      <w:r>
        <w:rPr>
          <w:b/>
        </w:rPr>
        <w:t xml:space="preserve">Public </w:t>
      </w:r>
      <w:proofErr w:type="spellStart"/>
      <w:r>
        <w:t>MedicalDevice</w:t>
      </w:r>
      <w:proofErr w:type="spellEnd"/>
      <w:r>
        <w:t>()</w:t>
      </w:r>
    </w:p>
    <w:p w:rsidR="00D6053C" w:rsidRDefault="00D6053C" w:rsidP="00297E9F">
      <w:pPr>
        <w:pStyle w:val="ListParagraph"/>
        <w:keepNext/>
        <w:keepLines/>
        <w:numPr>
          <w:ilvl w:val="1"/>
          <w:numId w:val="14"/>
        </w:numPr>
        <w:spacing w:after="0" w:line="240" w:lineRule="auto"/>
        <w:rPr>
          <w:b/>
        </w:rPr>
      </w:pPr>
      <w:r>
        <w:t>Default constructor</w:t>
      </w:r>
    </w:p>
    <w:p w:rsidR="00D6053C" w:rsidRDefault="00D6053C" w:rsidP="00297E9F">
      <w:pPr>
        <w:keepNext/>
        <w:keepLines/>
      </w:pPr>
    </w:p>
    <w:p w:rsidR="00D6053C" w:rsidRDefault="00D6053C" w:rsidP="00297E9F">
      <w:pPr>
        <w:pStyle w:val="Heading4"/>
        <w:keepNext/>
        <w:keepLines/>
      </w:pPr>
      <w:proofErr w:type="spellStart"/>
      <w:r>
        <w:t>PatientData</w:t>
      </w:r>
      <w:proofErr w:type="spellEnd"/>
    </w:p>
    <w:p w:rsidR="00D6053C" w:rsidRDefault="00D6053C" w:rsidP="00297E9F">
      <w:pPr>
        <w:keepNext/>
        <w:keepLines/>
      </w:pPr>
      <w:r w:rsidRPr="00F82B86">
        <w:t>T</w:t>
      </w:r>
      <w:r>
        <w:t>his</w:t>
      </w:r>
      <w:r w:rsidRPr="00F82B86">
        <w:t xml:space="preserve"> clas</w:t>
      </w:r>
      <w:r>
        <w:t xml:space="preserve">s describes the attributes and construction of a </w:t>
      </w:r>
      <w:proofErr w:type="spellStart"/>
      <w:r>
        <w:rPr>
          <w:b/>
        </w:rPr>
        <w:t>PatientData</w:t>
      </w:r>
      <w:proofErr w:type="spellEnd"/>
      <w:r>
        <w:rPr>
          <w:b/>
        </w:rPr>
        <w:t xml:space="preserve"> </w:t>
      </w:r>
      <w:r>
        <w:t xml:space="preserve">object.  </w:t>
      </w:r>
    </w:p>
    <w:p w:rsidR="00D6053C" w:rsidRDefault="00D6053C" w:rsidP="00297E9F">
      <w:pPr>
        <w:keepNext/>
        <w:keepLines/>
        <w:spacing w:after="0" w:line="360" w:lineRule="auto"/>
        <w:rPr>
          <w:b/>
        </w:rPr>
      </w:pPr>
      <w:r>
        <w:rPr>
          <w:b/>
        </w:rPr>
        <w:t>&lt;&lt;Entity&gt;&gt;</w:t>
      </w:r>
    </w:p>
    <w:p w:rsidR="00D6053C" w:rsidRDefault="00D6053C" w:rsidP="00297E9F">
      <w:pPr>
        <w:keepNext/>
        <w:keepLines/>
        <w:spacing w:after="0" w:line="240" w:lineRule="auto"/>
        <w:ind w:firstLine="720"/>
      </w:pPr>
      <w:r>
        <w:rPr>
          <w:b/>
        </w:rPr>
        <w:t>Attributes:</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sidR="001E362D">
        <w:rPr>
          <w:b/>
        </w:rPr>
        <w:t>Guid</w:t>
      </w:r>
      <w:proofErr w:type="spellEnd"/>
      <w:r>
        <w:rPr>
          <w:b/>
        </w:rPr>
        <w:t xml:space="preserve"> </w:t>
      </w:r>
      <w:r w:rsidRPr="00E84F72">
        <w:t>Id</w:t>
      </w:r>
    </w:p>
    <w:p w:rsidR="00D6053C" w:rsidRDefault="00D6053C" w:rsidP="00297E9F">
      <w:pPr>
        <w:pStyle w:val="ListParagraph"/>
        <w:keepNext/>
        <w:keepLines/>
        <w:numPr>
          <w:ilvl w:val="1"/>
          <w:numId w:val="10"/>
        </w:numPr>
        <w:spacing w:after="0" w:line="240" w:lineRule="auto"/>
      </w:pPr>
      <w:r>
        <w:t>Unique id generated by the system for each patient data record.</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string </w:t>
      </w:r>
      <w:r>
        <w:t>Name</w:t>
      </w:r>
    </w:p>
    <w:p w:rsidR="00D6053C" w:rsidRDefault="00D6053C" w:rsidP="00297E9F">
      <w:pPr>
        <w:pStyle w:val="ListParagraph"/>
        <w:keepNext/>
        <w:keepLines/>
        <w:numPr>
          <w:ilvl w:val="1"/>
          <w:numId w:val="10"/>
        </w:numPr>
        <w:spacing w:after="0" w:line="240" w:lineRule="auto"/>
      </w:pPr>
      <w:r>
        <w:t>Name of the patient data record</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297E9F">
      <w:pPr>
        <w:pStyle w:val="ListParagraph"/>
        <w:keepNext/>
        <w:keepLines/>
        <w:numPr>
          <w:ilvl w:val="1"/>
          <w:numId w:val="10"/>
        </w:numPr>
        <w:spacing w:after="0" w:line="240" w:lineRule="auto"/>
      </w:pPr>
      <w:r>
        <w:t>Date information for when the patient collected the data.</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proofErr w:type="spellStart"/>
      <w:r>
        <w:t>UploadDate</w:t>
      </w:r>
      <w:proofErr w:type="spellEnd"/>
    </w:p>
    <w:p w:rsidR="00D6053C" w:rsidRDefault="00D6053C" w:rsidP="00297E9F">
      <w:pPr>
        <w:pStyle w:val="ListParagraph"/>
        <w:keepNext/>
        <w:keepLines/>
        <w:numPr>
          <w:ilvl w:val="1"/>
          <w:numId w:val="10"/>
        </w:numPr>
        <w:spacing w:after="0" w:line="240" w:lineRule="auto"/>
      </w:pPr>
      <w:r>
        <w:t>Date when the patient uploaded the data record to the system.</w:t>
      </w:r>
    </w:p>
    <w:p w:rsidR="00D6053C" w:rsidRDefault="00D6053C" w:rsidP="00297E9F">
      <w:pPr>
        <w:keepNext/>
        <w:keepLines/>
        <w:spacing w:after="0" w:line="240" w:lineRule="auto"/>
      </w:pPr>
    </w:p>
    <w:p w:rsidR="00D6053C" w:rsidRDefault="00D6053C" w:rsidP="00297E9F">
      <w:pPr>
        <w:pStyle w:val="ListParagraph"/>
        <w:keepNext/>
        <w:keepLines/>
        <w:numPr>
          <w:ilvl w:val="0"/>
          <w:numId w:val="10"/>
        </w:numPr>
        <w:spacing w:after="0" w:line="240" w:lineRule="auto"/>
      </w:pPr>
      <w:r>
        <w:rPr>
          <w:b/>
        </w:rPr>
        <w:t xml:space="preserve">Public virtual Patient </w:t>
      </w:r>
      <w:proofErr w:type="spellStart"/>
      <w:r>
        <w:t>Patient</w:t>
      </w:r>
      <w:proofErr w:type="spellEnd"/>
    </w:p>
    <w:p w:rsidR="00D6053C" w:rsidRDefault="00D6053C" w:rsidP="00297E9F">
      <w:pPr>
        <w:pStyle w:val="ListParagraph"/>
        <w:keepNext/>
        <w:keepLines/>
        <w:numPr>
          <w:ilvl w:val="1"/>
          <w:numId w:val="10"/>
        </w:numPr>
        <w:spacing w:after="0" w:line="240" w:lineRule="auto"/>
      </w:pPr>
      <w:r>
        <w:t>Foreign key relationship to the Patient that the data record belongs to.</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virtual </w:t>
      </w:r>
      <w:proofErr w:type="spellStart"/>
      <w:r>
        <w:rPr>
          <w:b/>
        </w:rPr>
        <w:t>MedicalDevice</w:t>
      </w:r>
      <w:proofErr w:type="spellEnd"/>
      <w:r>
        <w:rPr>
          <w:b/>
        </w:rPr>
        <w:t xml:space="preserve"> </w:t>
      </w:r>
      <w:r>
        <w:t>Device</w:t>
      </w:r>
    </w:p>
    <w:p w:rsidR="00D6053C" w:rsidRDefault="00D6053C" w:rsidP="00297E9F">
      <w:pPr>
        <w:pStyle w:val="ListParagraph"/>
        <w:keepNext/>
        <w:keepLines/>
        <w:numPr>
          <w:ilvl w:val="1"/>
          <w:numId w:val="10"/>
        </w:numPr>
        <w:spacing w:after="0" w:line="240" w:lineRule="auto"/>
      </w:pPr>
      <w:r>
        <w:t xml:space="preserve">Foreign key relationship to the </w:t>
      </w:r>
      <w:proofErr w:type="spellStart"/>
      <w:r>
        <w:t>MedicalDevice</w:t>
      </w:r>
      <w:proofErr w:type="spellEnd"/>
      <w:r>
        <w:t xml:space="preserve"> that the data record was collected from.</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lastRenderedPageBreak/>
        <w:t xml:space="preserve">Public virtual </w:t>
      </w:r>
      <w:r w:rsidR="001E362D">
        <w:rPr>
          <w:b/>
        </w:rPr>
        <w:t>Collection&lt;</w:t>
      </w:r>
      <w:r>
        <w:rPr>
          <w:b/>
        </w:rPr>
        <w:t>Activities</w:t>
      </w:r>
      <w:r w:rsidR="001E362D">
        <w:rPr>
          <w:b/>
        </w:rPr>
        <w:t>&gt;</w:t>
      </w:r>
      <w:r>
        <w:rPr>
          <w:b/>
        </w:rPr>
        <w:t xml:space="preserve"> </w:t>
      </w:r>
      <w:r>
        <w:t>Activities</w:t>
      </w:r>
    </w:p>
    <w:p w:rsidR="00D6053C" w:rsidRDefault="00D6053C" w:rsidP="00297E9F">
      <w:pPr>
        <w:pStyle w:val="ListParagraph"/>
        <w:keepNext/>
        <w:keepLines/>
        <w:numPr>
          <w:ilvl w:val="1"/>
          <w:numId w:val="10"/>
        </w:numPr>
        <w:spacing w:after="0" w:line="240" w:lineRule="auto"/>
      </w:pPr>
      <w:r>
        <w:t>Foreign key relationship to a list of Activities that the patient used to describe the data record.</w:t>
      </w:r>
    </w:p>
    <w:p w:rsidR="00D6053C" w:rsidRDefault="00D6053C" w:rsidP="00297E9F">
      <w:pPr>
        <w:pStyle w:val="ListParagraph"/>
        <w:keepNext/>
        <w:keepLines/>
        <w:spacing w:after="0" w:line="240" w:lineRule="auto"/>
        <w:ind w:left="1800"/>
      </w:pPr>
    </w:p>
    <w:p w:rsidR="00D6053C" w:rsidRDefault="00D6053C" w:rsidP="00297E9F">
      <w:pPr>
        <w:pStyle w:val="ListParagraph"/>
        <w:keepNext/>
        <w:keepLines/>
        <w:spacing w:after="0" w:line="240" w:lineRule="auto"/>
        <w:ind w:left="2520"/>
      </w:pPr>
    </w:p>
    <w:p w:rsidR="00D6053C" w:rsidRPr="00D6053C" w:rsidRDefault="00D6053C" w:rsidP="00297E9F">
      <w:pPr>
        <w:keepNext/>
        <w:keepLines/>
        <w:spacing w:after="0" w:line="240" w:lineRule="auto"/>
        <w:ind w:firstLine="720"/>
        <w:rPr>
          <w:b/>
        </w:rPr>
      </w:pPr>
      <w:r w:rsidRPr="00D6053C">
        <w:rPr>
          <w:b/>
        </w:rPr>
        <w:t>Operations:</w:t>
      </w:r>
    </w:p>
    <w:p w:rsidR="00D6053C" w:rsidRDefault="00D6053C" w:rsidP="00297E9F">
      <w:pPr>
        <w:pStyle w:val="ListParagraph"/>
        <w:keepNext/>
        <w:keepLines/>
        <w:numPr>
          <w:ilvl w:val="0"/>
          <w:numId w:val="7"/>
        </w:numPr>
        <w:spacing w:after="0" w:line="240" w:lineRule="auto"/>
      </w:pPr>
      <w:r w:rsidRPr="00484ED5">
        <w:t>Sets and gets for all attributes.</w:t>
      </w:r>
    </w:p>
    <w:p w:rsidR="00D6053C" w:rsidRDefault="00D6053C" w:rsidP="00297E9F">
      <w:pPr>
        <w:pStyle w:val="ListParagraph"/>
        <w:keepNext/>
        <w:keepLines/>
        <w:spacing w:after="0" w:line="240" w:lineRule="auto"/>
        <w:ind w:left="1800"/>
      </w:pPr>
    </w:p>
    <w:p w:rsidR="00D6053C" w:rsidRDefault="00D6053C" w:rsidP="00297E9F">
      <w:pPr>
        <w:keepNext/>
        <w:keepLines/>
        <w:spacing w:after="0" w:line="240" w:lineRule="auto"/>
        <w:ind w:left="720"/>
        <w:rPr>
          <w:b/>
        </w:rPr>
      </w:pPr>
      <w:r>
        <w:rPr>
          <w:b/>
        </w:rPr>
        <w:t>Constructors:</w:t>
      </w:r>
    </w:p>
    <w:p w:rsidR="00D6053C" w:rsidRDefault="00D6053C" w:rsidP="00297E9F">
      <w:pPr>
        <w:pStyle w:val="ListParagraph"/>
        <w:keepNext/>
        <w:keepLines/>
        <w:numPr>
          <w:ilvl w:val="0"/>
          <w:numId w:val="14"/>
        </w:numPr>
        <w:spacing w:after="0" w:line="240" w:lineRule="auto"/>
        <w:rPr>
          <w:b/>
        </w:rPr>
      </w:pPr>
      <w:r>
        <w:rPr>
          <w:b/>
        </w:rPr>
        <w:t xml:space="preserve">Public </w:t>
      </w:r>
      <w:proofErr w:type="spellStart"/>
      <w:r>
        <w:t>PatientData</w:t>
      </w:r>
      <w:proofErr w:type="spellEnd"/>
      <w:r>
        <w:t>()</w:t>
      </w:r>
    </w:p>
    <w:p w:rsidR="00D6053C" w:rsidRDefault="00D6053C" w:rsidP="00297E9F">
      <w:pPr>
        <w:pStyle w:val="ListParagraph"/>
        <w:keepNext/>
        <w:keepLines/>
        <w:numPr>
          <w:ilvl w:val="1"/>
          <w:numId w:val="14"/>
        </w:numPr>
        <w:spacing w:after="0" w:line="240" w:lineRule="auto"/>
        <w:rPr>
          <w:b/>
        </w:rPr>
      </w:pPr>
      <w:r>
        <w:t>Default constructor</w:t>
      </w:r>
    </w:p>
    <w:p w:rsidR="00D6053C" w:rsidRDefault="00D6053C" w:rsidP="00297E9F">
      <w:pPr>
        <w:keepNext/>
        <w:keepLines/>
      </w:pPr>
    </w:p>
    <w:p w:rsidR="00D6053C" w:rsidRDefault="00D6053C" w:rsidP="00297E9F">
      <w:pPr>
        <w:pStyle w:val="Heading4"/>
        <w:keepNext/>
        <w:keepLines/>
      </w:pPr>
      <w:proofErr w:type="spellStart"/>
      <w:r>
        <w:t>MSBandAccelerometer</w:t>
      </w:r>
      <w:proofErr w:type="spellEnd"/>
    </w:p>
    <w:p w:rsidR="00D6053C" w:rsidRDefault="00D6053C"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MSBandAccelerometer</w:t>
      </w:r>
      <w:proofErr w:type="spellEnd"/>
      <w:r>
        <w:rPr>
          <w:b/>
        </w:rPr>
        <w:t xml:space="preserve"> </w:t>
      </w:r>
      <w:r>
        <w:t xml:space="preserve">object.  </w:t>
      </w:r>
    </w:p>
    <w:p w:rsidR="00D6053C" w:rsidRDefault="00D6053C" w:rsidP="00297E9F">
      <w:pPr>
        <w:keepNext/>
        <w:keepLines/>
        <w:spacing w:after="0" w:line="360" w:lineRule="auto"/>
        <w:rPr>
          <w:b/>
        </w:rPr>
      </w:pPr>
      <w:r>
        <w:rPr>
          <w:b/>
        </w:rPr>
        <w:t>&lt;&lt;Entity&gt;&gt;</w:t>
      </w:r>
    </w:p>
    <w:p w:rsidR="00D6053C" w:rsidRDefault="00D6053C" w:rsidP="00297E9F">
      <w:pPr>
        <w:keepNext/>
        <w:keepLines/>
        <w:spacing w:after="0" w:line="240" w:lineRule="auto"/>
        <w:ind w:firstLine="720"/>
      </w:pPr>
      <w:r>
        <w:rPr>
          <w:b/>
        </w:rPr>
        <w:t>Attributes:</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D6053C" w:rsidRDefault="00D6053C" w:rsidP="00297E9F">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D6053C" w:rsidRDefault="00D6053C" w:rsidP="00297E9F">
      <w:pPr>
        <w:pStyle w:val="ListParagraph"/>
        <w:keepNext/>
        <w:keepLines/>
        <w:numPr>
          <w:ilvl w:val="1"/>
          <w:numId w:val="10"/>
        </w:numPr>
        <w:spacing w:after="0" w:line="240" w:lineRule="auto"/>
      </w:pPr>
      <w:r>
        <w:t>Date information for when the patient collected the data.</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w:t>
      </w:r>
      <w:r w:rsidR="001E362D">
        <w:t>Timestamp</w:t>
      </w:r>
    </w:p>
    <w:p w:rsidR="00D6053C" w:rsidRDefault="001E362D" w:rsidP="00297E9F">
      <w:pPr>
        <w:pStyle w:val="ListParagraph"/>
        <w:keepNext/>
        <w:keepLines/>
        <w:numPr>
          <w:ilvl w:val="1"/>
          <w:numId w:val="10"/>
        </w:numPr>
        <w:spacing w:after="0" w:line="240" w:lineRule="auto"/>
      </w:pPr>
      <w:r>
        <w:t>Timestamp detailing the when in the record each data point was collected.</w:t>
      </w:r>
    </w:p>
    <w:p w:rsidR="00D6053C" w:rsidRDefault="00D6053C" w:rsidP="00297E9F">
      <w:pPr>
        <w:keepNext/>
        <w:keepLines/>
        <w:spacing w:after="0" w:line="240" w:lineRule="auto"/>
      </w:pPr>
    </w:p>
    <w:p w:rsidR="00D6053C" w:rsidRDefault="00D6053C" w:rsidP="00297E9F">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rsidR="00D6053C" w:rsidRDefault="001E362D" w:rsidP="00297E9F">
      <w:pPr>
        <w:pStyle w:val="ListParagraph"/>
        <w:keepNext/>
        <w:keepLines/>
        <w:numPr>
          <w:ilvl w:val="1"/>
          <w:numId w:val="10"/>
        </w:numPr>
        <w:spacing w:after="0" w:line="240" w:lineRule="auto"/>
      </w:pPr>
      <w:r>
        <w:t>Vertical axis of the accelerometer data.</w:t>
      </w:r>
    </w:p>
    <w:p w:rsidR="00D6053C" w:rsidRDefault="00D6053C" w:rsidP="00297E9F">
      <w:pPr>
        <w:pStyle w:val="ListParagraph"/>
        <w:keepNext/>
        <w:keepLines/>
        <w:spacing w:after="0" w:line="240" w:lineRule="auto"/>
        <w:ind w:left="2520"/>
      </w:pPr>
    </w:p>
    <w:p w:rsidR="00D6053C" w:rsidRDefault="00D6053C" w:rsidP="00297E9F">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rsidR="00D6053C" w:rsidRDefault="001E362D" w:rsidP="00297E9F">
      <w:pPr>
        <w:pStyle w:val="ListParagraph"/>
        <w:keepNext/>
        <w:keepLines/>
        <w:numPr>
          <w:ilvl w:val="1"/>
          <w:numId w:val="10"/>
        </w:numPr>
        <w:spacing w:after="0" w:line="240" w:lineRule="auto"/>
      </w:pPr>
      <w:r>
        <w:t>Lateral axis of the accelerometer data.</w:t>
      </w:r>
    </w:p>
    <w:p w:rsidR="001E362D" w:rsidRDefault="001E362D" w:rsidP="00297E9F">
      <w:pPr>
        <w:pStyle w:val="ListParagraph"/>
        <w:keepNext/>
        <w:keepLines/>
        <w:spacing w:after="0" w:line="240" w:lineRule="auto"/>
        <w:ind w:left="2520"/>
      </w:pPr>
    </w:p>
    <w:p w:rsidR="001E362D" w:rsidRDefault="001E362D" w:rsidP="00297E9F">
      <w:pPr>
        <w:pStyle w:val="ListParagraph"/>
        <w:keepNext/>
        <w:keepLines/>
        <w:numPr>
          <w:ilvl w:val="0"/>
          <w:numId w:val="10"/>
        </w:numPr>
        <w:spacing w:after="0" w:line="240" w:lineRule="auto"/>
      </w:pPr>
      <w:r>
        <w:rPr>
          <w:b/>
        </w:rPr>
        <w:t xml:space="preserve">Public float </w:t>
      </w:r>
      <w:r>
        <w:t>Sagittal</w:t>
      </w:r>
    </w:p>
    <w:p w:rsidR="001E362D" w:rsidRDefault="001E362D" w:rsidP="00297E9F">
      <w:pPr>
        <w:pStyle w:val="ListParagraph"/>
        <w:keepNext/>
        <w:keepLines/>
        <w:numPr>
          <w:ilvl w:val="1"/>
          <w:numId w:val="10"/>
        </w:numPr>
        <w:spacing w:after="0" w:line="240" w:lineRule="auto"/>
      </w:pPr>
      <w:r>
        <w:t>Sagittal axis of the accelerometer data.</w:t>
      </w:r>
    </w:p>
    <w:p w:rsidR="00D6053C" w:rsidRDefault="00D6053C" w:rsidP="00297E9F">
      <w:pPr>
        <w:pStyle w:val="ListParagraph"/>
        <w:keepNext/>
        <w:keepLines/>
        <w:spacing w:after="0" w:line="240" w:lineRule="auto"/>
        <w:ind w:left="2520"/>
      </w:pPr>
    </w:p>
    <w:p w:rsidR="00D6053C" w:rsidRDefault="001E362D"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sidR="00D6053C">
        <w:rPr>
          <w:b/>
        </w:rPr>
        <w:t xml:space="preserve"> </w:t>
      </w:r>
      <w:proofErr w:type="spellStart"/>
      <w:r>
        <w:t>PatientDataId</w:t>
      </w:r>
      <w:proofErr w:type="spellEnd"/>
    </w:p>
    <w:p w:rsidR="00D6053C" w:rsidRDefault="001E362D"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DE6FC9">
        <w:rPr>
          <w:b/>
        </w:rPr>
        <w:t>PatientData</w:t>
      </w:r>
      <w:proofErr w:type="spellEnd"/>
      <w:r>
        <w:t xml:space="preserve"> table that this data record corresponds to. </w:t>
      </w:r>
    </w:p>
    <w:p w:rsidR="00D6053C" w:rsidRDefault="00D6053C" w:rsidP="00297E9F">
      <w:pPr>
        <w:pStyle w:val="ListParagraph"/>
        <w:keepNext/>
        <w:keepLines/>
        <w:spacing w:after="0" w:line="240" w:lineRule="auto"/>
        <w:ind w:left="2520"/>
      </w:pPr>
    </w:p>
    <w:p w:rsidR="00D6053C" w:rsidRPr="00D6053C" w:rsidRDefault="00D6053C" w:rsidP="00297E9F">
      <w:pPr>
        <w:keepNext/>
        <w:keepLines/>
        <w:spacing w:after="0" w:line="240" w:lineRule="auto"/>
        <w:ind w:firstLine="720"/>
        <w:rPr>
          <w:b/>
        </w:rPr>
      </w:pPr>
      <w:r w:rsidRPr="00D6053C">
        <w:rPr>
          <w:b/>
        </w:rPr>
        <w:lastRenderedPageBreak/>
        <w:t>Operations:</w:t>
      </w:r>
    </w:p>
    <w:p w:rsidR="00D6053C" w:rsidRDefault="00D6053C" w:rsidP="00297E9F">
      <w:pPr>
        <w:pStyle w:val="ListParagraph"/>
        <w:keepNext/>
        <w:keepLines/>
        <w:numPr>
          <w:ilvl w:val="0"/>
          <w:numId w:val="7"/>
        </w:numPr>
        <w:spacing w:after="0" w:line="240" w:lineRule="auto"/>
      </w:pPr>
      <w:r w:rsidRPr="00484ED5">
        <w:t>Sets and gets for all attributes.</w:t>
      </w:r>
    </w:p>
    <w:p w:rsidR="00D6053C" w:rsidRDefault="00D6053C" w:rsidP="00297E9F">
      <w:pPr>
        <w:pStyle w:val="ListParagraph"/>
        <w:keepNext/>
        <w:keepLines/>
        <w:spacing w:after="0" w:line="240" w:lineRule="auto"/>
        <w:ind w:left="1800"/>
      </w:pPr>
    </w:p>
    <w:p w:rsidR="00D6053C" w:rsidRDefault="00D6053C" w:rsidP="00297E9F">
      <w:pPr>
        <w:keepNext/>
        <w:keepLines/>
        <w:spacing w:after="0" w:line="240" w:lineRule="auto"/>
        <w:ind w:left="720"/>
        <w:rPr>
          <w:b/>
        </w:rPr>
      </w:pPr>
      <w:r>
        <w:rPr>
          <w:b/>
        </w:rPr>
        <w:t>Constructors:</w:t>
      </w:r>
    </w:p>
    <w:p w:rsidR="00D6053C" w:rsidRDefault="00D6053C" w:rsidP="00297E9F">
      <w:pPr>
        <w:pStyle w:val="ListParagraph"/>
        <w:keepNext/>
        <w:keepLines/>
        <w:numPr>
          <w:ilvl w:val="0"/>
          <w:numId w:val="14"/>
        </w:numPr>
        <w:spacing w:after="0" w:line="240" w:lineRule="auto"/>
        <w:rPr>
          <w:b/>
        </w:rPr>
      </w:pPr>
      <w:r>
        <w:rPr>
          <w:b/>
        </w:rPr>
        <w:t xml:space="preserve">Public </w:t>
      </w:r>
      <w:proofErr w:type="spellStart"/>
      <w:r w:rsidR="001E362D">
        <w:t>MSBandAccelerometer</w:t>
      </w:r>
      <w:proofErr w:type="spellEnd"/>
      <w:r>
        <w:t>()</w:t>
      </w:r>
    </w:p>
    <w:p w:rsidR="00D6053C" w:rsidRDefault="00D6053C" w:rsidP="00297E9F">
      <w:pPr>
        <w:pStyle w:val="ListParagraph"/>
        <w:keepNext/>
        <w:keepLines/>
        <w:numPr>
          <w:ilvl w:val="1"/>
          <w:numId w:val="14"/>
        </w:numPr>
        <w:spacing w:after="0" w:line="240" w:lineRule="auto"/>
        <w:rPr>
          <w:b/>
        </w:rPr>
      </w:pPr>
      <w:r>
        <w:t>Default constructor</w:t>
      </w:r>
    </w:p>
    <w:p w:rsidR="00D6053C" w:rsidRDefault="00D6053C" w:rsidP="00297E9F">
      <w:pPr>
        <w:keepNext/>
        <w:keepLines/>
      </w:pPr>
    </w:p>
    <w:p w:rsidR="00B342B8" w:rsidRDefault="00B342B8" w:rsidP="00297E9F">
      <w:pPr>
        <w:pStyle w:val="Heading4"/>
        <w:keepNext/>
        <w:keepLines/>
      </w:pPr>
      <w:proofErr w:type="spellStart"/>
      <w:r>
        <w:t>MSBandCalories</w:t>
      </w:r>
      <w:proofErr w:type="spellEnd"/>
    </w:p>
    <w:p w:rsidR="00B342B8" w:rsidRDefault="00B342B8"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MSBandCalories</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t>Unique id generated by the system for each Microsoft Band Calorie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t>Date information for when the patient collected the data.</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Total</w:t>
      </w:r>
    </w:p>
    <w:p w:rsidR="00B342B8" w:rsidRDefault="00B342B8" w:rsidP="00297E9F">
      <w:pPr>
        <w:pStyle w:val="ListParagraph"/>
        <w:keepNext/>
        <w:keepLines/>
        <w:numPr>
          <w:ilvl w:val="1"/>
          <w:numId w:val="10"/>
        </w:numPr>
        <w:spacing w:after="0" w:line="240" w:lineRule="auto"/>
      </w:pPr>
      <w:r>
        <w:t>Total calories burned at the moment of each data sample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B342B8" w:rsidRPr="00DE6FC9"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pStyle w:val="ListParagraph"/>
        <w:keepNext/>
        <w:keepLines/>
        <w:spacing w:after="0" w:line="240" w:lineRule="auto"/>
        <w:ind w:left="2520"/>
      </w:pPr>
    </w:p>
    <w:p w:rsidR="00B342B8" w:rsidRDefault="00B342B8" w:rsidP="00297E9F">
      <w:pPr>
        <w:pStyle w:val="Heading4"/>
        <w:keepNext/>
        <w:keepLines/>
      </w:pPr>
      <w:proofErr w:type="spellStart"/>
      <w:r>
        <w:t>MSBandGyroscope</w:t>
      </w:r>
      <w:proofErr w:type="spellEnd"/>
    </w:p>
    <w:p w:rsidR="00B342B8" w:rsidRDefault="00B342B8"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MSBandGyroscope</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lastRenderedPageBreak/>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t xml:space="preserve">Unique id generated by the system for each Microsoft Band </w:t>
      </w:r>
      <w:proofErr w:type="spellStart"/>
      <w:r>
        <w:t>Gyproscope</w:t>
      </w:r>
      <w:proofErr w:type="spellEnd"/>
      <w:r>
        <w:t xml:space="preserv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t>Date information for when the patient collected the data.</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t xml:space="preserve"> Timestamp</w:t>
      </w:r>
    </w:p>
    <w:p w:rsidR="00B342B8" w:rsidRDefault="00B342B8" w:rsidP="00297E9F">
      <w:pPr>
        <w:pStyle w:val="ListParagraph"/>
        <w:keepNext/>
        <w:keepLines/>
        <w:numPr>
          <w:ilvl w:val="1"/>
          <w:numId w:val="10"/>
        </w:numPr>
        <w:spacing w:after="0" w:line="240" w:lineRule="auto"/>
      </w:pPr>
      <w:r>
        <w:t>Timestamp detailing the when in the record each data point was collected.</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float </w:t>
      </w:r>
      <w:r>
        <w:t>X</w:t>
      </w:r>
    </w:p>
    <w:p w:rsidR="00B342B8" w:rsidRDefault="00B342B8" w:rsidP="00297E9F">
      <w:pPr>
        <w:pStyle w:val="ListParagraph"/>
        <w:keepNext/>
        <w:keepLines/>
        <w:numPr>
          <w:ilvl w:val="1"/>
          <w:numId w:val="10"/>
        </w:numPr>
        <w:spacing w:after="0" w:line="240" w:lineRule="auto"/>
      </w:pPr>
      <w:r>
        <w:t>X axis of the gyroscope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float </w:t>
      </w:r>
      <w:r>
        <w:t>Y</w:t>
      </w:r>
    </w:p>
    <w:p w:rsidR="00B342B8" w:rsidRDefault="00B342B8" w:rsidP="00297E9F">
      <w:pPr>
        <w:pStyle w:val="ListParagraph"/>
        <w:keepNext/>
        <w:keepLines/>
        <w:numPr>
          <w:ilvl w:val="1"/>
          <w:numId w:val="10"/>
        </w:numPr>
        <w:spacing w:after="0" w:line="240" w:lineRule="auto"/>
      </w:pPr>
      <w:r>
        <w:t>Y axis of the gyroscope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float </w:t>
      </w:r>
      <w:r>
        <w:t>Z</w:t>
      </w:r>
    </w:p>
    <w:p w:rsidR="00B342B8" w:rsidRDefault="00B342B8" w:rsidP="00297E9F">
      <w:pPr>
        <w:pStyle w:val="ListParagraph"/>
        <w:keepNext/>
        <w:keepLines/>
        <w:numPr>
          <w:ilvl w:val="1"/>
          <w:numId w:val="10"/>
        </w:numPr>
        <w:spacing w:after="0" w:line="240" w:lineRule="auto"/>
      </w:pPr>
      <w:r>
        <w:t>Z axis of the gyroscope data record.</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MSBandGyroscope</w:t>
      </w:r>
      <w:proofErr w:type="spellEnd"/>
      <w:r>
        <w:t>()</w:t>
      </w:r>
    </w:p>
    <w:p w:rsidR="00B342B8"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pStyle w:val="ListParagraph"/>
        <w:keepNext/>
        <w:keepLines/>
        <w:spacing w:after="0" w:line="240" w:lineRule="auto"/>
        <w:ind w:left="2520"/>
        <w:rPr>
          <w:b/>
        </w:rPr>
      </w:pPr>
    </w:p>
    <w:p w:rsidR="00B342B8" w:rsidRDefault="00B342B8" w:rsidP="00297E9F">
      <w:pPr>
        <w:pStyle w:val="Heading4"/>
        <w:keepNext/>
        <w:keepLines/>
      </w:pPr>
      <w:proofErr w:type="spellStart"/>
      <w:r>
        <w:t>MSBandHeartRate</w:t>
      </w:r>
      <w:proofErr w:type="spellEnd"/>
    </w:p>
    <w:p w:rsidR="00B342B8" w:rsidRDefault="00B342B8"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MSBandHeartRate</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t>Unique id generated by the system for each Microsoft Band Heart Rate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lastRenderedPageBreak/>
        <w:t>Date information for when the patient collected the data.</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string </w:t>
      </w:r>
      <w:proofErr w:type="spellStart"/>
      <w:r>
        <w:t>ReadStatus</w:t>
      </w:r>
      <w:proofErr w:type="spellEnd"/>
    </w:p>
    <w:p w:rsidR="00B342B8" w:rsidRDefault="00B342B8" w:rsidP="00297E9F">
      <w:pPr>
        <w:pStyle w:val="ListParagraph"/>
        <w:keepNext/>
        <w:keepLines/>
        <w:numPr>
          <w:ilvl w:val="1"/>
          <w:numId w:val="10"/>
        </w:numPr>
        <w:spacing w:after="0" w:line="240" w:lineRule="auto"/>
      </w:pPr>
      <w:r>
        <w:t xml:space="preserve">Read status </w:t>
      </w:r>
      <w:proofErr w:type="gramStart"/>
      <w:r>
        <w:t>of  the</w:t>
      </w:r>
      <w:proofErr w:type="gramEnd"/>
      <w:r>
        <w:t xml:space="preserve"> heart rate monitor on the device.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B342B8" w:rsidRDefault="00B342B8" w:rsidP="00297E9F">
      <w:pPr>
        <w:pStyle w:val="ListParagraph"/>
        <w:keepNext/>
        <w:keepLines/>
        <w:numPr>
          <w:ilvl w:val="1"/>
          <w:numId w:val="10"/>
        </w:numPr>
        <w:spacing w:after="0" w:line="240" w:lineRule="auto"/>
      </w:pPr>
      <w:r>
        <w:t>Heart rate at the moment of each data sample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MSBandHeartRate</w:t>
      </w:r>
      <w:proofErr w:type="spellEnd"/>
      <w:r>
        <w:t>()</w:t>
      </w:r>
    </w:p>
    <w:p w:rsidR="00B342B8" w:rsidRPr="0052061F"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keepNext/>
        <w:keepLines/>
      </w:pPr>
    </w:p>
    <w:p w:rsidR="00B342B8" w:rsidRDefault="00B342B8" w:rsidP="00297E9F">
      <w:pPr>
        <w:pStyle w:val="Heading4"/>
        <w:keepNext/>
        <w:keepLines/>
      </w:pPr>
      <w:proofErr w:type="spellStart"/>
      <w:r>
        <w:t>MSBandDistance</w:t>
      </w:r>
      <w:proofErr w:type="spellEnd"/>
    </w:p>
    <w:p w:rsidR="00B342B8" w:rsidRDefault="00B342B8"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MSBandDistance</w:t>
      </w:r>
      <w:proofErr w:type="spellEnd"/>
      <w:r>
        <w:rPr>
          <w:b/>
        </w:rPr>
        <w:t xml:space="preserve"> </w:t>
      </w:r>
      <w:r>
        <w:t xml:space="preserve">object.  </w:t>
      </w:r>
    </w:p>
    <w:p w:rsidR="00B342B8" w:rsidRDefault="00B342B8" w:rsidP="00297E9F">
      <w:pPr>
        <w:keepNext/>
        <w:keepLines/>
        <w:spacing w:after="0" w:line="360" w:lineRule="auto"/>
        <w:rPr>
          <w:b/>
        </w:rPr>
      </w:pPr>
      <w:r>
        <w:rPr>
          <w:b/>
        </w:rPr>
        <w:t>&lt;&lt;Entity&gt;&gt;</w:t>
      </w:r>
    </w:p>
    <w:p w:rsidR="00B342B8" w:rsidRDefault="00B342B8" w:rsidP="00297E9F">
      <w:pPr>
        <w:keepNext/>
        <w:keepLines/>
        <w:spacing w:after="0" w:line="240" w:lineRule="auto"/>
        <w:ind w:firstLine="720"/>
      </w:pPr>
      <w:r>
        <w:rPr>
          <w:b/>
        </w:rPr>
        <w:t>Attributes:</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B342B8" w:rsidRDefault="00B342B8" w:rsidP="00297E9F">
      <w:pPr>
        <w:pStyle w:val="ListParagraph"/>
        <w:keepNext/>
        <w:keepLines/>
        <w:numPr>
          <w:ilvl w:val="1"/>
          <w:numId w:val="10"/>
        </w:numPr>
        <w:spacing w:after="0" w:line="240" w:lineRule="auto"/>
      </w:pPr>
      <w:r>
        <w:t>Unique id generated by the system for each Microsoft Band Distance data record.</w:t>
      </w:r>
    </w:p>
    <w:p w:rsidR="00B342B8" w:rsidRDefault="00B342B8" w:rsidP="00297E9F">
      <w:pPr>
        <w:pStyle w:val="ListParagraph"/>
        <w:keepNext/>
        <w:keepLines/>
        <w:spacing w:after="0" w:line="240" w:lineRule="auto"/>
        <w:ind w:left="2520"/>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B342B8" w:rsidRDefault="00B342B8" w:rsidP="00297E9F">
      <w:pPr>
        <w:pStyle w:val="ListParagraph"/>
        <w:keepNext/>
        <w:keepLines/>
        <w:numPr>
          <w:ilvl w:val="1"/>
          <w:numId w:val="10"/>
        </w:numPr>
        <w:spacing w:after="0" w:line="240" w:lineRule="auto"/>
      </w:pPr>
      <w:r>
        <w:t>Date information for when the patient collected the data.</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r w:rsidR="007B5345">
        <w:rPr>
          <w:b/>
        </w:rPr>
        <w:t>string</w:t>
      </w:r>
      <w:r>
        <w:rPr>
          <w:b/>
        </w:rPr>
        <w:t xml:space="preserve"> </w:t>
      </w:r>
      <w:proofErr w:type="spellStart"/>
      <w:r w:rsidR="007B5345">
        <w:t>MotionType</w:t>
      </w:r>
      <w:proofErr w:type="spellEnd"/>
    </w:p>
    <w:p w:rsidR="00B342B8" w:rsidRDefault="007B5345" w:rsidP="00297E9F">
      <w:pPr>
        <w:pStyle w:val="ListParagraph"/>
        <w:keepNext/>
        <w:keepLines/>
        <w:numPr>
          <w:ilvl w:val="1"/>
          <w:numId w:val="10"/>
        </w:numPr>
        <w:spacing w:after="0" w:line="240" w:lineRule="auto"/>
      </w:pPr>
      <w:r>
        <w:t>Describes the type of motion that is occurring at the time of each data sample</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float </w:t>
      </w:r>
      <w:r>
        <w:t>Pace</w:t>
      </w:r>
    </w:p>
    <w:p w:rsidR="007B5345" w:rsidRDefault="007B5345" w:rsidP="00297E9F">
      <w:pPr>
        <w:pStyle w:val="ListParagraph"/>
        <w:keepNext/>
        <w:keepLines/>
        <w:numPr>
          <w:ilvl w:val="1"/>
          <w:numId w:val="10"/>
        </w:numPr>
        <w:spacing w:after="0" w:line="240" w:lineRule="auto"/>
      </w:pPr>
      <w:r>
        <w:t>Describes the pace of the movement in min/km at the time of each data sample</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float </w:t>
      </w:r>
      <w:r>
        <w:t>Speed</w:t>
      </w:r>
    </w:p>
    <w:p w:rsidR="007B5345" w:rsidRDefault="007B5345" w:rsidP="00297E9F">
      <w:pPr>
        <w:pStyle w:val="ListParagraph"/>
        <w:keepNext/>
        <w:keepLines/>
        <w:numPr>
          <w:ilvl w:val="1"/>
          <w:numId w:val="10"/>
        </w:numPr>
        <w:spacing w:after="0" w:line="240" w:lineRule="auto"/>
      </w:pPr>
      <w:r>
        <w:lastRenderedPageBreak/>
        <w:t>Describes the speed of the user in km/</w:t>
      </w:r>
      <w:proofErr w:type="spellStart"/>
      <w:r>
        <w:t>hr</w:t>
      </w:r>
      <w:proofErr w:type="spellEnd"/>
      <w:r>
        <w:t xml:space="preserve"> at the time of each data sample</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string </w:t>
      </w:r>
      <w:r>
        <w:t>Total</w:t>
      </w:r>
    </w:p>
    <w:p w:rsidR="007B5345" w:rsidRDefault="007B5345" w:rsidP="00297E9F">
      <w:pPr>
        <w:pStyle w:val="ListParagraph"/>
        <w:keepNext/>
        <w:keepLines/>
        <w:numPr>
          <w:ilvl w:val="1"/>
          <w:numId w:val="10"/>
        </w:numPr>
        <w:spacing w:after="0" w:line="240" w:lineRule="auto"/>
      </w:pPr>
      <w:r>
        <w:t>Describes the total distance that has been travelled at the time of each data sample</w:t>
      </w:r>
    </w:p>
    <w:p w:rsidR="00B342B8" w:rsidRDefault="00B342B8" w:rsidP="00297E9F">
      <w:pPr>
        <w:keepNext/>
        <w:keepLines/>
        <w:spacing w:after="0" w:line="240" w:lineRule="auto"/>
      </w:pPr>
    </w:p>
    <w:p w:rsidR="00B342B8" w:rsidRDefault="00B342B8"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B342B8" w:rsidRDefault="00B342B8"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B342B8" w:rsidRDefault="00B342B8" w:rsidP="00297E9F">
      <w:pPr>
        <w:pStyle w:val="ListParagraph"/>
        <w:keepNext/>
        <w:keepLines/>
        <w:spacing w:after="0" w:line="240" w:lineRule="auto"/>
        <w:ind w:left="2520"/>
      </w:pPr>
    </w:p>
    <w:p w:rsidR="00B342B8" w:rsidRPr="00D6053C" w:rsidRDefault="00B342B8" w:rsidP="00297E9F">
      <w:pPr>
        <w:keepNext/>
        <w:keepLines/>
        <w:spacing w:after="0" w:line="240" w:lineRule="auto"/>
        <w:ind w:firstLine="720"/>
        <w:rPr>
          <w:b/>
        </w:rPr>
      </w:pPr>
      <w:r w:rsidRPr="00D6053C">
        <w:rPr>
          <w:b/>
        </w:rPr>
        <w:t>Operations:</w:t>
      </w:r>
    </w:p>
    <w:p w:rsidR="00B342B8" w:rsidRDefault="00B342B8" w:rsidP="00297E9F">
      <w:pPr>
        <w:pStyle w:val="ListParagraph"/>
        <w:keepNext/>
        <w:keepLines/>
        <w:numPr>
          <w:ilvl w:val="0"/>
          <w:numId w:val="7"/>
        </w:numPr>
        <w:spacing w:after="0" w:line="240" w:lineRule="auto"/>
      </w:pPr>
      <w:r w:rsidRPr="00484ED5">
        <w:t>Sets and gets for all attributes.</w:t>
      </w:r>
    </w:p>
    <w:p w:rsidR="00B342B8" w:rsidRDefault="00B342B8" w:rsidP="00297E9F">
      <w:pPr>
        <w:pStyle w:val="ListParagraph"/>
        <w:keepNext/>
        <w:keepLines/>
        <w:spacing w:after="0" w:line="240" w:lineRule="auto"/>
        <w:ind w:left="1800"/>
      </w:pPr>
    </w:p>
    <w:p w:rsidR="00B342B8" w:rsidRDefault="00B342B8" w:rsidP="00297E9F">
      <w:pPr>
        <w:keepNext/>
        <w:keepLines/>
        <w:spacing w:after="0" w:line="240" w:lineRule="auto"/>
        <w:ind w:left="720"/>
        <w:rPr>
          <w:b/>
        </w:rPr>
      </w:pPr>
      <w:r>
        <w:rPr>
          <w:b/>
        </w:rPr>
        <w:t>Constructors:</w:t>
      </w:r>
    </w:p>
    <w:p w:rsidR="00B342B8" w:rsidRDefault="00B342B8" w:rsidP="00297E9F">
      <w:pPr>
        <w:pStyle w:val="ListParagraph"/>
        <w:keepNext/>
        <w:keepLines/>
        <w:numPr>
          <w:ilvl w:val="0"/>
          <w:numId w:val="14"/>
        </w:numPr>
        <w:spacing w:after="0" w:line="240" w:lineRule="auto"/>
        <w:rPr>
          <w:b/>
        </w:rPr>
      </w:pPr>
      <w:r>
        <w:rPr>
          <w:b/>
        </w:rPr>
        <w:t xml:space="preserve">Public </w:t>
      </w:r>
      <w:proofErr w:type="spellStart"/>
      <w:r>
        <w:t>MSBand</w:t>
      </w:r>
      <w:r w:rsidR="007B5345">
        <w:t>Distance</w:t>
      </w:r>
      <w:proofErr w:type="spellEnd"/>
      <w:r>
        <w:t>()</w:t>
      </w:r>
    </w:p>
    <w:p w:rsidR="00B342B8" w:rsidRPr="0052061F" w:rsidRDefault="00B342B8" w:rsidP="00297E9F">
      <w:pPr>
        <w:pStyle w:val="ListParagraph"/>
        <w:keepNext/>
        <w:keepLines/>
        <w:numPr>
          <w:ilvl w:val="1"/>
          <w:numId w:val="14"/>
        </w:numPr>
        <w:spacing w:after="0" w:line="240" w:lineRule="auto"/>
        <w:rPr>
          <w:b/>
        </w:rPr>
      </w:pPr>
      <w:r>
        <w:t>Default constructor</w:t>
      </w:r>
    </w:p>
    <w:p w:rsidR="00B342B8" w:rsidRDefault="00B342B8" w:rsidP="00297E9F">
      <w:pPr>
        <w:keepNext/>
        <w:keepLines/>
      </w:pPr>
    </w:p>
    <w:p w:rsidR="007B5345" w:rsidRDefault="007B5345" w:rsidP="00297E9F">
      <w:pPr>
        <w:pStyle w:val="Heading4"/>
        <w:keepNext/>
        <w:keepLines/>
      </w:pPr>
      <w:proofErr w:type="spellStart"/>
      <w:r>
        <w:t>MSBandUV</w:t>
      </w:r>
      <w:proofErr w:type="spellEnd"/>
    </w:p>
    <w:p w:rsidR="007B5345" w:rsidRDefault="007B5345"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MSBandUV</w:t>
      </w:r>
      <w:proofErr w:type="spellEnd"/>
      <w:r>
        <w:rPr>
          <w:b/>
        </w:rPr>
        <w:t xml:space="preserve"> </w:t>
      </w:r>
      <w:r>
        <w:t xml:space="preserve">object.  </w:t>
      </w:r>
    </w:p>
    <w:p w:rsidR="007B5345" w:rsidRDefault="007B5345" w:rsidP="00297E9F">
      <w:pPr>
        <w:keepNext/>
        <w:keepLines/>
        <w:spacing w:after="0" w:line="360" w:lineRule="auto"/>
        <w:rPr>
          <w:b/>
        </w:rPr>
      </w:pPr>
      <w:r>
        <w:rPr>
          <w:b/>
        </w:rPr>
        <w:t>&lt;&lt;Entity&gt;&gt;</w:t>
      </w:r>
    </w:p>
    <w:p w:rsidR="007B5345" w:rsidRDefault="007B5345" w:rsidP="00297E9F">
      <w:pPr>
        <w:keepNext/>
        <w:keepLines/>
        <w:spacing w:after="0" w:line="240" w:lineRule="auto"/>
        <w:ind w:firstLine="720"/>
      </w:pPr>
      <w:r>
        <w:rPr>
          <w:b/>
        </w:rPr>
        <w:t>Attributes:</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297E9F">
      <w:pPr>
        <w:pStyle w:val="ListParagraph"/>
        <w:keepNext/>
        <w:keepLines/>
        <w:numPr>
          <w:ilvl w:val="1"/>
          <w:numId w:val="10"/>
        </w:numPr>
        <w:spacing w:after="0" w:line="240" w:lineRule="auto"/>
      </w:pPr>
      <w:r>
        <w:t>Unique id generated by the system for each Microsoft Band UV data record.</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297E9F">
      <w:pPr>
        <w:pStyle w:val="ListParagraph"/>
        <w:keepNext/>
        <w:keepLines/>
        <w:numPr>
          <w:ilvl w:val="1"/>
          <w:numId w:val="10"/>
        </w:numPr>
        <w:spacing w:after="0" w:line="240" w:lineRule="auto"/>
      </w:pPr>
      <w:r>
        <w:t>Date information for when the patient collected the data.</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UVIndex</w:t>
      </w:r>
      <w:proofErr w:type="spellEnd"/>
    </w:p>
    <w:p w:rsidR="007B5345" w:rsidRDefault="007B5345" w:rsidP="00297E9F">
      <w:pPr>
        <w:pStyle w:val="ListParagraph"/>
        <w:keepNext/>
        <w:keepLines/>
        <w:numPr>
          <w:ilvl w:val="1"/>
          <w:numId w:val="10"/>
        </w:numPr>
        <w:spacing w:after="0" w:line="240" w:lineRule="auto"/>
      </w:pPr>
      <w:r>
        <w:t xml:space="preserve">UV index measured by the device at the moment of </w:t>
      </w:r>
      <w:r w:rsidR="00CB3DCD">
        <w:t>e</w:t>
      </w:r>
      <w:r>
        <w:t>ach data sample</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297E9F">
      <w:pPr>
        <w:pStyle w:val="ListParagraph"/>
        <w:keepNext/>
        <w:keepLines/>
        <w:spacing w:after="0" w:line="240" w:lineRule="auto"/>
        <w:ind w:left="2520"/>
      </w:pPr>
    </w:p>
    <w:p w:rsidR="007B5345" w:rsidRPr="00D6053C" w:rsidRDefault="007B5345" w:rsidP="00297E9F">
      <w:pPr>
        <w:keepNext/>
        <w:keepLines/>
        <w:spacing w:after="0" w:line="240" w:lineRule="auto"/>
        <w:ind w:firstLine="720"/>
        <w:rPr>
          <w:b/>
        </w:rPr>
      </w:pPr>
      <w:r w:rsidRPr="00D6053C">
        <w:rPr>
          <w:b/>
        </w:rPr>
        <w:t>Operations:</w:t>
      </w:r>
    </w:p>
    <w:p w:rsidR="007B5345" w:rsidRDefault="007B5345" w:rsidP="00297E9F">
      <w:pPr>
        <w:pStyle w:val="ListParagraph"/>
        <w:keepNext/>
        <w:keepLines/>
        <w:numPr>
          <w:ilvl w:val="0"/>
          <w:numId w:val="7"/>
        </w:numPr>
        <w:spacing w:after="0" w:line="240" w:lineRule="auto"/>
      </w:pPr>
      <w:r w:rsidRPr="00484ED5">
        <w:t>Sets and gets for all attributes.</w:t>
      </w:r>
    </w:p>
    <w:p w:rsidR="007B5345" w:rsidRDefault="007B5345" w:rsidP="00297E9F">
      <w:pPr>
        <w:pStyle w:val="ListParagraph"/>
        <w:keepNext/>
        <w:keepLines/>
        <w:spacing w:after="0" w:line="240" w:lineRule="auto"/>
        <w:ind w:left="1800"/>
      </w:pPr>
    </w:p>
    <w:p w:rsidR="007B5345" w:rsidRDefault="007B5345" w:rsidP="00297E9F">
      <w:pPr>
        <w:keepNext/>
        <w:keepLines/>
        <w:spacing w:after="0" w:line="240" w:lineRule="auto"/>
        <w:ind w:left="720"/>
        <w:rPr>
          <w:b/>
        </w:rPr>
      </w:pPr>
      <w:r>
        <w:rPr>
          <w:b/>
        </w:rPr>
        <w:t>Constructors:</w:t>
      </w:r>
    </w:p>
    <w:p w:rsidR="007B5345" w:rsidRDefault="007B5345" w:rsidP="00297E9F">
      <w:pPr>
        <w:pStyle w:val="ListParagraph"/>
        <w:keepNext/>
        <w:keepLines/>
        <w:numPr>
          <w:ilvl w:val="0"/>
          <w:numId w:val="14"/>
        </w:numPr>
        <w:spacing w:after="0" w:line="240" w:lineRule="auto"/>
        <w:rPr>
          <w:b/>
        </w:rPr>
      </w:pPr>
      <w:r>
        <w:rPr>
          <w:b/>
        </w:rPr>
        <w:lastRenderedPageBreak/>
        <w:t xml:space="preserve">Public </w:t>
      </w:r>
      <w:proofErr w:type="spellStart"/>
      <w:r>
        <w:t>MSBandUV</w:t>
      </w:r>
      <w:proofErr w:type="spellEnd"/>
      <w:r>
        <w:t>()</w:t>
      </w:r>
    </w:p>
    <w:p w:rsidR="007B5345" w:rsidRPr="0052061F" w:rsidRDefault="007B5345" w:rsidP="00297E9F">
      <w:pPr>
        <w:pStyle w:val="ListParagraph"/>
        <w:keepNext/>
        <w:keepLines/>
        <w:numPr>
          <w:ilvl w:val="1"/>
          <w:numId w:val="14"/>
        </w:numPr>
        <w:spacing w:after="0" w:line="240" w:lineRule="auto"/>
        <w:rPr>
          <w:b/>
        </w:rPr>
      </w:pPr>
      <w:r>
        <w:t>Default constructor</w:t>
      </w:r>
    </w:p>
    <w:p w:rsidR="007B5345" w:rsidRDefault="007B5345" w:rsidP="00297E9F">
      <w:pPr>
        <w:keepNext/>
        <w:keepLines/>
      </w:pPr>
    </w:p>
    <w:p w:rsidR="007B5345" w:rsidRDefault="007B5345" w:rsidP="00297E9F">
      <w:pPr>
        <w:pStyle w:val="Heading4"/>
        <w:keepNext/>
        <w:keepLines/>
      </w:pPr>
      <w:proofErr w:type="spellStart"/>
      <w:r>
        <w:t>MSBand</w:t>
      </w:r>
      <w:r w:rsidR="00A132B0">
        <w:t>Temperature</w:t>
      </w:r>
      <w:proofErr w:type="spellEnd"/>
    </w:p>
    <w:p w:rsidR="007B5345" w:rsidRDefault="007B5345" w:rsidP="00297E9F">
      <w:pPr>
        <w:keepNext/>
        <w:keepLines/>
      </w:pPr>
      <w:r w:rsidRPr="00F82B86">
        <w:t>T</w:t>
      </w:r>
      <w:r>
        <w:t>his</w:t>
      </w:r>
      <w:r w:rsidRPr="00F82B86">
        <w:t xml:space="preserve"> clas</w:t>
      </w:r>
      <w:r>
        <w:t xml:space="preserve">s describes the attributes and construction of </w:t>
      </w:r>
      <w:proofErr w:type="gramStart"/>
      <w:r>
        <w:t>a</w:t>
      </w:r>
      <w:proofErr w:type="gramEnd"/>
      <w:r>
        <w:t xml:space="preserve"> </w:t>
      </w:r>
      <w:proofErr w:type="spellStart"/>
      <w:r>
        <w:rPr>
          <w:b/>
        </w:rPr>
        <w:t>MSBandTemperature</w:t>
      </w:r>
      <w:proofErr w:type="spellEnd"/>
      <w:r>
        <w:rPr>
          <w:b/>
        </w:rPr>
        <w:t xml:space="preserve"> </w:t>
      </w:r>
      <w:r>
        <w:t xml:space="preserve">object.  </w:t>
      </w:r>
    </w:p>
    <w:p w:rsidR="007B5345" w:rsidRDefault="007B5345" w:rsidP="00297E9F">
      <w:pPr>
        <w:keepNext/>
        <w:keepLines/>
        <w:spacing w:after="0" w:line="360" w:lineRule="auto"/>
        <w:rPr>
          <w:b/>
        </w:rPr>
      </w:pPr>
      <w:r>
        <w:rPr>
          <w:b/>
        </w:rPr>
        <w:t>&lt;&lt;Entity&gt;&gt;</w:t>
      </w:r>
    </w:p>
    <w:p w:rsidR="007B5345" w:rsidRDefault="007B5345" w:rsidP="00297E9F">
      <w:pPr>
        <w:keepNext/>
        <w:keepLines/>
        <w:spacing w:after="0" w:line="240" w:lineRule="auto"/>
        <w:ind w:firstLine="720"/>
      </w:pPr>
      <w:r>
        <w:rPr>
          <w:b/>
        </w:rPr>
        <w:t>Attributes:</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7B5345" w:rsidRDefault="007B5345" w:rsidP="00297E9F">
      <w:pPr>
        <w:pStyle w:val="ListParagraph"/>
        <w:keepNext/>
        <w:keepLines/>
        <w:numPr>
          <w:ilvl w:val="1"/>
          <w:numId w:val="10"/>
        </w:numPr>
        <w:spacing w:after="0" w:line="240" w:lineRule="auto"/>
      </w:pPr>
      <w:r>
        <w:t>Unique id generated by the system for each Microsoft Band Calorie data record.</w:t>
      </w:r>
    </w:p>
    <w:p w:rsidR="007B5345" w:rsidRDefault="007B5345" w:rsidP="00297E9F">
      <w:pPr>
        <w:pStyle w:val="ListParagraph"/>
        <w:keepNext/>
        <w:keepLines/>
        <w:spacing w:after="0" w:line="240" w:lineRule="auto"/>
        <w:ind w:left="2520"/>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7B5345" w:rsidRDefault="007B5345" w:rsidP="00297E9F">
      <w:pPr>
        <w:pStyle w:val="ListParagraph"/>
        <w:keepNext/>
        <w:keepLines/>
        <w:numPr>
          <w:ilvl w:val="1"/>
          <w:numId w:val="10"/>
        </w:numPr>
        <w:spacing w:after="0" w:line="240" w:lineRule="auto"/>
      </w:pPr>
      <w:r>
        <w:t>Date information for when the patient collected the data.</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Temperature</w:t>
      </w:r>
    </w:p>
    <w:p w:rsidR="007B5345" w:rsidRDefault="007B5345" w:rsidP="00297E9F">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rsidR="007B5345" w:rsidRDefault="007B5345" w:rsidP="00297E9F">
      <w:pPr>
        <w:keepNext/>
        <w:keepLines/>
        <w:spacing w:after="0" w:line="240" w:lineRule="auto"/>
      </w:pPr>
    </w:p>
    <w:p w:rsidR="007B5345" w:rsidRDefault="007B5345"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7B5345" w:rsidRDefault="007B5345"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7B5345" w:rsidRDefault="007B5345" w:rsidP="00297E9F">
      <w:pPr>
        <w:pStyle w:val="ListParagraph"/>
        <w:keepNext/>
        <w:keepLines/>
        <w:spacing w:after="0" w:line="240" w:lineRule="auto"/>
        <w:ind w:left="2520"/>
      </w:pPr>
    </w:p>
    <w:p w:rsidR="007B5345" w:rsidRPr="00D6053C" w:rsidRDefault="007B5345" w:rsidP="00297E9F">
      <w:pPr>
        <w:keepNext/>
        <w:keepLines/>
        <w:spacing w:after="0" w:line="240" w:lineRule="auto"/>
        <w:ind w:firstLine="720"/>
        <w:rPr>
          <w:b/>
        </w:rPr>
      </w:pPr>
      <w:r w:rsidRPr="00D6053C">
        <w:rPr>
          <w:b/>
        </w:rPr>
        <w:t>Operations:</w:t>
      </w:r>
    </w:p>
    <w:p w:rsidR="007B5345" w:rsidRDefault="007B5345" w:rsidP="00297E9F">
      <w:pPr>
        <w:pStyle w:val="ListParagraph"/>
        <w:keepNext/>
        <w:keepLines/>
        <w:numPr>
          <w:ilvl w:val="0"/>
          <w:numId w:val="7"/>
        </w:numPr>
        <w:spacing w:after="0" w:line="240" w:lineRule="auto"/>
      </w:pPr>
      <w:r w:rsidRPr="00484ED5">
        <w:t>Sets and gets for all attributes.</w:t>
      </w:r>
    </w:p>
    <w:p w:rsidR="007B5345" w:rsidRDefault="007B5345" w:rsidP="00297E9F">
      <w:pPr>
        <w:pStyle w:val="ListParagraph"/>
        <w:keepNext/>
        <w:keepLines/>
        <w:spacing w:after="0" w:line="240" w:lineRule="auto"/>
        <w:ind w:left="1800"/>
      </w:pPr>
    </w:p>
    <w:p w:rsidR="007B5345" w:rsidRDefault="007B5345" w:rsidP="00297E9F">
      <w:pPr>
        <w:keepNext/>
        <w:keepLines/>
        <w:spacing w:after="0" w:line="240" w:lineRule="auto"/>
        <w:ind w:left="720"/>
        <w:rPr>
          <w:b/>
        </w:rPr>
      </w:pPr>
      <w:r>
        <w:rPr>
          <w:b/>
        </w:rPr>
        <w:t>Constructors:</w:t>
      </w:r>
    </w:p>
    <w:p w:rsidR="007B5345" w:rsidRDefault="007B5345" w:rsidP="00297E9F">
      <w:pPr>
        <w:pStyle w:val="ListParagraph"/>
        <w:keepNext/>
        <w:keepLines/>
        <w:numPr>
          <w:ilvl w:val="0"/>
          <w:numId w:val="14"/>
        </w:numPr>
        <w:spacing w:after="0" w:line="240" w:lineRule="auto"/>
        <w:rPr>
          <w:b/>
        </w:rPr>
      </w:pPr>
      <w:r>
        <w:rPr>
          <w:b/>
        </w:rPr>
        <w:t xml:space="preserve">Public </w:t>
      </w:r>
      <w:proofErr w:type="spellStart"/>
      <w:r>
        <w:t>MSBandTemperature</w:t>
      </w:r>
      <w:proofErr w:type="spellEnd"/>
      <w:r>
        <w:t>()</w:t>
      </w:r>
    </w:p>
    <w:p w:rsidR="007B5345" w:rsidRPr="0052061F" w:rsidRDefault="007B5345" w:rsidP="00297E9F">
      <w:pPr>
        <w:pStyle w:val="ListParagraph"/>
        <w:keepNext/>
        <w:keepLines/>
        <w:numPr>
          <w:ilvl w:val="1"/>
          <w:numId w:val="14"/>
        </w:numPr>
        <w:spacing w:after="0" w:line="240" w:lineRule="auto"/>
        <w:rPr>
          <w:b/>
        </w:rPr>
      </w:pPr>
      <w:r>
        <w:t>Default constructor</w:t>
      </w:r>
    </w:p>
    <w:p w:rsidR="007B5345" w:rsidRDefault="007B5345" w:rsidP="00297E9F">
      <w:pPr>
        <w:keepNext/>
        <w:keepLines/>
      </w:pPr>
    </w:p>
    <w:p w:rsidR="00CB3DCD" w:rsidRDefault="00CB3DCD" w:rsidP="00297E9F">
      <w:pPr>
        <w:pStyle w:val="Heading4"/>
        <w:keepNext/>
        <w:keepLines/>
      </w:pPr>
      <w:proofErr w:type="spellStart"/>
      <w:r>
        <w:t>BasisPeakSummaryData</w:t>
      </w:r>
      <w:proofErr w:type="spellEnd"/>
    </w:p>
    <w:p w:rsidR="00CB3DCD" w:rsidRDefault="00CB3DCD" w:rsidP="00297E9F">
      <w:pPr>
        <w:keepNext/>
        <w:keepLines/>
      </w:pPr>
      <w:r w:rsidRPr="00F82B86">
        <w:t>T</w:t>
      </w:r>
      <w:r>
        <w:t>his</w:t>
      </w:r>
      <w:r w:rsidRPr="00F82B86">
        <w:t xml:space="preserve"> clas</w:t>
      </w:r>
      <w:r>
        <w:t xml:space="preserve">s describes the attributes and construction of a </w:t>
      </w:r>
      <w:proofErr w:type="spellStart"/>
      <w:r>
        <w:rPr>
          <w:b/>
        </w:rPr>
        <w:t>BasisPeakSummaryData</w:t>
      </w:r>
      <w:proofErr w:type="spellEnd"/>
      <w:r>
        <w:rPr>
          <w:b/>
        </w:rPr>
        <w:t xml:space="preserve"> </w:t>
      </w:r>
      <w:r>
        <w:t xml:space="preserve">object.  </w:t>
      </w:r>
    </w:p>
    <w:p w:rsidR="00CB3DCD" w:rsidRDefault="00CB3DCD" w:rsidP="00297E9F">
      <w:pPr>
        <w:keepNext/>
        <w:keepLines/>
        <w:spacing w:after="0" w:line="360" w:lineRule="auto"/>
        <w:rPr>
          <w:b/>
        </w:rPr>
      </w:pPr>
      <w:r>
        <w:rPr>
          <w:b/>
        </w:rPr>
        <w:t>&lt;&lt;Entity&gt;&gt;</w:t>
      </w:r>
    </w:p>
    <w:p w:rsidR="00CB3DCD" w:rsidRDefault="00CB3DCD" w:rsidP="00297E9F">
      <w:pPr>
        <w:keepNext/>
        <w:keepLines/>
        <w:spacing w:after="0" w:line="240" w:lineRule="auto"/>
        <w:ind w:firstLine="720"/>
      </w:pPr>
      <w:r>
        <w:rPr>
          <w:b/>
        </w:rPr>
        <w:t>Attributes:</w:t>
      </w:r>
    </w:p>
    <w:p w:rsidR="00CB3DCD" w:rsidRDefault="00CB3DCD" w:rsidP="00297E9F">
      <w:pPr>
        <w:pStyle w:val="ListParagraph"/>
        <w:keepNext/>
        <w:keepLines/>
        <w:spacing w:after="0" w:line="240" w:lineRule="auto"/>
        <w:ind w:left="2520"/>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CB3DCD" w:rsidRDefault="00CB3DCD" w:rsidP="00297E9F">
      <w:pPr>
        <w:pStyle w:val="ListParagraph"/>
        <w:keepNext/>
        <w:keepLines/>
        <w:numPr>
          <w:ilvl w:val="1"/>
          <w:numId w:val="10"/>
        </w:numPr>
        <w:spacing w:after="0" w:line="240" w:lineRule="auto"/>
      </w:pPr>
      <w:r>
        <w:t xml:space="preserve">Unique id generated by the system for each </w:t>
      </w:r>
      <w:proofErr w:type="spellStart"/>
      <w:r>
        <w:t>BasicPeak</w:t>
      </w:r>
      <w:proofErr w:type="spellEnd"/>
      <w:r>
        <w:t xml:space="preserve"> Summary data record.</w:t>
      </w:r>
    </w:p>
    <w:p w:rsidR="00CB3DCD" w:rsidRDefault="00CB3DCD" w:rsidP="00297E9F">
      <w:pPr>
        <w:pStyle w:val="ListParagraph"/>
        <w:keepNext/>
        <w:keepLines/>
        <w:spacing w:after="0" w:line="240" w:lineRule="auto"/>
        <w:ind w:left="2520"/>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CB3DCD" w:rsidRDefault="00CB3DCD" w:rsidP="00297E9F">
      <w:pPr>
        <w:pStyle w:val="ListParagraph"/>
        <w:keepNext/>
        <w:keepLines/>
        <w:numPr>
          <w:ilvl w:val="1"/>
          <w:numId w:val="10"/>
        </w:numPr>
        <w:spacing w:after="0" w:line="240" w:lineRule="auto"/>
      </w:pPr>
      <w:r>
        <w:t>Date information for when the patient collected the data.</w:t>
      </w:r>
    </w:p>
    <w:p w:rsidR="00CB3DCD" w:rsidRDefault="00CB3DCD" w:rsidP="00297E9F">
      <w:pPr>
        <w:keepNext/>
        <w:keepLines/>
        <w:spacing w:after="0" w:line="240" w:lineRule="auto"/>
      </w:pPr>
    </w:p>
    <w:p w:rsidR="00CB3DCD" w:rsidRDefault="00CB3DCD" w:rsidP="00297E9F">
      <w:pPr>
        <w:pStyle w:val="ListParagraph"/>
        <w:keepNext/>
        <w:keepLines/>
        <w:numPr>
          <w:ilvl w:val="0"/>
          <w:numId w:val="10"/>
        </w:numPr>
        <w:spacing w:after="0" w:line="240" w:lineRule="auto"/>
      </w:pPr>
      <w:r>
        <w:rPr>
          <w:b/>
        </w:rPr>
        <w:t xml:space="preserve">Public float </w:t>
      </w:r>
      <w:r>
        <w:t>Calories</w:t>
      </w:r>
    </w:p>
    <w:p w:rsidR="00CB3DCD" w:rsidRDefault="00CB3DCD" w:rsidP="00297E9F">
      <w:pPr>
        <w:pStyle w:val="ListParagraph"/>
        <w:keepNext/>
        <w:keepLines/>
        <w:numPr>
          <w:ilvl w:val="1"/>
          <w:numId w:val="10"/>
        </w:numPr>
        <w:spacing w:after="0" w:line="240" w:lineRule="auto"/>
      </w:pPr>
      <w:r>
        <w:t>Total calories burned at the moment of each data sample</w:t>
      </w:r>
    </w:p>
    <w:p w:rsidR="00CB3DCD" w:rsidRDefault="00CB3DCD" w:rsidP="00297E9F">
      <w:pPr>
        <w:keepNext/>
        <w:keepLines/>
        <w:spacing w:after="0" w:line="240" w:lineRule="auto"/>
      </w:pPr>
    </w:p>
    <w:p w:rsidR="00CB3DCD" w:rsidRDefault="00CB3DCD" w:rsidP="00297E9F">
      <w:pPr>
        <w:pStyle w:val="ListParagraph"/>
        <w:keepNext/>
        <w:keepLines/>
        <w:numPr>
          <w:ilvl w:val="0"/>
          <w:numId w:val="10"/>
        </w:numPr>
        <w:spacing w:after="0" w:line="240" w:lineRule="auto"/>
      </w:pPr>
      <w:r>
        <w:rPr>
          <w:b/>
        </w:rPr>
        <w:t xml:space="preserve">Public float </w:t>
      </w:r>
      <w:r>
        <w:t>GSR</w:t>
      </w:r>
    </w:p>
    <w:p w:rsidR="00CB3DCD" w:rsidRDefault="00CB3DCD" w:rsidP="00297E9F">
      <w:pPr>
        <w:pStyle w:val="ListParagraph"/>
        <w:keepNext/>
        <w:keepLines/>
        <w:numPr>
          <w:ilvl w:val="1"/>
          <w:numId w:val="10"/>
        </w:numPr>
        <w:spacing w:after="0" w:line="240" w:lineRule="auto"/>
      </w:pPr>
      <w:r>
        <w:t>GSR data at the moment of each data sample.</w:t>
      </w:r>
    </w:p>
    <w:p w:rsidR="00CB3DCD" w:rsidRDefault="00CB3DCD" w:rsidP="00297E9F">
      <w:pPr>
        <w:pStyle w:val="ListParagraph"/>
        <w:keepNext/>
        <w:keepLines/>
        <w:spacing w:after="0" w:line="240" w:lineRule="auto"/>
        <w:ind w:left="2520"/>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HeartRate</w:t>
      </w:r>
      <w:proofErr w:type="spellEnd"/>
    </w:p>
    <w:p w:rsidR="00CB3DCD" w:rsidRDefault="00CB3DCD" w:rsidP="00297E9F">
      <w:pPr>
        <w:pStyle w:val="ListParagraph"/>
        <w:keepNext/>
        <w:keepLines/>
        <w:numPr>
          <w:ilvl w:val="1"/>
          <w:numId w:val="10"/>
        </w:numPr>
        <w:spacing w:after="0" w:line="240" w:lineRule="auto"/>
      </w:pPr>
      <w:r>
        <w:t>Heart rate at the moment of each data sample.</w:t>
      </w:r>
    </w:p>
    <w:p w:rsidR="00CB3DCD" w:rsidRDefault="00CB3DCD" w:rsidP="00297E9F">
      <w:pPr>
        <w:keepNext/>
        <w:keepLines/>
        <w:spacing w:after="0" w:line="240" w:lineRule="auto"/>
      </w:pPr>
    </w:p>
    <w:p w:rsidR="002756E8" w:rsidRDefault="002756E8" w:rsidP="00297E9F">
      <w:pPr>
        <w:pStyle w:val="ListParagraph"/>
        <w:keepNext/>
        <w:keepLines/>
        <w:numPr>
          <w:ilvl w:val="0"/>
          <w:numId w:val="10"/>
        </w:numPr>
        <w:spacing w:after="0" w:line="240" w:lineRule="auto"/>
      </w:pPr>
      <w:r>
        <w:rPr>
          <w:b/>
        </w:rPr>
        <w:t xml:space="preserve">Public float </w:t>
      </w:r>
      <w:proofErr w:type="spellStart"/>
      <w:r>
        <w:t>SkinTemp</w:t>
      </w:r>
      <w:proofErr w:type="spellEnd"/>
    </w:p>
    <w:p w:rsidR="002756E8" w:rsidRDefault="002756E8" w:rsidP="00297E9F">
      <w:pPr>
        <w:pStyle w:val="ListParagraph"/>
        <w:keepNext/>
        <w:keepLines/>
        <w:numPr>
          <w:ilvl w:val="1"/>
          <w:numId w:val="10"/>
        </w:numPr>
        <w:spacing w:after="0" w:line="240" w:lineRule="auto"/>
      </w:pPr>
      <w:r>
        <w:t>Patient skin temperature at the moment of each data sample.</w:t>
      </w:r>
    </w:p>
    <w:p w:rsidR="002756E8" w:rsidRDefault="002756E8" w:rsidP="00297E9F">
      <w:pPr>
        <w:keepNext/>
        <w:keepLines/>
        <w:spacing w:after="0" w:line="240" w:lineRule="auto"/>
      </w:pPr>
    </w:p>
    <w:p w:rsidR="002756E8" w:rsidRDefault="002756E8"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Steps</w:t>
      </w:r>
    </w:p>
    <w:p w:rsidR="002756E8" w:rsidRDefault="002756E8" w:rsidP="00297E9F">
      <w:pPr>
        <w:pStyle w:val="ListParagraph"/>
        <w:keepNext/>
        <w:keepLines/>
        <w:numPr>
          <w:ilvl w:val="1"/>
          <w:numId w:val="10"/>
        </w:numPr>
        <w:spacing w:after="0" w:line="240" w:lineRule="auto"/>
      </w:pPr>
      <w:r>
        <w:t>Number of steps the patient has taken at the moment of each data sample.</w:t>
      </w:r>
    </w:p>
    <w:p w:rsidR="002756E8" w:rsidRDefault="002756E8" w:rsidP="00297E9F">
      <w:pPr>
        <w:keepNext/>
        <w:keepLines/>
        <w:spacing w:after="0" w:line="240" w:lineRule="auto"/>
      </w:pPr>
    </w:p>
    <w:p w:rsidR="00CB3DCD" w:rsidRDefault="00CB3DCD"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CB3DCD" w:rsidRDefault="00CB3DCD"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CB3DCD" w:rsidRDefault="00CB3DCD" w:rsidP="00297E9F">
      <w:pPr>
        <w:pStyle w:val="ListParagraph"/>
        <w:keepNext/>
        <w:keepLines/>
        <w:spacing w:after="0" w:line="240" w:lineRule="auto"/>
        <w:ind w:left="2520"/>
      </w:pPr>
    </w:p>
    <w:p w:rsidR="00CB3DCD" w:rsidRPr="00D6053C" w:rsidRDefault="00CB3DCD" w:rsidP="00297E9F">
      <w:pPr>
        <w:keepNext/>
        <w:keepLines/>
        <w:spacing w:after="0" w:line="240" w:lineRule="auto"/>
        <w:ind w:firstLine="720"/>
        <w:rPr>
          <w:b/>
        </w:rPr>
      </w:pPr>
      <w:r w:rsidRPr="00D6053C">
        <w:rPr>
          <w:b/>
        </w:rPr>
        <w:t>Operations:</w:t>
      </w:r>
    </w:p>
    <w:p w:rsidR="00CB3DCD" w:rsidRDefault="00CB3DCD" w:rsidP="00297E9F">
      <w:pPr>
        <w:pStyle w:val="ListParagraph"/>
        <w:keepNext/>
        <w:keepLines/>
        <w:numPr>
          <w:ilvl w:val="0"/>
          <w:numId w:val="7"/>
        </w:numPr>
        <w:spacing w:after="0" w:line="240" w:lineRule="auto"/>
      </w:pPr>
      <w:r w:rsidRPr="00484ED5">
        <w:t>Sets and gets for all attributes.</w:t>
      </w:r>
    </w:p>
    <w:p w:rsidR="00CB3DCD" w:rsidRDefault="00CB3DCD" w:rsidP="00297E9F">
      <w:pPr>
        <w:pStyle w:val="ListParagraph"/>
        <w:keepNext/>
        <w:keepLines/>
        <w:spacing w:after="0" w:line="240" w:lineRule="auto"/>
        <w:ind w:left="1800"/>
      </w:pPr>
    </w:p>
    <w:p w:rsidR="00CB3DCD" w:rsidRDefault="00CB3DCD" w:rsidP="00297E9F">
      <w:pPr>
        <w:keepNext/>
        <w:keepLines/>
        <w:spacing w:after="0" w:line="240" w:lineRule="auto"/>
        <w:ind w:left="720"/>
        <w:rPr>
          <w:b/>
        </w:rPr>
      </w:pPr>
      <w:r>
        <w:rPr>
          <w:b/>
        </w:rPr>
        <w:t>Constructors:</w:t>
      </w:r>
    </w:p>
    <w:p w:rsidR="00CB3DCD" w:rsidRDefault="00CB3DCD" w:rsidP="00297E9F">
      <w:pPr>
        <w:pStyle w:val="ListParagraph"/>
        <w:keepNext/>
        <w:keepLines/>
        <w:numPr>
          <w:ilvl w:val="0"/>
          <w:numId w:val="14"/>
        </w:numPr>
        <w:spacing w:after="0" w:line="240" w:lineRule="auto"/>
        <w:rPr>
          <w:b/>
        </w:rPr>
      </w:pPr>
      <w:r>
        <w:rPr>
          <w:b/>
        </w:rPr>
        <w:t xml:space="preserve">Public </w:t>
      </w:r>
      <w:proofErr w:type="spellStart"/>
      <w:r>
        <w:t>MSBandCalories</w:t>
      </w:r>
      <w:proofErr w:type="spellEnd"/>
      <w:r>
        <w:t>()</w:t>
      </w:r>
    </w:p>
    <w:p w:rsidR="00CB3DCD" w:rsidRPr="0052061F" w:rsidRDefault="00CB3DCD" w:rsidP="00297E9F">
      <w:pPr>
        <w:pStyle w:val="ListParagraph"/>
        <w:keepNext/>
        <w:keepLines/>
        <w:numPr>
          <w:ilvl w:val="1"/>
          <w:numId w:val="14"/>
        </w:numPr>
        <w:spacing w:after="0" w:line="240" w:lineRule="auto"/>
        <w:rPr>
          <w:b/>
        </w:rPr>
      </w:pPr>
      <w:r>
        <w:t>Default constructor</w:t>
      </w:r>
    </w:p>
    <w:p w:rsidR="00CB3DCD" w:rsidRDefault="00CB3DCD" w:rsidP="00297E9F">
      <w:pPr>
        <w:keepNext/>
        <w:keepLines/>
      </w:pPr>
    </w:p>
    <w:p w:rsidR="003C4B11" w:rsidRDefault="003C4B11" w:rsidP="00297E9F">
      <w:pPr>
        <w:pStyle w:val="Heading4"/>
        <w:keepNext/>
        <w:keepLines/>
      </w:pPr>
      <w:proofErr w:type="spellStart"/>
      <w:r>
        <w:t>ZephyrAccelerometer</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ZephyrAccelerometer</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Unique id generated by the system for each Zephyr Accelerometer 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297E9F">
      <w:pPr>
        <w:pStyle w:val="ListParagraph"/>
        <w:keepNext/>
        <w:keepLines/>
        <w:numPr>
          <w:ilvl w:val="1"/>
          <w:numId w:val="10"/>
        </w:numPr>
        <w:spacing w:after="0" w:line="240" w:lineRule="auto"/>
      </w:pPr>
      <w:r>
        <w:lastRenderedPageBreak/>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Vertical</w:t>
      </w:r>
    </w:p>
    <w:p w:rsidR="003C4B11" w:rsidRDefault="003C4B11" w:rsidP="00297E9F">
      <w:pPr>
        <w:pStyle w:val="ListParagraph"/>
        <w:keepNext/>
        <w:keepLines/>
        <w:numPr>
          <w:ilvl w:val="1"/>
          <w:numId w:val="10"/>
        </w:numPr>
        <w:spacing w:after="0" w:line="240" w:lineRule="auto"/>
      </w:pPr>
      <w:r>
        <w:t>Vertical axis data from the device accelerometer</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Lateral</w:t>
      </w:r>
    </w:p>
    <w:p w:rsidR="003C4B11" w:rsidRDefault="003C4B11" w:rsidP="00297E9F">
      <w:pPr>
        <w:pStyle w:val="ListParagraph"/>
        <w:keepNext/>
        <w:keepLines/>
        <w:numPr>
          <w:ilvl w:val="1"/>
          <w:numId w:val="10"/>
        </w:numPr>
        <w:spacing w:after="0" w:line="240" w:lineRule="auto"/>
      </w:pPr>
      <w:r>
        <w:t>Lateral axis data from the device accelerometer</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Sagittal</w:t>
      </w:r>
    </w:p>
    <w:p w:rsidR="003C4B11" w:rsidRDefault="003C4B11" w:rsidP="00297E9F">
      <w:pPr>
        <w:pStyle w:val="ListParagraph"/>
        <w:keepNext/>
        <w:keepLines/>
        <w:numPr>
          <w:ilvl w:val="1"/>
          <w:numId w:val="10"/>
        </w:numPr>
        <w:spacing w:after="0" w:line="240" w:lineRule="auto"/>
      </w:pPr>
      <w:r>
        <w:t>Sagittal axis data from the device accelerometer</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t xml:space="preserve">Public </w:t>
      </w:r>
      <w:proofErr w:type="spellStart"/>
      <w:r>
        <w:t>ZephyrAccelerometer</w:t>
      </w:r>
      <w:proofErr w:type="spellEnd"/>
      <w:r>
        <w:t>()</w:t>
      </w:r>
    </w:p>
    <w:p w:rsidR="003C4B11" w:rsidRPr="0052061F" w:rsidRDefault="003C4B11" w:rsidP="00297E9F">
      <w:pPr>
        <w:pStyle w:val="ListParagraph"/>
        <w:keepNext/>
        <w:keepLines/>
        <w:numPr>
          <w:ilvl w:val="1"/>
          <w:numId w:val="14"/>
        </w:numPr>
        <w:spacing w:after="0" w:line="240" w:lineRule="auto"/>
        <w:rPr>
          <w:b/>
        </w:rPr>
      </w:pPr>
      <w:r>
        <w:t>Default constructor</w:t>
      </w:r>
    </w:p>
    <w:p w:rsidR="003C4B11" w:rsidRDefault="003C4B11" w:rsidP="00297E9F">
      <w:pPr>
        <w:keepNext/>
        <w:keepLines/>
      </w:pPr>
    </w:p>
    <w:p w:rsidR="003C4B11" w:rsidRDefault="003C4B11" w:rsidP="00297E9F">
      <w:pPr>
        <w:pStyle w:val="Heading4"/>
        <w:keepNext/>
        <w:keepLines/>
      </w:pPr>
      <w:proofErr w:type="spellStart"/>
      <w:r>
        <w:t>ZephyrBreathingWaveform</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ZephyrBreathingWaveform</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Unique id generated by the system for each Zephyr Breathing Waveform 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297E9F">
      <w:pPr>
        <w:pStyle w:val="ListParagraph"/>
        <w:keepNext/>
        <w:keepLines/>
        <w:numPr>
          <w:ilvl w:val="1"/>
          <w:numId w:val="10"/>
        </w:numPr>
        <w:spacing w:after="0" w:line="240" w:lineRule="auto"/>
      </w:pPr>
      <w:r>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297E9F">
      <w:pPr>
        <w:pStyle w:val="ListParagraph"/>
        <w:keepNext/>
        <w:keepLines/>
        <w:numPr>
          <w:ilvl w:val="1"/>
          <w:numId w:val="10"/>
        </w:numPr>
        <w:spacing w:after="0" w:line="240" w:lineRule="auto"/>
      </w:pPr>
      <w:r>
        <w:t>Waveform data point</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lastRenderedPageBreak/>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t xml:space="preserve">Public </w:t>
      </w:r>
      <w:proofErr w:type="spellStart"/>
      <w:r>
        <w:t>ZephyrBreathingWaveform</w:t>
      </w:r>
      <w:proofErr w:type="spellEnd"/>
      <w:r>
        <w:t xml:space="preserve"> ()</w:t>
      </w:r>
    </w:p>
    <w:p w:rsidR="003C4B11" w:rsidRPr="0052061F" w:rsidRDefault="003C4B11" w:rsidP="00297E9F">
      <w:pPr>
        <w:pStyle w:val="ListParagraph"/>
        <w:keepNext/>
        <w:keepLines/>
        <w:numPr>
          <w:ilvl w:val="1"/>
          <w:numId w:val="14"/>
        </w:numPr>
        <w:spacing w:after="0" w:line="240" w:lineRule="auto"/>
        <w:rPr>
          <w:b/>
        </w:rPr>
      </w:pPr>
      <w:r>
        <w:t>Default constructor</w:t>
      </w:r>
    </w:p>
    <w:p w:rsidR="003C4B11" w:rsidRDefault="003C4B11" w:rsidP="00297E9F">
      <w:pPr>
        <w:keepNext/>
        <w:keepLines/>
      </w:pPr>
    </w:p>
    <w:p w:rsidR="003C4B11" w:rsidRDefault="003C4B11" w:rsidP="00297E9F">
      <w:pPr>
        <w:pStyle w:val="Heading4"/>
        <w:keepNext/>
        <w:keepLines/>
      </w:pPr>
      <w:proofErr w:type="spellStart"/>
      <w:r>
        <w:t>ZephyrECGWaveform</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ZephyrECGWaveform</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Unique id generated by the system for each Zephyr ECG Waveform 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Time</w:t>
      </w:r>
    </w:p>
    <w:p w:rsidR="003C4B11" w:rsidRDefault="003C4B11" w:rsidP="00297E9F">
      <w:pPr>
        <w:pStyle w:val="ListParagraph"/>
        <w:keepNext/>
        <w:keepLines/>
        <w:numPr>
          <w:ilvl w:val="1"/>
          <w:numId w:val="10"/>
        </w:numPr>
        <w:spacing w:after="0" w:line="240" w:lineRule="auto"/>
      </w:pPr>
      <w:r>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Data</w:t>
      </w:r>
    </w:p>
    <w:p w:rsidR="003C4B11" w:rsidRDefault="003C4B11" w:rsidP="00297E9F">
      <w:pPr>
        <w:pStyle w:val="ListParagraph"/>
        <w:keepNext/>
        <w:keepLines/>
        <w:numPr>
          <w:ilvl w:val="1"/>
          <w:numId w:val="10"/>
        </w:numPr>
        <w:spacing w:after="0" w:line="240" w:lineRule="auto"/>
      </w:pPr>
      <w:r>
        <w:t>Waveform data point</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t xml:space="preserve">Public </w:t>
      </w:r>
      <w:proofErr w:type="spellStart"/>
      <w:r>
        <w:t>ZephyrECGWaveform</w:t>
      </w:r>
      <w:proofErr w:type="spellEnd"/>
      <w:r>
        <w:t xml:space="preserve"> ()</w:t>
      </w:r>
    </w:p>
    <w:p w:rsidR="003C4B11" w:rsidRPr="0052061F" w:rsidRDefault="003C4B11" w:rsidP="00297E9F">
      <w:pPr>
        <w:pStyle w:val="ListParagraph"/>
        <w:keepNext/>
        <w:keepLines/>
        <w:numPr>
          <w:ilvl w:val="1"/>
          <w:numId w:val="14"/>
        </w:numPr>
        <w:spacing w:after="0" w:line="240" w:lineRule="auto"/>
        <w:rPr>
          <w:b/>
        </w:rPr>
      </w:pPr>
      <w:r>
        <w:t>Default constructor</w:t>
      </w:r>
    </w:p>
    <w:p w:rsidR="003C4B11" w:rsidRDefault="003C4B11" w:rsidP="00297E9F">
      <w:pPr>
        <w:keepNext/>
        <w:keepLines/>
      </w:pPr>
    </w:p>
    <w:p w:rsidR="003C4B11" w:rsidRDefault="003C4B11" w:rsidP="00297E9F">
      <w:pPr>
        <w:pStyle w:val="Heading4"/>
        <w:keepNext/>
        <w:keepLines/>
      </w:pPr>
      <w:proofErr w:type="spellStart"/>
      <w:r>
        <w:t>Zephyr</w:t>
      </w:r>
      <w:r w:rsidR="00496B70">
        <w:t>EventData</w:t>
      </w:r>
      <w:proofErr w:type="spellEnd"/>
    </w:p>
    <w:p w:rsidR="003C4B11" w:rsidRDefault="003C4B11" w:rsidP="00297E9F">
      <w:pPr>
        <w:keepNext/>
        <w:keepLines/>
      </w:pPr>
      <w:r w:rsidRPr="00F82B86">
        <w:t>T</w:t>
      </w:r>
      <w:r>
        <w:t>his</w:t>
      </w:r>
      <w:r w:rsidRPr="00F82B86">
        <w:t xml:space="preserve"> clas</w:t>
      </w:r>
      <w:r>
        <w:t xml:space="preserve">s describes the attributes and construction of a </w:t>
      </w:r>
      <w:proofErr w:type="spellStart"/>
      <w:r>
        <w:rPr>
          <w:b/>
        </w:rPr>
        <w:t>Zephyr</w:t>
      </w:r>
      <w:r w:rsidR="00496B70">
        <w:rPr>
          <w:b/>
        </w:rPr>
        <w:t>EventData</w:t>
      </w:r>
      <w:proofErr w:type="spellEnd"/>
      <w:r>
        <w:rPr>
          <w:b/>
        </w:rPr>
        <w:t xml:space="preserve"> </w:t>
      </w:r>
      <w:r>
        <w:t xml:space="preserve">object.  </w:t>
      </w:r>
    </w:p>
    <w:p w:rsidR="003C4B11" w:rsidRDefault="003C4B11" w:rsidP="00297E9F">
      <w:pPr>
        <w:keepNext/>
        <w:keepLines/>
        <w:spacing w:after="0" w:line="360" w:lineRule="auto"/>
        <w:rPr>
          <w:b/>
        </w:rPr>
      </w:pPr>
      <w:r>
        <w:rPr>
          <w:b/>
        </w:rPr>
        <w:t>&lt;&lt;Entity&gt;&gt;</w:t>
      </w:r>
    </w:p>
    <w:p w:rsidR="003C4B11" w:rsidRDefault="003C4B11" w:rsidP="00297E9F">
      <w:pPr>
        <w:keepNext/>
        <w:keepLines/>
        <w:spacing w:after="0" w:line="240" w:lineRule="auto"/>
        <w:ind w:firstLine="720"/>
      </w:pPr>
      <w:r>
        <w:rPr>
          <w:b/>
        </w:rPr>
        <w:t>Attributes:</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lastRenderedPageBreak/>
        <w:t xml:space="preserve">Public </w:t>
      </w:r>
      <w:proofErr w:type="spellStart"/>
      <w:r>
        <w:rPr>
          <w:b/>
        </w:rPr>
        <w:t>int</w:t>
      </w:r>
      <w:proofErr w:type="spellEnd"/>
      <w:r>
        <w:rPr>
          <w:b/>
        </w:rPr>
        <w:t xml:space="preserve"> </w:t>
      </w:r>
      <w:r w:rsidRPr="00E84F72">
        <w:t>Id</w:t>
      </w:r>
    </w:p>
    <w:p w:rsidR="003C4B11" w:rsidRDefault="003C4B11" w:rsidP="00297E9F">
      <w:pPr>
        <w:pStyle w:val="ListParagraph"/>
        <w:keepNext/>
        <w:keepLines/>
        <w:numPr>
          <w:ilvl w:val="1"/>
          <w:numId w:val="10"/>
        </w:numPr>
        <w:spacing w:after="0" w:line="240" w:lineRule="auto"/>
      </w:pPr>
      <w:r>
        <w:t xml:space="preserve">Unique id generated by the system for each Zephyr </w:t>
      </w:r>
      <w:r w:rsidR="00496B70">
        <w:t xml:space="preserve">Event </w:t>
      </w:r>
      <w:r>
        <w:t>data record.</w:t>
      </w:r>
    </w:p>
    <w:p w:rsidR="003C4B11" w:rsidRDefault="003C4B11" w:rsidP="00297E9F">
      <w:pPr>
        <w:pStyle w:val="ListParagraph"/>
        <w:keepNext/>
        <w:keepLines/>
        <w:spacing w:after="0" w:line="240" w:lineRule="auto"/>
        <w:ind w:left="2520"/>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rsidR="00496B70">
        <w:t>Date</w:t>
      </w:r>
    </w:p>
    <w:p w:rsidR="003C4B11" w:rsidRDefault="003C4B11" w:rsidP="00297E9F">
      <w:pPr>
        <w:pStyle w:val="ListParagraph"/>
        <w:keepNext/>
        <w:keepLines/>
        <w:numPr>
          <w:ilvl w:val="1"/>
          <w:numId w:val="10"/>
        </w:numPr>
        <w:spacing w:after="0" w:line="240" w:lineRule="auto"/>
      </w:pPr>
      <w:r>
        <w:t>Date information for when the patient collected the data.</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rsidR="00496B70">
        <w:t>Time</w:t>
      </w:r>
    </w:p>
    <w:p w:rsidR="003C4B11" w:rsidRDefault="00496B70" w:rsidP="00297E9F">
      <w:pPr>
        <w:pStyle w:val="ListParagraph"/>
        <w:keepNext/>
        <w:keepLines/>
        <w:numPr>
          <w:ilvl w:val="1"/>
          <w:numId w:val="10"/>
        </w:numPr>
        <w:spacing w:after="0" w:line="240" w:lineRule="auto"/>
      </w:pPr>
      <w:r>
        <w:t xml:space="preserve">Time in </w:t>
      </w:r>
      <w:proofErr w:type="spellStart"/>
      <w:r>
        <w:t>ms</w:t>
      </w:r>
      <w:proofErr w:type="spellEnd"/>
      <w:r>
        <w:t xml:space="preserv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EventCode</w:t>
      </w:r>
      <w:proofErr w:type="spellEnd"/>
    </w:p>
    <w:p w:rsidR="00496B70" w:rsidRDefault="00496B70" w:rsidP="00297E9F">
      <w:pPr>
        <w:pStyle w:val="ListParagraph"/>
        <w:keepNext/>
        <w:keepLines/>
        <w:numPr>
          <w:ilvl w:val="1"/>
          <w:numId w:val="10"/>
        </w:numPr>
        <w:spacing w:after="0" w:line="240" w:lineRule="auto"/>
      </w:pPr>
      <w:r>
        <w:t>Event code defined by the device when the event is triggered by the device.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string </w:t>
      </w:r>
      <w:r>
        <w:t>Type</w:t>
      </w:r>
    </w:p>
    <w:p w:rsidR="00496B70" w:rsidRDefault="00496B70" w:rsidP="00297E9F">
      <w:pPr>
        <w:pStyle w:val="ListParagraph"/>
        <w:keepNext/>
        <w:keepLines/>
        <w:numPr>
          <w:ilvl w:val="1"/>
          <w:numId w:val="10"/>
        </w:numPr>
        <w:spacing w:after="0" w:line="240" w:lineRule="auto"/>
      </w:pPr>
      <w:r>
        <w:t>Type of event that was triggered by the device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string </w:t>
      </w:r>
      <w:r>
        <w:t>Source</w:t>
      </w:r>
    </w:p>
    <w:p w:rsidR="00496B70" w:rsidRDefault="00496B70" w:rsidP="00297E9F">
      <w:pPr>
        <w:pStyle w:val="ListParagraph"/>
        <w:keepNext/>
        <w:keepLines/>
        <w:numPr>
          <w:ilvl w:val="1"/>
          <w:numId w:val="10"/>
        </w:numPr>
        <w:spacing w:after="0" w:line="240" w:lineRule="auto"/>
      </w:pPr>
      <w:r>
        <w:t>Source of the device that caused the event to occur.</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EventId</w:t>
      </w:r>
      <w:proofErr w:type="spellEnd"/>
    </w:p>
    <w:p w:rsidR="00496B70" w:rsidRDefault="00496B70" w:rsidP="00297E9F">
      <w:pPr>
        <w:pStyle w:val="ListParagraph"/>
        <w:keepNext/>
        <w:keepLines/>
        <w:numPr>
          <w:ilvl w:val="1"/>
          <w:numId w:val="10"/>
        </w:numPr>
        <w:spacing w:after="0" w:line="240" w:lineRule="auto"/>
      </w:pPr>
      <w:r>
        <w:t>Id given to the event.</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string </w:t>
      </w:r>
      <w:proofErr w:type="spellStart"/>
      <w:r>
        <w:t>EventSpecificData</w:t>
      </w:r>
      <w:proofErr w:type="spellEnd"/>
    </w:p>
    <w:p w:rsidR="00496B70" w:rsidRDefault="00496B70" w:rsidP="00297E9F">
      <w:pPr>
        <w:pStyle w:val="ListParagraph"/>
        <w:keepNext/>
        <w:keepLines/>
        <w:numPr>
          <w:ilvl w:val="1"/>
          <w:numId w:val="10"/>
        </w:numPr>
        <w:spacing w:after="0" w:line="240" w:lineRule="auto"/>
      </w:pPr>
      <w:r>
        <w:t>Detail of what occurred that triggered the event.</w:t>
      </w:r>
    </w:p>
    <w:p w:rsidR="003C4B11" w:rsidRDefault="003C4B11" w:rsidP="00297E9F">
      <w:pPr>
        <w:keepNext/>
        <w:keepLines/>
        <w:spacing w:after="0" w:line="240" w:lineRule="auto"/>
      </w:pPr>
    </w:p>
    <w:p w:rsidR="003C4B11" w:rsidRDefault="003C4B11" w:rsidP="00297E9F">
      <w:pPr>
        <w:pStyle w:val="ListParagraph"/>
        <w:keepNext/>
        <w:keepLines/>
        <w:numPr>
          <w:ilvl w:val="0"/>
          <w:numId w:val="10"/>
        </w:numPr>
        <w:spacing w:after="0" w:line="240" w:lineRule="auto"/>
      </w:pPr>
      <w:r>
        <w:rPr>
          <w:b/>
        </w:rPr>
        <w:t xml:space="preserve">Public </w:t>
      </w:r>
      <w:proofErr w:type="spellStart"/>
      <w:r>
        <w:rPr>
          <w:b/>
        </w:rPr>
        <w:t>Guid</w:t>
      </w:r>
      <w:proofErr w:type="spellEnd"/>
      <w:r>
        <w:rPr>
          <w:b/>
        </w:rPr>
        <w:t xml:space="preserve"> </w:t>
      </w:r>
      <w:proofErr w:type="spellStart"/>
      <w:r>
        <w:t>PatientDataId</w:t>
      </w:r>
      <w:proofErr w:type="spellEnd"/>
    </w:p>
    <w:p w:rsidR="003C4B11" w:rsidRDefault="003C4B11"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3C4B11" w:rsidRDefault="003C4B11" w:rsidP="00297E9F">
      <w:pPr>
        <w:pStyle w:val="ListParagraph"/>
        <w:keepNext/>
        <w:keepLines/>
        <w:spacing w:after="0" w:line="240" w:lineRule="auto"/>
        <w:ind w:left="2520"/>
      </w:pPr>
    </w:p>
    <w:p w:rsidR="003C4B11" w:rsidRPr="00D6053C" w:rsidRDefault="003C4B11" w:rsidP="00297E9F">
      <w:pPr>
        <w:keepNext/>
        <w:keepLines/>
        <w:spacing w:after="0" w:line="240" w:lineRule="auto"/>
        <w:ind w:firstLine="720"/>
        <w:rPr>
          <w:b/>
        </w:rPr>
      </w:pPr>
      <w:r w:rsidRPr="00D6053C">
        <w:rPr>
          <w:b/>
        </w:rPr>
        <w:t>Operations:</w:t>
      </w:r>
    </w:p>
    <w:p w:rsidR="003C4B11" w:rsidRDefault="003C4B11" w:rsidP="00297E9F">
      <w:pPr>
        <w:pStyle w:val="ListParagraph"/>
        <w:keepNext/>
        <w:keepLines/>
        <w:numPr>
          <w:ilvl w:val="0"/>
          <w:numId w:val="7"/>
        </w:numPr>
        <w:spacing w:after="0" w:line="240" w:lineRule="auto"/>
      </w:pPr>
      <w:r w:rsidRPr="00484ED5">
        <w:t>Sets and gets for all attributes.</w:t>
      </w:r>
    </w:p>
    <w:p w:rsidR="003C4B11" w:rsidRDefault="003C4B11" w:rsidP="00297E9F">
      <w:pPr>
        <w:pStyle w:val="ListParagraph"/>
        <w:keepNext/>
        <w:keepLines/>
        <w:spacing w:after="0" w:line="240" w:lineRule="auto"/>
        <w:ind w:left="1800"/>
      </w:pPr>
    </w:p>
    <w:p w:rsidR="003C4B11" w:rsidRDefault="003C4B11" w:rsidP="00297E9F">
      <w:pPr>
        <w:keepNext/>
        <w:keepLines/>
        <w:spacing w:after="0" w:line="240" w:lineRule="auto"/>
        <w:ind w:left="720"/>
        <w:rPr>
          <w:b/>
        </w:rPr>
      </w:pPr>
      <w:r>
        <w:rPr>
          <w:b/>
        </w:rPr>
        <w:t>Constructors:</w:t>
      </w:r>
    </w:p>
    <w:p w:rsidR="003C4B11" w:rsidRDefault="003C4B11" w:rsidP="00297E9F">
      <w:pPr>
        <w:pStyle w:val="ListParagraph"/>
        <w:keepNext/>
        <w:keepLines/>
        <w:numPr>
          <w:ilvl w:val="0"/>
          <w:numId w:val="14"/>
        </w:numPr>
        <w:spacing w:after="0" w:line="240" w:lineRule="auto"/>
        <w:rPr>
          <w:b/>
        </w:rPr>
      </w:pPr>
      <w:r>
        <w:rPr>
          <w:b/>
        </w:rPr>
        <w:t xml:space="preserve">Public </w:t>
      </w:r>
      <w:proofErr w:type="spellStart"/>
      <w:r>
        <w:t>Zephyr</w:t>
      </w:r>
      <w:r w:rsidR="00496B70">
        <w:t>EventData</w:t>
      </w:r>
      <w:proofErr w:type="spellEnd"/>
      <w:r>
        <w:t xml:space="preserve"> ()</w:t>
      </w:r>
    </w:p>
    <w:p w:rsidR="003C4B11" w:rsidRPr="0052061F" w:rsidRDefault="003C4B11" w:rsidP="00297E9F">
      <w:pPr>
        <w:pStyle w:val="ListParagraph"/>
        <w:keepNext/>
        <w:keepLines/>
        <w:numPr>
          <w:ilvl w:val="1"/>
          <w:numId w:val="14"/>
        </w:numPr>
        <w:spacing w:after="0" w:line="240" w:lineRule="auto"/>
        <w:rPr>
          <w:b/>
        </w:rPr>
      </w:pPr>
      <w:r>
        <w:t>Default constructor</w:t>
      </w:r>
    </w:p>
    <w:p w:rsidR="003C4B11" w:rsidRDefault="003C4B11" w:rsidP="00297E9F">
      <w:pPr>
        <w:keepNext/>
        <w:keepLines/>
      </w:pPr>
    </w:p>
    <w:p w:rsidR="00496B70" w:rsidRDefault="00496B70" w:rsidP="00297E9F">
      <w:pPr>
        <w:pStyle w:val="Heading4"/>
        <w:keepNext/>
        <w:keepLines/>
      </w:pPr>
      <w:proofErr w:type="spellStart"/>
      <w:r>
        <w:t>ZephyrSummaryData</w:t>
      </w:r>
      <w:proofErr w:type="spellEnd"/>
    </w:p>
    <w:p w:rsidR="00496B70" w:rsidRDefault="00496B70" w:rsidP="00297E9F">
      <w:pPr>
        <w:keepNext/>
        <w:keepLines/>
      </w:pPr>
      <w:r w:rsidRPr="00F82B86">
        <w:t>T</w:t>
      </w:r>
      <w:r>
        <w:t>his</w:t>
      </w:r>
      <w:r w:rsidRPr="00F82B86">
        <w:t xml:space="preserve"> clas</w:t>
      </w:r>
      <w:r>
        <w:t xml:space="preserve">s describes the attributes and construction of a </w:t>
      </w:r>
      <w:proofErr w:type="spellStart"/>
      <w:r>
        <w:rPr>
          <w:b/>
        </w:rPr>
        <w:t>ZephyrSummaryData</w:t>
      </w:r>
      <w:proofErr w:type="spellEnd"/>
      <w:r>
        <w:rPr>
          <w:b/>
        </w:rPr>
        <w:t xml:space="preserve"> </w:t>
      </w:r>
      <w:r>
        <w:t xml:space="preserve">object.  </w:t>
      </w:r>
    </w:p>
    <w:p w:rsidR="00496B70" w:rsidRDefault="00496B70" w:rsidP="00297E9F">
      <w:pPr>
        <w:keepNext/>
        <w:keepLines/>
        <w:spacing w:after="0" w:line="360" w:lineRule="auto"/>
        <w:rPr>
          <w:b/>
        </w:rPr>
      </w:pPr>
      <w:r>
        <w:rPr>
          <w:b/>
        </w:rPr>
        <w:t>&lt;&lt;Entity&gt;&gt;</w:t>
      </w:r>
    </w:p>
    <w:p w:rsidR="00496B70" w:rsidRDefault="00496B70" w:rsidP="00297E9F">
      <w:pPr>
        <w:keepNext/>
        <w:keepLines/>
        <w:spacing w:after="0" w:line="240" w:lineRule="auto"/>
        <w:ind w:firstLine="720"/>
      </w:pPr>
      <w:r>
        <w:rPr>
          <w:b/>
        </w:rPr>
        <w:t>Attributes:</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lastRenderedPageBreak/>
        <w:t xml:space="preserve">Public </w:t>
      </w:r>
      <w:proofErr w:type="spellStart"/>
      <w:r>
        <w:rPr>
          <w:b/>
        </w:rPr>
        <w:t>int</w:t>
      </w:r>
      <w:proofErr w:type="spellEnd"/>
      <w:r>
        <w:rPr>
          <w:b/>
        </w:rPr>
        <w:t xml:space="preserve"> </w:t>
      </w:r>
      <w:r w:rsidRPr="00E84F72">
        <w:t>Id</w:t>
      </w:r>
    </w:p>
    <w:p w:rsidR="00496B70" w:rsidRDefault="00496B70" w:rsidP="00297E9F">
      <w:pPr>
        <w:pStyle w:val="ListParagraph"/>
        <w:keepNext/>
        <w:keepLines/>
        <w:numPr>
          <w:ilvl w:val="1"/>
          <w:numId w:val="10"/>
        </w:numPr>
        <w:spacing w:after="0" w:line="240" w:lineRule="auto"/>
      </w:pPr>
      <w:r>
        <w:t xml:space="preserve">Unique id generated by the system for each Zephyr </w:t>
      </w:r>
      <w:r w:rsidR="005676C7">
        <w:t>Summary</w:t>
      </w:r>
      <w:r>
        <w:t xml:space="preserve"> data record.</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DateTime</w:t>
      </w:r>
      <w:proofErr w:type="spellEnd"/>
      <w:r>
        <w:rPr>
          <w:b/>
        </w:rPr>
        <w:t xml:space="preserve"> </w:t>
      </w:r>
      <w:r>
        <w:t>Date</w:t>
      </w:r>
    </w:p>
    <w:p w:rsidR="00496B70" w:rsidRDefault="00496B70" w:rsidP="00297E9F">
      <w:pPr>
        <w:pStyle w:val="ListParagraph"/>
        <w:keepNext/>
        <w:keepLines/>
        <w:numPr>
          <w:ilvl w:val="1"/>
          <w:numId w:val="10"/>
        </w:numPr>
        <w:spacing w:after="0" w:line="240" w:lineRule="auto"/>
      </w:pPr>
      <w:r>
        <w:t>Date information for when the patient collected the data.</w:t>
      </w:r>
    </w:p>
    <w:p w:rsidR="00496B70" w:rsidRDefault="00496B70" w:rsidP="00297E9F">
      <w:pPr>
        <w:keepNext/>
        <w:keepLines/>
        <w:spacing w:after="0" w:line="240" w:lineRule="auto"/>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HeartRate</w:t>
      </w:r>
      <w:proofErr w:type="spellEnd"/>
    </w:p>
    <w:p w:rsidR="00496B70" w:rsidRDefault="005676C7" w:rsidP="00297E9F">
      <w:pPr>
        <w:pStyle w:val="ListParagraph"/>
        <w:keepNext/>
        <w:keepLines/>
        <w:numPr>
          <w:ilvl w:val="1"/>
          <w:numId w:val="10"/>
        </w:numPr>
        <w:spacing w:after="0" w:line="240" w:lineRule="auto"/>
      </w:pPr>
      <w:r>
        <w:t>Patient heart rate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rsidR="005676C7">
        <w:t>BreathingRate</w:t>
      </w:r>
      <w:proofErr w:type="spellEnd"/>
    </w:p>
    <w:p w:rsidR="005676C7" w:rsidRDefault="005676C7" w:rsidP="00297E9F">
      <w:pPr>
        <w:pStyle w:val="ListParagraph"/>
        <w:keepNext/>
        <w:keepLines/>
        <w:numPr>
          <w:ilvl w:val="1"/>
          <w:numId w:val="10"/>
        </w:numPr>
        <w:spacing w:after="0" w:line="240" w:lineRule="auto"/>
      </w:pPr>
      <w:r>
        <w:t>Patient breathing rate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SkinTemp</w:t>
      </w:r>
      <w:proofErr w:type="spellEnd"/>
    </w:p>
    <w:p w:rsidR="005676C7" w:rsidRDefault="005676C7" w:rsidP="00297E9F">
      <w:pPr>
        <w:pStyle w:val="ListParagraph"/>
        <w:keepNext/>
        <w:keepLines/>
        <w:numPr>
          <w:ilvl w:val="1"/>
          <w:numId w:val="10"/>
        </w:numPr>
        <w:spacing w:after="0" w:line="240" w:lineRule="auto"/>
      </w:pPr>
      <w:r>
        <w:t>Patient skin temperature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proofErr w:type="spellStart"/>
      <w:r w:rsidR="005676C7">
        <w:rPr>
          <w:b/>
        </w:rPr>
        <w:t>int</w:t>
      </w:r>
      <w:proofErr w:type="spellEnd"/>
      <w:r>
        <w:rPr>
          <w:b/>
        </w:rPr>
        <w:t xml:space="preserve"> </w:t>
      </w:r>
      <w:r w:rsidR="005676C7">
        <w:t>Posture</w:t>
      </w:r>
    </w:p>
    <w:p w:rsidR="005676C7" w:rsidRDefault="005676C7" w:rsidP="00297E9F">
      <w:pPr>
        <w:pStyle w:val="ListParagraph"/>
        <w:keepNext/>
        <w:keepLines/>
        <w:numPr>
          <w:ilvl w:val="1"/>
          <w:numId w:val="10"/>
        </w:numPr>
        <w:spacing w:after="0" w:line="240" w:lineRule="auto"/>
      </w:pPr>
      <w:r>
        <w:t>Patient posture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rsidR="00496B70" w:rsidRDefault="005676C7" w:rsidP="00297E9F">
      <w:pPr>
        <w:pStyle w:val="ListParagraph"/>
        <w:keepNext/>
        <w:keepLines/>
        <w:numPr>
          <w:ilvl w:val="1"/>
          <w:numId w:val="10"/>
        </w:numPr>
        <w:spacing w:after="0" w:line="240" w:lineRule="auto"/>
      </w:pPr>
      <w:r>
        <w:t>Patient activity measured by the device at the moment of each data sample.</w:t>
      </w:r>
    </w:p>
    <w:p w:rsidR="00496B70" w:rsidRDefault="00496B70"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t xml:space="preserve">Public </w:t>
      </w:r>
      <w:r w:rsidR="005676C7">
        <w:rPr>
          <w:b/>
        </w:rPr>
        <w:t>float</w:t>
      </w:r>
      <w:r>
        <w:rPr>
          <w:b/>
        </w:rPr>
        <w:t xml:space="preserve"> </w:t>
      </w:r>
      <w:proofErr w:type="spellStart"/>
      <w:r w:rsidR="005676C7">
        <w:t>PeakAccel</w:t>
      </w:r>
      <w:proofErr w:type="spellEnd"/>
    </w:p>
    <w:p w:rsidR="005676C7" w:rsidRDefault="005676C7" w:rsidP="00297E9F">
      <w:pPr>
        <w:pStyle w:val="ListParagraph"/>
        <w:keepNext/>
        <w:keepLines/>
        <w:numPr>
          <w:ilvl w:val="1"/>
          <w:numId w:val="10"/>
        </w:numPr>
        <w:spacing w:after="0" w:line="240" w:lineRule="auto"/>
      </w:pPr>
      <w:r>
        <w:t>Patient peak acceleration measured by the device at the moment of each data sample.</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float </w:t>
      </w:r>
      <w:proofErr w:type="spellStart"/>
      <w:r>
        <w:t>BatteryVolts</w:t>
      </w:r>
      <w:proofErr w:type="spellEnd"/>
    </w:p>
    <w:p w:rsidR="005676C7" w:rsidRDefault="005676C7" w:rsidP="00297E9F">
      <w:pPr>
        <w:pStyle w:val="ListParagraph"/>
        <w:keepNext/>
        <w:keepLines/>
        <w:numPr>
          <w:ilvl w:val="1"/>
          <w:numId w:val="10"/>
        </w:numPr>
        <w:spacing w:after="0" w:line="240" w:lineRule="auto"/>
      </w:pPr>
      <w:r>
        <w:t>Current voltage being supplied by the device battery.</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float </w:t>
      </w:r>
      <w:proofErr w:type="spellStart"/>
      <w:r>
        <w:t>BatterLevel</w:t>
      </w:r>
      <w:proofErr w:type="spellEnd"/>
    </w:p>
    <w:p w:rsidR="005676C7" w:rsidRDefault="005676C7" w:rsidP="00297E9F">
      <w:pPr>
        <w:pStyle w:val="ListParagraph"/>
        <w:keepNext/>
        <w:keepLines/>
        <w:numPr>
          <w:ilvl w:val="1"/>
          <w:numId w:val="10"/>
        </w:numPr>
        <w:spacing w:after="0" w:line="240" w:lineRule="auto"/>
      </w:pPr>
      <w:r>
        <w:t>Current battery level of the device battery.</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BRAmplitude</w:t>
      </w:r>
      <w:proofErr w:type="spellEnd"/>
    </w:p>
    <w:p w:rsidR="005676C7" w:rsidRDefault="005676C7" w:rsidP="00297E9F">
      <w:pPr>
        <w:pStyle w:val="ListParagraph"/>
        <w:keepNext/>
        <w:keepLines/>
        <w:numPr>
          <w:ilvl w:val="1"/>
          <w:numId w:val="10"/>
        </w:numPr>
        <w:spacing w:after="0" w:line="240" w:lineRule="auto"/>
      </w:pPr>
      <w:r>
        <w:t>Patient breathing rate amplitude measured by the device at the moment of each data sample.</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BRNoise</w:t>
      </w:r>
      <w:proofErr w:type="spellEnd"/>
    </w:p>
    <w:p w:rsidR="005676C7" w:rsidRDefault="005676C7" w:rsidP="00297E9F">
      <w:pPr>
        <w:pStyle w:val="ListParagraph"/>
        <w:keepNext/>
        <w:keepLines/>
        <w:numPr>
          <w:ilvl w:val="1"/>
          <w:numId w:val="10"/>
        </w:numPr>
        <w:spacing w:after="0" w:line="240" w:lineRule="auto"/>
      </w:pPr>
      <w:r>
        <w:lastRenderedPageBreak/>
        <w:t>Patient breathing rate noise measured by the device at the moment of each data sample.</w:t>
      </w:r>
    </w:p>
    <w:p w:rsidR="005676C7" w:rsidRDefault="005676C7" w:rsidP="00297E9F">
      <w:pPr>
        <w:pStyle w:val="ListParagraph"/>
        <w:keepNext/>
        <w:keepLines/>
        <w:spacing w:after="0" w:line="240" w:lineRule="auto"/>
        <w:ind w:left="2520"/>
      </w:pPr>
    </w:p>
    <w:p w:rsidR="005676C7" w:rsidRDefault="005676C7" w:rsidP="00297E9F">
      <w:pPr>
        <w:pStyle w:val="ListParagraph"/>
        <w:keepNext/>
        <w:keepLines/>
        <w:numPr>
          <w:ilvl w:val="0"/>
          <w:numId w:val="10"/>
        </w:numPr>
        <w:spacing w:after="0" w:line="240" w:lineRule="auto"/>
      </w:pPr>
      <w:r>
        <w:rPr>
          <w:b/>
        </w:rPr>
        <w:t xml:space="preserve">Public </w:t>
      </w:r>
      <w:proofErr w:type="spellStart"/>
      <w:r w:rsidR="001B16E7">
        <w:rPr>
          <w:b/>
        </w:rPr>
        <w:t>int</w:t>
      </w:r>
      <w:proofErr w:type="spellEnd"/>
      <w:r>
        <w:rPr>
          <w:b/>
        </w:rPr>
        <w:t xml:space="preserve"> </w:t>
      </w:r>
      <w:proofErr w:type="spellStart"/>
      <w:r w:rsidR="001B16E7">
        <w:t>BRConfidence</w:t>
      </w:r>
      <w:proofErr w:type="spellEnd"/>
    </w:p>
    <w:p w:rsidR="00496B70" w:rsidRDefault="001B16E7" w:rsidP="00297E9F">
      <w:pPr>
        <w:pStyle w:val="ListParagraph"/>
        <w:keepNext/>
        <w:keepLines/>
        <w:numPr>
          <w:ilvl w:val="1"/>
          <w:numId w:val="10"/>
        </w:numPr>
        <w:spacing w:after="0" w:line="240" w:lineRule="auto"/>
      </w:pPr>
      <w:r>
        <w:t>Device confidence in the breathing rate measurement.</w:t>
      </w:r>
      <w:r w:rsidR="005676C7">
        <w:t xml:space="preserve"> </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ECGAmplitude</w:t>
      </w:r>
      <w:proofErr w:type="spellEnd"/>
    </w:p>
    <w:p w:rsidR="001B16E7" w:rsidRDefault="001B16E7" w:rsidP="00297E9F">
      <w:pPr>
        <w:pStyle w:val="ListParagraph"/>
        <w:keepNext/>
        <w:keepLines/>
        <w:numPr>
          <w:ilvl w:val="1"/>
          <w:numId w:val="10"/>
        </w:numPr>
        <w:spacing w:after="0" w:line="240" w:lineRule="auto"/>
      </w:pPr>
      <w:r>
        <w:t>Patient ECG amplitude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ECGNoise</w:t>
      </w:r>
      <w:proofErr w:type="spellEnd"/>
    </w:p>
    <w:p w:rsidR="001B16E7" w:rsidRDefault="001B16E7" w:rsidP="00297E9F">
      <w:pPr>
        <w:pStyle w:val="ListParagraph"/>
        <w:keepNext/>
        <w:keepLines/>
        <w:numPr>
          <w:ilvl w:val="1"/>
          <w:numId w:val="10"/>
        </w:numPr>
        <w:spacing w:after="0" w:line="240" w:lineRule="auto"/>
      </w:pPr>
      <w:r>
        <w:t>Patient ECG noise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HRConfidence</w:t>
      </w:r>
      <w:proofErr w:type="spellEnd"/>
    </w:p>
    <w:p w:rsidR="001B16E7" w:rsidRDefault="001B16E7" w:rsidP="00297E9F">
      <w:pPr>
        <w:pStyle w:val="ListParagraph"/>
        <w:keepNext/>
        <w:keepLines/>
        <w:numPr>
          <w:ilvl w:val="1"/>
          <w:numId w:val="10"/>
        </w:numPr>
        <w:spacing w:after="0" w:line="240" w:lineRule="auto"/>
      </w:pPr>
      <w:r>
        <w:t>Device confidence in the heart rate measurement.</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HRV</w:t>
      </w:r>
    </w:p>
    <w:p w:rsidR="001B16E7" w:rsidRDefault="001B16E7" w:rsidP="00297E9F">
      <w:pPr>
        <w:pStyle w:val="ListParagraph"/>
        <w:keepNext/>
        <w:keepLines/>
        <w:numPr>
          <w:ilvl w:val="1"/>
          <w:numId w:val="10"/>
        </w:numPr>
        <w:spacing w:after="0" w:line="240" w:lineRule="auto"/>
      </w:pPr>
      <w:r>
        <w:t>HRV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SystemConfidence</w:t>
      </w:r>
      <w:proofErr w:type="spellEnd"/>
    </w:p>
    <w:p w:rsidR="001B16E7" w:rsidRDefault="001B16E7" w:rsidP="00297E9F">
      <w:pPr>
        <w:pStyle w:val="ListParagraph"/>
        <w:keepNext/>
        <w:keepLines/>
        <w:numPr>
          <w:ilvl w:val="1"/>
          <w:numId w:val="10"/>
        </w:numPr>
        <w:spacing w:after="0" w:line="240" w:lineRule="auto"/>
      </w:pPr>
      <w:r>
        <w:t>Measurement of overall system confidence in the measurements.</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GSR</w:t>
      </w:r>
    </w:p>
    <w:p w:rsidR="001B16E7" w:rsidRDefault="001B16E7" w:rsidP="00297E9F">
      <w:pPr>
        <w:pStyle w:val="ListParagraph"/>
        <w:keepNext/>
        <w:keepLines/>
        <w:numPr>
          <w:ilvl w:val="1"/>
          <w:numId w:val="10"/>
        </w:numPr>
        <w:spacing w:after="0" w:line="240" w:lineRule="auto"/>
      </w:pPr>
      <w:r>
        <w:t>GSR measured by the device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ROGState</w:t>
      </w:r>
      <w:proofErr w:type="spellEnd"/>
    </w:p>
    <w:p w:rsidR="001B16E7" w:rsidRDefault="001B16E7" w:rsidP="00297E9F">
      <w:pPr>
        <w:pStyle w:val="ListParagraph"/>
        <w:keepNext/>
        <w:keepLines/>
        <w:numPr>
          <w:ilvl w:val="1"/>
          <w:numId w:val="10"/>
        </w:numPr>
        <w:spacing w:after="0" w:line="240" w:lineRule="auto"/>
      </w:pPr>
      <w:r>
        <w:t>Some device state at the moment of each data sample</w:t>
      </w:r>
    </w:p>
    <w:p w:rsidR="001B16E7" w:rsidRDefault="001B16E7"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ROGTime</w:t>
      </w:r>
      <w:proofErr w:type="spellEnd"/>
    </w:p>
    <w:p w:rsidR="001B16E7" w:rsidRDefault="001B16E7" w:rsidP="00297E9F">
      <w:pPr>
        <w:pStyle w:val="ListParagraph"/>
        <w:keepNext/>
        <w:keepLines/>
        <w:numPr>
          <w:ilvl w:val="1"/>
          <w:numId w:val="10"/>
        </w:numPr>
        <w:spacing w:after="0" w:line="240" w:lineRule="auto"/>
      </w:pPr>
      <w:r>
        <w:t xml:space="preserve">An incremental time value representing how many samples occurred inside the current </w:t>
      </w:r>
      <w:proofErr w:type="spellStart"/>
      <w:r>
        <w:t>ROGState</w:t>
      </w:r>
      <w:proofErr w:type="spellEnd"/>
      <w:r>
        <w:t>.</w:t>
      </w:r>
    </w:p>
    <w:p w:rsidR="005F0972" w:rsidRDefault="005F0972"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float </w:t>
      </w:r>
      <w:proofErr w:type="spellStart"/>
      <w:r>
        <w:t>VerticalMin</w:t>
      </w:r>
      <w:proofErr w:type="spellEnd"/>
    </w:p>
    <w:p w:rsidR="001B16E7" w:rsidRDefault="001B16E7" w:rsidP="00297E9F">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rsidR="005F0972" w:rsidRDefault="005F0972" w:rsidP="00297E9F">
      <w:pPr>
        <w:pStyle w:val="ListParagraph"/>
        <w:keepNext/>
        <w:keepLines/>
        <w:spacing w:after="0" w:line="240" w:lineRule="auto"/>
        <w:ind w:left="2520"/>
      </w:pPr>
    </w:p>
    <w:p w:rsidR="001B16E7" w:rsidRDefault="001B16E7" w:rsidP="00297E9F">
      <w:pPr>
        <w:pStyle w:val="ListParagraph"/>
        <w:keepNext/>
        <w:keepLines/>
        <w:numPr>
          <w:ilvl w:val="0"/>
          <w:numId w:val="10"/>
        </w:numPr>
        <w:spacing w:after="0" w:line="240" w:lineRule="auto"/>
      </w:pPr>
      <w:r>
        <w:rPr>
          <w:b/>
        </w:rPr>
        <w:t xml:space="preserve">Public float </w:t>
      </w:r>
      <w:proofErr w:type="spellStart"/>
      <w:r>
        <w:t>VerticalPeak</w:t>
      </w:r>
      <w:proofErr w:type="spellEnd"/>
    </w:p>
    <w:p w:rsidR="005F0972" w:rsidRDefault="005F0972" w:rsidP="00297E9F">
      <w:pPr>
        <w:pStyle w:val="ListParagraph"/>
        <w:keepNext/>
        <w:keepLines/>
        <w:numPr>
          <w:ilvl w:val="1"/>
          <w:numId w:val="10"/>
        </w:numPr>
        <w:spacing w:after="0" w:line="240" w:lineRule="auto"/>
      </w:pPr>
      <w:r>
        <w:t>Maximum value of the vertical axis measured by the device accelerometer between summary sample points.</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LateralMin</w:t>
      </w:r>
      <w:proofErr w:type="spellEnd"/>
    </w:p>
    <w:p w:rsidR="005F0972" w:rsidRDefault="005F0972" w:rsidP="00297E9F">
      <w:pPr>
        <w:pStyle w:val="ListParagraph"/>
        <w:keepNext/>
        <w:keepLines/>
        <w:numPr>
          <w:ilvl w:val="1"/>
          <w:numId w:val="10"/>
        </w:numPr>
        <w:spacing w:after="0" w:line="240" w:lineRule="auto"/>
      </w:pPr>
      <w:r>
        <w:lastRenderedPageBreak/>
        <w:t>Minimum value of the lateral axis measured by the device accelerometer between summary sample points.</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LateralPeak</w:t>
      </w:r>
      <w:proofErr w:type="spellEnd"/>
    </w:p>
    <w:p w:rsidR="005F0972" w:rsidRDefault="005F0972" w:rsidP="00297E9F">
      <w:pPr>
        <w:pStyle w:val="ListParagraph"/>
        <w:keepNext/>
        <w:keepLines/>
        <w:numPr>
          <w:ilvl w:val="1"/>
          <w:numId w:val="10"/>
        </w:numPr>
        <w:spacing w:after="0" w:line="240" w:lineRule="auto"/>
      </w:pPr>
      <w:r>
        <w:t>Maximum value of the lateral axis measured by the device accelerometer between summary sample points.</w:t>
      </w:r>
    </w:p>
    <w:p w:rsidR="001B16E7" w:rsidRDefault="001B16E7" w:rsidP="00297E9F">
      <w:pPr>
        <w:pStyle w:val="ListParagraph"/>
        <w:keepNext/>
        <w:keepLines/>
        <w:spacing w:after="0" w:line="240" w:lineRule="auto"/>
        <w:ind w:left="180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SagittalMin</w:t>
      </w:r>
      <w:proofErr w:type="spellEnd"/>
    </w:p>
    <w:p w:rsidR="005F0972" w:rsidRDefault="005F0972" w:rsidP="00297E9F">
      <w:pPr>
        <w:pStyle w:val="ListParagraph"/>
        <w:keepNext/>
        <w:keepLines/>
        <w:numPr>
          <w:ilvl w:val="1"/>
          <w:numId w:val="10"/>
        </w:numPr>
        <w:spacing w:after="0" w:line="240" w:lineRule="auto"/>
      </w:pPr>
      <w:r>
        <w:t>Minimum value of the sagittal axis measured by the device accelerometer between summary sample points.</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SagittalPeak</w:t>
      </w:r>
      <w:proofErr w:type="spellEnd"/>
    </w:p>
    <w:p w:rsidR="005F0972" w:rsidRDefault="005F0972" w:rsidP="00297E9F">
      <w:pPr>
        <w:pStyle w:val="ListParagraph"/>
        <w:keepNext/>
        <w:keepLines/>
        <w:numPr>
          <w:ilvl w:val="1"/>
          <w:numId w:val="10"/>
        </w:numPr>
        <w:spacing w:after="0" w:line="240" w:lineRule="auto"/>
      </w:pPr>
      <w:r>
        <w:t>Maximum value of the sagittal axis measured by the device accelerometer between summary sample points.</w:t>
      </w:r>
    </w:p>
    <w:p w:rsidR="001B16E7" w:rsidRDefault="001B16E7"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DeviceTemp</w:t>
      </w:r>
      <w:proofErr w:type="spellEnd"/>
    </w:p>
    <w:p w:rsidR="005F0972" w:rsidRDefault="005F0972" w:rsidP="00297E9F">
      <w:pPr>
        <w:pStyle w:val="ListParagraph"/>
        <w:keepNext/>
        <w:keepLines/>
        <w:numPr>
          <w:ilvl w:val="1"/>
          <w:numId w:val="10"/>
        </w:numPr>
        <w:spacing w:after="0" w:line="240" w:lineRule="auto"/>
      </w:pPr>
      <w:r>
        <w:t>Device temperature at the moment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StatusInfo</w:t>
      </w:r>
      <w:proofErr w:type="spellEnd"/>
    </w:p>
    <w:p w:rsidR="005F0972" w:rsidRDefault="005F0972" w:rsidP="00297E9F">
      <w:pPr>
        <w:pStyle w:val="ListParagraph"/>
        <w:keepNext/>
        <w:keepLines/>
        <w:numPr>
          <w:ilvl w:val="1"/>
          <w:numId w:val="10"/>
        </w:numPr>
        <w:spacing w:after="0" w:line="240" w:lineRule="auto"/>
      </w:pPr>
      <w:r>
        <w:t>A status code provided by the device.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LinkQuality</w:t>
      </w:r>
      <w:proofErr w:type="spellEnd"/>
    </w:p>
    <w:p w:rsidR="005F0972" w:rsidRDefault="005F0972" w:rsidP="00297E9F">
      <w:pPr>
        <w:pStyle w:val="ListParagraph"/>
        <w:keepNext/>
        <w:keepLines/>
        <w:numPr>
          <w:ilvl w:val="1"/>
          <w:numId w:val="10"/>
        </w:numPr>
        <w:spacing w:after="0" w:line="240" w:lineRule="auto"/>
      </w:pPr>
      <w:r>
        <w:t xml:space="preserve">Measurement of the quality of the device link.  </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RSSI</w:t>
      </w:r>
    </w:p>
    <w:p w:rsidR="005F0972" w:rsidRDefault="005F0972" w:rsidP="00297E9F">
      <w:pPr>
        <w:pStyle w:val="ListParagraph"/>
        <w:keepNext/>
        <w:keepLines/>
        <w:numPr>
          <w:ilvl w:val="1"/>
          <w:numId w:val="10"/>
        </w:numPr>
        <w:spacing w:after="0" w:line="240" w:lineRule="auto"/>
      </w:pPr>
      <w:r>
        <w:t>RSSI value measured by the device at the time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proofErr w:type="spellStart"/>
      <w:r>
        <w:t>TxPower</w:t>
      </w:r>
      <w:proofErr w:type="spellEnd"/>
    </w:p>
    <w:p w:rsidR="005F0972" w:rsidRDefault="005F0972" w:rsidP="00297E9F">
      <w:pPr>
        <w:pStyle w:val="ListParagraph"/>
        <w:keepNext/>
        <w:keepLines/>
        <w:numPr>
          <w:ilvl w:val="1"/>
          <w:numId w:val="10"/>
        </w:numPr>
        <w:spacing w:after="0" w:line="240" w:lineRule="auto"/>
      </w:pPr>
      <w:r>
        <w:t>Transmit power measured by the device at the time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float </w:t>
      </w:r>
      <w:proofErr w:type="spellStart"/>
      <w:r>
        <w:t>CoreTemp</w:t>
      </w:r>
      <w:proofErr w:type="spellEnd"/>
    </w:p>
    <w:p w:rsidR="005F0972" w:rsidRDefault="005F0972" w:rsidP="00297E9F">
      <w:pPr>
        <w:pStyle w:val="ListParagraph"/>
        <w:keepNext/>
        <w:keepLines/>
        <w:numPr>
          <w:ilvl w:val="1"/>
          <w:numId w:val="10"/>
        </w:numPr>
        <w:spacing w:after="0" w:line="240" w:lineRule="auto"/>
      </w:pPr>
      <w:r>
        <w:t>Device core temperature at the moment of each data sample.</w:t>
      </w:r>
    </w:p>
    <w:p w:rsidR="005F0972" w:rsidRDefault="005F0972" w:rsidP="00297E9F">
      <w:pPr>
        <w:pStyle w:val="ListParagraph"/>
        <w:keepNext/>
        <w:keepLines/>
        <w:spacing w:after="0" w:line="240" w:lineRule="auto"/>
        <w:ind w:left="2520"/>
      </w:pPr>
    </w:p>
    <w:p w:rsidR="005F0972" w:rsidRDefault="005F0972"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AuxADC1</w:t>
      </w:r>
    </w:p>
    <w:p w:rsidR="005F0972" w:rsidRDefault="005F0972" w:rsidP="00297E9F">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297E9F">
      <w:pPr>
        <w:pStyle w:val="ListParagraph"/>
        <w:keepNext/>
        <w:keepLines/>
        <w:spacing w:after="0" w:line="240" w:lineRule="auto"/>
        <w:ind w:left="2520"/>
      </w:pPr>
    </w:p>
    <w:p w:rsidR="00E17631" w:rsidRDefault="00E1763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AuxADC2</w:t>
      </w:r>
    </w:p>
    <w:p w:rsidR="00E17631" w:rsidRDefault="00E17631" w:rsidP="00297E9F">
      <w:pPr>
        <w:pStyle w:val="ListParagraph"/>
        <w:keepNext/>
        <w:keepLines/>
        <w:numPr>
          <w:ilvl w:val="1"/>
          <w:numId w:val="10"/>
        </w:numPr>
        <w:spacing w:after="0" w:line="240" w:lineRule="auto"/>
      </w:pPr>
      <w:proofErr w:type="spellStart"/>
      <w:r>
        <w:t>Auxillary</w:t>
      </w:r>
      <w:proofErr w:type="spellEnd"/>
      <w:r>
        <w:t xml:space="preserve"> ADC value.</w:t>
      </w:r>
    </w:p>
    <w:p w:rsidR="00E17631" w:rsidRDefault="00E17631" w:rsidP="00297E9F">
      <w:pPr>
        <w:pStyle w:val="ListParagraph"/>
        <w:keepNext/>
        <w:keepLines/>
        <w:spacing w:after="0" w:line="240" w:lineRule="auto"/>
        <w:ind w:left="2520"/>
      </w:pPr>
    </w:p>
    <w:p w:rsidR="00E17631" w:rsidRDefault="00E17631" w:rsidP="00297E9F">
      <w:pPr>
        <w:pStyle w:val="ListParagraph"/>
        <w:keepNext/>
        <w:keepLines/>
        <w:numPr>
          <w:ilvl w:val="0"/>
          <w:numId w:val="10"/>
        </w:numPr>
        <w:spacing w:after="0" w:line="240" w:lineRule="auto"/>
      </w:pPr>
      <w:r>
        <w:rPr>
          <w:b/>
        </w:rPr>
        <w:t xml:space="preserve">Public </w:t>
      </w:r>
      <w:proofErr w:type="spellStart"/>
      <w:r>
        <w:rPr>
          <w:b/>
        </w:rPr>
        <w:t>int</w:t>
      </w:r>
      <w:proofErr w:type="spellEnd"/>
      <w:r>
        <w:rPr>
          <w:b/>
        </w:rPr>
        <w:t xml:space="preserve"> </w:t>
      </w:r>
      <w:r>
        <w:t>AuxADC3</w:t>
      </w:r>
    </w:p>
    <w:p w:rsidR="00E17631" w:rsidRDefault="00E17631" w:rsidP="00297E9F">
      <w:pPr>
        <w:pStyle w:val="ListParagraph"/>
        <w:keepNext/>
        <w:keepLines/>
        <w:numPr>
          <w:ilvl w:val="1"/>
          <w:numId w:val="10"/>
        </w:numPr>
        <w:spacing w:after="0" w:line="240" w:lineRule="auto"/>
      </w:pPr>
      <w:proofErr w:type="spellStart"/>
      <w:r>
        <w:t>Auxillary</w:t>
      </w:r>
      <w:proofErr w:type="spellEnd"/>
      <w:r>
        <w:t xml:space="preserve"> ADC value.</w:t>
      </w:r>
    </w:p>
    <w:p w:rsidR="005F0972" w:rsidRDefault="005F0972" w:rsidP="00297E9F">
      <w:pPr>
        <w:pStyle w:val="ListParagraph"/>
        <w:keepNext/>
        <w:keepLines/>
        <w:spacing w:after="0" w:line="240" w:lineRule="auto"/>
        <w:ind w:left="2520"/>
      </w:pPr>
    </w:p>
    <w:p w:rsidR="00496B70" w:rsidRDefault="00496B70" w:rsidP="00297E9F">
      <w:pPr>
        <w:pStyle w:val="ListParagraph"/>
        <w:keepNext/>
        <w:keepLines/>
        <w:numPr>
          <w:ilvl w:val="0"/>
          <w:numId w:val="10"/>
        </w:numPr>
        <w:spacing w:after="0" w:line="240" w:lineRule="auto"/>
      </w:pPr>
      <w:r>
        <w:rPr>
          <w:b/>
        </w:rPr>
        <w:lastRenderedPageBreak/>
        <w:t xml:space="preserve">Public </w:t>
      </w:r>
      <w:proofErr w:type="spellStart"/>
      <w:r>
        <w:rPr>
          <w:b/>
        </w:rPr>
        <w:t>Guid</w:t>
      </w:r>
      <w:proofErr w:type="spellEnd"/>
      <w:r>
        <w:rPr>
          <w:b/>
        </w:rPr>
        <w:t xml:space="preserve"> </w:t>
      </w:r>
      <w:proofErr w:type="spellStart"/>
      <w:r>
        <w:t>PatientDataId</w:t>
      </w:r>
      <w:proofErr w:type="spellEnd"/>
    </w:p>
    <w:p w:rsidR="00496B70" w:rsidRDefault="00496B70" w:rsidP="00297E9F">
      <w:pPr>
        <w:pStyle w:val="ListParagraph"/>
        <w:keepNext/>
        <w:keepLines/>
        <w:numPr>
          <w:ilvl w:val="1"/>
          <w:numId w:val="10"/>
        </w:numPr>
        <w:spacing w:after="0" w:line="240" w:lineRule="auto"/>
      </w:pPr>
      <w:r>
        <w:t xml:space="preserve">Foreign key relationship to the id of the patient data record from the </w:t>
      </w:r>
      <w:proofErr w:type="spellStart"/>
      <w:r w:rsidRPr="0052061F">
        <w:rPr>
          <w:b/>
        </w:rPr>
        <w:t>PatientData</w:t>
      </w:r>
      <w:proofErr w:type="spellEnd"/>
      <w:r>
        <w:t xml:space="preserve"> table that this data record corresponds to. </w:t>
      </w:r>
    </w:p>
    <w:p w:rsidR="00496B70" w:rsidRDefault="00496B70" w:rsidP="00297E9F">
      <w:pPr>
        <w:pStyle w:val="ListParagraph"/>
        <w:keepNext/>
        <w:keepLines/>
        <w:spacing w:after="0" w:line="240" w:lineRule="auto"/>
        <w:ind w:left="2520"/>
      </w:pPr>
    </w:p>
    <w:p w:rsidR="00496B70" w:rsidRPr="00D6053C" w:rsidRDefault="00496B70" w:rsidP="00297E9F">
      <w:pPr>
        <w:keepNext/>
        <w:keepLines/>
        <w:spacing w:after="0" w:line="240" w:lineRule="auto"/>
        <w:ind w:firstLine="720"/>
        <w:rPr>
          <w:b/>
        </w:rPr>
      </w:pPr>
      <w:r w:rsidRPr="00D6053C">
        <w:rPr>
          <w:b/>
        </w:rPr>
        <w:t>Operations:</w:t>
      </w:r>
    </w:p>
    <w:p w:rsidR="00496B70" w:rsidRDefault="00496B70" w:rsidP="00297E9F">
      <w:pPr>
        <w:pStyle w:val="ListParagraph"/>
        <w:keepNext/>
        <w:keepLines/>
        <w:numPr>
          <w:ilvl w:val="0"/>
          <w:numId w:val="7"/>
        </w:numPr>
        <w:spacing w:after="0" w:line="240" w:lineRule="auto"/>
      </w:pPr>
      <w:r w:rsidRPr="00484ED5">
        <w:t>Sets and gets for all attributes.</w:t>
      </w:r>
    </w:p>
    <w:p w:rsidR="00496B70" w:rsidRDefault="00496B70" w:rsidP="00297E9F">
      <w:pPr>
        <w:pStyle w:val="ListParagraph"/>
        <w:keepNext/>
        <w:keepLines/>
        <w:spacing w:after="0" w:line="240" w:lineRule="auto"/>
        <w:ind w:left="1800"/>
      </w:pPr>
    </w:p>
    <w:p w:rsidR="00496B70" w:rsidRDefault="00496B70" w:rsidP="00297E9F">
      <w:pPr>
        <w:keepNext/>
        <w:keepLines/>
        <w:spacing w:after="0" w:line="240" w:lineRule="auto"/>
        <w:ind w:left="720"/>
        <w:rPr>
          <w:b/>
        </w:rPr>
      </w:pPr>
      <w:r>
        <w:rPr>
          <w:b/>
        </w:rPr>
        <w:t>Constructors:</w:t>
      </w:r>
    </w:p>
    <w:p w:rsidR="00496B70" w:rsidRDefault="00496B70" w:rsidP="00297E9F">
      <w:pPr>
        <w:pStyle w:val="ListParagraph"/>
        <w:keepNext/>
        <w:keepLines/>
        <w:numPr>
          <w:ilvl w:val="0"/>
          <w:numId w:val="14"/>
        </w:numPr>
        <w:spacing w:after="0" w:line="240" w:lineRule="auto"/>
        <w:rPr>
          <w:b/>
        </w:rPr>
      </w:pPr>
      <w:r>
        <w:rPr>
          <w:b/>
        </w:rPr>
        <w:t xml:space="preserve">Public </w:t>
      </w:r>
      <w:proofErr w:type="spellStart"/>
      <w:r>
        <w:t>Zephyr</w:t>
      </w:r>
      <w:r w:rsidR="005676C7">
        <w:t>Summary</w:t>
      </w:r>
      <w:r>
        <w:t>Data</w:t>
      </w:r>
      <w:proofErr w:type="spellEnd"/>
      <w:r>
        <w:t xml:space="preserve"> ()</w:t>
      </w:r>
    </w:p>
    <w:p w:rsidR="00496B70" w:rsidRPr="0052061F" w:rsidRDefault="00496B70" w:rsidP="00297E9F">
      <w:pPr>
        <w:pStyle w:val="ListParagraph"/>
        <w:keepNext/>
        <w:keepLines/>
        <w:numPr>
          <w:ilvl w:val="1"/>
          <w:numId w:val="14"/>
        </w:numPr>
        <w:spacing w:after="0" w:line="240" w:lineRule="auto"/>
        <w:rPr>
          <w:b/>
        </w:rPr>
      </w:pPr>
      <w:r>
        <w:t>Default constructor</w:t>
      </w:r>
    </w:p>
    <w:p w:rsidR="00496B70" w:rsidRDefault="00496B70" w:rsidP="00297E9F">
      <w:pPr>
        <w:keepNext/>
        <w:keepLines/>
      </w:pPr>
    </w:p>
    <w:p w:rsidR="00812105" w:rsidRDefault="00831F49" w:rsidP="00297E9F">
      <w:pPr>
        <w:pStyle w:val="Heading3"/>
        <w:keepNext/>
        <w:keepLines/>
      </w:pPr>
      <w:bookmarkStart w:id="49" w:name="_Toc435182020"/>
      <w:bookmarkStart w:id="50" w:name="_Toc436045984"/>
      <w:r w:rsidRPr="0084672C">
        <w:t>Enumerations</w:t>
      </w:r>
      <w:bookmarkEnd w:id="49"/>
      <w:bookmarkEnd w:id="50"/>
    </w:p>
    <w:p w:rsidR="00812105" w:rsidRDefault="00831F49" w:rsidP="00297E9F">
      <w:pPr>
        <w:pStyle w:val="Heading4"/>
        <w:keepNext/>
        <w:keepLines/>
      </w:pPr>
      <w:bookmarkStart w:id="51" w:name="_Toc435182021"/>
      <w:proofErr w:type="spellStart"/>
      <w:r w:rsidRPr="0084672C">
        <w:t>Activity</w:t>
      </w:r>
      <w:r w:rsidR="005E33EA">
        <w:t>Type</w:t>
      </w:r>
      <w:bookmarkEnd w:id="51"/>
      <w:proofErr w:type="spellEnd"/>
    </w:p>
    <w:p w:rsidR="00812105" w:rsidRDefault="00831F49" w:rsidP="00297E9F">
      <w:pPr>
        <w:keepNext/>
        <w:keepLines/>
        <w:spacing w:after="120" w:line="240" w:lineRule="auto"/>
      </w:pPr>
      <w:r>
        <w:t>This is the enumeration that contains</w:t>
      </w:r>
      <w:r w:rsidR="0078229C">
        <w:t xml:space="preserve"> the various activities a user could be performing while wearing the medical device and capturing data.</w:t>
      </w:r>
    </w:p>
    <w:p w:rsidR="00812105" w:rsidRDefault="00831F49" w:rsidP="00297E9F">
      <w:pPr>
        <w:keepNext/>
        <w:keepLines/>
        <w:spacing w:after="0" w:line="360" w:lineRule="auto"/>
        <w:rPr>
          <w:b/>
        </w:rPr>
      </w:pPr>
      <w:r>
        <w:rPr>
          <w:b/>
        </w:rPr>
        <w:t>&lt;&lt;Enumeration&gt;&gt;</w:t>
      </w:r>
    </w:p>
    <w:p w:rsidR="00812105" w:rsidRDefault="00831F49" w:rsidP="00297E9F">
      <w:pPr>
        <w:keepNext/>
        <w:keepLines/>
        <w:spacing w:after="0" w:line="240" w:lineRule="auto"/>
        <w:rPr>
          <w:b/>
        </w:rPr>
      </w:pPr>
      <w:r>
        <w:rPr>
          <w:b/>
        </w:rPr>
        <w:tab/>
        <w:t>Attributes:</w:t>
      </w:r>
    </w:p>
    <w:p w:rsidR="00812105" w:rsidRDefault="00831F49" w:rsidP="00297E9F">
      <w:pPr>
        <w:pStyle w:val="ListParagraph"/>
        <w:keepNext/>
        <w:keepLines/>
        <w:numPr>
          <w:ilvl w:val="0"/>
          <w:numId w:val="11"/>
        </w:numPr>
        <w:spacing w:after="0" w:line="240" w:lineRule="auto"/>
        <w:rPr>
          <w:b/>
        </w:rPr>
      </w:pPr>
      <w:r>
        <w:t>Running</w:t>
      </w:r>
    </w:p>
    <w:p w:rsidR="00812105" w:rsidRDefault="00831F49" w:rsidP="00297E9F">
      <w:pPr>
        <w:pStyle w:val="ListParagraph"/>
        <w:keepNext/>
        <w:keepLines/>
        <w:numPr>
          <w:ilvl w:val="0"/>
          <w:numId w:val="11"/>
        </w:numPr>
        <w:spacing w:after="0" w:line="240" w:lineRule="auto"/>
        <w:rPr>
          <w:b/>
        </w:rPr>
      </w:pPr>
      <w:r>
        <w:t>Walking</w:t>
      </w:r>
    </w:p>
    <w:p w:rsidR="00812105" w:rsidRDefault="00831F49" w:rsidP="00297E9F">
      <w:pPr>
        <w:pStyle w:val="ListParagraph"/>
        <w:keepNext/>
        <w:keepLines/>
        <w:numPr>
          <w:ilvl w:val="0"/>
          <w:numId w:val="11"/>
        </w:numPr>
        <w:spacing w:after="0" w:line="240" w:lineRule="auto"/>
        <w:rPr>
          <w:b/>
        </w:rPr>
      </w:pPr>
      <w:r>
        <w:t>Sleeping</w:t>
      </w:r>
    </w:p>
    <w:p w:rsidR="00812105" w:rsidRDefault="00831F49" w:rsidP="00297E9F">
      <w:pPr>
        <w:pStyle w:val="ListParagraph"/>
        <w:keepNext/>
        <w:keepLines/>
        <w:numPr>
          <w:ilvl w:val="0"/>
          <w:numId w:val="11"/>
        </w:numPr>
        <w:spacing w:after="0" w:line="240" w:lineRule="auto"/>
        <w:rPr>
          <w:b/>
        </w:rPr>
      </w:pPr>
      <w:r>
        <w:t>Sitting</w:t>
      </w:r>
    </w:p>
    <w:p w:rsidR="00812105" w:rsidRPr="00D6053C" w:rsidRDefault="00831F49" w:rsidP="00297E9F">
      <w:pPr>
        <w:pStyle w:val="ListParagraph"/>
        <w:keepNext/>
        <w:keepLines/>
        <w:numPr>
          <w:ilvl w:val="0"/>
          <w:numId w:val="11"/>
        </w:numPr>
        <w:spacing w:after="0" w:line="240" w:lineRule="auto"/>
        <w:rPr>
          <w:b/>
        </w:rPr>
      </w:pPr>
      <w:r>
        <w:t>Standing</w:t>
      </w:r>
    </w:p>
    <w:p w:rsidR="00812105" w:rsidRDefault="00812105" w:rsidP="00297E9F">
      <w:pPr>
        <w:pStyle w:val="ListParagraph"/>
        <w:keepNext/>
        <w:keepLines/>
        <w:spacing w:after="0" w:line="240" w:lineRule="auto"/>
        <w:ind w:left="1800"/>
        <w:rPr>
          <w:b/>
        </w:rPr>
      </w:pPr>
    </w:p>
    <w:p w:rsidR="00812105" w:rsidRDefault="0096020E" w:rsidP="00297E9F">
      <w:pPr>
        <w:pStyle w:val="Heading4"/>
        <w:keepNext/>
        <w:keepLines/>
      </w:pPr>
      <w:proofErr w:type="spellStart"/>
      <w:r>
        <w:t>AccountStatus</w:t>
      </w:r>
      <w:proofErr w:type="spellEnd"/>
    </w:p>
    <w:p w:rsidR="00812105" w:rsidRDefault="0096020E" w:rsidP="00297E9F">
      <w:pPr>
        <w:keepNext/>
        <w:keepLines/>
        <w:spacing w:after="120" w:line="240" w:lineRule="auto"/>
      </w:pPr>
      <w:r>
        <w:t>This is the enumeration that contains the different account statuses.</w:t>
      </w:r>
    </w:p>
    <w:p w:rsidR="00812105" w:rsidRDefault="0096020E" w:rsidP="00297E9F">
      <w:pPr>
        <w:keepNext/>
        <w:keepLines/>
        <w:spacing w:after="0" w:line="360" w:lineRule="auto"/>
        <w:rPr>
          <w:b/>
        </w:rPr>
      </w:pPr>
      <w:r>
        <w:rPr>
          <w:b/>
        </w:rPr>
        <w:t>&lt;&lt;Enumeration&gt;&gt;</w:t>
      </w:r>
    </w:p>
    <w:p w:rsidR="00812105" w:rsidRDefault="0096020E" w:rsidP="00297E9F">
      <w:pPr>
        <w:keepNext/>
        <w:keepLines/>
        <w:spacing w:after="0" w:line="240" w:lineRule="auto"/>
        <w:rPr>
          <w:b/>
        </w:rPr>
      </w:pPr>
      <w:r>
        <w:rPr>
          <w:b/>
        </w:rPr>
        <w:tab/>
        <w:t>Attributes:</w:t>
      </w:r>
    </w:p>
    <w:p w:rsidR="00812105" w:rsidRPr="00D6053C" w:rsidRDefault="00B50D54" w:rsidP="00297E9F">
      <w:pPr>
        <w:pStyle w:val="ListParagraph"/>
        <w:keepNext/>
        <w:keepLines/>
        <w:numPr>
          <w:ilvl w:val="0"/>
          <w:numId w:val="11"/>
        </w:numPr>
        <w:spacing w:after="0" w:line="240" w:lineRule="auto"/>
        <w:rPr>
          <w:b/>
        </w:rPr>
      </w:pPr>
      <w:r>
        <w:t>Pending</w:t>
      </w:r>
    </w:p>
    <w:p w:rsidR="00812105" w:rsidRPr="00D6053C" w:rsidRDefault="0096020E" w:rsidP="00297E9F">
      <w:pPr>
        <w:pStyle w:val="ListParagraph"/>
        <w:keepNext/>
        <w:keepLines/>
        <w:numPr>
          <w:ilvl w:val="0"/>
          <w:numId w:val="11"/>
        </w:numPr>
        <w:spacing w:after="0" w:line="240" w:lineRule="auto"/>
        <w:rPr>
          <w:b/>
        </w:rPr>
      </w:pPr>
      <w:r>
        <w:t>Active</w:t>
      </w:r>
    </w:p>
    <w:p w:rsidR="00812105" w:rsidRDefault="0096020E" w:rsidP="00297E9F">
      <w:pPr>
        <w:pStyle w:val="ListParagraph"/>
        <w:keepNext/>
        <w:keepLines/>
        <w:numPr>
          <w:ilvl w:val="0"/>
          <w:numId w:val="11"/>
        </w:numPr>
        <w:spacing w:after="0" w:line="240" w:lineRule="auto"/>
        <w:rPr>
          <w:b/>
        </w:rPr>
      </w:pPr>
      <w:r>
        <w:t>Inactive</w:t>
      </w:r>
    </w:p>
    <w:p w:rsidR="00812105" w:rsidRDefault="0078229C" w:rsidP="00297E9F">
      <w:pPr>
        <w:pStyle w:val="Heading4"/>
        <w:keepNext/>
        <w:keepLines/>
      </w:pPr>
      <w:proofErr w:type="spellStart"/>
      <w:r>
        <w:t>PatientEthnicity</w:t>
      </w:r>
      <w:proofErr w:type="spellEnd"/>
    </w:p>
    <w:p w:rsidR="00812105" w:rsidRDefault="0078229C" w:rsidP="00297E9F">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rsidR="00812105" w:rsidRDefault="0078229C" w:rsidP="00297E9F">
      <w:pPr>
        <w:keepNext/>
        <w:keepLines/>
        <w:spacing w:after="0" w:line="360" w:lineRule="auto"/>
        <w:rPr>
          <w:b/>
        </w:rPr>
      </w:pPr>
      <w:r>
        <w:rPr>
          <w:b/>
        </w:rPr>
        <w:t>&lt;&lt;Enumeration&gt;&gt;</w:t>
      </w:r>
    </w:p>
    <w:p w:rsidR="00812105" w:rsidRDefault="0078229C" w:rsidP="00297E9F">
      <w:pPr>
        <w:keepNext/>
        <w:keepLines/>
        <w:spacing w:after="0" w:line="240" w:lineRule="auto"/>
        <w:rPr>
          <w:b/>
        </w:rPr>
      </w:pPr>
      <w:r>
        <w:rPr>
          <w:b/>
        </w:rPr>
        <w:tab/>
        <w:t>Attributes:</w:t>
      </w:r>
    </w:p>
    <w:p w:rsidR="00812105" w:rsidRDefault="0078229C" w:rsidP="00297E9F">
      <w:pPr>
        <w:pStyle w:val="ListParagraph"/>
        <w:keepNext/>
        <w:keepLines/>
        <w:numPr>
          <w:ilvl w:val="0"/>
          <w:numId w:val="11"/>
        </w:numPr>
        <w:spacing w:after="0" w:line="240" w:lineRule="auto"/>
        <w:rPr>
          <w:b/>
        </w:rPr>
      </w:pPr>
      <w:r>
        <w:t>Hispanic or Latino</w:t>
      </w:r>
    </w:p>
    <w:p w:rsidR="00812105" w:rsidRPr="00D6053C" w:rsidRDefault="0078229C" w:rsidP="00297E9F">
      <w:pPr>
        <w:pStyle w:val="ListParagraph"/>
        <w:keepNext/>
        <w:keepLines/>
        <w:numPr>
          <w:ilvl w:val="0"/>
          <w:numId w:val="11"/>
        </w:numPr>
        <w:spacing w:after="0" w:line="240" w:lineRule="auto"/>
        <w:rPr>
          <w:b/>
        </w:rPr>
      </w:pPr>
      <w:r>
        <w:lastRenderedPageBreak/>
        <w:t>Not Hispanic or Latino</w:t>
      </w:r>
    </w:p>
    <w:p w:rsidR="00812105" w:rsidRDefault="00812105" w:rsidP="00297E9F">
      <w:pPr>
        <w:keepNext/>
        <w:keepLines/>
        <w:spacing w:after="0" w:line="240" w:lineRule="auto"/>
        <w:rPr>
          <w:b/>
        </w:rPr>
      </w:pPr>
    </w:p>
    <w:p w:rsidR="00812105" w:rsidRDefault="0007275F" w:rsidP="00297E9F">
      <w:pPr>
        <w:pStyle w:val="Heading4"/>
        <w:keepNext/>
        <w:keepLines/>
      </w:pPr>
      <w:proofErr w:type="spellStart"/>
      <w:r>
        <w:t>PatientRace</w:t>
      </w:r>
      <w:proofErr w:type="spellEnd"/>
    </w:p>
    <w:p w:rsidR="00812105" w:rsidRDefault="0007275F" w:rsidP="00297E9F">
      <w:pPr>
        <w:keepNext/>
        <w:keepLines/>
        <w:spacing w:after="120" w:line="240" w:lineRule="auto"/>
      </w:pPr>
      <w:r>
        <w:t>This is the enumeration that contains the racial categories defined in the National Center for Education Statistics that a patient may belong to.</w:t>
      </w:r>
    </w:p>
    <w:p w:rsidR="00812105" w:rsidRDefault="0007275F" w:rsidP="00297E9F">
      <w:pPr>
        <w:keepNext/>
        <w:keepLines/>
        <w:spacing w:after="0" w:line="360" w:lineRule="auto"/>
        <w:rPr>
          <w:b/>
        </w:rPr>
      </w:pPr>
      <w:r>
        <w:rPr>
          <w:b/>
        </w:rPr>
        <w:t>&lt;&lt;Enumeration&gt;&gt;</w:t>
      </w:r>
    </w:p>
    <w:p w:rsidR="00812105" w:rsidRDefault="0007275F" w:rsidP="00297E9F">
      <w:pPr>
        <w:keepNext/>
        <w:keepLines/>
        <w:spacing w:after="0" w:line="240" w:lineRule="auto"/>
        <w:rPr>
          <w:b/>
        </w:rPr>
      </w:pPr>
      <w:r>
        <w:rPr>
          <w:b/>
        </w:rPr>
        <w:tab/>
        <w:t>Attributes:</w:t>
      </w:r>
    </w:p>
    <w:p w:rsidR="00812105" w:rsidRDefault="0007275F" w:rsidP="00297E9F">
      <w:pPr>
        <w:pStyle w:val="ListParagraph"/>
        <w:keepNext/>
        <w:keepLines/>
        <w:numPr>
          <w:ilvl w:val="0"/>
          <w:numId w:val="11"/>
        </w:numPr>
        <w:spacing w:after="0" w:line="240" w:lineRule="auto"/>
        <w:rPr>
          <w:b/>
        </w:rPr>
      </w:pPr>
      <w:r>
        <w:t>American Indian or Alaska Native</w:t>
      </w:r>
    </w:p>
    <w:p w:rsidR="00812105" w:rsidRPr="00D6053C" w:rsidRDefault="0007275F" w:rsidP="00297E9F">
      <w:pPr>
        <w:pStyle w:val="ListParagraph"/>
        <w:keepNext/>
        <w:keepLines/>
        <w:numPr>
          <w:ilvl w:val="0"/>
          <w:numId w:val="11"/>
        </w:numPr>
        <w:spacing w:after="0" w:line="240" w:lineRule="auto"/>
        <w:rPr>
          <w:b/>
        </w:rPr>
      </w:pPr>
      <w:r>
        <w:t>Asian</w:t>
      </w:r>
    </w:p>
    <w:p w:rsidR="00812105" w:rsidRPr="00D6053C" w:rsidRDefault="0007275F" w:rsidP="00297E9F">
      <w:pPr>
        <w:pStyle w:val="ListParagraph"/>
        <w:keepNext/>
        <w:keepLines/>
        <w:numPr>
          <w:ilvl w:val="0"/>
          <w:numId w:val="11"/>
        </w:numPr>
        <w:spacing w:after="0" w:line="240" w:lineRule="auto"/>
        <w:rPr>
          <w:b/>
        </w:rPr>
      </w:pPr>
      <w:r>
        <w:t>Black or African American</w:t>
      </w:r>
    </w:p>
    <w:p w:rsidR="00812105" w:rsidRPr="00D6053C" w:rsidRDefault="0007275F" w:rsidP="00297E9F">
      <w:pPr>
        <w:pStyle w:val="ListParagraph"/>
        <w:keepNext/>
        <w:keepLines/>
        <w:numPr>
          <w:ilvl w:val="0"/>
          <w:numId w:val="11"/>
        </w:numPr>
        <w:spacing w:after="0" w:line="240" w:lineRule="auto"/>
        <w:rPr>
          <w:b/>
        </w:rPr>
      </w:pPr>
      <w:r>
        <w:t>Native Hawaiian or Other Pacific Islander</w:t>
      </w:r>
    </w:p>
    <w:p w:rsidR="00812105" w:rsidRPr="00D6053C" w:rsidRDefault="0007275F" w:rsidP="00297E9F">
      <w:pPr>
        <w:pStyle w:val="ListParagraph"/>
        <w:keepNext/>
        <w:keepLines/>
        <w:numPr>
          <w:ilvl w:val="0"/>
          <w:numId w:val="11"/>
        </w:numPr>
        <w:spacing w:after="0" w:line="240" w:lineRule="auto"/>
        <w:rPr>
          <w:b/>
        </w:rPr>
      </w:pPr>
      <w:r>
        <w:t>White</w:t>
      </w:r>
    </w:p>
    <w:p w:rsidR="00812105" w:rsidRPr="00D6053C" w:rsidRDefault="0007275F" w:rsidP="00297E9F">
      <w:pPr>
        <w:pStyle w:val="ListParagraph"/>
        <w:keepNext/>
        <w:keepLines/>
        <w:numPr>
          <w:ilvl w:val="0"/>
          <w:numId w:val="11"/>
        </w:numPr>
        <w:spacing w:after="0" w:line="240" w:lineRule="auto"/>
        <w:rPr>
          <w:b/>
        </w:rPr>
      </w:pPr>
      <w:r>
        <w:t>Other</w:t>
      </w:r>
    </w:p>
    <w:p w:rsidR="00812105" w:rsidRPr="00D6053C" w:rsidRDefault="00812105" w:rsidP="00297E9F">
      <w:pPr>
        <w:pStyle w:val="ListParagraph"/>
        <w:keepNext/>
        <w:keepLines/>
        <w:spacing w:after="0" w:line="240" w:lineRule="auto"/>
        <w:ind w:left="1800"/>
        <w:rPr>
          <w:b/>
        </w:rPr>
      </w:pPr>
    </w:p>
    <w:p w:rsidR="00812105" w:rsidRDefault="0007275F" w:rsidP="00297E9F">
      <w:pPr>
        <w:pStyle w:val="Heading4"/>
        <w:keepNext/>
        <w:keepLines/>
      </w:pPr>
      <w:proofErr w:type="spellStart"/>
      <w:r>
        <w:t>PatientGender</w:t>
      </w:r>
      <w:proofErr w:type="spellEnd"/>
    </w:p>
    <w:p w:rsidR="00812105" w:rsidRDefault="0007275F" w:rsidP="00297E9F">
      <w:pPr>
        <w:keepNext/>
        <w:keepLines/>
        <w:spacing w:after="120" w:line="240" w:lineRule="auto"/>
      </w:pPr>
      <w:r>
        <w:t>This is the enumeration that contains the different gender types.</w:t>
      </w:r>
    </w:p>
    <w:p w:rsidR="00812105" w:rsidRDefault="0007275F" w:rsidP="00297E9F">
      <w:pPr>
        <w:keepNext/>
        <w:keepLines/>
        <w:spacing w:after="0" w:line="360" w:lineRule="auto"/>
        <w:rPr>
          <w:b/>
        </w:rPr>
      </w:pPr>
      <w:r>
        <w:rPr>
          <w:b/>
        </w:rPr>
        <w:t>&lt;&lt;Enumeration&gt;&gt;</w:t>
      </w:r>
    </w:p>
    <w:p w:rsidR="00812105" w:rsidRDefault="0007275F" w:rsidP="00297E9F">
      <w:pPr>
        <w:keepNext/>
        <w:keepLines/>
        <w:spacing w:after="0" w:line="240" w:lineRule="auto"/>
        <w:rPr>
          <w:b/>
        </w:rPr>
      </w:pPr>
      <w:r>
        <w:rPr>
          <w:b/>
        </w:rPr>
        <w:tab/>
        <w:t>Attributes:</w:t>
      </w:r>
    </w:p>
    <w:p w:rsidR="00812105" w:rsidRDefault="0007275F" w:rsidP="00297E9F">
      <w:pPr>
        <w:pStyle w:val="ListParagraph"/>
        <w:keepNext/>
        <w:keepLines/>
        <w:numPr>
          <w:ilvl w:val="0"/>
          <w:numId w:val="11"/>
        </w:numPr>
        <w:spacing w:after="0" w:line="240" w:lineRule="auto"/>
        <w:rPr>
          <w:b/>
        </w:rPr>
      </w:pPr>
      <w:r>
        <w:t>Female</w:t>
      </w:r>
    </w:p>
    <w:p w:rsidR="00812105" w:rsidRDefault="0007275F" w:rsidP="00297E9F">
      <w:pPr>
        <w:pStyle w:val="ListParagraph"/>
        <w:keepNext/>
        <w:keepLines/>
        <w:numPr>
          <w:ilvl w:val="0"/>
          <w:numId w:val="11"/>
        </w:numPr>
        <w:spacing w:after="0" w:line="240" w:lineRule="auto"/>
      </w:pPr>
      <w:r>
        <w:t>Male</w:t>
      </w:r>
    </w:p>
    <w:p w:rsidR="00812105" w:rsidRDefault="005E33EA" w:rsidP="00297E9F">
      <w:pPr>
        <w:pStyle w:val="Heading4"/>
        <w:keepNext/>
        <w:keepLines/>
      </w:pPr>
      <w:r>
        <w:t>Region</w:t>
      </w:r>
    </w:p>
    <w:p w:rsidR="00812105" w:rsidRDefault="005E33EA" w:rsidP="00297E9F">
      <w:pPr>
        <w:keepNext/>
        <w:keepLines/>
        <w:spacing w:after="120" w:line="240" w:lineRule="auto"/>
      </w:pPr>
      <w:r>
        <w:t>This is the enumeration that contains the names of the fifty states that make up the United States plus other major regions in the world.</w:t>
      </w:r>
    </w:p>
    <w:p w:rsidR="00812105" w:rsidRDefault="005E33EA" w:rsidP="00297E9F">
      <w:pPr>
        <w:keepNext/>
        <w:keepLines/>
        <w:spacing w:after="0" w:line="360" w:lineRule="auto"/>
        <w:rPr>
          <w:b/>
        </w:rPr>
      </w:pPr>
      <w:r>
        <w:rPr>
          <w:b/>
        </w:rPr>
        <w:t>&lt;&lt;Enumeration&gt;&gt;</w:t>
      </w:r>
    </w:p>
    <w:p w:rsidR="00812105" w:rsidRDefault="005E33EA" w:rsidP="00297E9F">
      <w:pPr>
        <w:keepNext/>
        <w:keepLines/>
        <w:spacing w:after="0" w:line="240" w:lineRule="auto"/>
        <w:rPr>
          <w:b/>
        </w:rPr>
      </w:pPr>
      <w:r>
        <w:rPr>
          <w:b/>
        </w:rPr>
        <w:tab/>
        <w:t>Attributes:</w:t>
      </w:r>
    </w:p>
    <w:p w:rsidR="00812105" w:rsidRDefault="005E33EA" w:rsidP="00297E9F">
      <w:pPr>
        <w:pStyle w:val="ListParagraph"/>
        <w:keepNext/>
        <w:keepLines/>
        <w:numPr>
          <w:ilvl w:val="0"/>
          <w:numId w:val="13"/>
        </w:numPr>
        <w:spacing w:after="0" w:line="240" w:lineRule="auto"/>
        <w:ind w:left="1800"/>
      </w:pPr>
      <w:r>
        <w:t>Alabama</w:t>
      </w:r>
    </w:p>
    <w:p w:rsidR="00812105" w:rsidRDefault="005E33EA" w:rsidP="00297E9F">
      <w:pPr>
        <w:pStyle w:val="ListParagraph"/>
        <w:keepNext/>
        <w:keepLines/>
        <w:numPr>
          <w:ilvl w:val="0"/>
          <w:numId w:val="13"/>
        </w:numPr>
        <w:spacing w:after="0" w:line="240" w:lineRule="auto"/>
        <w:ind w:left="1800"/>
      </w:pPr>
      <w:r>
        <w:t>Alaska</w:t>
      </w:r>
    </w:p>
    <w:p w:rsidR="00812105" w:rsidRDefault="005E33EA" w:rsidP="00297E9F">
      <w:pPr>
        <w:pStyle w:val="ListParagraph"/>
        <w:keepNext/>
        <w:keepLines/>
        <w:numPr>
          <w:ilvl w:val="0"/>
          <w:numId w:val="13"/>
        </w:numPr>
        <w:spacing w:after="0" w:line="240" w:lineRule="auto"/>
        <w:ind w:left="1800"/>
      </w:pPr>
      <w:r>
        <w:t>American Samoa</w:t>
      </w:r>
    </w:p>
    <w:p w:rsidR="00812105" w:rsidRDefault="005E33EA" w:rsidP="00297E9F">
      <w:pPr>
        <w:pStyle w:val="ListParagraph"/>
        <w:keepNext/>
        <w:keepLines/>
        <w:numPr>
          <w:ilvl w:val="0"/>
          <w:numId w:val="13"/>
        </w:numPr>
        <w:spacing w:after="0" w:line="240" w:lineRule="auto"/>
        <w:ind w:left="1800"/>
      </w:pPr>
      <w:r>
        <w:t>Arizona</w:t>
      </w:r>
    </w:p>
    <w:p w:rsidR="00812105" w:rsidRDefault="005E33EA" w:rsidP="00297E9F">
      <w:pPr>
        <w:pStyle w:val="ListParagraph"/>
        <w:keepNext/>
        <w:keepLines/>
        <w:numPr>
          <w:ilvl w:val="0"/>
          <w:numId w:val="13"/>
        </w:numPr>
        <w:spacing w:after="0" w:line="240" w:lineRule="auto"/>
        <w:ind w:left="1800"/>
      </w:pPr>
      <w:r>
        <w:t>Arkansas</w:t>
      </w:r>
    </w:p>
    <w:p w:rsidR="00812105" w:rsidRDefault="005E33EA" w:rsidP="00297E9F">
      <w:pPr>
        <w:pStyle w:val="ListParagraph"/>
        <w:keepNext/>
        <w:keepLines/>
        <w:numPr>
          <w:ilvl w:val="0"/>
          <w:numId w:val="13"/>
        </w:numPr>
        <w:spacing w:after="0" w:line="240" w:lineRule="auto"/>
        <w:ind w:left="1800"/>
      </w:pPr>
      <w:r>
        <w:t>California</w:t>
      </w:r>
    </w:p>
    <w:p w:rsidR="00812105" w:rsidRDefault="005E33EA" w:rsidP="00297E9F">
      <w:pPr>
        <w:pStyle w:val="ListParagraph"/>
        <w:keepNext/>
        <w:keepLines/>
        <w:numPr>
          <w:ilvl w:val="0"/>
          <w:numId w:val="13"/>
        </w:numPr>
        <w:spacing w:after="0" w:line="240" w:lineRule="auto"/>
        <w:ind w:left="1800"/>
      </w:pPr>
      <w:r>
        <w:t>Colorado</w:t>
      </w:r>
    </w:p>
    <w:p w:rsidR="00812105" w:rsidRDefault="005E33EA" w:rsidP="00297E9F">
      <w:pPr>
        <w:pStyle w:val="ListParagraph"/>
        <w:keepNext/>
        <w:keepLines/>
        <w:numPr>
          <w:ilvl w:val="0"/>
          <w:numId w:val="13"/>
        </w:numPr>
        <w:spacing w:after="0" w:line="240" w:lineRule="auto"/>
        <w:ind w:left="1800"/>
      </w:pPr>
      <w:r>
        <w:t>Connecticut</w:t>
      </w:r>
    </w:p>
    <w:p w:rsidR="00812105" w:rsidRDefault="005E33EA" w:rsidP="00297E9F">
      <w:pPr>
        <w:pStyle w:val="ListParagraph"/>
        <w:keepNext/>
        <w:keepLines/>
        <w:numPr>
          <w:ilvl w:val="0"/>
          <w:numId w:val="13"/>
        </w:numPr>
        <w:spacing w:after="0" w:line="240" w:lineRule="auto"/>
        <w:ind w:left="1800"/>
      </w:pPr>
      <w:r>
        <w:t>District of Columbia</w:t>
      </w:r>
    </w:p>
    <w:p w:rsidR="00812105" w:rsidRDefault="005E33EA" w:rsidP="00297E9F">
      <w:pPr>
        <w:pStyle w:val="ListParagraph"/>
        <w:keepNext/>
        <w:keepLines/>
        <w:numPr>
          <w:ilvl w:val="0"/>
          <w:numId w:val="13"/>
        </w:numPr>
        <w:spacing w:after="0" w:line="240" w:lineRule="auto"/>
        <w:ind w:left="1800"/>
      </w:pPr>
      <w:r>
        <w:t>Delaware</w:t>
      </w:r>
    </w:p>
    <w:p w:rsidR="00812105" w:rsidRDefault="005E33EA" w:rsidP="00297E9F">
      <w:pPr>
        <w:pStyle w:val="ListParagraph"/>
        <w:keepNext/>
        <w:keepLines/>
        <w:numPr>
          <w:ilvl w:val="0"/>
          <w:numId w:val="13"/>
        </w:numPr>
        <w:spacing w:after="0" w:line="240" w:lineRule="auto"/>
        <w:ind w:left="1800"/>
      </w:pPr>
      <w:r>
        <w:t>Florida</w:t>
      </w:r>
    </w:p>
    <w:p w:rsidR="00812105" w:rsidRDefault="005E33EA" w:rsidP="00297E9F">
      <w:pPr>
        <w:pStyle w:val="ListParagraph"/>
        <w:keepNext/>
        <w:keepLines/>
        <w:numPr>
          <w:ilvl w:val="0"/>
          <w:numId w:val="13"/>
        </w:numPr>
        <w:spacing w:after="0" w:line="240" w:lineRule="auto"/>
        <w:ind w:left="1800"/>
      </w:pPr>
      <w:r>
        <w:t>Georgia</w:t>
      </w:r>
    </w:p>
    <w:p w:rsidR="00812105" w:rsidRDefault="005E33EA" w:rsidP="00297E9F">
      <w:pPr>
        <w:pStyle w:val="ListParagraph"/>
        <w:keepNext/>
        <w:keepLines/>
        <w:numPr>
          <w:ilvl w:val="0"/>
          <w:numId w:val="13"/>
        </w:numPr>
        <w:spacing w:after="0" w:line="240" w:lineRule="auto"/>
        <w:ind w:left="1800"/>
      </w:pPr>
      <w:r>
        <w:lastRenderedPageBreak/>
        <w:t>Guam</w:t>
      </w:r>
    </w:p>
    <w:p w:rsidR="00812105" w:rsidRDefault="005E33EA" w:rsidP="00297E9F">
      <w:pPr>
        <w:pStyle w:val="ListParagraph"/>
        <w:keepNext/>
        <w:keepLines/>
        <w:numPr>
          <w:ilvl w:val="0"/>
          <w:numId w:val="13"/>
        </w:numPr>
        <w:spacing w:after="0" w:line="240" w:lineRule="auto"/>
        <w:ind w:left="1800"/>
      </w:pPr>
      <w:r>
        <w:t>Hawaii</w:t>
      </w:r>
    </w:p>
    <w:p w:rsidR="00812105" w:rsidRDefault="005E33EA" w:rsidP="00297E9F">
      <w:pPr>
        <w:pStyle w:val="ListParagraph"/>
        <w:keepNext/>
        <w:keepLines/>
        <w:numPr>
          <w:ilvl w:val="0"/>
          <w:numId w:val="13"/>
        </w:numPr>
        <w:spacing w:after="0" w:line="240" w:lineRule="auto"/>
        <w:ind w:left="1800"/>
      </w:pPr>
      <w:r>
        <w:t>Idaho</w:t>
      </w:r>
    </w:p>
    <w:p w:rsidR="00812105" w:rsidRDefault="005E33EA" w:rsidP="00297E9F">
      <w:pPr>
        <w:pStyle w:val="ListParagraph"/>
        <w:keepNext/>
        <w:keepLines/>
        <w:numPr>
          <w:ilvl w:val="0"/>
          <w:numId w:val="13"/>
        </w:numPr>
        <w:spacing w:after="0" w:line="240" w:lineRule="auto"/>
        <w:ind w:left="1800"/>
      </w:pPr>
      <w:r>
        <w:t>Illinois</w:t>
      </w:r>
    </w:p>
    <w:p w:rsidR="00812105" w:rsidRDefault="005E33EA" w:rsidP="00297E9F">
      <w:pPr>
        <w:pStyle w:val="ListParagraph"/>
        <w:keepNext/>
        <w:keepLines/>
        <w:numPr>
          <w:ilvl w:val="0"/>
          <w:numId w:val="13"/>
        </w:numPr>
        <w:spacing w:after="0" w:line="240" w:lineRule="auto"/>
        <w:ind w:left="1800"/>
      </w:pPr>
      <w:r>
        <w:t>Indiana</w:t>
      </w:r>
    </w:p>
    <w:p w:rsidR="00812105" w:rsidRDefault="005E33EA" w:rsidP="00297E9F">
      <w:pPr>
        <w:pStyle w:val="ListParagraph"/>
        <w:keepNext/>
        <w:keepLines/>
        <w:numPr>
          <w:ilvl w:val="0"/>
          <w:numId w:val="13"/>
        </w:numPr>
        <w:spacing w:after="0" w:line="240" w:lineRule="auto"/>
        <w:ind w:left="1800"/>
      </w:pPr>
      <w:r>
        <w:t>Iowa</w:t>
      </w:r>
    </w:p>
    <w:p w:rsidR="00812105" w:rsidRDefault="005E33EA" w:rsidP="00297E9F">
      <w:pPr>
        <w:pStyle w:val="ListParagraph"/>
        <w:keepNext/>
        <w:keepLines/>
        <w:numPr>
          <w:ilvl w:val="0"/>
          <w:numId w:val="13"/>
        </w:numPr>
        <w:spacing w:after="0" w:line="240" w:lineRule="auto"/>
        <w:ind w:left="1800"/>
      </w:pPr>
      <w:r>
        <w:t>Kansas</w:t>
      </w:r>
    </w:p>
    <w:p w:rsidR="00812105" w:rsidRDefault="005E33EA" w:rsidP="00297E9F">
      <w:pPr>
        <w:pStyle w:val="ListParagraph"/>
        <w:keepNext/>
        <w:keepLines/>
        <w:numPr>
          <w:ilvl w:val="0"/>
          <w:numId w:val="13"/>
        </w:numPr>
        <w:spacing w:after="0" w:line="240" w:lineRule="auto"/>
        <w:ind w:left="1800"/>
      </w:pPr>
      <w:r>
        <w:t>Kentucky</w:t>
      </w:r>
    </w:p>
    <w:p w:rsidR="00812105" w:rsidRDefault="005E33EA" w:rsidP="00297E9F">
      <w:pPr>
        <w:pStyle w:val="ListParagraph"/>
        <w:keepNext/>
        <w:keepLines/>
        <w:numPr>
          <w:ilvl w:val="0"/>
          <w:numId w:val="13"/>
        </w:numPr>
        <w:spacing w:after="0" w:line="240" w:lineRule="auto"/>
        <w:ind w:left="1800"/>
      </w:pPr>
      <w:r>
        <w:t>Louisiana</w:t>
      </w:r>
    </w:p>
    <w:p w:rsidR="00812105" w:rsidRDefault="005E33EA" w:rsidP="00297E9F">
      <w:pPr>
        <w:pStyle w:val="ListParagraph"/>
        <w:keepNext/>
        <w:keepLines/>
        <w:numPr>
          <w:ilvl w:val="0"/>
          <w:numId w:val="13"/>
        </w:numPr>
        <w:spacing w:after="0" w:line="240" w:lineRule="auto"/>
        <w:ind w:left="1800"/>
      </w:pPr>
      <w:r>
        <w:t>Maine</w:t>
      </w:r>
    </w:p>
    <w:p w:rsidR="00812105" w:rsidRDefault="005E33EA" w:rsidP="00297E9F">
      <w:pPr>
        <w:pStyle w:val="ListParagraph"/>
        <w:keepNext/>
        <w:keepLines/>
        <w:numPr>
          <w:ilvl w:val="0"/>
          <w:numId w:val="13"/>
        </w:numPr>
        <w:spacing w:after="0" w:line="240" w:lineRule="auto"/>
        <w:ind w:left="1800"/>
      </w:pPr>
      <w:r>
        <w:t>Maryland</w:t>
      </w:r>
    </w:p>
    <w:p w:rsidR="00812105" w:rsidRDefault="005E33EA" w:rsidP="00297E9F">
      <w:pPr>
        <w:pStyle w:val="ListParagraph"/>
        <w:keepNext/>
        <w:keepLines/>
        <w:numPr>
          <w:ilvl w:val="0"/>
          <w:numId w:val="13"/>
        </w:numPr>
        <w:spacing w:after="0" w:line="240" w:lineRule="auto"/>
        <w:ind w:left="1800"/>
      </w:pPr>
      <w:r>
        <w:t>Massachusetts</w:t>
      </w:r>
    </w:p>
    <w:p w:rsidR="00812105" w:rsidRDefault="005E33EA" w:rsidP="00297E9F">
      <w:pPr>
        <w:pStyle w:val="ListParagraph"/>
        <w:keepNext/>
        <w:keepLines/>
        <w:numPr>
          <w:ilvl w:val="0"/>
          <w:numId w:val="13"/>
        </w:numPr>
        <w:spacing w:after="0" w:line="240" w:lineRule="auto"/>
        <w:ind w:left="1800"/>
      </w:pPr>
      <w:r>
        <w:t>Michigan</w:t>
      </w:r>
    </w:p>
    <w:p w:rsidR="00812105" w:rsidRDefault="005E33EA" w:rsidP="00297E9F">
      <w:pPr>
        <w:pStyle w:val="ListParagraph"/>
        <w:keepNext/>
        <w:keepLines/>
        <w:numPr>
          <w:ilvl w:val="0"/>
          <w:numId w:val="13"/>
        </w:numPr>
        <w:spacing w:after="0" w:line="240" w:lineRule="auto"/>
        <w:ind w:left="1800"/>
      </w:pPr>
      <w:r>
        <w:t>Minnesota</w:t>
      </w:r>
    </w:p>
    <w:p w:rsidR="00812105" w:rsidRDefault="005E33EA" w:rsidP="00297E9F">
      <w:pPr>
        <w:pStyle w:val="ListParagraph"/>
        <w:keepNext/>
        <w:keepLines/>
        <w:numPr>
          <w:ilvl w:val="0"/>
          <w:numId w:val="13"/>
        </w:numPr>
        <w:spacing w:after="0" w:line="240" w:lineRule="auto"/>
        <w:ind w:left="1800"/>
      </w:pPr>
      <w:r>
        <w:t>Mississippi</w:t>
      </w:r>
    </w:p>
    <w:p w:rsidR="00812105" w:rsidRDefault="005E33EA" w:rsidP="00297E9F">
      <w:pPr>
        <w:pStyle w:val="ListParagraph"/>
        <w:keepNext/>
        <w:keepLines/>
        <w:numPr>
          <w:ilvl w:val="0"/>
          <w:numId w:val="13"/>
        </w:numPr>
        <w:spacing w:after="0" w:line="240" w:lineRule="auto"/>
        <w:ind w:left="1800"/>
      </w:pPr>
      <w:r>
        <w:t>Missouri</w:t>
      </w:r>
    </w:p>
    <w:p w:rsidR="00812105" w:rsidRDefault="005E33EA" w:rsidP="00297E9F">
      <w:pPr>
        <w:pStyle w:val="ListParagraph"/>
        <w:keepNext/>
        <w:keepLines/>
        <w:numPr>
          <w:ilvl w:val="0"/>
          <w:numId w:val="13"/>
        </w:numPr>
        <w:spacing w:after="0" w:line="240" w:lineRule="auto"/>
        <w:ind w:left="1800"/>
      </w:pPr>
      <w:r>
        <w:t>Montana</w:t>
      </w:r>
    </w:p>
    <w:p w:rsidR="00812105" w:rsidRDefault="005E33EA" w:rsidP="00297E9F">
      <w:pPr>
        <w:pStyle w:val="ListParagraph"/>
        <w:keepNext/>
        <w:keepLines/>
        <w:numPr>
          <w:ilvl w:val="0"/>
          <w:numId w:val="13"/>
        </w:numPr>
        <w:spacing w:after="0" w:line="240" w:lineRule="auto"/>
        <w:ind w:left="1800"/>
      </w:pPr>
      <w:r>
        <w:t>Nebraska</w:t>
      </w:r>
    </w:p>
    <w:p w:rsidR="00812105" w:rsidRDefault="005E33EA" w:rsidP="00297E9F">
      <w:pPr>
        <w:pStyle w:val="ListParagraph"/>
        <w:keepNext/>
        <w:keepLines/>
        <w:numPr>
          <w:ilvl w:val="0"/>
          <w:numId w:val="13"/>
        </w:numPr>
        <w:spacing w:after="0" w:line="240" w:lineRule="auto"/>
        <w:ind w:left="1800"/>
      </w:pPr>
      <w:r>
        <w:t>Nevada</w:t>
      </w:r>
    </w:p>
    <w:p w:rsidR="00812105" w:rsidRDefault="005E33EA" w:rsidP="00297E9F">
      <w:pPr>
        <w:pStyle w:val="ListParagraph"/>
        <w:keepNext/>
        <w:keepLines/>
        <w:numPr>
          <w:ilvl w:val="0"/>
          <w:numId w:val="13"/>
        </w:numPr>
        <w:spacing w:after="0" w:line="240" w:lineRule="auto"/>
        <w:ind w:left="1800"/>
      </w:pPr>
      <w:r>
        <w:t>New Hampshire</w:t>
      </w:r>
    </w:p>
    <w:p w:rsidR="00812105" w:rsidRDefault="005E33EA" w:rsidP="00297E9F">
      <w:pPr>
        <w:pStyle w:val="ListParagraph"/>
        <w:keepNext/>
        <w:keepLines/>
        <w:numPr>
          <w:ilvl w:val="0"/>
          <w:numId w:val="13"/>
        </w:numPr>
        <w:spacing w:after="0" w:line="240" w:lineRule="auto"/>
        <w:ind w:left="1800"/>
      </w:pPr>
      <w:r>
        <w:t>New Jersey</w:t>
      </w:r>
    </w:p>
    <w:p w:rsidR="00812105" w:rsidRDefault="005E33EA" w:rsidP="00297E9F">
      <w:pPr>
        <w:pStyle w:val="ListParagraph"/>
        <w:keepNext/>
        <w:keepLines/>
        <w:numPr>
          <w:ilvl w:val="0"/>
          <w:numId w:val="13"/>
        </w:numPr>
        <w:spacing w:after="0" w:line="240" w:lineRule="auto"/>
        <w:ind w:left="1800"/>
      </w:pPr>
      <w:r>
        <w:t>New Mexico</w:t>
      </w:r>
    </w:p>
    <w:p w:rsidR="00812105" w:rsidRDefault="005E33EA" w:rsidP="00297E9F">
      <w:pPr>
        <w:pStyle w:val="ListParagraph"/>
        <w:keepNext/>
        <w:keepLines/>
        <w:numPr>
          <w:ilvl w:val="0"/>
          <w:numId w:val="13"/>
        </w:numPr>
        <w:spacing w:after="0" w:line="240" w:lineRule="auto"/>
        <w:ind w:left="1800"/>
      </w:pPr>
      <w:r>
        <w:t>New York</w:t>
      </w:r>
    </w:p>
    <w:p w:rsidR="00812105" w:rsidRDefault="005E33EA" w:rsidP="00297E9F">
      <w:pPr>
        <w:pStyle w:val="ListParagraph"/>
        <w:keepNext/>
        <w:keepLines/>
        <w:numPr>
          <w:ilvl w:val="0"/>
          <w:numId w:val="13"/>
        </w:numPr>
        <w:spacing w:after="0" w:line="240" w:lineRule="auto"/>
        <w:ind w:left="1800"/>
      </w:pPr>
      <w:r>
        <w:t>North Carolina</w:t>
      </w:r>
    </w:p>
    <w:p w:rsidR="00812105" w:rsidRDefault="005E33EA" w:rsidP="00297E9F">
      <w:pPr>
        <w:pStyle w:val="ListParagraph"/>
        <w:keepNext/>
        <w:keepLines/>
        <w:numPr>
          <w:ilvl w:val="0"/>
          <w:numId w:val="13"/>
        </w:numPr>
        <w:spacing w:after="0" w:line="240" w:lineRule="auto"/>
        <w:ind w:left="1800"/>
      </w:pPr>
      <w:r>
        <w:t>North Marianas Islands</w:t>
      </w:r>
    </w:p>
    <w:p w:rsidR="00812105" w:rsidRDefault="005E33EA" w:rsidP="00297E9F">
      <w:pPr>
        <w:pStyle w:val="ListParagraph"/>
        <w:keepNext/>
        <w:keepLines/>
        <w:numPr>
          <w:ilvl w:val="0"/>
          <w:numId w:val="13"/>
        </w:numPr>
        <w:spacing w:after="0" w:line="240" w:lineRule="auto"/>
        <w:ind w:left="1800"/>
      </w:pPr>
      <w:r>
        <w:t>North Dakota</w:t>
      </w:r>
    </w:p>
    <w:p w:rsidR="00812105" w:rsidRDefault="005E33EA" w:rsidP="00297E9F">
      <w:pPr>
        <w:pStyle w:val="ListParagraph"/>
        <w:keepNext/>
        <w:keepLines/>
        <w:numPr>
          <w:ilvl w:val="0"/>
          <w:numId w:val="13"/>
        </w:numPr>
        <w:spacing w:after="0" w:line="240" w:lineRule="auto"/>
        <w:ind w:left="1800"/>
      </w:pPr>
      <w:r>
        <w:t>Ohio</w:t>
      </w:r>
    </w:p>
    <w:p w:rsidR="00812105" w:rsidRDefault="005E33EA" w:rsidP="00297E9F">
      <w:pPr>
        <w:pStyle w:val="ListParagraph"/>
        <w:keepNext/>
        <w:keepLines/>
        <w:numPr>
          <w:ilvl w:val="0"/>
          <w:numId w:val="13"/>
        </w:numPr>
        <w:spacing w:after="0" w:line="240" w:lineRule="auto"/>
        <w:ind w:left="1800"/>
      </w:pPr>
      <w:r>
        <w:t>Oklahoma</w:t>
      </w:r>
    </w:p>
    <w:p w:rsidR="00812105" w:rsidRDefault="005E33EA" w:rsidP="00297E9F">
      <w:pPr>
        <w:pStyle w:val="ListParagraph"/>
        <w:keepNext/>
        <w:keepLines/>
        <w:numPr>
          <w:ilvl w:val="0"/>
          <w:numId w:val="13"/>
        </w:numPr>
        <w:spacing w:after="0" w:line="240" w:lineRule="auto"/>
        <w:ind w:left="1800"/>
      </w:pPr>
      <w:r>
        <w:t>Oregon</w:t>
      </w:r>
    </w:p>
    <w:p w:rsidR="00812105" w:rsidRDefault="005E33EA" w:rsidP="00297E9F">
      <w:pPr>
        <w:pStyle w:val="ListParagraph"/>
        <w:keepNext/>
        <w:keepLines/>
        <w:numPr>
          <w:ilvl w:val="0"/>
          <w:numId w:val="13"/>
        </w:numPr>
        <w:spacing w:after="0" w:line="240" w:lineRule="auto"/>
        <w:ind w:left="1800"/>
      </w:pPr>
      <w:r>
        <w:t>Pennsylvania</w:t>
      </w:r>
    </w:p>
    <w:p w:rsidR="00812105" w:rsidRDefault="005E33EA" w:rsidP="00297E9F">
      <w:pPr>
        <w:pStyle w:val="ListParagraph"/>
        <w:keepNext/>
        <w:keepLines/>
        <w:numPr>
          <w:ilvl w:val="0"/>
          <w:numId w:val="13"/>
        </w:numPr>
        <w:spacing w:after="0" w:line="240" w:lineRule="auto"/>
        <w:ind w:left="1800"/>
      </w:pPr>
      <w:r>
        <w:t>Puerto Rico</w:t>
      </w:r>
    </w:p>
    <w:p w:rsidR="00812105" w:rsidRDefault="005E33EA" w:rsidP="00297E9F">
      <w:pPr>
        <w:pStyle w:val="ListParagraph"/>
        <w:keepNext/>
        <w:keepLines/>
        <w:numPr>
          <w:ilvl w:val="0"/>
          <w:numId w:val="13"/>
        </w:numPr>
        <w:spacing w:after="0" w:line="240" w:lineRule="auto"/>
        <w:ind w:left="1800"/>
      </w:pPr>
      <w:r>
        <w:t>Rhode Island</w:t>
      </w:r>
    </w:p>
    <w:p w:rsidR="00812105" w:rsidRDefault="005E33EA" w:rsidP="00297E9F">
      <w:pPr>
        <w:pStyle w:val="ListParagraph"/>
        <w:keepNext/>
        <w:keepLines/>
        <w:numPr>
          <w:ilvl w:val="0"/>
          <w:numId w:val="13"/>
        </w:numPr>
        <w:spacing w:after="0" w:line="240" w:lineRule="auto"/>
        <w:ind w:left="1800"/>
      </w:pPr>
      <w:r>
        <w:t>South Carolina</w:t>
      </w:r>
    </w:p>
    <w:p w:rsidR="00812105" w:rsidRDefault="005E33EA" w:rsidP="00297E9F">
      <w:pPr>
        <w:pStyle w:val="ListParagraph"/>
        <w:keepNext/>
        <w:keepLines/>
        <w:numPr>
          <w:ilvl w:val="0"/>
          <w:numId w:val="13"/>
        </w:numPr>
        <w:spacing w:after="0" w:line="240" w:lineRule="auto"/>
        <w:ind w:left="1800"/>
      </w:pPr>
      <w:r>
        <w:t>South Dakota</w:t>
      </w:r>
    </w:p>
    <w:p w:rsidR="00812105" w:rsidRDefault="005E33EA" w:rsidP="00297E9F">
      <w:pPr>
        <w:pStyle w:val="ListParagraph"/>
        <w:keepNext/>
        <w:keepLines/>
        <w:numPr>
          <w:ilvl w:val="0"/>
          <w:numId w:val="13"/>
        </w:numPr>
        <w:spacing w:after="0" w:line="240" w:lineRule="auto"/>
        <w:ind w:left="1800"/>
      </w:pPr>
      <w:r>
        <w:t>Tennessee</w:t>
      </w:r>
    </w:p>
    <w:p w:rsidR="00812105" w:rsidRDefault="005E33EA" w:rsidP="00297E9F">
      <w:pPr>
        <w:pStyle w:val="ListParagraph"/>
        <w:keepNext/>
        <w:keepLines/>
        <w:numPr>
          <w:ilvl w:val="0"/>
          <w:numId w:val="13"/>
        </w:numPr>
        <w:spacing w:after="0" w:line="240" w:lineRule="auto"/>
        <w:ind w:left="1800"/>
      </w:pPr>
      <w:r>
        <w:t>Texas</w:t>
      </w:r>
    </w:p>
    <w:p w:rsidR="00812105" w:rsidRDefault="005E33EA" w:rsidP="00297E9F">
      <w:pPr>
        <w:pStyle w:val="ListParagraph"/>
        <w:keepNext/>
        <w:keepLines/>
        <w:numPr>
          <w:ilvl w:val="0"/>
          <w:numId w:val="13"/>
        </w:numPr>
        <w:spacing w:after="0" w:line="240" w:lineRule="auto"/>
        <w:ind w:left="1800"/>
      </w:pPr>
      <w:r>
        <w:t>Utah</w:t>
      </w:r>
    </w:p>
    <w:p w:rsidR="00812105" w:rsidRDefault="005E33EA" w:rsidP="00297E9F">
      <w:pPr>
        <w:pStyle w:val="ListParagraph"/>
        <w:keepNext/>
        <w:keepLines/>
        <w:numPr>
          <w:ilvl w:val="0"/>
          <w:numId w:val="13"/>
        </w:numPr>
        <w:spacing w:after="0" w:line="240" w:lineRule="auto"/>
        <w:ind w:left="1800"/>
      </w:pPr>
      <w:r>
        <w:t>Vermont</w:t>
      </w:r>
    </w:p>
    <w:p w:rsidR="00812105" w:rsidRDefault="005E33EA" w:rsidP="00297E9F">
      <w:pPr>
        <w:pStyle w:val="ListParagraph"/>
        <w:keepNext/>
        <w:keepLines/>
        <w:numPr>
          <w:ilvl w:val="0"/>
          <w:numId w:val="13"/>
        </w:numPr>
        <w:spacing w:after="0" w:line="240" w:lineRule="auto"/>
        <w:ind w:left="1800"/>
      </w:pPr>
      <w:r>
        <w:t>Virginia</w:t>
      </w:r>
    </w:p>
    <w:p w:rsidR="00812105" w:rsidRDefault="005E33EA" w:rsidP="00297E9F">
      <w:pPr>
        <w:pStyle w:val="ListParagraph"/>
        <w:keepNext/>
        <w:keepLines/>
        <w:numPr>
          <w:ilvl w:val="0"/>
          <w:numId w:val="13"/>
        </w:numPr>
        <w:spacing w:after="0" w:line="240" w:lineRule="auto"/>
        <w:ind w:left="1800"/>
      </w:pPr>
      <w:r>
        <w:t>Virgin Islands</w:t>
      </w:r>
    </w:p>
    <w:p w:rsidR="00812105" w:rsidRDefault="005E33EA" w:rsidP="00297E9F">
      <w:pPr>
        <w:pStyle w:val="ListParagraph"/>
        <w:keepNext/>
        <w:keepLines/>
        <w:numPr>
          <w:ilvl w:val="0"/>
          <w:numId w:val="13"/>
        </w:numPr>
        <w:spacing w:after="0" w:line="240" w:lineRule="auto"/>
        <w:ind w:left="1800"/>
      </w:pPr>
      <w:r>
        <w:t>Washington</w:t>
      </w:r>
    </w:p>
    <w:p w:rsidR="00812105" w:rsidRDefault="005E33EA" w:rsidP="00297E9F">
      <w:pPr>
        <w:pStyle w:val="ListParagraph"/>
        <w:keepNext/>
        <w:keepLines/>
        <w:numPr>
          <w:ilvl w:val="0"/>
          <w:numId w:val="13"/>
        </w:numPr>
        <w:spacing w:after="0" w:line="240" w:lineRule="auto"/>
        <w:ind w:left="1800"/>
      </w:pPr>
      <w:r>
        <w:t>West Virginia</w:t>
      </w:r>
    </w:p>
    <w:p w:rsidR="00812105" w:rsidRDefault="005E33EA" w:rsidP="00297E9F">
      <w:pPr>
        <w:pStyle w:val="ListParagraph"/>
        <w:keepNext/>
        <w:keepLines/>
        <w:numPr>
          <w:ilvl w:val="0"/>
          <w:numId w:val="13"/>
        </w:numPr>
        <w:spacing w:after="0" w:line="240" w:lineRule="auto"/>
        <w:ind w:left="1800"/>
      </w:pPr>
      <w:r>
        <w:lastRenderedPageBreak/>
        <w:t>Wisconsin</w:t>
      </w:r>
    </w:p>
    <w:p w:rsidR="00812105" w:rsidRDefault="005E33EA" w:rsidP="00297E9F">
      <w:pPr>
        <w:pStyle w:val="ListParagraph"/>
        <w:keepNext/>
        <w:keepLines/>
        <w:numPr>
          <w:ilvl w:val="0"/>
          <w:numId w:val="13"/>
        </w:numPr>
        <w:spacing w:after="0" w:line="240" w:lineRule="auto"/>
        <w:ind w:left="1800"/>
      </w:pPr>
      <w:r>
        <w:t>Wyoming</w:t>
      </w:r>
    </w:p>
    <w:p w:rsidR="00812105" w:rsidRDefault="005E33EA" w:rsidP="00297E9F">
      <w:pPr>
        <w:pStyle w:val="ListParagraph"/>
        <w:keepNext/>
        <w:keepLines/>
        <w:numPr>
          <w:ilvl w:val="0"/>
          <w:numId w:val="13"/>
        </w:numPr>
        <w:spacing w:after="0" w:line="240" w:lineRule="auto"/>
        <w:ind w:left="1800"/>
      </w:pPr>
      <w:r>
        <w:t>European Union</w:t>
      </w:r>
    </w:p>
    <w:p w:rsidR="00812105" w:rsidRDefault="005E33EA" w:rsidP="00297E9F">
      <w:pPr>
        <w:pStyle w:val="ListParagraph"/>
        <w:keepNext/>
        <w:keepLines/>
        <w:numPr>
          <w:ilvl w:val="0"/>
          <w:numId w:val="13"/>
        </w:numPr>
        <w:spacing w:after="0" w:line="240" w:lineRule="auto"/>
        <w:ind w:left="1800"/>
      </w:pPr>
      <w:r>
        <w:t>Eastern Europe</w:t>
      </w:r>
    </w:p>
    <w:p w:rsidR="00812105" w:rsidRDefault="005E33EA" w:rsidP="00297E9F">
      <w:pPr>
        <w:pStyle w:val="ListParagraph"/>
        <w:keepNext/>
        <w:keepLines/>
        <w:numPr>
          <w:ilvl w:val="0"/>
          <w:numId w:val="13"/>
        </w:numPr>
        <w:spacing w:after="0" w:line="240" w:lineRule="auto"/>
        <w:ind w:left="1800"/>
      </w:pPr>
      <w:r>
        <w:t>Africa</w:t>
      </w:r>
    </w:p>
    <w:p w:rsidR="00812105" w:rsidRDefault="005E33EA" w:rsidP="00297E9F">
      <w:pPr>
        <w:pStyle w:val="ListParagraph"/>
        <w:keepNext/>
        <w:keepLines/>
        <w:numPr>
          <w:ilvl w:val="0"/>
          <w:numId w:val="13"/>
        </w:numPr>
        <w:spacing w:after="0" w:line="240" w:lineRule="auto"/>
        <w:ind w:left="1800"/>
      </w:pPr>
      <w:r>
        <w:t>South America</w:t>
      </w:r>
    </w:p>
    <w:p w:rsidR="00812105" w:rsidRDefault="005E33EA" w:rsidP="00297E9F">
      <w:pPr>
        <w:pStyle w:val="ListParagraph"/>
        <w:keepNext/>
        <w:keepLines/>
        <w:numPr>
          <w:ilvl w:val="0"/>
          <w:numId w:val="13"/>
        </w:numPr>
        <w:spacing w:after="0" w:line="240" w:lineRule="auto"/>
        <w:ind w:left="1800"/>
      </w:pPr>
      <w:r>
        <w:t>Central America</w:t>
      </w:r>
    </w:p>
    <w:p w:rsidR="00812105" w:rsidRDefault="005E33EA" w:rsidP="00297E9F">
      <w:pPr>
        <w:pStyle w:val="ListParagraph"/>
        <w:keepNext/>
        <w:keepLines/>
        <w:numPr>
          <w:ilvl w:val="0"/>
          <w:numId w:val="13"/>
        </w:numPr>
        <w:spacing w:after="0" w:line="240" w:lineRule="auto"/>
        <w:ind w:left="1800"/>
      </w:pPr>
      <w:r>
        <w:t>Asia</w:t>
      </w:r>
    </w:p>
    <w:p w:rsidR="00812105" w:rsidRDefault="005E33EA" w:rsidP="00297E9F">
      <w:pPr>
        <w:pStyle w:val="ListParagraph"/>
        <w:keepNext/>
        <w:keepLines/>
        <w:numPr>
          <w:ilvl w:val="0"/>
          <w:numId w:val="13"/>
        </w:numPr>
        <w:spacing w:after="0" w:line="240" w:lineRule="auto"/>
        <w:ind w:left="1800"/>
      </w:pPr>
      <w:r>
        <w:t>Oceania</w:t>
      </w:r>
    </w:p>
    <w:p w:rsidR="00812105" w:rsidRDefault="005E33EA" w:rsidP="00297E9F">
      <w:pPr>
        <w:pStyle w:val="ListParagraph"/>
        <w:keepNext/>
        <w:keepLines/>
        <w:numPr>
          <w:ilvl w:val="0"/>
          <w:numId w:val="13"/>
        </w:numPr>
        <w:spacing w:after="0" w:line="240" w:lineRule="auto"/>
        <w:ind w:left="1800"/>
      </w:pPr>
      <w:r>
        <w:t>North America</w:t>
      </w:r>
    </w:p>
    <w:p w:rsidR="00812105" w:rsidRDefault="005E33EA" w:rsidP="00297E9F">
      <w:pPr>
        <w:pStyle w:val="ListParagraph"/>
        <w:keepNext/>
        <w:keepLines/>
        <w:numPr>
          <w:ilvl w:val="0"/>
          <w:numId w:val="13"/>
        </w:numPr>
        <w:spacing w:after="0" w:line="240" w:lineRule="auto"/>
        <w:ind w:left="1800"/>
      </w:pPr>
      <w:r>
        <w:t>The Caribbean</w:t>
      </w:r>
    </w:p>
    <w:p w:rsidR="00812105" w:rsidRDefault="00812105" w:rsidP="00297E9F">
      <w:pPr>
        <w:pStyle w:val="ListParagraph"/>
        <w:keepNext/>
        <w:keepLines/>
        <w:spacing w:after="0" w:line="240" w:lineRule="auto"/>
        <w:ind w:left="1800"/>
      </w:pPr>
    </w:p>
    <w:p w:rsidR="00812105" w:rsidRDefault="002C6ED4" w:rsidP="00297E9F">
      <w:pPr>
        <w:pStyle w:val="Heading2"/>
      </w:pPr>
      <w:bookmarkStart w:id="52" w:name="_Toc436045985"/>
      <w:r>
        <w:t>Data Access Layer Overview</w:t>
      </w:r>
      <w:bookmarkEnd w:id="52"/>
    </w:p>
    <w:p w:rsidR="00812105" w:rsidRDefault="00812105" w:rsidP="00297E9F">
      <w:pPr>
        <w:keepNext/>
        <w:keepLines/>
      </w:pPr>
    </w:p>
    <w:sectPr w:rsidR="00812105"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6E74" w:rsidRDefault="00A76E74" w:rsidP="0017110C">
      <w:r>
        <w:separator/>
      </w:r>
    </w:p>
  </w:endnote>
  <w:endnote w:type="continuationSeparator" w:id="0">
    <w:p w:rsidR="00A76E74" w:rsidRDefault="00A76E74"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9B" w:rsidRDefault="00E4479B"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E4479B" w:rsidRPr="00515BB6" w:rsidRDefault="00E4479B"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11/23/2015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12:32:57 PM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9C1DA1">
      <w:rPr>
        <w:rStyle w:val="PageNumber"/>
        <w:noProof/>
      </w:rPr>
      <w:t>i</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9B" w:rsidRDefault="00E4479B"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E4479B" w:rsidRPr="0017110C" w:rsidRDefault="00E4479B"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11/23/2015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r>
      <w:rPr>
        <w:noProof/>
        <w:snapToGrid w:val="0"/>
      </w:rPr>
      <w:t>12:32:57 PM</w:t>
    </w:r>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9C1DA1">
      <w:rPr>
        <w:rStyle w:val="PageNumber"/>
        <w:noProof/>
      </w:rPr>
      <w:t xml:space="preserve"> </w:t>
    </w:r>
    <w:r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6E74" w:rsidRDefault="00A76E74" w:rsidP="0017110C">
      <w:r>
        <w:separator/>
      </w:r>
    </w:p>
  </w:footnote>
  <w:footnote w:type="continuationSeparator" w:id="0">
    <w:p w:rsidR="00A76E74" w:rsidRDefault="00A76E74"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9B" w:rsidRPr="00515BB6" w:rsidRDefault="00E4479B"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Pr="00515BB6">
      <w:t>Software Design Specification</w:t>
    </w:r>
  </w:p>
  <w:p w:rsidR="00E4479B" w:rsidRDefault="00E4479B"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9B" w:rsidRPr="00515BB6" w:rsidRDefault="00E4479B"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Pr="00515BB6">
      <w:t>Software Design Specification</w:t>
    </w:r>
  </w:p>
  <w:p w:rsidR="00E4479B" w:rsidRDefault="00E4479B"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03D756E"/>
    <w:multiLevelType w:val="multilevel"/>
    <w:tmpl w:val="E00A8C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5313568B"/>
    <w:multiLevelType w:val="multilevel"/>
    <w:tmpl w:val="81680A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33451DB"/>
    <w:multiLevelType w:val="hybridMultilevel"/>
    <w:tmpl w:val="05BA31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0"/>
  </w:num>
  <w:num w:numId="5">
    <w:abstractNumId w:val="1"/>
  </w:num>
  <w:num w:numId="6">
    <w:abstractNumId w:val="3"/>
  </w:num>
  <w:num w:numId="7">
    <w:abstractNumId w:val="4"/>
  </w:num>
  <w:num w:numId="8">
    <w:abstractNumId w:val="11"/>
  </w:num>
  <w:num w:numId="9">
    <w:abstractNumId w:val="9"/>
  </w:num>
  <w:num w:numId="10">
    <w:abstractNumId w:val="0"/>
  </w:num>
  <w:num w:numId="11">
    <w:abstractNumId w:val="8"/>
  </w:num>
  <w:num w:numId="12">
    <w:abstractNumId w:val="5"/>
  </w:num>
  <w:num w:numId="13">
    <w:abstractNumId w:val="13"/>
  </w:num>
  <w:num w:numId="14">
    <w:abstractNumId w:val="1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06F50"/>
    <w:rsid w:val="00035256"/>
    <w:rsid w:val="0003781E"/>
    <w:rsid w:val="0007031F"/>
    <w:rsid w:val="0007275F"/>
    <w:rsid w:val="000F7F35"/>
    <w:rsid w:val="001129E1"/>
    <w:rsid w:val="001670D1"/>
    <w:rsid w:val="0017110C"/>
    <w:rsid w:val="00171C09"/>
    <w:rsid w:val="00173E55"/>
    <w:rsid w:val="00185338"/>
    <w:rsid w:val="001A383F"/>
    <w:rsid w:val="001A5281"/>
    <w:rsid w:val="001B00C4"/>
    <w:rsid w:val="001B16E7"/>
    <w:rsid w:val="001C1550"/>
    <w:rsid w:val="001D332D"/>
    <w:rsid w:val="001E362D"/>
    <w:rsid w:val="00254328"/>
    <w:rsid w:val="002643C6"/>
    <w:rsid w:val="002756E8"/>
    <w:rsid w:val="00282662"/>
    <w:rsid w:val="00283B8A"/>
    <w:rsid w:val="00287C9A"/>
    <w:rsid w:val="00297E9F"/>
    <w:rsid w:val="002B1A88"/>
    <w:rsid w:val="002C6ED4"/>
    <w:rsid w:val="002E78FD"/>
    <w:rsid w:val="002F2E05"/>
    <w:rsid w:val="002F67C1"/>
    <w:rsid w:val="00382712"/>
    <w:rsid w:val="003868C2"/>
    <w:rsid w:val="003A2D87"/>
    <w:rsid w:val="003C4B11"/>
    <w:rsid w:val="004207E5"/>
    <w:rsid w:val="00491329"/>
    <w:rsid w:val="00496B70"/>
    <w:rsid w:val="004B61A3"/>
    <w:rsid w:val="00515BB6"/>
    <w:rsid w:val="00541555"/>
    <w:rsid w:val="005676C7"/>
    <w:rsid w:val="005A781D"/>
    <w:rsid w:val="005D60DE"/>
    <w:rsid w:val="005E33EA"/>
    <w:rsid w:val="005E7C1F"/>
    <w:rsid w:val="005F0972"/>
    <w:rsid w:val="006401A4"/>
    <w:rsid w:val="00685161"/>
    <w:rsid w:val="00721908"/>
    <w:rsid w:val="00744FE5"/>
    <w:rsid w:val="0078229C"/>
    <w:rsid w:val="007B5345"/>
    <w:rsid w:val="007C090E"/>
    <w:rsid w:val="007F09D4"/>
    <w:rsid w:val="00812105"/>
    <w:rsid w:val="00831F49"/>
    <w:rsid w:val="0084672C"/>
    <w:rsid w:val="008D41D6"/>
    <w:rsid w:val="00906EB1"/>
    <w:rsid w:val="00931549"/>
    <w:rsid w:val="0096020E"/>
    <w:rsid w:val="009721F8"/>
    <w:rsid w:val="009C1DA1"/>
    <w:rsid w:val="00A132B0"/>
    <w:rsid w:val="00A27D82"/>
    <w:rsid w:val="00A76E74"/>
    <w:rsid w:val="00A855E1"/>
    <w:rsid w:val="00AD06D0"/>
    <w:rsid w:val="00B07CB2"/>
    <w:rsid w:val="00B342B8"/>
    <w:rsid w:val="00B50D54"/>
    <w:rsid w:val="00B524B5"/>
    <w:rsid w:val="00BD3375"/>
    <w:rsid w:val="00C0027C"/>
    <w:rsid w:val="00C11723"/>
    <w:rsid w:val="00C30229"/>
    <w:rsid w:val="00C441FA"/>
    <w:rsid w:val="00C669B4"/>
    <w:rsid w:val="00C80C83"/>
    <w:rsid w:val="00C9659E"/>
    <w:rsid w:val="00C97EF9"/>
    <w:rsid w:val="00CB1294"/>
    <w:rsid w:val="00CB3DCD"/>
    <w:rsid w:val="00CC2697"/>
    <w:rsid w:val="00D51F37"/>
    <w:rsid w:val="00D56F86"/>
    <w:rsid w:val="00D6053C"/>
    <w:rsid w:val="00D868C8"/>
    <w:rsid w:val="00DC638C"/>
    <w:rsid w:val="00DE6FC9"/>
    <w:rsid w:val="00DF4BAA"/>
    <w:rsid w:val="00E17631"/>
    <w:rsid w:val="00E4479B"/>
    <w:rsid w:val="00E75173"/>
    <w:rsid w:val="00E90171"/>
    <w:rsid w:val="00EA2092"/>
    <w:rsid w:val="00EA28CA"/>
    <w:rsid w:val="00EF4E4C"/>
    <w:rsid w:val="00F42BF2"/>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5"/>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5"/>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5"/>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E75173"/>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E75173"/>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3A2D8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UAH%20Fit%20Vault%20Sofware%20Requirements.docx" TargetMode="External"/><Relationship Id="rId10" Type="http://schemas.openxmlformats.org/officeDocument/2006/relationships/image" Target="media/image1.jpe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D04D1-3708-40CA-B939-EE7B3ED14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40</Pages>
  <Words>6444</Words>
  <Characters>36733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43091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42</cp:revision>
  <dcterms:created xsi:type="dcterms:W3CDTF">2015-10-11T22:13:00Z</dcterms:created>
  <dcterms:modified xsi:type="dcterms:W3CDTF">2015-11-23T12:44:00Z</dcterms:modified>
</cp:coreProperties>
</file>