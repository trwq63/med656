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515BB6">
            <w:tc>
              <w:tcPr>
                <w:tcW w:w="10296" w:type="dxa"/>
              </w:tcPr>
              <w:p w:rsidR="00515BB6" w:rsidRDefault="00B07CB2"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B07CB2"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Glen L. Riden</w:t>
                </w:r>
              </w:p>
              <w:p w:rsidR="00515BB6" w:rsidRDefault="00515BB6" w:rsidP="0017110C">
                <w:r w:rsidRPr="00515BB6">
                  <w:t>James J. Duggan IV</w:t>
                </w:r>
              </w:p>
            </w:tc>
          </w:tr>
        </w:tbl>
        <w:p w:rsidR="00515BB6" w:rsidRDefault="00B07CB2"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15T00:00:00Z">
                          <w:dateFormat w:val="M/d/yyyy"/>
                          <w:lid w:val="en-US"/>
                          <w:storeMappedDataAs w:val="dateTime"/>
                          <w:calendar w:val="gregorian"/>
                        </w:date>
                      </w:sdtPr>
                      <w:sdtContent>
                        <w:p w:rsidR="00812105" w:rsidRDefault="00812105" w:rsidP="0017110C">
                          <w:pPr>
                            <w:pStyle w:val="Subtitle"/>
                          </w:pPr>
                          <w:del w:id="1" w:author="Jimmy Duggan" w:date="2015-11-14T16:15:00Z">
                            <w:r w:rsidDel="0084672C">
                              <w:delText>11/14/2015</w:delText>
                            </w:r>
                          </w:del>
                          <w:ins w:id="2" w:author="Jimmy Duggan" w:date="2015-11-15T22:47:00Z">
                            <w:r>
                              <w:t>11/15/2015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3" w:name="_Toc431750915"/>
      <w:bookmarkStart w:id="4" w:name="_Toc431762509"/>
      <w:bookmarkStart w:id="5" w:name="_Toc435391019"/>
      <w:r w:rsidRPr="00515BB6">
        <w:lastRenderedPageBreak/>
        <w:t>Revision History</w:t>
      </w:r>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Added detailed design for SelectDataController and SelectActivityController.  Added detailed design for Activity Model and ActivityType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rPr>
          <w:ins w:id="6" w:author="Jimmy Duggan" w:date="2015-11-15T22:45:00Z"/>
        </w:trPr>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rPr>
                <w:ins w:id="7" w:author="Jimmy Duggan" w:date="2015-11-15T22:45:00Z"/>
              </w:rPr>
            </w:pPr>
            <w:ins w:id="8" w:author="Jimmy Duggan" w:date="2015-11-15T22:45:00Z">
              <w:r>
                <w:t>0.6</w:t>
              </w:r>
            </w:ins>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rPr>
                <w:ins w:id="9" w:author="Jimmy Duggan" w:date="2015-11-15T22:45:00Z"/>
              </w:rPr>
            </w:pPr>
            <w:ins w:id="10" w:author="Jimmy Duggan" w:date="2015-11-15T22:45:00Z">
              <w:r>
                <w:t>11/15/15</w:t>
              </w:r>
            </w:ins>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rPr>
                <w:ins w:id="11" w:author="Jimmy Duggan" w:date="2015-11-15T22:45:00Z"/>
              </w:rPr>
            </w:pPr>
            <w:ins w:id="12" w:author="Jimmy Duggan" w:date="2015-11-15T22:45:00Z">
              <w:r>
                <w:t>Added several new enumerations.  Added detailed design for all the various system user objects.  Added experiment object design.  Created structure and relationship section with description of data ingestion feature.</w:t>
              </w:r>
            </w:ins>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rPr>
                <w:ins w:id="13" w:author="Jimmy Duggan" w:date="2015-11-15T22:45:00Z"/>
              </w:rPr>
            </w:pPr>
            <w:ins w:id="14" w:author="Jimmy Duggan" w:date="2015-11-15T22:47:00Z">
              <w:r>
                <w:t>J. Duggan</w:t>
              </w:r>
            </w:ins>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15" w:name="_Toc435391020"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15"/>
        </w:p>
        <w:p w:rsidR="00CB1294" w:rsidRDefault="00B07CB2">
          <w:pPr>
            <w:pStyle w:val="TOC1"/>
            <w:tabs>
              <w:tab w:val="right" w:leader="dot" w:pos="9350"/>
            </w:tabs>
            <w:rPr>
              <w:ins w:id="16" w:author="Jimmy Duggan" w:date="2015-11-15T22:48:00Z"/>
              <w:rFonts w:asciiTheme="minorHAnsi" w:eastAsiaTheme="minorEastAsia" w:hAnsiTheme="minorHAnsi" w:cstheme="minorBidi"/>
              <w:noProof/>
              <w:sz w:val="22"/>
              <w:szCs w:val="22"/>
            </w:rPr>
          </w:pPr>
          <w:r>
            <w:fldChar w:fldCharType="begin"/>
          </w:r>
          <w:r w:rsidR="001670D1">
            <w:instrText xml:space="preserve"> TOC \o "1-</w:instrText>
          </w:r>
          <w:ins w:id="17" w:author="Jimmy Duggan" w:date="2015-11-15T22:47:00Z">
            <w:r w:rsidR="005D60DE">
              <w:instrText>3</w:instrText>
            </w:r>
          </w:ins>
          <w:del w:id="18" w:author="Jimmy Duggan" w:date="2015-11-15T22:47:00Z">
            <w:r w:rsidR="001670D1" w:rsidDel="005D60DE">
              <w:delInstrText>2</w:delInstrText>
            </w:r>
          </w:del>
          <w:r w:rsidR="00515BB6">
            <w:instrText xml:space="preserve">" \h \z \u </w:instrText>
          </w:r>
          <w:r>
            <w:fldChar w:fldCharType="separate"/>
          </w:r>
          <w:ins w:id="19"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"_Toc435391019"</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Revision History</w:t>
            </w:r>
            <w:r w:rsidR="00CB1294">
              <w:rPr>
                <w:noProof/>
                <w:webHidden/>
              </w:rPr>
              <w:tab/>
            </w:r>
            <w:r>
              <w:rPr>
                <w:noProof/>
                <w:webHidden/>
              </w:rPr>
              <w:fldChar w:fldCharType="begin"/>
            </w:r>
            <w:r w:rsidR="00CB1294">
              <w:rPr>
                <w:noProof/>
                <w:webHidden/>
              </w:rPr>
              <w:instrText xml:space="preserve"> PAGEREF _Toc435391019 \h </w:instrText>
            </w:r>
          </w:ins>
          <w:r>
            <w:rPr>
              <w:noProof/>
              <w:webHidden/>
            </w:rPr>
          </w:r>
          <w:r>
            <w:rPr>
              <w:noProof/>
              <w:webHidden/>
            </w:rPr>
            <w:fldChar w:fldCharType="separate"/>
          </w:r>
          <w:ins w:id="20" w:author="Jimmy Duggan" w:date="2015-11-15T22:48:00Z">
            <w:r w:rsidR="00CB1294">
              <w:rPr>
                <w:noProof/>
                <w:webHidden/>
              </w:rPr>
              <w:t>i</w:t>
            </w:r>
            <w:r>
              <w:rPr>
                <w:noProof/>
                <w:webHidden/>
              </w:rPr>
              <w:fldChar w:fldCharType="end"/>
            </w:r>
            <w:r w:rsidRPr="001329A2">
              <w:rPr>
                <w:rStyle w:val="Hyperlink"/>
                <w:noProof/>
              </w:rPr>
              <w:fldChar w:fldCharType="end"/>
            </w:r>
          </w:ins>
        </w:p>
        <w:p w:rsidR="00CB1294" w:rsidRDefault="00B07CB2">
          <w:pPr>
            <w:pStyle w:val="TOC1"/>
            <w:tabs>
              <w:tab w:val="right" w:leader="dot" w:pos="9350"/>
            </w:tabs>
            <w:rPr>
              <w:ins w:id="21" w:author="Jimmy Duggan" w:date="2015-11-15T22:48:00Z"/>
              <w:rFonts w:asciiTheme="minorHAnsi" w:eastAsiaTheme="minorEastAsia" w:hAnsiTheme="minorHAnsi" w:cstheme="minorBidi"/>
              <w:noProof/>
              <w:sz w:val="22"/>
              <w:szCs w:val="22"/>
            </w:rPr>
          </w:pPr>
          <w:ins w:id="22"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"_Toc435391020"</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Table of Contents</w:t>
            </w:r>
            <w:r w:rsidR="00CB1294">
              <w:rPr>
                <w:noProof/>
                <w:webHidden/>
              </w:rPr>
              <w:tab/>
            </w:r>
            <w:r>
              <w:rPr>
                <w:noProof/>
                <w:webHidden/>
              </w:rPr>
              <w:fldChar w:fldCharType="begin"/>
            </w:r>
            <w:r w:rsidR="00CB1294">
              <w:rPr>
                <w:noProof/>
                <w:webHidden/>
              </w:rPr>
              <w:instrText xml:space="preserve"> PAGEREF _Toc435391020 \h </w:instrText>
            </w:r>
          </w:ins>
          <w:r>
            <w:rPr>
              <w:noProof/>
              <w:webHidden/>
            </w:rPr>
          </w:r>
          <w:r>
            <w:rPr>
              <w:noProof/>
              <w:webHidden/>
            </w:rPr>
            <w:fldChar w:fldCharType="separate"/>
          </w:r>
          <w:ins w:id="23" w:author="Jimmy Duggan" w:date="2015-11-15T22:48:00Z">
            <w:r w:rsidR="00CB1294">
              <w:rPr>
                <w:noProof/>
                <w:webHidden/>
              </w:rPr>
              <w:t>ii</w:t>
            </w:r>
            <w:r>
              <w:rPr>
                <w:noProof/>
                <w:webHidden/>
              </w:rPr>
              <w:fldChar w:fldCharType="end"/>
            </w:r>
            <w:r w:rsidRPr="001329A2">
              <w:rPr>
                <w:rStyle w:val="Hyperlink"/>
                <w:noProof/>
              </w:rPr>
              <w:fldChar w:fldCharType="end"/>
            </w:r>
          </w:ins>
        </w:p>
        <w:p w:rsidR="00CB1294" w:rsidRDefault="00B07CB2">
          <w:pPr>
            <w:pStyle w:val="TOC1"/>
            <w:tabs>
              <w:tab w:val="left" w:pos="480"/>
              <w:tab w:val="right" w:leader="dot" w:pos="9350"/>
            </w:tabs>
            <w:rPr>
              <w:ins w:id="24" w:author="Jimmy Duggan" w:date="2015-11-15T22:48:00Z"/>
              <w:rFonts w:asciiTheme="minorHAnsi" w:eastAsiaTheme="minorEastAsia" w:hAnsiTheme="minorHAnsi" w:cstheme="minorBidi"/>
              <w:noProof/>
              <w:sz w:val="22"/>
              <w:szCs w:val="22"/>
            </w:rPr>
          </w:pPr>
          <w:ins w:id="25"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"_Toc435391021"</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1</w:t>
            </w:r>
            <w:r w:rsidR="00CB1294">
              <w:rPr>
                <w:rFonts w:asciiTheme="minorHAnsi" w:eastAsiaTheme="minorEastAsia" w:hAnsiTheme="minorHAnsi" w:cstheme="minorBidi"/>
                <w:noProof/>
                <w:sz w:val="22"/>
                <w:szCs w:val="22"/>
              </w:rPr>
              <w:tab/>
            </w:r>
            <w:r w:rsidR="00CB1294" w:rsidRPr="001329A2">
              <w:rPr>
                <w:rStyle w:val="Hyperlink"/>
                <w:noProof/>
              </w:rPr>
              <w:t>Introduction</w:t>
            </w:r>
            <w:r w:rsidR="00CB1294">
              <w:rPr>
                <w:noProof/>
                <w:webHidden/>
              </w:rPr>
              <w:tab/>
            </w:r>
            <w:r>
              <w:rPr>
                <w:noProof/>
                <w:webHidden/>
              </w:rPr>
              <w:fldChar w:fldCharType="begin"/>
            </w:r>
            <w:r w:rsidR="00CB1294">
              <w:rPr>
                <w:noProof/>
                <w:webHidden/>
              </w:rPr>
              <w:instrText xml:space="preserve"> PAGEREF _Toc435391021 \h </w:instrText>
            </w:r>
          </w:ins>
          <w:r>
            <w:rPr>
              <w:noProof/>
              <w:webHidden/>
            </w:rPr>
          </w:r>
          <w:r>
            <w:rPr>
              <w:noProof/>
              <w:webHidden/>
            </w:rPr>
            <w:fldChar w:fldCharType="separate"/>
          </w:r>
          <w:ins w:id="26" w:author="Jimmy Duggan" w:date="2015-11-15T22:48:00Z">
            <w:r w:rsidR="00CB1294">
              <w:rPr>
                <w:noProof/>
                <w:webHidden/>
              </w:rPr>
              <w:t>1</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27" w:author="Jimmy Duggan" w:date="2015-11-15T22:48:00Z"/>
              <w:rFonts w:asciiTheme="minorHAnsi" w:eastAsiaTheme="minorEastAsia" w:hAnsiTheme="minorHAnsi" w:cstheme="minorBidi"/>
              <w:noProof/>
              <w:sz w:val="22"/>
              <w:szCs w:val="22"/>
            </w:rPr>
          </w:pPr>
          <w:ins w:id="28"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"_Toc435391022"</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1.1</w:t>
            </w:r>
            <w:r w:rsidR="00CB1294">
              <w:rPr>
                <w:rFonts w:asciiTheme="minorHAnsi" w:eastAsiaTheme="minorEastAsia" w:hAnsiTheme="minorHAnsi" w:cstheme="minorBidi"/>
                <w:noProof/>
                <w:sz w:val="22"/>
                <w:szCs w:val="22"/>
              </w:rPr>
              <w:tab/>
            </w:r>
            <w:r w:rsidR="00CB1294" w:rsidRPr="001329A2">
              <w:rPr>
                <w:rStyle w:val="Hyperlink"/>
                <w:noProof/>
              </w:rPr>
              <w:t>Purpose</w:t>
            </w:r>
            <w:r w:rsidR="00CB1294">
              <w:rPr>
                <w:noProof/>
                <w:webHidden/>
              </w:rPr>
              <w:tab/>
            </w:r>
            <w:r>
              <w:rPr>
                <w:noProof/>
                <w:webHidden/>
              </w:rPr>
              <w:fldChar w:fldCharType="begin"/>
            </w:r>
            <w:r w:rsidR="00CB1294">
              <w:rPr>
                <w:noProof/>
                <w:webHidden/>
              </w:rPr>
              <w:instrText xml:space="preserve"> PAGEREF _Toc435391022 \h </w:instrText>
            </w:r>
          </w:ins>
          <w:r>
            <w:rPr>
              <w:noProof/>
              <w:webHidden/>
            </w:rPr>
          </w:r>
          <w:r>
            <w:rPr>
              <w:noProof/>
              <w:webHidden/>
            </w:rPr>
            <w:fldChar w:fldCharType="separate"/>
          </w:r>
          <w:ins w:id="29" w:author="Jimmy Duggan" w:date="2015-11-15T22:48:00Z">
            <w:r w:rsidR="00CB1294">
              <w:rPr>
                <w:noProof/>
                <w:webHidden/>
              </w:rPr>
              <w:t>1</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30" w:author="Jimmy Duggan" w:date="2015-11-15T22:48:00Z"/>
              <w:rFonts w:asciiTheme="minorHAnsi" w:eastAsiaTheme="minorEastAsia" w:hAnsiTheme="minorHAnsi" w:cstheme="minorBidi"/>
              <w:noProof/>
              <w:sz w:val="22"/>
              <w:szCs w:val="22"/>
            </w:rPr>
          </w:pPr>
          <w:ins w:id="31"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"_Toc435391023"</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1.1</w:t>
            </w:r>
            <w:r w:rsidR="00CB1294">
              <w:rPr>
                <w:rFonts w:asciiTheme="minorHAnsi" w:eastAsiaTheme="minorEastAsia" w:hAnsiTheme="minorHAnsi" w:cstheme="minorBidi"/>
                <w:noProof/>
                <w:sz w:val="22"/>
                <w:szCs w:val="22"/>
              </w:rPr>
              <w:tab/>
            </w:r>
            <w:r w:rsidR="00CB1294" w:rsidRPr="001329A2">
              <w:rPr>
                <w:rStyle w:val="Hyperlink"/>
                <w:noProof/>
              </w:rPr>
              <w:t>Scope</w:t>
            </w:r>
            <w:r w:rsidR="00CB1294">
              <w:rPr>
                <w:noProof/>
                <w:webHidden/>
              </w:rPr>
              <w:tab/>
            </w:r>
            <w:r>
              <w:rPr>
                <w:noProof/>
                <w:webHidden/>
              </w:rPr>
              <w:fldChar w:fldCharType="begin"/>
            </w:r>
            <w:r w:rsidR="00CB1294">
              <w:rPr>
                <w:noProof/>
                <w:webHidden/>
              </w:rPr>
              <w:instrText xml:space="preserve"> PAGEREF _Toc435391023 \h </w:instrText>
            </w:r>
          </w:ins>
          <w:r>
            <w:rPr>
              <w:noProof/>
              <w:webHidden/>
            </w:rPr>
          </w:r>
          <w:r>
            <w:rPr>
              <w:noProof/>
              <w:webHidden/>
            </w:rPr>
            <w:fldChar w:fldCharType="separate"/>
          </w:r>
          <w:ins w:id="32" w:author="Jimmy Duggan" w:date="2015-11-15T22:48:00Z">
            <w:r w:rsidR="00CB1294">
              <w:rPr>
                <w:noProof/>
                <w:webHidden/>
              </w:rPr>
              <w:t>1</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33" w:author="Jimmy Duggan" w:date="2015-11-15T22:48:00Z"/>
              <w:rFonts w:asciiTheme="minorHAnsi" w:eastAsiaTheme="minorEastAsia" w:hAnsiTheme="minorHAnsi" w:cstheme="minorBidi"/>
              <w:noProof/>
              <w:sz w:val="22"/>
              <w:szCs w:val="22"/>
            </w:rPr>
          </w:pPr>
          <w:ins w:id="34"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"_Toc435391024"</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1.2</w:t>
            </w:r>
            <w:r w:rsidR="00CB1294">
              <w:rPr>
                <w:rFonts w:asciiTheme="minorHAnsi" w:eastAsiaTheme="minorEastAsia" w:hAnsiTheme="minorHAnsi" w:cstheme="minorBidi"/>
                <w:noProof/>
                <w:sz w:val="22"/>
                <w:szCs w:val="22"/>
              </w:rPr>
              <w:tab/>
            </w:r>
            <w:r w:rsidR="00CB1294" w:rsidRPr="001329A2">
              <w:rPr>
                <w:rStyle w:val="Hyperlink"/>
                <w:noProof/>
              </w:rPr>
              <w:t>Definitions, Acronyms, and Abbreviations</w:t>
            </w:r>
            <w:r w:rsidR="00CB1294">
              <w:rPr>
                <w:noProof/>
                <w:webHidden/>
              </w:rPr>
              <w:tab/>
            </w:r>
            <w:r>
              <w:rPr>
                <w:noProof/>
                <w:webHidden/>
              </w:rPr>
              <w:fldChar w:fldCharType="begin"/>
            </w:r>
            <w:r w:rsidR="00CB1294">
              <w:rPr>
                <w:noProof/>
                <w:webHidden/>
              </w:rPr>
              <w:instrText xml:space="preserve"> PAGEREF _Toc435391024 \h </w:instrText>
            </w:r>
          </w:ins>
          <w:r>
            <w:rPr>
              <w:noProof/>
              <w:webHidden/>
            </w:rPr>
          </w:r>
          <w:r>
            <w:rPr>
              <w:noProof/>
              <w:webHidden/>
            </w:rPr>
            <w:fldChar w:fldCharType="separate"/>
          </w:r>
          <w:ins w:id="35" w:author="Jimmy Duggan" w:date="2015-11-15T22:48:00Z">
            <w:r w:rsidR="00CB1294">
              <w:rPr>
                <w:noProof/>
                <w:webHidden/>
              </w:rPr>
              <w:t>2</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36" w:author="Jimmy Duggan" w:date="2015-11-15T22:48:00Z"/>
              <w:rFonts w:asciiTheme="minorHAnsi" w:eastAsiaTheme="minorEastAsia" w:hAnsiTheme="minorHAnsi" w:cstheme="minorBidi"/>
              <w:noProof/>
              <w:sz w:val="22"/>
              <w:szCs w:val="22"/>
            </w:rPr>
          </w:pPr>
          <w:ins w:id="37"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"_Toc435391025"</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1.3</w:t>
            </w:r>
            <w:r w:rsidR="00CB1294">
              <w:rPr>
                <w:rFonts w:asciiTheme="minorHAnsi" w:eastAsiaTheme="minorEastAsia" w:hAnsiTheme="minorHAnsi" w:cstheme="minorBidi"/>
                <w:noProof/>
                <w:sz w:val="22"/>
                <w:szCs w:val="22"/>
              </w:rPr>
              <w:tab/>
            </w:r>
            <w:r w:rsidR="00CB1294" w:rsidRPr="001329A2">
              <w:rPr>
                <w:rStyle w:val="Hyperlink"/>
                <w:noProof/>
              </w:rPr>
              <w:t>References</w:t>
            </w:r>
            <w:r w:rsidR="00CB1294">
              <w:rPr>
                <w:noProof/>
                <w:webHidden/>
              </w:rPr>
              <w:tab/>
            </w:r>
            <w:r>
              <w:rPr>
                <w:noProof/>
                <w:webHidden/>
              </w:rPr>
              <w:fldChar w:fldCharType="begin"/>
            </w:r>
            <w:r w:rsidR="00CB1294">
              <w:rPr>
                <w:noProof/>
                <w:webHidden/>
              </w:rPr>
              <w:instrText xml:space="preserve"> PAGEREF _Toc435391025 \h </w:instrText>
            </w:r>
          </w:ins>
          <w:r>
            <w:rPr>
              <w:noProof/>
              <w:webHidden/>
            </w:rPr>
          </w:r>
          <w:r>
            <w:rPr>
              <w:noProof/>
              <w:webHidden/>
            </w:rPr>
            <w:fldChar w:fldCharType="separate"/>
          </w:r>
          <w:ins w:id="38" w:author="Jimmy Duggan" w:date="2015-11-15T22:48:00Z">
            <w:r w:rsidR="00CB1294">
              <w:rPr>
                <w:noProof/>
                <w:webHidden/>
              </w:rPr>
              <w:t>2</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39" w:author="Jimmy Duggan" w:date="2015-11-15T22:48:00Z"/>
              <w:rFonts w:asciiTheme="minorHAnsi" w:eastAsiaTheme="minorEastAsia" w:hAnsiTheme="minorHAnsi" w:cstheme="minorBidi"/>
              <w:noProof/>
              <w:sz w:val="22"/>
              <w:szCs w:val="22"/>
            </w:rPr>
          </w:pPr>
          <w:ins w:id="40"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"_Toc435391026"</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1.4</w:t>
            </w:r>
            <w:r w:rsidR="00CB1294">
              <w:rPr>
                <w:rFonts w:asciiTheme="minorHAnsi" w:eastAsiaTheme="minorEastAsia" w:hAnsiTheme="minorHAnsi" w:cstheme="minorBidi"/>
                <w:noProof/>
                <w:sz w:val="22"/>
                <w:szCs w:val="22"/>
              </w:rPr>
              <w:tab/>
            </w:r>
            <w:r w:rsidR="00CB1294" w:rsidRPr="001329A2">
              <w:rPr>
                <w:rStyle w:val="Hyperlink"/>
                <w:noProof/>
              </w:rPr>
              <w:t>Overview</w:t>
            </w:r>
            <w:r w:rsidR="00CB1294">
              <w:rPr>
                <w:noProof/>
                <w:webHidden/>
              </w:rPr>
              <w:tab/>
            </w:r>
            <w:r>
              <w:rPr>
                <w:noProof/>
                <w:webHidden/>
              </w:rPr>
              <w:fldChar w:fldCharType="begin"/>
            </w:r>
            <w:r w:rsidR="00CB1294">
              <w:rPr>
                <w:noProof/>
                <w:webHidden/>
              </w:rPr>
              <w:instrText xml:space="preserve"> PAGEREF _Toc435391026 \h </w:instrText>
            </w:r>
          </w:ins>
          <w:r>
            <w:rPr>
              <w:noProof/>
              <w:webHidden/>
            </w:rPr>
          </w:r>
          <w:r>
            <w:rPr>
              <w:noProof/>
              <w:webHidden/>
            </w:rPr>
            <w:fldChar w:fldCharType="separate"/>
          </w:r>
          <w:ins w:id="41" w:author="Jimmy Duggan" w:date="2015-11-15T22:48:00Z">
            <w:r w:rsidR="00CB1294">
              <w:rPr>
                <w:noProof/>
                <w:webHidden/>
              </w:rPr>
              <w:t>2</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42" w:author="Jimmy Duggan" w:date="2015-11-15T22:48:00Z"/>
              <w:rFonts w:asciiTheme="minorHAnsi" w:eastAsiaTheme="minorEastAsia" w:hAnsiTheme="minorHAnsi" w:cstheme="minorBidi"/>
              <w:noProof/>
              <w:sz w:val="22"/>
              <w:szCs w:val="22"/>
            </w:rPr>
          </w:pPr>
          <w:ins w:id="43"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"_Toc435391027"</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1.5</w:t>
            </w:r>
            <w:r w:rsidR="00CB1294">
              <w:rPr>
                <w:rFonts w:asciiTheme="minorHAnsi" w:eastAsiaTheme="minorEastAsia" w:hAnsiTheme="minorHAnsi" w:cstheme="minorBidi"/>
                <w:noProof/>
                <w:sz w:val="22"/>
                <w:szCs w:val="22"/>
              </w:rPr>
              <w:tab/>
            </w:r>
            <w:r w:rsidR="00CB1294" w:rsidRPr="001329A2">
              <w:rPr>
                <w:rStyle w:val="Hyperlink"/>
                <w:noProof/>
              </w:rPr>
              <w:t>Application Framework</w:t>
            </w:r>
            <w:r w:rsidR="00CB1294">
              <w:rPr>
                <w:noProof/>
                <w:webHidden/>
              </w:rPr>
              <w:tab/>
            </w:r>
            <w:r>
              <w:rPr>
                <w:noProof/>
                <w:webHidden/>
              </w:rPr>
              <w:fldChar w:fldCharType="begin"/>
            </w:r>
            <w:r w:rsidR="00CB1294">
              <w:rPr>
                <w:noProof/>
                <w:webHidden/>
              </w:rPr>
              <w:instrText xml:space="preserve"> PAGEREF _Toc435391027 \h </w:instrText>
            </w:r>
          </w:ins>
          <w:r>
            <w:rPr>
              <w:noProof/>
              <w:webHidden/>
            </w:rPr>
          </w:r>
          <w:r>
            <w:rPr>
              <w:noProof/>
              <w:webHidden/>
            </w:rPr>
            <w:fldChar w:fldCharType="separate"/>
          </w:r>
          <w:ins w:id="44" w:author="Jimmy Duggan" w:date="2015-11-15T22:48:00Z">
            <w:r w:rsidR="00CB1294">
              <w:rPr>
                <w:noProof/>
                <w:webHidden/>
              </w:rPr>
              <w:t>2</w:t>
            </w:r>
            <w:r>
              <w:rPr>
                <w:noProof/>
                <w:webHidden/>
              </w:rPr>
              <w:fldChar w:fldCharType="end"/>
            </w:r>
            <w:r w:rsidRPr="001329A2">
              <w:rPr>
                <w:rStyle w:val="Hyperlink"/>
                <w:noProof/>
              </w:rPr>
              <w:fldChar w:fldCharType="end"/>
            </w:r>
          </w:ins>
        </w:p>
        <w:p w:rsidR="00CB1294" w:rsidRDefault="00B07CB2">
          <w:pPr>
            <w:pStyle w:val="TOC1"/>
            <w:tabs>
              <w:tab w:val="left" w:pos="480"/>
              <w:tab w:val="right" w:leader="dot" w:pos="9350"/>
            </w:tabs>
            <w:rPr>
              <w:ins w:id="45" w:author="Jimmy Duggan" w:date="2015-11-15T22:48:00Z"/>
              <w:rFonts w:asciiTheme="minorHAnsi" w:eastAsiaTheme="minorEastAsia" w:hAnsiTheme="minorHAnsi" w:cstheme="minorBidi"/>
              <w:noProof/>
              <w:sz w:val="22"/>
              <w:szCs w:val="22"/>
            </w:rPr>
          </w:pPr>
          <w:ins w:id="46"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"_Toc435391028"</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2</w:t>
            </w:r>
            <w:r w:rsidR="00CB1294">
              <w:rPr>
                <w:rFonts w:asciiTheme="minorHAnsi" w:eastAsiaTheme="minorEastAsia" w:hAnsiTheme="minorHAnsi" w:cstheme="minorBidi"/>
                <w:noProof/>
                <w:sz w:val="22"/>
                <w:szCs w:val="22"/>
              </w:rPr>
              <w:tab/>
            </w:r>
            <w:r w:rsidR="00CB1294" w:rsidRPr="001329A2">
              <w:rPr>
                <w:rStyle w:val="Hyperlink"/>
                <w:noProof/>
              </w:rPr>
              <w:t>System Architecture Description</w:t>
            </w:r>
            <w:r w:rsidR="00CB1294">
              <w:rPr>
                <w:noProof/>
                <w:webHidden/>
              </w:rPr>
              <w:tab/>
            </w:r>
            <w:r>
              <w:rPr>
                <w:noProof/>
                <w:webHidden/>
              </w:rPr>
              <w:fldChar w:fldCharType="begin"/>
            </w:r>
            <w:r w:rsidR="00CB1294">
              <w:rPr>
                <w:noProof/>
                <w:webHidden/>
              </w:rPr>
              <w:instrText xml:space="preserve"> PAGEREF _Toc435391028 \h </w:instrText>
            </w:r>
          </w:ins>
          <w:r>
            <w:rPr>
              <w:noProof/>
              <w:webHidden/>
            </w:rPr>
          </w:r>
          <w:r>
            <w:rPr>
              <w:noProof/>
              <w:webHidden/>
            </w:rPr>
            <w:fldChar w:fldCharType="separate"/>
          </w:r>
          <w:ins w:id="47" w:author="Jimmy Duggan" w:date="2015-11-15T22:48:00Z">
            <w:r w:rsidR="00CB1294">
              <w:rPr>
                <w:noProof/>
                <w:webHidden/>
              </w:rPr>
              <w:t>2</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48" w:author="Jimmy Duggan" w:date="2015-11-15T22:48:00Z"/>
              <w:rFonts w:asciiTheme="minorHAnsi" w:eastAsiaTheme="minorEastAsia" w:hAnsiTheme="minorHAnsi" w:cstheme="minorBidi"/>
              <w:noProof/>
              <w:sz w:val="22"/>
              <w:szCs w:val="22"/>
            </w:rPr>
          </w:pPr>
          <w:ins w:id="49"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"_Toc435391029"</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2.1</w:t>
            </w:r>
            <w:r w:rsidR="00CB1294">
              <w:rPr>
                <w:rFonts w:asciiTheme="minorHAnsi" w:eastAsiaTheme="minorEastAsia" w:hAnsiTheme="minorHAnsi" w:cstheme="minorBidi"/>
                <w:noProof/>
                <w:sz w:val="22"/>
                <w:szCs w:val="22"/>
              </w:rPr>
              <w:tab/>
            </w:r>
            <w:r w:rsidR="00CB1294" w:rsidRPr="001329A2">
              <w:rPr>
                <w:rStyle w:val="Hyperlink"/>
                <w:noProof/>
              </w:rPr>
              <w:t>Overview of Components</w:t>
            </w:r>
            <w:r w:rsidR="00CB1294">
              <w:rPr>
                <w:noProof/>
                <w:webHidden/>
              </w:rPr>
              <w:tab/>
            </w:r>
            <w:r>
              <w:rPr>
                <w:noProof/>
                <w:webHidden/>
              </w:rPr>
              <w:fldChar w:fldCharType="begin"/>
            </w:r>
            <w:r w:rsidR="00CB1294">
              <w:rPr>
                <w:noProof/>
                <w:webHidden/>
              </w:rPr>
              <w:instrText xml:space="preserve"> PAGEREF _Toc435391029 \h </w:instrText>
            </w:r>
          </w:ins>
          <w:r>
            <w:rPr>
              <w:noProof/>
              <w:webHidden/>
            </w:rPr>
          </w:r>
          <w:r>
            <w:rPr>
              <w:noProof/>
              <w:webHidden/>
            </w:rPr>
            <w:fldChar w:fldCharType="separate"/>
          </w:r>
          <w:ins w:id="50" w:author="Jimmy Duggan" w:date="2015-11-15T22:48:00Z">
            <w:r w:rsidR="00CB1294">
              <w:rPr>
                <w:noProof/>
                <w:webHidden/>
              </w:rPr>
              <w:t>2</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51" w:author="Jimmy Duggan" w:date="2015-11-15T22:48:00Z"/>
              <w:rFonts w:asciiTheme="minorHAnsi" w:eastAsiaTheme="minorEastAsia" w:hAnsiTheme="minorHAnsi" w:cstheme="minorBidi"/>
              <w:noProof/>
              <w:sz w:val="22"/>
              <w:szCs w:val="22"/>
            </w:rPr>
          </w:pPr>
          <w:ins w:id="52"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"_Toc435391030"</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2.2</w:t>
            </w:r>
            <w:r w:rsidR="00CB1294">
              <w:rPr>
                <w:rFonts w:asciiTheme="minorHAnsi" w:eastAsiaTheme="minorEastAsia" w:hAnsiTheme="minorHAnsi" w:cstheme="minorBidi"/>
                <w:noProof/>
                <w:sz w:val="22"/>
                <w:szCs w:val="22"/>
              </w:rPr>
              <w:tab/>
            </w:r>
            <w:r w:rsidR="00CB1294" w:rsidRPr="001329A2">
              <w:rPr>
                <w:rStyle w:val="Hyperlink"/>
                <w:noProof/>
              </w:rPr>
              <w:t>Structure and Relationships</w:t>
            </w:r>
            <w:r w:rsidR="00CB1294">
              <w:rPr>
                <w:noProof/>
                <w:webHidden/>
              </w:rPr>
              <w:tab/>
            </w:r>
            <w:r>
              <w:rPr>
                <w:noProof/>
                <w:webHidden/>
              </w:rPr>
              <w:fldChar w:fldCharType="begin"/>
            </w:r>
            <w:r w:rsidR="00CB1294">
              <w:rPr>
                <w:noProof/>
                <w:webHidden/>
              </w:rPr>
              <w:instrText xml:space="preserve"> PAGEREF _Toc435391030 \h </w:instrText>
            </w:r>
          </w:ins>
          <w:r>
            <w:rPr>
              <w:noProof/>
              <w:webHidden/>
            </w:rPr>
          </w:r>
          <w:r>
            <w:rPr>
              <w:noProof/>
              <w:webHidden/>
            </w:rPr>
            <w:fldChar w:fldCharType="separate"/>
          </w:r>
          <w:ins w:id="53" w:author="Jimmy Duggan" w:date="2015-11-15T22:48:00Z">
            <w:r w:rsidR="00CB1294">
              <w:rPr>
                <w:noProof/>
                <w:webHidden/>
              </w:rPr>
              <w:t>4</w:t>
            </w:r>
            <w:r>
              <w:rPr>
                <w:noProof/>
                <w:webHidden/>
              </w:rPr>
              <w:fldChar w:fldCharType="end"/>
            </w:r>
            <w:r w:rsidRPr="001329A2">
              <w:rPr>
                <w:rStyle w:val="Hyperlink"/>
                <w:noProof/>
              </w:rPr>
              <w:fldChar w:fldCharType="end"/>
            </w:r>
          </w:ins>
        </w:p>
        <w:p w:rsidR="00CB1294" w:rsidRDefault="00B07CB2">
          <w:pPr>
            <w:pStyle w:val="TOC3"/>
            <w:tabs>
              <w:tab w:val="left" w:pos="1320"/>
              <w:tab w:val="right" w:leader="dot" w:pos="9350"/>
            </w:tabs>
            <w:rPr>
              <w:ins w:id="54" w:author="Jimmy Duggan" w:date="2015-11-15T22:48:00Z"/>
              <w:rFonts w:asciiTheme="minorHAnsi" w:eastAsiaTheme="minorEastAsia" w:hAnsiTheme="minorHAnsi" w:cstheme="minorBidi"/>
              <w:noProof/>
              <w:sz w:val="22"/>
              <w:szCs w:val="22"/>
            </w:rPr>
          </w:pPr>
          <w:ins w:id="55"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"_Toc435391031"</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2.2.1</w:t>
            </w:r>
            <w:r w:rsidR="00CB1294">
              <w:rPr>
                <w:rFonts w:asciiTheme="minorHAnsi" w:eastAsiaTheme="minorEastAsia" w:hAnsiTheme="minorHAnsi" w:cstheme="minorBidi"/>
                <w:noProof/>
                <w:sz w:val="22"/>
                <w:szCs w:val="22"/>
              </w:rPr>
              <w:tab/>
            </w:r>
            <w:r w:rsidR="00CB1294" w:rsidRPr="001329A2">
              <w:rPr>
                <w:rStyle w:val="Hyperlink"/>
                <w:noProof/>
              </w:rPr>
              <w:t>Data Ingestion</w:t>
            </w:r>
            <w:r w:rsidR="00CB1294">
              <w:rPr>
                <w:noProof/>
                <w:webHidden/>
              </w:rPr>
              <w:tab/>
            </w:r>
            <w:r>
              <w:rPr>
                <w:noProof/>
                <w:webHidden/>
              </w:rPr>
              <w:fldChar w:fldCharType="begin"/>
            </w:r>
            <w:r w:rsidR="00CB1294">
              <w:rPr>
                <w:noProof/>
                <w:webHidden/>
              </w:rPr>
              <w:instrText xml:space="preserve"> PAGEREF _Toc435391031 \h </w:instrText>
            </w:r>
          </w:ins>
          <w:r>
            <w:rPr>
              <w:noProof/>
              <w:webHidden/>
            </w:rPr>
          </w:r>
          <w:r>
            <w:rPr>
              <w:noProof/>
              <w:webHidden/>
            </w:rPr>
            <w:fldChar w:fldCharType="separate"/>
          </w:r>
          <w:ins w:id="56" w:author="Jimmy Duggan" w:date="2015-11-15T22:48:00Z">
            <w:r w:rsidR="00CB1294">
              <w:rPr>
                <w:noProof/>
                <w:webHidden/>
              </w:rPr>
              <w:t>4</w:t>
            </w:r>
            <w:r>
              <w:rPr>
                <w:noProof/>
                <w:webHidden/>
              </w:rPr>
              <w:fldChar w:fldCharType="end"/>
            </w:r>
            <w:r w:rsidRPr="001329A2">
              <w:rPr>
                <w:rStyle w:val="Hyperlink"/>
                <w:noProof/>
              </w:rPr>
              <w:fldChar w:fldCharType="end"/>
            </w:r>
          </w:ins>
        </w:p>
        <w:p w:rsidR="00CB1294" w:rsidRDefault="00B07CB2">
          <w:pPr>
            <w:pStyle w:val="TOC1"/>
            <w:tabs>
              <w:tab w:val="left" w:pos="480"/>
              <w:tab w:val="right" w:leader="dot" w:pos="9350"/>
            </w:tabs>
            <w:rPr>
              <w:ins w:id="57" w:author="Jimmy Duggan" w:date="2015-11-15T22:48:00Z"/>
              <w:rFonts w:asciiTheme="minorHAnsi" w:eastAsiaTheme="minorEastAsia" w:hAnsiTheme="minorHAnsi" w:cstheme="minorBidi"/>
              <w:noProof/>
              <w:sz w:val="22"/>
              <w:szCs w:val="22"/>
            </w:rPr>
          </w:pPr>
          <w:ins w:id="58"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"_Toc435391032"</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3</w:t>
            </w:r>
            <w:r w:rsidR="00CB1294">
              <w:rPr>
                <w:rFonts w:asciiTheme="minorHAnsi" w:eastAsiaTheme="minorEastAsia" w:hAnsiTheme="minorHAnsi" w:cstheme="minorBidi"/>
                <w:noProof/>
                <w:sz w:val="22"/>
                <w:szCs w:val="22"/>
              </w:rPr>
              <w:tab/>
            </w:r>
            <w:r w:rsidR="00CB1294" w:rsidRPr="001329A2">
              <w:rPr>
                <w:rStyle w:val="Hyperlink"/>
                <w:noProof/>
              </w:rPr>
              <w:t>Detailed Description of Components</w:t>
            </w:r>
            <w:r w:rsidR="00CB1294">
              <w:rPr>
                <w:noProof/>
                <w:webHidden/>
              </w:rPr>
              <w:tab/>
            </w:r>
            <w:r>
              <w:rPr>
                <w:noProof/>
                <w:webHidden/>
              </w:rPr>
              <w:fldChar w:fldCharType="begin"/>
            </w:r>
            <w:r w:rsidR="00CB1294">
              <w:rPr>
                <w:noProof/>
                <w:webHidden/>
              </w:rPr>
              <w:instrText xml:space="preserve"> PAGEREF _Toc435391032 \h </w:instrText>
            </w:r>
          </w:ins>
          <w:r>
            <w:rPr>
              <w:noProof/>
              <w:webHidden/>
            </w:rPr>
          </w:r>
          <w:r>
            <w:rPr>
              <w:noProof/>
              <w:webHidden/>
            </w:rPr>
            <w:fldChar w:fldCharType="separate"/>
          </w:r>
          <w:ins w:id="59" w:author="Jimmy Duggan" w:date="2015-11-15T22:48:00Z">
            <w:r w:rsidR="00CB1294">
              <w:rPr>
                <w:noProof/>
                <w:webHidden/>
              </w:rPr>
              <w:t>5</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60" w:author="Jimmy Duggan" w:date="2015-11-15T22:48:00Z"/>
              <w:rFonts w:asciiTheme="minorHAnsi" w:eastAsiaTheme="minorEastAsia" w:hAnsiTheme="minorHAnsi" w:cstheme="minorBidi"/>
              <w:noProof/>
              <w:sz w:val="22"/>
              <w:szCs w:val="22"/>
            </w:rPr>
          </w:pPr>
          <w:ins w:id="61"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"_Toc435391033"</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3.1</w:t>
            </w:r>
            <w:r w:rsidR="00CB1294">
              <w:rPr>
                <w:rFonts w:asciiTheme="minorHAnsi" w:eastAsiaTheme="minorEastAsia" w:hAnsiTheme="minorHAnsi" w:cstheme="minorBidi"/>
                <w:noProof/>
                <w:sz w:val="22"/>
                <w:szCs w:val="22"/>
              </w:rPr>
              <w:tab/>
            </w:r>
            <w:r w:rsidR="00CB1294" w:rsidRPr="001329A2">
              <w:rPr>
                <w:rStyle w:val="Hyperlink"/>
                <w:noProof/>
              </w:rPr>
              <w:t>Presentation Layer Overview</w:t>
            </w:r>
            <w:r w:rsidR="00CB1294">
              <w:rPr>
                <w:noProof/>
                <w:webHidden/>
              </w:rPr>
              <w:tab/>
            </w:r>
            <w:r>
              <w:rPr>
                <w:noProof/>
                <w:webHidden/>
              </w:rPr>
              <w:fldChar w:fldCharType="begin"/>
            </w:r>
            <w:r w:rsidR="00CB1294">
              <w:rPr>
                <w:noProof/>
                <w:webHidden/>
              </w:rPr>
              <w:instrText xml:space="preserve"> PAGEREF _Toc435391033 \h </w:instrText>
            </w:r>
          </w:ins>
          <w:r>
            <w:rPr>
              <w:noProof/>
              <w:webHidden/>
            </w:rPr>
          </w:r>
          <w:r>
            <w:rPr>
              <w:noProof/>
              <w:webHidden/>
            </w:rPr>
            <w:fldChar w:fldCharType="separate"/>
          </w:r>
          <w:ins w:id="62" w:author="Jimmy Duggan" w:date="2015-11-15T22:48:00Z">
            <w:r w:rsidR="00CB1294">
              <w:rPr>
                <w:noProof/>
                <w:webHidden/>
              </w:rPr>
              <w:t>5</w:t>
            </w:r>
            <w:r>
              <w:rPr>
                <w:noProof/>
                <w:webHidden/>
              </w:rPr>
              <w:fldChar w:fldCharType="end"/>
            </w:r>
            <w:r w:rsidRPr="001329A2">
              <w:rPr>
                <w:rStyle w:val="Hyperlink"/>
                <w:noProof/>
              </w:rPr>
              <w:fldChar w:fldCharType="end"/>
            </w:r>
          </w:ins>
        </w:p>
        <w:p w:rsidR="00CB1294" w:rsidRDefault="00B07CB2">
          <w:pPr>
            <w:pStyle w:val="TOC3"/>
            <w:tabs>
              <w:tab w:val="left" w:pos="1320"/>
              <w:tab w:val="right" w:leader="dot" w:pos="9350"/>
            </w:tabs>
            <w:rPr>
              <w:ins w:id="63" w:author="Jimmy Duggan" w:date="2015-11-15T22:48:00Z"/>
              <w:rFonts w:asciiTheme="minorHAnsi" w:eastAsiaTheme="minorEastAsia" w:hAnsiTheme="minorHAnsi" w:cstheme="minorBidi"/>
              <w:noProof/>
              <w:sz w:val="22"/>
              <w:szCs w:val="22"/>
            </w:rPr>
          </w:pPr>
          <w:ins w:id="64"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"_Toc435391034"</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3.1.1</w:t>
            </w:r>
            <w:r w:rsidR="00CB1294">
              <w:rPr>
                <w:rFonts w:asciiTheme="minorHAnsi" w:eastAsiaTheme="minorEastAsia" w:hAnsiTheme="minorHAnsi" w:cstheme="minorBidi"/>
                <w:noProof/>
                <w:sz w:val="22"/>
                <w:szCs w:val="22"/>
              </w:rPr>
              <w:tab/>
            </w:r>
            <w:r w:rsidR="00CB1294" w:rsidRPr="001329A2">
              <w:rPr>
                <w:rStyle w:val="Hyperlink"/>
                <w:noProof/>
              </w:rPr>
              <w:t>Controllers</w:t>
            </w:r>
            <w:r w:rsidR="00CB1294">
              <w:rPr>
                <w:noProof/>
                <w:webHidden/>
              </w:rPr>
              <w:tab/>
            </w:r>
            <w:r>
              <w:rPr>
                <w:noProof/>
                <w:webHidden/>
              </w:rPr>
              <w:fldChar w:fldCharType="begin"/>
            </w:r>
            <w:r w:rsidR="00CB1294">
              <w:rPr>
                <w:noProof/>
                <w:webHidden/>
              </w:rPr>
              <w:instrText xml:space="preserve"> PAGEREF _Toc435391034 \h </w:instrText>
            </w:r>
          </w:ins>
          <w:r>
            <w:rPr>
              <w:noProof/>
              <w:webHidden/>
            </w:rPr>
          </w:r>
          <w:r>
            <w:rPr>
              <w:noProof/>
              <w:webHidden/>
            </w:rPr>
            <w:fldChar w:fldCharType="separate"/>
          </w:r>
          <w:ins w:id="65" w:author="Jimmy Duggan" w:date="2015-11-15T22:48:00Z">
            <w:r w:rsidR="00CB1294">
              <w:rPr>
                <w:noProof/>
                <w:webHidden/>
              </w:rPr>
              <w:t>5</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66" w:author="Jimmy Duggan" w:date="2015-11-15T22:48:00Z"/>
              <w:rFonts w:asciiTheme="minorHAnsi" w:eastAsiaTheme="minorEastAsia" w:hAnsiTheme="minorHAnsi" w:cstheme="minorBidi"/>
              <w:noProof/>
              <w:sz w:val="22"/>
              <w:szCs w:val="22"/>
            </w:rPr>
          </w:pPr>
          <w:ins w:id="67"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"_Toc435391035"</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3.2</w:t>
            </w:r>
            <w:r w:rsidR="00CB1294">
              <w:rPr>
                <w:rFonts w:asciiTheme="minorHAnsi" w:eastAsiaTheme="minorEastAsia" w:hAnsiTheme="minorHAnsi" w:cstheme="minorBidi"/>
                <w:noProof/>
                <w:sz w:val="22"/>
                <w:szCs w:val="22"/>
              </w:rPr>
              <w:tab/>
            </w:r>
            <w:r w:rsidR="00CB1294" w:rsidRPr="001329A2">
              <w:rPr>
                <w:rStyle w:val="Hyperlink"/>
                <w:noProof/>
              </w:rPr>
              <w:t>Business Logic Layer Overview</w:t>
            </w:r>
            <w:r w:rsidR="00CB1294">
              <w:rPr>
                <w:noProof/>
                <w:webHidden/>
              </w:rPr>
              <w:tab/>
            </w:r>
            <w:r>
              <w:rPr>
                <w:noProof/>
                <w:webHidden/>
              </w:rPr>
              <w:fldChar w:fldCharType="begin"/>
            </w:r>
            <w:r w:rsidR="00CB1294">
              <w:rPr>
                <w:noProof/>
                <w:webHidden/>
              </w:rPr>
              <w:instrText xml:space="preserve"> PAGEREF _Toc435391035 \h </w:instrText>
            </w:r>
          </w:ins>
          <w:r>
            <w:rPr>
              <w:noProof/>
              <w:webHidden/>
            </w:rPr>
          </w:r>
          <w:r>
            <w:rPr>
              <w:noProof/>
              <w:webHidden/>
            </w:rPr>
            <w:fldChar w:fldCharType="separate"/>
          </w:r>
          <w:ins w:id="68" w:author="Jimmy Duggan" w:date="2015-11-15T22:48:00Z">
            <w:r w:rsidR="00CB1294">
              <w:rPr>
                <w:noProof/>
                <w:webHidden/>
              </w:rPr>
              <w:t>7</w:t>
            </w:r>
            <w:r>
              <w:rPr>
                <w:noProof/>
                <w:webHidden/>
              </w:rPr>
              <w:fldChar w:fldCharType="end"/>
            </w:r>
            <w:r w:rsidRPr="001329A2">
              <w:rPr>
                <w:rStyle w:val="Hyperlink"/>
                <w:noProof/>
              </w:rPr>
              <w:fldChar w:fldCharType="end"/>
            </w:r>
          </w:ins>
        </w:p>
        <w:p w:rsidR="00CB1294" w:rsidRDefault="00B07CB2">
          <w:pPr>
            <w:pStyle w:val="TOC3"/>
            <w:tabs>
              <w:tab w:val="left" w:pos="1320"/>
              <w:tab w:val="right" w:leader="dot" w:pos="9350"/>
            </w:tabs>
            <w:rPr>
              <w:ins w:id="69" w:author="Jimmy Duggan" w:date="2015-11-15T22:48:00Z"/>
              <w:rFonts w:asciiTheme="minorHAnsi" w:eastAsiaTheme="minorEastAsia" w:hAnsiTheme="minorHAnsi" w:cstheme="minorBidi"/>
              <w:noProof/>
              <w:sz w:val="22"/>
              <w:szCs w:val="22"/>
            </w:rPr>
          </w:pPr>
          <w:ins w:id="70"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"_Toc435391036"</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3.2.1</w:t>
            </w:r>
            <w:r w:rsidR="00CB1294">
              <w:rPr>
                <w:rFonts w:asciiTheme="minorHAnsi" w:eastAsiaTheme="minorEastAsia" w:hAnsiTheme="minorHAnsi" w:cstheme="minorBidi"/>
                <w:noProof/>
                <w:sz w:val="22"/>
                <w:szCs w:val="22"/>
              </w:rPr>
              <w:tab/>
            </w:r>
            <w:r w:rsidR="00CB1294" w:rsidRPr="001329A2">
              <w:rPr>
                <w:rStyle w:val="Hyperlink"/>
                <w:noProof/>
              </w:rPr>
              <w:t>Entities</w:t>
            </w:r>
            <w:r w:rsidR="00CB1294">
              <w:rPr>
                <w:noProof/>
                <w:webHidden/>
              </w:rPr>
              <w:tab/>
            </w:r>
            <w:r>
              <w:rPr>
                <w:noProof/>
                <w:webHidden/>
              </w:rPr>
              <w:fldChar w:fldCharType="begin"/>
            </w:r>
            <w:r w:rsidR="00CB1294">
              <w:rPr>
                <w:noProof/>
                <w:webHidden/>
              </w:rPr>
              <w:instrText xml:space="preserve"> PAGEREF _Toc435391036 \h </w:instrText>
            </w:r>
          </w:ins>
          <w:r>
            <w:rPr>
              <w:noProof/>
              <w:webHidden/>
            </w:rPr>
          </w:r>
          <w:r>
            <w:rPr>
              <w:noProof/>
              <w:webHidden/>
            </w:rPr>
            <w:fldChar w:fldCharType="separate"/>
          </w:r>
          <w:ins w:id="71" w:author="Jimmy Duggan" w:date="2015-11-15T22:48:00Z">
            <w:r w:rsidR="00CB1294">
              <w:rPr>
                <w:noProof/>
                <w:webHidden/>
              </w:rPr>
              <w:t>7</w:t>
            </w:r>
            <w:r>
              <w:rPr>
                <w:noProof/>
                <w:webHidden/>
              </w:rPr>
              <w:fldChar w:fldCharType="end"/>
            </w:r>
            <w:r w:rsidRPr="001329A2">
              <w:rPr>
                <w:rStyle w:val="Hyperlink"/>
                <w:noProof/>
              </w:rPr>
              <w:fldChar w:fldCharType="end"/>
            </w:r>
          </w:ins>
        </w:p>
        <w:p w:rsidR="00CB1294" w:rsidRDefault="00B07CB2">
          <w:pPr>
            <w:pStyle w:val="TOC3"/>
            <w:tabs>
              <w:tab w:val="left" w:pos="1320"/>
              <w:tab w:val="right" w:leader="dot" w:pos="9350"/>
            </w:tabs>
            <w:rPr>
              <w:ins w:id="72" w:author="Jimmy Duggan" w:date="2015-11-15T22:48:00Z"/>
              <w:rFonts w:asciiTheme="minorHAnsi" w:eastAsiaTheme="minorEastAsia" w:hAnsiTheme="minorHAnsi" w:cstheme="minorBidi"/>
              <w:noProof/>
              <w:sz w:val="22"/>
              <w:szCs w:val="22"/>
            </w:rPr>
          </w:pPr>
          <w:ins w:id="73"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"_Toc435391037"</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3.2.2</w:t>
            </w:r>
            <w:r w:rsidR="00CB1294">
              <w:rPr>
                <w:rFonts w:asciiTheme="minorHAnsi" w:eastAsiaTheme="minorEastAsia" w:hAnsiTheme="minorHAnsi" w:cstheme="minorBidi"/>
                <w:noProof/>
                <w:sz w:val="22"/>
                <w:szCs w:val="22"/>
              </w:rPr>
              <w:tab/>
            </w:r>
            <w:r w:rsidR="00CB1294" w:rsidRPr="001329A2">
              <w:rPr>
                <w:rStyle w:val="Hyperlink"/>
                <w:noProof/>
              </w:rPr>
              <w:t>Enumerations</w:t>
            </w:r>
            <w:r w:rsidR="00CB1294">
              <w:rPr>
                <w:noProof/>
                <w:webHidden/>
              </w:rPr>
              <w:tab/>
            </w:r>
            <w:r>
              <w:rPr>
                <w:noProof/>
                <w:webHidden/>
              </w:rPr>
              <w:fldChar w:fldCharType="begin"/>
            </w:r>
            <w:r w:rsidR="00CB1294">
              <w:rPr>
                <w:noProof/>
                <w:webHidden/>
              </w:rPr>
              <w:instrText xml:space="preserve"> PAGEREF _Toc435391037 \h </w:instrText>
            </w:r>
          </w:ins>
          <w:r>
            <w:rPr>
              <w:noProof/>
              <w:webHidden/>
            </w:rPr>
          </w:r>
          <w:r>
            <w:rPr>
              <w:noProof/>
              <w:webHidden/>
            </w:rPr>
            <w:fldChar w:fldCharType="separate"/>
          </w:r>
          <w:ins w:id="74" w:author="Jimmy Duggan" w:date="2015-11-15T22:48:00Z">
            <w:r w:rsidR="00CB1294">
              <w:rPr>
                <w:noProof/>
                <w:webHidden/>
              </w:rPr>
              <w:t>12</w:t>
            </w:r>
            <w:r>
              <w:rPr>
                <w:noProof/>
                <w:webHidden/>
              </w:rPr>
              <w:fldChar w:fldCharType="end"/>
            </w:r>
            <w:r w:rsidRPr="001329A2">
              <w:rPr>
                <w:rStyle w:val="Hyperlink"/>
                <w:noProof/>
              </w:rPr>
              <w:fldChar w:fldCharType="end"/>
            </w:r>
          </w:ins>
        </w:p>
        <w:p w:rsidR="00CB1294" w:rsidRDefault="00B07CB2">
          <w:pPr>
            <w:pStyle w:val="TOC2"/>
            <w:tabs>
              <w:tab w:val="left" w:pos="880"/>
              <w:tab w:val="right" w:leader="dot" w:pos="9350"/>
            </w:tabs>
            <w:rPr>
              <w:ins w:id="75" w:author="Jimmy Duggan" w:date="2015-11-15T22:48:00Z"/>
              <w:rFonts w:asciiTheme="minorHAnsi" w:eastAsiaTheme="minorEastAsia" w:hAnsiTheme="minorHAnsi" w:cstheme="minorBidi"/>
              <w:noProof/>
              <w:sz w:val="22"/>
              <w:szCs w:val="22"/>
            </w:rPr>
          </w:pPr>
          <w:ins w:id="76" w:author="Jimmy Duggan" w:date="2015-11-15T22:48:00Z">
            <w:r w:rsidRPr="001329A2">
              <w:rPr>
                <w:rStyle w:val="Hyperlink"/>
                <w:noProof/>
              </w:rPr>
              <w:fldChar w:fldCharType="begin"/>
            </w:r>
            <w:r w:rsidR="00CB1294" w:rsidRPr="001329A2">
              <w:rPr>
                <w:rStyle w:val="Hyperlink"/>
                <w:noProof/>
              </w:rPr>
              <w:instrText xml:space="preserve"> </w:instrText>
            </w:r>
            <w:r w:rsidR="00CB1294">
              <w:rPr>
                <w:noProof/>
              </w:rPr>
              <w:instrText>HYPERLINK \l "_Toc435391038"</w:instrText>
            </w:r>
            <w:r w:rsidR="00CB1294" w:rsidRPr="001329A2">
              <w:rPr>
                <w:rStyle w:val="Hyperlink"/>
                <w:noProof/>
              </w:rPr>
              <w:instrText xml:space="preserve"> </w:instrText>
            </w:r>
            <w:r w:rsidRPr="001329A2">
              <w:rPr>
                <w:rStyle w:val="Hyperlink"/>
                <w:noProof/>
              </w:rPr>
              <w:fldChar w:fldCharType="separate"/>
            </w:r>
            <w:r w:rsidR="00CB1294" w:rsidRPr="001329A2">
              <w:rPr>
                <w:rStyle w:val="Hyperlink"/>
                <w:noProof/>
              </w:rPr>
              <w:t>3.3</w:t>
            </w:r>
            <w:r w:rsidR="00CB1294">
              <w:rPr>
                <w:rFonts w:asciiTheme="minorHAnsi" w:eastAsiaTheme="minorEastAsia" w:hAnsiTheme="minorHAnsi" w:cstheme="minorBidi"/>
                <w:noProof/>
                <w:sz w:val="22"/>
                <w:szCs w:val="22"/>
              </w:rPr>
              <w:tab/>
            </w:r>
            <w:r w:rsidR="00CB1294" w:rsidRPr="001329A2">
              <w:rPr>
                <w:rStyle w:val="Hyperlink"/>
                <w:noProof/>
              </w:rPr>
              <w:t>Data Access Layer Overview</w:t>
            </w:r>
            <w:r w:rsidR="00CB1294">
              <w:rPr>
                <w:noProof/>
                <w:webHidden/>
              </w:rPr>
              <w:tab/>
            </w:r>
            <w:r>
              <w:rPr>
                <w:noProof/>
                <w:webHidden/>
              </w:rPr>
              <w:fldChar w:fldCharType="begin"/>
            </w:r>
            <w:r w:rsidR="00CB1294">
              <w:rPr>
                <w:noProof/>
                <w:webHidden/>
              </w:rPr>
              <w:instrText xml:space="preserve"> PAGEREF _Toc435391038 \h </w:instrText>
            </w:r>
          </w:ins>
          <w:r>
            <w:rPr>
              <w:noProof/>
              <w:webHidden/>
            </w:rPr>
          </w:r>
          <w:r>
            <w:rPr>
              <w:noProof/>
              <w:webHidden/>
            </w:rPr>
            <w:fldChar w:fldCharType="separate"/>
          </w:r>
          <w:ins w:id="77" w:author="Jimmy Duggan" w:date="2015-11-15T22:48:00Z">
            <w:r w:rsidR="00CB1294">
              <w:rPr>
                <w:noProof/>
                <w:webHidden/>
              </w:rPr>
              <w:t>15</w:t>
            </w:r>
            <w:r>
              <w:rPr>
                <w:noProof/>
                <w:webHidden/>
              </w:rPr>
              <w:fldChar w:fldCharType="end"/>
            </w:r>
            <w:r w:rsidRPr="001329A2">
              <w:rPr>
                <w:rStyle w:val="Hyperlink"/>
                <w:noProof/>
              </w:rPr>
              <w:fldChar w:fldCharType="end"/>
            </w:r>
          </w:ins>
        </w:p>
        <w:p w:rsidR="0084672C" w:rsidDel="005D60DE" w:rsidRDefault="00B07CB2">
          <w:pPr>
            <w:pStyle w:val="TOC1"/>
            <w:tabs>
              <w:tab w:val="right" w:leader="dot" w:pos="9350"/>
            </w:tabs>
            <w:rPr>
              <w:del w:id="78" w:author="Jimmy Duggan" w:date="2015-11-15T22:47:00Z"/>
              <w:rFonts w:asciiTheme="minorHAnsi" w:eastAsiaTheme="minorEastAsia" w:hAnsiTheme="minorHAnsi" w:cstheme="minorBidi"/>
              <w:noProof/>
              <w:sz w:val="22"/>
              <w:szCs w:val="22"/>
            </w:rPr>
          </w:pPr>
          <w:del w:id="79" w:author="Jimmy Duggan" w:date="2015-11-15T22:47:00Z">
            <w:r w:rsidRPr="00B07CB2">
              <w:rPr>
                <w:rPrChange w:id="80" w:author="Jimmy Duggan" w:date="2015-11-15T22:47:00Z">
                  <w:rPr>
                    <w:rStyle w:val="Hyperlink"/>
                    <w:noProof/>
                  </w:rPr>
                </w:rPrChange>
              </w:rPr>
              <w:delText>Revision History</w:delText>
            </w:r>
            <w:r w:rsidR="0084672C" w:rsidDel="005D60DE">
              <w:rPr>
                <w:noProof/>
                <w:webHidden/>
              </w:rPr>
              <w:tab/>
              <w:delText>i</w:delText>
            </w:r>
          </w:del>
        </w:p>
        <w:p w:rsidR="0084672C" w:rsidDel="005D60DE" w:rsidRDefault="00B07CB2">
          <w:pPr>
            <w:pStyle w:val="TOC1"/>
            <w:tabs>
              <w:tab w:val="right" w:leader="dot" w:pos="9350"/>
            </w:tabs>
            <w:rPr>
              <w:del w:id="81" w:author="Jimmy Duggan" w:date="2015-11-15T22:47:00Z"/>
              <w:rFonts w:asciiTheme="minorHAnsi" w:eastAsiaTheme="minorEastAsia" w:hAnsiTheme="minorHAnsi" w:cstheme="minorBidi"/>
              <w:noProof/>
              <w:sz w:val="22"/>
              <w:szCs w:val="22"/>
            </w:rPr>
          </w:pPr>
          <w:del w:id="82" w:author="Jimmy Duggan" w:date="2015-11-15T22:47:00Z">
            <w:r w:rsidRPr="00B07CB2">
              <w:rPr>
                <w:rPrChange w:id="83" w:author="Jimmy Duggan" w:date="2015-11-15T22:47:00Z">
                  <w:rPr>
                    <w:rStyle w:val="Hyperlink"/>
                    <w:noProof/>
                  </w:rPr>
                </w:rPrChange>
              </w:rPr>
              <w:delText>Table of Contents</w:delText>
            </w:r>
            <w:r w:rsidR="0084672C" w:rsidDel="005D60DE">
              <w:rPr>
                <w:noProof/>
                <w:webHidden/>
              </w:rPr>
              <w:tab/>
              <w:delText>ii</w:delText>
            </w:r>
          </w:del>
        </w:p>
        <w:p w:rsidR="0084672C" w:rsidDel="005D60DE" w:rsidRDefault="00B07CB2">
          <w:pPr>
            <w:pStyle w:val="TOC1"/>
            <w:tabs>
              <w:tab w:val="left" w:pos="480"/>
              <w:tab w:val="right" w:leader="dot" w:pos="9350"/>
            </w:tabs>
            <w:rPr>
              <w:del w:id="84" w:author="Jimmy Duggan" w:date="2015-11-15T22:47:00Z"/>
              <w:rFonts w:asciiTheme="minorHAnsi" w:eastAsiaTheme="minorEastAsia" w:hAnsiTheme="minorHAnsi" w:cstheme="minorBidi"/>
              <w:noProof/>
              <w:sz w:val="22"/>
              <w:szCs w:val="22"/>
            </w:rPr>
          </w:pPr>
          <w:del w:id="85" w:author="Jimmy Duggan" w:date="2015-11-15T22:47:00Z">
            <w:r w:rsidRPr="00B07CB2">
              <w:rPr>
                <w:rPrChange w:id="86" w:author="Jimmy Duggan" w:date="2015-11-15T22:47:00Z">
                  <w:rPr>
                    <w:rStyle w:val="Hyperlink"/>
                    <w:noProof/>
                  </w:rPr>
                </w:rPrChange>
              </w:rPr>
              <w:delText>1</w:delText>
            </w:r>
            <w:r w:rsidR="0084672C" w:rsidDel="005D60DE">
              <w:rPr>
                <w:rFonts w:asciiTheme="minorHAnsi" w:eastAsiaTheme="minorEastAsia" w:hAnsiTheme="minorHAnsi" w:cstheme="minorBidi"/>
                <w:noProof/>
                <w:sz w:val="22"/>
                <w:szCs w:val="22"/>
              </w:rPr>
              <w:tab/>
            </w:r>
            <w:r w:rsidRPr="00B07CB2">
              <w:rPr>
                <w:rPrChange w:id="87" w:author="Jimmy Duggan" w:date="2015-11-15T22:47:00Z">
                  <w:rPr>
                    <w:rStyle w:val="Hyperlink"/>
                    <w:noProof/>
                  </w:rPr>
                </w:rPrChange>
              </w:rPr>
              <w:delText>Introduction</w:delText>
            </w:r>
            <w:r w:rsidR="0084672C" w:rsidDel="005D60DE">
              <w:rPr>
                <w:noProof/>
                <w:webHidden/>
              </w:rPr>
              <w:tab/>
              <w:delText>1</w:delText>
            </w:r>
          </w:del>
        </w:p>
        <w:p w:rsidR="0084672C" w:rsidDel="005D60DE" w:rsidRDefault="00B07CB2">
          <w:pPr>
            <w:pStyle w:val="TOC2"/>
            <w:tabs>
              <w:tab w:val="left" w:pos="880"/>
              <w:tab w:val="right" w:leader="dot" w:pos="9350"/>
            </w:tabs>
            <w:rPr>
              <w:del w:id="88" w:author="Jimmy Duggan" w:date="2015-11-15T22:47:00Z"/>
              <w:rFonts w:asciiTheme="minorHAnsi" w:eastAsiaTheme="minorEastAsia" w:hAnsiTheme="minorHAnsi" w:cstheme="minorBidi"/>
              <w:noProof/>
              <w:sz w:val="22"/>
              <w:szCs w:val="22"/>
            </w:rPr>
          </w:pPr>
          <w:del w:id="89" w:author="Jimmy Duggan" w:date="2015-11-15T22:47:00Z">
            <w:r w:rsidRPr="00B07CB2">
              <w:rPr>
                <w:rPrChange w:id="90" w:author="Jimmy Duggan" w:date="2015-11-15T22:47:00Z">
                  <w:rPr>
                    <w:rStyle w:val="Hyperlink"/>
                    <w:noProof/>
                  </w:rPr>
                </w:rPrChange>
              </w:rPr>
              <w:delText>1.1</w:delText>
            </w:r>
            <w:r w:rsidR="0084672C" w:rsidDel="005D60DE">
              <w:rPr>
                <w:rFonts w:asciiTheme="minorHAnsi" w:eastAsiaTheme="minorEastAsia" w:hAnsiTheme="minorHAnsi" w:cstheme="minorBidi"/>
                <w:noProof/>
                <w:sz w:val="22"/>
                <w:szCs w:val="22"/>
              </w:rPr>
              <w:tab/>
            </w:r>
            <w:r w:rsidRPr="00B07CB2">
              <w:rPr>
                <w:rPrChange w:id="91" w:author="Jimmy Duggan" w:date="2015-11-15T22:47:00Z">
                  <w:rPr>
                    <w:rStyle w:val="Hyperlink"/>
                    <w:noProof/>
                  </w:rPr>
                </w:rPrChange>
              </w:rPr>
              <w:delText>Purpose</w:delText>
            </w:r>
            <w:r w:rsidR="0084672C" w:rsidDel="005D60DE">
              <w:rPr>
                <w:noProof/>
                <w:webHidden/>
              </w:rPr>
              <w:tab/>
              <w:delText>1</w:delText>
            </w:r>
          </w:del>
        </w:p>
        <w:p w:rsidR="0084672C" w:rsidDel="005D60DE" w:rsidRDefault="00B07CB2">
          <w:pPr>
            <w:pStyle w:val="TOC2"/>
            <w:tabs>
              <w:tab w:val="left" w:pos="880"/>
              <w:tab w:val="right" w:leader="dot" w:pos="9350"/>
            </w:tabs>
            <w:rPr>
              <w:del w:id="92" w:author="Jimmy Duggan" w:date="2015-11-15T22:47:00Z"/>
              <w:rFonts w:asciiTheme="minorHAnsi" w:eastAsiaTheme="minorEastAsia" w:hAnsiTheme="minorHAnsi" w:cstheme="minorBidi"/>
              <w:noProof/>
              <w:sz w:val="22"/>
              <w:szCs w:val="22"/>
            </w:rPr>
          </w:pPr>
          <w:del w:id="93" w:author="Jimmy Duggan" w:date="2015-11-15T22:47:00Z">
            <w:r w:rsidRPr="00B07CB2">
              <w:rPr>
                <w:rPrChange w:id="94" w:author="Jimmy Duggan" w:date="2015-11-15T22:47:00Z">
                  <w:rPr>
                    <w:rStyle w:val="Hyperlink"/>
                    <w:noProof/>
                  </w:rPr>
                </w:rPrChange>
              </w:rPr>
              <w:delText>1.2</w:delText>
            </w:r>
            <w:r w:rsidR="0084672C" w:rsidDel="005D60DE">
              <w:rPr>
                <w:rFonts w:asciiTheme="minorHAnsi" w:eastAsiaTheme="minorEastAsia" w:hAnsiTheme="minorHAnsi" w:cstheme="minorBidi"/>
                <w:noProof/>
                <w:sz w:val="22"/>
                <w:szCs w:val="22"/>
              </w:rPr>
              <w:tab/>
            </w:r>
            <w:r w:rsidRPr="00B07CB2">
              <w:rPr>
                <w:rPrChange w:id="95" w:author="Jimmy Duggan" w:date="2015-11-15T22:47:00Z">
                  <w:rPr>
                    <w:rStyle w:val="Hyperlink"/>
                    <w:noProof/>
                  </w:rPr>
                </w:rPrChange>
              </w:rPr>
              <w:delText>Scope</w:delText>
            </w:r>
            <w:r w:rsidR="0084672C" w:rsidDel="005D60DE">
              <w:rPr>
                <w:noProof/>
                <w:webHidden/>
              </w:rPr>
              <w:tab/>
              <w:delText>1</w:delText>
            </w:r>
          </w:del>
        </w:p>
        <w:p w:rsidR="0084672C" w:rsidDel="005D60DE" w:rsidRDefault="00B07CB2">
          <w:pPr>
            <w:pStyle w:val="TOC2"/>
            <w:tabs>
              <w:tab w:val="left" w:pos="880"/>
              <w:tab w:val="right" w:leader="dot" w:pos="9350"/>
            </w:tabs>
            <w:rPr>
              <w:del w:id="96" w:author="Jimmy Duggan" w:date="2015-11-15T22:47:00Z"/>
              <w:rFonts w:asciiTheme="minorHAnsi" w:eastAsiaTheme="minorEastAsia" w:hAnsiTheme="minorHAnsi" w:cstheme="minorBidi"/>
              <w:noProof/>
              <w:sz w:val="22"/>
              <w:szCs w:val="22"/>
            </w:rPr>
          </w:pPr>
          <w:del w:id="97" w:author="Jimmy Duggan" w:date="2015-11-15T22:47:00Z">
            <w:r w:rsidRPr="00B07CB2">
              <w:rPr>
                <w:rPrChange w:id="98" w:author="Jimmy Duggan" w:date="2015-11-15T22:47:00Z">
                  <w:rPr>
                    <w:rStyle w:val="Hyperlink"/>
                    <w:noProof/>
                  </w:rPr>
                </w:rPrChange>
              </w:rPr>
              <w:delText>1.3</w:delText>
            </w:r>
            <w:r w:rsidR="0084672C" w:rsidDel="005D60DE">
              <w:rPr>
                <w:rFonts w:asciiTheme="minorHAnsi" w:eastAsiaTheme="minorEastAsia" w:hAnsiTheme="minorHAnsi" w:cstheme="minorBidi"/>
                <w:noProof/>
                <w:sz w:val="22"/>
                <w:szCs w:val="22"/>
              </w:rPr>
              <w:tab/>
            </w:r>
            <w:r w:rsidRPr="00B07CB2">
              <w:rPr>
                <w:rPrChange w:id="99" w:author="Jimmy Duggan" w:date="2015-11-15T22:47:00Z">
                  <w:rPr>
                    <w:rStyle w:val="Hyperlink"/>
                    <w:noProof/>
                  </w:rPr>
                </w:rPrChange>
              </w:rPr>
              <w:delText>Definitions, Acronyms, and Abbreviations</w:delText>
            </w:r>
            <w:r w:rsidR="0084672C" w:rsidDel="005D60DE">
              <w:rPr>
                <w:noProof/>
                <w:webHidden/>
              </w:rPr>
              <w:tab/>
              <w:delText>2</w:delText>
            </w:r>
          </w:del>
        </w:p>
        <w:p w:rsidR="0084672C" w:rsidDel="005D60DE" w:rsidRDefault="00B07CB2">
          <w:pPr>
            <w:pStyle w:val="TOC2"/>
            <w:tabs>
              <w:tab w:val="left" w:pos="880"/>
              <w:tab w:val="right" w:leader="dot" w:pos="9350"/>
            </w:tabs>
            <w:rPr>
              <w:del w:id="100" w:author="Jimmy Duggan" w:date="2015-11-15T22:47:00Z"/>
              <w:rFonts w:asciiTheme="minorHAnsi" w:eastAsiaTheme="minorEastAsia" w:hAnsiTheme="minorHAnsi" w:cstheme="minorBidi"/>
              <w:noProof/>
              <w:sz w:val="22"/>
              <w:szCs w:val="22"/>
            </w:rPr>
          </w:pPr>
          <w:del w:id="101" w:author="Jimmy Duggan" w:date="2015-11-15T22:47:00Z">
            <w:r w:rsidRPr="00B07CB2">
              <w:rPr>
                <w:rPrChange w:id="102" w:author="Jimmy Duggan" w:date="2015-11-15T22:47:00Z">
                  <w:rPr>
                    <w:rStyle w:val="Hyperlink"/>
                    <w:noProof/>
                  </w:rPr>
                </w:rPrChange>
              </w:rPr>
              <w:delText>1.4</w:delText>
            </w:r>
            <w:r w:rsidR="0084672C" w:rsidDel="005D60DE">
              <w:rPr>
                <w:rFonts w:asciiTheme="minorHAnsi" w:eastAsiaTheme="minorEastAsia" w:hAnsiTheme="minorHAnsi" w:cstheme="minorBidi"/>
                <w:noProof/>
                <w:sz w:val="22"/>
                <w:szCs w:val="22"/>
              </w:rPr>
              <w:tab/>
            </w:r>
            <w:r w:rsidRPr="00B07CB2">
              <w:rPr>
                <w:rPrChange w:id="103" w:author="Jimmy Duggan" w:date="2015-11-15T22:47:00Z">
                  <w:rPr>
                    <w:rStyle w:val="Hyperlink"/>
                    <w:noProof/>
                  </w:rPr>
                </w:rPrChange>
              </w:rPr>
              <w:delText>References</w:delText>
            </w:r>
            <w:r w:rsidR="0084672C" w:rsidDel="005D60DE">
              <w:rPr>
                <w:noProof/>
                <w:webHidden/>
              </w:rPr>
              <w:tab/>
              <w:delText>2</w:delText>
            </w:r>
          </w:del>
        </w:p>
        <w:p w:rsidR="0084672C" w:rsidDel="005D60DE" w:rsidRDefault="00B07CB2">
          <w:pPr>
            <w:pStyle w:val="TOC2"/>
            <w:tabs>
              <w:tab w:val="left" w:pos="880"/>
              <w:tab w:val="right" w:leader="dot" w:pos="9350"/>
            </w:tabs>
            <w:rPr>
              <w:del w:id="104" w:author="Jimmy Duggan" w:date="2015-11-15T22:47:00Z"/>
              <w:rFonts w:asciiTheme="minorHAnsi" w:eastAsiaTheme="minorEastAsia" w:hAnsiTheme="minorHAnsi" w:cstheme="minorBidi"/>
              <w:noProof/>
              <w:sz w:val="22"/>
              <w:szCs w:val="22"/>
            </w:rPr>
          </w:pPr>
          <w:del w:id="105" w:author="Jimmy Duggan" w:date="2015-11-15T22:47:00Z">
            <w:r w:rsidRPr="00B07CB2">
              <w:rPr>
                <w:rPrChange w:id="106" w:author="Jimmy Duggan" w:date="2015-11-15T22:47:00Z">
                  <w:rPr>
                    <w:rStyle w:val="Hyperlink"/>
                    <w:noProof/>
                  </w:rPr>
                </w:rPrChange>
              </w:rPr>
              <w:delText>1.5</w:delText>
            </w:r>
            <w:r w:rsidR="0084672C" w:rsidDel="005D60DE">
              <w:rPr>
                <w:rFonts w:asciiTheme="minorHAnsi" w:eastAsiaTheme="minorEastAsia" w:hAnsiTheme="minorHAnsi" w:cstheme="minorBidi"/>
                <w:noProof/>
                <w:sz w:val="22"/>
                <w:szCs w:val="22"/>
              </w:rPr>
              <w:tab/>
            </w:r>
            <w:r w:rsidRPr="00B07CB2">
              <w:rPr>
                <w:rPrChange w:id="107" w:author="Jimmy Duggan" w:date="2015-11-15T22:47:00Z">
                  <w:rPr>
                    <w:rStyle w:val="Hyperlink"/>
                    <w:noProof/>
                  </w:rPr>
                </w:rPrChange>
              </w:rPr>
              <w:delText>Overview</w:delText>
            </w:r>
            <w:r w:rsidR="0084672C" w:rsidDel="005D60DE">
              <w:rPr>
                <w:noProof/>
                <w:webHidden/>
              </w:rPr>
              <w:tab/>
              <w:delText>2</w:delText>
            </w:r>
          </w:del>
        </w:p>
        <w:p w:rsidR="0084672C" w:rsidDel="005D60DE" w:rsidRDefault="00B07CB2">
          <w:pPr>
            <w:pStyle w:val="TOC2"/>
            <w:tabs>
              <w:tab w:val="left" w:pos="880"/>
              <w:tab w:val="right" w:leader="dot" w:pos="9350"/>
            </w:tabs>
            <w:rPr>
              <w:del w:id="108" w:author="Jimmy Duggan" w:date="2015-11-15T22:47:00Z"/>
              <w:rFonts w:asciiTheme="minorHAnsi" w:eastAsiaTheme="minorEastAsia" w:hAnsiTheme="minorHAnsi" w:cstheme="minorBidi"/>
              <w:noProof/>
              <w:sz w:val="22"/>
              <w:szCs w:val="22"/>
            </w:rPr>
          </w:pPr>
          <w:del w:id="109" w:author="Jimmy Duggan" w:date="2015-11-15T22:47:00Z">
            <w:r w:rsidRPr="00B07CB2">
              <w:rPr>
                <w:rPrChange w:id="110" w:author="Jimmy Duggan" w:date="2015-11-15T22:47:00Z">
                  <w:rPr>
                    <w:rStyle w:val="Hyperlink"/>
                    <w:noProof/>
                  </w:rPr>
                </w:rPrChange>
              </w:rPr>
              <w:delText>1.6</w:delText>
            </w:r>
            <w:r w:rsidR="0084672C" w:rsidDel="005D60DE">
              <w:rPr>
                <w:rFonts w:asciiTheme="minorHAnsi" w:eastAsiaTheme="minorEastAsia" w:hAnsiTheme="minorHAnsi" w:cstheme="minorBidi"/>
                <w:noProof/>
                <w:sz w:val="22"/>
                <w:szCs w:val="22"/>
              </w:rPr>
              <w:tab/>
            </w:r>
            <w:r w:rsidRPr="00B07CB2">
              <w:rPr>
                <w:rPrChange w:id="111" w:author="Jimmy Duggan" w:date="2015-11-15T22:47:00Z">
                  <w:rPr>
                    <w:rStyle w:val="Hyperlink"/>
                    <w:noProof/>
                  </w:rPr>
                </w:rPrChange>
              </w:rPr>
              <w:delText>Application Framework</w:delText>
            </w:r>
            <w:r w:rsidR="0084672C" w:rsidDel="005D60DE">
              <w:rPr>
                <w:noProof/>
                <w:webHidden/>
              </w:rPr>
              <w:tab/>
              <w:delText>2</w:delText>
            </w:r>
          </w:del>
        </w:p>
        <w:p w:rsidR="0084672C" w:rsidDel="005D60DE" w:rsidRDefault="00B07CB2">
          <w:pPr>
            <w:pStyle w:val="TOC1"/>
            <w:tabs>
              <w:tab w:val="left" w:pos="480"/>
              <w:tab w:val="right" w:leader="dot" w:pos="9350"/>
            </w:tabs>
            <w:rPr>
              <w:del w:id="112" w:author="Jimmy Duggan" w:date="2015-11-15T22:47:00Z"/>
              <w:rFonts w:asciiTheme="minorHAnsi" w:eastAsiaTheme="minorEastAsia" w:hAnsiTheme="minorHAnsi" w:cstheme="minorBidi"/>
              <w:noProof/>
              <w:sz w:val="22"/>
              <w:szCs w:val="22"/>
            </w:rPr>
          </w:pPr>
          <w:del w:id="113" w:author="Jimmy Duggan" w:date="2015-11-15T22:47:00Z">
            <w:r w:rsidRPr="00B07CB2">
              <w:rPr>
                <w:rPrChange w:id="114" w:author="Jimmy Duggan" w:date="2015-11-15T22:47:00Z">
                  <w:rPr>
                    <w:rStyle w:val="Hyperlink"/>
                    <w:noProof/>
                  </w:rPr>
                </w:rPrChange>
              </w:rPr>
              <w:delText>2</w:delText>
            </w:r>
            <w:r w:rsidR="0084672C" w:rsidDel="005D60DE">
              <w:rPr>
                <w:rFonts w:asciiTheme="minorHAnsi" w:eastAsiaTheme="minorEastAsia" w:hAnsiTheme="minorHAnsi" w:cstheme="minorBidi"/>
                <w:noProof/>
                <w:sz w:val="22"/>
                <w:szCs w:val="22"/>
              </w:rPr>
              <w:tab/>
            </w:r>
            <w:r w:rsidRPr="00B07CB2">
              <w:rPr>
                <w:rPrChange w:id="115" w:author="Jimmy Duggan" w:date="2015-11-15T22:47:00Z">
                  <w:rPr>
                    <w:rStyle w:val="Hyperlink"/>
                    <w:noProof/>
                  </w:rPr>
                </w:rPrChange>
              </w:rPr>
              <w:delText>System Architecture Description</w:delText>
            </w:r>
            <w:r w:rsidR="0084672C" w:rsidDel="005D60DE">
              <w:rPr>
                <w:noProof/>
                <w:webHidden/>
              </w:rPr>
              <w:tab/>
              <w:delText>2</w:delText>
            </w:r>
          </w:del>
        </w:p>
        <w:p w:rsidR="0084672C" w:rsidDel="005D60DE" w:rsidRDefault="00B07CB2">
          <w:pPr>
            <w:pStyle w:val="TOC2"/>
            <w:tabs>
              <w:tab w:val="left" w:pos="880"/>
              <w:tab w:val="right" w:leader="dot" w:pos="9350"/>
            </w:tabs>
            <w:rPr>
              <w:del w:id="116" w:author="Jimmy Duggan" w:date="2015-11-15T22:47:00Z"/>
              <w:rFonts w:asciiTheme="minorHAnsi" w:eastAsiaTheme="minorEastAsia" w:hAnsiTheme="minorHAnsi" w:cstheme="minorBidi"/>
              <w:noProof/>
              <w:sz w:val="22"/>
              <w:szCs w:val="22"/>
            </w:rPr>
          </w:pPr>
          <w:del w:id="117" w:author="Jimmy Duggan" w:date="2015-11-15T22:47:00Z">
            <w:r w:rsidRPr="00B07CB2">
              <w:rPr>
                <w:rPrChange w:id="118" w:author="Jimmy Duggan" w:date="2015-11-15T22:47:00Z">
                  <w:rPr>
                    <w:rStyle w:val="Hyperlink"/>
                    <w:noProof/>
                  </w:rPr>
                </w:rPrChange>
              </w:rPr>
              <w:delText>2.1</w:delText>
            </w:r>
            <w:r w:rsidR="0084672C" w:rsidDel="005D60DE">
              <w:rPr>
                <w:rFonts w:asciiTheme="minorHAnsi" w:eastAsiaTheme="minorEastAsia" w:hAnsiTheme="minorHAnsi" w:cstheme="minorBidi"/>
                <w:noProof/>
                <w:sz w:val="22"/>
                <w:szCs w:val="22"/>
              </w:rPr>
              <w:tab/>
            </w:r>
            <w:r w:rsidRPr="00B07CB2">
              <w:rPr>
                <w:rPrChange w:id="119" w:author="Jimmy Duggan" w:date="2015-11-15T22:47:00Z">
                  <w:rPr>
                    <w:rStyle w:val="Hyperlink"/>
                    <w:noProof/>
                  </w:rPr>
                </w:rPrChange>
              </w:rPr>
              <w:delText>Overview of Components</w:delText>
            </w:r>
            <w:r w:rsidR="0084672C" w:rsidDel="005D60DE">
              <w:rPr>
                <w:noProof/>
                <w:webHidden/>
              </w:rPr>
              <w:tab/>
              <w:delText>2</w:delText>
            </w:r>
          </w:del>
        </w:p>
        <w:p w:rsidR="0084672C" w:rsidDel="005D60DE" w:rsidRDefault="00B07CB2">
          <w:pPr>
            <w:pStyle w:val="TOC1"/>
            <w:tabs>
              <w:tab w:val="left" w:pos="480"/>
              <w:tab w:val="right" w:leader="dot" w:pos="9350"/>
            </w:tabs>
            <w:rPr>
              <w:del w:id="120" w:author="Jimmy Duggan" w:date="2015-11-15T22:47:00Z"/>
              <w:rFonts w:asciiTheme="minorHAnsi" w:eastAsiaTheme="minorEastAsia" w:hAnsiTheme="minorHAnsi" w:cstheme="minorBidi"/>
              <w:noProof/>
              <w:sz w:val="22"/>
              <w:szCs w:val="22"/>
            </w:rPr>
          </w:pPr>
          <w:del w:id="121" w:author="Jimmy Duggan" w:date="2015-11-15T22:47:00Z">
            <w:r w:rsidRPr="00B07CB2">
              <w:rPr>
                <w:rPrChange w:id="122" w:author="Jimmy Duggan" w:date="2015-11-15T22:47:00Z">
                  <w:rPr>
                    <w:rStyle w:val="Hyperlink"/>
                    <w:noProof/>
                  </w:rPr>
                </w:rPrChange>
              </w:rPr>
              <w:delText>3</w:delText>
            </w:r>
            <w:r w:rsidR="0084672C" w:rsidDel="005D60DE">
              <w:rPr>
                <w:rFonts w:asciiTheme="minorHAnsi" w:eastAsiaTheme="minorEastAsia" w:hAnsiTheme="minorHAnsi" w:cstheme="minorBidi"/>
                <w:noProof/>
                <w:sz w:val="22"/>
                <w:szCs w:val="22"/>
              </w:rPr>
              <w:tab/>
            </w:r>
            <w:r w:rsidRPr="00B07CB2">
              <w:rPr>
                <w:rPrChange w:id="123" w:author="Jimmy Duggan" w:date="2015-11-15T22:47:00Z">
                  <w:rPr>
                    <w:rStyle w:val="Hyperlink"/>
                    <w:noProof/>
                  </w:rPr>
                </w:rPrChange>
              </w:rPr>
              <w:delText>Detailed Description of Components</w:delText>
            </w:r>
            <w:r w:rsidR="0084672C" w:rsidDel="005D60DE">
              <w:rPr>
                <w:noProof/>
                <w:webHidden/>
              </w:rPr>
              <w:tab/>
              <w:delText>4</w:delText>
            </w:r>
          </w:del>
        </w:p>
        <w:p w:rsidR="0084672C" w:rsidDel="005D60DE" w:rsidRDefault="00B07CB2">
          <w:pPr>
            <w:pStyle w:val="TOC2"/>
            <w:tabs>
              <w:tab w:val="left" w:pos="880"/>
              <w:tab w:val="right" w:leader="dot" w:pos="9350"/>
            </w:tabs>
            <w:rPr>
              <w:del w:id="124" w:author="Jimmy Duggan" w:date="2015-11-15T22:47:00Z"/>
              <w:rFonts w:asciiTheme="minorHAnsi" w:eastAsiaTheme="minorEastAsia" w:hAnsiTheme="minorHAnsi" w:cstheme="minorBidi"/>
              <w:noProof/>
              <w:sz w:val="22"/>
              <w:szCs w:val="22"/>
            </w:rPr>
          </w:pPr>
          <w:del w:id="125" w:author="Jimmy Duggan" w:date="2015-11-15T22:47:00Z">
            <w:r w:rsidRPr="00B07CB2">
              <w:rPr>
                <w:rPrChange w:id="126" w:author="Jimmy Duggan" w:date="2015-11-15T22:47:00Z">
                  <w:rPr>
                    <w:rStyle w:val="Hyperlink"/>
                    <w:noProof/>
                  </w:rPr>
                </w:rPrChange>
              </w:rPr>
              <w:delText>3.1</w:delText>
            </w:r>
            <w:r w:rsidR="0084672C" w:rsidDel="005D60DE">
              <w:rPr>
                <w:rFonts w:asciiTheme="minorHAnsi" w:eastAsiaTheme="minorEastAsia" w:hAnsiTheme="minorHAnsi" w:cstheme="minorBidi"/>
                <w:noProof/>
                <w:sz w:val="22"/>
                <w:szCs w:val="22"/>
              </w:rPr>
              <w:tab/>
            </w:r>
            <w:r w:rsidRPr="00B07CB2">
              <w:rPr>
                <w:rPrChange w:id="127" w:author="Jimmy Duggan" w:date="2015-11-15T22:47:00Z">
                  <w:rPr>
                    <w:rStyle w:val="Hyperlink"/>
                    <w:noProof/>
                  </w:rPr>
                </w:rPrChange>
              </w:rPr>
              <w:delText>Presentation Layer Overview</w:delText>
            </w:r>
            <w:r w:rsidR="0084672C" w:rsidDel="005D60DE">
              <w:rPr>
                <w:noProof/>
                <w:webHidden/>
              </w:rPr>
              <w:tab/>
              <w:delText>4</w:delText>
            </w:r>
          </w:del>
        </w:p>
        <w:p w:rsidR="0084672C" w:rsidDel="005D60DE" w:rsidRDefault="00B07CB2">
          <w:pPr>
            <w:pStyle w:val="TOC2"/>
            <w:tabs>
              <w:tab w:val="left" w:pos="880"/>
              <w:tab w:val="right" w:leader="dot" w:pos="9350"/>
            </w:tabs>
            <w:rPr>
              <w:del w:id="128" w:author="Jimmy Duggan" w:date="2015-11-15T22:47:00Z"/>
              <w:rFonts w:asciiTheme="minorHAnsi" w:eastAsiaTheme="minorEastAsia" w:hAnsiTheme="minorHAnsi" w:cstheme="minorBidi"/>
              <w:noProof/>
              <w:sz w:val="22"/>
              <w:szCs w:val="22"/>
            </w:rPr>
          </w:pPr>
          <w:del w:id="129" w:author="Jimmy Duggan" w:date="2015-11-15T22:47:00Z">
            <w:r w:rsidRPr="00B07CB2">
              <w:rPr>
                <w:rPrChange w:id="130" w:author="Jimmy Duggan" w:date="2015-11-15T22:47:00Z">
                  <w:rPr>
                    <w:rStyle w:val="Hyperlink"/>
                    <w:noProof/>
                  </w:rPr>
                </w:rPrChange>
              </w:rPr>
              <w:delText>3.2</w:delText>
            </w:r>
            <w:r w:rsidR="0084672C" w:rsidDel="005D60DE">
              <w:rPr>
                <w:rFonts w:asciiTheme="minorHAnsi" w:eastAsiaTheme="minorEastAsia" w:hAnsiTheme="minorHAnsi" w:cstheme="minorBidi"/>
                <w:noProof/>
                <w:sz w:val="22"/>
                <w:szCs w:val="22"/>
              </w:rPr>
              <w:tab/>
            </w:r>
            <w:r w:rsidRPr="00B07CB2">
              <w:rPr>
                <w:rPrChange w:id="131" w:author="Jimmy Duggan" w:date="2015-11-15T22:47:00Z">
                  <w:rPr>
                    <w:rStyle w:val="Hyperlink"/>
                    <w:noProof/>
                  </w:rPr>
                </w:rPrChange>
              </w:rPr>
              <w:delText>Business Logic Layer Overview</w:delText>
            </w:r>
            <w:r w:rsidR="0084672C" w:rsidDel="005D60DE">
              <w:rPr>
                <w:noProof/>
                <w:webHidden/>
              </w:rPr>
              <w:tab/>
              <w:delText>6</w:delText>
            </w:r>
          </w:del>
        </w:p>
        <w:p w:rsidR="0084672C" w:rsidDel="005D60DE" w:rsidRDefault="00B07CB2">
          <w:pPr>
            <w:pStyle w:val="TOC2"/>
            <w:tabs>
              <w:tab w:val="left" w:pos="880"/>
              <w:tab w:val="right" w:leader="dot" w:pos="9350"/>
            </w:tabs>
            <w:rPr>
              <w:del w:id="132" w:author="Jimmy Duggan" w:date="2015-11-15T22:47:00Z"/>
              <w:rFonts w:asciiTheme="minorHAnsi" w:eastAsiaTheme="minorEastAsia" w:hAnsiTheme="minorHAnsi" w:cstheme="minorBidi"/>
              <w:noProof/>
              <w:sz w:val="22"/>
              <w:szCs w:val="22"/>
            </w:rPr>
          </w:pPr>
          <w:del w:id="133" w:author="Jimmy Duggan" w:date="2015-11-15T22:47:00Z">
            <w:r w:rsidRPr="00B07CB2">
              <w:rPr>
                <w:rPrChange w:id="134" w:author="Jimmy Duggan" w:date="2015-11-15T22:47:00Z">
                  <w:rPr>
                    <w:rStyle w:val="Hyperlink"/>
                    <w:noProof/>
                  </w:rPr>
                </w:rPrChange>
              </w:rPr>
              <w:delText>3.3</w:delText>
            </w:r>
            <w:r w:rsidR="0084672C" w:rsidDel="005D60DE">
              <w:rPr>
                <w:rFonts w:asciiTheme="minorHAnsi" w:eastAsiaTheme="minorEastAsia" w:hAnsiTheme="minorHAnsi" w:cstheme="minorBidi"/>
                <w:noProof/>
                <w:sz w:val="22"/>
                <w:szCs w:val="22"/>
              </w:rPr>
              <w:tab/>
            </w:r>
            <w:r w:rsidRPr="00B07CB2">
              <w:rPr>
                <w:rPrChange w:id="135" w:author="Jimmy Duggan" w:date="2015-11-15T22:47:00Z">
                  <w:rPr>
                    <w:rStyle w:val="Hyperlink"/>
                    <w:noProof/>
                  </w:rPr>
                </w:rPrChange>
              </w:rPr>
              <w:delText>Data Access Layer Overview</w:delText>
            </w:r>
            <w:r w:rsidR="0084672C" w:rsidDel="005D60DE">
              <w:rPr>
                <w:noProof/>
                <w:webHidden/>
              </w:rPr>
              <w:tab/>
              <w:delText>7</w:delText>
            </w:r>
          </w:del>
        </w:p>
        <w:p w:rsidR="00515BB6" w:rsidRDefault="00B07CB2" w:rsidP="0017110C">
          <w:r>
            <w:rPr>
              <w:noProof/>
            </w:rPr>
            <w:fldChar w:fldCharType="end"/>
          </w:r>
        </w:p>
      </w:sdtContent>
    </w:sdt>
    <w:p w:rsidR="0017110C" w:rsidRDefault="0017110C" w:rsidP="005A781D">
      <w:pPr>
        <w:pStyle w:val="Heading1"/>
        <w:sectPr w:rsidR="0017110C" w:rsidSect="00515BB6">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p>
    <w:p w:rsidR="0017110C" w:rsidRDefault="0017110C" w:rsidP="005D60DE">
      <w:pPr>
        <w:pStyle w:val="Title"/>
        <w:keepNext/>
        <w:keepLines/>
      </w:pPr>
      <w:r>
        <w:t xml:space="preserve">Software </w:t>
      </w:r>
      <w:r w:rsidR="00CC2697">
        <w:t>Design Specification</w:t>
      </w:r>
    </w:p>
    <w:p w:rsidR="0017110C" w:rsidRPr="005A781D" w:rsidRDefault="0017110C" w:rsidP="005D60DE">
      <w:pPr>
        <w:pStyle w:val="Heading1"/>
        <w:numPr>
          <w:ilvl w:val="0"/>
          <w:numId w:val="2"/>
        </w:numPr>
      </w:pPr>
      <w:bookmarkStart w:id="152" w:name="_Toc431750916"/>
      <w:bookmarkStart w:id="153" w:name="_Toc431762510"/>
      <w:bookmarkStart w:id="154" w:name="_Toc435391021"/>
      <w:r w:rsidRPr="005A781D">
        <w:t>Introduction</w:t>
      </w:r>
      <w:bookmarkEnd w:id="152"/>
      <w:bookmarkEnd w:id="153"/>
      <w:bookmarkEnd w:id="154"/>
    </w:p>
    <w:p w:rsidR="0017110C" w:rsidRPr="0017110C" w:rsidRDefault="0017110C" w:rsidP="005D60DE">
      <w:pPr>
        <w:pStyle w:val="Heading2"/>
        <w:numPr>
          <w:ilvl w:val="1"/>
          <w:numId w:val="2"/>
        </w:numPr>
      </w:pPr>
      <w:bookmarkStart w:id="155" w:name="_Toc431750917"/>
      <w:bookmarkStart w:id="156" w:name="_Toc431762511"/>
      <w:bookmarkStart w:id="157" w:name="_Toc435391022"/>
      <w:r w:rsidRPr="0017110C">
        <w:t>Purpose</w:t>
      </w:r>
      <w:bookmarkEnd w:id="155"/>
      <w:bookmarkEnd w:id="156"/>
      <w:bookmarkEnd w:id="157"/>
    </w:p>
    <w:p w:rsidR="0017110C" w:rsidRPr="0017110C" w:rsidRDefault="0017110C" w:rsidP="005D60DE">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5D60DE">
      <w:pPr>
        <w:pStyle w:val="Heading2"/>
      </w:pPr>
      <w:bookmarkStart w:id="158" w:name="_Toc431750918"/>
      <w:bookmarkStart w:id="159" w:name="_Toc431762512"/>
      <w:bookmarkStart w:id="160" w:name="_Toc435391023"/>
      <w:r>
        <w:t>Scope</w:t>
      </w:r>
      <w:bookmarkEnd w:id="158"/>
      <w:bookmarkEnd w:id="159"/>
      <w:bookmarkEnd w:id="160"/>
    </w:p>
    <w:p w:rsidR="0003781E" w:rsidRDefault="0003781E" w:rsidP="005D60DE">
      <w:pPr>
        <w:keepNext/>
        <w:keepLines/>
      </w:pPr>
      <w:bookmarkStart w:id="161" w:name="_Toc431145049"/>
      <w:bookmarkStart w:id="162" w:name="_Toc431750919"/>
      <w:bookmarkStart w:id="163"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5D60DE">
      <w:pPr>
        <w:keepNext/>
        <w:keepLines/>
      </w:pPr>
      <w:r>
        <w:t>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p>
    <w:p w:rsidR="0003781E" w:rsidRDefault="0003781E" w:rsidP="005D60DE">
      <w:pPr>
        <w:pStyle w:val="ListParagraph"/>
        <w:keepNext/>
        <w:keepLines/>
        <w:numPr>
          <w:ilvl w:val="0"/>
          <w:numId w:val="3"/>
        </w:numPr>
      </w:pPr>
      <w:r>
        <w:t>Simple Moving Average</w:t>
      </w:r>
    </w:p>
    <w:p w:rsidR="0003781E" w:rsidRDefault="0003781E" w:rsidP="005D60DE">
      <w:pPr>
        <w:pStyle w:val="ListParagraph"/>
        <w:keepNext/>
        <w:keepLines/>
        <w:numPr>
          <w:ilvl w:val="0"/>
          <w:numId w:val="3"/>
        </w:numPr>
      </w:pPr>
      <w:r>
        <w:t>Data correlation discovery between the multiple devices.</w:t>
      </w:r>
    </w:p>
    <w:p w:rsidR="0003781E" w:rsidRDefault="0003781E" w:rsidP="005D60DE">
      <w:pPr>
        <w:pStyle w:val="ListParagraph"/>
        <w:keepNext/>
        <w:keepLines/>
        <w:numPr>
          <w:ilvl w:val="0"/>
          <w:numId w:val="3"/>
        </w:numPr>
      </w:pPr>
      <w:r>
        <w:t>Simply display data that was uploaded to the customer in a graphical format.</w:t>
      </w:r>
    </w:p>
    <w:p w:rsidR="0003781E" w:rsidRDefault="0003781E" w:rsidP="005D60DE">
      <w:pPr>
        <w:pStyle w:val="ListParagraph"/>
        <w:keepNext/>
        <w:keepLines/>
        <w:numPr>
          <w:ilvl w:val="0"/>
          <w:numId w:val="3"/>
        </w:numPr>
      </w:pPr>
      <w:r>
        <w:t xml:space="preserve">Calculate the user’s activity.  </w:t>
      </w:r>
    </w:p>
    <w:p w:rsidR="0003781E" w:rsidRDefault="0003781E" w:rsidP="005D60DE">
      <w:pPr>
        <w:keepNext/>
        <w:keepLines/>
      </w:pPr>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5D60DE">
      <w:pPr>
        <w:pStyle w:val="Heading2"/>
      </w:pPr>
      <w:bookmarkStart w:id="164" w:name="_Toc435391024"/>
      <w:r>
        <w:t>Definitions, Acronyms, and Abbreviations</w:t>
      </w:r>
      <w:bookmarkEnd w:id="161"/>
      <w:bookmarkEnd w:id="162"/>
      <w:bookmarkEnd w:id="163"/>
      <w:bookmarkEnd w:id="164"/>
    </w:p>
    <w:tbl>
      <w:tblPr>
        <w:tblStyle w:val="LightShading-Accent1"/>
        <w:tblW w:w="10048" w:type="dxa"/>
        <w:tblLook w:val="0480"/>
      </w:tblPr>
      <w:tblGrid>
        <w:gridCol w:w="2898"/>
        <w:gridCol w:w="7150"/>
      </w:tblGrid>
      <w:tr w:rsidR="0017110C" w:rsidRPr="002469FB" w:rsidTr="0096020E">
        <w:trPr>
          <w:cnfStyle w:val="000000100000"/>
        </w:trPr>
        <w:tc>
          <w:tcPr>
            <w:cnfStyle w:val="001000000000"/>
            <w:tcW w:w="2898" w:type="dxa"/>
          </w:tcPr>
          <w:p w:rsidR="0017110C" w:rsidRPr="002469FB" w:rsidRDefault="0017110C" w:rsidP="005D60DE">
            <w:pPr>
              <w:keepNext/>
              <w:keepLines/>
            </w:pPr>
            <w:del w:id="165" w:author="rewjs" w:date="2015-11-19T11:24:00Z">
              <w:r w:rsidDel="00254328">
                <w:delText>SDD</w:delText>
              </w:r>
              <w:r w:rsidRPr="002469FB" w:rsidDel="00254328">
                <w:delText xml:space="preserve"> </w:delText>
              </w:r>
            </w:del>
          </w:p>
        </w:tc>
        <w:tc>
          <w:tcPr>
            <w:tcW w:w="7150" w:type="dxa"/>
          </w:tcPr>
          <w:p w:rsidR="0017110C" w:rsidRPr="002469FB" w:rsidRDefault="0017110C" w:rsidP="005D60DE">
            <w:pPr>
              <w:keepNext/>
              <w:keepLines/>
              <w:cnfStyle w:val="000000100000"/>
            </w:pPr>
            <w:del w:id="166" w:author="rewjs" w:date="2015-11-19T11:24:00Z">
              <w:r w:rsidDel="00254328">
                <w:delText>Software Design Document / Software Design Specification</w:delText>
              </w:r>
            </w:del>
          </w:p>
        </w:tc>
      </w:tr>
      <w:tr w:rsidR="0017110C" w:rsidRPr="002469FB" w:rsidTr="0096020E">
        <w:tc>
          <w:tcPr>
            <w:cnfStyle w:val="001000000000"/>
            <w:tcW w:w="2898" w:type="dxa"/>
          </w:tcPr>
          <w:p w:rsidR="0017110C" w:rsidRPr="002469FB" w:rsidRDefault="0017110C" w:rsidP="005D60DE">
            <w:pPr>
              <w:keepNext/>
              <w:keepLines/>
            </w:pPr>
          </w:p>
        </w:tc>
        <w:tc>
          <w:tcPr>
            <w:tcW w:w="7150" w:type="dxa"/>
          </w:tcPr>
          <w:p w:rsidR="0017110C" w:rsidRPr="002469FB" w:rsidRDefault="0017110C" w:rsidP="005D60DE">
            <w:pPr>
              <w:keepNext/>
              <w:keepLines/>
              <w:cnfStyle w:val="000000000000"/>
            </w:pPr>
          </w:p>
        </w:tc>
      </w:tr>
      <w:tr w:rsidR="0017110C" w:rsidRPr="002469FB" w:rsidTr="0096020E">
        <w:trPr>
          <w:cnfStyle w:val="000000100000"/>
        </w:trPr>
        <w:tc>
          <w:tcPr>
            <w:cnfStyle w:val="001000000000"/>
            <w:tcW w:w="2898" w:type="dxa"/>
          </w:tcPr>
          <w:p w:rsidR="0017110C" w:rsidRPr="002469FB" w:rsidRDefault="0017110C" w:rsidP="005D60DE">
            <w:pPr>
              <w:keepNext/>
              <w:keepLines/>
            </w:pPr>
          </w:p>
        </w:tc>
        <w:tc>
          <w:tcPr>
            <w:tcW w:w="7150" w:type="dxa"/>
          </w:tcPr>
          <w:p w:rsidR="0017110C" w:rsidRPr="002469FB" w:rsidRDefault="0017110C" w:rsidP="005D60DE">
            <w:pPr>
              <w:keepNext/>
              <w:keepLines/>
              <w:cnfStyle w:val="000000100000"/>
            </w:pPr>
          </w:p>
        </w:tc>
      </w:tr>
      <w:tr w:rsidR="0017110C" w:rsidRPr="002469FB" w:rsidTr="0096020E">
        <w:tc>
          <w:tcPr>
            <w:cnfStyle w:val="001000000000"/>
            <w:tcW w:w="2898" w:type="dxa"/>
          </w:tcPr>
          <w:p w:rsidR="0017110C" w:rsidRDefault="0017110C" w:rsidP="005D60DE">
            <w:pPr>
              <w:keepNext/>
              <w:keepLines/>
            </w:pPr>
          </w:p>
        </w:tc>
        <w:tc>
          <w:tcPr>
            <w:tcW w:w="7150" w:type="dxa"/>
          </w:tcPr>
          <w:p w:rsidR="0017110C" w:rsidRDefault="0017110C" w:rsidP="005D60DE">
            <w:pPr>
              <w:keepNext/>
              <w:keepLines/>
              <w:cnfStyle w:val="000000000000"/>
            </w:pPr>
          </w:p>
        </w:tc>
      </w:tr>
      <w:tr w:rsidR="00254328" w:rsidRPr="002469FB" w:rsidTr="00254328">
        <w:tblPrEx>
          <w:tblLook w:val="04A0"/>
        </w:tblPrEx>
        <w:trPr>
          <w:cnfStyle w:val="000000100000"/>
          <w:ins w:id="167" w:author="rewjs" w:date="2015-11-19T11:24:00Z"/>
        </w:trPr>
        <w:tc>
          <w:tcPr>
            <w:cnfStyle w:val="001000000000"/>
            <w:tcW w:w="2898" w:type="dxa"/>
          </w:tcPr>
          <w:p w:rsidR="00254328" w:rsidRDefault="00254328" w:rsidP="00812105">
            <w:pPr>
              <w:widowControl w:val="0"/>
              <w:rPr>
                <w:ins w:id="168" w:author="rewjs" w:date="2015-11-19T11:24:00Z"/>
                <w:i/>
              </w:rPr>
            </w:pPr>
            <w:ins w:id="169" w:author="rewjs" w:date="2015-11-19T11:24:00Z">
              <w:r>
                <w:rPr>
                  <w:i/>
                </w:rPr>
                <w:t>Account</w:t>
              </w:r>
            </w:ins>
          </w:p>
        </w:tc>
        <w:tc>
          <w:tcPr>
            <w:tcW w:w="7150" w:type="dxa"/>
          </w:tcPr>
          <w:p w:rsidR="00254328" w:rsidRDefault="00254328" w:rsidP="00812105">
            <w:pPr>
              <w:widowControl w:val="0"/>
              <w:cnfStyle w:val="000000100000"/>
              <w:rPr>
                <w:ins w:id="170" w:author="rewjs" w:date="2015-11-19T11:24:00Z"/>
              </w:rPr>
            </w:pPr>
            <w:ins w:id="171" w:author="rewjs" w:date="2015-11-19T11:24:00Z">
              <w:r>
                <w:t>Roles and permissions assigned to a user and stored electronically</w:t>
              </w:r>
            </w:ins>
          </w:p>
        </w:tc>
      </w:tr>
      <w:tr w:rsidR="00254328" w:rsidRPr="002469FB" w:rsidTr="00254328">
        <w:tblPrEx>
          <w:tblLook w:val="04A0"/>
        </w:tblPrEx>
        <w:trPr>
          <w:ins w:id="172" w:author="rewjs" w:date="2015-11-19T11:24:00Z"/>
        </w:trPr>
        <w:tc>
          <w:tcPr>
            <w:cnfStyle w:val="001000000000"/>
            <w:tcW w:w="2898" w:type="dxa"/>
          </w:tcPr>
          <w:p w:rsidR="00254328" w:rsidRDefault="00254328" w:rsidP="00812105">
            <w:pPr>
              <w:widowControl w:val="0"/>
              <w:rPr>
                <w:ins w:id="173" w:author="rewjs" w:date="2015-11-19T11:24:00Z"/>
                <w:i/>
              </w:rPr>
            </w:pPr>
            <w:ins w:id="174" w:author="rewjs" w:date="2015-11-19T11:24:00Z">
              <w:r>
                <w:rPr>
                  <w:i/>
                </w:rPr>
                <w:t>Activity</w:t>
              </w:r>
            </w:ins>
          </w:p>
        </w:tc>
        <w:tc>
          <w:tcPr>
            <w:tcW w:w="7150" w:type="dxa"/>
          </w:tcPr>
          <w:p w:rsidR="00254328" w:rsidRDefault="00254328" w:rsidP="00812105">
            <w:pPr>
              <w:widowControl w:val="0"/>
              <w:cnfStyle w:val="000000000000"/>
              <w:rPr>
                <w:ins w:id="175" w:author="rewjs" w:date="2015-11-19T11:24:00Z"/>
              </w:rPr>
            </w:pPr>
            <w:ins w:id="176" w:author="rewjs" w:date="2015-11-19T11:24:00Z">
              <w:r>
                <w:t>Action performed by patient (ex. running, walking, sleeping)</w:t>
              </w:r>
            </w:ins>
          </w:p>
        </w:tc>
      </w:tr>
      <w:tr w:rsidR="002643C6" w:rsidRPr="002469FB" w:rsidTr="00254328">
        <w:tblPrEx>
          <w:tblLook w:val="04A0"/>
        </w:tblPrEx>
        <w:trPr>
          <w:cnfStyle w:val="000000100000"/>
          <w:ins w:id="177" w:author="rewjs" w:date="2015-11-19T11:33:00Z"/>
        </w:trPr>
        <w:tc>
          <w:tcPr>
            <w:cnfStyle w:val="001000000000"/>
            <w:tcW w:w="2898" w:type="dxa"/>
          </w:tcPr>
          <w:p w:rsidR="002643C6" w:rsidRDefault="002643C6" w:rsidP="00812105">
            <w:pPr>
              <w:widowControl w:val="0"/>
              <w:rPr>
                <w:ins w:id="178" w:author="rewjs" w:date="2015-11-19T11:33:00Z"/>
                <w:i/>
              </w:rPr>
            </w:pPr>
            <w:ins w:id="179" w:author="rewjs" w:date="2015-11-19T11:33:00Z">
              <w:r>
                <w:rPr>
                  <w:i/>
                </w:rPr>
                <w:t>ASP.NET</w:t>
              </w:r>
            </w:ins>
          </w:p>
        </w:tc>
        <w:tc>
          <w:tcPr>
            <w:tcW w:w="7150" w:type="dxa"/>
          </w:tcPr>
          <w:p w:rsidR="002643C6" w:rsidRDefault="002643C6" w:rsidP="00812105">
            <w:pPr>
              <w:widowControl w:val="0"/>
              <w:cnfStyle w:val="000000100000"/>
              <w:rPr>
                <w:ins w:id="180" w:author="rewjs" w:date="2015-11-19T11:33:00Z"/>
              </w:rPr>
            </w:pPr>
            <w:ins w:id="181" w:author="rewjs" w:date="2015-11-19T11:33:00Z">
              <w:r>
                <w:t xml:space="preserve">Microsoft web based </w:t>
              </w:r>
            </w:ins>
            <w:ins w:id="182" w:author="rewjs" w:date="2015-11-19T11:34:00Z">
              <w:r>
                <w:t xml:space="preserve">software </w:t>
              </w:r>
            </w:ins>
            <w:ins w:id="183" w:author="rewjs" w:date="2015-11-19T11:33:00Z">
              <w:r>
                <w:t>architecture</w:t>
              </w:r>
            </w:ins>
          </w:p>
        </w:tc>
      </w:tr>
      <w:tr w:rsidR="002643C6" w:rsidRPr="002469FB" w:rsidTr="00254328">
        <w:tblPrEx>
          <w:tblLook w:val="04A0"/>
        </w:tblPrEx>
        <w:trPr>
          <w:ins w:id="184" w:author="rewjs" w:date="2015-11-19T11:33:00Z"/>
        </w:trPr>
        <w:tc>
          <w:tcPr>
            <w:cnfStyle w:val="001000000000"/>
            <w:tcW w:w="2898" w:type="dxa"/>
          </w:tcPr>
          <w:p w:rsidR="002643C6" w:rsidRDefault="002643C6" w:rsidP="00812105">
            <w:pPr>
              <w:widowControl w:val="0"/>
              <w:rPr>
                <w:ins w:id="185" w:author="rewjs" w:date="2015-11-19T11:33:00Z"/>
                <w:i/>
              </w:rPr>
            </w:pPr>
            <w:ins w:id="186" w:author="rewjs" w:date="2015-11-19T11:33:00Z">
              <w:r>
                <w:rPr>
                  <w:i/>
                </w:rPr>
                <w:t>C#</w:t>
              </w:r>
            </w:ins>
          </w:p>
        </w:tc>
        <w:tc>
          <w:tcPr>
            <w:tcW w:w="7150" w:type="dxa"/>
          </w:tcPr>
          <w:p w:rsidR="002643C6" w:rsidRDefault="002643C6" w:rsidP="00812105">
            <w:pPr>
              <w:widowControl w:val="0"/>
              <w:cnfStyle w:val="000000000000"/>
              <w:rPr>
                <w:ins w:id="187" w:author="rewjs" w:date="2015-11-19T11:33:00Z"/>
              </w:rPr>
            </w:pPr>
            <w:ins w:id="188" w:author="rewjs" w:date="2015-11-19T11:33:00Z">
              <w:r>
                <w:t xml:space="preserve">C </w:t>
              </w:r>
              <w:r>
                <w:t>“</w:t>
              </w:r>
              <w:r>
                <w:t>Sharp</w:t>
              </w:r>
              <w:r>
                <w:t>”</w:t>
              </w:r>
              <w:r>
                <w:t xml:space="preserve"> Microsoft .NET programming language</w:t>
              </w:r>
            </w:ins>
          </w:p>
        </w:tc>
      </w:tr>
      <w:tr w:rsidR="00812105" w:rsidRPr="002469FB" w:rsidTr="00254328">
        <w:tblPrEx>
          <w:tblLook w:val="04A0"/>
        </w:tblPrEx>
        <w:trPr>
          <w:cnfStyle w:val="000000100000"/>
          <w:ins w:id="189" w:author="rewjs" w:date="2015-11-19T11:29:00Z"/>
        </w:trPr>
        <w:tc>
          <w:tcPr>
            <w:cnfStyle w:val="001000000000"/>
            <w:tcW w:w="2898" w:type="dxa"/>
          </w:tcPr>
          <w:p w:rsidR="00812105" w:rsidRDefault="00812105" w:rsidP="00812105">
            <w:pPr>
              <w:widowControl w:val="0"/>
              <w:rPr>
                <w:ins w:id="190" w:author="rewjs" w:date="2015-11-19T11:29:00Z"/>
                <w:i/>
              </w:rPr>
            </w:pPr>
            <w:ins w:id="191" w:author="rewjs" w:date="2015-11-19T11:29:00Z">
              <w:r>
                <w:rPr>
                  <w:i/>
                </w:rPr>
                <w:t>Controller</w:t>
              </w:r>
            </w:ins>
          </w:p>
        </w:tc>
        <w:tc>
          <w:tcPr>
            <w:tcW w:w="7150" w:type="dxa"/>
          </w:tcPr>
          <w:p w:rsidR="00812105" w:rsidRDefault="00812105" w:rsidP="00812105">
            <w:pPr>
              <w:widowControl w:val="0"/>
              <w:cnfStyle w:val="000000100000"/>
              <w:rPr>
                <w:ins w:id="192" w:author="rewjs" w:date="2015-11-19T11:29:00Z"/>
              </w:rPr>
            </w:pPr>
            <w:ins w:id="193" w:author="rewjs" w:date="2015-11-19T11:29:00Z">
              <w:r>
                <w:t xml:space="preserve">Middle layer logic, </w:t>
              </w:r>
            </w:ins>
            <w:ins w:id="194" w:author="rewjs" w:date="2015-11-19T11:30:00Z">
              <w:r>
                <w:t>interaction</w:t>
              </w:r>
            </w:ins>
            <w:ins w:id="195" w:author="rewjs" w:date="2015-11-19T11:29:00Z">
              <w:r>
                <w:t xml:space="preserve"> </w:t>
              </w:r>
            </w:ins>
            <w:ins w:id="196" w:author="rewjs" w:date="2015-11-19T11:30:00Z">
              <w:r>
                <w:t>between the view and data model</w:t>
              </w:r>
            </w:ins>
          </w:p>
        </w:tc>
      </w:tr>
      <w:tr w:rsidR="00254328" w:rsidRPr="002469FB" w:rsidTr="00254328">
        <w:tblPrEx>
          <w:tblLook w:val="04A0"/>
        </w:tblPrEx>
        <w:trPr>
          <w:ins w:id="197" w:author="rewjs" w:date="2015-11-19T11:24:00Z"/>
        </w:trPr>
        <w:tc>
          <w:tcPr>
            <w:cnfStyle w:val="001000000000"/>
            <w:tcW w:w="2898" w:type="dxa"/>
          </w:tcPr>
          <w:p w:rsidR="00254328" w:rsidRDefault="00254328" w:rsidP="00812105">
            <w:pPr>
              <w:widowControl w:val="0"/>
              <w:rPr>
                <w:ins w:id="198" w:author="rewjs" w:date="2015-11-19T11:24:00Z"/>
                <w:i/>
              </w:rPr>
            </w:pPr>
            <w:ins w:id="199" w:author="rewjs" w:date="2015-11-19T11:24:00Z">
              <w:r>
                <w:rPr>
                  <w:i/>
                </w:rPr>
                <w:t>csv</w:t>
              </w:r>
            </w:ins>
          </w:p>
        </w:tc>
        <w:tc>
          <w:tcPr>
            <w:tcW w:w="7150" w:type="dxa"/>
          </w:tcPr>
          <w:p w:rsidR="00254328" w:rsidRDefault="00254328" w:rsidP="00812105">
            <w:pPr>
              <w:widowControl w:val="0"/>
              <w:cnfStyle w:val="000000000000"/>
              <w:rPr>
                <w:ins w:id="200" w:author="rewjs" w:date="2015-11-19T11:24:00Z"/>
              </w:rPr>
            </w:pPr>
            <w:ins w:id="201" w:author="rewjs" w:date="2015-11-19T11:24:00Z">
              <w:r>
                <w:t>Comma-separated values</w:t>
              </w:r>
            </w:ins>
          </w:p>
        </w:tc>
      </w:tr>
      <w:tr w:rsidR="00254328" w:rsidRPr="002469FB" w:rsidTr="00254328">
        <w:tblPrEx>
          <w:tblLook w:val="04A0"/>
        </w:tblPrEx>
        <w:trPr>
          <w:cnfStyle w:val="000000100000"/>
          <w:ins w:id="202" w:author="rewjs" w:date="2015-11-19T11:24:00Z"/>
        </w:trPr>
        <w:tc>
          <w:tcPr>
            <w:cnfStyle w:val="001000000000"/>
            <w:tcW w:w="2898" w:type="dxa"/>
          </w:tcPr>
          <w:p w:rsidR="00254328" w:rsidRPr="00CD56CE" w:rsidRDefault="00254328" w:rsidP="00812105">
            <w:pPr>
              <w:widowControl w:val="0"/>
              <w:rPr>
                <w:ins w:id="203" w:author="rewjs" w:date="2015-11-19T11:24:00Z"/>
                <w:i/>
              </w:rPr>
            </w:pPr>
            <w:ins w:id="204" w:author="rewjs" w:date="2015-11-19T11:24:00Z">
              <w:r>
                <w:rPr>
                  <w:i/>
                </w:rPr>
                <w:t>Customer</w:t>
              </w:r>
            </w:ins>
          </w:p>
        </w:tc>
        <w:tc>
          <w:tcPr>
            <w:tcW w:w="7150" w:type="dxa"/>
          </w:tcPr>
          <w:p w:rsidR="00254328" w:rsidRPr="002469FB" w:rsidRDefault="00254328" w:rsidP="00812105">
            <w:pPr>
              <w:widowControl w:val="0"/>
              <w:cnfStyle w:val="000000100000"/>
              <w:rPr>
                <w:ins w:id="205" w:author="rewjs" w:date="2015-11-19T11:24:00Z"/>
              </w:rPr>
            </w:pPr>
            <w:ins w:id="206" w:author="rewjs" w:date="2015-11-19T11:24:00Z">
              <w:r>
                <w:t>A person or group requesting the software to be built</w:t>
              </w:r>
            </w:ins>
          </w:p>
        </w:tc>
      </w:tr>
      <w:tr w:rsidR="00254328" w:rsidRPr="002469FB" w:rsidTr="00254328">
        <w:tblPrEx>
          <w:tblLook w:val="04A0"/>
        </w:tblPrEx>
        <w:trPr>
          <w:ins w:id="207" w:author="rewjs" w:date="2015-11-19T11:24:00Z"/>
        </w:trPr>
        <w:tc>
          <w:tcPr>
            <w:cnfStyle w:val="001000000000"/>
            <w:tcW w:w="2898" w:type="dxa"/>
          </w:tcPr>
          <w:p w:rsidR="00254328" w:rsidRDefault="00254328" w:rsidP="00812105">
            <w:pPr>
              <w:widowControl w:val="0"/>
              <w:rPr>
                <w:ins w:id="208" w:author="rewjs" w:date="2015-11-19T11:24:00Z"/>
                <w:i/>
              </w:rPr>
            </w:pPr>
            <w:ins w:id="209" w:author="rewjs" w:date="2015-11-19T11:24:00Z">
              <w:r>
                <w:rPr>
                  <w:i/>
                </w:rPr>
                <w:t>dat</w:t>
              </w:r>
            </w:ins>
          </w:p>
        </w:tc>
        <w:tc>
          <w:tcPr>
            <w:tcW w:w="7150" w:type="dxa"/>
          </w:tcPr>
          <w:p w:rsidR="00254328" w:rsidRDefault="00254328" w:rsidP="00812105">
            <w:pPr>
              <w:widowControl w:val="0"/>
              <w:cnfStyle w:val="000000000000"/>
              <w:rPr>
                <w:ins w:id="210" w:author="rewjs" w:date="2015-11-19T11:24:00Z"/>
              </w:rPr>
            </w:pPr>
            <w:ins w:id="211" w:author="rewjs" w:date="2015-11-19T11:24:00Z">
              <w:r>
                <w:t>Data file</w:t>
              </w:r>
            </w:ins>
          </w:p>
        </w:tc>
      </w:tr>
      <w:tr w:rsidR="00254328" w:rsidRPr="002469FB" w:rsidTr="00254328">
        <w:tblPrEx>
          <w:tblLook w:val="04A0"/>
        </w:tblPrEx>
        <w:trPr>
          <w:cnfStyle w:val="000000100000"/>
          <w:ins w:id="212" w:author="rewjs" w:date="2015-11-19T11:24:00Z"/>
        </w:trPr>
        <w:tc>
          <w:tcPr>
            <w:cnfStyle w:val="001000000000"/>
            <w:tcW w:w="2898" w:type="dxa"/>
          </w:tcPr>
          <w:p w:rsidR="00254328" w:rsidRDefault="00254328" w:rsidP="00812105">
            <w:pPr>
              <w:widowControl w:val="0"/>
              <w:rPr>
                <w:ins w:id="213" w:author="rewjs" w:date="2015-11-19T11:24:00Z"/>
                <w:i/>
              </w:rPr>
            </w:pPr>
            <w:ins w:id="214" w:author="rewjs" w:date="2015-11-19T11:24:00Z">
              <w:r>
                <w:rPr>
                  <w:i/>
                </w:rPr>
                <w:t>Data</w:t>
              </w:r>
            </w:ins>
          </w:p>
        </w:tc>
        <w:tc>
          <w:tcPr>
            <w:tcW w:w="7150" w:type="dxa"/>
          </w:tcPr>
          <w:p w:rsidR="00254328" w:rsidRDefault="00254328" w:rsidP="00812105">
            <w:pPr>
              <w:widowControl w:val="0"/>
              <w:cnfStyle w:val="000000100000"/>
              <w:rPr>
                <w:ins w:id="215" w:author="rewjs" w:date="2015-11-19T11:24:00Z"/>
              </w:rPr>
            </w:pPr>
            <w:ins w:id="216" w:author="rewjs" w:date="2015-11-19T11:24:00Z">
              <w:r>
                <w:t>Patient information</w:t>
              </w:r>
            </w:ins>
          </w:p>
        </w:tc>
      </w:tr>
      <w:tr w:rsidR="00254328" w:rsidRPr="002469FB" w:rsidTr="00254328">
        <w:tblPrEx>
          <w:tblLook w:val="04A0"/>
        </w:tblPrEx>
        <w:trPr>
          <w:ins w:id="217" w:author="rewjs" w:date="2015-11-19T11:24:00Z"/>
        </w:trPr>
        <w:tc>
          <w:tcPr>
            <w:cnfStyle w:val="001000000000"/>
            <w:tcW w:w="2898" w:type="dxa"/>
          </w:tcPr>
          <w:p w:rsidR="00254328" w:rsidRDefault="00254328" w:rsidP="00812105">
            <w:pPr>
              <w:widowControl w:val="0"/>
              <w:rPr>
                <w:ins w:id="218" w:author="rewjs" w:date="2015-11-19T11:24:00Z"/>
                <w:i/>
              </w:rPr>
            </w:pPr>
            <w:ins w:id="219" w:author="rewjs" w:date="2015-11-19T11:24:00Z">
              <w:r>
                <w:rPr>
                  <w:i/>
                </w:rPr>
                <w:t>Database</w:t>
              </w:r>
            </w:ins>
          </w:p>
        </w:tc>
        <w:tc>
          <w:tcPr>
            <w:tcW w:w="7150" w:type="dxa"/>
          </w:tcPr>
          <w:p w:rsidR="00254328" w:rsidRDefault="00254328" w:rsidP="00812105">
            <w:pPr>
              <w:widowControl w:val="0"/>
              <w:cnfStyle w:val="000000000000"/>
              <w:rPr>
                <w:ins w:id="220" w:author="rewjs" w:date="2015-11-19T11:24:00Z"/>
              </w:rPr>
            </w:pPr>
            <w:ins w:id="221" w:author="rewjs" w:date="2015-11-19T11:24:00Z">
              <w:r>
                <w:t>Storage medium for patient data</w:t>
              </w:r>
            </w:ins>
          </w:p>
        </w:tc>
      </w:tr>
      <w:tr w:rsidR="00254328" w:rsidRPr="002469FB" w:rsidTr="00254328">
        <w:tblPrEx>
          <w:tblLook w:val="04A0"/>
        </w:tblPrEx>
        <w:trPr>
          <w:cnfStyle w:val="000000100000"/>
          <w:ins w:id="222" w:author="rewjs" w:date="2015-11-19T11:24:00Z"/>
        </w:trPr>
        <w:tc>
          <w:tcPr>
            <w:cnfStyle w:val="001000000000"/>
            <w:tcW w:w="2898" w:type="dxa"/>
          </w:tcPr>
          <w:p w:rsidR="00254328" w:rsidRDefault="00254328" w:rsidP="00812105">
            <w:pPr>
              <w:widowControl w:val="0"/>
              <w:rPr>
                <w:ins w:id="223" w:author="rewjs" w:date="2015-11-19T11:24:00Z"/>
                <w:i/>
              </w:rPr>
            </w:pPr>
            <w:ins w:id="224" w:author="rewjs" w:date="2015-11-19T11:24:00Z">
              <w:r>
                <w:rPr>
                  <w:i/>
                </w:rPr>
                <w:t>Database Service</w:t>
              </w:r>
            </w:ins>
          </w:p>
        </w:tc>
        <w:tc>
          <w:tcPr>
            <w:tcW w:w="7150" w:type="dxa"/>
          </w:tcPr>
          <w:p w:rsidR="00254328" w:rsidRDefault="00254328" w:rsidP="00812105">
            <w:pPr>
              <w:widowControl w:val="0"/>
              <w:cnfStyle w:val="000000100000"/>
              <w:rPr>
                <w:ins w:id="225" w:author="rewjs" w:date="2015-11-19T11:24:00Z"/>
              </w:rPr>
            </w:pPr>
            <w:ins w:id="226" w:author="rewjs" w:date="2015-11-19T11:24:00Z">
              <w:r>
                <w:t>Database functionality accessible via the internet</w:t>
              </w:r>
            </w:ins>
          </w:p>
        </w:tc>
      </w:tr>
      <w:tr w:rsidR="00254328" w:rsidRPr="002469FB" w:rsidTr="00254328">
        <w:tblPrEx>
          <w:tblLook w:val="04A0"/>
        </w:tblPrEx>
        <w:trPr>
          <w:ins w:id="227" w:author="rewjs" w:date="2015-11-19T11:24:00Z"/>
        </w:trPr>
        <w:tc>
          <w:tcPr>
            <w:cnfStyle w:val="001000000000"/>
            <w:tcW w:w="2898" w:type="dxa"/>
          </w:tcPr>
          <w:p w:rsidR="00254328" w:rsidRDefault="00254328" w:rsidP="00812105">
            <w:pPr>
              <w:widowControl w:val="0"/>
              <w:rPr>
                <w:ins w:id="228" w:author="rewjs" w:date="2015-11-19T11:24:00Z"/>
                <w:i/>
              </w:rPr>
            </w:pPr>
            <w:ins w:id="229" w:author="rewjs" w:date="2015-11-19T11:24:00Z">
              <w:r>
                <w:rPr>
                  <w:i/>
                </w:rPr>
                <w:t>Experiment</w:t>
              </w:r>
            </w:ins>
          </w:p>
        </w:tc>
        <w:tc>
          <w:tcPr>
            <w:tcW w:w="7150" w:type="dxa"/>
          </w:tcPr>
          <w:p w:rsidR="00254328" w:rsidRDefault="00254328" w:rsidP="00812105">
            <w:pPr>
              <w:widowControl w:val="0"/>
              <w:cnfStyle w:val="000000000000"/>
              <w:rPr>
                <w:ins w:id="230" w:author="rewjs" w:date="2015-11-19T11:24:00Z"/>
              </w:rPr>
            </w:pPr>
            <w:ins w:id="231" w:author="rewjs" w:date="2015-11-19T11:24:00Z">
              <w:r>
                <w:t>Combining of data to generate a report based on input criteria</w:t>
              </w:r>
            </w:ins>
          </w:p>
        </w:tc>
      </w:tr>
      <w:tr w:rsidR="00254328" w:rsidRPr="002469FB" w:rsidTr="00254328">
        <w:tblPrEx>
          <w:tblLook w:val="04A0"/>
        </w:tblPrEx>
        <w:trPr>
          <w:cnfStyle w:val="000000100000"/>
          <w:ins w:id="232" w:author="rewjs" w:date="2015-11-19T11:24:00Z"/>
        </w:trPr>
        <w:tc>
          <w:tcPr>
            <w:cnfStyle w:val="001000000000"/>
            <w:tcW w:w="2898" w:type="dxa"/>
          </w:tcPr>
          <w:p w:rsidR="00254328" w:rsidRDefault="00254328" w:rsidP="00812105">
            <w:pPr>
              <w:widowControl w:val="0"/>
              <w:rPr>
                <w:ins w:id="233" w:author="rewjs" w:date="2015-11-19T11:24:00Z"/>
                <w:i/>
              </w:rPr>
            </w:pPr>
            <w:ins w:id="234" w:author="rewjs" w:date="2015-11-19T11:24:00Z">
              <w:r>
                <w:rPr>
                  <w:i/>
                </w:rPr>
                <w:t>Experiment Admin</w:t>
              </w:r>
            </w:ins>
          </w:p>
        </w:tc>
        <w:tc>
          <w:tcPr>
            <w:tcW w:w="7150" w:type="dxa"/>
          </w:tcPr>
          <w:p w:rsidR="00254328" w:rsidRDefault="00254328" w:rsidP="00812105">
            <w:pPr>
              <w:widowControl w:val="0"/>
              <w:cnfStyle w:val="000000100000"/>
              <w:rPr>
                <w:ins w:id="235" w:author="rewjs" w:date="2015-11-19T11:24:00Z"/>
              </w:rPr>
            </w:pPr>
            <w:ins w:id="236" w:author="rewjs" w:date="2015-11-19T11:24:00Z">
              <w:r>
                <w:t>User of the system, able to run experiments on patient data</w:t>
              </w:r>
            </w:ins>
          </w:p>
        </w:tc>
      </w:tr>
      <w:tr w:rsidR="00254328" w:rsidRPr="002469FB" w:rsidTr="00254328">
        <w:tblPrEx>
          <w:tblLook w:val="04A0"/>
        </w:tblPrEx>
        <w:trPr>
          <w:ins w:id="237" w:author="rewjs" w:date="2015-11-19T11:28:00Z"/>
        </w:trPr>
        <w:tc>
          <w:tcPr>
            <w:cnfStyle w:val="001000000000"/>
            <w:tcW w:w="2898" w:type="dxa"/>
          </w:tcPr>
          <w:p w:rsidR="00254328" w:rsidRDefault="00254328" w:rsidP="00812105">
            <w:pPr>
              <w:widowControl w:val="0"/>
              <w:rPr>
                <w:ins w:id="238" w:author="rewjs" w:date="2015-11-19T11:28:00Z"/>
                <w:i/>
              </w:rPr>
            </w:pPr>
            <w:ins w:id="239" w:author="rewjs" w:date="2015-11-19T11:28:00Z">
              <w:r>
                <w:rPr>
                  <w:i/>
                </w:rPr>
                <w:t>GUI</w:t>
              </w:r>
            </w:ins>
          </w:p>
        </w:tc>
        <w:tc>
          <w:tcPr>
            <w:tcW w:w="7150" w:type="dxa"/>
          </w:tcPr>
          <w:p w:rsidR="00254328" w:rsidRDefault="00254328" w:rsidP="00812105">
            <w:pPr>
              <w:widowControl w:val="0"/>
              <w:cnfStyle w:val="000000000000"/>
              <w:rPr>
                <w:ins w:id="240" w:author="rewjs" w:date="2015-11-19T11:28:00Z"/>
              </w:rPr>
            </w:pPr>
            <w:ins w:id="241" w:author="rewjs" w:date="2015-11-19T11:28:00Z">
              <w:r>
                <w:t>Graphical User Interface</w:t>
              </w:r>
            </w:ins>
          </w:p>
        </w:tc>
      </w:tr>
      <w:tr w:rsidR="00254328" w:rsidRPr="002469FB" w:rsidTr="00254328">
        <w:tblPrEx>
          <w:tblLook w:val="04A0"/>
        </w:tblPrEx>
        <w:trPr>
          <w:cnfStyle w:val="000000100000"/>
          <w:ins w:id="242" w:author="rewjs" w:date="2015-11-19T11:24:00Z"/>
        </w:trPr>
        <w:tc>
          <w:tcPr>
            <w:cnfStyle w:val="001000000000"/>
            <w:tcW w:w="2898" w:type="dxa"/>
          </w:tcPr>
          <w:p w:rsidR="00254328" w:rsidRDefault="00254328" w:rsidP="00812105">
            <w:pPr>
              <w:widowControl w:val="0"/>
              <w:rPr>
                <w:ins w:id="243" w:author="rewjs" w:date="2015-11-19T11:24:00Z"/>
                <w:i/>
              </w:rPr>
            </w:pPr>
            <w:ins w:id="244" w:author="rewjs" w:date="2015-11-19T11:24:00Z">
              <w:r>
                <w:rPr>
                  <w:i/>
                </w:rPr>
                <w:t>HTTP(S)</w:t>
              </w:r>
            </w:ins>
          </w:p>
        </w:tc>
        <w:tc>
          <w:tcPr>
            <w:tcW w:w="7150" w:type="dxa"/>
          </w:tcPr>
          <w:p w:rsidR="00254328" w:rsidRDefault="00254328" w:rsidP="00812105">
            <w:pPr>
              <w:widowControl w:val="0"/>
              <w:cnfStyle w:val="000000100000"/>
              <w:rPr>
                <w:ins w:id="245" w:author="rewjs" w:date="2015-11-19T11:24:00Z"/>
              </w:rPr>
            </w:pPr>
            <w:ins w:id="246" w:author="rewjs" w:date="2015-11-19T11:24:00Z">
              <w:r>
                <w:t>Hypertext Transfer Protocol (Secure)</w:t>
              </w:r>
            </w:ins>
          </w:p>
        </w:tc>
      </w:tr>
      <w:tr w:rsidR="00254328" w:rsidRPr="002469FB" w:rsidTr="00254328">
        <w:tblPrEx>
          <w:tblLook w:val="04A0"/>
        </w:tblPrEx>
        <w:trPr>
          <w:ins w:id="247" w:author="rewjs" w:date="2015-11-19T11:24:00Z"/>
        </w:trPr>
        <w:tc>
          <w:tcPr>
            <w:cnfStyle w:val="001000000000"/>
            <w:tcW w:w="2898" w:type="dxa"/>
          </w:tcPr>
          <w:p w:rsidR="00254328" w:rsidRDefault="00254328" w:rsidP="00812105">
            <w:pPr>
              <w:widowControl w:val="0"/>
              <w:rPr>
                <w:ins w:id="248" w:author="rewjs" w:date="2015-11-19T11:24:00Z"/>
                <w:i/>
              </w:rPr>
            </w:pPr>
            <w:ins w:id="249" w:author="rewjs" w:date="2015-11-19T11:24:00Z">
              <w:r>
                <w:rPr>
                  <w:i/>
                </w:rPr>
                <w:t>IEEE</w:t>
              </w:r>
            </w:ins>
          </w:p>
        </w:tc>
        <w:tc>
          <w:tcPr>
            <w:tcW w:w="7150" w:type="dxa"/>
          </w:tcPr>
          <w:p w:rsidR="00254328" w:rsidRDefault="00254328" w:rsidP="00812105">
            <w:pPr>
              <w:widowControl w:val="0"/>
              <w:cnfStyle w:val="000000000000"/>
              <w:rPr>
                <w:ins w:id="250" w:author="rewjs" w:date="2015-11-19T11:24:00Z"/>
              </w:rPr>
            </w:pPr>
            <w:ins w:id="251" w:author="rewjs" w:date="2015-11-19T11:24:00Z">
              <w:r>
                <w:t>Institute of Electrical and Electronics Engineers</w:t>
              </w:r>
            </w:ins>
          </w:p>
        </w:tc>
      </w:tr>
      <w:tr w:rsidR="00254328" w:rsidRPr="002469FB" w:rsidTr="00254328">
        <w:tblPrEx>
          <w:tblLook w:val="04A0"/>
        </w:tblPrEx>
        <w:trPr>
          <w:cnfStyle w:val="000000100000"/>
          <w:ins w:id="252" w:author="rewjs" w:date="2015-11-19T11:24:00Z"/>
        </w:trPr>
        <w:tc>
          <w:tcPr>
            <w:cnfStyle w:val="001000000000"/>
            <w:tcW w:w="2898" w:type="dxa"/>
          </w:tcPr>
          <w:p w:rsidR="00254328" w:rsidRDefault="00254328" w:rsidP="00812105">
            <w:pPr>
              <w:widowControl w:val="0"/>
              <w:rPr>
                <w:ins w:id="253" w:author="rewjs" w:date="2015-11-19T11:24:00Z"/>
                <w:i/>
              </w:rPr>
            </w:pPr>
            <w:ins w:id="254" w:author="rewjs" w:date="2015-11-19T11:24:00Z">
              <w:r>
                <w:rPr>
                  <w:i/>
                </w:rPr>
                <w:t>Interface</w:t>
              </w:r>
            </w:ins>
          </w:p>
        </w:tc>
        <w:tc>
          <w:tcPr>
            <w:tcW w:w="7150" w:type="dxa"/>
          </w:tcPr>
          <w:p w:rsidR="00254328" w:rsidRDefault="00254328" w:rsidP="00812105">
            <w:pPr>
              <w:widowControl w:val="0"/>
              <w:cnfStyle w:val="000000100000"/>
              <w:rPr>
                <w:ins w:id="255" w:author="rewjs" w:date="2015-11-19T11:24:00Z"/>
              </w:rPr>
            </w:pPr>
            <w:ins w:id="256" w:author="rewjs" w:date="2015-11-19T11:24:00Z">
              <w:r>
                <w:t>Medium in which a user interacts with the system</w:t>
              </w:r>
            </w:ins>
          </w:p>
        </w:tc>
      </w:tr>
      <w:tr w:rsidR="00254328" w:rsidRPr="002469FB" w:rsidTr="00254328">
        <w:tblPrEx>
          <w:tblLook w:val="04A0"/>
        </w:tblPrEx>
        <w:trPr>
          <w:ins w:id="257" w:author="rewjs" w:date="2015-11-19T11:28:00Z"/>
        </w:trPr>
        <w:tc>
          <w:tcPr>
            <w:cnfStyle w:val="001000000000"/>
            <w:tcW w:w="2898" w:type="dxa"/>
          </w:tcPr>
          <w:p w:rsidR="00254328" w:rsidRDefault="00254328" w:rsidP="00812105">
            <w:pPr>
              <w:widowControl w:val="0"/>
              <w:rPr>
                <w:ins w:id="258" w:author="rewjs" w:date="2015-11-19T11:28:00Z"/>
                <w:i/>
              </w:rPr>
            </w:pPr>
            <w:ins w:id="259" w:author="rewjs" w:date="2015-11-19T11:28:00Z">
              <w:r>
                <w:rPr>
                  <w:i/>
                </w:rPr>
                <w:t>Medical Device</w:t>
              </w:r>
            </w:ins>
          </w:p>
        </w:tc>
        <w:tc>
          <w:tcPr>
            <w:tcW w:w="7150" w:type="dxa"/>
          </w:tcPr>
          <w:p w:rsidR="00254328" w:rsidRDefault="00254328" w:rsidP="00812105">
            <w:pPr>
              <w:widowControl w:val="0"/>
              <w:cnfStyle w:val="000000000000"/>
              <w:rPr>
                <w:ins w:id="260" w:author="rewjs" w:date="2015-11-19T11:28:00Z"/>
              </w:rPr>
            </w:pPr>
            <w:ins w:id="261" w:author="rewjs" w:date="2015-11-19T11:28:00Z">
              <w:r>
                <w:t>A device worn by a patient to collect medical data</w:t>
              </w:r>
            </w:ins>
          </w:p>
        </w:tc>
      </w:tr>
      <w:tr w:rsidR="00254328" w:rsidRPr="002469FB" w:rsidTr="00254328">
        <w:tblPrEx>
          <w:tblLook w:val="04A0"/>
        </w:tblPrEx>
        <w:trPr>
          <w:cnfStyle w:val="000000100000"/>
          <w:ins w:id="262" w:author="rewjs" w:date="2015-11-19T11:26:00Z"/>
        </w:trPr>
        <w:tc>
          <w:tcPr>
            <w:cnfStyle w:val="001000000000"/>
            <w:tcW w:w="2898" w:type="dxa"/>
          </w:tcPr>
          <w:p w:rsidR="00254328" w:rsidRDefault="00254328" w:rsidP="00812105">
            <w:pPr>
              <w:widowControl w:val="0"/>
              <w:rPr>
                <w:ins w:id="263" w:author="rewjs" w:date="2015-11-19T11:26:00Z"/>
                <w:i/>
              </w:rPr>
            </w:pPr>
            <w:ins w:id="264" w:author="rewjs" w:date="2015-11-19T11:27:00Z">
              <w:r>
                <w:rPr>
                  <w:i/>
                </w:rPr>
                <w:t>Model</w:t>
              </w:r>
            </w:ins>
          </w:p>
        </w:tc>
        <w:tc>
          <w:tcPr>
            <w:tcW w:w="7150" w:type="dxa"/>
          </w:tcPr>
          <w:p w:rsidR="00254328" w:rsidRDefault="00254328" w:rsidP="00812105">
            <w:pPr>
              <w:widowControl w:val="0"/>
              <w:cnfStyle w:val="000000100000"/>
              <w:rPr>
                <w:ins w:id="265" w:author="rewjs" w:date="2015-11-19T11:26:00Z"/>
              </w:rPr>
            </w:pPr>
            <w:ins w:id="266" w:author="rewjs" w:date="2015-11-19T11:27:00Z">
              <w:r>
                <w:t>Data base representation</w:t>
              </w:r>
            </w:ins>
          </w:p>
        </w:tc>
      </w:tr>
      <w:tr w:rsidR="00254328" w:rsidRPr="002469FB" w:rsidTr="00254328">
        <w:tblPrEx>
          <w:tblLook w:val="04A0"/>
        </w:tblPrEx>
        <w:trPr>
          <w:ins w:id="267" w:author="rewjs" w:date="2015-11-19T11:26:00Z"/>
        </w:trPr>
        <w:tc>
          <w:tcPr>
            <w:cnfStyle w:val="001000000000"/>
            <w:tcW w:w="2898" w:type="dxa"/>
          </w:tcPr>
          <w:p w:rsidR="00254328" w:rsidRDefault="00254328" w:rsidP="00812105">
            <w:pPr>
              <w:widowControl w:val="0"/>
              <w:rPr>
                <w:ins w:id="268" w:author="rewjs" w:date="2015-11-19T11:26:00Z"/>
                <w:i/>
              </w:rPr>
            </w:pPr>
            <w:ins w:id="269" w:author="rewjs" w:date="2015-11-19T11:26:00Z">
              <w:r>
                <w:rPr>
                  <w:i/>
                </w:rPr>
                <w:t>MVC</w:t>
              </w:r>
            </w:ins>
          </w:p>
        </w:tc>
        <w:tc>
          <w:tcPr>
            <w:tcW w:w="7150" w:type="dxa"/>
          </w:tcPr>
          <w:p w:rsidR="00254328" w:rsidRDefault="00254328" w:rsidP="00812105">
            <w:pPr>
              <w:widowControl w:val="0"/>
              <w:cnfStyle w:val="000000000000"/>
              <w:rPr>
                <w:ins w:id="270" w:author="rewjs" w:date="2015-11-19T11:26:00Z"/>
              </w:rPr>
            </w:pPr>
            <w:ins w:id="271" w:author="rewjs" w:date="2015-11-19T11:26:00Z">
              <w:r>
                <w:t>Model View Controller</w:t>
              </w:r>
            </w:ins>
          </w:p>
        </w:tc>
      </w:tr>
      <w:tr w:rsidR="00254328" w:rsidRPr="002469FB" w:rsidTr="00254328">
        <w:tblPrEx>
          <w:tblLook w:val="04A0"/>
        </w:tblPrEx>
        <w:trPr>
          <w:cnfStyle w:val="000000100000"/>
          <w:ins w:id="272" w:author="rewjs" w:date="2015-11-19T11:24:00Z"/>
        </w:trPr>
        <w:tc>
          <w:tcPr>
            <w:cnfStyle w:val="001000000000"/>
            <w:tcW w:w="2898" w:type="dxa"/>
          </w:tcPr>
          <w:p w:rsidR="00254328" w:rsidRDefault="00254328" w:rsidP="00812105">
            <w:pPr>
              <w:widowControl w:val="0"/>
              <w:rPr>
                <w:ins w:id="273" w:author="rewjs" w:date="2015-11-19T11:24:00Z"/>
                <w:i/>
              </w:rPr>
            </w:pPr>
            <w:ins w:id="274" w:author="rewjs" w:date="2015-11-19T11:24:00Z">
              <w:r>
                <w:rPr>
                  <w:i/>
                </w:rPr>
                <w:t>Patient</w:t>
              </w:r>
            </w:ins>
          </w:p>
        </w:tc>
        <w:tc>
          <w:tcPr>
            <w:tcW w:w="7150" w:type="dxa"/>
          </w:tcPr>
          <w:p w:rsidR="00254328" w:rsidRDefault="00254328" w:rsidP="00812105">
            <w:pPr>
              <w:widowControl w:val="0"/>
              <w:cnfStyle w:val="000000100000"/>
              <w:rPr>
                <w:ins w:id="275" w:author="rewjs" w:date="2015-11-19T11:24:00Z"/>
              </w:rPr>
            </w:pPr>
            <w:ins w:id="276" w:author="rewjs" w:date="2015-11-19T11:24:00Z">
              <w:r>
                <w:t>User of the system, under the care of a physician</w:t>
              </w:r>
            </w:ins>
          </w:p>
        </w:tc>
      </w:tr>
      <w:tr w:rsidR="00254328" w:rsidRPr="002469FB" w:rsidTr="00254328">
        <w:tblPrEx>
          <w:tblLook w:val="04A0"/>
        </w:tblPrEx>
        <w:trPr>
          <w:ins w:id="277" w:author="rewjs" w:date="2015-11-19T11:24:00Z"/>
        </w:trPr>
        <w:tc>
          <w:tcPr>
            <w:cnfStyle w:val="001000000000"/>
            <w:tcW w:w="2898" w:type="dxa"/>
          </w:tcPr>
          <w:p w:rsidR="00254328" w:rsidRDefault="00254328" w:rsidP="00812105">
            <w:pPr>
              <w:widowControl w:val="0"/>
              <w:rPr>
                <w:ins w:id="278" w:author="rewjs" w:date="2015-11-19T11:24:00Z"/>
                <w:i/>
              </w:rPr>
            </w:pPr>
            <w:ins w:id="279" w:author="rewjs" w:date="2015-11-19T11:24:00Z">
              <w:r>
                <w:rPr>
                  <w:i/>
                </w:rPr>
                <w:t>Physician</w:t>
              </w:r>
            </w:ins>
          </w:p>
        </w:tc>
        <w:tc>
          <w:tcPr>
            <w:tcW w:w="7150" w:type="dxa"/>
          </w:tcPr>
          <w:p w:rsidR="00254328" w:rsidRDefault="00254328" w:rsidP="00812105">
            <w:pPr>
              <w:widowControl w:val="0"/>
              <w:cnfStyle w:val="000000000000"/>
              <w:rPr>
                <w:ins w:id="280" w:author="rewjs" w:date="2015-11-19T11:24:00Z"/>
              </w:rPr>
            </w:pPr>
            <w:ins w:id="281" w:author="rewjs" w:date="2015-11-19T11:24:00Z">
              <w:r>
                <w:t>User of the system, treats patients</w:t>
              </w:r>
            </w:ins>
          </w:p>
        </w:tc>
      </w:tr>
      <w:tr w:rsidR="00254328" w:rsidRPr="002469FB" w:rsidTr="00254328">
        <w:tblPrEx>
          <w:tblLook w:val="04A0"/>
        </w:tblPrEx>
        <w:trPr>
          <w:cnfStyle w:val="000000100000"/>
          <w:ins w:id="282" w:author="rewjs" w:date="2015-11-19T11:24:00Z"/>
        </w:trPr>
        <w:tc>
          <w:tcPr>
            <w:cnfStyle w:val="001000000000"/>
            <w:tcW w:w="2898" w:type="dxa"/>
          </w:tcPr>
          <w:p w:rsidR="00254328" w:rsidRDefault="00254328" w:rsidP="00812105">
            <w:pPr>
              <w:widowControl w:val="0"/>
              <w:rPr>
                <w:ins w:id="283" w:author="rewjs" w:date="2015-11-19T11:24:00Z"/>
                <w:i/>
              </w:rPr>
            </w:pPr>
            <w:ins w:id="284" w:author="rewjs" w:date="2015-11-19T11:24:00Z">
              <w:r>
                <w:rPr>
                  <w:i/>
                </w:rPr>
                <w:t>Query</w:t>
              </w:r>
            </w:ins>
          </w:p>
        </w:tc>
        <w:tc>
          <w:tcPr>
            <w:tcW w:w="7150" w:type="dxa"/>
          </w:tcPr>
          <w:p w:rsidR="00254328" w:rsidRDefault="00254328" w:rsidP="00812105">
            <w:pPr>
              <w:widowControl w:val="0"/>
              <w:cnfStyle w:val="000000100000"/>
              <w:rPr>
                <w:ins w:id="285" w:author="rewjs" w:date="2015-11-19T11:24:00Z"/>
              </w:rPr>
            </w:pPr>
            <w:ins w:id="286" w:author="rewjs" w:date="2015-11-19T11:24:00Z">
              <w:r>
                <w:t>Request for information based on parameters</w:t>
              </w:r>
            </w:ins>
          </w:p>
        </w:tc>
      </w:tr>
      <w:tr w:rsidR="00254328" w:rsidRPr="002469FB" w:rsidTr="00254328">
        <w:tblPrEx>
          <w:tblLook w:val="04A0"/>
        </w:tblPrEx>
        <w:trPr>
          <w:ins w:id="287" w:author="rewjs" w:date="2015-11-19T11:24:00Z"/>
        </w:trPr>
        <w:tc>
          <w:tcPr>
            <w:cnfStyle w:val="001000000000"/>
            <w:tcW w:w="2898" w:type="dxa"/>
          </w:tcPr>
          <w:p w:rsidR="00254328" w:rsidRDefault="00254328" w:rsidP="00812105">
            <w:pPr>
              <w:widowControl w:val="0"/>
              <w:rPr>
                <w:ins w:id="288" w:author="rewjs" w:date="2015-11-19T11:24:00Z"/>
                <w:i/>
              </w:rPr>
            </w:pPr>
            <w:ins w:id="289" w:author="rewjs" w:date="2015-11-19T11:24:00Z">
              <w:r>
                <w:rPr>
                  <w:i/>
                </w:rPr>
                <w:t>Query Builder</w:t>
              </w:r>
            </w:ins>
          </w:p>
        </w:tc>
        <w:tc>
          <w:tcPr>
            <w:tcW w:w="7150" w:type="dxa"/>
          </w:tcPr>
          <w:p w:rsidR="00254328" w:rsidRDefault="00254328" w:rsidP="00812105">
            <w:pPr>
              <w:widowControl w:val="0"/>
              <w:cnfStyle w:val="000000000000"/>
              <w:rPr>
                <w:ins w:id="290" w:author="rewjs" w:date="2015-11-19T11:24:00Z"/>
              </w:rPr>
            </w:pPr>
            <w:ins w:id="291" w:author="rewjs" w:date="2015-11-19T11:24:00Z">
              <w:r>
                <w:t>Aids in building queries</w:t>
              </w:r>
            </w:ins>
          </w:p>
        </w:tc>
      </w:tr>
      <w:tr w:rsidR="00254328" w:rsidRPr="002469FB" w:rsidTr="00254328">
        <w:tblPrEx>
          <w:tblLook w:val="04A0"/>
        </w:tblPrEx>
        <w:trPr>
          <w:cnfStyle w:val="000000100000"/>
          <w:ins w:id="292" w:author="rewjs" w:date="2015-11-19T11:25:00Z"/>
        </w:trPr>
        <w:tc>
          <w:tcPr>
            <w:cnfStyle w:val="001000000000"/>
            <w:tcW w:w="2898" w:type="dxa"/>
          </w:tcPr>
          <w:p w:rsidR="00254328" w:rsidRDefault="00254328" w:rsidP="00812105">
            <w:pPr>
              <w:widowControl w:val="0"/>
              <w:rPr>
                <w:ins w:id="293" w:author="rewjs" w:date="2015-11-19T11:25:00Z"/>
                <w:i/>
              </w:rPr>
            </w:pPr>
            <w:ins w:id="294" w:author="rewjs" w:date="2015-11-19T11:25:00Z">
              <w:r>
                <w:rPr>
                  <w:i/>
                </w:rPr>
                <w:t>SDD</w:t>
              </w:r>
            </w:ins>
          </w:p>
        </w:tc>
        <w:tc>
          <w:tcPr>
            <w:tcW w:w="7150" w:type="dxa"/>
          </w:tcPr>
          <w:p w:rsidR="00254328" w:rsidRDefault="00254328" w:rsidP="00812105">
            <w:pPr>
              <w:widowControl w:val="0"/>
              <w:cnfStyle w:val="000000100000"/>
              <w:rPr>
                <w:ins w:id="295" w:author="rewjs" w:date="2015-11-19T11:25:00Z"/>
              </w:rPr>
            </w:pPr>
            <w:ins w:id="296" w:author="rewjs" w:date="2015-11-19T11:25:00Z">
              <w:r>
                <w:t>Software Design Document/Software Design Specification</w:t>
              </w:r>
            </w:ins>
          </w:p>
        </w:tc>
      </w:tr>
      <w:tr w:rsidR="00812105" w:rsidRPr="002469FB" w:rsidTr="00254328">
        <w:tblPrEx>
          <w:tblLook w:val="04A0"/>
        </w:tblPrEx>
        <w:trPr>
          <w:ins w:id="297" w:author="rewjs" w:date="2015-11-19T11:24:00Z"/>
        </w:trPr>
        <w:tc>
          <w:tcPr>
            <w:cnfStyle w:val="001000000000"/>
            <w:tcW w:w="2898" w:type="dxa"/>
          </w:tcPr>
          <w:p w:rsidR="00254328" w:rsidRDefault="00254328" w:rsidP="00812105">
            <w:pPr>
              <w:widowControl w:val="0"/>
              <w:rPr>
                <w:ins w:id="298" w:author="rewjs" w:date="2015-11-19T11:24:00Z"/>
                <w:i/>
              </w:rPr>
            </w:pPr>
            <w:ins w:id="299" w:author="rewjs" w:date="2015-11-19T11:24:00Z">
              <w:r>
                <w:rPr>
                  <w:i/>
                </w:rPr>
                <w:t>SQL</w:t>
              </w:r>
            </w:ins>
          </w:p>
        </w:tc>
        <w:tc>
          <w:tcPr>
            <w:tcW w:w="7150" w:type="dxa"/>
          </w:tcPr>
          <w:p w:rsidR="00254328" w:rsidRDefault="00254328" w:rsidP="00812105">
            <w:pPr>
              <w:widowControl w:val="0"/>
              <w:cnfStyle w:val="000000000000"/>
              <w:rPr>
                <w:ins w:id="300" w:author="rewjs" w:date="2015-11-19T11:24:00Z"/>
              </w:rPr>
            </w:pPr>
            <w:ins w:id="301" w:author="rewjs" w:date="2015-11-19T11:24:00Z">
              <w:r>
                <w:t>Structured Query Language</w:t>
              </w:r>
            </w:ins>
          </w:p>
        </w:tc>
      </w:tr>
      <w:tr w:rsidR="00254328" w:rsidRPr="002469FB" w:rsidTr="00254328">
        <w:tblPrEx>
          <w:tblLook w:val="04A0"/>
        </w:tblPrEx>
        <w:trPr>
          <w:cnfStyle w:val="000000100000"/>
          <w:ins w:id="302" w:author="rewjs" w:date="2015-11-19T11:24:00Z"/>
        </w:trPr>
        <w:tc>
          <w:tcPr>
            <w:cnfStyle w:val="001000000000"/>
            <w:tcW w:w="2898" w:type="dxa"/>
          </w:tcPr>
          <w:p w:rsidR="00254328" w:rsidRDefault="00254328" w:rsidP="00812105">
            <w:pPr>
              <w:widowControl w:val="0"/>
              <w:rPr>
                <w:ins w:id="303" w:author="rewjs" w:date="2015-11-19T11:24:00Z"/>
                <w:i/>
              </w:rPr>
            </w:pPr>
            <w:ins w:id="304" w:author="rewjs" w:date="2015-11-19T11:24:00Z">
              <w:r>
                <w:rPr>
                  <w:i/>
                </w:rPr>
                <w:t>Stakeholder</w:t>
              </w:r>
            </w:ins>
          </w:p>
        </w:tc>
        <w:tc>
          <w:tcPr>
            <w:tcW w:w="7150" w:type="dxa"/>
          </w:tcPr>
          <w:p w:rsidR="00254328" w:rsidRDefault="00254328" w:rsidP="00812105">
            <w:pPr>
              <w:widowControl w:val="0"/>
              <w:cnfStyle w:val="000000100000"/>
              <w:rPr>
                <w:ins w:id="305" w:author="rewjs" w:date="2015-11-19T11:24:00Z"/>
              </w:rPr>
            </w:pPr>
            <w:ins w:id="306" w:author="rewjs" w:date="2015-11-19T11:24:00Z">
              <w:r>
                <w:t>Anyone who has a stake in the outcome of the project</w:t>
              </w:r>
            </w:ins>
          </w:p>
        </w:tc>
      </w:tr>
      <w:tr w:rsidR="00812105" w:rsidRPr="002469FB" w:rsidTr="00254328">
        <w:tblPrEx>
          <w:tblLook w:val="04A0"/>
        </w:tblPrEx>
        <w:trPr>
          <w:ins w:id="307" w:author="rewjs" w:date="2015-11-19T11:24:00Z"/>
        </w:trPr>
        <w:tc>
          <w:tcPr>
            <w:cnfStyle w:val="001000000000"/>
            <w:tcW w:w="2898" w:type="dxa"/>
          </w:tcPr>
          <w:p w:rsidR="00254328" w:rsidRDefault="00254328" w:rsidP="00812105">
            <w:pPr>
              <w:widowControl w:val="0"/>
              <w:rPr>
                <w:ins w:id="308" w:author="rewjs" w:date="2015-11-19T11:24:00Z"/>
                <w:i/>
              </w:rPr>
            </w:pPr>
            <w:ins w:id="309" w:author="rewjs" w:date="2015-11-19T11:24:00Z">
              <w:r>
                <w:rPr>
                  <w:i/>
                </w:rPr>
                <w:t>System Admin</w:t>
              </w:r>
            </w:ins>
          </w:p>
        </w:tc>
        <w:tc>
          <w:tcPr>
            <w:tcW w:w="7150" w:type="dxa"/>
          </w:tcPr>
          <w:p w:rsidR="00254328" w:rsidRDefault="00254328" w:rsidP="00812105">
            <w:pPr>
              <w:widowControl w:val="0"/>
              <w:cnfStyle w:val="000000000000"/>
              <w:rPr>
                <w:ins w:id="310" w:author="rewjs" w:date="2015-11-19T11:24:00Z"/>
              </w:rPr>
            </w:pPr>
            <w:ins w:id="311" w:author="rewjs" w:date="2015-11-19T11:24:00Z">
              <w:r>
                <w:t>User of the system, able to manage other user accounts</w:t>
              </w:r>
            </w:ins>
          </w:p>
        </w:tc>
      </w:tr>
      <w:tr w:rsidR="00254328" w:rsidRPr="002469FB" w:rsidTr="00254328">
        <w:tblPrEx>
          <w:tblLook w:val="04A0"/>
        </w:tblPrEx>
        <w:trPr>
          <w:cnfStyle w:val="000000100000"/>
          <w:ins w:id="312" w:author="rewjs" w:date="2015-11-19T11:24:00Z"/>
        </w:trPr>
        <w:tc>
          <w:tcPr>
            <w:cnfStyle w:val="001000000000"/>
            <w:tcW w:w="2898" w:type="dxa"/>
          </w:tcPr>
          <w:p w:rsidR="00254328" w:rsidRDefault="00254328" w:rsidP="00812105">
            <w:pPr>
              <w:widowControl w:val="0"/>
              <w:rPr>
                <w:ins w:id="313" w:author="rewjs" w:date="2015-11-19T11:24:00Z"/>
                <w:i/>
              </w:rPr>
            </w:pPr>
            <w:ins w:id="314" w:author="rewjs" w:date="2015-11-19T11:24:00Z">
              <w:r>
                <w:rPr>
                  <w:i/>
                </w:rPr>
                <w:t>System Developer</w:t>
              </w:r>
            </w:ins>
          </w:p>
        </w:tc>
        <w:tc>
          <w:tcPr>
            <w:tcW w:w="7150" w:type="dxa"/>
          </w:tcPr>
          <w:p w:rsidR="00254328" w:rsidRDefault="00254328" w:rsidP="00812105">
            <w:pPr>
              <w:widowControl w:val="0"/>
              <w:cnfStyle w:val="000000100000"/>
              <w:rPr>
                <w:ins w:id="315" w:author="rewjs" w:date="2015-11-19T11:24:00Z"/>
              </w:rPr>
            </w:pPr>
            <w:ins w:id="316" w:author="rewjs" w:date="2015-11-19T11:24:00Z">
              <w:r>
                <w:t>An individual involved in the design and construction of a system</w:t>
              </w:r>
            </w:ins>
          </w:p>
        </w:tc>
      </w:tr>
      <w:tr w:rsidR="00812105" w:rsidRPr="002469FB" w:rsidTr="00254328">
        <w:tblPrEx>
          <w:tblLook w:val="04A0"/>
        </w:tblPrEx>
        <w:trPr>
          <w:ins w:id="317" w:author="rewjs" w:date="2015-11-19T11:24:00Z"/>
        </w:trPr>
        <w:tc>
          <w:tcPr>
            <w:cnfStyle w:val="001000000000"/>
            <w:tcW w:w="2898" w:type="dxa"/>
          </w:tcPr>
          <w:p w:rsidR="00254328" w:rsidRDefault="00254328" w:rsidP="00812105">
            <w:pPr>
              <w:widowControl w:val="0"/>
              <w:rPr>
                <w:ins w:id="318" w:author="rewjs" w:date="2015-11-19T11:24:00Z"/>
                <w:i/>
              </w:rPr>
            </w:pPr>
            <w:ins w:id="319" w:author="rewjs" w:date="2015-11-19T11:24:00Z">
              <w:r>
                <w:rPr>
                  <w:i/>
                </w:rPr>
                <w:t>Tester</w:t>
              </w:r>
            </w:ins>
          </w:p>
        </w:tc>
        <w:tc>
          <w:tcPr>
            <w:tcW w:w="7150" w:type="dxa"/>
          </w:tcPr>
          <w:p w:rsidR="00254328" w:rsidRDefault="00254328" w:rsidP="00812105">
            <w:pPr>
              <w:widowControl w:val="0"/>
              <w:cnfStyle w:val="000000000000"/>
              <w:rPr>
                <w:ins w:id="320" w:author="rewjs" w:date="2015-11-19T11:24:00Z"/>
              </w:rPr>
            </w:pPr>
            <w:ins w:id="321" w:author="rewjs" w:date="2015-11-19T11:24:00Z">
              <w:r>
                <w:t>An individual involved in the testing of a system</w:t>
              </w:r>
            </w:ins>
          </w:p>
        </w:tc>
      </w:tr>
      <w:tr w:rsidR="00254328" w:rsidRPr="002469FB" w:rsidTr="00254328">
        <w:tblPrEx>
          <w:tblLook w:val="04A0"/>
        </w:tblPrEx>
        <w:trPr>
          <w:cnfStyle w:val="000000100000"/>
          <w:ins w:id="322" w:author="rewjs" w:date="2015-11-19T11:24:00Z"/>
        </w:trPr>
        <w:tc>
          <w:tcPr>
            <w:cnfStyle w:val="001000000000"/>
            <w:tcW w:w="2898" w:type="dxa"/>
          </w:tcPr>
          <w:p w:rsidR="00254328" w:rsidRDefault="00254328" w:rsidP="00812105">
            <w:pPr>
              <w:widowControl w:val="0"/>
              <w:rPr>
                <w:ins w:id="323" w:author="rewjs" w:date="2015-11-19T11:24:00Z"/>
                <w:i/>
              </w:rPr>
            </w:pPr>
            <w:ins w:id="324" w:author="rewjs" w:date="2015-11-19T11:24:00Z">
              <w:r>
                <w:rPr>
                  <w:i/>
                </w:rPr>
                <w:t>UAH</w:t>
              </w:r>
            </w:ins>
          </w:p>
        </w:tc>
        <w:tc>
          <w:tcPr>
            <w:tcW w:w="7150" w:type="dxa"/>
          </w:tcPr>
          <w:p w:rsidR="00254328" w:rsidRDefault="00254328" w:rsidP="00812105">
            <w:pPr>
              <w:widowControl w:val="0"/>
              <w:cnfStyle w:val="000000100000"/>
              <w:rPr>
                <w:ins w:id="325" w:author="rewjs" w:date="2015-11-19T11:24:00Z"/>
              </w:rPr>
            </w:pPr>
            <w:ins w:id="326" w:author="rewjs" w:date="2015-11-19T11:24:00Z">
              <w:r>
                <w:t>The University of Alabama in Huntsville</w:t>
              </w:r>
            </w:ins>
          </w:p>
        </w:tc>
      </w:tr>
      <w:tr w:rsidR="00812105" w:rsidRPr="002469FB" w:rsidTr="00254328">
        <w:tblPrEx>
          <w:tblLook w:val="04A0"/>
        </w:tblPrEx>
        <w:trPr>
          <w:ins w:id="327" w:author="rewjs" w:date="2015-11-19T11:24:00Z"/>
        </w:trPr>
        <w:tc>
          <w:tcPr>
            <w:cnfStyle w:val="001000000000"/>
            <w:tcW w:w="2898" w:type="dxa"/>
          </w:tcPr>
          <w:p w:rsidR="00254328" w:rsidRDefault="00254328" w:rsidP="00812105">
            <w:pPr>
              <w:widowControl w:val="0"/>
              <w:rPr>
                <w:ins w:id="328" w:author="rewjs" w:date="2015-11-19T11:24:00Z"/>
                <w:i/>
              </w:rPr>
            </w:pPr>
            <w:ins w:id="329" w:author="rewjs" w:date="2015-11-19T11:24:00Z">
              <w:r>
                <w:rPr>
                  <w:i/>
                </w:rPr>
                <w:t>User</w:t>
              </w:r>
            </w:ins>
          </w:p>
        </w:tc>
        <w:tc>
          <w:tcPr>
            <w:tcW w:w="7150" w:type="dxa"/>
          </w:tcPr>
          <w:p w:rsidR="00254328" w:rsidRDefault="00254328" w:rsidP="00812105">
            <w:pPr>
              <w:widowControl w:val="0"/>
              <w:cnfStyle w:val="000000000000"/>
              <w:rPr>
                <w:ins w:id="330" w:author="rewjs" w:date="2015-11-19T11:24:00Z"/>
              </w:rPr>
            </w:pPr>
            <w:ins w:id="331" w:author="rewjs" w:date="2015-11-19T11:24:00Z">
              <w:r>
                <w:t>Operator of the system</w:t>
              </w:r>
            </w:ins>
          </w:p>
        </w:tc>
      </w:tr>
      <w:tr w:rsidR="00254328" w:rsidRPr="002469FB" w:rsidTr="00254328">
        <w:tblPrEx>
          <w:tblLook w:val="04A0"/>
        </w:tblPrEx>
        <w:trPr>
          <w:cnfStyle w:val="000000100000"/>
          <w:ins w:id="332" w:author="rewjs" w:date="2015-11-19T11:24:00Z"/>
        </w:trPr>
        <w:tc>
          <w:tcPr>
            <w:cnfStyle w:val="001000000000"/>
            <w:tcW w:w="2898" w:type="dxa"/>
          </w:tcPr>
          <w:p w:rsidR="00254328" w:rsidRDefault="00254328" w:rsidP="00812105">
            <w:pPr>
              <w:widowControl w:val="0"/>
              <w:rPr>
                <w:ins w:id="333" w:author="rewjs" w:date="2015-11-19T11:24:00Z"/>
                <w:i/>
              </w:rPr>
            </w:pPr>
            <w:ins w:id="334" w:author="rewjs" w:date="2015-11-19T11:28:00Z">
              <w:r>
                <w:rPr>
                  <w:i/>
                </w:rPr>
                <w:t>View</w:t>
              </w:r>
            </w:ins>
          </w:p>
        </w:tc>
        <w:tc>
          <w:tcPr>
            <w:tcW w:w="7150" w:type="dxa"/>
          </w:tcPr>
          <w:p w:rsidR="00254328" w:rsidRDefault="00254328" w:rsidP="00812105">
            <w:pPr>
              <w:widowControl w:val="0"/>
              <w:cnfStyle w:val="000000100000"/>
              <w:rPr>
                <w:ins w:id="335" w:author="rewjs" w:date="2015-11-19T11:24:00Z"/>
              </w:rPr>
            </w:pPr>
            <w:ins w:id="336" w:author="rewjs" w:date="2015-11-19T11:28:00Z">
              <w:r>
                <w:t>User presentation GUI</w:t>
              </w:r>
            </w:ins>
          </w:p>
        </w:tc>
      </w:tr>
      <w:tr w:rsidR="00812105" w:rsidRPr="002469FB" w:rsidTr="00254328">
        <w:tblPrEx>
          <w:tblLook w:val="04A0"/>
        </w:tblPrEx>
        <w:trPr>
          <w:ins w:id="337" w:author="rewjs" w:date="2015-11-19T11:24:00Z"/>
        </w:trPr>
        <w:tc>
          <w:tcPr>
            <w:cnfStyle w:val="001000000000"/>
            <w:tcW w:w="2898" w:type="dxa"/>
          </w:tcPr>
          <w:p w:rsidR="00254328" w:rsidRDefault="00254328" w:rsidP="00812105">
            <w:pPr>
              <w:widowControl w:val="0"/>
              <w:rPr>
                <w:ins w:id="338" w:author="rewjs" w:date="2015-11-19T11:24:00Z"/>
                <w:i/>
              </w:rPr>
            </w:pPr>
            <w:ins w:id="339" w:author="rewjs" w:date="2015-11-19T11:24:00Z">
              <w:r>
                <w:rPr>
                  <w:i/>
                </w:rPr>
                <w:t>Web Application</w:t>
              </w:r>
            </w:ins>
          </w:p>
        </w:tc>
        <w:tc>
          <w:tcPr>
            <w:tcW w:w="7150" w:type="dxa"/>
          </w:tcPr>
          <w:p w:rsidR="00254328" w:rsidRDefault="00254328" w:rsidP="00812105">
            <w:pPr>
              <w:widowControl w:val="0"/>
              <w:cnfStyle w:val="000000000000"/>
              <w:rPr>
                <w:ins w:id="340" w:author="rewjs" w:date="2015-11-19T11:24:00Z"/>
              </w:rPr>
            </w:pPr>
            <w:ins w:id="341" w:author="rewjs" w:date="2015-11-19T11:24:00Z">
              <w:r>
                <w:t>An application hosted on a server and accessible via the internet most commonly through a web browser</w:t>
              </w:r>
            </w:ins>
          </w:p>
        </w:tc>
      </w:tr>
      <w:tr w:rsidR="00254328" w:rsidRPr="002469FB" w:rsidTr="00254328">
        <w:tblPrEx>
          <w:tblLook w:val="04A0"/>
        </w:tblPrEx>
        <w:trPr>
          <w:cnfStyle w:val="000000100000"/>
          <w:ins w:id="342" w:author="rewjs" w:date="2015-11-19T11:24:00Z"/>
        </w:trPr>
        <w:tc>
          <w:tcPr>
            <w:cnfStyle w:val="001000000000"/>
            <w:tcW w:w="2898" w:type="dxa"/>
          </w:tcPr>
          <w:p w:rsidR="00254328" w:rsidRDefault="00254328" w:rsidP="00812105">
            <w:pPr>
              <w:widowControl w:val="0"/>
              <w:rPr>
                <w:ins w:id="343" w:author="rewjs" w:date="2015-11-19T11:24:00Z"/>
                <w:i/>
              </w:rPr>
            </w:pPr>
            <w:ins w:id="344" w:author="rewjs" w:date="2015-11-19T11:24:00Z">
              <w:r>
                <w:rPr>
                  <w:i/>
                </w:rPr>
                <w:t>Web Based</w:t>
              </w:r>
            </w:ins>
          </w:p>
        </w:tc>
        <w:tc>
          <w:tcPr>
            <w:tcW w:w="7150" w:type="dxa"/>
          </w:tcPr>
          <w:p w:rsidR="00254328" w:rsidRDefault="00254328" w:rsidP="00812105">
            <w:pPr>
              <w:widowControl w:val="0"/>
              <w:cnfStyle w:val="000000100000"/>
              <w:rPr>
                <w:ins w:id="345" w:author="rewjs" w:date="2015-11-19T11:24:00Z"/>
              </w:rPr>
            </w:pPr>
            <w:ins w:id="346" w:author="rewjs" w:date="2015-11-19T11:24:00Z">
              <w:r>
                <w:t>Accessible via the internet utilizing HTTP/HTTPS</w:t>
              </w:r>
            </w:ins>
          </w:p>
        </w:tc>
      </w:tr>
      <w:tr w:rsidR="00812105" w:rsidRPr="002469FB" w:rsidTr="00254328">
        <w:tblPrEx>
          <w:tblLook w:val="04A0"/>
        </w:tblPrEx>
        <w:trPr>
          <w:ins w:id="347" w:author="rewjs" w:date="2015-11-19T11:24:00Z"/>
        </w:trPr>
        <w:tc>
          <w:tcPr>
            <w:cnfStyle w:val="001000000000"/>
            <w:tcW w:w="2898" w:type="dxa"/>
          </w:tcPr>
          <w:p w:rsidR="00254328" w:rsidRDefault="00254328" w:rsidP="00812105">
            <w:pPr>
              <w:widowControl w:val="0"/>
              <w:rPr>
                <w:ins w:id="348" w:author="rewjs" w:date="2015-11-19T11:24:00Z"/>
                <w:i/>
              </w:rPr>
            </w:pPr>
            <w:ins w:id="349" w:author="rewjs" w:date="2015-11-19T11:24:00Z">
              <w:r>
                <w:rPr>
                  <w:i/>
                </w:rPr>
                <w:t>Web Browser</w:t>
              </w:r>
            </w:ins>
          </w:p>
        </w:tc>
        <w:tc>
          <w:tcPr>
            <w:tcW w:w="7150" w:type="dxa"/>
          </w:tcPr>
          <w:p w:rsidR="00254328" w:rsidRDefault="00254328" w:rsidP="00812105">
            <w:pPr>
              <w:widowControl w:val="0"/>
              <w:cnfStyle w:val="000000000000"/>
              <w:rPr>
                <w:ins w:id="350" w:author="rewjs" w:date="2015-11-19T11:24:00Z"/>
              </w:rPr>
            </w:pPr>
            <w:ins w:id="351" w:author="rewjs" w:date="2015-11-19T11:24:00Z">
              <w:r>
                <w:t>An interface to view web applications over the internet (example: Firefox, Internet Explorer)</w:t>
              </w:r>
            </w:ins>
          </w:p>
        </w:tc>
      </w:tr>
      <w:tr w:rsidR="00254328" w:rsidRPr="002469FB" w:rsidTr="00254328">
        <w:tblPrEx>
          <w:tblLook w:val="04A0"/>
        </w:tblPrEx>
        <w:trPr>
          <w:cnfStyle w:val="000000100000"/>
          <w:ins w:id="352" w:author="rewjs" w:date="2015-11-19T11:24:00Z"/>
        </w:trPr>
        <w:tc>
          <w:tcPr>
            <w:cnfStyle w:val="001000000000"/>
            <w:tcW w:w="2898" w:type="dxa"/>
          </w:tcPr>
          <w:p w:rsidR="00254328" w:rsidRDefault="00254328" w:rsidP="00812105">
            <w:pPr>
              <w:widowControl w:val="0"/>
              <w:rPr>
                <w:ins w:id="353" w:author="rewjs" w:date="2015-11-19T11:24:00Z"/>
                <w:i/>
              </w:rPr>
            </w:pPr>
            <w:ins w:id="354" w:author="rewjs" w:date="2015-11-19T11:24:00Z">
              <w:r>
                <w:rPr>
                  <w:i/>
                </w:rPr>
                <w:t>Web Service</w:t>
              </w:r>
            </w:ins>
          </w:p>
        </w:tc>
        <w:tc>
          <w:tcPr>
            <w:tcW w:w="7150" w:type="dxa"/>
          </w:tcPr>
          <w:p w:rsidR="00254328" w:rsidRDefault="00254328" w:rsidP="00812105">
            <w:pPr>
              <w:widowControl w:val="0"/>
              <w:cnfStyle w:val="000000100000"/>
              <w:rPr>
                <w:ins w:id="355" w:author="rewjs" w:date="2015-11-19T11:24:00Z"/>
              </w:rPr>
            </w:pPr>
            <w:ins w:id="356" w:author="rewjs" w:date="2015-11-19T11:24:00Z">
              <w:r>
                <w:t>A software service accessible over the internet</w:t>
              </w:r>
            </w:ins>
          </w:p>
        </w:tc>
      </w:tr>
    </w:tbl>
    <w:p w:rsidR="0017110C" w:rsidRPr="0039305F" w:rsidRDefault="0017110C" w:rsidP="005D60DE">
      <w:pPr>
        <w:keepNext/>
        <w:keepLines/>
      </w:pPr>
    </w:p>
    <w:p w:rsidR="0017110C" w:rsidRDefault="0017110C" w:rsidP="005D60DE">
      <w:pPr>
        <w:pStyle w:val="Heading2"/>
      </w:pPr>
      <w:r>
        <w:t xml:space="preserve"> </w:t>
      </w:r>
      <w:bookmarkStart w:id="357" w:name="_Toc431750920"/>
      <w:bookmarkStart w:id="358" w:name="_Toc431762514"/>
      <w:bookmarkStart w:id="359" w:name="_Toc435391025"/>
      <w:r>
        <w:t>References</w:t>
      </w:r>
      <w:bookmarkEnd w:id="357"/>
      <w:bookmarkEnd w:id="358"/>
      <w:bookmarkEnd w:id="359"/>
    </w:p>
    <w:p w:rsidR="0017110C" w:rsidRDefault="0017110C" w:rsidP="005D60DE">
      <w:pPr>
        <w:keepNext/>
        <w:keepLines/>
        <w:rPr>
          <w:ins w:id="360" w:author="Jimmy Duggan" w:date="2015-11-15T19:12:00Z"/>
        </w:rPr>
      </w:pPr>
      <w:r>
        <w:t>IEEE Std 1016-1998</w:t>
      </w:r>
      <w:r w:rsidRPr="004E6292">
        <w:t xml:space="preserve">, </w:t>
      </w:r>
      <w:r>
        <w:t>IEEE Standard for Software Design Specification</w:t>
      </w:r>
    </w:p>
    <w:p w:rsidR="00812105" w:rsidRDefault="0007275F">
      <w:pPr>
        <w:keepNext/>
        <w:keepLines/>
        <w:rPr>
          <w:ins w:id="361" w:author="Jimmy Duggan" w:date="2015-11-15T19:12:00Z"/>
        </w:rPr>
      </w:pPr>
      <w:ins w:id="362" w:author="Jimmy Duggan" w:date="2015-11-15T19:12:00Z">
        <w:r w:rsidRPr="0007275F">
          <w:t>Definitions for New Race and Ethnicity Categories</w:t>
        </w:r>
        <w:r>
          <w:t xml:space="preserve"> (</w:t>
        </w:r>
      </w:ins>
      <w:ins w:id="363" w:author="Jimmy Duggan" w:date="2015-11-15T19:13:00Z">
        <w:r w:rsidRPr="0007275F">
          <w:t>https://nces.ed.gov/ipeds/reic/definitions.asp</w:t>
        </w:r>
        <w:r>
          <w:t>)</w:t>
        </w:r>
      </w:ins>
    </w:p>
    <w:p w:rsidR="00812105" w:rsidRDefault="00B07CB2">
      <w:pPr>
        <w:keepNext/>
        <w:keepLines/>
      </w:pPr>
      <w:ins w:id="364" w:author="Jimmy Duggan" w:date="2015-11-15T22:01:00Z">
        <w:r>
          <w:fldChar w:fldCharType="begin"/>
        </w:r>
        <w:r w:rsidR="00EA28CA">
          <w:instrText xml:space="preserve"> HYPERLINK "UAH%20Fit%20Vault%20Sofware%20Requirements.docx" </w:instrText>
        </w:r>
        <w:r>
          <w:fldChar w:fldCharType="separate"/>
        </w:r>
        <w:r w:rsidR="00EA28CA" w:rsidRPr="00EA28CA">
          <w:rPr>
            <w:rStyle w:val="Hyperlink"/>
          </w:rPr>
          <w:t>UAH Fit Vault Sofware Requirements.docx</w:t>
        </w:r>
        <w:r>
          <w:fldChar w:fldCharType="end"/>
        </w:r>
      </w:ins>
    </w:p>
    <w:p w:rsidR="00812105" w:rsidRDefault="00185338">
      <w:pPr>
        <w:pStyle w:val="Heading2"/>
      </w:pPr>
      <w:bookmarkStart w:id="365" w:name="_Toc435391026"/>
      <w:r>
        <w:t>Overview</w:t>
      </w:r>
      <w:bookmarkEnd w:id="365"/>
    </w:p>
    <w:p w:rsidR="00812105" w:rsidRDefault="00185338">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pPr>
        <w:pStyle w:val="Heading2"/>
        <w:spacing w:before="0" w:after="200"/>
        <w:contextualSpacing/>
      </w:pPr>
      <w:bookmarkStart w:id="366" w:name="_Toc434658785"/>
      <w:bookmarkStart w:id="367" w:name="_Toc435391027"/>
      <w:r>
        <w:t>Application Framework</w:t>
      </w:r>
      <w:bookmarkEnd w:id="366"/>
      <w:bookmarkEnd w:id="367"/>
    </w:p>
    <w:p w:rsidR="00812105" w:rsidRDefault="002F2E05">
      <w:pPr>
        <w:keepNext/>
        <w:keepLines/>
      </w:pPr>
      <w:r>
        <w:t>The application is designed to work with the Microsoft ASP.NET MVC web application framework. This framework uses the Microsoft .NET Framework and Common Language Runtime languages (specifically C#)</w:t>
      </w:r>
    </w:p>
    <w:p w:rsidR="00812105" w:rsidRDefault="002F2E05">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pPr>
        <w:pStyle w:val="Heading1"/>
      </w:pPr>
      <w:bookmarkStart w:id="368" w:name="_Toc435391028"/>
      <w:r>
        <w:t>System Architecture Description</w:t>
      </w:r>
      <w:bookmarkEnd w:id="368"/>
    </w:p>
    <w:p w:rsidR="00812105" w:rsidRDefault="00EA2092">
      <w:pPr>
        <w:pStyle w:val="Heading2"/>
      </w:pPr>
      <w:bookmarkStart w:id="369" w:name="_Toc435391029"/>
      <w:r>
        <w:t>Overview of Components</w:t>
      </w:r>
      <w:bookmarkEnd w:id="369"/>
    </w:p>
    <w:p w:rsidR="00812105" w:rsidRDefault="003868C2">
      <w:pPr>
        <w:keepNext/>
        <w:keepLines/>
        <w:spacing w:after="0" w:line="240" w:lineRule="auto"/>
      </w:pPr>
      <w:r>
        <w:rPr>
          <w:noProof/>
        </w:rPr>
        <w:drawing>
          <wp:inline distT="0" distB="0" distL="0" distR="0">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pPr>
        <w:keepNext/>
        <w:keepLines/>
        <w:spacing w:after="0" w:line="240" w:lineRule="auto"/>
        <w:jc w:val="center"/>
      </w:pPr>
      <w:r w:rsidRPr="00EA2092">
        <w:rPr>
          <w:b/>
        </w:rPr>
        <w:t>Figure 2.1</w:t>
      </w:r>
      <w:r w:rsidR="00C80C83">
        <w:t xml:space="preserve">: </w:t>
      </w:r>
      <w:r>
        <w:t>Architectural Overview</w:t>
      </w:r>
    </w:p>
    <w:p w:rsidR="00812105" w:rsidRDefault="00812105">
      <w:pPr>
        <w:keepNext/>
        <w:keepLines/>
        <w:spacing w:after="0" w:line="240" w:lineRule="auto"/>
        <w:jc w:val="center"/>
      </w:pPr>
    </w:p>
    <w:p w:rsidR="00812105" w:rsidRDefault="00EA2092">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pPr>
        <w:keepNext/>
        <w:keepLines/>
        <w:spacing w:after="0" w:line="240" w:lineRule="auto"/>
      </w:pPr>
    </w:p>
    <w:p w:rsidR="00812105" w:rsidRDefault="00EA2092">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pPr>
        <w:keepNext/>
        <w:keepLines/>
        <w:spacing w:after="0" w:line="240" w:lineRule="auto"/>
      </w:pPr>
    </w:p>
    <w:p w:rsidR="00812105" w:rsidRDefault="00EA2092">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pPr>
        <w:keepNext/>
        <w:keepLines/>
        <w:spacing w:after="0" w:line="240" w:lineRule="auto"/>
      </w:pPr>
    </w:p>
    <w:p w:rsidR="00812105" w:rsidRDefault="00EA2092">
      <w:pPr>
        <w:pStyle w:val="ListParagraph"/>
        <w:keepNext/>
        <w:keepLines/>
        <w:numPr>
          <w:ilvl w:val="0"/>
          <w:numId w:val="5"/>
        </w:numPr>
        <w:spacing w:after="0" w:line="240" w:lineRule="auto"/>
        <w:rPr>
          <w:ins w:id="370" w:author="Jimmy Duggan" w:date="2015-11-15T22:07:00Z"/>
        </w:rPr>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pPr>
        <w:pStyle w:val="Heading2"/>
        <w:pPrChange w:id="371" w:author="Jimmy Duggan" w:date="2015-11-15T22:45:00Z">
          <w:pPr>
            <w:pStyle w:val="ListParagraph"/>
            <w:keepNext/>
            <w:keepLines/>
            <w:numPr>
              <w:numId w:val="5"/>
            </w:numPr>
            <w:spacing w:after="0" w:line="240" w:lineRule="auto"/>
            <w:ind w:hanging="360"/>
          </w:pPr>
        </w:pPrChange>
      </w:pPr>
      <w:bookmarkStart w:id="372" w:name="_Toc435391030"/>
      <w:ins w:id="373" w:author="Jimmy Duggan" w:date="2015-11-15T22:07:00Z">
        <w:r>
          <w:t>Structure and Relationships</w:t>
        </w:r>
      </w:ins>
      <w:bookmarkEnd w:id="372"/>
    </w:p>
    <w:p w:rsidR="00812105" w:rsidRDefault="00EA28CA">
      <w:pPr>
        <w:pStyle w:val="ListParagraph"/>
        <w:keepNext/>
        <w:keepLines/>
        <w:ind w:left="0"/>
        <w:rPr>
          <w:ins w:id="374" w:author="Jimmy Duggan" w:date="2015-11-15T22:11:00Z"/>
        </w:rPr>
        <w:pPrChange w:id="375" w:author="Jimmy Duggan" w:date="2015-11-15T22:45:00Z">
          <w:pPr>
            <w:pStyle w:val="ListParagraph"/>
            <w:keepNext/>
            <w:keepLines/>
          </w:pPr>
        </w:pPrChange>
      </w:pPr>
      <w:ins w:id="376" w:author="Jimmy Duggan" w:date="2015-11-15T22:08:00Z">
        <w:r>
          <w:t>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system components needed to satisfy the feature</w:t>
        </w:r>
      </w:ins>
      <w:ins w:id="377" w:author="Jimmy Duggan" w:date="2015-11-15T22:11:00Z">
        <w:r>
          <w:t>’s functionality.</w:t>
        </w:r>
      </w:ins>
    </w:p>
    <w:p w:rsidR="00812105" w:rsidRDefault="001A5281">
      <w:pPr>
        <w:pStyle w:val="Heading3"/>
        <w:keepNext/>
        <w:keepLines/>
        <w:rPr>
          <w:ins w:id="378" w:author="Jimmy Duggan" w:date="2015-11-15T22:12:00Z"/>
        </w:rPr>
        <w:pPrChange w:id="379" w:author="Jimmy Duggan" w:date="2015-11-15T22:45:00Z">
          <w:pPr>
            <w:pStyle w:val="ListParagraph"/>
            <w:keepNext/>
            <w:keepLines/>
          </w:pPr>
        </w:pPrChange>
      </w:pPr>
      <w:bookmarkStart w:id="380" w:name="_Toc435391031"/>
      <w:ins w:id="381" w:author="Jimmy Duggan" w:date="2015-11-15T22:11:00Z">
        <w:r>
          <w:t>Data Ingestion</w:t>
        </w:r>
      </w:ins>
      <w:bookmarkEnd w:id="380"/>
    </w:p>
    <w:p w:rsidR="00812105" w:rsidRDefault="001A5281">
      <w:pPr>
        <w:keepNext/>
        <w:keepLines/>
        <w:rPr>
          <w:ins w:id="382" w:author="Jimmy Duggan" w:date="2015-11-15T22:15:00Z"/>
        </w:rPr>
        <w:pPrChange w:id="383" w:author="Jimmy Duggan" w:date="2015-11-15T22:45:00Z">
          <w:pPr>
            <w:pStyle w:val="ListParagraph"/>
            <w:keepNext/>
            <w:keepLines/>
          </w:pPr>
        </w:pPrChange>
      </w:pPr>
      <w:ins w:id="384" w:author="Jimmy Duggan" w:date="2015-11-15T22:14:00Z">
        <w:r>
          <w:t>Data ingestion is a feature that encapsulates the process of the patient selecting data files, assigning activities to the data, the system processing the data, and finally uploading the data and saving it to the system</w:t>
        </w:r>
      </w:ins>
      <w:ins w:id="385" w:author="Jimmy Duggan" w:date="2015-11-15T22:15:00Z">
        <w:r>
          <w:t>’s SQL database.</w:t>
        </w:r>
      </w:ins>
    </w:p>
    <w:p w:rsidR="00812105" w:rsidRDefault="001A5281">
      <w:pPr>
        <w:keepNext/>
        <w:keepLines/>
        <w:rPr>
          <w:ins w:id="386" w:author="Jimmy Duggan" w:date="2015-11-15T22:22:00Z"/>
        </w:rPr>
        <w:pPrChange w:id="387" w:author="Jimmy Duggan" w:date="2015-11-15T22:45:00Z">
          <w:pPr>
            <w:pStyle w:val="ListParagraph"/>
            <w:keepNext/>
            <w:keepLines/>
          </w:pPr>
        </w:pPrChange>
      </w:pPr>
      <w:ins w:id="388" w:author="Jimmy Duggan" w:date="2015-11-15T22:15:00Z">
        <w:r>
          <w:t xml:space="preserve">This process begins with a </w:t>
        </w:r>
      </w:ins>
      <w:ins w:id="389" w:author="Jimmy Duggan" w:date="2015-11-15T22:18:00Z">
        <w:r>
          <w:t>patient</w:t>
        </w:r>
      </w:ins>
      <w:ins w:id="390" w:author="Jimmy Duggan" w:date="2015-11-15T22:15:00Z">
        <w:r>
          <w:t xml:space="preserve"> navigating to the </w:t>
        </w:r>
        <w:r w:rsidR="00B07CB2" w:rsidRPr="00B07CB2">
          <w:rPr>
            <w:b/>
            <w:rPrChange w:id="391" w:author="Jimmy Duggan" w:date="2015-11-15T22:16:00Z">
              <w:rPr>
                <w:color w:val="0000FF" w:themeColor="hyperlink"/>
                <w:u w:val="single"/>
              </w:rPr>
            </w:rPrChange>
          </w:rPr>
          <w:t>SelectDataView</w:t>
        </w:r>
      </w:ins>
      <w:ins w:id="392" w:author="Jimmy Duggan" w:date="2015-11-15T22:16:00Z">
        <w:r>
          <w:rPr>
            <w:b/>
          </w:rPr>
          <w:t xml:space="preserve"> </w:t>
        </w:r>
        <w:r>
          <w:t>and select</w:t>
        </w:r>
      </w:ins>
      <w:ins w:id="393" w:author="Jimmy Duggan" w:date="2015-11-15T22:18:00Z">
        <w:r>
          <w:t>ing</w:t>
        </w:r>
      </w:ins>
      <w:ins w:id="394" w:author="Jimmy Duggan" w:date="2015-11-15T22:16:00Z">
        <w:r>
          <w:t xml:space="preserve"> the data that they would like to upload to the system.  The data selection can occur in one of two ways.  The system shall give the </w:t>
        </w:r>
      </w:ins>
      <w:ins w:id="395" w:author="Jimmy Duggan" w:date="2015-11-15T22:18:00Z">
        <w:r>
          <w:t>patient</w:t>
        </w:r>
      </w:ins>
      <w:ins w:id="396" w:author="Jimmy Duggan" w:date="2015-11-15T22:16:00Z">
        <w:r>
          <w:t xml:space="preserve"> the ability to click a browse button on the view</w:t>
        </w:r>
      </w:ins>
      <w:ins w:id="397" w:author="Jimmy Duggan" w:date="2015-11-15T22:18:00Z">
        <w:r>
          <w:t xml:space="preserve"> that will prompt the user with a modal that can traverse the file system structure of the machine the patient is using.</w:t>
        </w:r>
      </w:ins>
      <w:ins w:id="398" w:author="Jimmy Duggan" w:date="2015-11-15T22:19:00Z">
        <w:r>
          <w:t xml:space="preserve">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ins>
      <w:ins w:id="399" w:author="Jimmy Duggan" w:date="2015-11-15T22:21:00Z">
        <w:r w:rsidR="00C441FA">
          <w:t>is</w:t>
        </w:r>
      </w:ins>
      <w:ins w:id="400" w:author="Jimmy Duggan" w:date="2015-11-15T22:19:00Z">
        <w:r>
          <w:t xml:space="preserve"> performed the files will be listed in a list element on the view for review.  </w:t>
        </w:r>
      </w:ins>
      <w:ins w:id="401" w:author="Jimmy Duggan" w:date="2015-11-15T22:21:00Z">
        <w:r w:rsidR="00C441FA">
          <w:t xml:space="preserve">The patient shall be given the opportunity to remove files from the list that they do not wish to upload.  When the patient is satisfied the patient can click a </w:t>
        </w:r>
      </w:ins>
      <w:ins w:id="402" w:author="Jimmy Duggan" w:date="2015-11-15T22:22:00Z">
        <w:r w:rsidR="00C441FA">
          <w:t>“Next” button to proceed to assigning activities to the data.</w:t>
        </w:r>
      </w:ins>
    </w:p>
    <w:p w:rsidR="00812105" w:rsidRDefault="00E90171">
      <w:pPr>
        <w:keepNext/>
        <w:keepLines/>
        <w:rPr>
          <w:ins w:id="403" w:author="Jimmy Duggan" w:date="2015-11-15T22:12:00Z"/>
        </w:rPr>
        <w:pPrChange w:id="404" w:author="Jimmy Duggan" w:date="2015-11-15T22:45:00Z">
          <w:pPr>
            <w:pStyle w:val="ListParagraph"/>
            <w:keepNext/>
            <w:keepLines/>
          </w:pPr>
        </w:pPrChange>
      </w:pPr>
      <w:ins w:id="405" w:author="Jimmy Duggan" w:date="2015-11-15T22:33:00Z">
        <w:r>
          <w:t xml:space="preserve">After clicking the “Next” button the </w:t>
        </w:r>
        <w:r w:rsidR="00B07CB2" w:rsidRPr="00B07CB2">
          <w:rPr>
            <w:b/>
            <w:rPrChange w:id="406" w:author="Jimmy Duggan" w:date="2015-11-15T22:37:00Z">
              <w:rPr>
                <w:color w:val="0000FF" w:themeColor="hyperlink"/>
                <w:u w:val="single"/>
              </w:rPr>
            </w:rPrChange>
          </w:rPr>
          <w:t>SelectActivityView</w:t>
        </w:r>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w:t>
        </w:r>
      </w:ins>
      <w:ins w:id="407" w:author="Jimmy Duggan" w:date="2015-11-15T22:36:00Z">
        <w:r>
          <w:t>, the patient can click a “Upload” button to begin processing the data.  After the system processes the data it will be uploaded and saved to the SQL database.</w:t>
        </w:r>
      </w:ins>
    </w:p>
    <w:p w:rsidR="00812105" w:rsidRDefault="00812105">
      <w:pPr>
        <w:keepNext/>
        <w:keepLines/>
        <w:rPr>
          <w:ins w:id="408" w:author="Jimmy Duggan" w:date="2015-11-15T22:32:00Z"/>
        </w:rPr>
        <w:pPrChange w:id="409" w:author="Jimmy Duggan" w:date="2015-11-15T22:45:00Z">
          <w:pPr>
            <w:pStyle w:val="ListParagraph"/>
            <w:keepNext/>
            <w:keepLines/>
          </w:pPr>
        </w:pPrChange>
      </w:pPr>
      <w:ins w:id="410" w:author="Jimmy Duggan" w:date="2015-11-15T22:12:00Z">
        <w:r>
          <w:rPr>
            <w:noProof/>
            <w:rPrChange w:id="411" w:author="Unknown">
              <w:rPr>
                <w:noProof/>
                <w:color w:val="0000FF" w:themeColor="hyperlink"/>
                <w:u w:val="single"/>
              </w:rPr>
            </w:rPrChange>
          </w:rPr>
          <w:drawing>
            <wp:inline distT="0" distB="0" distL="0" distR="0">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912235"/>
                      </a:xfrm>
                      <a:prstGeom prst="rect">
                        <a:avLst/>
                      </a:prstGeom>
                      <a:noFill/>
                      <a:ln>
                        <a:noFill/>
                      </a:ln>
                    </pic:spPr>
                  </pic:pic>
                </a:graphicData>
              </a:graphic>
            </wp:inline>
          </w:drawing>
        </w:r>
      </w:ins>
    </w:p>
    <w:p w:rsidR="00812105" w:rsidRDefault="00B07CB2">
      <w:pPr>
        <w:keepNext/>
        <w:keepLines/>
        <w:jc w:val="center"/>
        <w:rPr>
          <w:b/>
          <w:rPrChange w:id="412" w:author="Jimmy Duggan" w:date="2015-11-15T22:32:00Z">
            <w:rPr/>
          </w:rPrChange>
        </w:rPr>
        <w:pPrChange w:id="413" w:author="Jimmy Duggan" w:date="2015-11-15T22:45:00Z">
          <w:pPr>
            <w:pStyle w:val="ListParagraph"/>
            <w:keepNext/>
            <w:keepLines/>
          </w:pPr>
        </w:pPrChange>
      </w:pPr>
      <w:ins w:id="414" w:author="Jimmy Duggan" w:date="2015-11-15T22:32:00Z">
        <w:r w:rsidRPr="00B07CB2">
          <w:rPr>
            <w:b/>
            <w:rPrChange w:id="415" w:author="Jimmy Duggan" w:date="2015-11-15T22:32:00Z">
              <w:rPr>
                <w:color w:val="0000FF" w:themeColor="hyperlink"/>
                <w:u w:val="single"/>
              </w:rPr>
            </w:rPrChange>
          </w:rPr>
          <w:t>Figure 2.2</w:t>
        </w:r>
        <w:r w:rsidR="00E90171">
          <w:t>: Sequence Diagram of Data Ingestion Feature</w:t>
        </w:r>
        <w:r w:rsidRPr="00B07CB2">
          <w:rPr>
            <w:b/>
            <w:rPrChange w:id="416" w:author="Jimmy Duggan" w:date="2015-11-15T22:32:00Z">
              <w:rPr>
                <w:color w:val="0000FF" w:themeColor="hyperlink"/>
                <w:u w:val="single"/>
              </w:rPr>
            </w:rPrChange>
          </w:rPr>
          <w:t xml:space="preserve"> </w:t>
        </w:r>
      </w:ins>
    </w:p>
    <w:p w:rsidR="00812105" w:rsidRDefault="005A781D">
      <w:pPr>
        <w:pStyle w:val="Heading1"/>
      </w:pPr>
      <w:bookmarkStart w:id="417" w:name="_Toc435391032"/>
      <w:r>
        <w:t>Detailed Description of Components</w:t>
      </w:r>
      <w:bookmarkEnd w:id="417"/>
    </w:p>
    <w:p w:rsidR="00812105" w:rsidRDefault="002C6ED4">
      <w:pPr>
        <w:pStyle w:val="Heading2"/>
      </w:pPr>
      <w:bookmarkStart w:id="418" w:name="_Toc435391033"/>
      <w:r>
        <w:t>Presentation Layer Overview</w:t>
      </w:r>
      <w:bookmarkEnd w:id="418"/>
    </w:p>
    <w:p w:rsidR="00812105" w:rsidRDefault="00287C9A">
      <w:pPr>
        <w:pStyle w:val="Heading3"/>
        <w:keepNext/>
        <w:keepLines/>
        <w:pPrChange w:id="419" w:author="Jimmy Duggan" w:date="2015-11-15T22:45:00Z">
          <w:pPr>
            <w:pStyle w:val="Heading3"/>
          </w:pPr>
        </w:pPrChange>
      </w:pPr>
      <w:bookmarkStart w:id="420" w:name="_Toc435182015"/>
      <w:bookmarkStart w:id="421" w:name="_Toc435391034"/>
      <w:r w:rsidRPr="00282662">
        <w:t>Controllers</w:t>
      </w:r>
      <w:bookmarkStart w:id="422" w:name="_UserLoginController"/>
      <w:bookmarkEnd w:id="420"/>
      <w:bookmarkEnd w:id="421"/>
      <w:bookmarkEnd w:id="422"/>
    </w:p>
    <w:p w:rsidR="00812105" w:rsidRDefault="00287C9A">
      <w:pPr>
        <w:pStyle w:val="Heading4"/>
        <w:keepNext/>
        <w:keepLines/>
        <w:pPrChange w:id="423" w:author="Jimmy Duggan" w:date="2015-11-15T22:45:00Z">
          <w:pPr>
            <w:pStyle w:val="Heading4"/>
            <w:keepNext/>
            <w:keepLines/>
            <w:spacing w:after="120"/>
          </w:pPr>
        </w:pPrChange>
      </w:pPr>
      <w:r w:rsidRPr="0084672C">
        <w:t>SelectDataController</w:t>
      </w:r>
      <w:bookmarkStart w:id="424" w:name="_UserAccountController"/>
      <w:bookmarkEnd w:id="424"/>
    </w:p>
    <w:p w:rsidR="00812105" w:rsidRDefault="00287C9A">
      <w:pPr>
        <w:keepNext/>
        <w:keepLines/>
        <w:spacing w:after="120" w:line="240" w:lineRule="auto"/>
      </w:pPr>
      <w:r>
        <w:t xml:space="preserve">This class is responsible for selecting the data files for processing. This class provides the backend for the </w:t>
      </w:r>
      <w:r>
        <w:rPr>
          <w:b/>
        </w:rPr>
        <w:t>SelectDataView</w:t>
      </w:r>
      <w:r>
        <w:t>.  See Figure 1 sequence diagram for this controller.</w:t>
      </w:r>
    </w:p>
    <w:p w:rsidR="00812105" w:rsidRDefault="00287C9A">
      <w:pPr>
        <w:keepNext/>
        <w:keepLines/>
        <w:spacing w:after="0" w:line="240" w:lineRule="auto"/>
        <w:rPr>
          <w:b/>
        </w:rPr>
      </w:pPr>
      <w:r>
        <w:rPr>
          <w:b/>
        </w:rPr>
        <w:t>&lt;&lt;Task&gt;&gt;</w:t>
      </w:r>
    </w:p>
    <w:p w:rsidR="00812105" w:rsidRDefault="00287C9A">
      <w:pPr>
        <w:keepNext/>
        <w:keepLines/>
        <w:spacing w:after="0" w:line="240" w:lineRule="auto"/>
        <w:ind w:firstLine="720"/>
        <w:rPr>
          <w:b/>
        </w:rPr>
      </w:pPr>
      <w:r>
        <w:rPr>
          <w:b/>
        </w:rPr>
        <w:t>Attributes:</w:t>
      </w:r>
    </w:p>
    <w:p w:rsidR="00812105" w:rsidRDefault="00287C9A">
      <w:pPr>
        <w:pStyle w:val="ListParagraph"/>
        <w:keepNext/>
        <w:keepLines/>
        <w:numPr>
          <w:ilvl w:val="0"/>
          <w:numId w:val="8"/>
        </w:numPr>
        <w:spacing w:after="0" w:line="240" w:lineRule="auto"/>
      </w:pPr>
      <w:r>
        <w:rPr>
          <w:b/>
        </w:rPr>
        <w:t xml:space="preserve">Private Collection&lt;int, String&gt; </w:t>
      </w:r>
      <w:r>
        <w:t>DataFiles</w:t>
      </w:r>
    </w:p>
    <w:p w:rsidR="00812105" w:rsidRDefault="00287C9A">
      <w:pPr>
        <w:pStyle w:val="ListParagraph"/>
        <w:keepNext/>
        <w:keepLines/>
        <w:numPr>
          <w:ilvl w:val="1"/>
          <w:numId w:val="8"/>
        </w:numPr>
        <w:spacing w:after="0" w:line="240" w:lineRule="auto"/>
      </w:pPr>
      <w:r>
        <w:t>Dictionary containing the paths to the data files and a unique id.</w:t>
      </w:r>
    </w:p>
    <w:p w:rsidR="00812105" w:rsidRDefault="00812105">
      <w:pPr>
        <w:pStyle w:val="ListParagraph"/>
        <w:keepNext/>
        <w:keepLines/>
        <w:spacing w:after="0" w:line="240" w:lineRule="auto"/>
        <w:ind w:left="2160"/>
      </w:pPr>
    </w:p>
    <w:p w:rsidR="00812105" w:rsidRDefault="00287C9A">
      <w:pPr>
        <w:pStyle w:val="ListParagraph"/>
        <w:keepNext/>
        <w:keepLines/>
        <w:numPr>
          <w:ilvl w:val="0"/>
          <w:numId w:val="8"/>
        </w:numPr>
        <w:spacing w:after="0" w:line="240" w:lineRule="auto"/>
      </w:pPr>
      <w:r>
        <w:rPr>
          <w:b/>
        </w:rPr>
        <w:t xml:space="preserve">Private String </w:t>
      </w:r>
      <w:r>
        <w:t>DirectoryPath</w:t>
      </w:r>
    </w:p>
    <w:p w:rsidR="00812105" w:rsidRDefault="00287C9A">
      <w:pPr>
        <w:pStyle w:val="ListParagraph"/>
        <w:keepNext/>
        <w:keepLines/>
        <w:numPr>
          <w:ilvl w:val="1"/>
          <w:numId w:val="8"/>
        </w:numPr>
        <w:spacing w:after="0" w:line="240" w:lineRule="auto"/>
      </w:pPr>
      <w:r>
        <w:t>Path to the directory containing the data files to be processed.</w:t>
      </w:r>
    </w:p>
    <w:p w:rsidR="00812105" w:rsidRDefault="00812105">
      <w:pPr>
        <w:keepNext/>
        <w:keepLines/>
        <w:spacing w:after="0" w:line="240" w:lineRule="auto"/>
        <w:rPr>
          <w:b/>
        </w:rPr>
      </w:pPr>
    </w:p>
    <w:p w:rsidR="00812105" w:rsidRDefault="00287C9A">
      <w:pPr>
        <w:keepNext/>
        <w:keepLines/>
        <w:spacing w:after="0" w:line="240" w:lineRule="auto"/>
        <w:ind w:left="720"/>
        <w:rPr>
          <w:b/>
        </w:rPr>
      </w:pPr>
      <w:r>
        <w:rPr>
          <w:b/>
        </w:rPr>
        <w:t>Operations:</w:t>
      </w:r>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t>Sets and gets for all attributes.</w:t>
      </w:r>
    </w:p>
    <w:p w:rsidR="00812105" w:rsidRDefault="00812105">
      <w:pPr>
        <w:keepNext/>
        <w:keepLines/>
        <w:spacing w:after="0" w:line="240" w:lineRule="auto"/>
        <w:ind w:left="720"/>
      </w:pPr>
    </w:p>
    <w:p w:rsidR="00812105" w:rsidRDefault="00287C9A">
      <w:pPr>
        <w:pStyle w:val="ListParagraph"/>
        <w:keepNext/>
        <w:keepLines/>
        <w:numPr>
          <w:ilvl w:val="0"/>
          <w:numId w:val="7"/>
        </w:numPr>
        <w:spacing w:after="0" w:line="240" w:lineRule="auto"/>
      </w:pPr>
      <w:r>
        <w:rPr>
          <w:b/>
        </w:rPr>
        <w:t>Public ActionResult</w:t>
      </w:r>
      <w:r>
        <w:t xml:space="preserve"> </w:t>
      </w:r>
      <w:r w:rsidRPr="00B41F9B">
        <w:t>btnFolderBrowse</w:t>
      </w:r>
      <w:r>
        <w:t>Click()</w:t>
      </w:r>
    </w:p>
    <w:p w:rsidR="00812105" w:rsidRDefault="00287C9A">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r>
        <w:t>DirectoryPath is set.</w:t>
      </w:r>
    </w:p>
    <w:p w:rsidR="00812105" w:rsidRDefault="00287C9A">
      <w:pPr>
        <w:pStyle w:val="ListParagraph"/>
        <w:keepNext/>
        <w:keepLines/>
        <w:numPr>
          <w:ilvl w:val="1"/>
          <w:numId w:val="7"/>
        </w:numPr>
        <w:spacing w:after="0" w:line="240" w:lineRule="auto"/>
      </w:pPr>
      <w:r>
        <w:t xml:space="preserve">The results are returned to the </w:t>
      </w:r>
      <w:r>
        <w:rPr>
          <w:b/>
        </w:rPr>
        <w:t>SelectDataView.</w:t>
      </w:r>
    </w:p>
    <w:p w:rsidR="00812105" w:rsidRDefault="00812105">
      <w:pPr>
        <w:keepNext/>
        <w:keepLines/>
        <w:spacing w:after="0" w:line="240" w:lineRule="auto"/>
        <w:ind w:left="720"/>
      </w:pPr>
    </w:p>
    <w:p w:rsidR="00812105" w:rsidRDefault="00287C9A">
      <w:pPr>
        <w:pStyle w:val="ListParagraph"/>
        <w:keepNext/>
        <w:keepLines/>
        <w:numPr>
          <w:ilvl w:val="0"/>
          <w:numId w:val="7"/>
        </w:numPr>
        <w:spacing w:after="0" w:line="240" w:lineRule="auto"/>
      </w:pPr>
      <w:r>
        <w:rPr>
          <w:b/>
        </w:rPr>
        <w:t>Public ActionResult</w:t>
      </w:r>
      <w:r>
        <w:t xml:space="preserve"> DragAndDropFiles()</w:t>
      </w:r>
    </w:p>
    <w:p w:rsidR="00812105" w:rsidRDefault="00287C9A">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pPr>
        <w:pStyle w:val="ListParagraph"/>
        <w:keepNext/>
        <w:keepLines/>
        <w:numPr>
          <w:ilvl w:val="1"/>
          <w:numId w:val="7"/>
        </w:numPr>
        <w:spacing w:after="0" w:line="240" w:lineRule="auto"/>
      </w:pPr>
      <w:r>
        <w:t xml:space="preserve">The results are returned to the </w:t>
      </w:r>
      <w:r>
        <w:rPr>
          <w:b/>
        </w:rPr>
        <w:t>SelectDataView.</w:t>
      </w:r>
    </w:p>
    <w:p w:rsidR="00812105" w:rsidRDefault="00812105">
      <w:pPr>
        <w:keepNext/>
        <w:keepLines/>
        <w:spacing w:after="0" w:line="240" w:lineRule="auto"/>
      </w:pPr>
    </w:p>
    <w:p w:rsidR="00812105" w:rsidRDefault="00287C9A">
      <w:pPr>
        <w:pStyle w:val="ListParagraph"/>
        <w:keepNext/>
        <w:keepLines/>
        <w:numPr>
          <w:ilvl w:val="0"/>
          <w:numId w:val="7"/>
        </w:numPr>
        <w:spacing w:after="0" w:line="240" w:lineRule="auto"/>
      </w:pPr>
      <w:r>
        <w:rPr>
          <w:b/>
        </w:rPr>
        <w:t>Public ActionResult</w:t>
      </w:r>
      <w:r>
        <w:t xml:space="preserve"> btnClearClick()</w:t>
      </w:r>
    </w:p>
    <w:p w:rsidR="00812105" w:rsidRDefault="00287C9A">
      <w:pPr>
        <w:pStyle w:val="ListParagraph"/>
        <w:keepNext/>
        <w:keepLines/>
        <w:numPr>
          <w:ilvl w:val="1"/>
          <w:numId w:val="7"/>
        </w:numPr>
        <w:spacing w:after="0" w:line="240" w:lineRule="auto"/>
      </w:pPr>
      <w:r>
        <w:t>When the clear button is clicked any stored data and file path(s) will be removed.</w:t>
      </w:r>
    </w:p>
    <w:p w:rsidR="00812105" w:rsidRDefault="00287C9A">
      <w:pPr>
        <w:pStyle w:val="ListParagraph"/>
        <w:keepNext/>
        <w:keepLines/>
        <w:numPr>
          <w:ilvl w:val="2"/>
          <w:numId w:val="7"/>
        </w:numPr>
        <w:spacing w:after="0" w:line="240" w:lineRule="auto"/>
      </w:pPr>
      <w:r>
        <w:t>DirectoryPath variable reset</w:t>
      </w:r>
    </w:p>
    <w:p w:rsidR="00812105" w:rsidRDefault="00287C9A">
      <w:pPr>
        <w:pStyle w:val="ListParagraph"/>
        <w:keepNext/>
        <w:keepLines/>
        <w:numPr>
          <w:ilvl w:val="2"/>
          <w:numId w:val="7"/>
        </w:numPr>
        <w:spacing w:after="0" w:line="240" w:lineRule="auto"/>
      </w:pPr>
      <w:r>
        <w:t>DataFiles collection emptied</w:t>
      </w:r>
    </w:p>
    <w:p w:rsidR="00812105" w:rsidRDefault="00287C9A">
      <w:pPr>
        <w:pStyle w:val="ListParagraph"/>
        <w:keepNext/>
        <w:keepLines/>
        <w:numPr>
          <w:ilvl w:val="2"/>
          <w:numId w:val="7"/>
        </w:numPr>
        <w:spacing w:after="0" w:line="240" w:lineRule="auto"/>
      </w:pPr>
      <w:r>
        <w:t xml:space="preserve">The results are returned to the </w:t>
      </w:r>
      <w:r>
        <w:rPr>
          <w:b/>
        </w:rPr>
        <w:t>SelectDataView.</w:t>
      </w:r>
    </w:p>
    <w:p w:rsidR="00812105" w:rsidRDefault="00812105">
      <w:pPr>
        <w:pStyle w:val="ListParagraph"/>
        <w:keepNext/>
        <w:keepLines/>
        <w:spacing w:after="0" w:line="240" w:lineRule="auto"/>
        <w:ind w:left="2520"/>
      </w:pPr>
    </w:p>
    <w:p w:rsidR="00812105" w:rsidRDefault="00287C9A">
      <w:pPr>
        <w:pStyle w:val="ListParagraph"/>
        <w:keepNext/>
        <w:keepLines/>
        <w:numPr>
          <w:ilvl w:val="0"/>
          <w:numId w:val="7"/>
        </w:numPr>
        <w:spacing w:after="0" w:line="240" w:lineRule="auto"/>
      </w:pPr>
      <w:r>
        <w:rPr>
          <w:b/>
        </w:rPr>
        <w:t>Private ActionResult</w:t>
      </w:r>
      <w:r>
        <w:t xml:space="preserve"> btnNextClick()</w:t>
      </w:r>
    </w:p>
    <w:p w:rsidR="00812105" w:rsidRDefault="00287C9A">
      <w:pPr>
        <w:pStyle w:val="ListParagraph"/>
        <w:keepNext/>
        <w:keepLines/>
        <w:numPr>
          <w:ilvl w:val="1"/>
          <w:numId w:val="7"/>
        </w:numPr>
        <w:spacing w:after="0" w:line="240" w:lineRule="auto"/>
      </w:pPr>
      <w:r>
        <w:t>When the next button is clicked the file locations of the files in the DirectoryPath are added to the DataFiles collection.</w:t>
      </w:r>
    </w:p>
    <w:p w:rsidR="00812105" w:rsidRDefault="00287C9A">
      <w:pPr>
        <w:pStyle w:val="ListParagraph"/>
        <w:keepNext/>
        <w:keepLines/>
        <w:numPr>
          <w:ilvl w:val="1"/>
          <w:numId w:val="7"/>
        </w:numPr>
        <w:spacing w:after="0" w:line="240" w:lineRule="auto"/>
      </w:pPr>
      <w:r>
        <w:t xml:space="preserve">The DataFiles collection is passed to the </w:t>
      </w:r>
      <w:r w:rsidRPr="0084672C">
        <w:rPr>
          <w:b/>
        </w:rPr>
        <w:t>SelectActivityController.</w:t>
      </w:r>
    </w:p>
    <w:p w:rsidR="00812105" w:rsidRDefault="00812105">
      <w:pPr>
        <w:pStyle w:val="ListParagraph"/>
        <w:keepNext/>
        <w:keepLines/>
        <w:spacing w:after="0" w:line="240" w:lineRule="auto"/>
        <w:ind w:left="2520"/>
      </w:pPr>
    </w:p>
    <w:p w:rsidR="00812105" w:rsidRDefault="00287C9A">
      <w:pPr>
        <w:pStyle w:val="Heading4"/>
        <w:keepNext/>
        <w:keepLines/>
      </w:pPr>
      <w:bookmarkStart w:id="425" w:name="_UserHomeController"/>
      <w:bookmarkStart w:id="426" w:name="_Toc435182017"/>
      <w:bookmarkEnd w:id="425"/>
      <w:r>
        <w:t>SelectActivity</w:t>
      </w:r>
      <w:r w:rsidRPr="00896712">
        <w:t>Controller</w:t>
      </w:r>
      <w:bookmarkEnd w:id="426"/>
    </w:p>
    <w:p w:rsidR="00812105" w:rsidRDefault="00287C9A">
      <w:pPr>
        <w:keepNext/>
        <w:keepLines/>
        <w:spacing w:after="0" w:line="240" w:lineRule="auto"/>
      </w:pPr>
      <w:r>
        <w:t xml:space="preserve">This class is responsible for assigning an activity to a date and time portion of a data file.  This class provides the backend for the </w:t>
      </w:r>
      <w:r>
        <w:rPr>
          <w:b/>
        </w:rPr>
        <w:t>SelectActivityView</w:t>
      </w:r>
      <w:r>
        <w:t>.  See Figure 1 sequence diagram for this controller.</w:t>
      </w:r>
    </w:p>
    <w:p w:rsidR="00812105" w:rsidRDefault="00812105">
      <w:pPr>
        <w:keepNext/>
        <w:keepLines/>
        <w:spacing w:after="0" w:line="240" w:lineRule="auto"/>
      </w:pPr>
    </w:p>
    <w:p w:rsidR="00812105" w:rsidRDefault="00287C9A">
      <w:pPr>
        <w:keepNext/>
        <w:keepLines/>
        <w:spacing w:after="0" w:line="240" w:lineRule="auto"/>
        <w:rPr>
          <w:b/>
        </w:rPr>
      </w:pPr>
      <w:r>
        <w:rPr>
          <w:b/>
        </w:rPr>
        <w:t>&lt;&lt;Task&gt;&gt;</w:t>
      </w:r>
    </w:p>
    <w:p w:rsidR="00812105" w:rsidRDefault="00287C9A">
      <w:pPr>
        <w:keepNext/>
        <w:keepLines/>
        <w:spacing w:after="0" w:line="240" w:lineRule="auto"/>
        <w:ind w:firstLine="720"/>
        <w:rPr>
          <w:b/>
        </w:rPr>
      </w:pPr>
      <w:r>
        <w:rPr>
          <w:b/>
        </w:rPr>
        <w:t>Attributes:</w:t>
      </w:r>
    </w:p>
    <w:p w:rsidR="00812105" w:rsidRDefault="00287C9A">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pPr>
        <w:pStyle w:val="ListParagraph"/>
        <w:keepNext/>
        <w:keepLines/>
        <w:numPr>
          <w:ilvl w:val="1"/>
          <w:numId w:val="8"/>
        </w:numPr>
        <w:spacing w:after="0" w:line="240" w:lineRule="auto"/>
        <w:rPr>
          <w:b/>
        </w:rPr>
      </w:pPr>
      <w:r>
        <w:t xml:space="preserve">Activities is a collection used to hold all </w:t>
      </w:r>
      <w:r>
        <w:rPr>
          <w:b/>
        </w:rPr>
        <w:t xml:space="preserve">Activity </w:t>
      </w:r>
      <w:r>
        <w:t xml:space="preserve">objects. </w:t>
      </w:r>
    </w:p>
    <w:p w:rsidR="00812105" w:rsidRDefault="00812105">
      <w:pPr>
        <w:keepNext/>
        <w:keepLines/>
        <w:spacing w:after="0" w:line="240" w:lineRule="auto"/>
        <w:rPr>
          <w:b/>
        </w:rPr>
      </w:pPr>
    </w:p>
    <w:p w:rsidR="00812105" w:rsidRDefault="00287C9A">
      <w:pPr>
        <w:keepNext/>
        <w:keepLines/>
        <w:spacing w:after="0" w:line="240" w:lineRule="auto"/>
        <w:ind w:left="720"/>
        <w:rPr>
          <w:b/>
        </w:rPr>
      </w:pPr>
      <w:r>
        <w:rPr>
          <w:b/>
        </w:rPr>
        <w:t>Operations:</w:t>
      </w:r>
    </w:p>
    <w:p w:rsidR="00812105" w:rsidRDefault="00287C9A">
      <w:pPr>
        <w:pStyle w:val="ListParagraph"/>
        <w:keepNext/>
        <w:keepLines/>
        <w:numPr>
          <w:ilvl w:val="0"/>
          <w:numId w:val="7"/>
        </w:numPr>
        <w:spacing w:after="0" w:line="240" w:lineRule="auto"/>
      </w:pPr>
      <w:r>
        <w:t>Sets and gets for all attributes.</w:t>
      </w:r>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Public ActionResult</w:t>
      </w:r>
      <w:r>
        <w:t xml:space="preserve"> SelectFile()</w:t>
      </w:r>
    </w:p>
    <w:p w:rsidR="00812105" w:rsidRDefault="00287C9A">
      <w:pPr>
        <w:pStyle w:val="ListParagraph"/>
        <w:keepNext/>
        <w:keepLines/>
        <w:numPr>
          <w:ilvl w:val="1"/>
          <w:numId w:val="7"/>
        </w:numPr>
        <w:spacing w:after="0" w:line="240" w:lineRule="auto"/>
      </w:pPr>
      <w:r>
        <w:t>A data file is selected (id).</w:t>
      </w:r>
    </w:p>
    <w:p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Public ActionResult</w:t>
      </w:r>
      <w:r>
        <w:t xml:space="preserve"> SelectActivity()</w:t>
      </w:r>
    </w:p>
    <w:p w:rsidR="00812105" w:rsidRDefault="00287C9A">
      <w:pPr>
        <w:pStyle w:val="ListParagraph"/>
        <w:keepNext/>
        <w:keepLines/>
        <w:numPr>
          <w:ilvl w:val="1"/>
          <w:numId w:val="7"/>
        </w:numPr>
        <w:spacing w:after="0" w:line="240" w:lineRule="auto"/>
      </w:pPr>
      <w:r>
        <w:t>An activity is selected.</w:t>
      </w:r>
    </w:p>
    <w:p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Public ActionResult</w:t>
      </w:r>
      <w:r>
        <w:t xml:space="preserve"> AddDateRange()</w:t>
      </w:r>
    </w:p>
    <w:p w:rsidR="00812105" w:rsidRDefault="00287C9A">
      <w:pPr>
        <w:pStyle w:val="ListParagraph"/>
        <w:keepNext/>
        <w:keepLines/>
        <w:numPr>
          <w:ilvl w:val="1"/>
          <w:numId w:val="7"/>
        </w:numPr>
        <w:spacing w:after="0" w:line="240" w:lineRule="auto"/>
      </w:pPr>
      <w:r>
        <w:t>A date and time range is selected.</w:t>
      </w:r>
    </w:p>
    <w:p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Public ActionResult</w:t>
      </w:r>
      <w:r>
        <w:t xml:space="preserve"> AddActivity()</w:t>
      </w:r>
    </w:p>
    <w:p w:rsidR="00812105" w:rsidRDefault="00287C9A">
      <w:pPr>
        <w:pStyle w:val="ListParagraph"/>
        <w:keepNext/>
        <w:keepLines/>
        <w:numPr>
          <w:ilvl w:val="1"/>
          <w:numId w:val="7"/>
        </w:numPr>
        <w:spacing w:after="0" w:line="240" w:lineRule="auto"/>
      </w:pPr>
      <w:r>
        <w:t>An activity object is created and assigned the values from the selections</w:t>
      </w:r>
    </w:p>
    <w:p w:rsidR="00812105" w:rsidRDefault="00287C9A">
      <w:pPr>
        <w:pStyle w:val="ListParagraph"/>
        <w:keepNext/>
        <w:keepLines/>
        <w:numPr>
          <w:ilvl w:val="2"/>
          <w:numId w:val="7"/>
        </w:numPr>
        <w:spacing w:after="0" w:line="240" w:lineRule="auto"/>
      </w:pPr>
      <w:r>
        <w:t>File id</w:t>
      </w:r>
    </w:p>
    <w:p w:rsidR="00812105" w:rsidRDefault="00287C9A">
      <w:pPr>
        <w:pStyle w:val="ListParagraph"/>
        <w:keepNext/>
        <w:keepLines/>
        <w:numPr>
          <w:ilvl w:val="2"/>
          <w:numId w:val="7"/>
        </w:numPr>
        <w:spacing w:after="0" w:line="240" w:lineRule="auto"/>
      </w:pPr>
      <w:r>
        <w:t>Activity</w:t>
      </w:r>
    </w:p>
    <w:p w:rsidR="00812105" w:rsidRDefault="00287C9A">
      <w:pPr>
        <w:pStyle w:val="ListParagraph"/>
        <w:keepNext/>
        <w:keepLines/>
        <w:numPr>
          <w:ilvl w:val="2"/>
          <w:numId w:val="7"/>
        </w:numPr>
        <w:spacing w:after="0" w:line="240" w:lineRule="auto"/>
      </w:pPr>
      <w:r>
        <w:t>Date time range</w:t>
      </w:r>
    </w:p>
    <w:p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rsidR="00812105" w:rsidRDefault="00812105">
      <w:pPr>
        <w:pStyle w:val="ListParagraph"/>
        <w:keepNext/>
        <w:keepLines/>
        <w:spacing w:after="0" w:line="240" w:lineRule="auto"/>
        <w:ind w:left="2520"/>
      </w:pPr>
    </w:p>
    <w:p w:rsidR="00812105" w:rsidRDefault="00287C9A">
      <w:pPr>
        <w:pStyle w:val="ListParagraph"/>
        <w:keepNext/>
        <w:keepLines/>
        <w:numPr>
          <w:ilvl w:val="0"/>
          <w:numId w:val="7"/>
        </w:numPr>
        <w:spacing w:after="0" w:line="240" w:lineRule="auto"/>
      </w:pPr>
      <w:r>
        <w:rPr>
          <w:b/>
        </w:rPr>
        <w:t>Public ActionResult</w:t>
      </w:r>
      <w:r>
        <w:t xml:space="preserve"> ProcessData()</w:t>
      </w:r>
    </w:p>
    <w:p w:rsidR="00812105" w:rsidRDefault="00287C9A">
      <w:pPr>
        <w:pStyle w:val="ListParagraph"/>
        <w:keepNext/>
        <w:keepLines/>
        <w:numPr>
          <w:ilvl w:val="1"/>
          <w:numId w:val="7"/>
        </w:numPr>
        <w:spacing w:after="0" w:line="240" w:lineRule="auto"/>
      </w:pPr>
      <w:r>
        <w:t>Iterates through the data files.</w:t>
      </w:r>
    </w:p>
    <w:p w:rsidR="00812105" w:rsidRDefault="00287C9A">
      <w:pPr>
        <w:pStyle w:val="ListParagraph"/>
        <w:keepNext/>
        <w:keepLines/>
        <w:numPr>
          <w:ilvl w:val="2"/>
          <w:numId w:val="7"/>
        </w:numPr>
        <w:spacing w:after="0" w:line="240" w:lineRule="auto"/>
      </w:pPr>
      <w:r>
        <w:t>Calls the Validate method to validate each data file</w:t>
      </w:r>
    </w:p>
    <w:p w:rsidR="00812105" w:rsidRDefault="00287C9A">
      <w:pPr>
        <w:pStyle w:val="ListParagraph"/>
        <w:keepNext/>
        <w:keepLines/>
        <w:numPr>
          <w:ilvl w:val="3"/>
          <w:numId w:val="7"/>
        </w:numPr>
        <w:spacing w:after="0" w:line="240" w:lineRule="auto"/>
      </w:pPr>
      <w:r>
        <w:t>If a file is invalid it is not process and any associated activates are dropped.</w:t>
      </w:r>
    </w:p>
    <w:p w:rsidR="00812105" w:rsidRDefault="00287C9A">
      <w:pPr>
        <w:pStyle w:val="ListParagraph"/>
        <w:keepNext/>
        <w:keepLines/>
        <w:numPr>
          <w:ilvl w:val="3"/>
          <w:numId w:val="7"/>
        </w:numPr>
        <w:spacing w:after="0" w:line="240" w:lineRule="auto"/>
      </w:pPr>
      <w:r>
        <w:t>If a file is valid the UploadDataFile method is called and passed the data file object</w:t>
      </w:r>
    </w:p>
    <w:p w:rsidR="00812105" w:rsidRDefault="00287C9A">
      <w:pPr>
        <w:pStyle w:val="ListParagraph"/>
        <w:keepNext/>
        <w:keepLines/>
        <w:numPr>
          <w:ilvl w:val="4"/>
          <w:numId w:val="7"/>
        </w:numPr>
        <w:spacing w:after="0" w:line="240" w:lineRule="auto"/>
      </w:pPr>
      <w:r>
        <w:t>Any activities associated with the data file is uploaded via the UploadDataActivity method.</w:t>
      </w:r>
    </w:p>
    <w:p w:rsidR="00812105" w:rsidRDefault="00287C9A">
      <w:pPr>
        <w:pStyle w:val="ListParagraph"/>
        <w:keepNext/>
        <w:keepLines/>
        <w:numPr>
          <w:ilvl w:val="1"/>
          <w:numId w:val="7"/>
        </w:numPr>
        <w:spacing w:after="0" w:line="240" w:lineRule="auto"/>
      </w:pPr>
      <w:r>
        <w:t xml:space="preserve">When processing is complete the results will be returned to the </w:t>
      </w:r>
      <w:r>
        <w:rPr>
          <w:b/>
        </w:rPr>
        <w:t>SelectActivityView</w:t>
      </w:r>
    </w:p>
    <w:p w:rsidR="00812105" w:rsidRDefault="00812105">
      <w:pPr>
        <w:keepNext/>
        <w:keepLines/>
        <w:spacing w:after="0" w:line="240" w:lineRule="auto"/>
      </w:pPr>
    </w:p>
    <w:p w:rsidR="00812105" w:rsidRDefault="00812105">
      <w:pPr>
        <w:pStyle w:val="ListParagraph"/>
        <w:keepNext/>
        <w:keepLines/>
        <w:spacing w:after="0" w:line="240" w:lineRule="auto"/>
        <w:ind w:left="3960"/>
      </w:pPr>
    </w:p>
    <w:p w:rsidR="00812105" w:rsidRDefault="00287C9A">
      <w:pPr>
        <w:pStyle w:val="ListParagraph"/>
        <w:keepNext/>
        <w:keepLines/>
        <w:numPr>
          <w:ilvl w:val="0"/>
          <w:numId w:val="7"/>
        </w:numPr>
        <w:spacing w:after="0" w:line="240" w:lineRule="auto"/>
      </w:pPr>
      <w:r>
        <w:rPr>
          <w:b/>
        </w:rPr>
        <w:t>Public ActionResult</w:t>
      </w:r>
      <w:r>
        <w:t xml:space="preserve"> Validate(</w:t>
      </w:r>
      <w:r>
        <w:rPr>
          <w:b/>
        </w:rPr>
        <w:t>File file</w:t>
      </w:r>
      <w:r>
        <w:t>)</w:t>
      </w:r>
    </w:p>
    <w:p w:rsidR="00812105" w:rsidRDefault="00287C9A">
      <w:pPr>
        <w:pStyle w:val="ListParagraph"/>
        <w:keepNext/>
        <w:keepLines/>
        <w:numPr>
          <w:ilvl w:val="1"/>
          <w:numId w:val="7"/>
        </w:numPr>
        <w:spacing w:after="0" w:line="240" w:lineRule="auto"/>
      </w:pPr>
      <w:r>
        <w:t>Returns if the file is valid or invalid.</w:t>
      </w:r>
    </w:p>
    <w:p w:rsidR="00812105" w:rsidRDefault="00812105">
      <w:pPr>
        <w:keepNext/>
        <w:keepLines/>
        <w:spacing w:after="0" w:line="240" w:lineRule="auto"/>
      </w:pPr>
    </w:p>
    <w:p w:rsidR="00812105" w:rsidRDefault="00287C9A">
      <w:pPr>
        <w:pStyle w:val="ListParagraph"/>
        <w:keepNext/>
        <w:keepLines/>
        <w:numPr>
          <w:ilvl w:val="0"/>
          <w:numId w:val="7"/>
        </w:numPr>
        <w:spacing w:after="0" w:line="240" w:lineRule="auto"/>
      </w:pPr>
      <w:r>
        <w:rPr>
          <w:b/>
        </w:rPr>
        <w:t>Public ActionResult</w:t>
      </w:r>
      <w:r>
        <w:t xml:space="preserve"> UploadDataFile(</w:t>
      </w:r>
      <w:r>
        <w:rPr>
          <w:b/>
        </w:rPr>
        <w:t>File file</w:t>
      </w:r>
      <w:r>
        <w:t>)</w:t>
      </w:r>
    </w:p>
    <w:p w:rsidR="00812105" w:rsidRDefault="00287C9A">
      <w:pPr>
        <w:pStyle w:val="ListParagraph"/>
        <w:keepNext/>
        <w:keepLines/>
        <w:numPr>
          <w:ilvl w:val="1"/>
          <w:numId w:val="7"/>
        </w:numPr>
        <w:spacing w:after="0" w:line="240" w:lineRule="auto"/>
      </w:pPr>
      <w:r>
        <w:t>This method uploads the data file into the database.</w:t>
      </w:r>
    </w:p>
    <w:p w:rsidR="00812105" w:rsidRDefault="00287C9A">
      <w:pPr>
        <w:pStyle w:val="ListParagraph"/>
        <w:keepNext/>
        <w:keepLines/>
        <w:spacing w:after="0" w:line="240" w:lineRule="auto"/>
        <w:ind w:left="2520"/>
      </w:pPr>
      <w:r>
        <w:t xml:space="preserve"> </w:t>
      </w:r>
    </w:p>
    <w:p w:rsidR="00812105" w:rsidRDefault="00287C9A">
      <w:pPr>
        <w:pStyle w:val="ListParagraph"/>
        <w:keepNext/>
        <w:keepLines/>
        <w:numPr>
          <w:ilvl w:val="0"/>
          <w:numId w:val="7"/>
        </w:numPr>
        <w:spacing w:after="0" w:line="240" w:lineRule="auto"/>
      </w:pPr>
      <w:r>
        <w:rPr>
          <w:b/>
        </w:rPr>
        <w:t>Public ActionResult</w:t>
      </w:r>
      <w:r>
        <w:t xml:space="preserve"> UploadActivity(</w:t>
      </w:r>
      <w:r>
        <w:rPr>
          <w:b/>
        </w:rPr>
        <w:t>Activity activity</w:t>
      </w:r>
      <w:r>
        <w:t>)</w:t>
      </w:r>
    </w:p>
    <w:p w:rsidR="00812105" w:rsidRDefault="00287C9A">
      <w:pPr>
        <w:pStyle w:val="ListParagraph"/>
        <w:keepNext/>
        <w:keepLines/>
        <w:numPr>
          <w:ilvl w:val="1"/>
          <w:numId w:val="7"/>
        </w:numPr>
        <w:spacing w:after="0" w:line="240" w:lineRule="auto"/>
      </w:pPr>
      <w:r>
        <w:t>This method uploads the activity into the database.</w:t>
      </w:r>
    </w:p>
    <w:p w:rsidR="00812105" w:rsidRDefault="00812105">
      <w:pPr>
        <w:keepNext/>
        <w:keepLines/>
      </w:pPr>
    </w:p>
    <w:p w:rsidR="00812105" w:rsidRDefault="002C6ED4">
      <w:pPr>
        <w:pStyle w:val="Heading2"/>
        <w:spacing w:line="360" w:lineRule="auto"/>
      </w:pPr>
      <w:bookmarkStart w:id="427" w:name="_Toc435391035"/>
      <w:r>
        <w:t>Business Logic Layer Overview</w:t>
      </w:r>
      <w:bookmarkEnd w:id="427"/>
    </w:p>
    <w:p w:rsidR="00812105" w:rsidRDefault="00831F49">
      <w:pPr>
        <w:pStyle w:val="Heading3"/>
        <w:keepNext/>
        <w:keepLines/>
      </w:pPr>
      <w:bookmarkStart w:id="428" w:name="_Toc435182018"/>
      <w:bookmarkStart w:id="429" w:name="_Toc435391036"/>
      <w:r w:rsidRPr="0084672C">
        <w:t>Entities</w:t>
      </w:r>
      <w:bookmarkEnd w:id="428"/>
      <w:bookmarkEnd w:id="429"/>
    </w:p>
    <w:p w:rsidR="00812105" w:rsidRDefault="00831F49">
      <w:pPr>
        <w:pStyle w:val="Heading4"/>
        <w:keepNext/>
        <w:keepLines/>
      </w:pPr>
      <w:bookmarkStart w:id="430" w:name="_Toc435182019"/>
      <w:r w:rsidRPr="0084672C">
        <w:t>Activity</w:t>
      </w:r>
      <w:bookmarkStart w:id="431" w:name="_User"/>
      <w:bookmarkEnd w:id="430"/>
      <w:bookmarkEnd w:id="431"/>
    </w:p>
    <w:p w:rsidR="00812105" w:rsidRDefault="00831F49">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r>
        <w:rPr>
          <w:b/>
        </w:rPr>
        <w:t>ActivitySelectionController</w:t>
      </w:r>
      <w:r w:rsidRPr="00F82B86">
        <w:t>.</w:t>
      </w:r>
    </w:p>
    <w:p w:rsidR="00812105" w:rsidRDefault="00831F49">
      <w:pPr>
        <w:keepNext/>
        <w:keepLines/>
        <w:spacing w:after="0" w:line="360" w:lineRule="auto"/>
        <w:rPr>
          <w:b/>
        </w:rPr>
      </w:pPr>
      <w:r>
        <w:rPr>
          <w:b/>
        </w:rPr>
        <w:t>&lt;&lt;Entity&gt;&gt;</w:t>
      </w:r>
    </w:p>
    <w:p w:rsidR="00812105" w:rsidRDefault="00831F49">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ins w:id="432" w:author="Jimmy Duggan" w:date="2015-11-15T20:23:00Z">
        <w:r>
          <w:rPr>
            <w:b/>
          </w:rPr>
          <w:t xml:space="preserve">Public </w:t>
        </w:r>
      </w:ins>
      <w:del w:id="433" w:author="Jimmy Duggan" w:date="2015-11-15T20:23:00Z">
        <w:r w:rsidR="00831F49" w:rsidDel="001B00C4">
          <w:rPr>
            <w:b/>
          </w:rPr>
          <w:delText xml:space="preserve">Private </w:delText>
        </w:r>
      </w:del>
      <w:r w:rsidR="00831F49">
        <w:rPr>
          <w:b/>
        </w:rPr>
        <w:t xml:space="preserve">int </w:t>
      </w:r>
      <w:r w:rsidR="00831F49">
        <w:t>fileId</w:t>
      </w:r>
    </w:p>
    <w:p w:rsidR="00812105" w:rsidRDefault="00831F49">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ins w:id="434" w:author="Jimmy Duggan" w:date="2015-11-15T20:23:00Z">
        <w:r>
          <w:rPr>
            <w:b/>
          </w:rPr>
          <w:t xml:space="preserve">Public </w:t>
        </w:r>
      </w:ins>
      <w:del w:id="435" w:author="Jimmy Duggan" w:date="2015-11-15T20:23:00Z">
        <w:r w:rsidR="00831F49" w:rsidDel="001B00C4">
          <w:rPr>
            <w:b/>
          </w:rPr>
          <w:delText xml:space="preserve">Private </w:delText>
        </w:r>
      </w:del>
      <w:r w:rsidR="00831F49">
        <w:rPr>
          <w:b/>
        </w:rPr>
        <w:t>DateTime</w:t>
      </w:r>
      <w:r w:rsidR="00831F49" w:rsidRPr="00F82B86">
        <w:t xml:space="preserve"> </w:t>
      </w:r>
      <w:r w:rsidR="00831F49">
        <w:t>TimeStamp</w:t>
      </w:r>
    </w:p>
    <w:p w:rsidR="00812105" w:rsidRDefault="00831F49">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ins w:id="436" w:author="Jimmy Duggan" w:date="2015-11-15T20:23:00Z">
        <w:r>
          <w:rPr>
            <w:b/>
          </w:rPr>
          <w:t xml:space="preserve">Public </w:t>
        </w:r>
      </w:ins>
      <w:del w:id="437" w:author="Jimmy Duggan" w:date="2015-11-15T20:23:00Z">
        <w:r w:rsidR="00831F49" w:rsidDel="001B00C4">
          <w:rPr>
            <w:b/>
          </w:rPr>
          <w:delText xml:space="preserve">Private </w:delText>
        </w:r>
      </w:del>
      <w:r w:rsidR="00831F49">
        <w:rPr>
          <w:b/>
        </w:rPr>
        <w:t>Activity</w:t>
      </w:r>
      <w:ins w:id="438" w:author="Jimmy Duggan" w:date="2015-11-15T19:40:00Z">
        <w:r w:rsidR="005E33EA">
          <w:rPr>
            <w:b/>
          </w:rPr>
          <w:t>Type</w:t>
        </w:r>
      </w:ins>
      <w:del w:id="439" w:author="Jimmy Duggan" w:date="2015-11-15T19:40:00Z">
        <w:r w:rsidR="00831F49" w:rsidDel="005E33EA">
          <w:rPr>
            <w:b/>
          </w:rPr>
          <w:delText>Enum</w:delText>
        </w:r>
      </w:del>
      <w:r w:rsidR="00831F49">
        <w:t xml:space="preserve"> DataActivity</w:t>
      </w:r>
    </w:p>
    <w:p w:rsidR="00812105" w:rsidRDefault="00831F49">
      <w:pPr>
        <w:pStyle w:val="ListParagraph"/>
        <w:keepNext/>
        <w:keepLines/>
        <w:numPr>
          <w:ilvl w:val="1"/>
          <w:numId w:val="10"/>
        </w:numPr>
        <w:spacing w:after="0" w:line="240" w:lineRule="auto"/>
      </w:pPr>
      <w:r>
        <w:t>The activity of the data</w:t>
      </w:r>
      <w:r w:rsidRPr="00441BE1">
        <w:t>.</w:t>
      </w:r>
    </w:p>
    <w:p w:rsidR="00812105" w:rsidRDefault="00812105">
      <w:pPr>
        <w:pStyle w:val="ListParagraph"/>
        <w:keepNext/>
        <w:keepLines/>
        <w:spacing w:after="0" w:line="240" w:lineRule="auto"/>
        <w:ind w:left="2520"/>
      </w:pPr>
    </w:p>
    <w:p w:rsidR="00812105" w:rsidRDefault="00831F49">
      <w:pPr>
        <w:keepNext/>
        <w:keepLines/>
        <w:spacing w:after="0" w:line="240" w:lineRule="auto"/>
        <w:ind w:firstLine="720"/>
        <w:rPr>
          <w:b/>
        </w:rPr>
      </w:pPr>
      <w:r>
        <w:rPr>
          <w:b/>
        </w:rPr>
        <w:t>Operations:</w:t>
      </w:r>
    </w:p>
    <w:p w:rsidR="00812105" w:rsidRDefault="00831F49">
      <w:pPr>
        <w:pStyle w:val="ListParagraph"/>
        <w:keepNext/>
        <w:keepLines/>
        <w:numPr>
          <w:ilvl w:val="0"/>
          <w:numId w:val="7"/>
        </w:numPr>
        <w:spacing w:after="0" w:line="240" w:lineRule="auto"/>
        <w:rPr>
          <w:ins w:id="440" w:author="Jimmy Duggan" w:date="2015-11-15T19:42:00Z"/>
        </w:rPr>
      </w:pPr>
      <w:r w:rsidRPr="00484ED5">
        <w:t>Sets and gets for all attributes.</w:t>
      </w:r>
    </w:p>
    <w:p w:rsidR="00812105" w:rsidRDefault="00812105">
      <w:pPr>
        <w:pStyle w:val="ListParagraph"/>
        <w:keepNext/>
        <w:keepLines/>
        <w:spacing w:after="0" w:line="240" w:lineRule="auto"/>
        <w:ind w:left="1800"/>
        <w:rPr>
          <w:ins w:id="441" w:author="Jimmy Duggan" w:date="2015-11-15T19:42:00Z"/>
        </w:rPr>
        <w:pPrChange w:id="442" w:author="Jimmy Duggan" w:date="2015-11-15T22:45:00Z">
          <w:pPr>
            <w:pStyle w:val="ListParagraph"/>
            <w:keepNext/>
            <w:keepLines/>
            <w:numPr>
              <w:numId w:val="7"/>
            </w:numPr>
            <w:spacing w:after="0" w:line="240" w:lineRule="auto"/>
            <w:ind w:left="1800" w:hanging="360"/>
          </w:pPr>
        </w:pPrChange>
      </w:pPr>
    </w:p>
    <w:p w:rsidR="00812105" w:rsidRDefault="005E33EA">
      <w:pPr>
        <w:keepNext/>
        <w:keepLines/>
        <w:spacing w:after="0" w:line="240" w:lineRule="auto"/>
        <w:ind w:left="720"/>
        <w:rPr>
          <w:ins w:id="443" w:author="Jimmy Duggan" w:date="2015-11-15T19:42:00Z"/>
          <w:b/>
        </w:rPr>
      </w:pPr>
      <w:ins w:id="444" w:author="Jimmy Duggan" w:date="2015-11-15T19:42:00Z">
        <w:r>
          <w:rPr>
            <w:b/>
          </w:rPr>
          <w:t>Constructors:</w:t>
        </w:r>
      </w:ins>
    </w:p>
    <w:p w:rsidR="00812105" w:rsidRDefault="005E33EA">
      <w:pPr>
        <w:pStyle w:val="ListParagraph"/>
        <w:keepNext/>
        <w:keepLines/>
        <w:numPr>
          <w:ilvl w:val="0"/>
          <w:numId w:val="14"/>
        </w:numPr>
        <w:spacing w:after="0" w:line="240" w:lineRule="auto"/>
        <w:rPr>
          <w:ins w:id="445" w:author="Jimmy Duggan" w:date="2015-11-15T19:42:00Z"/>
          <w:b/>
        </w:rPr>
      </w:pPr>
      <w:ins w:id="446" w:author="Jimmy Duggan" w:date="2015-11-15T19:42:00Z">
        <w:r>
          <w:rPr>
            <w:b/>
          </w:rPr>
          <w:t xml:space="preserve">Public </w:t>
        </w:r>
        <w:r>
          <w:t>Activity()</w:t>
        </w:r>
      </w:ins>
    </w:p>
    <w:p w:rsidR="00812105" w:rsidRDefault="005E33EA">
      <w:pPr>
        <w:pStyle w:val="ListParagraph"/>
        <w:keepNext/>
        <w:keepLines/>
        <w:numPr>
          <w:ilvl w:val="1"/>
          <w:numId w:val="14"/>
        </w:numPr>
        <w:spacing w:after="0" w:line="240" w:lineRule="auto"/>
        <w:rPr>
          <w:ins w:id="447" w:author="Jimmy Duggan" w:date="2015-11-15T19:42:00Z"/>
        </w:rPr>
        <w:pPrChange w:id="448" w:author="Jimmy Duggan" w:date="2015-11-15T22:45:00Z">
          <w:pPr>
            <w:pStyle w:val="ListParagraph"/>
            <w:keepNext/>
            <w:keepLines/>
            <w:numPr>
              <w:numId w:val="7"/>
            </w:numPr>
            <w:spacing w:after="0" w:line="240" w:lineRule="auto"/>
            <w:ind w:left="1800" w:hanging="360"/>
          </w:pPr>
        </w:pPrChange>
      </w:pPr>
      <w:ins w:id="449" w:author="Jimmy Duggan" w:date="2015-11-15T19:42:00Z">
        <w:r>
          <w:t>Default constructor</w:t>
        </w:r>
      </w:ins>
    </w:p>
    <w:p w:rsidR="00812105" w:rsidRDefault="00812105">
      <w:pPr>
        <w:keepNext/>
        <w:keepLines/>
        <w:spacing w:after="0" w:line="240" w:lineRule="auto"/>
        <w:rPr>
          <w:ins w:id="450" w:author="Jimmy Duggan" w:date="2015-11-15T20:00:00Z"/>
        </w:rPr>
        <w:pPrChange w:id="451" w:author="Jimmy Duggan" w:date="2015-11-15T22:45:00Z">
          <w:pPr>
            <w:pStyle w:val="ListParagraph"/>
            <w:keepNext/>
            <w:keepLines/>
            <w:numPr>
              <w:numId w:val="7"/>
            </w:numPr>
            <w:spacing w:after="0" w:line="240" w:lineRule="auto"/>
            <w:ind w:left="1800" w:hanging="360"/>
          </w:pPr>
        </w:pPrChange>
      </w:pPr>
    </w:p>
    <w:p w:rsidR="00812105" w:rsidRDefault="0096020E">
      <w:pPr>
        <w:pStyle w:val="Heading4"/>
        <w:keepNext/>
        <w:keepLines/>
        <w:rPr>
          <w:ins w:id="452" w:author="Jimmy Duggan" w:date="2015-11-15T20:00:00Z"/>
        </w:rPr>
      </w:pPr>
      <w:ins w:id="453" w:author="Jimmy Duggan" w:date="2015-11-15T20:01:00Z">
        <w:r>
          <w:t>AspNetUser</w:t>
        </w:r>
      </w:ins>
    </w:p>
    <w:p w:rsidR="00812105" w:rsidRDefault="0096020E">
      <w:pPr>
        <w:keepNext/>
        <w:keepLines/>
        <w:rPr>
          <w:ins w:id="454" w:author="Jimmy Duggan" w:date="2015-11-15T20:00:00Z"/>
        </w:rPr>
      </w:pPr>
      <w:ins w:id="455" w:author="Jimmy Duggan" w:date="2015-11-15T20:00:00Z">
        <w:r w:rsidRPr="00F82B86">
          <w:t>T</w:t>
        </w:r>
        <w:r>
          <w:t>his</w:t>
        </w:r>
        <w:r w:rsidRPr="00F82B86">
          <w:t xml:space="preserve"> clas</w:t>
        </w:r>
        <w:r>
          <w:t>s describes the attributes</w:t>
        </w:r>
      </w:ins>
      <w:ins w:id="456" w:author="Jimmy Duggan" w:date="2015-11-15T20:02:00Z">
        <w:r>
          <w:t xml:space="preserve"> common to all users</w:t>
        </w:r>
      </w:ins>
      <w:ins w:id="457" w:author="Jimmy Duggan" w:date="2015-11-15T20:00:00Z">
        <w:r>
          <w:t>.</w:t>
        </w:r>
      </w:ins>
      <w:ins w:id="458" w:author="Jimmy Duggan" w:date="2015-11-15T20:02:00Z">
        <w:r>
          <w:t xml:space="preserve">  This will act as a base class for </w:t>
        </w:r>
        <w:r w:rsidR="00B07CB2" w:rsidRPr="00B07CB2">
          <w:rPr>
            <w:b/>
            <w:rPrChange w:id="459" w:author="Jimmy Duggan" w:date="2015-11-15T20:02:00Z">
              <w:rPr>
                <w:color w:val="0000FF" w:themeColor="hyperlink"/>
                <w:u w:val="single"/>
              </w:rPr>
            </w:rPrChange>
          </w:rPr>
          <w:t>Patients</w:t>
        </w:r>
        <w:r>
          <w:t xml:space="preserve">, </w:t>
        </w:r>
        <w:r w:rsidR="00B07CB2" w:rsidRPr="00B07CB2">
          <w:rPr>
            <w:b/>
            <w:rPrChange w:id="460" w:author="Jimmy Duggan" w:date="2015-11-15T20:03:00Z">
              <w:rPr>
                <w:color w:val="0000FF" w:themeColor="hyperlink"/>
                <w:u w:val="single"/>
              </w:rPr>
            </w:rPrChange>
          </w:rPr>
          <w:t>Physicians</w:t>
        </w:r>
        <w:r>
          <w:t xml:space="preserve">, and </w:t>
        </w:r>
        <w:r w:rsidR="00B07CB2" w:rsidRPr="00B07CB2">
          <w:rPr>
            <w:b/>
            <w:rPrChange w:id="461" w:author="Jimmy Duggan" w:date="2015-11-15T20:03:00Z">
              <w:rPr>
                <w:color w:val="0000FF" w:themeColor="hyperlink"/>
                <w:u w:val="single"/>
              </w:rPr>
            </w:rPrChange>
          </w:rPr>
          <w:t>Experiment Administrators</w:t>
        </w:r>
        <w:r>
          <w:t>.</w:t>
        </w:r>
      </w:ins>
      <w:ins w:id="462" w:author="Jimmy Duggan" w:date="2015-11-15T20:00:00Z">
        <w:r>
          <w:t xml:space="preserve">  </w:t>
        </w:r>
      </w:ins>
    </w:p>
    <w:p w:rsidR="00812105" w:rsidRDefault="0096020E">
      <w:pPr>
        <w:keepNext/>
        <w:keepLines/>
        <w:spacing w:after="0" w:line="360" w:lineRule="auto"/>
        <w:rPr>
          <w:ins w:id="463" w:author="Jimmy Duggan" w:date="2015-11-15T20:00:00Z"/>
          <w:b/>
        </w:rPr>
      </w:pPr>
      <w:ins w:id="464" w:author="Jimmy Duggan" w:date="2015-11-15T20:00:00Z">
        <w:r>
          <w:rPr>
            <w:b/>
          </w:rPr>
          <w:t>&lt;&lt;Entity&gt;&gt;</w:t>
        </w:r>
      </w:ins>
    </w:p>
    <w:p w:rsidR="00812105" w:rsidRDefault="0096020E">
      <w:pPr>
        <w:keepNext/>
        <w:keepLines/>
        <w:spacing w:after="0" w:line="240" w:lineRule="auto"/>
        <w:ind w:firstLine="720"/>
        <w:rPr>
          <w:ins w:id="465" w:author="Jimmy Duggan" w:date="2015-11-15T20:00:00Z"/>
        </w:rPr>
      </w:pPr>
      <w:ins w:id="466" w:author="Jimmy Duggan" w:date="2015-11-15T20:00:00Z">
        <w:r>
          <w:rPr>
            <w:b/>
          </w:rPr>
          <w:t>Attributes:</w:t>
        </w:r>
      </w:ins>
    </w:p>
    <w:p w:rsidR="00812105" w:rsidRDefault="00812105">
      <w:pPr>
        <w:pStyle w:val="ListParagraph"/>
        <w:keepNext/>
        <w:keepLines/>
        <w:spacing w:after="0" w:line="240" w:lineRule="auto"/>
        <w:ind w:left="2520"/>
        <w:rPr>
          <w:ins w:id="467" w:author="Jimmy Duggan" w:date="2015-11-15T20:00:00Z"/>
        </w:rPr>
      </w:pPr>
    </w:p>
    <w:p w:rsidR="00812105" w:rsidRDefault="001B00C4">
      <w:pPr>
        <w:pStyle w:val="ListParagraph"/>
        <w:keepNext/>
        <w:keepLines/>
        <w:numPr>
          <w:ilvl w:val="0"/>
          <w:numId w:val="10"/>
        </w:numPr>
        <w:spacing w:after="0" w:line="240" w:lineRule="auto"/>
        <w:rPr>
          <w:ins w:id="468" w:author="Jimmy Duggan" w:date="2015-11-15T20:00:00Z"/>
        </w:rPr>
      </w:pPr>
      <w:ins w:id="469" w:author="Jimmy Duggan" w:date="2015-11-15T20:22:00Z">
        <w:r>
          <w:rPr>
            <w:b/>
          </w:rPr>
          <w:t>Public</w:t>
        </w:r>
      </w:ins>
      <w:ins w:id="470" w:author="Jimmy Duggan" w:date="2015-11-15T20:00:00Z">
        <w:r w:rsidR="0096020E">
          <w:rPr>
            <w:b/>
          </w:rPr>
          <w:t xml:space="preserve"> </w:t>
        </w:r>
      </w:ins>
      <w:ins w:id="471" w:author="Jimmy Duggan" w:date="2015-11-15T20:09:00Z">
        <w:r w:rsidR="00B50D54">
          <w:rPr>
            <w:b/>
          </w:rPr>
          <w:t>Guid</w:t>
        </w:r>
      </w:ins>
      <w:ins w:id="472" w:author="Jimmy Duggan" w:date="2015-11-15T20:00:00Z">
        <w:r w:rsidR="0096020E">
          <w:rPr>
            <w:b/>
          </w:rPr>
          <w:t xml:space="preserve"> </w:t>
        </w:r>
        <w:r w:rsidR="0096020E" w:rsidRPr="00E84F72">
          <w:t>Id</w:t>
        </w:r>
      </w:ins>
    </w:p>
    <w:p w:rsidR="00812105" w:rsidRDefault="0096020E">
      <w:pPr>
        <w:pStyle w:val="ListParagraph"/>
        <w:keepNext/>
        <w:keepLines/>
        <w:numPr>
          <w:ilvl w:val="1"/>
          <w:numId w:val="10"/>
        </w:numPr>
        <w:spacing w:after="0" w:line="240" w:lineRule="auto"/>
        <w:rPr>
          <w:ins w:id="473" w:author="Jimmy Duggan" w:date="2015-11-15T20:00:00Z"/>
        </w:rPr>
      </w:pPr>
      <w:ins w:id="474" w:author="Jimmy Duggan" w:date="2015-11-15T20:00:00Z">
        <w:r>
          <w:t xml:space="preserve">Unique </w:t>
        </w:r>
      </w:ins>
      <w:ins w:id="475" w:author="Jimmy Duggan" w:date="2015-11-15T20:03:00Z">
        <w:r>
          <w:t xml:space="preserve">id </w:t>
        </w:r>
      </w:ins>
      <w:ins w:id="476" w:author="Jimmy Duggan" w:date="2015-11-15T20:05:00Z">
        <w:r>
          <w:t>for</w:t>
        </w:r>
      </w:ins>
      <w:ins w:id="477" w:author="Jimmy Duggan" w:date="2015-11-15T20:03:00Z">
        <w:r>
          <w:t xml:space="preserve"> each user.</w:t>
        </w:r>
      </w:ins>
    </w:p>
    <w:p w:rsidR="00812105" w:rsidRDefault="00812105">
      <w:pPr>
        <w:pStyle w:val="ListParagraph"/>
        <w:keepNext/>
        <w:keepLines/>
        <w:spacing w:after="0" w:line="240" w:lineRule="auto"/>
        <w:ind w:left="2520"/>
        <w:rPr>
          <w:ins w:id="478" w:author="Jimmy Duggan" w:date="2015-11-15T20:00:00Z"/>
        </w:rPr>
      </w:pPr>
    </w:p>
    <w:p w:rsidR="00812105" w:rsidRDefault="001B00C4">
      <w:pPr>
        <w:pStyle w:val="ListParagraph"/>
        <w:keepNext/>
        <w:keepLines/>
        <w:numPr>
          <w:ilvl w:val="0"/>
          <w:numId w:val="10"/>
        </w:numPr>
        <w:spacing w:after="0" w:line="240" w:lineRule="auto"/>
        <w:rPr>
          <w:ins w:id="479" w:author="Jimmy Duggan" w:date="2015-11-15T20:00:00Z"/>
        </w:rPr>
      </w:pPr>
      <w:ins w:id="480" w:author="Jimmy Duggan" w:date="2015-11-15T20:22:00Z">
        <w:r>
          <w:rPr>
            <w:b/>
          </w:rPr>
          <w:t xml:space="preserve">Public </w:t>
        </w:r>
      </w:ins>
      <w:ins w:id="481" w:author="Jimmy Duggan" w:date="2015-11-15T20:04:00Z">
        <w:r w:rsidR="0096020E">
          <w:rPr>
            <w:b/>
          </w:rPr>
          <w:t>string</w:t>
        </w:r>
      </w:ins>
      <w:ins w:id="482" w:author="Jimmy Duggan" w:date="2015-11-15T20:00:00Z">
        <w:r w:rsidR="0096020E" w:rsidRPr="00F82B86">
          <w:t xml:space="preserve"> </w:t>
        </w:r>
      </w:ins>
      <w:ins w:id="483" w:author="Jimmy Duggan" w:date="2015-11-15T20:05:00Z">
        <w:r w:rsidR="0096020E">
          <w:t>UserName</w:t>
        </w:r>
      </w:ins>
    </w:p>
    <w:p w:rsidR="00812105" w:rsidRDefault="0096020E">
      <w:pPr>
        <w:pStyle w:val="ListParagraph"/>
        <w:keepNext/>
        <w:keepLines/>
        <w:numPr>
          <w:ilvl w:val="1"/>
          <w:numId w:val="10"/>
        </w:numPr>
        <w:spacing w:after="0" w:line="240" w:lineRule="auto"/>
        <w:rPr>
          <w:ins w:id="484" w:author="Jimmy Duggan" w:date="2015-11-15T20:00:00Z"/>
        </w:rPr>
      </w:pPr>
      <w:ins w:id="485" w:author="Jimmy Duggan" w:date="2015-11-15T20:05:00Z">
        <w:r>
          <w:t>The user name used by each user that will be used to log into the system</w:t>
        </w:r>
      </w:ins>
      <w:ins w:id="486" w:author="Jimmy Duggan" w:date="2015-11-15T20:00:00Z">
        <w:r>
          <w:t>.</w:t>
        </w:r>
      </w:ins>
    </w:p>
    <w:p w:rsidR="00812105" w:rsidRDefault="00812105">
      <w:pPr>
        <w:pStyle w:val="ListParagraph"/>
        <w:keepNext/>
        <w:keepLines/>
        <w:spacing w:after="0" w:line="240" w:lineRule="auto"/>
        <w:ind w:left="2520"/>
        <w:rPr>
          <w:ins w:id="487" w:author="Jimmy Duggan" w:date="2015-11-15T20:00:00Z"/>
        </w:rPr>
      </w:pPr>
    </w:p>
    <w:p w:rsidR="00812105" w:rsidRDefault="001B00C4">
      <w:pPr>
        <w:pStyle w:val="ListParagraph"/>
        <w:keepNext/>
        <w:keepLines/>
        <w:numPr>
          <w:ilvl w:val="0"/>
          <w:numId w:val="10"/>
        </w:numPr>
        <w:spacing w:after="0" w:line="240" w:lineRule="auto"/>
        <w:rPr>
          <w:ins w:id="488" w:author="Jimmy Duggan" w:date="2015-11-15T20:00:00Z"/>
        </w:rPr>
      </w:pPr>
      <w:ins w:id="489" w:author="Jimmy Duggan" w:date="2015-11-15T20:22:00Z">
        <w:r>
          <w:rPr>
            <w:b/>
          </w:rPr>
          <w:t xml:space="preserve">Public </w:t>
        </w:r>
      </w:ins>
      <w:ins w:id="490" w:author="Jimmy Duggan" w:date="2015-11-15T20:05:00Z">
        <w:r w:rsidR="0096020E">
          <w:rPr>
            <w:b/>
          </w:rPr>
          <w:t>string</w:t>
        </w:r>
      </w:ins>
      <w:ins w:id="491" w:author="Jimmy Duggan" w:date="2015-11-15T20:00:00Z">
        <w:r w:rsidR="0096020E">
          <w:rPr>
            <w:b/>
          </w:rPr>
          <w:t xml:space="preserve"> </w:t>
        </w:r>
      </w:ins>
      <w:ins w:id="492" w:author="Jimmy Duggan" w:date="2015-11-15T20:06:00Z">
        <w:r w:rsidR="0096020E">
          <w:t>PasswordHash</w:t>
        </w:r>
      </w:ins>
    </w:p>
    <w:p w:rsidR="00812105" w:rsidRDefault="0096020E">
      <w:pPr>
        <w:pStyle w:val="ListParagraph"/>
        <w:keepNext/>
        <w:keepLines/>
        <w:numPr>
          <w:ilvl w:val="1"/>
          <w:numId w:val="10"/>
        </w:numPr>
        <w:spacing w:after="0" w:line="240" w:lineRule="auto"/>
        <w:rPr>
          <w:ins w:id="493" w:author="Jimmy Duggan" w:date="2015-11-15T20:00:00Z"/>
        </w:rPr>
      </w:pPr>
      <w:ins w:id="494" w:author="Jimmy Duggan" w:date="2015-11-15T20:06:00Z">
        <w:r>
          <w:t>Hash string representing the user’s password used to log into the system.</w:t>
        </w:r>
      </w:ins>
    </w:p>
    <w:p w:rsidR="00812105" w:rsidRDefault="00812105">
      <w:pPr>
        <w:pStyle w:val="ListParagraph"/>
        <w:keepNext/>
        <w:keepLines/>
        <w:spacing w:after="0" w:line="240" w:lineRule="auto"/>
        <w:ind w:left="2520"/>
        <w:rPr>
          <w:ins w:id="495" w:author="Jimmy Duggan" w:date="2015-11-15T20:00:00Z"/>
        </w:rPr>
      </w:pPr>
    </w:p>
    <w:p w:rsidR="00812105" w:rsidRDefault="001B00C4">
      <w:pPr>
        <w:pStyle w:val="ListParagraph"/>
        <w:keepNext/>
        <w:keepLines/>
        <w:numPr>
          <w:ilvl w:val="0"/>
          <w:numId w:val="10"/>
        </w:numPr>
        <w:spacing w:after="0" w:line="240" w:lineRule="auto"/>
        <w:rPr>
          <w:ins w:id="496" w:author="Jimmy Duggan" w:date="2015-11-15T20:00:00Z"/>
        </w:rPr>
      </w:pPr>
      <w:ins w:id="497" w:author="Jimmy Duggan" w:date="2015-11-15T20:22:00Z">
        <w:r>
          <w:rPr>
            <w:b/>
          </w:rPr>
          <w:t xml:space="preserve">Public </w:t>
        </w:r>
      </w:ins>
      <w:ins w:id="498" w:author="Jimmy Duggan" w:date="2015-11-15T20:06:00Z">
        <w:r w:rsidR="0096020E">
          <w:rPr>
            <w:b/>
          </w:rPr>
          <w:t>AccountStatus</w:t>
        </w:r>
      </w:ins>
      <w:ins w:id="499" w:author="Jimmy Duggan" w:date="2015-11-15T20:00:00Z">
        <w:r w:rsidR="0096020E">
          <w:rPr>
            <w:b/>
          </w:rPr>
          <w:t xml:space="preserve"> </w:t>
        </w:r>
      </w:ins>
      <w:ins w:id="500" w:author="Jimmy Duggan" w:date="2015-11-15T20:07:00Z">
        <w:r w:rsidR="0096020E">
          <w:t>Status</w:t>
        </w:r>
      </w:ins>
    </w:p>
    <w:p w:rsidR="00812105" w:rsidRDefault="00B50D54">
      <w:pPr>
        <w:pStyle w:val="ListParagraph"/>
        <w:keepNext/>
        <w:keepLines/>
        <w:numPr>
          <w:ilvl w:val="1"/>
          <w:numId w:val="10"/>
        </w:numPr>
        <w:spacing w:after="0" w:line="240" w:lineRule="auto"/>
        <w:rPr>
          <w:ins w:id="501" w:author="Jimmy Duggan" w:date="2015-11-15T20:00:00Z"/>
        </w:rPr>
      </w:pPr>
      <w:ins w:id="502" w:author="Jimmy Duggan" w:date="2015-11-15T20:08:00Z">
        <w:r>
          <w:t>Enumeration value that describes the current account status of the user.</w:t>
        </w:r>
      </w:ins>
    </w:p>
    <w:p w:rsidR="00812105" w:rsidRDefault="00812105">
      <w:pPr>
        <w:pStyle w:val="ListParagraph"/>
        <w:keepNext/>
        <w:keepLines/>
        <w:spacing w:after="0" w:line="240" w:lineRule="auto"/>
        <w:ind w:left="2520"/>
        <w:rPr>
          <w:ins w:id="503" w:author="Jimmy Duggan" w:date="2015-11-15T20:00:00Z"/>
        </w:rPr>
      </w:pPr>
    </w:p>
    <w:p w:rsidR="00812105" w:rsidRDefault="001B00C4">
      <w:pPr>
        <w:pStyle w:val="ListParagraph"/>
        <w:keepNext/>
        <w:keepLines/>
        <w:numPr>
          <w:ilvl w:val="0"/>
          <w:numId w:val="10"/>
        </w:numPr>
        <w:spacing w:after="0" w:line="240" w:lineRule="auto"/>
        <w:rPr>
          <w:ins w:id="504" w:author="Jimmy Duggan" w:date="2015-11-15T20:00:00Z"/>
          <w:b/>
        </w:rPr>
      </w:pPr>
      <w:ins w:id="505" w:author="Jimmy Duggan" w:date="2015-11-15T20:22:00Z">
        <w:r>
          <w:rPr>
            <w:b/>
          </w:rPr>
          <w:t xml:space="preserve">Public </w:t>
        </w:r>
      </w:ins>
      <w:ins w:id="506" w:author="Jimmy Duggan" w:date="2015-11-15T20:10:00Z">
        <w:r w:rsidR="00B50D54">
          <w:rPr>
            <w:b/>
          </w:rPr>
          <w:t>Nullable</w:t>
        </w:r>
      </w:ins>
      <w:ins w:id="507" w:author="Jimmy Duggan" w:date="2015-11-15T20:11:00Z">
        <w:r w:rsidR="00B50D54">
          <w:rPr>
            <w:b/>
          </w:rPr>
          <w:t>&lt;string&gt;</w:t>
        </w:r>
      </w:ins>
      <w:ins w:id="508" w:author="Jimmy Duggan" w:date="2015-11-15T20:00:00Z">
        <w:r w:rsidR="0096020E">
          <w:rPr>
            <w:b/>
          </w:rPr>
          <w:t xml:space="preserve"> </w:t>
        </w:r>
      </w:ins>
      <w:ins w:id="509" w:author="Jimmy Duggan" w:date="2015-11-15T20:11:00Z">
        <w:r w:rsidR="00B50D54">
          <w:t>PatientId</w:t>
        </w:r>
      </w:ins>
    </w:p>
    <w:p w:rsidR="00812105" w:rsidRDefault="00B50D54">
      <w:pPr>
        <w:pStyle w:val="ListParagraph"/>
        <w:keepNext/>
        <w:keepLines/>
        <w:numPr>
          <w:ilvl w:val="1"/>
          <w:numId w:val="10"/>
        </w:numPr>
        <w:spacing w:after="0" w:line="240" w:lineRule="auto"/>
        <w:rPr>
          <w:ins w:id="510" w:author="Jimmy Duggan" w:date="2015-11-15T20:00:00Z"/>
          <w:b/>
        </w:rPr>
      </w:pPr>
      <w:ins w:id="511" w:author="Jimmy Duggan" w:date="2015-11-15T20:11:00Z">
        <w:r>
          <w:t xml:space="preserve">If the user is a patient this field will be used as a foreign key to the </w:t>
        </w:r>
      </w:ins>
      <w:ins w:id="512" w:author="Jimmy Duggan" w:date="2015-11-15T20:12:00Z">
        <w:r>
          <w:rPr>
            <w:b/>
          </w:rPr>
          <w:t>Patient</w:t>
        </w:r>
        <w:r>
          <w:t xml:space="preserve"> table Id field.</w:t>
        </w:r>
      </w:ins>
      <w:ins w:id="513" w:author="Jimmy Duggan" w:date="2015-11-15T20:00:00Z">
        <w:r w:rsidR="0096020E" w:rsidRPr="00E84F72">
          <w:rPr>
            <w:b/>
          </w:rPr>
          <w:t xml:space="preserve"> </w:t>
        </w:r>
      </w:ins>
    </w:p>
    <w:p w:rsidR="00812105" w:rsidRDefault="00812105">
      <w:pPr>
        <w:pStyle w:val="ListParagraph"/>
        <w:keepNext/>
        <w:keepLines/>
        <w:spacing w:after="0" w:line="240" w:lineRule="auto"/>
        <w:ind w:left="2520"/>
        <w:rPr>
          <w:ins w:id="514" w:author="Jimmy Duggan" w:date="2015-11-15T20:00:00Z"/>
        </w:rPr>
      </w:pPr>
    </w:p>
    <w:p w:rsidR="00812105" w:rsidRDefault="001B00C4">
      <w:pPr>
        <w:pStyle w:val="ListParagraph"/>
        <w:keepNext/>
        <w:keepLines/>
        <w:numPr>
          <w:ilvl w:val="0"/>
          <w:numId w:val="10"/>
        </w:numPr>
        <w:spacing w:after="0" w:line="240" w:lineRule="auto"/>
        <w:rPr>
          <w:ins w:id="515" w:author="Jimmy Duggan" w:date="2015-11-15T20:00:00Z"/>
        </w:rPr>
      </w:pPr>
      <w:ins w:id="516" w:author="Jimmy Duggan" w:date="2015-11-15T20:22:00Z">
        <w:r>
          <w:rPr>
            <w:b/>
          </w:rPr>
          <w:t xml:space="preserve">Public </w:t>
        </w:r>
      </w:ins>
      <w:ins w:id="517" w:author="Jimmy Duggan" w:date="2015-11-15T20:12:00Z">
        <w:r w:rsidR="00B50D54">
          <w:rPr>
            <w:b/>
          </w:rPr>
          <w:t>Nullable&lt;int&gt;</w:t>
        </w:r>
      </w:ins>
      <w:ins w:id="518" w:author="Jimmy Duggan" w:date="2015-11-15T20:00:00Z">
        <w:r w:rsidR="0096020E">
          <w:t xml:space="preserve"> </w:t>
        </w:r>
      </w:ins>
      <w:ins w:id="519" w:author="Jimmy Duggan" w:date="2015-11-15T20:12:00Z">
        <w:r w:rsidR="00B50D54">
          <w:t>Physician</w:t>
        </w:r>
      </w:ins>
    </w:p>
    <w:p w:rsidR="00812105" w:rsidRDefault="00B50D54">
      <w:pPr>
        <w:pStyle w:val="ListParagraph"/>
        <w:keepNext/>
        <w:keepLines/>
        <w:numPr>
          <w:ilvl w:val="1"/>
          <w:numId w:val="10"/>
        </w:numPr>
        <w:spacing w:after="0" w:line="240" w:lineRule="auto"/>
        <w:rPr>
          <w:ins w:id="520" w:author="Jimmy Duggan" w:date="2015-11-15T20:12:00Z"/>
          <w:b/>
        </w:rPr>
      </w:pPr>
      <w:ins w:id="521" w:author="Jimmy Duggan" w:date="2015-11-15T20:12:00Z">
        <w:r>
          <w:t xml:space="preserve">If the user is a </w:t>
        </w:r>
      </w:ins>
      <w:ins w:id="522" w:author="Jimmy Duggan" w:date="2015-11-15T20:13:00Z">
        <w:r>
          <w:t>physician</w:t>
        </w:r>
      </w:ins>
      <w:ins w:id="523" w:author="Jimmy Duggan" w:date="2015-11-15T20:12:00Z">
        <w:r>
          <w:t xml:space="preserve"> this field will be used as a foreign key to the </w:t>
        </w:r>
      </w:ins>
      <w:ins w:id="524" w:author="Jimmy Duggan" w:date="2015-11-15T20:13:00Z">
        <w:r>
          <w:rPr>
            <w:b/>
          </w:rPr>
          <w:t>Physician</w:t>
        </w:r>
      </w:ins>
      <w:ins w:id="525" w:author="Jimmy Duggan" w:date="2015-11-15T20:12:00Z">
        <w:r>
          <w:t xml:space="preserve"> table Id field.</w:t>
        </w:r>
        <w:r w:rsidRPr="00E84F72">
          <w:rPr>
            <w:b/>
          </w:rPr>
          <w:t xml:space="preserve"> </w:t>
        </w:r>
      </w:ins>
    </w:p>
    <w:p w:rsidR="00812105" w:rsidRDefault="00812105">
      <w:pPr>
        <w:pStyle w:val="ListParagraph"/>
        <w:keepNext/>
        <w:keepLines/>
        <w:spacing w:after="0" w:line="240" w:lineRule="auto"/>
        <w:ind w:left="2520"/>
        <w:rPr>
          <w:ins w:id="526" w:author="Jimmy Duggan" w:date="2015-11-15T20:00:00Z"/>
        </w:rPr>
      </w:pPr>
    </w:p>
    <w:p w:rsidR="00812105" w:rsidRDefault="001B00C4">
      <w:pPr>
        <w:pStyle w:val="ListParagraph"/>
        <w:keepNext/>
        <w:keepLines/>
        <w:numPr>
          <w:ilvl w:val="0"/>
          <w:numId w:val="10"/>
        </w:numPr>
        <w:spacing w:after="0" w:line="240" w:lineRule="auto"/>
        <w:rPr>
          <w:ins w:id="527" w:author="Jimmy Duggan" w:date="2015-11-15T20:13:00Z"/>
        </w:rPr>
      </w:pPr>
      <w:ins w:id="528" w:author="Jimmy Duggan" w:date="2015-11-15T20:22:00Z">
        <w:r>
          <w:rPr>
            <w:b/>
          </w:rPr>
          <w:t xml:space="preserve">Public </w:t>
        </w:r>
      </w:ins>
      <w:ins w:id="529" w:author="Jimmy Duggan" w:date="2015-11-15T20:13:00Z">
        <w:r w:rsidR="00B50D54">
          <w:rPr>
            <w:b/>
          </w:rPr>
          <w:t>Nullable&lt;int&gt;</w:t>
        </w:r>
        <w:r w:rsidR="00B50D54">
          <w:t xml:space="preserve"> ExperimentManager</w:t>
        </w:r>
      </w:ins>
    </w:p>
    <w:p w:rsidR="00812105" w:rsidRDefault="00B50D54">
      <w:pPr>
        <w:pStyle w:val="ListParagraph"/>
        <w:keepNext/>
        <w:keepLines/>
        <w:numPr>
          <w:ilvl w:val="1"/>
          <w:numId w:val="10"/>
        </w:numPr>
        <w:spacing w:after="0" w:line="240" w:lineRule="auto"/>
        <w:rPr>
          <w:ins w:id="530" w:author="Jimmy Duggan" w:date="2015-11-15T20:13:00Z"/>
          <w:b/>
        </w:rPr>
      </w:pPr>
      <w:ins w:id="531" w:author="Jimmy Duggan" w:date="2015-11-15T20:13:00Z">
        <w:r>
          <w:t xml:space="preserve">If the user is a experiment manager this field will be used as a foreign key to the </w:t>
        </w:r>
        <w:r w:rsidR="00B07CB2" w:rsidRPr="00B07CB2">
          <w:rPr>
            <w:b/>
            <w:rPrChange w:id="532" w:author="Jimmy Duggan" w:date="2015-11-15T20:13:00Z">
              <w:rPr>
                <w:color w:val="0000FF" w:themeColor="hyperlink"/>
                <w:u w:val="single"/>
              </w:rPr>
            </w:rPrChange>
          </w:rPr>
          <w:t>ExperimentManager</w:t>
        </w:r>
        <w:r>
          <w:t xml:space="preserve"> table Id field.</w:t>
        </w:r>
        <w:r w:rsidRPr="00E84F72">
          <w:rPr>
            <w:b/>
          </w:rPr>
          <w:t xml:space="preserve"> </w:t>
        </w:r>
      </w:ins>
    </w:p>
    <w:p w:rsidR="00812105" w:rsidRDefault="00812105">
      <w:pPr>
        <w:pStyle w:val="ListParagraph"/>
        <w:keepNext/>
        <w:keepLines/>
        <w:spacing w:after="0" w:line="240" w:lineRule="auto"/>
        <w:ind w:left="1800"/>
        <w:rPr>
          <w:ins w:id="533" w:author="Jimmy Duggan" w:date="2015-11-15T20:00:00Z"/>
        </w:rPr>
      </w:pPr>
    </w:p>
    <w:p w:rsidR="00812105" w:rsidRDefault="001B00C4">
      <w:pPr>
        <w:pStyle w:val="ListParagraph"/>
        <w:keepNext/>
        <w:keepLines/>
        <w:numPr>
          <w:ilvl w:val="0"/>
          <w:numId w:val="10"/>
        </w:numPr>
        <w:spacing w:after="0" w:line="240" w:lineRule="auto"/>
        <w:rPr>
          <w:ins w:id="534" w:author="Jimmy Duggan" w:date="2015-11-15T20:00:00Z"/>
        </w:rPr>
      </w:pPr>
      <w:ins w:id="535" w:author="Jimmy Duggan" w:date="2015-11-15T20:22:00Z">
        <w:r>
          <w:rPr>
            <w:b/>
          </w:rPr>
          <w:t xml:space="preserve">Public </w:t>
        </w:r>
      </w:ins>
      <w:ins w:id="536" w:author="Jimmy Duggan" w:date="2015-11-15T20:20:00Z">
        <w:r>
          <w:rPr>
            <w:b/>
          </w:rPr>
          <w:t>virtual AspNet</w:t>
        </w:r>
      </w:ins>
      <w:ins w:id="537" w:author="Jimmy Duggan" w:date="2015-11-15T20:14:00Z">
        <w:r w:rsidR="00B50D54">
          <w:rPr>
            <w:b/>
          </w:rPr>
          <w:t>Role</w:t>
        </w:r>
      </w:ins>
      <w:ins w:id="538" w:author="Jimmy Duggan" w:date="2015-11-15T20:00:00Z">
        <w:r w:rsidR="0096020E">
          <w:t xml:space="preserve"> </w:t>
        </w:r>
      </w:ins>
      <w:ins w:id="539" w:author="Jimmy Duggan" w:date="2015-11-15T20:20:00Z">
        <w:r>
          <w:t>AspNetRoles</w:t>
        </w:r>
      </w:ins>
    </w:p>
    <w:p w:rsidR="00812105" w:rsidRDefault="001B00C4">
      <w:pPr>
        <w:pStyle w:val="ListParagraph"/>
        <w:keepNext/>
        <w:keepLines/>
        <w:numPr>
          <w:ilvl w:val="1"/>
          <w:numId w:val="10"/>
        </w:numPr>
        <w:spacing w:after="0" w:line="240" w:lineRule="auto"/>
        <w:rPr>
          <w:ins w:id="540" w:author="Jimmy Duggan" w:date="2015-11-15T20:00:00Z"/>
        </w:rPr>
      </w:pPr>
      <w:ins w:id="541" w:author="Jimmy Duggan" w:date="2015-11-15T20:21:00Z">
        <w:r>
          <w:t xml:space="preserve">Link to the user role in the </w:t>
        </w:r>
        <w:r w:rsidR="00B07CB2" w:rsidRPr="00B07CB2">
          <w:rPr>
            <w:b/>
            <w:rPrChange w:id="542" w:author="Jimmy Duggan" w:date="2015-11-15T20:21:00Z">
              <w:rPr>
                <w:color w:val="0000FF" w:themeColor="hyperlink"/>
                <w:u w:val="single"/>
              </w:rPr>
            </w:rPrChange>
          </w:rPr>
          <w:t>AspNetRole</w:t>
        </w:r>
        <w:r>
          <w:t xml:space="preserve"> table</w:t>
        </w:r>
      </w:ins>
      <w:ins w:id="543" w:author="Jimmy Duggan" w:date="2015-11-15T20:00:00Z">
        <w:r w:rsidR="0096020E">
          <w:t xml:space="preserve"> </w:t>
        </w:r>
      </w:ins>
    </w:p>
    <w:p w:rsidR="00812105" w:rsidRDefault="00812105">
      <w:pPr>
        <w:pStyle w:val="ListParagraph"/>
        <w:keepNext/>
        <w:keepLines/>
        <w:spacing w:after="0" w:line="240" w:lineRule="auto"/>
        <w:ind w:left="2520"/>
        <w:rPr>
          <w:ins w:id="544" w:author="Jimmy Duggan" w:date="2015-11-15T20:00:00Z"/>
        </w:rPr>
      </w:pPr>
    </w:p>
    <w:p w:rsidR="00812105" w:rsidRDefault="0096020E">
      <w:pPr>
        <w:keepNext/>
        <w:keepLines/>
        <w:spacing w:after="0" w:line="240" w:lineRule="auto"/>
        <w:ind w:firstLine="720"/>
        <w:rPr>
          <w:ins w:id="545" w:author="Jimmy Duggan" w:date="2015-11-15T20:00:00Z"/>
          <w:b/>
        </w:rPr>
      </w:pPr>
      <w:ins w:id="546" w:author="Jimmy Duggan" w:date="2015-11-15T20:00:00Z">
        <w:r>
          <w:rPr>
            <w:b/>
          </w:rPr>
          <w:t>Operations:</w:t>
        </w:r>
      </w:ins>
    </w:p>
    <w:p w:rsidR="00812105" w:rsidRDefault="0096020E">
      <w:pPr>
        <w:pStyle w:val="ListParagraph"/>
        <w:keepNext/>
        <w:keepLines/>
        <w:numPr>
          <w:ilvl w:val="0"/>
          <w:numId w:val="7"/>
        </w:numPr>
        <w:spacing w:after="0" w:line="240" w:lineRule="auto"/>
        <w:rPr>
          <w:ins w:id="547" w:author="Jimmy Duggan" w:date="2015-11-15T20:00:00Z"/>
        </w:rPr>
      </w:pPr>
      <w:ins w:id="548" w:author="Jimmy Duggan" w:date="2015-11-15T20:00:00Z">
        <w:r w:rsidRPr="00484ED5">
          <w:t>Sets and gets for all attributes.</w:t>
        </w:r>
      </w:ins>
    </w:p>
    <w:p w:rsidR="00812105" w:rsidRDefault="00812105">
      <w:pPr>
        <w:pStyle w:val="ListParagraph"/>
        <w:keepNext/>
        <w:keepLines/>
        <w:spacing w:after="0" w:line="240" w:lineRule="auto"/>
        <w:ind w:left="1800"/>
        <w:rPr>
          <w:ins w:id="549" w:author="Jimmy Duggan" w:date="2015-11-15T20:00:00Z"/>
        </w:rPr>
      </w:pPr>
    </w:p>
    <w:p w:rsidR="00812105" w:rsidRDefault="0096020E">
      <w:pPr>
        <w:keepNext/>
        <w:keepLines/>
        <w:spacing w:after="0" w:line="240" w:lineRule="auto"/>
        <w:ind w:left="720"/>
        <w:rPr>
          <w:ins w:id="550" w:author="Jimmy Duggan" w:date="2015-11-15T20:00:00Z"/>
          <w:b/>
        </w:rPr>
      </w:pPr>
      <w:ins w:id="551" w:author="Jimmy Duggan" w:date="2015-11-15T20:00:00Z">
        <w:r>
          <w:rPr>
            <w:b/>
          </w:rPr>
          <w:t>Constructors:</w:t>
        </w:r>
      </w:ins>
    </w:p>
    <w:p w:rsidR="00812105" w:rsidRDefault="0096020E">
      <w:pPr>
        <w:pStyle w:val="ListParagraph"/>
        <w:keepNext/>
        <w:keepLines/>
        <w:numPr>
          <w:ilvl w:val="0"/>
          <w:numId w:val="14"/>
        </w:numPr>
        <w:spacing w:after="0" w:line="240" w:lineRule="auto"/>
        <w:rPr>
          <w:ins w:id="552" w:author="Jimmy Duggan" w:date="2015-11-15T20:00:00Z"/>
          <w:b/>
        </w:rPr>
      </w:pPr>
      <w:ins w:id="553" w:author="Jimmy Duggan" w:date="2015-11-15T20:00:00Z">
        <w:r>
          <w:rPr>
            <w:b/>
          </w:rPr>
          <w:t xml:space="preserve">Public </w:t>
        </w:r>
      </w:ins>
      <w:ins w:id="554" w:author="Jimmy Duggan" w:date="2015-11-15T20:21:00Z">
        <w:r w:rsidR="001B00C4">
          <w:t>AspNetUser</w:t>
        </w:r>
      </w:ins>
      <w:ins w:id="555" w:author="Jimmy Duggan" w:date="2015-11-15T20:00:00Z">
        <w:r>
          <w:t>()</w:t>
        </w:r>
      </w:ins>
    </w:p>
    <w:p w:rsidR="00812105" w:rsidRDefault="0096020E">
      <w:pPr>
        <w:pStyle w:val="ListParagraph"/>
        <w:keepNext/>
        <w:keepLines/>
        <w:numPr>
          <w:ilvl w:val="1"/>
          <w:numId w:val="14"/>
        </w:numPr>
        <w:spacing w:after="0" w:line="240" w:lineRule="auto"/>
        <w:rPr>
          <w:ins w:id="556" w:author="Jimmy Duggan" w:date="2015-11-15T20:00:00Z"/>
          <w:b/>
        </w:rPr>
      </w:pPr>
      <w:ins w:id="557" w:author="Jimmy Duggan" w:date="2015-11-15T20:00:00Z">
        <w:r>
          <w:t>Default constructor</w:t>
        </w:r>
      </w:ins>
    </w:p>
    <w:p w:rsidR="00812105" w:rsidRDefault="00812105">
      <w:pPr>
        <w:keepNext/>
        <w:keepLines/>
        <w:spacing w:after="0" w:line="240" w:lineRule="auto"/>
        <w:pPrChange w:id="558" w:author="Jimmy Duggan" w:date="2015-11-15T22:45:00Z">
          <w:pPr>
            <w:pStyle w:val="ListParagraph"/>
            <w:keepNext/>
            <w:keepLines/>
            <w:numPr>
              <w:numId w:val="7"/>
            </w:numPr>
            <w:spacing w:after="0" w:line="240" w:lineRule="auto"/>
            <w:ind w:left="1800" w:hanging="360"/>
          </w:pPr>
        </w:pPrChange>
      </w:pPr>
    </w:p>
    <w:p w:rsidR="00812105" w:rsidRDefault="00282662">
      <w:pPr>
        <w:pStyle w:val="Heading4"/>
        <w:keepNext/>
        <w:keepLines/>
        <w:rPr>
          <w:ins w:id="559" w:author="Jimmy Duggan" w:date="2015-11-15T18:49:00Z"/>
        </w:rPr>
      </w:pPr>
      <w:ins w:id="560" w:author="Jimmy Duggan" w:date="2015-11-15T18:49:00Z">
        <w:r>
          <w:t>Patient</w:t>
        </w:r>
      </w:ins>
    </w:p>
    <w:p w:rsidR="00812105" w:rsidRDefault="00282662">
      <w:pPr>
        <w:keepNext/>
        <w:keepLines/>
        <w:rPr>
          <w:ins w:id="561" w:author="Jimmy Duggan" w:date="2015-11-15T18:49:00Z"/>
        </w:rPr>
      </w:pPr>
      <w:ins w:id="562" w:author="Jimmy Duggan" w:date="2015-11-15T18:49:00Z">
        <w:r w:rsidRPr="00F82B86">
          <w:t>T</w:t>
        </w:r>
        <w:r>
          <w:t>his</w:t>
        </w:r>
        <w:r w:rsidRPr="00F82B86">
          <w:t xml:space="preserve"> clas</w:t>
        </w:r>
        <w:r>
          <w:t xml:space="preserve">s describes the attributes and construction of a </w:t>
        </w:r>
        <w:r>
          <w:rPr>
            <w:b/>
          </w:rPr>
          <w:t>Patient</w:t>
        </w:r>
      </w:ins>
      <w:ins w:id="563" w:author="Jimmy Duggan" w:date="2015-11-15T18:50:00Z">
        <w:r>
          <w:t xml:space="preserve"> </w:t>
        </w:r>
      </w:ins>
      <w:ins w:id="564" w:author="Jimmy Duggan" w:date="2015-11-15T21:51:00Z">
        <w:r w:rsidR="006401A4">
          <w:t xml:space="preserve">user </w:t>
        </w:r>
      </w:ins>
      <w:ins w:id="565" w:author="Jimmy Duggan" w:date="2015-11-15T18:50:00Z">
        <w:r>
          <w:t xml:space="preserve">object.  </w:t>
        </w:r>
      </w:ins>
    </w:p>
    <w:p w:rsidR="00812105" w:rsidRDefault="00282662">
      <w:pPr>
        <w:keepNext/>
        <w:keepLines/>
        <w:spacing w:after="0" w:line="360" w:lineRule="auto"/>
        <w:rPr>
          <w:ins w:id="566" w:author="Jimmy Duggan" w:date="2015-11-15T18:49:00Z"/>
          <w:b/>
        </w:rPr>
      </w:pPr>
      <w:ins w:id="567" w:author="Jimmy Duggan" w:date="2015-11-15T18:49:00Z">
        <w:r>
          <w:rPr>
            <w:b/>
          </w:rPr>
          <w:t>&lt;&lt;Entity&gt;&gt;</w:t>
        </w:r>
      </w:ins>
    </w:p>
    <w:p w:rsidR="00812105" w:rsidRDefault="00282662">
      <w:pPr>
        <w:keepNext/>
        <w:keepLines/>
        <w:spacing w:after="0" w:line="240" w:lineRule="auto"/>
        <w:ind w:firstLine="720"/>
        <w:rPr>
          <w:ins w:id="568" w:author="Jimmy Duggan" w:date="2015-11-15T18:49:00Z"/>
        </w:rPr>
      </w:pPr>
      <w:ins w:id="569" w:author="Jimmy Duggan" w:date="2015-11-15T18:49:00Z">
        <w:r>
          <w:rPr>
            <w:b/>
          </w:rPr>
          <w:t>Attributes:</w:t>
        </w:r>
      </w:ins>
    </w:p>
    <w:p w:rsidR="00812105" w:rsidRDefault="00812105">
      <w:pPr>
        <w:pStyle w:val="ListParagraph"/>
        <w:keepNext/>
        <w:keepLines/>
        <w:spacing w:after="0" w:line="240" w:lineRule="auto"/>
        <w:ind w:left="2520"/>
        <w:rPr>
          <w:ins w:id="570" w:author="Jimmy Duggan" w:date="2015-11-15T18:49:00Z"/>
        </w:rPr>
      </w:pPr>
    </w:p>
    <w:p w:rsidR="00812105" w:rsidRDefault="001B00C4">
      <w:pPr>
        <w:pStyle w:val="ListParagraph"/>
        <w:keepNext/>
        <w:keepLines/>
        <w:numPr>
          <w:ilvl w:val="0"/>
          <w:numId w:val="10"/>
        </w:numPr>
        <w:spacing w:after="0" w:line="240" w:lineRule="auto"/>
        <w:rPr>
          <w:ins w:id="571" w:author="Jimmy Duggan" w:date="2015-11-15T18:49:00Z"/>
        </w:rPr>
      </w:pPr>
      <w:ins w:id="572" w:author="Jimmy Duggan" w:date="2015-11-15T20:23:00Z">
        <w:r>
          <w:rPr>
            <w:b/>
          </w:rPr>
          <w:t xml:space="preserve">Public </w:t>
        </w:r>
      </w:ins>
      <w:ins w:id="573" w:author="Jimmy Duggan" w:date="2015-11-15T18:50:00Z">
        <w:r w:rsidR="00282662">
          <w:rPr>
            <w:b/>
          </w:rPr>
          <w:t xml:space="preserve">string </w:t>
        </w:r>
        <w:r w:rsidR="00B07CB2" w:rsidRPr="00B07CB2">
          <w:rPr>
            <w:rPrChange w:id="574" w:author="Jimmy Duggan" w:date="2015-11-15T18:55:00Z">
              <w:rPr>
                <w:b/>
                <w:color w:val="0000FF" w:themeColor="hyperlink"/>
                <w:u w:val="single"/>
              </w:rPr>
            </w:rPrChange>
          </w:rPr>
          <w:t>Id</w:t>
        </w:r>
      </w:ins>
    </w:p>
    <w:p w:rsidR="00812105" w:rsidRDefault="00282662">
      <w:pPr>
        <w:pStyle w:val="ListParagraph"/>
        <w:keepNext/>
        <w:keepLines/>
        <w:numPr>
          <w:ilvl w:val="1"/>
          <w:numId w:val="10"/>
        </w:numPr>
        <w:spacing w:after="0" w:line="240" w:lineRule="auto"/>
        <w:rPr>
          <w:ins w:id="575" w:author="Jimmy Duggan" w:date="2015-11-15T18:49:00Z"/>
        </w:rPr>
      </w:pPr>
      <w:ins w:id="576" w:author="Jimmy Duggan" w:date="2015-11-15T18:50:00Z">
        <w:r>
          <w:t>Unique patient id created by the patien</w:t>
        </w:r>
      </w:ins>
      <w:ins w:id="577" w:author="Jimmy Duggan" w:date="2015-11-15T18:51:00Z">
        <w:r>
          <w:t>t’s physician used to identify their patients.</w:t>
        </w:r>
      </w:ins>
    </w:p>
    <w:p w:rsidR="00812105" w:rsidRDefault="00812105">
      <w:pPr>
        <w:pStyle w:val="ListParagraph"/>
        <w:keepNext/>
        <w:keepLines/>
        <w:spacing w:after="0" w:line="240" w:lineRule="auto"/>
        <w:ind w:left="2520"/>
        <w:rPr>
          <w:ins w:id="578" w:author="Jimmy Duggan" w:date="2015-11-15T18:49:00Z"/>
        </w:rPr>
      </w:pPr>
    </w:p>
    <w:p w:rsidR="00812105" w:rsidRDefault="001B00C4">
      <w:pPr>
        <w:pStyle w:val="ListParagraph"/>
        <w:keepNext/>
        <w:keepLines/>
        <w:numPr>
          <w:ilvl w:val="0"/>
          <w:numId w:val="10"/>
        </w:numPr>
        <w:spacing w:after="0" w:line="240" w:lineRule="auto"/>
        <w:rPr>
          <w:ins w:id="579" w:author="Jimmy Duggan" w:date="2015-11-15T18:49:00Z"/>
        </w:rPr>
      </w:pPr>
      <w:ins w:id="580" w:author="Jimmy Duggan" w:date="2015-11-15T20:23:00Z">
        <w:r>
          <w:rPr>
            <w:b/>
          </w:rPr>
          <w:t xml:space="preserve">Public </w:t>
        </w:r>
      </w:ins>
      <w:ins w:id="581" w:author="Jimmy Duggan" w:date="2015-11-15T18:55:00Z">
        <w:r w:rsidR="00282662">
          <w:rPr>
            <w:b/>
          </w:rPr>
          <w:t>int</w:t>
        </w:r>
      </w:ins>
      <w:ins w:id="582" w:author="Jimmy Duggan" w:date="2015-11-15T18:49:00Z">
        <w:r w:rsidR="00282662" w:rsidRPr="00F82B86">
          <w:t xml:space="preserve"> </w:t>
        </w:r>
      </w:ins>
      <w:ins w:id="583" w:author="Jimmy Duggan" w:date="2015-11-15T18:55:00Z">
        <w:r w:rsidR="00282662">
          <w:t>Age</w:t>
        </w:r>
      </w:ins>
    </w:p>
    <w:p w:rsidR="00812105" w:rsidRDefault="0078229C">
      <w:pPr>
        <w:pStyle w:val="ListParagraph"/>
        <w:keepNext/>
        <w:keepLines/>
        <w:numPr>
          <w:ilvl w:val="1"/>
          <w:numId w:val="10"/>
        </w:numPr>
        <w:spacing w:after="0" w:line="240" w:lineRule="auto"/>
        <w:rPr>
          <w:ins w:id="584" w:author="Jimmy Duggan" w:date="2015-11-15T19:21:00Z"/>
        </w:rPr>
      </w:pPr>
      <w:ins w:id="585" w:author="Jimmy Duggan" w:date="2015-11-15T18:59:00Z">
        <w:r>
          <w:t>The age of the patient.</w:t>
        </w:r>
      </w:ins>
    </w:p>
    <w:p w:rsidR="00812105" w:rsidRDefault="00812105">
      <w:pPr>
        <w:pStyle w:val="ListParagraph"/>
        <w:keepNext/>
        <w:keepLines/>
        <w:spacing w:after="0" w:line="240" w:lineRule="auto"/>
        <w:ind w:left="2520"/>
        <w:rPr>
          <w:ins w:id="586" w:author="Jimmy Duggan" w:date="2015-11-15T19:21:00Z"/>
        </w:rPr>
        <w:pPrChange w:id="587" w:author="Jimmy Duggan" w:date="2015-11-15T22:45:00Z">
          <w:pPr>
            <w:pStyle w:val="ListParagraph"/>
            <w:keepNext/>
            <w:keepLines/>
            <w:numPr>
              <w:ilvl w:val="1"/>
              <w:numId w:val="10"/>
            </w:numPr>
            <w:spacing w:after="0" w:line="240" w:lineRule="auto"/>
            <w:ind w:left="2520" w:hanging="360"/>
          </w:pPr>
        </w:pPrChange>
      </w:pPr>
    </w:p>
    <w:p w:rsidR="00812105" w:rsidRDefault="001B00C4">
      <w:pPr>
        <w:pStyle w:val="ListParagraph"/>
        <w:keepNext/>
        <w:keepLines/>
        <w:numPr>
          <w:ilvl w:val="0"/>
          <w:numId w:val="10"/>
        </w:numPr>
        <w:spacing w:after="0" w:line="240" w:lineRule="auto"/>
        <w:rPr>
          <w:ins w:id="588" w:author="Jimmy Duggan" w:date="2015-11-15T19:21:00Z"/>
        </w:rPr>
      </w:pPr>
      <w:ins w:id="589" w:author="Jimmy Duggan" w:date="2015-11-15T20:23:00Z">
        <w:r>
          <w:rPr>
            <w:b/>
          </w:rPr>
          <w:t xml:space="preserve">Public </w:t>
        </w:r>
      </w:ins>
      <w:ins w:id="590" w:author="Jimmy Duggan" w:date="2015-11-15T19:21:00Z">
        <w:r w:rsidR="0007275F">
          <w:rPr>
            <w:b/>
          </w:rPr>
          <w:t xml:space="preserve">float </w:t>
        </w:r>
        <w:r w:rsidR="0007275F">
          <w:t>Weight</w:t>
        </w:r>
      </w:ins>
    </w:p>
    <w:p w:rsidR="00812105" w:rsidRDefault="0007275F">
      <w:pPr>
        <w:pStyle w:val="ListParagraph"/>
        <w:keepNext/>
        <w:keepLines/>
        <w:numPr>
          <w:ilvl w:val="1"/>
          <w:numId w:val="10"/>
        </w:numPr>
        <w:spacing w:after="0" w:line="240" w:lineRule="auto"/>
        <w:rPr>
          <w:ins w:id="591" w:author="Jimmy Duggan" w:date="2015-11-15T19:22:00Z"/>
        </w:rPr>
      </w:pPr>
      <w:ins w:id="592" w:author="Jimmy Duggan" w:date="2015-11-15T19:21:00Z">
        <w:r>
          <w:t>The weight of the patient.</w:t>
        </w:r>
      </w:ins>
    </w:p>
    <w:p w:rsidR="00812105" w:rsidRDefault="00812105">
      <w:pPr>
        <w:pStyle w:val="ListParagraph"/>
        <w:keepNext/>
        <w:keepLines/>
        <w:spacing w:after="0" w:line="240" w:lineRule="auto"/>
        <w:ind w:left="2520"/>
        <w:rPr>
          <w:ins w:id="593" w:author="Jimmy Duggan" w:date="2015-11-15T19:22:00Z"/>
        </w:rPr>
        <w:pPrChange w:id="594" w:author="Jimmy Duggan" w:date="2015-11-15T22:45:00Z">
          <w:pPr>
            <w:pStyle w:val="ListParagraph"/>
            <w:keepNext/>
            <w:keepLines/>
            <w:numPr>
              <w:ilvl w:val="1"/>
              <w:numId w:val="10"/>
            </w:numPr>
            <w:spacing w:after="0" w:line="240" w:lineRule="auto"/>
            <w:ind w:left="2520" w:hanging="360"/>
          </w:pPr>
        </w:pPrChange>
      </w:pPr>
    </w:p>
    <w:p w:rsidR="00812105" w:rsidRDefault="001B00C4">
      <w:pPr>
        <w:pStyle w:val="ListParagraph"/>
        <w:keepNext/>
        <w:keepLines/>
        <w:numPr>
          <w:ilvl w:val="0"/>
          <w:numId w:val="10"/>
        </w:numPr>
        <w:spacing w:after="0" w:line="240" w:lineRule="auto"/>
        <w:rPr>
          <w:ins w:id="595" w:author="Jimmy Duggan" w:date="2015-11-15T19:22:00Z"/>
        </w:rPr>
      </w:pPr>
      <w:ins w:id="596" w:author="Jimmy Duggan" w:date="2015-11-15T20:23:00Z">
        <w:r>
          <w:rPr>
            <w:b/>
          </w:rPr>
          <w:t xml:space="preserve">Public </w:t>
        </w:r>
      </w:ins>
      <w:ins w:id="597" w:author="Jimmy Duggan" w:date="2015-11-15T19:22:00Z">
        <w:r w:rsidR="0007275F">
          <w:rPr>
            <w:b/>
          </w:rPr>
          <w:t xml:space="preserve">int </w:t>
        </w:r>
        <w:r w:rsidR="0007275F">
          <w:t>Height</w:t>
        </w:r>
      </w:ins>
    </w:p>
    <w:p w:rsidR="00812105" w:rsidRDefault="0007275F">
      <w:pPr>
        <w:pStyle w:val="ListParagraph"/>
        <w:keepNext/>
        <w:keepLines/>
        <w:numPr>
          <w:ilvl w:val="1"/>
          <w:numId w:val="10"/>
        </w:numPr>
        <w:spacing w:after="0" w:line="240" w:lineRule="auto"/>
        <w:rPr>
          <w:ins w:id="598" w:author="Jimmy Duggan" w:date="2015-11-15T19:32:00Z"/>
        </w:rPr>
      </w:pPr>
      <w:ins w:id="599" w:author="Jimmy Duggan" w:date="2015-11-15T19:22:00Z">
        <w:r>
          <w:t>The height of the patient given in inches.</w:t>
        </w:r>
      </w:ins>
    </w:p>
    <w:p w:rsidR="00812105" w:rsidRDefault="00812105">
      <w:pPr>
        <w:pStyle w:val="ListParagraph"/>
        <w:keepNext/>
        <w:keepLines/>
        <w:spacing w:after="0" w:line="240" w:lineRule="auto"/>
        <w:ind w:left="2520"/>
        <w:rPr>
          <w:ins w:id="600" w:author="Jimmy Duggan" w:date="2015-11-15T19:23:00Z"/>
        </w:rPr>
        <w:pPrChange w:id="601" w:author="Jimmy Duggan" w:date="2015-11-15T22:45:00Z">
          <w:pPr>
            <w:pStyle w:val="ListParagraph"/>
            <w:keepNext/>
            <w:keepLines/>
            <w:numPr>
              <w:ilvl w:val="1"/>
              <w:numId w:val="10"/>
            </w:numPr>
            <w:spacing w:after="0" w:line="240" w:lineRule="auto"/>
            <w:ind w:left="2520" w:hanging="360"/>
          </w:pPr>
        </w:pPrChange>
      </w:pPr>
    </w:p>
    <w:p w:rsidR="00812105" w:rsidRDefault="001B00C4">
      <w:pPr>
        <w:pStyle w:val="ListParagraph"/>
        <w:keepNext/>
        <w:keepLines/>
        <w:numPr>
          <w:ilvl w:val="0"/>
          <w:numId w:val="10"/>
        </w:numPr>
        <w:spacing w:after="0" w:line="240" w:lineRule="auto"/>
        <w:rPr>
          <w:ins w:id="602" w:author="Jimmy Duggan" w:date="2015-11-15T19:33:00Z"/>
          <w:b/>
          <w:rPrChange w:id="603" w:author="Jimmy Duggan" w:date="2015-11-15T19:33:00Z">
            <w:rPr>
              <w:ins w:id="604" w:author="Jimmy Duggan" w:date="2015-11-15T19:33:00Z"/>
            </w:rPr>
          </w:rPrChange>
        </w:rPr>
        <w:pPrChange w:id="605" w:author="Jimmy Duggan" w:date="2015-11-15T22:45:00Z">
          <w:pPr>
            <w:pStyle w:val="ListParagraph"/>
            <w:keepNext/>
            <w:keepLines/>
            <w:numPr>
              <w:ilvl w:val="1"/>
              <w:numId w:val="10"/>
            </w:numPr>
            <w:spacing w:after="0" w:line="240" w:lineRule="auto"/>
            <w:ind w:left="2520" w:hanging="360"/>
          </w:pPr>
        </w:pPrChange>
      </w:pPr>
      <w:ins w:id="606" w:author="Jimmy Duggan" w:date="2015-11-15T20:23:00Z">
        <w:r>
          <w:rPr>
            <w:b/>
          </w:rPr>
          <w:t xml:space="preserve">Public </w:t>
        </w:r>
      </w:ins>
      <w:ins w:id="607" w:author="Jimmy Duggan" w:date="2015-11-15T19:39:00Z">
        <w:r w:rsidR="005E33EA">
          <w:rPr>
            <w:b/>
          </w:rPr>
          <w:t>Region</w:t>
        </w:r>
      </w:ins>
      <w:ins w:id="608" w:author="Jimmy Duggan" w:date="2015-11-15T19:33:00Z">
        <w:r w:rsidR="005E33EA">
          <w:rPr>
            <w:b/>
          </w:rPr>
          <w:t xml:space="preserve"> </w:t>
        </w:r>
        <w:r w:rsidR="005E33EA">
          <w:t>Location</w:t>
        </w:r>
      </w:ins>
    </w:p>
    <w:p w:rsidR="00812105" w:rsidRDefault="005E33EA">
      <w:pPr>
        <w:pStyle w:val="ListParagraph"/>
        <w:keepNext/>
        <w:keepLines/>
        <w:numPr>
          <w:ilvl w:val="1"/>
          <w:numId w:val="10"/>
        </w:numPr>
        <w:spacing w:after="0" w:line="240" w:lineRule="auto"/>
        <w:rPr>
          <w:ins w:id="609" w:author="Jimmy Duggan" w:date="2015-11-15T19:21:00Z"/>
          <w:b/>
          <w:rPrChange w:id="610" w:author="Jimmy Duggan" w:date="2015-11-15T19:32:00Z">
            <w:rPr>
              <w:ins w:id="611" w:author="Jimmy Duggan" w:date="2015-11-15T19:21:00Z"/>
            </w:rPr>
          </w:rPrChange>
        </w:rPr>
      </w:pPr>
      <w:ins w:id="612" w:author="Jimmy Duggan" w:date="2015-11-15T19:33:00Z">
        <w:r>
          <w:t>The state where the patient is located.</w:t>
        </w:r>
      </w:ins>
      <w:ins w:id="613" w:author="Jimmy Duggan" w:date="2015-11-15T19:23:00Z">
        <w:r w:rsidR="00B07CB2" w:rsidRPr="00B07CB2">
          <w:rPr>
            <w:b/>
            <w:rPrChange w:id="614" w:author="Jimmy Duggan" w:date="2015-11-15T19:32:00Z">
              <w:rPr>
                <w:color w:val="0000FF" w:themeColor="hyperlink"/>
                <w:u w:val="single"/>
              </w:rPr>
            </w:rPrChange>
          </w:rPr>
          <w:t xml:space="preserve"> </w:t>
        </w:r>
      </w:ins>
    </w:p>
    <w:p w:rsidR="00812105" w:rsidRDefault="00812105">
      <w:pPr>
        <w:pStyle w:val="ListParagraph"/>
        <w:keepNext/>
        <w:keepLines/>
        <w:spacing w:after="0" w:line="240" w:lineRule="auto"/>
        <w:ind w:left="2520"/>
        <w:rPr>
          <w:ins w:id="615" w:author="Jimmy Duggan" w:date="2015-11-15T18:49:00Z"/>
        </w:rPr>
      </w:pPr>
    </w:p>
    <w:p w:rsidR="00812105" w:rsidRDefault="001B00C4">
      <w:pPr>
        <w:pStyle w:val="ListParagraph"/>
        <w:keepNext/>
        <w:keepLines/>
        <w:numPr>
          <w:ilvl w:val="0"/>
          <w:numId w:val="10"/>
        </w:numPr>
        <w:spacing w:after="0" w:line="240" w:lineRule="auto"/>
        <w:rPr>
          <w:ins w:id="616" w:author="Jimmy Duggan" w:date="2015-11-15T18:49:00Z"/>
        </w:rPr>
      </w:pPr>
      <w:ins w:id="617" w:author="Jimmy Duggan" w:date="2015-11-15T20:23:00Z">
        <w:r>
          <w:rPr>
            <w:b/>
          </w:rPr>
          <w:t xml:space="preserve">Public </w:t>
        </w:r>
      </w:ins>
      <w:ins w:id="618" w:author="Jimmy Duggan" w:date="2015-11-15T19:00:00Z">
        <w:r w:rsidR="0078229C">
          <w:rPr>
            <w:b/>
          </w:rPr>
          <w:t>Patient</w:t>
        </w:r>
      </w:ins>
      <w:ins w:id="619" w:author="Jimmy Duggan" w:date="2015-11-15T18:59:00Z">
        <w:r w:rsidR="0078229C">
          <w:rPr>
            <w:b/>
          </w:rPr>
          <w:t>Eth</w:t>
        </w:r>
      </w:ins>
      <w:ins w:id="620" w:author="Jimmy Duggan" w:date="2015-11-15T19:00:00Z">
        <w:r w:rsidR="0078229C">
          <w:rPr>
            <w:b/>
          </w:rPr>
          <w:t>n</w:t>
        </w:r>
      </w:ins>
      <w:ins w:id="621" w:author="Jimmy Duggan" w:date="2015-11-15T18:59:00Z">
        <w:r w:rsidR="0078229C">
          <w:rPr>
            <w:b/>
          </w:rPr>
          <w:t>icity</w:t>
        </w:r>
      </w:ins>
      <w:ins w:id="622" w:author="Jimmy Duggan" w:date="2015-11-15T18:49:00Z">
        <w:r w:rsidR="00282662">
          <w:t xml:space="preserve"> </w:t>
        </w:r>
      </w:ins>
      <w:ins w:id="623" w:author="Jimmy Duggan" w:date="2015-11-15T19:00:00Z">
        <w:r w:rsidR="0078229C">
          <w:t>Ethnicity</w:t>
        </w:r>
      </w:ins>
    </w:p>
    <w:p w:rsidR="00812105" w:rsidRDefault="0078229C">
      <w:pPr>
        <w:pStyle w:val="ListParagraph"/>
        <w:keepNext/>
        <w:keepLines/>
        <w:numPr>
          <w:ilvl w:val="1"/>
          <w:numId w:val="10"/>
        </w:numPr>
        <w:spacing w:after="0" w:line="240" w:lineRule="auto"/>
        <w:rPr>
          <w:ins w:id="624" w:author="Jimmy Duggan" w:date="2015-11-15T19:17:00Z"/>
        </w:rPr>
      </w:pPr>
      <w:ins w:id="625" w:author="Jimmy Duggan" w:date="2015-11-15T19:01:00Z">
        <w:r>
          <w:t>Enumeration value used to describe the patient’s ethnicity.</w:t>
        </w:r>
      </w:ins>
    </w:p>
    <w:p w:rsidR="00812105" w:rsidRDefault="00812105">
      <w:pPr>
        <w:pStyle w:val="ListParagraph"/>
        <w:keepNext/>
        <w:keepLines/>
        <w:spacing w:after="0" w:line="240" w:lineRule="auto"/>
        <w:ind w:left="2520"/>
        <w:rPr>
          <w:ins w:id="626" w:author="Jimmy Duggan" w:date="2015-11-15T19:17:00Z"/>
        </w:rPr>
        <w:pPrChange w:id="627" w:author="Jimmy Duggan" w:date="2015-11-15T22:45:00Z">
          <w:pPr>
            <w:pStyle w:val="ListParagraph"/>
            <w:keepNext/>
            <w:keepLines/>
            <w:numPr>
              <w:ilvl w:val="1"/>
              <w:numId w:val="10"/>
            </w:numPr>
            <w:spacing w:after="0" w:line="240" w:lineRule="auto"/>
            <w:ind w:left="2520" w:hanging="360"/>
          </w:pPr>
        </w:pPrChange>
      </w:pPr>
    </w:p>
    <w:p w:rsidR="00812105" w:rsidRDefault="001B00C4">
      <w:pPr>
        <w:pStyle w:val="ListParagraph"/>
        <w:keepNext/>
        <w:keepLines/>
        <w:numPr>
          <w:ilvl w:val="0"/>
          <w:numId w:val="10"/>
        </w:numPr>
        <w:spacing w:after="0" w:line="240" w:lineRule="auto"/>
        <w:rPr>
          <w:ins w:id="628" w:author="Jimmy Duggan" w:date="2015-11-15T19:17:00Z"/>
        </w:rPr>
      </w:pPr>
      <w:ins w:id="629" w:author="Jimmy Duggan" w:date="2015-11-15T20:23:00Z">
        <w:r>
          <w:rPr>
            <w:b/>
          </w:rPr>
          <w:t xml:space="preserve">Public </w:t>
        </w:r>
      </w:ins>
      <w:ins w:id="630" w:author="Jimmy Duggan" w:date="2015-11-15T19:17:00Z">
        <w:r w:rsidR="0007275F">
          <w:rPr>
            <w:b/>
          </w:rPr>
          <w:t>Collection&lt;PatientRace&gt;</w:t>
        </w:r>
        <w:r w:rsidR="0007275F">
          <w:t xml:space="preserve"> Race</w:t>
        </w:r>
      </w:ins>
    </w:p>
    <w:p w:rsidR="00812105" w:rsidRDefault="0007275F">
      <w:pPr>
        <w:pStyle w:val="ListParagraph"/>
        <w:keepNext/>
        <w:keepLines/>
        <w:numPr>
          <w:ilvl w:val="1"/>
          <w:numId w:val="10"/>
        </w:numPr>
        <w:spacing w:after="0" w:line="240" w:lineRule="auto"/>
        <w:rPr>
          <w:ins w:id="631" w:author="Jimmy Duggan" w:date="2015-11-15T19:01:00Z"/>
        </w:rPr>
      </w:pPr>
      <w:ins w:id="632" w:author="Jimmy Duggan" w:date="2015-11-15T19:17:00Z">
        <w:r>
          <w:t>Collection of enumeration value</w:t>
        </w:r>
      </w:ins>
      <w:ins w:id="633" w:author="Jimmy Duggan" w:date="2015-11-15T19:18:00Z">
        <w:r>
          <w:t>s</w:t>
        </w:r>
      </w:ins>
      <w:ins w:id="634" w:author="Jimmy Duggan" w:date="2015-11-15T19:17:00Z">
        <w:r>
          <w:t xml:space="preserve"> used to describe the patient’s </w:t>
        </w:r>
      </w:ins>
      <w:ins w:id="635" w:author="Jimmy Duggan" w:date="2015-11-15T19:18:00Z">
        <w:r>
          <w:t>race</w:t>
        </w:r>
      </w:ins>
      <w:ins w:id="636" w:author="Jimmy Duggan" w:date="2015-11-15T19:17:00Z">
        <w:r>
          <w:t>.</w:t>
        </w:r>
      </w:ins>
    </w:p>
    <w:p w:rsidR="00812105" w:rsidRDefault="00812105">
      <w:pPr>
        <w:pStyle w:val="ListParagraph"/>
        <w:keepNext/>
        <w:keepLines/>
        <w:spacing w:after="0" w:line="240" w:lineRule="auto"/>
        <w:ind w:left="1800"/>
        <w:rPr>
          <w:ins w:id="637" w:author="Jimmy Duggan" w:date="2015-11-15T19:01:00Z"/>
        </w:rPr>
        <w:pPrChange w:id="638" w:author="Jimmy Duggan" w:date="2015-11-15T22:45:00Z">
          <w:pPr>
            <w:pStyle w:val="ListParagraph"/>
            <w:keepNext/>
            <w:keepLines/>
            <w:numPr>
              <w:ilvl w:val="1"/>
              <w:numId w:val="10"/>
            </w:numPr>
            <w:spacing w:after="0" w:line="240" w:lineRule="auto"/>
            <w:ind w:left="2520" w:hanging="360"/>
          </w:pPr>
        </w:pPrChange>
      </w:pPr>
    </w:p>
    <w:p w:rsidR="00812105" w:rsidRDefault="001B00C4">
      <w:pPr>
        <w:pStyle w:val="ListParagraph"/>
        <w:keepNext/>
        <w:keepLines/>
        <w:numPr>
          <w:ilvl w:val="0"/>
          <w:numId w:val="10"/>
        </w:numPr>
        <w:spacing w:after="0" w:line="240" w:lineRule="auto"/>
        <w:rPr>
          <w:ins w:id="639" w:author="Jimmy Duggan" w:date="2015-11-15T19:02:00Z"/>
        </w:rPr>
        <w:pPrChange w:id="640" w:author="Jimmy Duggan" w:date="2015-11-15T22:45:00Z">
          <w:pPr>
            <w:pStyle w:val="ListParagraph"/>
            <w:keepNext/>
            <w:keepLines/>
            <w:numPr>
              <w:ilvl w:val="1"/>
              <w:numId w:val="10"/>
            </w:numPr>
            <w:spacing w:after="0" w:line="240" w:lineRule="auto"/>
            <w:ind w:left="2520" w:hanging="360"/>
          </w:pPr>
        </w:pPrChange>
      </w:pPr>
      <w:ins w:id="641" w:author="Jimmy Duggan" w:date="2015-11-15T20:23:00Z">
        <w:r>
          <w:rPr>
            <w:b/>
          </w:rPr>
          <w:t xml:space="preserve">Public </w:t>
        </w:r>
      </w:ins>
      <w:ins w:id="642" w:author="Jimmy Duggan" w:date="2015-11-15T19:01:00Z">
        <w:r w:rsidR="0078229C">
          <w:rPr>
            <w:b/>
          </w:rPr>
          <w:t>PatientGender</w:t>
        </w:r>
      </w:ins>
      <w:ins w:id="643" w:author="Jimmy Duggan" w:date="2015-11-15T19:02:00Z">
        <w:r w:rsidR="0078229C">
          <w:t xml:space="preserve"> Gender</w:t>
        </w:r>
      </w:ins>
    </w:p>
    <w:p w:rsidR="00812105" w:rsidRDefault="0078229C">
      <w:pPr>
        <w:pStyle w:val="ListParagraph"/>
        <w:keepNext/>
        <w:keepLines/>
        <w:numPr>
          <w:ilvl w:val="1"/>
          <w:numId w:val="10"/>
        </w:numPr>
        <w:spacing w:after="0" w:line="240" w:lineRule="auto"/>
        <w:rPr>
          <w:ins w:id="644" w:author="Jimmy Duggan" w:date="2015-11-15T20:25:00Z"/>
        </w:rPr>
      </w:pPr>
      <w:ins w:id="645" w:author="Jimmy Duggan" w:date="2015-11-15T19:02:00Z">
        <w:r>
          <w:t>Enumeration value used to describe the patient’s gender.</w:t>
        </w:r>
      </w:ins>
    </w:p>
    <w:p w:rsidR="00812105" w:rsidRDefault="00812105">
      <w:pPr>
        <w:pStyle w:val="ListParagraph"/>
        <w:keepNext/>
        <w:keepLines/>
        <w:spacing w:after="0" w:line="240" w:lineRule="auto"/>
        <w:ind w:left="2520"/>
        <w:rPr>
          <w:ins w:id="646" w:author="Jimmy Duggan" w:date="2015-11-15T20:25:00Z"/>
        </w:rPr>
        <w:pPrChange w:id="647" w:author="Jimmy Duggan" w:date="2015-11-15T22:45:00Z">
          <w:pPr>
            <w:pStyle w:val="ListParagraph"/>
            <w:keepNext/>
            <w:keepLines/>
            <w:numPr>
              <w:ilvl w:val="1"/>
              <w:numId w:val="10"/>
            </w:numPr>
            <w:spacing w:after="0" w:line="240" w:lineRule="auto"/>
            <w:ind w:left="2520" w:hanging="360"/>
          </w:pPr>
        </w:pPrChange>
      </w:pPr>
    </w:p>
    <w:p w:rsidR="00812105" w:rsidRDefault="001B00C4">
      <w:pPr>
        <w:pStyle w:val="ListParagraph"/>
        <w:keepNext/>
        <w:keepLines/>
        <w:numPr>
          <w:ilvl w:val="0"/>
          <w:numId w:val="10"/>
        </w:numPr>
        <w:spacing w:after="0" w:line="240" w:lineRule="auto"/>
        <w:rPr>
          <w:ins w:id="648" w:author="Jimmy Duggan" w:date="2015-11-15T20:25:00Z"/>
        </w:rPr>
        <w:pPrChange w:id="649" w:author="Jimmy Duggan" w:date="2015-11-15T22:45:00Z">
          <w:pPr>
            <w:pStyle w:val="ListParagraph"/>
            <w:keepNext/>
            <w:keepLines/>
            <w:numPr>
              <w:ilvl w:val="1"/>
              <w:numId w:val="10"/>
            </w:numPr>
            <w:spacing w:after="0" w:line="240" w:lineRule="auto"/>
            <w:ind w:left="2520" w:hanging="360"/>
          </w:pPr>
        </w:pPrChange>
      </w:pPr>
      <w:ins w:id="650" w:author="Jimmy Duggan" w:date="2015-11-15T20:25:00Z">
        <w:r>
          <w:rPr>
            <w:b/>
          </w:rPr>
          <w:t>Public virtual Physician</w:t>
        </w:r>
        <w:r>
          <w:t xml:space="preserve"> Physician</w:t>
        </w:r>
      </w:ins>
    </w:p>
    <w:p w:rsidR="00812105" w:rsidRDefault="001B00C4">
      <w:pPr>
        <w:pStyle w:val="ListParagraph"/>
        <w:keepNext/>
        <w:keepLines/>
        <w:numPr>
          <w:ilvl w:val="1"/>
          <w:numId w:val="10"/>
        </w:numPr>
        <w:spacing w:after="0" w:line="240" w:lineRule="auto"/>
        <w:rPr>
          <w:ins w:id="651" w:author="Jimmy Duggan" w:date="2015-11-15T18:49:00Z"/>
        </w:rPr>
      </w:pPr>
      <w:ins w:id="652" w:author="Jimmy Duggan" w:date="2015-11-15T20:25:00Z">
        <w:r>
          <w:t>Foreign key link to the patient</w:t>
        </w:r>
      </w:ins>
      <w:ins w:id="653" w:author="Jimmy Duggan" w:date="2015-11-15T20:26:00Z">
        <w:r>
          <w:t>’s physician.</w:t>
        </w:r>
      </w:ins>
    </w:p>
    <w:p w:rsidR="00812105" w:rsidRDefault="00812105">
      <w:pPr>
        <w:pStyle w:val="ListParagraph"/>
        <w:keepNext/>
        <w:keepLines/>
        <w:spacing w:after="0" w:line="240" w:lineRule="auto"/>
        <w:ind w:left="2520"/>
        <w:rPr>
          <w:ins w:id="654" w:author="Jimmy Duggan" w:date="2015-11-15T18:49:00Z"/>
        </w:rPr>
      </w:pPr>
    </w:p>
    <w:p w:rsidR="00812105" w:rsidRDefault="00282662">
      <w:pPr>
        <w:keepNext/>
        <w:keepLines/>
        <w:spacing w:after="0" w:line="240" w:lineRule="auto"/>
        <w:ind w:firstLine="720"/>
        <w:rPr>
          <w:ins w:id="655" w:author="Jimmy Duggan" w:date="2015-11-15T18:49:00Z"/>
          <w:b/>
        </w:rPr>
      </w:pPr>
      <w:ins w:id="656" w:author="Jimmy Duggan" w:date="2015-11-15T18:49:00Z">
        <w:r>
          <w:rPr>
            <w:b/>
          </w:rPr>
          <w:t>Operations:</w:t>
        </w:r>
      </w:ins>
    </w:p>
    <w:p w:rsidR="00812105" w:rsidRDefault="00282662">
      <w:pPr>
        <w:pStyle w:val="ListParagraph"/>
        <w:keepNext/>
        <w:keepLines/>
        <w:numPr>
          <w:ilvl w:val="0"/>
          <w:numId w:val="7"/>
        </w:numPr>
        <w:spacing w:after="0" w:line="240" w:lineRule="auto"/>
        <w:rPr>
          <w:ins w:id="657" w:author="Jimmy Duggan" w:date="2015-11-15T19:40:00Z"/>
        </w:rPr>
      </w:pPr>
      <w:ins w:id="658" w:author="Jimmy Duggan" w:date="2015-11-15T18:49:00Z">
        <w:r w:rsidRPr="00484ED5">
          <w:t>Sets and gets for all attributes.</w:t>
        </w:r>
      </w:ins>
    </w:p>
    <w:p w:rsidR="00812105" w:rsidRDefault="00812105">
      <w:pPr>
        <w:pStyle w:val="ListParagraph"/>
        <w:keepNext/>
        <w:keepLines/>
        <w:spacing w:after="0" w:line="240" w:lineRule="auto"/>
        <w:ind w:left="1800"/>
        <w:rPr>
          <w:ins w:id="659" w:author="Jimmy Duggan" w:date="2015-11-15T19:40:00Z"/>
        </w:rPr>
        <w:pPrChange w:id="660" w:author="Jimmy Duggan" w:date="2015-11-15T22:45:00Z">
          <w:pPr>
            <w:pStyle w:val="ListParagraph"/>
            <w:keepNext/>
            <w:keepLines/>
            <w:numPr>
              <w:numId w:val="7"/>
            </w:numPr>
            <w:spacing w:after="0" w:line="240" w:lineRule="auto"/>
            <w:ind w:left="1800" w:hanging="360"/>
          </w:pPr>
        </w:pPrChange>
      </w:pPr>
    </w:p>
    <w:p w:rsidR="00812105" w:rsidRDefault="005E33EA">
      <w:pPr>
        <w:keepNext/>
        <w:keepLines/>
        <w:spacing w:after="0" w:line="240" w:lineRule="auto"/>
        <w:ind w:left="720"/>
        <w:rPr>
          <w:ins w:id="661" w:author="Jimmy Duggan" w:date="2015-11-15T19:40:00Z"/>
          <w:b/>
        </w:rPr>
        <w:pPrChange w:id="662" w:author="Jimmy Duggan" w:date="2015-11-15T22:45:00Z">
          <w:pPr>
            <w:pStyle w:val="ListParagraph"/>
            <w:keepNext/>
            <w:keepLines/>
            <w:numPr>
              <w:numId w:val="7"/>
            </w:numPr>
            <w:spacing w:after="0" w:line="240" w:lineRule="auto"/>
            <w:ind w:left="1800" w:hanging="360"/>
          </w:pPr>
        </w:pPrChange>
      </w:pPr>
      <w:ins w:id="663" w:author="Jimmy Duggan" w:date="2015-11-15T19:40:00Z">
        <w:r>
          <w:rPr>
            <w:b/>
          </w:rPr>
          <w:t>Constructors:</w:t>
        </w:r>
      </w:ins>
    </w:p>
    <w:p w:rsidR="00812105" w:rsidRDefault="005E33EA">
      <w:pPr>
        <w:pStyle w:val="ListParagraph"/>
        <w:keepNext/>
        <w:keepLines/>
        <w:numPr>
          <w:ilvl w:val="0"/>
          <w:numId w:val="14"/>
        </w:numPr>
        <w:spacing w:after="0" w:line="240" w:lineRule="auto"/>
        <w:rPr>
          <w:ins w:id="664" w:author="Jimmy Duggan" w:date="2015-11-15T19:41:00Z"/>
          <w:b/>
          <w:rPrChange w:id="665" w:author="Jimmy Duggan" w:date="2015-11-15T19:41:00Z">
            <w:rPr>
              <w:ins w:id="666" w:author="Jimmy Duggan" w:date="2015-11-15T19:41:00Z"/>
            </w:rPr>
          </w:rPrChange>
        </w:rPr>
        <w:pPrChange w:id="667" w:author="Jimmy Duggan" w:date="2015-11-15T22:45:00Z">
          <w:pPr>
            <w:pStyle w:val="ListParagraph"/>
            <w:keepNext/>
            <w:keepLines/>
            <w:numPr>
              <w:numId w:val="7"/>
            </w:numPr>
            <w:spacing w:after="0" w:line="240" w:lineRule="auto"/>
            <w:ind w:left="1800" w:hanging="360"/>
          </w:pPr>
        </w:pPrChange>
      </w:pPr>
      <w:ins w:id="668" w:author="Jimmy Duggan" w:date="2015-11-15T19:41:00Z">
        <w:r>
          <w:rPr>
            <w:b/>
          </w:rPr>
          <w:t xml:space="preserve">Public </w:t>
        </w:r>
        <w:r>
          <w:t>Patient()</w:t>
        </w:r>
      </w:ins>
    </w:p>
    <w:p w:rsidR="00812105" w:rsidRDefault="005E33EA">
      <w:pPr>
        <w:pStyle w:val="ListParagraph"/>
        <w:keepNext/>
        <w:keepLines/>
        <w:numPr>
          <w:ilvl w:val="1"/>
          <w:numId w:val="14"/>
        </w:numPr>
        <w:spacing w:after="0" w:line="240" w:lineRule="auto"/>
        <w:rPr>
          <w:ins w:id="669" w:author="Jimmy Duggan" w:date="2015-11-15T19:56:00Z"/>
          <w:b/>
          <w:rPrChange w:id="670" w:author="Jimmy Duggan" w:date="2015-11-15T19:56:00Z">
            <w:rPr>
              <w:ins w:id="671" w:author="Jimmy Duggan" w:date="2015-11-15T19:56:00Z"/>
            </w:rPr>
          </w:rPrChange>
        </w:rPr>
        <w:pPrChange w:id="672" w:author="Jimmy Duggan" w:date="2015-11-15T22:45:00Z">
          <w:pPr>
            <w:pStyle w:val="ListParagraph"/>
            <w:keepNext/>
            <w:keepLines/>
            <w:numPr>
              <w:numId w:val="7"/>
            </w:numPr>
            <w:spacing w:after="0" w:line="240" w:lineRule="auto"/>
            <w:ind w:left="1800" w:hanging="360"/>
          </w:pPr>
        </w:pPrChange>
      </w:pPr>
      <w:ins w:id="673" w:author="Jimmy Duggan" w:date="2015-11-15T19:41:00Z">
        <w:r>
          <w:t>Default constructor</w:t>
        </w:r>
      </w:ins>
    </w:p>
    <w:p w:rsidR="00812105" w:rsidRDefault="00812105">
      <w:pPr>
        <w:pStyle w:val="ListParagraph"/>
        <w:keepNext/>
        <w:keepLines/>
        <w:spacing w:after="0" w:line="240" w:lineRule="auto"/>
        <w:ind w:left="2520"/>
        <w:rPr>
          <w:ins w:id="674" w:author="Jimmy Duggan" w:date="2015-11-15T19:41:00Z"/>
          <w:b/>
          <w:rPrChange w:id="675" w:author="Jimmy Duggan" w:date="2015-11-15T19:41:00Z">
            <w:rPr>
              <w:ins w:id="676" w:author="Jimmy Duggan" w:date="2015-11-15T19:41:00Z"/>
            </w:rPr>
          </w:rPrChange>
        </w:rPr>
        <w:pPrChange w:id="677" w:author="Jimmy Duggan" w:date="2015-11-15T22:45:00Z">
          <w:pPr>
            <w:pStyle w:val="ListParagraph"/>
            <w:keepNext/>
            <w:keepLines/>
            <w:numPr>
              <w:numId w:val="7"/>
            </w:numPr>
            <w:spacing w:after="0" w:line="240" w:lineRule="auto"/>
            <w:ind w:left="1800" w:hanging="360"/>
          </w:pPr>
        </w:pPrChange>
      </w:pPr>
    </w:p>
    <w:p w:rsidR="00812105" w:rsidRDefault="0096020E">
      <w:pPr>
        <w:pStyle w:val="Heading4"/>
        <w:keepNext/>
        <w:keepLines/>
        <w:rPr>
          <w:ins w:id="678" w:author="Jimmy Duggan" w:date="2015-11-15T19:56:00Z"/>
        </w:rPr>
      </w:pPr>
      <w:ins w:id="679" w:author="Jimmy Duggan" w:date="2015-11-15T19:56:00Z">
        <w:r>
          <w:t>Physician</w:t>
        </w:r>
      </w:ins>
    </w:p>
    <w:p w:rsidR="00812105" w:rsidRDefault="0096020E">
      <w:pPr>
        <w:keepNext/>
        <w:keepLines/>
        <w:rPr>
          <w:ins w:id="680" w:author="Jimmy Duggan" w:date="2015-11-15T19:56:00Z"/>
        </w:rPr>
      </w:pPr>
      <w:ins w:id="681" w:author="Jimmy Duggan" w:date="2015-11-15T19:56:00Z">
        <w:r w:rsidRPr="00F82B86">
          <w:t>T</w:t>
        </w:r>
        <w:r>
          <w:t>his</w:t>
        </w:r>
        <w:r w:rsidRPr="00F82B86">
          <w:t xml:space="preserve"> clas</w:t>
        </w:r>
        <w:r>
          <w:t xml:space="preserve">s describes the attributes and construction of a </w:t>
        </w:r>
      </w:ins>
      <w:ins w:id="682" w:author="Jimmy Duggan" w:date="2015-11-15T19:57:00Z">
        <w:r>
          <w:rPr>
            <w:b/>
          </w:rPr>
          <w:t>Physician</w:t>
        </w:r>
      </w:ins>
      <w:ins w:id="683" w:author="Jimmy Duggan" w:date="2015-11-15T19:56:00Z">
        <w:r>
          <w:t xml:space="preserve"> </w:t>
        </w:r>
      </w:ins>
      <w:ins w:id="684" w:author="Jimmy Duggan" w:date="2015-11-15T21:51:00Z">
        <w:r w:rsidR="006401A4">
          <w:t xml:space="preserve">user </w:t>
        </w:r>
      </w:ins>
      <w:ins w:id="685" w:author="Jimmy Duggan" w:date="2015-11-15T19:56:00Z">
        <w:r>
          <w:t xml:space="preserve">object.  </w:t>
        </w:r>
      </w:ins>
    </w:p>
    <w:p w:rsidR="00812105" w:rsidRDefault="0096020E">
      <w:pPr>
        <w:keepNext/>
        <w:keepLines/>
        <w:spacing w:after="0" w:line="360" w:lineRule="auto"/>
        <w:rPr>
          <w:ins w:id="686" w:author="Jimmy Duggan" w:date="2015-11-15T19:56:00Z"/>
          <w:b/>
        </w:rPr>
      </w:pPr>
      <w:ins w:id="687" w:author="Jimmy Duggan" w:date="2015-11-15T19:56:00Z">
        <w:r>
          <w:rPr>
            <w:b/>
          </w:rPr>
          <w:t>&lt;&lt;Entity&gt;&gt;</w:t>
        </w:r>
      </w:ins>
    </w:p>
    <w:p w:rsidR="00812105" w:rsidRDefault="0096020E">
      <w:pPr>
        <w:keepNext/>
        <w:keepLines/>
        <w:spacing w:after="0" w:line="240" w:lineRule="auto"/>
        <w:ind w:firstLine="720"/>
        <w:rPr>
          <w:ins w:id="688" w:author="Jimmy Duggan" w:date="2015-11-15T19:56:00Z"/>
        </w:rPr>
      </w:pPr>
      <w:ins w:id="689" w:author="Jimmy Duggan" w:date="2015-11-15T19:56:00Z">
        <w:r>
          <w:rPr>
            <w:b/>
          </w:rPr>
          <w:t>Attributes:</w:t>
        </w:r>
      </w:ins>
    </w:p>
    <w:p w:rsidR="00812105" w:rsidRDefault="00812105">
      <w:pPr>
        <w:pStyle w:val="ListParagraph"/>
        <w:keepNext/>
        <w:keepLines/>
        <w:spacing w:after="0" w:line="240" w:lineRule="auto"/>
        <w:ind w:left="2520"/>
        <w:rPr>
          <w:ins w:id="690" w:author="Jimmy Duggan" w:date="2015-11-15T19:56:00Z"/>
        </w:rPr>
      </w:pPr>
    </w:p>
    <w:p w:rsidR="00812105" w:rsidRDefault="001B00C4">
      <w:pPr>
        <w:pStyle w:val="ListParagraph"/>
        <w:keepNext/>
        <w:keepLines/>
        <w:numPr>
          <w:ilvl w:val="0"/>
          <w:numId w:val="10"/>
        </w:numPr>
        <w:spacing w:after="0" w:line="240" w:lineRule="auto"/>
        <w:rPr>
          <w:ins w:id="691" w:author="Jimmy Duggan" w:date="2015-11-15T19:56:00Z"/>
        </w:rPr>
      </w:pPr>
      <w:ins w:id="692" w:author="Jimmy Duggan" w:date="2015-11-15T20:26:00Z">
        <w:r>
          <w:rPr>
            <w:b/>
          </w:rPr>
          <w:t>Public</w:t>
        </w:r>
      </w:ins>
      <w:ins w:id="693" w:author="Jimmy Duggan" w:date="2015-11-15T19:56:00Z">
        <w:r w:rsidR="0096020E">
          <w:rPr>
            <w:b/>
          </w:rPr>
          <w:t xml:space="preserve"> </w:t>
        </w:r>
      </w:ins>
      <w:ins w:id="694" w:author="Jimmy Duggan" w:date="2015-11-15T20:23:00Z">
        <w:r>
          <w:rPr>
            <w:b/>
          </w:rPr>
          <w:t>int</w:t>
        </w:r>
      </w:ins>
      <w:ins w:id="695" w:author="Jimmy Duggan" w:date="2015-11-15T19:56:00Z">
        <w:r w:rsidR="0096020E">
          <w:rPr>
            <w:b/>
          </w:rPr>
          <w:t xml:space="preserve"> </w:t>
        </w:r>
        <w:r w:rsidR="0096020E" w:rsidRPr="00E84F72">
          <w:t>Id</w:t>
        </w:r>
      </w:ins>
    </w:p>
    <w:p w:rsidR="00812105" w:rsidRDefault="0096020E">
      <w:pPr>
        <w:pStyle w:val="ListParagraph"/>
        <w:keepNext/>
        <w:keepLines/>
        <w:numPr>
          <w:ilvl w:val="1"/>
          <w:numId w:val="10"/>
        </w:numPr>
        <w:spacing w:after="0" w:line="240" w:lineRule="auto"/>
        <w:rPr>
          <w:ins w:id="696" w:author="Jimmy Duggan" w:date="2015-11-15T20:28:00Z"/>
        </w:rPr>
      </w:pPr>
      <w:ins w:id="697" w:author="Jimmy Duggan" w:date="2015-11-15T19:56:00Z">
        <w:r>
          <w:t xml:space="preserve">Unique </w:t>
        </w:r>
      </w:ins>
      <w:ins w:id="698" w:author="Jimmy Duggan" w:date="2015-11-15T20:23:00Z">
        <w:r w:rsidR="001B00C4">
          <w:t>id generated by the system for each physician.</w:t>
        </w:r>
      </w:ins>
    </w:p>
    <w:p w:rsidR="00812105" w:rsidRDefault="00812105">
      <w:pPr>
        <w:pStyle w:val="ListParagraph"/>
        <w:keepNext/>
        <w:keepLines/>
        <w:spacing w:after="0" w:line="240" w:lineRule="auto"/>
        <w:ind w:left="2520"/>
        <w:rPr>
          <w:ins w:id="699" w:author="Jimmy Duggan" w:date="2015-11-15T20:28:00Z"/>
        </w:rPr>
        <w:pPrChange w:id="700" w:author="Jimmy Duggan" w:date="2015-11-15T22:45:00Z">
          <w:pPr>
            <w:pStyle w:val="ListParagraph"/>
            <w:keepNext/>
            <w:keepLines/>
            <w:numPr>
              <w:ilvl w:val="1"/>
              <w:numId w:val="10"/>
            </w:numPr>
            <w:spacing w:after="0" w:line="240" w:lineRule="auto"/>
            <w:ind w:left="2520" w:hanging="360"/>
          </w:pPr>
        </w:pPrChange>
      </w:pPr>
    </w:p>
    <w:p w:rsidR="00812105" w:rsidRDefault="007F09D4">
      <w:pPr>
        <w:pStyle w:val="ListParagraph"/>
        <w:keepNext/>
        <w:keepLines/>
        <w:numPr>
          <w:ilvl w:val="0"/>
          <w:numId w:val="10"/>
        </w:numPr>
        <w:spacing w:after="0" w:line="240" w:lineRule="auto"/>
        <w:rPr>
          <w:ins w:id="701" w:author="Jimmy Duggan" w:date="2015-11-15T20:28:00Z"/>
        </w:rPr>
      </w:pPr>
      <w:ins w:id="702" w:author="Jimmy Duggan" w:date="2015-11-15T20:28:00Z">
        <w:r>
          <w:rPr>
            <w:b/>
          </w:rPr>
          <w:t xml:space="preserve">Public string </w:t>
        </w:r>
        <w:r>
          <w:t>FirstName</w:t>
        </w:r>
      </w:ins>
    </w:p>
    <w:p w:rsidR="00812105" w:rsidRDefault="007F09D4">
      <w:pPr>
        <w:pStyle w:val="ListParagraph"/>
        <w:keepNext/>
        <w:keepLines/>
        <w:numPr>
          <w:ilvl w:val="1"/>
          <w:numId w:val="10"/>
        </w:numPr>
        <w:spacing w:after="0" w:line="240" w:lineRule="auto"/>
        <w:rPr>
          <w:ins w:id="703" w:author="Jimmy Duggan" w:date="2015-11-15T20:28:00Z"/>
        </w:rPr>
      </w:pPr>
      <w:ins w:id="704" w:author="Jimmy Duggan" w:date="2015-11-15T20:29:00Z">
        <w:r>
          <w:t>Physician’s first name.</w:t>
        </w:r>
      </w:ins>
    </w:p>
    <w:p w:rsidR="00812105" w:rsidRDefault="00812105">
      <w:pPr>
        <w:pStyle w:val="ListParagraph"/>
        <w:keepNext/>
        <w:keepLines/>
        <w:spacing w:after="0" w:line="240" w:lineRule="auto"/>
        <w:ind w:left="2520"/>
        <w:rPr>
          <w:ins w:id="705" w:author="Jimmy Duggan" w:date="2015-11-15T20:28:00Z"/>
        </w:rPr>
        <w:pPrChange w:id="706" w:author="Jimmy Duggan" w:date="2015-11-15T22:45:00Z">
          <w:pPr>
            <w:pStyle w:val="ListParagraph"/>
            <w:keepNext/>
            <w:keepLines/>
            <w:numPr>
              <w:ilvl w:val="1"/>
              <w:numId w:val="10"/>
            </w:numPr>
            <w:spacing w:after="0" w:line="240" w:lineRule="auto"/>
            <w:ind w:left="2520" w:hanging="360"/>
          </w:pPr>
        </w:pPrChange>
      </w:pPr>
    </w:p>
    <w:p w:rsidR="00812105" w:rsidRDefault="007F09D4">
      <w:pPr>
        <w:pStyle w:val="ListParagraph"/>
        <w:keepNext/>
        <w:keepLines/>
        <w:numPr>
          <w:ilvl w:val="0"/>
          <w:numId w:val="10"/>
        </w:numPr>
        <w:spacing w:after="0" w:line="240" w:lineRule="auto"/>
        <w:rPr>
          <w:ins w:id="707" w:author="Jimmy Duggan" w:date="2015-11-15T20:28:00Z"/>
        </w:rPr>
      </w:pPr>
      <w:ins w:id="708" w:author="Jimmy Duggan" w:date="2015-11-15T20:28:00Z">
        <w:r>
          <w:rPr>
            <w:b/>
          </w:rPr>
          <w:t xml:space="preserve">Public </w:t>
        </w:r>
      </w:ins>
      <w:ins w:id="709" w:author="Jimmy Duggan" w:date="2015-11-15T20:29:00Z">
        <w:r>
          <w:rPr>
            <w:b/>
          </w:rPr>
          <w:t xml:space="preserve">string </w:t>
        </w:r>
        <w:r>
          <w:t>LastName</w:t>
        </w:r>
      </w:ins>
    </w:p>
    <w:p w:rsidR="00812105" w:rsidRDefault="007F09D4">
      <w:pPr>
        <w:pStyle w:val="ListParagraph"/>
        <w:keepNext/>
        <w:keepLines/>
        <w:numPr>
          <w:ilvl w:val="1"/>
          <w:numId w:val="10"/>
        </w:numPr>
        <w:spacing w:after="0" w:line="240" w:lineRule="auto"/>
        <w:rPr>
          <w:ins w:id="710" w:author="Jimmy Duggan" w:date="2015-11-15T20:28:00Z"/>
        </w:rPr>
      </w:pPr>
      <w:ins w:id="711" w:author="Jimmy Duggan" w:date="2015-11-15T20:29:00Z">
        <w:r>
          <w:t>Physician’s last name.</w:t>
        </w:r>
      </w:ins>
    </w:p>
    <w:p w:rsidR="00812105" w:rsidRDefault="00812105">
      <w:pPr>
        <w:keepNext/>
        <w:keepLines/>
        <w:spacing w:after="0" w:line="240" w:lineRule="auto"/>
        <w:rPr>
          <w:ins w:id="712" w:author="Jimmy Duggan" w:date="2015-11-15T20:29:00Z"/>
        </w:rPr>
        <w:pPrChange w:id="713" w:author="Jimmy Duggan" w:date="2015-11-15T22:45:00Z">
          <w:pPr>
            <w:pStyle w:val="ListParagraph"/>
            <w:keepNext/>
            <w:keepLines/>
            <w:numPr>
              <w:ilvl w:val="1"/>
              <w:numId w:val="10"/>
            </w:numPr>
            <w:spacing w:after="0" w:line="240" w:lineRule="auto"/>
            <w:ind w:left="2520" w:hanging="360"/>
          </w:pPr>
        </w:pPrChange>
      </w:pPr>
    </w:p>
    <w:p w:rsidR="00812105" w:rsidRDefault="007F09D4">
      <w:pPr>
        <w:pStyle w:val="ListParagraph"/>
        <w:keepNext/>
        <w:keepLines/>
        <w:numPr>
          <w:ilvl w:val="0"/>
          <w:numId w:val="10"/>
        </w:numPr>
        <w:spacing w:after="0" w:line="240" w:lineRule="auto"/>
        <w:rPr>
          <w:ins w:id="714" w:author="Jimmy Duggan" w:date="2015-11-15T20:29:00Z"/>
        </w:rPr>
      </w:pPr>
      <w:ins w:id="715" w:author="Jimmy Duggan" w:date="2015-11-15T20:29:00Z">
        <w:r>
          <w:rPr>
            <w:b/>
          </w:rPr>
          <w:t xml:space="preserve">Public string </w:t>
        </w:r>
        <w:r>
          <w:t>Address</w:t>
        </w:r>
      </w:ins>
    </w:p>
    <w:p w:rsidR="00812105" w:rsidRDefault="007F09D4">
      <w:pPr>
        <w:pStyle w:val="ListParagraph"/>
        <w:keepNext/>
        <w:keepLines/>
        <w:numPr>
          <w:ilvl w:val="1"/>
          <w:numId w:val="10"/>
        </w:numPr>
        <w:spacing w:after="0" w:line="240" w:lineRule="auto"/>
        <w:rPr>
          <w:ins w:id="716" w:author="Jimmy Duggan" w:date="2015-11-15T20:29:00Z"/>
        </w:rPr>
      </w:pPr>
      <w:ins w:id="717" w:author="Jimmy Duggan" w:date="2015-11-15T20:29:00Z">
        <w:r>
          <w:t>Physician</w:t>
        </w:r>
      </w:ins>
      <w:ins w:id="718" w:author="Jimmy Duggan" w:date="2015-11-15T20:30:00Z">
        <w:r>
          <w:t>’</w:t>
        </w:r>
      </w:ins>
      <w:ins w:id="719" w:author="Jimmy Duggan" w:date="2015-11-15T20:29:00Z">
        <w:r>
          <w:t>s office address information.</w:t>
        </w:r>
      </w:ins>
    </w:p>
    <w:p w:rsidR="00812105" w:rsidRDefault="00812105">
      <w:pPr>
        <w:pStyle w:val="ListParagraph"/>
        <w:keepNext/>
        <w:keepLines/>
        <w:spacing w:after="0" w:line="240" w:lineRule="auto"/>
        <w:ind w:left="2520"/>
        <w:rPr>
          <w:ins w:id="720" w:author="Jimmy Duggan" w:date="2015-11-15T19:56:00Z"/>
        </w:rPr>
      </w:pPr>
    </w:p>
    <w:p w:rsidR="00812105" w:rsidRDefault="001B00C4">
      <w:pPr>
        <w:pStyle w:val="ListParagraph"/>
        <w:keepNext/>
        <w:keepLines/>
        <w:numPr>
          <w:ilvl w:val="0"/>
          <w:numId w:val="10"/>
        </w:numPr>
        <w:spacing w:after="0" w:line="240" w:lineRule="auto"/>
        <w:rPr>
          <w:ins w:id="721" w:author="Jimmy Duggan" w:date="2015-11-15T19:56:00Z"/>
        </w:rPr>
      </w:pPr>
      <w:ins w:id="722" w:author="Jimmy Duggan" w:date="2015-11-15T20:26:00Z">
        <w:r>
          <w:rPr>
            <w:b/>
          </w:rPr>
          <w:t xml:space="preserve">Public </w:t>
        </w:r>
      </w:ins>
      <w:ins w:id="723" w:author="Jimmy Duggan" w:date="2015-11-15T20:24:00Z">
        <w:r>
          <w:rPr>
            <w:b/>
          </w:rPr>
          <w:t xml:space="preserve">string </w:t>
        </w:r>
        <w:r>
          <w:t>Email</w:t>
        </w:r>
      </w:ins>
    </w:p>
    <w:p w:rsidR="00812105" w:rsidRDefault="001B00C4">
      <w:pPr>
        <w:pStyle w:val="ListParagraph"/>
        <w:keepNext/>
        <w:keepLines/>
        <w:numPr>
          <w:ilvl w:val="1"/>
          <w:numId w:val="10"/>
        </w:numPr>
        <w:spacing w:after="0" w:line="240" w:lineRule="auto"/>
        <w:rPr>
          <w:ins w:id="724" w:author="Jimmy Duggan" w:date="2015-11-15T19:56:00Z"/>
        </w:rPr>
      </w:pPr>
      <w:ins w:id="725" w:author="Jimmy Duggan" w:date="2015-11-15T20:24:00Z">
        <w:r>
          <w:t>Email address for the physician</w:t>
        </w:r>
      </w:ins>
    </w:p>
    <w:p w:rsidR="00812105" w:rsidRDefault="00812105">
      <w:pPr>
        <w:pStyle w:val="ListParagraph"/>
        <w:keepNext/>
        <w:keepLines/>
        <w:spacing w:after="0" w:line="240" w:lineRule="auto"/>
        <w:ind w:left="2520"/>
        <w:rPr>
          <w:ins w:id="726" w:author="Jimmy Duggan" w:date="2015-11-15T19:56:00Z"/>
        </w:rPr>
      </w:pPr>
    </w:p>
    <w:p w:rsidR="00812105" w:rsidRDefault="001B00C4">
      <w:pPr>
        <w:pStyle w:val="ListParagraph"/>
        <w:keepNext/>
        <w:keepLines/>
        <w:numPr>
          <w:ilvl w:val="0"/>
          <w:numId w:val="10"/>
        </w:numPr>
        <w:spacing w:after="0" w:line="240" w:lineRule="auto"/>
        <w:rPr>
          <w:ins w:id="727" w:author="Jimmy Duggan" w:date="2015-11-15T19:56:00Z"/>
        </w:rPr>
      </w:pPr>
      <w:ins w:id="728" w:author="Jimmy Duggan" w:date="2015-11-15T20:26:00Z">
        <w:r>
          <w:rPr>
            <w:b/>
          </w:rPr>
          <w:t xml:space="preserve">Public </w:t>
        </w:r>
      </w:ins>
      <w:ins w:id="729" w:author="Jimmy Duggan" w:date="2015-11-15T20:24:00Z">
        <w:r>
          <w:rPr>
            <w:b/>
          </w:rPr>
          <w:t>string</w:t>
        </w:r>
      </w:ins>
      <w:ins w:id="730" w:author="Jimmy Duggan" w:date="2015-11-15T19:56:00Z">
        <w:r w:rsidR="0096020E">
          <w:rPr>
            <w:b/>
          </w:rPr>
          <w:t xml:space="preserve"> </w:t>
        </w:r>
      </w:ins>
      <w:ins w:id="731" w:author="Jimmy Duggan" w:date="2015-11-15T20:24:00Z">
        <w:r>
          <w:t>PhoneNumber</w:t>
        </w:r>
      </w:ins>
    </w:p>
    <w:p w:rsidR="00812105" w:rsidRDefault="001B00C4">
      <w:pPr>
        <w:pStyle w:val="ListParagraph"/>
        <w:keepNext/>
        <w:keepLines/>
        <w:numPr>
          <w:ilvl w:val="1"/>
          <w:numId w:val="10"/>
        </w:numPr>
        <w:spacing w:after="0" w:line="240" w:lineRule="auto"/>
        <w:rPr>
          <w:ins w:id="732" w:author="Jimmy Duggan" w:date="2015-11-15T19:56:00Z"/>
        </w:rPr>
      </w:pPr>
      <w:ins w:id="733" w:author="Jimmy Duggan" w:date="2015-11-15T20:24:00Z">
        <w:r>
          <w:t>Phone number for the physician</w:t>
        </w:r>
      </w:ins>
    </w:p>
    <w:p w:rsidR="00812105" w:rsidRDefault="00812105">
      <w:pPr>
        <w:pStyle w:val="ListParagraph"/>
        <w:keepNext/>
        <w:keepLines/>
        <w:spacing w:after="0" w:line="240" w:lineRule="auto"/>
        <w:ind w:left="2520"/>
        <w:rPr>
          <w:ins w:id="734" w:author="Jimmy Duggan" w:date="2015-11-15T19:56:00Z"/>
        </w:rPr>
      </w:pPr>
    </w:p>
    <w:p w:rsidR="00812105" w:rsidRDefault="007F09D4">
      <w:pPr>
        <w:pStyle w:val="ListParagraph"/>
        <w:keepNext/>
        <w:keepLines/>
        <w:numPr>
          <w:ilvl w:val="0"/>
          <w:numId w:val="10"/>
        </w:numPr>
        <w:spacing w:after="0" w:line="240" w:lineRule="auto"/>
        <w:rPr>
          <w:ins w:id="735" w:author="Jimmy Duggan" w:date="2015-11-15T19:56:00Z"/>
        </w:rPr>
      </w:pPr>
      <w:ins w:id="736" w:author="Jimmy Duggan" w:date="2015-11-15T20:27:00Z">
        <w:r>
          <w:rPr>
            <w:b/>
          </w:rPr>
          <w:t>Public virtual</w:t>
        </w:r>
      </w:ins>
      <w:ins w:id="737" w:author="Jimmy Duggan" w:date="2015-11-15T19:56:00Z">
        <w:r w:rsidR="0096020E">
          <w:rPr>
            <w:b/>
          </w:rPr>
          <w:t xml:space="preserve"> </w:t>
        </w:r>
      </w:ins>
      <w:ins w:id="738" w:author="Jimmy Duggan" w:date="2015-11-15T20:27:00Z">
        <w:r w:rsidR="001B00C4">
          <w:rPr>
            <w:b/>
          </w:rPr>
          <w:t>Collection&lt;Parent&gt;</w:t>
        </w:r>
      </w:ins>
      <w:ins w:id="739" w:author="Jimmy Duggan" w:date="2015-11-15T19:56:00Z">
        <w:r w:rsidR="0096020E">
          <w:rPr>
            <w:b/>
          </w:rPr>
          <w:t xml:space="preserve"> </w:t>
        </w:r>
      </w:ins>
      <w:ins w:id="740" w:author="Jimmy Duggan" w:date="2015-11-15T20:27:00Z">
        <w:r>
          <w:t>Patients</w:t>
        </w:r>
      </w:ins>
    </w:p>
    <w:p w:rsidR="00812105" w:rsidRDefault="007F09D4">
      <w:pPr>
        <w:pStyle w:val="ListParagraph"/>
        <w:keepNext/>
        <w:keepLines/>
        <w:numPr>
          <w:ilvl w:val="1"/>
          <w:numId w:val="10"/>
        </w:numPr>
        <w:spacing w:after="0" w:line="240" w:lineRule="auto"/>
        <w:rPr>
          <w:ins w:id="741" w:author="Jimmy Duggan" w:date="2015-11-15T19:56:00Z"/>
        </w:rPr>
      </w:pPr>
      <w:ins w:id="742" w:author="Jimmy Duggan" w:date="2015-11-15T20:28:00Z">
        <w:r>
          <w:t>Collection of all of the physician’s patients.</w:t>
        </w:r>
      </w:ins>
    </w:p>
    <w:p w:rsidR="00812105" w:rsidRDefault="00812105">
      <w:pPr>
        <w:keepNext/>
        <w:keepLines/>
        <w:spacing w:after="0" w:line="240" w:lineRule="auto"/>
        <w:rPr>
          <w:ins w:id="743" w:author="Jimmy Duggan" w:date="2015-11-15T19:56:00Z"/>
        </w:rPr>
        <w:pPrChange w:id="744" w:author="Jimmy Duggan" w:date="2015-11-15T22:45:00Z">
          <w:pPr>
            <w:pStyle w:val="ListParagraph"/>
            <w:keepNext/>
            <w:keepLines/>
            <w:spacing w:after="0" w:line="240" w:lineRule="auto"/>
            <w:ind w:left="2520"/>
          </w:pPr>
        </w:pPrChange>
      </w:pPr>
    </w:p>
    <w:p w:rsidR="00812105" w:rsidRDefault="0096020E">
      <w:pPr>
        <w:keepNext/>
        <w:keepLines/>
        <w:spacing w:after="0" w:line="240" w:lineRule="auto"/>
        <w:ind w:firstLine="720"/>
        <w:rPr>
          <w:ins w:id="745" w:author="Jimmy Duggan" w:date="2015-11-15T19:56:00Z"/>
          <w:b/>
        </w:rPr>
      </w:pPr>
      <w:ins w:id="746" w:author="Jimmy Duggan" w:date="2015-11-15T19:56:00Z">
        <w:r>
          <w:rPr>
            <w:b/>
          </w:rPr>
          <w:t>Operations:</w:t>
        </w:r>
      </w:ins>
    </w:p>
    <w:p w:rsidR="00812105" w:rsidRDefault="0096020E">
      <w:pPr>
        <w:pStyle w:val="ListParagraph"/>
        <w:keepNext/>
        <w:keepLines/>
        <w:numPr>
          <w:ilvl w:val="0"/>
          <w:numId w:val="7"/>
        </w:numPr>
        <w:spacing w:after="0" w:line="240" w:lineRule="auto"/>
        <w:rPr>
          <w:ins w:id="747" w:author="Jimmy Duggan" w:date="2015-11-15T19:56:00Z"/>
        </w:rPr>
      </w:pPr>
      <w:ins w:id="748" w:author="Jimmy Duggan" w:date="2015-11-15T19:56:00Z">
        <w:r w:rsidRPr="00484ED5">
          <w:t>Sets and gets for all attributes.</w:t>
        </w:r>
      </w:ins>
    </w:p>
    <w:p w:rsidR="00812105" w:rsidRDefault="00812105">
      <w:pPr>
        <w:pStyle w:val="ListParagraph"/>
        <w:keepNext/>
        <w:keepLines/>
        <w:spacing w:after="0" w:line="240" w:lineRule="auto"/>
        <w:ind w:left="1800"/>
        <w:rPr>
          <w:ins w:id="749" w:author="Jimmy Duggan" w:date="2015-11-15T19:56:00Z"/>
        </w:rPr>
      </w:pPr>
    </w:p>
    <w:p w:rsidR="00812105" w:rsidRDefault="0096020E">
      <w:pPr>
        <w:keepNext/>
        <w:keepLines/>
        <w:spacing w:after="0" w:line="240" w:lineRule="auto"/>
        <w:ind w:left="720"/>
        <w:rPr>
          <w:ins w:id="750" w:author="Jimmy Duggan" w:date="2015-11-15T19:56:00Z"/>
          <w:b/>
        </w:rPr>
      </w:pPr>
      <w:ins w:id="751" w:author="Jimmy Duggan" w:date="2015-11-15T19:56:00Z">
        <w:r>
          <w:rPr>
            <w:b/>
          </w:rPr>
          <w:t>Constructors:</w:t>
        </w:r>
      </w:ins>
    </w:p>
    <w:p w:rsidR="00812105" w:rsidRDefault="0096020E">
      <w:pPr>
        <w:pStyle w:val="ListParagraph"/>
        <w:keepNext/>
        <w:keepLines/>
        <w:numPr>
          <w:ilvl w:val="0"/>
          <w:numId w:val="14"/>
        </w:numPr>
        <w:spacing w:after="0" w:line="240" w:lineRule="auto"/>
        <w:rPr>
          <w:ins w:id="752" w:author="Jimmy Duggan" w:date="2015-11-15T19:56:00Z"/>
          <w:b/>
        </w:rPr>
      </w:pPr>
      <w:ins w:id="753" w:author="Jimmy Duggan" w:date="2015-11-15T19:56:00Z">
        <w:r>
          <w:rPr>
            <w:b/>
          </w:rPr>
          <w:t xml:space="preserve">Public </w:t>
        </w:r>
      </w:ins>
      <w:ins w:id="754" w:author="Jimmy Duggan" w:date="2015-11-15T20:30:00Z">
        <w:r w:rsidR="007F09D4">
          <w:t>Physician</w:t>
        </w:r>
      </w:ins>
      <w:ins w:id="755" w:author="Jimmy Duggan" w:date="2015-11-15T19:56:00Z">
        <w:r>
          <w:t>()</w:t>
        </w:r>
      </w:ins>
    </w:p>
    <w:p w:rsidR="00812105" w:rsidRDefault="0096020E">
      <w:pPr>
        <w:pStyle w:val="ListParagraph"/>
        <w:keepNext/>
        <w:keepLines/>
        <w:numPr>
          <w:ilvl w:val="1"/>
          <w:numId w:val="14"/>
        </w:numPr>
        <w:spacing w:after="0" w:line="240" w:lineRule="auto"/>
        <w:rPr>
          <w:ins w:id="756" w:author="Jimmy Duggan" w:date="2015-11-15T19:56:00Z"/>
          <w:b/>
        </w:rPr>
      </w:pPr>
      <w:ins w:id="757" w:author="Jimmy Duggan" w:date="2015-11-15T19:56:00Z">
        <w:r>
          <w:t>Default constructor</w:t>
        </w:r>
      </w:ins>
    </w:p>
    <w:p w:rsidR="00812105" w:rsidRDefault="00812105">
      <w:pPr>
        <w:keepNext/>
        <w:keepLines/>
        <w:rPr>
          <w:ins w:id="758" w:author="Jimmy Duggan" w:date="2015-11-15T21:43:00Z"/>
        </w:rPr>
      </w:pPr>
    </w:p>
    <w:p w:rsidR="00812105" w:rsidRDefault="001C1550">
      <w:pPr>
        <w:pStyle w:val="Heading4"/>
        <w:keepNext/>
        <w:keepLines/>
        <w:rPr>
          <w:ins w:id="759" w:author="Jimmy Duggan" w:date="2015-11-15T21:43:00Z"/>
        </w:rPr>
      </w:pPr>
      <w:ins w:id="760" w:author="Jimmy Duggan" w:date="2015-11-15T21:43:00Z">
        <w:r>
          <w:t>ExperimentAdministrator</w:t>
        </w:r>
      </w:ins>
    </w:p>
    <w:p w:rsidR="00812105" w:rsidRDefault="001C1550">
      <w:pPr>
        <w:keepNext/>
        <w:keepLines/>
        <w:rPr>
          <w:ins w:id="761" w:author="Jimmy Duggan" w:date="2015-11-15T21:43:00Z"/>
        </w:rPr>
      </w:pPr>
      <w:ins w:id="762" w:author="Jimmy Duggan" w:date="2015-11-15T21:43:00Z">
        <w:r w:rsidRPr="00F82B86">
          <w:t>T</w:t>
        </w:r>
        <w:r>
          <w:t>his</w:t>
        </w:r>
        <w:r w:rsidRPr="00F82B86">
          <w:t xml:space="preserve"> clas</w:t>
        </w:r>
        <w:r>
          <w:t xml:space="preserve">s describes the attributes and construction of an </w:t>
        </w:r>
        <w:r>
          <w:rPr>
            <w:b/>
          </w:rPr>
          <w:t>Experiment Administrator</w:t>
        </w:r>
        <w:r>
          <w:t xml:space="preserve"> </w:t>
        </w:r>
      </w:ins>
      <w:ins w:id="763" w:author="Jimmy Duggan" w:date="2015-11-15T21:51:00Z">
        <w:r w:rsidR="006401A4">
          <w:t xml:space="preserve">user </w:t>
        </w:r>
      </w:ins>
      <w:ins w:id="764" w:author="Jimmy Duggan" w:date="2015-11-15T21:43:00Z">
        <w:r>
          <w:t xml:space="preserve">object.  </w:t>
        </w:r>
      </w:ins>
    </w:p>
    <w:p w:rsidR="00812105" w:rsidRDefault="001C1550">
      <w:pPr>
        <w:keepNext/>
        <w:keepLines/>
        <w:spacing w:after="0" w:line="360" w:lineRule="auto"/>
        <w:rPr>
          <w:ins w:id="765" w:author="Jimmy Duggan" w:date="2015-11-15T21:43:00Z"/>
          <w:b/>
        </w:rPr>
      </w:pPr>
      <w:ins w:id="766" w:author="Jimmy Duggan" w:date="2015-11-15T21:43:00Z">
        <w:r>
          <w:rPr>
            <w:b/>
          </w:rPr>
          <w:t>&lt;&lt;Entity&gt;&gt;</w:t>
        </w:r>
      </w:ins>
    </w:p>
    <w:p w:rsidR="00812105" w:rsidRDefault="001C1550">
      <w:pPr>
        <w:keepNext/>
        <w:keepLines/>
        <w:spacing w:after="0" w:line="240" w:lineRule="auto"/>
        <w:ind w:firstLine="720"/>
        <w:rPr>
          <w:ins w:id="767" w:author="Jimmy Duggan" w:date="2015-11-15T21:43:00Z"/>
        </w:rPr>
      </w:pPr>
      <w:ins w:id="768" w:author="Jimmy Duggan" w:date="2015-11-15T21:43:00Z">
        <w:r>
          <w:rPr>
            <w:b/>
          </w:rPr>
          <w:t>Attributes:</w:t>
        </w:r>
      </w:ins>
    </w:p>
    <w:p w:rsidR="00812105" w:rsidRDefault="00812105">
      <w:pPr>
        <w:pStyle w:val="ListParagraph"/>
        <w:keepNext/>
        <w:keepLines/>
        <w:spacing w:after="0" w:line="240" w:lineRule="auto"/>
        <w:ind w:left="2520"/>
        <w:rPr>
          <w:ins w:id="769" w:author="Jimmy Duggan" w:date="2015-11-15T21:43:00Z"/>
        </w:rPr>
      </w:pPr>
    </w:p>
    <w:p w:rsidR="00812105" w:rsidRDefault="001C1550">
      <w:pPr>
        <w:pStyle w:val="ListParagraph"/>
        <w:keepNext/>
        <w:keepLines/>
        <w:numPr>
          <w:ilvl w:val="0"/>
          <w:numId w:val="10"/>
        </w:numPr>
        <w:spacing w:after="0" w:line="240" w:lineRule="auto"/>
        <w:rPr>
          <w:ins w:id="770" w:author="Jimmy Duggan" w:date="2015-11-15T21:43:00Z"/>
        </w:rPr>
      </w:pPr>
      <w:ins w:id="771" w:author="Jimmy Duggan" w:date="2015-11-15T21:43:00Z">
        <w:r>
          <w:rPr>
            <w:b/>
          </w:rPr>
          <w:t xml:space="preserve">Public int </w:t>
        </w:r>
        <w:r w:rsidRPr="00E84F72">
          <w:t>Id</w:t>
        </w:r>
      </w:ins>
    </w:p>
    <w:p w:rsidR="00812105" w:rsidRDefault="001C1550">
      <w:pPr>
        <w:pStyle w:val="ListParagraph"/>
        <w:keepNext/>
        <w:keepLines/>
        <w:numPr>
          <w:ilvl w:val="1"/>
          <w:numId w:val="10"/>
        </w:numPr>
        <w:spacing w:after="0" w:line="240" w:lineRule="auto"/>
        <w:rPr>
          <w:ins w:id="772" w:author="Jimmy Duggan" w:date="2015-11-15T21:43:00Z"/>
        </w:rPr>
      </w:pPr>
      <w:ins w:id="773" w:author="Jimmy Duggan" w:date="2015-11-15T21:43:00Z">
        <w:r>
          <w:t>Unique id generated by the system for each experiment administrator.</w:t>
        </w:r>
      </w:ins>
    </w:p>
    <w:p w:rsidR="00812105" w:rsidRDefault="00812105">
      <w:pPr>
        <w:pStyle w:val="ListParagraph"/>
        <w:keepNext/>
        <w:keepLines/>
        <w:spacing w:after="0" w:line="240" w:lineRule="auto"/>
        <w:ind w:left="2520"/>
        <w:rPr>
          <w:ins w:id="774" w:author="Jimmy Duggan" w:date="2015-11-15T21:43:00Z"/>
        </w:rPr>
      </w:pPr>
    </w:p>
    <w:p w:rsidR="00812105" w:rsidRDefault="001C1550">
      <w:pPr>
        <w:pStyle w:val="ListParagraph"/>
        <w:keepNext/>
        <w:keepLines/>
        <w:numPr>
          <w:ilvl w:val="0"/>
          <w:numId w:val="10"/>
        </w:numPr>
        <w:spacing w:after="0" w:line="240" w:lineRule="auto"/>
        <w:rPr>
          <w:ins w:id="775" w:author="Jimmy Duggan" w:date="2015-11-15T21:43:00Z"/>
        </w:rPr>
      </w:pPr>
      <w:ins w:id="776" w:author="Jimmy Duggan" w:date="2015-11-15T21:43:00Z">
        <w:r>
          <w:rPr>
            <w:b/>
          </w:rPr>
          <w:t xml:space="preserve">Public string </w:t>
        </w:r>
        <w:r>
          <w:t>FirstName</w:t>
        </w:r>
      </w:ins>
    </w:p>
    <w:p w:rsidR="00812105" w:rsidRDefault="001C1550">
      <w:pPr>
        <w:pStyle w:val="ListParagraph"/>
        <w:keepNext/>
        <w:keepLines/>
        <w:numPr>
          <w:ilvl w:val="1"/>
          <w:numId w:val="10"/>
        </w:numPr>
        <w:spacing w:after="0" w:line="240" w:lineRule="auto"/>
        <w:rPr>
          <w:ins w:id="777" w:author="Jimmy Duggan" w:date="2015-11-15T21:43:00Z"/>
        </w:rPr>
      </w:pPr>
      <w:ins w:id="778" w:author="Jimmy Duggan" w:date="2015-11-15T21:44:00Z">
        <w:r>
          <w:t xml:space="preserve">Experiment administrator’s </w:t>
        </w:r>
      </w:ins>
      <w:ins w:id="779" w:author="Jimmy Duggan" w:date="2015-11-15T21:43:00Z">
        <w:r>
          <w:t>first name.</w:t>
        </w:r>
      </w:ins>
    </w:p>
    <w:p w:rsidR="00812105" w:rsidRDefault="00812105">
      <w:pPr>
        <w:pStyle w:val="ListParagraph"/>
        <w:keepNext/>
        <w:keepLines/>
        <w:spacing w:after="0" w:line="240" w:lineRule="auto"/>
        <w:ind w:left="2520"/>
        <w:rPr>
          <w:ins w:id="780" w:author="Jimmy Duggan" w:date="2015-11-15T21:43:00Z"/>
        </w:rPr>
      </w:pPr>
    </w:p>
    <w:p w:rsidR="00812105" w:rsidRDefault="001C1550">
      <w:pPr>
        <w:pStyle w:val="ListParagraph"/>
        <w:keepNext/>
        <w:keepLines/>
        <w:numPr>
          <w:ilvl w:val="0"/>
          <w:numId w:val="10"/>
        </w:numPr>
        <w:spacing w:after="0" w:line="240" w:lineRule="auto"/>
        <w:rPr>
          <w:ins w:id="781" w:author="Jimmy Duggan" w:date="2015-11-15T21:43:00Z"/>
        </w:rPr>
      </w:pPr>
      <w:ins w:id="782" w:author="Jimmy Duggan" w:date="2015-11-15T21:43:00Z">
        <w:r>
          <w:rPr>
            <w:b/>
          </w:rPr>
          <w:t xml:space="preserve">Public string </w:t>
        </w:r>
        <w:r>
          <w:t>LastName</w:t>
        </w:r>
      </w:ins>
    </w:p>
    <w:p w:rsidR="00812105" w:rsidRDefault="001C1550">
      <w:pPr>
        <w:pStyle w:val="ListParagraph"/>
        <w:keepNext/>
        <w:keepLines/>
        <w:numPr>
          <w:ilvl w:val="1"/>
          <w:numId w:val="10"/>
        </w:numPr>
        <w:spacing w:after="0" w:line="240" w:lineRule="auto"/>
        <w:rPr>
          <w:ins w:id="783" w:author="Jimmy Duggan" w:date="2015-11-15T21:43:00Z"/>
        </w:rPr>
      </w:pPr>
      <w:ins w:id="784" w:author="Jimmy Duggan" w:date="2015-11-15T21:44:00Z">
        <w:r>
          <w:t xml:space="preserve">Experiment administrator’s </w:t>
        </w:r>
      </w:ins>
      <w:ins w:id="785" w:author="Jimmy Duggan" w:date="2015-11-15T21:43:00Z">
        <w:r>
          <w:t>last name.</w:t>
        </w:r>
      </w:ins>
    </w:p>
    <w:p w:rsidR="00812105" w:rsidRDefault="00812105">
      <w:pPr>
        <w:keepNext/>
        <w:keepLines/>
        <w:spacing w:after="0" w:line="240" w:lineRule="auto"/>
        <w:rPr>
          <w:ins w:id="786" w:author="Jimmy Duggan" w:date="2015-11-15T21:43:00Z"/>
        </w:rPr>
      </w:pPr>
    </w:p>
    <w:p w:rsidR="00812105" w:rsidRDefault="001C1550">
      <w:pPr>
        <w:pStyle w:val="ListParagraph"/>
        <w:keepNext/>
        <w:keepLines/>
        <w:numPr>
          <w:ilvl w:val="0"/>
          <w:numId w:val="10"/>
        </w:numPr>
        <w:spacing w:after="0" w:line="240" w:lineRule="auto"/>
        <w:rPr>
          <w:ins w:id="787" w:author="Jimmy Duggan" w:date="2015-11-15T21:43:00Z"/>
        </w:rPr>
      </w:pPr>
      <w:ins w:id="788" w:author="Jimmy Duggan" w:date="2015-11-15T21:43:00Z">
        <w:r>
          <w:rPr>
            <w:b/>
          </w:rPr>
          <w:t xml:space="preserve">Public string </w:t>
        </w:r>
        <w:r>
          <w:t>Address</w:t>
        </w:r>
      </w:ins>
    </w:p>
    <w:p w:rsidR="00812105" w:rsidRDefault="001C1550">
      <w:pPr>
        <w:pStyle w:val="ListParagraph"/>
        <w:keepNext/>
        <w:keepLines/>
        <w:numPr>
          <w:ilvl w:val="1"/>
          <w:numId w:val="10"/>
        </w:numPr>
        <w:spacing w:after="0" w:line="240" w:lineRule="auto"/>
        <w:rPr>
          <w:ins w:id="789" w:author="Jimmy Duggan" w:date="2015-11-15T21:43:00Z"/>
        </w:rPr>
      </w:pPr>
      <w:ins w:id="790" w:author="Jimmy Duggan" w:date="2015-11-15T21:44:00Z">
        <w:r>
          <w:t>Experiment administrator’s a</w:t>
        </w:r>
      </w:ins>
      <w:ins w:id="791" w:author="Jimmy Duggan" w:date="2015-11-15T21:43:00Z">
        <w:r>
          <w:t>ddress information.</w:t>
        </w:r>
      </w:ins>
    </w:p>
    <w:p w:rsidR="00812105" w:rsidRDefault="00812105">
      <w:pPr>
        <w:pStyle w:val="ListParagraph"/>
        <w:keepNext/>
        <w:keepLines/>
        <w:spacing w:after="0" w:line="240" w:lineRule="auto"/>
        <w:ind w:left="2520"/>
        <w:rPr>
          <w:ins w:id="792" w:author="Jimmy Duggan" w:date="2015-11-15T21:43:00Z"/>
        </w:rPr>
      </w:pPr>
    </w:p>
    <w:p w:rsidR="00812105" w:rsidRDefault="001C1550">
      <w:pPr>
        <w:pStyle w:val="ListParagraph"/>
        <w:keepNext/>
        <w:keepLines/>
        <w:numPr>
          <w:ilvl w:val="0"/>
          <w:numId w:val="10"/>
        </w:numPr>
        <w:spacing w:after="0" w:line="240" w:lineRule="auto"/>
        <w:rPr>
          <w:ins w:id="793" w:author="Jimmy Duggan" w:date="2015-11-15T21:43:00Z"/>
        </w:rPr>
      </w:pPr>
      <w:ins w:id="794" w:author="Jimmy Duggan" w:date="2015-11-15T21:43:00Z">
        <w:r>
          <w:rPr>
            <w:b/>
          </w:rPr>
          <w:t xml:space="preserve">Public string </w:t>
        </w:r>
        <w:r>
          <w:t>Email</w:t>
        </w:r>
      </w:ins>
    </w:p>
    <w:p w:rsidR="00812105" w:rsidRDefault="001C1550">
      <w:pPr>
        <w:pStyle w:val="ListParagraph"/>
        <w:keepNext/>
        <w:keepLines/>
        <w:numPr>
          <w:ilvl w:val="1"/>
          <w:numId w:val="10"/>
        </w:numPr>
        <w:spacing w:after="0" w:line="240" w:lineRule="auto"/>
        <w:rPr>
          <w:ins w:id="795" w:author="Jimmy Duggan" w:date="2015-11-15T21:43:00Z"/>
        </w:rPr>
      </w:pPr>
      <w:ins w:id="796" w:author="Jimmy Duggan" w:date="2015-11-15T21:43:00Z">
        <w:r>
          <w:t xml:space="preserve">Email address for the </w:t>
        </w:r>
      </w:ins>
      <w:ins w:id="797" w:author="Jimmy Duggan" w:date="2015-11-15T21:44:00Z">
        <w:r>
          <w:t>experiment administrator</w:t>
        </w:r>
      </w:ins>
    </w:p>
    <w:p w:rsidR="00812105" w:rsidRDefault="00812105">
      <w:pPr>
        <w:pStyle w:val="ListParagraph"/>
        <w:keepNext/>
        <w:keepLines/>
        <w:spacing w:after="0" w:line="240" w:lineRule="auto"/>
        <w:ind w:left="2520"/>
        <w:rPr>
          <w:ins w:id="798" w:author="Jimmy Duggan" w:date="2015-11-15T21:43:00Z"/>
        </w:rPr>
      </w:pPr>
    </w:p>
    <w:p w:rsidR="00812105" w:rsidRDefault="001C1550">
      <w:pPr>
        <w:pStyle w:val="ListParagraph"/>
        <w:keepNext/>
        <w:keepLines/>
        <w:numPr>
          <w:ilvl w:val="0"/>
          <w:numId w:val="10"/>
        </w:numPr>
        <w:spacing w:after="0" w:line="240" w:lineRule="auto"/>
        <w:rPr>
          <w:ins w:id="799" w:author="Jimmy Duggan" w:date="2015-11-15T21:43:00Z"/>
        </w:rPr>
      </w:pPr>
      <w:ins w:id="800" w:author="Jimmy Duggan" w:date="2015-11-15T21:43:00Z">
        <w:r>
          <w:rPr>
            <w:b/>
          </w:rPr>
          <w:t xml:space="preserve">Public string </w:t>
        </w:r>
        <w:r>
          <w:t>PhoneNumber</w:t>
        </w:r>
      </w:ins>
    </w:p>
    <w:p w:rsidR="00812105" w:rsidRDefault="001C1550">
      <w:pPr>
        <w:pStyle w:val="ListParagraph"/>
        <w:keepNext/>
        <w:keepLines/>
        <w:numPr>
          <w:ilvl w:val="1"/>
          <w:numId w:val="10"/>
        </w:numPr>
        <w:spacing w:after="0" w:line="240" w:lineRule="auto"/>
        <w:rPr>
          <w:ins w:id="801" w:author="Jimmy Duggan" w:date="2015-11-15T21:43:00Z"/>
        </w:rPr>
      </w:pPr>
      <w:ins w:id="802" w:author="Jimmy Duggan" w:date="2015-11-15T21:43:00Z">
        <w:r>
          <w:t xml:space="preserve">Phone number for the </w:t>
        </w:r>
      </w:ins>
      <w:ins w:id="803" w:author="Jimmy Duggan" w:date="2015-11-15T21:45:00Z">
        <w:r>
          <w:t>experiment administrator.</w:t>
        </w:r>
      </w:ins>
    </w:p>
    <w:p w:rsidR="00812105" w:rsidRDefault="00812105">
      <w:pPr>
        <w:pStyle w:val="ListParagraph"/>
        <w:keepNext/>
        <w:keepLines/>
        <w:spacing w:after="0" w:line="240" w:lineRule="auto"/>
        <w:ind w:left="2520"/>
        <w:rPr>
          <w:ins w:id="804" w:author="Jimmy Duggan" w:date="2015-11-15T21:43:00Z"/>
        </w:rPr>
      </w:pPr>
    </w:p>
    <w:p w:rsidR="00812105" w:rsidRDefault="001C1550">
      <w:pPr>
        <w:pStyle w:val="ListParagraph"/>
        <w:keepNext/>
        <w:keepLines/>
        <w:numPr>
          <w:ilvl w:val="0"/>
          <w:numId w:val="10"/>
        </w:numPr>
        <w:spacing w:after="0" w:line="240" w:lineRule="auto"/>
        <w:rPr>
          <w:ins w:id="805" w:author="Jimmy Duggan" w:date="2015-11-15T21:43:00Z"/>
        </w:rPr>
      </w:pPr>
      <w:ins w:id="806" w:author="Jimmy Duggan" w:date="2015-11-15T21:43:00Z">
        <w:r>
          <w:rPr>
            <w:b/>
          </w:rPr>
          <w:t>Public virtual Collection&lt;</w:t>
        </w:r>
      </w:ins>
      <w:ins w:id="807" w:author="Jimmy Duggan" w:date="2015-11-15T21:45:00Z">
        <w:r>
          <w:rPr>
            <w:b/>
          </w:rPr>
          <w:t>Experiment</w:t>
        </w:r>
      </w:ins>
      <w:ins w:id="808" w:author="Jimmy Duggan" w:date="2015-11-15T21:43:00Z">
        <w:r>
          <w:rPr>
            <w:b/>
          </w:rPr>
          <w:t xml:space="preserve">&gt; </w:t>
        </w:r>
      </w:ins>
      <w:ins w:id="809" w:author="Jimmy Duggan" w:date="2015-11-15T21:45:00Z">
        <w:r>
          <w:t>Experiments</w:t>
        </w:r>
      </w:ins>
    </w:p>
    <w:p w:rsidR="00812105" w:rsidRDefault="001C1550">
      <w:pPr>
        <w:pStyle w:val="ListParagraph"/>
        <w:keepNext/>
        <w:keepLines/>
        <w:numPr>
          <w:ilvl w:val="1"/>
          <w:numId w:val="10"/>
        </w:numPr>
        <w:spacing w:after="0" w:line="240" w:lineRule="auto"/>
        <w:rPr>
          <w:ins w:id="810" w:author="Jimmy Duggan" w:date="2015-11-15T21:43:00Z"/>
        </w:rPr>
      </w:pPr>
      <w:ins w:id="811" w:author="Jimmy Duggan" w:date="2015-11-15T21:43:00Z">
        <w:r>
          <w:t xml:space="preserve">Collection of all of the </w:t>
        </w:r>
      </w:ins>
      <w:ins w:id="812" w:author="Jimmy Duggan" w:date="2015-11-15T21:45:00Z">
        <w:r>
          <w:t>experiment administrator experiments</w:t>
        </w:r>
      </w:ins>
      <w:ins w:id="813" w:author="Jimmy Duggan" w:date="2015-11-15T21:43:00Z">
        <w:r>
          <w:t>.</w:t>
        </w:r>
      </w:ins>
    </w:p>
    <w:p w:rsidR="00812105" w:rsidRDefault="006401A4">
      <w:pPr>
        <w:keepNext/>
        <w:keepLines/>
        <w:spacing w:after="0" w:line="240" w:lineRule="auto"/>
        <w:ind w:firstLine="720"/>
        <w:rPr>
          <w:ins w:id="814" w:author="Jimmy Duggan" w:date="2015-11-15T21:50:00Z"/>
          <w:b/>
        </w:rPr>
      </w:pPr>
      <w:ins w:id="815" w:author="Jimmy Duggan" w:date="2015-11-15T21:50:00Z">
        <w:r>
          <w:rPr>
            <w:b/>
          </w:rPr>
          <w:t>Operations:</w:t>
        </w:r>
      </w:ins>
    </w:p>
    <w:p w:rsidR="00812105" w:rsidRDefault="006401A4">
      <w:pPr>
        <w:pStyle w:val="ListParagraph"/>
        <w:keepNext/>
        <w:keepLines/>
        <w:numPr>
          <w:ilvl w:val="0"/>
          <w:numId w:val="7"/>
        </w:numPr>
        <w:spacing w:after="0" w:line="240" w:lineRule="auto"/>
        <w:rPr>
          <w:ins w:id="816" w:author="Jimmy Duggan" w:date="2015-11-15T21:50:00Z"/>
        </w:rPr>
      </w:pPr>
      <w:ins w:id="817" w:author="Jimmy Duggan" w:date="2015-11-15T21:50:00Z">
        <w:r w:rsidRPr="00484ED5">
          <w:t>Sets and gets for all attributes.</w:t>
        </w:r>
      </w:ins>
    </w:p>
    <w:p w:rsidR="00812105" w:rsidRDefault="00812105">
      <w:pPr>
        <w:pStyle w:val="ListParagraph"/>
        <w:keepNext/>
        <w:keepLines/>
        <w:spacing w:after="0" w:line="240" w:lineRule="auto"/>
        <w:ind w:left="1800"/>
        <w:rPr>
          <w:ins w:id="818" w:author="Jimmy Duggan" w:date="2015-11-15T21:50:00Z"/>
        </w:rPr>
      </w:pPr>
    </w:p>
    <w:p w:rsidR="00812105" w:rsidRDefault="006401A4">
      <w:pPr>
        <w:keepNext/>
        <w:keepLines/>
        <w:spacing w:after="0" w:line="240" w:lineRule="auto"/>
        <w:ind w:left="720"/>
        <w:rPr>
          <w:ins w:id="819" w:author="Jimmy Duggan" w:date="2015-11-15T21:50:00Z"/>
          <w:b/>
        </w:rPr>
      </w:pPr>
      <w:ins w:id="820" w:author="Jimmy Duggan" w:date="2015-11-15T21:50:00Z">
        <w:r>
          <w:rPr>
            <w:b/>
          </w:rPr>
          <w:t>Constructors:</w:t>
        </w:r>
      </w:ins>
    </w:p>
    <w:p w:rsidR="00812105" w:rsidRDefault="006401A4">
      <w:pPr>
        <w:pStyle w:val="ListParagraph"/>
        <w:keepNext/>
        <w:keepLines/>
        <w:numPr>
          <w:ilvl w:val="0"/>
          <w:numId w:val="14"/>
        </w:numPr>
        <w:spacing w:after="0" w:line="240" w:lineRule="auto"/>
        <w:rPr>
          <w:ins w:id="821" w:author="Jimmy Duggan" w:date="2015-11-15T21:50:00Z"/>
          <w:b/>
        </w:rPr>
      </w:pPr>
      <w:ins w:id="822" w:author="Jimmy Duggan" w:date="2015-11-15T21:50:00Z">
        <w:r>
          <w:rPr>
            <w:b/>
          </w:rPr>
          <w:t xml:space="preserve">Public </w:t>
        </w:r>
        <w:r>
          <w:t>ExperimentAdministrator()</w:t>
        </w:r>
      </w:ins>
    </w:p>
    <w:p w:rsidR="00812105" w:rsidRDefault="006401A4">
      <w:pPr>
        <w:pStyle w:val="ListParagraph"/>
        <w:keepNext/>
        <w:keepLines/>
        <w:numPr>
          <w:ilvl w:val="1"/>
          <w:numId w:val="14"/>
        </w:numPr>
        <w:spacing w:after="0" w:line="240" w:lineRule="auto"/>
        <w:rPr>
          <w:ins w:id="823" w:author="Jimmy Duggan" w:date="2015-11-15T21:51:00Z"/>
          <w:b/>
          <w:rPrChange w:id="824" w:author="Jimmy Duggan" w:date="2015-11-15T21:51:00Z">
            <w:rPr>
              <w:ins w:id="825" w:author="Jimmy Duggan" w:date="2015-11-15T21:51:00Z"/>
            </w:rPr>
          </w:rPrChange>
        </w:rPr>
      </w:pPr>
      <w:ins w:id="826" w:author="Jimmy Duggan" w:date="2015-11-15T21:50:00Z">
        <w:r>
          <w:t>Default constructor</w:t>
        </w:r>
      </w:ins>
    </w:p>
    <w:p w:rsidR="00812105" w:rsidRDefault="00812105">
      <w:pPr>
        <w:pStyle w:val="ListParagraph"/>
        <w:keepNext/>
        <w:keepLines/>
        <w:spacing w:after="0" w:line="240" w:lineRule="auto"/>
        <w:ind w:left="2520"/>
        <w:rPr>
          <w:ins w:id="827" w:author="Jimmy Duggan" w:date="2015-11-15T21:50:00Z"/>
          <w:b/>
        </w:rPr>
        <w:pPrChange w:id="828" w:author="Jimmy Duggan" w:date="2015-11-15T22:45:00Z">
          <w:pPr>
            <w:pStyle w:val="ListParagraph"/>
            <w:keepNext/>
            <w:keepLines/>
            <w:numPr>
              <w:ilvl w:val="1"/>
              <w:numId w:val="14"/>
            </w:numPr>
            <w:spacing w:after="0" w:line="240" w:lineRule="auto"/>
            <w:ind w:left="2520" w:hanging="360"/>
          </w:pPr>
        </w:pPrChange>
      </w:pPr>
    </w:p>
    <w:p w:rsidR="00812105" w:rsidRDefault="006401A4">
      <w:pPr>
        <w:pStyle w:val="Heading4"/>
        <w:keepNext/>
        <w:keepLines/>
        <w:rPr>
          <w:ins w:id="829" w:author="Jimmy Duggan" w:date="2015-11-15T21:51:00Z"/>
        </w:rPr>
      </w:pPr>
      <w:ins w:id="830" w:author="Jimmy Duggan" w:date="2015-11-15T21:51:00Z">
        <w:r>
          <w:t>Experiment</w:t>
        </w:r>
      </w:ins>
    </w:p>
    <w:p w:rsidR="00812105" w:rsidRDefault="006401A4">
      <w:pPr>
        <w:keepNext/>
        <w:keepLines/>
        <w:rPr>
          <w:ins w:id="831" w:author="Jimmy Duggan" w:date="2015-11-15T21:51:00Z"/>
        </w:rPr>
      </w:pPr>
      <w:ins w:id="832" w:author="Jimmy Duggan" w:date="2015-11-15T21:51:00Z">
        <w:r w:rsidRPr="00F82B86">
          <w:t>T</w:t>
        </w:r>
        <w:r>
          <w:t>his</w:t>
        </w:r>
        <w:r w:rsidRPr="00F82B86">
          <w:t xml:space="preserve"> clas</w:t>
        </w:r>
        <w:r>
          <w:t xml:space="preserve">s describes the attributes and construction of an </w:t>
        </w:r>
        <w:r>
          <w:rPr>
            <w:b/>
          </w:rPr>
          <w:t xml:space="preserve">Experiment </w:t>
        </w:r>
        <w:r>
          <w:t xml:space="preserve">object.  </w:t>
        </w:r>
      </w:ins>
    </w:p>
    <w:p w:rsidR="00812105" w:rsidRDefault="006401A4">
      <w:pPr>
        <w:keepNext/>
        <w:keepLines/>
        <w:spacing w:after="0" w:line="360" w:lineRule="auto"/>
        <w:rPr>
          <w:ins w:id="833" w:author="Jimmy Duggan" w:date="2015-11-15T21:51:00Z"/>
          <w:b/>
        </w:rPr>
      </w:pPr>
      <w:ins w:id="834" w:author="Jimmy Duggan" w:date="2015-11-15T21:51:00Z">
        <w:r>
          <w:rPr>
            <w:b/>
          </w:rPr>
          <w:t>&lt;&lt;Entity&gt;&gt;</w:t>
        </w:r>
      </w:ins>
    </w:p>
    <w:p w:rsidR="00812105" w:rsidRDefault="006401A4">
      <w:pPr>
        <w:keepNext/>
        <w:keepLines/>
        <w:spacing w:after="0" w:line="240" w:lineRule="auto"/>
        <w:ind w:firstLine="720"/>
        <w:rPr>
          <w:ins w:id="835" w:author="Jimmy Duggan" w:date="2015-11-15T21:51:00Z"/>
        </w:rPr>
      </w:pPr>
      <w:ins w:id="836" w:author="Jimmy Duggan" w:date="2015-11-15T21:51:00Z">
        <w:r>
          <w:rPr>
            <w:b/>
          </w:rPr>
          <w:t>Attributes:</w:t>
        </w:r>
      </w:ins>
    </w:p>
    <w:p w:rsidR="00812105" w:rsidRDefault="00812105">
      <w:pPr>
        <w:pStyle w:val="ListParagraph"/>
        <w:keepNext/>
        <w:keepLines/>
        <w:spacing w:after="0" w:line="240" w:lineRule="auto"/>
        <w:ind w:left="2520"/>
        <w:rPr>
          <w:ins w:id="837" w:author="Jimmy Duggan" w:date="2015-11-15T21:51:00Z"/>
        </w:rPr>
      </w:pPr>
    </w:p>
    <w:p w:rsidR="00812105" w:rsidRDefault="006401A4">
      <w:pPr>
        <w:pStyle w:val="ListParagraph"/>
        <w:keepNext/>
        <w:keepLines/>
        <w:numPr>
          <w:ilvl w:val="0"/>
          <w:numId w:val="10"/>
        </w:numPr>
        <w:spacing w:after="0" w:line="240" w:lineRule="auto"/>
        <w:rPr>
          <w:ins w:id="838" w:author="Jimmy Duggan" w:date="2015-11-15T21:51:00Z"/>
        </w:rPr>
      </w:pPr>
      <w:ins w:id="839" w:author="Jimmy Duggan" w:date="2015-11-15T21:51:00Z">
        <w:r>
          <w:rPr>
            <w:b/>
          </w:rPr>
          <w:t xml:space="preserve">Public int </w:t>
        </w:r>
        <w:r w:rsidRPr="00E84F72">
          <w:t>Id</w:t>
        </w:r>
      </w:ins>
    </w:p>
    <w:p w:rsidR="00812105" w:rsidRDefault="006401A4">
      <w:pPr>
        <w:pStyle w:val="ListParagraph"/>
        <w:keepNext/>
        <w:keepLines/>
        <w:numPr>
          <w:ilvl w:val="1"/>
          <w:numId w:val="10"/>
        </w:numPr>
        <w:spacing w:after="0" w:line="240" w:lineRule="auto"/>
        <w:rPr>
          <w:ins w:id="840" w:author="Jimmy Duggan" w:date="2015-11-15T21:51:00Z"/>
        </w:rPr>
      </w:pPr>
      <w:ins w:id="841" w:author="Jimmy Duggan" w:date="2015-11-15T21:51:00Z">
        <w:r>
          <w:t>Unique id generated by the system for each experimen</w:t>
        </w:r>
      </w:ins>
      <w:ins w:id="842" w:author="Jimmy Duggan" w:date="2015-11-15T21:52:00Z">
        <w:r>
          <w:t>t</w:t>
        </w:r>
      </w:ins>
      <w:ins w:id="843" w:author="Jimmy Duggan" w:date="2015-11-15T21:51:00Z">
        <w:r>
          <w:t>.</w:t>
        </w:r>
      </w:ins>
    </w:p>
    <w:p w:rsidR="00812105" w:rsidRDefault="00812105">
      <w:pPr>
        <w:pStyle w:val="ListParagraph"/>
        <w:keepNext/>
        <w:keepLines/>
        <w:spacing w:after="0" w:line="240" w:lineRule="auto"/>
        <w:ind w:left="2520"/>
        <w:rPr>
          <w:ins w:id="844" w:author="Jimmy Duggan" w:date="2015-11-15T21:51:00Z"/>
        </w:rPr>
      </w:pPr>
    </w:p>
    <w:p w:rsidR="00812105" w:rsidRDefault="006401A4">
      <w:pPr>
        <w:pStyle w:val="ListParagraph"/>
        <w:keepNext/>
        <w:keepLines/>
        <w:numPr>
          <w:ilvl w:val="0"/>
          <w:numId w:val="10"/>
        </w:numPr>
        <w:spacing w:after="0" w:line="240" w:lineRule="auto"/>
        <w:rPr>
          <w:ins w:id="845" w:author="Jimmy Duggan" w:date="2015-11-15T21:51:00Z"/>
        </w:rPr>
      </w:pPr>
      <w:ins w:id="846" w:author="Jimmy Duggan" w:date="2015-11-15T21:51:00Z">
        <w:r>
          <w:rPr>
            <w:b/>
          </w:rPr>
          <w:t xml:space="preserve">Public string </w:t>
        </w:r>
      </w:ins>
      <w:ins w:id="847" w:author="Jimmy Duggan" w:date="2015-11-15T21:53:00Z">
        <w:r>
          <w:t>Name</w:t>
        </w:r>
      </w:ins>
    </w:p>
    <w:p w:rsidR="00812105" w:rsidRDefault="006401A4">
      <w:pPr>
        <w:pStyle w:val="ListParagraph"/>
        <w:keepNext/>
        <w:keepLines/>
        <w:numPr>
          <w:ilvl w:val="1"/>
          <w:numId w:val="10"/>
        </w:numPr>
        <w:spacing w:after="0" w:line="240" w:lineRule="auto"/>
        <w:rPr>
          <w:ins w:id="848" w:author="Jimmy Duggan" w:date="2015-11-15T21:51:00Z"/>
        </w:rPr>
      </w:pPr>
      <w:ins w:id="849" w:author="Jimmy Duggan" w:date="2015-11-15T21:51:00Z">
        <w:r>
          <w:t>Experiment name.</w:t>
        </w:r>
      </w:ins>
    </w:p>
    <w:p w:rsidR="00812105" w:rsidRDefault="00812105">
      <w:pPr>
        <w:pStyle w:val="ListParagraph"/>
        <w:keepNext/>
        <w:keepLines/>
        <w:spacing w:after="0" w:line="240" w:lineRule="auto"/>
        <w:ind w:left="2520"/>
        <w:rPr>
          <w:ins w:id="850" w:author="Jimmy Duggan" w:date="2015-11-15T21:51:00Z"/>
        </w:rPr>
      </w:pPr>
    </w:p>
    <w:p w:rsidR="00812105" w:rsidRDefault="006401A4">
      <w:pPr>
        <w:pStyle w:val="ListParagraph"/>
        <w:keepNext/>
        <w:keepLines/>
        <w:numPr>
          <w:ilvl w:val="0"/>
          <w:numId w:val="10"/>
        </w:numPr>
        <w:spacing w:after="0" w:line="240" w:lineRule="auto"/>
        <w:rPr>
          <w:ins w:id="851" w:author="Jimmy Duggan" w:date="2015-11-15T21:51:00Z"/>
        </w:rPr>
      </w:pPr>
      <w:ins w:id="852" w:author="Jimmy Duggan" w:date="2015-11-15T21:51:00Z">
        <w:r>
          <w:rPr>
            <w:b/>
          </w:rPr>
          <w:t xml:space="preserve">Public DateTime </w:t>
        </w:r>
      </w:ins>
      <w:ins w:id="853" w:author="Jimmy Duggan" w:date="2015-11-15T21:58:00Z">
        <w:r>
          <w:t>LastModified</w:t>
        </w:r>
      </w:ins>
    </w:p>
    <w:p w:rsidR="00812105" w:rsidRDefault="006401A4">
      <w:pPr>
        <w:pStyle w:val="ListParagraph"/>
        <w:keepNext/>
        <w:keepLines/>
        <w:numPr>
          <w:ilvl w:val="1"/>
          <w:numId w:val="10"/>
        </w:numPr>
        <w:spacing w:after="0" w:line="240" w:lineRule="auto"/>
        <w:rPr>
          <w:ins w:id="854" w:author="Jimmy Duggan" w:date="2015-11-15T21:57:00Z"/>
        </w:rPr>
      </w:pPr>
      <w:ins w:id="855" w:author="Jimmy Duggan" w:date="2015-11-15T21:53:00Z">
        <w:r>
          <w:t xml:space="preserve">Date information for when experiment was </w:t>
        </w:r>
      </w:ins>
      <w:ins w:id="856" w:author="Jimmy Duggan" w:date="2015-11-15T21:58:00Z">
        <w:r>
          <w:t>last modified</w:t>
        </w:r>
      </w:ins>
      <w:ins w:id="857" w:author="Jimmy Duggan" w:date="2015-11-15T21:53:00Z">
        <w:r>
          <w:t>.</w:t>
        </w:r>
      </w:ins>
    </w:p>
    <w:p w:rsidR="00812105" w:rsidRDefault="00812105">
      <w:pPr>
        <w:pStyle w:val="ListParagraph"/>
        <w:keepNext/>
        <w:keepLines/>
        <w:spacing w:after="0" w:line="240" w:lineRule="auto"/>
        <w:ind w:left="2520"/>
        <w:rPr>
          <w:ins w:id="858" w:author="Jimmy Duggan" w:date="2015-11-15T21:57:00Z"/>
        </w:rPr>
        <w:pPrChange w:id="859" w:author="Jimmy Duggan" w:date="2015-11-15T22:45:00Z">
          <w:pPr>
            <w:pStyle w:val="ListParagraph"/>
            <w:keepNext/>
            <w:keepLines/>
            <w:numPr>
              <w:ilvl w:val="1"/>
              <w:numId w:val="10"/>
            </w:numPr>
            <w:spacing w:after="0" w:line="240" w:lineRule="auto"/>
            <w:ind w:left="2520" w:hanging="360"/>
          </w:pPr>
        </w:pPrChange>
      </w:pPr>
    </w:p>
    <w:p w:rsidR="00812105" w:rsidRDefault="006401A4">
      <w:pPr>
        <w:pStyle w:val="ListParagraph"/>
        <w:keepNext/>
        <w:keepLines/>
        <w:numPr>
          <w:ilvl w:val="0"/>
          <w:numId w:val="10"/>
        </w:numPr>
        <w:spacing w:after="0" w:line="240" w:lineRule="auto"/>
        <w:rPr>
          <w:ins w:id="860" w:author="Jimmy Duggan" w:date="2015-11-15T21:57:00Z"/>
        </w:rPr>
        <w:pPrChange w:id="861" w:author="Jimmy Duggan" w:date="2015-11-15T22:45:00Z">
          <w:pPr>
            <w:pStyle w:val="ListParagraph"/>
            <w:keepNext/>
            <w:keepLines/>
            <w:numPr>
              <w:ilvl w:val="1"/>
              <w:numId w:val="10"/>
            </w:numPr>
            <w:spacing w:after="0" w:line="240" w:lineRule="auto"/>
            <w:ind w:left="2520" w:hanging="360"/>
          </w:pPr>
        </w:pPrChange>
      </w:pPr>
      <w:ins w:id="862" w:author="Jimmy Duggan" w:date="2015-11-15T21:57:00Z">
        <w:r>
          <w:rPr>
            <w:b/>
          </w:rPr>
          <w:t>Public string</w:t>
        </w:r>
        <w:r>
          <w:t xml:space="preserve"> QueryString</w:t>
        </w:r>
      </w:ins>
    </w:p>
    <w:p w:rsidR="00812105" w:rsidRDefault="006401A4">
      <w:pPr>
        <w:pStyle w:val="ListParagraph"/>
        <w:keepNext/>
        <w:keepLines/>
        <w:numPr>
          <w:ilvl w:val="1"/>
          <w:numId w:val="10"/>
        </w:numPr>
        <w:spacing w:after="0" w:line="240" w:lineRule="auto"/>
        <w:rPr>
          <w:ins w:id="863" w:author="Jimmy Duggan" w:date="2015-11-15T21:51:00Z"/>
        </w:rPr>
      </w:pPr>
      <w:ins w:id="864" w:author="Jimmy Duggan" w:date="2015-11-15T21:58:00Z">
        <w:r>
          <w:t>Query information used to collect the experiment data.</w:t>
        </w:r>
      </w:ins>
    </w:p>
    <w:p w:rsidR="00812105" w:rsidRDefault="00812105">
      <w:pPr>
        <w:keepNext/>
        <w:keepLines/>
        <w:spacing w:after="0" w:line="240" w:lineRule="auto"/>
        <w:rPr>
          <w:ins w:id="865" w:author="Jimmy Duggan" w:date="2015-11-15T21:51:00Z"/>
        </w:rPr>
      </w:pPr>
    </w:p>
    <w:p w:rsidR="00812105" w:rsidRDefault="006401A4">
      <w:pPr>
        <w:pStyle w:val="ListParagraph"/>
        <w:keepNext/>
        <w:keepLines/>
        <w:numPr>
          <w:ilvl w:val="0"/>
          <w:numId w:val="10"/>
        </w:numPr>
        <w:spacing w:after="0" w:line="240" w:lineRule="auto"/>
        <w:rPr>
          <w:ins w:id="866" w:author="Jimmy Duggan" w:date="2015-11-15T21:51:00Z"/>
        </w:rPr>
      </w:pPr>
      <w:ins w:id="867" w:author="Jimmy Duggan" w:date="2015-11-15T21:51:00Z">
        <w:r>
          <w:rPr>
            <w:b/>
          </w:rPr>
          <w:t xml:space="preserve">Public </w:t>
        </w:r>
      </w:ins>
      <w:ins w:id="868" w:author="Jimmy Duggan" w:date="2015-11-15T21:54:00Z">
        <w:r>
          <w:rPr>
            <w:b/>
          </w:rPr>
          <w:t xml:space="preserve">virtual </w:t>
        </w:r>
      </w:ins>
      <w:ins w:id="869" w:author="Jimmy Duggan" w:date="2015-11-15T21:55:00Z">
        <w:r>
          <w:rPr>
            <w:b/>
          </w:rPr>
          <w:t xml:space="preserve">ExperimentAdministrator </w:t>
        </w:r>
        <w:r>
          <w:t>ExperimentAdministrator</w:t>
        </w:r>
      </w:ins>
    </w:p>
    <w:p w:rsidR="00812105" w:rsidRDefault="006401A4">
      <w:pPr>
        <w:pStyle w:val="ListParagraph"/>
        <w:keepNext/>
        <w:keepLines/>
        <w:numPr>
          <w:ilvl w:val="1"/>
          <w:numId w:val="10"/>
        </w:numPr>
        <w:spacing w:after="0" w:line="240" w:lineRule="auto"/>
        <w:rPr>
          <w:ins w:id="870" w:author="Jimmy Duggan" w:date="2015-11-15T21:51:00Z"/>
        </w:rPr>
      </w:pPr>
      <w:ins w:id="871" w:author="Jimmy Duggan" w:date="2015-11-15T21:55:00Z">
        <w:r>
          <w:t>Foreign key relationship to the experiment administrator that created the experiment.</w:t>
        </w:r>
      </w:ins>
    </w:p>
    <w:p w:rsidR="00812105" w:rsidRDefault="00812105">
      <w:pPr>
        <w:pStyle w:val="ListParagraph"/>
        <w:keepNext/>
        <w:keepLines/>
        <w:spacing w:after="0" w:line="240" w:lineRule="auto"/>
        <w:ind w:left="2520"/>
        <w:rPr>
          <w:ins w:id="872" w:author="Jimmy Duggan" w:date="2015-11-15T21:51:00Z"/>
        </w:rPr>
      </w:pPr>
    </w:p>
    <w:p w:rsidR="00812105" w:rsidRDefault="00B07CB2">
      <w:pPr>
        <w:keepNext/>
        <w:keepLines/>
        <w:spacing w:after="0" w:line="240" w:lineRule="auto"/>
        <w:ind w:firstLine="720"/>
        <w:rPr>
          <w:ins w:id="873" w:author="Jimmy Duggan" w:date="2015-11-15T21:51:00Z"/>
          <w:b/>
          <w:rPrChange w:id="874" w:author="Jimmy Duggan" w:date="2015-11-15T21:56:00Z">
            <w:rPr>
              <w:ins w:id="875" w:author="Jimmy Duggan" w:date="2015-11-15T21:51:00Z"/>
            </w:rPr>
          </w:rPrChange>
        </w:rPr>
      </w:pPr>
      <w:ins w:id="876" w:author="Jimmy Duggan" w:date="2015-11-15T21:51:00Z">
        <w:r w:rsidRPr="00B07CB2">
          <w:rPr>
            <w:b/>
            <w:rPrChange w:id="877" w:author="Jimmy Duggan" w:date="2015-11-15T21:56:00Z">
              <w:rPr>
                <w:color w:val="0000FF" w:themeColor="hyperlink"/>
                <w:u w:val="single"/>
              </w:rPr>
            </w:rPrChange>
          </w:rPr>
          <w:t>Operations:</w:t>
        </w:r>
      </w:ins>
    </w:p>
    <w:p w:rsidR="00812105" w:rsidRDefault="006401A4">
      <w:pPr>
        <w:pStyle w:val="ListParagraph"/>
        <w:keepNext/>
        <w:keepLines/>
        <w:numPr>
          <w:ilvl w:val="0"/>
          <w:numId w:val="7"/>
        </w:numPr>
        <w:spacing w:after="0" w:line="240" w:lineRule="auto"/>
        <w:rPr>
          <w:ins w:id="878" w:author="Jimmy Duggan" w:date="2015-11-15T21:51:00Z"/>
        </w:rPr>
      </w:pPr>
      <w:ins w:id="879" w:author="Jimmy Duggan" w:date="2015-11-15T21:51:00Z">
        <w:r w:rsidRPr="00484ED5">
          <w:t>Sets and gets for all attributes.</w:t>
        </w:r>
      </w:ins>
    </w:p>
    <w:p w:rsidR="00812105" w:rsidRDefault="00812105">
      <w:pPr>
        <w:pStyle w:val="ListParagraph"/>
        <w:keepNext/>
        <w:keepLines/>
        <w:spacing w:after="0" w:line="240" w:lineRule="auto"/>
        <w:ind w:left="1800"/>
        <w:rPr>
          <w:ins w:id="880" w:author="Jimmy Duggan" w:date="2015-11-15T21:51:00Z"/>
        </w:rPr>
      </w:pPr>
    </w:p>
    <w:p w:rsidR="00812105" w:rsidRDefault="006401A4">
      <w:pPr>
        <w:keepNext/>
        <w:keepLines/>
        <w:spacing w:after="0" w:line="240" w:lineRule="auto"/>
        <w:ind w:left="720"/>
        <w:rPr>
          <w:ins w:id="881" w:author="Jimmy Duggan" w:date="2015-11-15T21:51:00Z"/>
          <w:b/>
        </w:rPr>
      </w:pPr>
      <w:ins w:id="882" w:author="Jimmy Duggan" w:date="2015-11-15T21:51:00Z">
        <w:r>
          <w:rPr>
            <w:b/>
          </w:rPr>
          <w:t>Constructors:</w:t>
        </w:r>
      </w:ins>
    </w:p>
    <w:p w:rsidR="00812105" w:rsidRDefault="006401A4">
      <w:pPr>
        <w:pStyle w:val="ListParagraph"/>
        <w:keepNext/>
        <w:keepLines/>
        <w:numPr>
          <w:ilvl w:val="0"/>
          <w:numId w:val="14"/>
        </w:numPr>
        <w:spacing w:after="0" w:line="240" w:lineRule="auto"/>
        <w:rPr>
          <w:ins w:id="883" w:author="Jimmy Duggan" w:date="2015-11-15T21:51:00Z"/>
          <w:b/>
        </w:rPr>
      </w:pPr>
      <w:ins w:id="884" w:author="Jimmy Duggan" w:date="2015-11-15T21:51:00Z">
        <w:r>
          <w:rPr>
            <w:b/>
          </w:rPr>
          <w:t xml:space="preserve">Public </w:t>
        </w:r>
        <w:r>
          <w:t>ExperimentAdministrator()</w:t>
        </w:r>
      </w:ins>
    </w:p>
    <w:p w:rsidR="00812105" w:rsidRDefault="006401A4">
      <w:pPr>
        <w:pStyle w:val="ListParagraph"/>
        <w:keepNext/>
        <w:keepLines/>
        <w:numPr>
          <w:ilvl w:val="1"/>
          <w:numId w:val="14"/>
        </w:numPr>
        <w:spacing w:after="0" w:line="240" w:lineRule="auto"/>
        <w:rPr>
          <w:ins w:id="885" w:author="Jimmy Duggan" w:date="2015-11-15T21:51:00Z"/>
          <w:b/>
        </w:rPr>
      </w:pPr>
      <w:ins w:id="886" w:author="Jimmy Duggan" w:date="2015-11-15T21:51:00Z">
        <w:r>
          <w:t>Default constructor</w:t>
        </w:r>
      </w:ins>
    </w:p>
    <w:p w:rsidR="00812105" w:rsidRDefault="00812105">
      <w:pPr>
        <w:keepNext/>
        <w:keepLines/>
      </w:pPr>
    </w:p>
    <w:p w:rsidR="00812105" w:rsidRDefault="00831F49">
      <w:pPr>
        <w:pStyle w:val="Heading3"/>
        <w:keepNext/>
        <w:keepLines/>
      </w:pPr>
      <w:bookmarkStart w:id="887" w:name="_Toc435182020"/>
      <w:bookmarkStart w:id="888" w:name="_Toc435391037"/>
      <w:r w:rsidRPr="0084672C">
        <w:t>Enumerations</w:t>
      </w:r>
      <w:bookmarkEnd w:id="887"/>
      <w:bookmarkEnd w:id="888"/>
    </w:p>
    <w:p w:rsidR="00812105" w:rsidRDefault="00831F49">
      <w:pPr>
        <w:pStyle w:val="Heading4"/>
        <w:keepNext/>
        <w:keepLines/>
      </w:pPr>
      <w:bookmarkStart w:id="889" w:name="_Toc435182021"/>
      <w:r w:rsidRPr="0084672C">
        <w:t>Activity</w:t>
      </w:r>
      <w:ins w:id="890" w:author="Jimmy Duggan" w:date="2015-11-15T19:40:00Z">
        <w:r w:rsidR="005E33EA">
          <w:t>Type</w:t>
        </w:r>
      </w:ins>
      <w:del w:id="891" w:author="Jimmy Duggan" w:date="2015-11-15T19:40:00Z">
        <w:r w:rsidRPr="0084672C" w:rsidDel="005E33EA">
          <w:delText>Enum</w:delText>
        </w:r>
      </w:del>
      <w:bookmarkEnd w:id="889"/>
    </w:p>
    <w:p w:rsidR="00812105" w:rsidRDefault="00831F49">
      <w:pPr>
        <w:keepNext/>
        <w:keepLines/>
        <w:spacing w:after="120" w:line="240" w:lineRule="auto"/>
        <w:pPrChange w:id="892" w:author="Jimmy Duggan" w:date="2015-11-15T22:45:00Z">
          <w:pPr>
            <w:keepNext/>
            <w:keepLines/>
            <w:spacing w:after="0" w:line="360" w:lineRule="auto"/>
          </w:pPr>
        </w:pPrChange>
      </w:pPr>
      <w:r>
        <w:t>This is the enumeration that contains</w:t>
      </w:r>
      <w:ins w:id="893" w:author="Jimmy Duggan" w:date="2015-11-15T19:03:00Z">
        <w:r w:rsidR="0078229C">
          <w:t xml:space="preserve"> the various activities a user could be performing while wearing the medical device and capturing data.</w:t>
        </w:r>
      </w:ins>
      <w:del w:id="894" w:author="Jimmy Duggan" w:date="2015-11-15T19:04:00Z">
        <w:r w:rsidDel="0078229C">
          <w:delText xml:space="preserve"> user roles within the system. It is an </w:delText>
        </w:r>
        <w:r w:rsidDel="0078229C">
          <w:rPr>
            <w:b/>
          </w:rPr>
          <w:delText>Enumeration</w:delText>
        </w:r>
        <w:r w:rsidDel="0078229C">
          <w:delText>.</w:delText>
        </w:r>
      </w:del>
    </w:p>
    <w:p w:rsidR="00812105" w:rsidRDefault="00831F49">
      <w:pPr>
        <w:keepNext/>
        <w:keepLines/>
        <w:spacing w:after="0" w:line="360" w:lineRule="auto"/>
        <w:rPr>
          <w:b/>
        </w:rPr>
      </w:pPr>
      <w:r>
        <w:rPr>
          <w:b/>
        </w:rPr>
        <w:t>&lt;&lt;Enumeration&gt;&gt;</w:t>
      </w:r>
    </w:p>
    <w:p w:rsidR="00812105" w:rsidRDefault="00831F49">
      <w:pPr>
        <w:keepNext/>
        <w:keepLines/>
        <w:spacing w:after="0" w:line="240" w:lineRule="auto"/>
        <w:rPr>
          <w:b/>
        </w:rPr>
      </w:pPr>
      <w:r>
        <w:rPr>
          <w:b/>
        </w:rPr>
        <w:tab/>
        <w:t>Attributes:</w:t>
      </w:r>
    </w:p>
    <w:p w:rsidR="00812105" w:rsidRDefault="00831F49">
      <w:pPr>
        <w:pStyle w:val="ListParagraph"/>
        <w:keepNext/>
        <w:keepLines/>
        <w:numPr>
          <w:ilvl w:val="0"/>
          <w:numId w:val="11"/>
        </w:numPr>
        <w:spacing w:after="0" w:line="240" w:lineRule="auto"/>
        <w:rPr>
          <w:b/>
        </w:rPr>
      </w:pPr>
      <w:r>
        <w:t>Running</w:t>
      </w:r>
    </w:p>
    <w:p w:rsidR="00812105" w:rsidRDefault="00831F49">
      <w:pPr>
        <w:pStyle w:val="ListParagraph"/>
        <w:keepNext/>
        <w:keepLines/>
        <w:numPr>
          <w:ilvl w:val="0"/>
          <w:numId w:val="11"/>
        </w:numPr>
        <w:spacing w:after="0" w:line="240" w:lineRule="auto"/>
        <w:rPr>
          <w:b/>
        </w:rPr>
      </w:pPr>
      <w:r>
        <w:t>Walking</w:t>
      </w:r>
    </w:p>
    <w:p w:rsidR="00812105" w:rsidRDefault="00831F49">
      <w:pPr>
        <w:pStyle w:val="ListParagraph"/>
        <w:keepNext/>
        <w:keepLines/>
        <w:numPr>
          <w:ilvl w:val="0"/>
          <w:numId w:val="11"/>
        </w:numPr>
        <w:spacing w:after="0" w:line="240" w:lineRule="auto"/>
        <w:rPr>
          <w:b/>
        </w:rPr>
      </w:pPr>
      <w:r>
        <w:t>Sleeping</w:t>
      </w:r>
    </w:p>
    <w:p w:rsidR="00812105" w:rsidRDefault="00831F49">
      <w:pPr>
        <w:pStyle w:val="ListParagraph"/>
        <w:keepNext/>
        <w:keepLines/>
        <w:numPr>
          <w:ilvl w:val="0"/>
          <w:numId w:val="11"/>
        </w:numPr>
        <w:spacing w:after="0" w:line="240" w:lineRule="auto"/>
        <w:rPr>
          <w:b/>
        </w:rPr>
      </w:pPr>
      <w:r>
        <w:t>Sitting</w:t>
      </w:r>
    </w:p>
    <w:p w:rsidR="00812105" w:rsidRDefault="00831F49">
      <w:pPr>
        <w:pStyle w:val="ListParagraph"/>
        <w:keepNext/>
        <w:keepLines/>
        <w:numPr>
          <w:ilvl w:val="0"/>
          <w:numId w:val="11"/>
        </w:numPr>
        <w:spacing w:after="0" w:line="240" w:lineRule="auto"/>
        <w:rPr>
          <w:ins w:id="895" w:author="Jimmy Duggan" w:date="2015-11-15T19:04:00Z"/>
          <w:b/>
          <w:rPrChange w:id="896" w:author="Jimmy Duggan" w:date="2015-11-15T19:04:00Z">
            <w:rPr>
              <w:ins w:id="897" w:author="Jimmy Duggan" w:date="2015-11-15T19:04:00Z"/>
            </w:rPr>
          </w:rPrChange>
        </w:rPr>
      </w:pPr>
      <w:r>
        <w:t>Standing</w:t>
      </w:r>
    </w:p>
    <w:p w:rsidR="00812105" w:rsidRDefault="00812105">
      <w:pPr>
        <w:pStyle w:val="ListParagraph"/>
        <w:keepNext/>
        <w:keepLines/>
        <w:spacing w:after="0" w:line="240" w:lineRule="auto"/>
        <w:ind w:left="1800"/>
        <w:rPr>
          <w:ins w:id="898" w:author="Jimmy Duggan" w:date="2015-11-15T19:58:00Z"/>
          <w:b/>
        </w:rPr>
        <w:pPrChange w:id="899" w:author="Jimmy Duggan" w:date="2015-11-15T22:45:00Z">
          <w:pPr>
            <w:pStyle w:val="ListParagraph"/>
            <w:keepNext/>
            <w:keepLines/>
            <w:numPr>
              <w:numId w:val="11"/>
            </w:numPr>
            <w:spacing w:after="0" w:line="240" w:lineRule="auto"/>
            <w:ind w:left="1800" w:hanging="360"/>
          </w:pPr>
        </w:pPrChange>
      </w:pPr>
    </w:p>
    <w:p w:rsidR="00812105" w:rsidRDefault="0096020E">
      <w:pPr>
        <w:pStyle w:val="Heading4"/>
        <w:keepNext/>
        <w:keepLines/>
        <w:rPr>
          <w:ins w:id="900" w:author="Jimmy Duggan" w:date="2015-11-15T19:58:00Z"/>
        </w:rPr>
      </w:pPr>
      <w:ins w:id="901" w:author="Jimmy Duggan" w:date="2015-11-15T19:58:00Z">
        <w:r>
          <w:t>AccountStatus</w:t>
        </w:r>
      </w:ins>
    </w:p>
    <w:p w:rsidR="00812105" w:rsidRDefault="0096020E">
      <w:pPr>
        <w:keepNext/>
        <w:keepLines/>
        <w:spacing w:after="120" w:line="240" w:lineRule="auto"/>
        <w:rPr>
          <w:ins w:id="902" w:author="Jimmy Duggan" w:date="2015-11-15T19:58:00Z"/>
        </w:rPr>
      </w:pPr>
      <w:ins w:id="903" w:author="Jimmy Duggan" w:date="2015-11-15T19:58:00Z">
        <w:r>
          <w:t>This is the enumeration that contains the different account statuses.</w:t>
        </w:r>
      </w:ins>
    </w:p>
    <w:p w:rsidR="00812105" w:rsidRDefault="0096020E">
      <w:pPr>
        <w:keepNext/>
        <w:keepLines/>
        <w:spacing w:after="0" w:line="360" w:lineRule="auto"/>
        <w:rPr>
          <w:ins w:id="904" w:author="Jimmy Duggan" w:date="2015-11-15T19:58:00Z"/>
          <w:b/>
        </w:rPr>
      </w:pPr>
      <w:ins w:id="905" w:author="Jimmy Duggan" w:date="2015-11-15T19:58:00Z">
        <w:r>
          <w:rPr>
            <w:b/>
          </w:rPr>
          <w:t>&lt;&lt;Enumeration&gt;&gt;</w:t>
        </w:r>
      </w:ins>
    </w:p>
    <w:p w:rsidR="00812105" w:rsidRDefault="0096020E">
      <w:pPr>
        <w:keepNext/>
        <w:keepLines/>
        <w:spacing w:after="0" w:line="240" w:lineRule="auto"/>
        <w:rPr>
          <w:ins w:id="906" w:author="Jimmy Duggan" w:date="2015-11-15T19:58:00Z"/>
          <w:b/>
        </w:rPr>
      </w:pPr>
      <w:ins w:id="907" w:author="Jimmy Duggan" w:date="2015-11-15T19:58:00Z">
        <w:r>
          <w:rPr>
            <w:b/>
          </w:rPr>
          <w:tab/>
          <w:t>Attributes:</w:t>
        </w:r>
      </w:ins>
    </w:p>
    <w:p w:rsidR="00812105" w:rsidRDefault="00B50D54">
      <w:pPr>
        <w:pStyle w:val="ListParagraph"/>
        <w:keepNext/>
        <w:keepLines/>
        <w:numPr>
          <w:ilvl w:val="0"/>
          <w:numId w:val="11"/>
        </w:numPr>
        <w:spacing w:after="0" w:line="240" w:lineRule="auto"/>
        <w:rPr>
          <w:ins w:id="908" w:author="Jimmy Duggan" w:date="2015-11-15T20:07:00Z"/>
          <w:b/>
          <w:rPrChange w:id="909" w:author="Jimmy Duggan" w:date="2015-11-15T20:07:00Z">
            <w:rPr>
              <w:ins w:id="910" w:author="Jimmy Duggan" w:date="2015-11-15T20:07:00Z"/>
            </w:rPr>
          </w:rPrChange>
        </w:rPr>
      </w:pPr>
      <w:ins w:id="911" w:author="Jimmy Duggan" w:date="2015-11-15T20:07:00Z">
        <w:r>
          <w:t>Pending</w:t>
        </w:r>
      </w:ins>
    </w:p>
    <w:p w:rsidR="00812105" w:rsidRDefault="0096020E">
      <w:pPr>
        <w:pStyle w:val="ListParagraph"/>
        <w:keepNext/>
        <w:keepLines/>
        <w:numPr>
          <w:ilvl w:val="0"/>
          <w:numId w:val="11"/>
        </w:numPr>
        <w:spacing w:after="0" w:line="240" w:lineRule="auto"/>
        <w:rPr>
          <w:ins w:id="912" w:author="Jimmy Duggan" w:date="2015-11-15T19:59:00Z"/>
          <w:b/>
          <w:rPrChange w:id="913" w:author="Jimmy Duggan" w:date="2015-11-15T19:59:00Z">
            <w:rPr>
              <w:ins w:id="914" w:author="Jimmy Duggan" w:date="2015-11-15T19:59:00Z"/>
            </w:rPr>
          </w:rPrChange>
        </w:rPr>
      </w:pPr>
      <w:ins w:id="915" w:author="Jimmy Duggan" w:date="2015-11-15T19:59:00Z">
        <w:r>
          <w:t>Active</w:t>
        </w:r>
      </w:ins>
    </w:p>
    <w:p w:rsidR="00812105" w:rsidRDefault="0096020E">
      <w:pPr>
        <w:pStyle w:val="ListParagraph"/>
        <w:keepNext/>
        <w:keepLines/>
        <w:numPr>
          <w:ilvl w:val="0"/>
          <w:numId w:val="11"/>
        </w:numPr>
        <w:spacing w:after="0" w:line="240" w:lineRule="auto"/>
        <w:rPr>
          <w:b/>
        </w:rPr>
      </w:pPr>
      <w:ins w:id="916" w:author="Jimmy Duggan" w:date="2015-11-15T19:59:00Z">
        <w:r>
          <w:t>Inactive</w:t>
        </w:r>
      </w:ins>
    </w:p>
    <w:p w:rsidR="00812105" w:rsidRDefault="0078229C">
      <w:pPr>
        <w:pStyle w:val="Heading4"/>
        <w:keepNext/>
        <w:keepLines/>
        <w:rPr>
          <w:ins w:id="917" w:author="Jimmy Duggan" w:date="2015-11-15T19:02:00Z"/>
        </w:rPr>
      </w:pPr>
      <w:ins w:id="918" w:author="Jimmy Duggan" w:date="2015-11-15T19:02:00Z">
        <w:r>
          <w:t>PatientEthnicity</w:t>
        </w:r>
      </w:ins>
    </w:p>
    <w:p w:rsidR="00812105" w:rsidRDefault="0078229C">
      <w:pPr>
        <w:keepNext/>
        <w:keepLines/>
        <w:spacing w:after="120" w:line="240" w:lineRule="auto"/>
        <w:rPr>
          <w:ins w:id="919" w:author="Jimmy Duggan" w:date="2015-11-15T19:02:00Z"/>
        </w:rPr>
        <w:pPrChange w:id="920" w:author="Jimmy Duggan" w:date="2015-11-15T22:45:00Z">
          <w:pPr>
            <w:keepNext/>
            <w:keepLines/>
            <w:spacing w:after="0" w:line="360" w:lineRule="auto"/>
          </w:pPr>
        </w:pPrChange>
      </w:pPr>
      <w:ins w:id="921" w:author="Jimmy Duggan" w:date="2015-11-15T19:02:00Z">
        <w:r>
          <w:t xml:space="preserve">This is the enumeration that contains </w:t>
        </w:r>
      </w:ins>
      <w:ins w:id="922" w:author="Jimmy Duggan" w:date="2015-11-15T19:05:00Z">
        <w:r>
          <w:t xml:space="preserve">the ethnicity </w:t>
        </w:r>
      </w:ins>
      <w:ins w:id="923" w:author="Jimmy Duggan" w:date="2015-11-15T19:13:00Z">
        <w:r w:rsidR="0007275F">
          <w:t>categories</w:t>
        </w:r>
      </w:ins>
      <w:ins w:id="924" w:author="Jimmy Duggan" w:date="2015-11-15T19:14:00Z">
        <w:r w:rsidR="0007275F">
          <w:t xml:space="preserve"> defined in the National Center for Education Statistics</w:t>
        </w:r>
      </w:ins>
      <w:ins w:id="925" w:author="Jimmy Duggan" w:date="2015-11-15T19:05:00Z">
        <w:r>
          <w:t xml:space="preserve"> that a patient may belong to.</w:t>
        </w:r>
      </w:ins>
    </w:p>
    <w:p w:rsidR="00812105" w:rsidRDefault="0078229C">
      <w:pPr>
        <w:keepNext/>
        <w:keepLines/>
        <w:spacing w:after="0" w:line="360" w:lineRule="auto"/>
        <w:rPr>
          <w:ins w:id="926" w:author="Jimmy Duggan" w:date="2015-11-15T19:02:00Z"/>
          <w:b/>
        </w:rPr>
      </w:pPr>
      <w:ins w:id="927" w:author="Jimmy Duggan" w:date="2015-11-15T19:02:00Z">
        <w:r>
          <w:rPr>
            <w:b/>
          </w:rPr>
          <w:t>&lt;&lt;Enumeration&gt;&gt;</w:t>
        </w:r>
      </w:ins>
    </w:p>
    <w:p w:rsidR="00812105" w:rsidRDefault="0078229C">
      <w:pPr>
        <w:keepNext/>
        <w:keepLines/>
        <w:spacing w:after="0" w:line="240" w:lineRule="auto"/>
        <w:rPr>
          <w:ins w:id="928" w:author="Jimmy Duggan" w:date="2015-11-15T19:02:00Z"/>
          <w:b/>
        </w:rPr>
      </w:pPr>
      <w:ins w:id="929" w:author="Jimmy Duggan" w:date="2015-11-15T19:02:00Z">
        <w:r>
          <w:rPr>
            <w:b/>
          </w:rPr>
          <w:tab/>
          <w:t>Attributes:</w:t>
        </w:r>
      </w:ins>
    </w:p>
    <w:p w:rsidR="00812105" w:rsidRDefault="0078229C">
      <w:pPr>
        <w:pStyle w:val="ListParagraph"/>
        <w:keepNext/>
        <w:keepLines/>
        <w:numPr>
          <w:ilvl w:val="0"/>
          <w:numId w:val="11"/>
        </w:numPr>
        <w:spacing w:after="0" w:line="240" w:lineRule="auto"/>
        <w:rPr>
          <w:ins w:id="930" w:author="Jimmy Duggan" w:date="2015-11-15T19:02:00Z"/>
          <w:b/>
        </w:rPr>
      </w:pPr>
      <w:ins w:id="931" w:author="Jimmy Duggan" w:date="2015-11-15T19:06:00Z">
        <w:r>
          <w:t>Hispanic or Latino</w:t>
        </w:r>
      </w:ins>
    </w:p>
    <w:p w:rsidR="00812105" w:rsidRDefault="0078229C">
      <w:pPr>
        <w:pStyle w:val="ListParagraph"/>
        <w:keepNext/>
        <w:keepLines/>
        <w:numPr>
          <w:ilvl w:val="0"/>
          <w:numId w:val="11"/>
        </w:numPr>
        <w:spacing w:after="0" w:line="240" w:lineRule="auto"/>
        <w:rPr>
          <w:ins w:id="932" w:author="Jimmy Duggan" w:date="2015-11-15T19:13:00Z"/>
          <w:b/>
          <w:rPrChange w:id="933" w:author="Jimmy Duggan" w:date="2015-11-15T19:13:00Z">
            <w:rPr>
              <w:ins w:id="934" w:author="Jimmy Duggan" w:date="2015-11-15T19:13:00Z"/>
            </w:rPr>
          </w:rPrChange>
        </w:rPr>
      </w:pPr>
      <w:ins w:id="935" w:author="Jimmy Duggan" w:date="2015-11-15T19:06:00Z">
        <w:r>
          <w:t>Not Hispanic or Latino</w:t>
        </w:r>
      </w:ins>
    </w:p>
    <w:p w:rsidR="00812105" w:rsidRDefault="00812105">
      <w:pPr>
        <w:keepNext/>
        <w:keepLines/>
        <w:spacing w:after="0" w:line="240" w:lineRule="auto"/>
        <w:rPr>
          <w:ins w:id="936" w:author="Jimmy Duggan" w:date="2015-11-15T19:13:00Z"/>
          <w:b/>
        </w:rPr>
        <w:pPrChange w:id="937" w:author="Jimmy Duggan" w:date="2015-11-15T22:45:00Z">
          <w:pPr>
            <w:pStyle w:val="ListParagraph"/>
            <w:keepNext/>
            <w:keepLines/>
            <w:numPr>
              <w:numId w:val="11"/>
            </w:numPr>
            <w:spacing w:after="0" w:line="240" w:lineRule="auto"/>
            <w:ind w:left="1800" w:hanging="360"/>
          </w:pPr>
        </w:pPrChange>
      </w:pPr>
    </w:p>
    <w:p w:rsidR="00812105" w:rsidRDefault="0007275F">
      <w:pPr>
        <w:pStyle w:val="Heading4"/>
        <w:keepNext/>
        <w:keepLines/>
        <w:rPr>
          <w:ins w:id="938" w:author="Jimmy Duggan" w:date="2015-11-15T19:13:00Z"/>
        </w:rPr>
      </w:pPr>
      <w:ins w:id="939" w:author="Jimmy Duggan" w:date="2015-11-15T19:13:00Z">
        <w:r>
          <w:t>PatientRace</w:t>
        </w:r>
      </w:ins>
    </w:p>
    <w:p w:rsidR="00812105" w:rsidRDefault="0007275F">
      <w:pPr>
        <w:keepNext/>
        <w:keepLines/>
        <w:spacing w:after="120" w:line="240" w:lineRule="auto"/>
        <w:rPr>
          <w:ins w:id="940" w:author="Jimmy Duggan" w:date="2015-11-15T19:15:00Z"/>
        </w:rPr>
      </w:pPr>
      <w:ins w:id="941" w:author="Jimmy Duggan" w:date="2015-11-15T19:15:00Z">
        <w:r>
          <w:t>This is the enumeration that contains the racial categories defined in the National Center for Education Statistics that a patient may belong to.</w:t>
        </w:r>
      </w:ins>
    </w:p>
    <w:p w:rsidR="00812105" w:rsidRDefault="0007275F">
      <w:pPr>
        <w:keepNext/>
        <w:keepLines/>
        <w:spacing w:after="0" w:line="360" w:lineRule="auto"/>
        <w:rPr>
          <w:ins w:id="942" w:author="Jimmy Duggan" w:date="2015-11-15T19:13:00Z"/>
          <w:b/>
        </w:rPr>
      </w:pPr>
      <w:ins w:id="943" w:author="Jimmy Duggan" w:date="2015-11-15T19:13:00Z">
        <w:r>
          <w:rPr>
            <w:b/>
          </w:rPr>
          <w:t>&lt;&lt;Enumeration&gt;&gt;</w:t>
        </w:r>
      </w:ins>
    </w:p>
    <w:p w:rsidR="00812105" w:rsidRDefault="0007275F">
      <w:pPr>
        <w:keepNext/>
        <w:keepLines/>
        <w:spacing w:after="0" w:line="240" w:lineRule="auto"/>
        <w:rPr>
          <w:ins w:id="944" w:author="Jimmy Duggan" w:date="2015-11-15T19:13:00Z"/>
          <w:b/>
        </w:rPr>
      </w:pPr>
      <w:ins w:id="945" w:author="Jimmy Duggan" w:date="2015-11-15T19:13:00Z">
        <w:r>
          <w:rPr>
            <w:b/>
          </w:rPr>
          <w:tab/>
          <w:t>Attributes:</w:t>
        </w:r>
      </w:ins>
    </w:p>
    <w:p w:rsidR="00812105" w:rsidRDefault="0007275F">
      <w:pPr>
        <w:pStyle w:val="ListParagraph"/>
        <w:keepNext/>
        <w:keepLines/>
        <w:numPr>
          <w:ilvl w:val="0"/>
          <w:numId w:val="11"/>
        </w:numPr>
        <w:spacing w:after="0" w:line="240" w:lineRule="auto"/>
        <w:rPr>
          <w:ins w:id="946" w:author="Jimmy Duggan" w:date="2015-11-15T19:13:00Z"/>
          <w:b/>
        </w:rPr>
      </w:pPr>
      <w:ins w:id="947" w:author="Jimmy Duggan" w:date="2015-11-15T19:15:00Z">
        <w:r>
          <w:t>American Indian or Alask</w:t>
        </w:r>
      </w:ins>
      <w:ins w:id="948" w:author="Jimmy Duggan" w:date="2015-11-15T19:16:00Z">
        <w:r>
          <w:t>a Native</w:t>
        </w:r>
      </w:ins>
    </w:p>
    <w:p w:rsidR="00812105" w:rsidRDefault="0007275F">
      <w:pPr>
        <w:pStyle w:val="ListParagraph"/>
        <w:keepNext/>
        <w:keepLines/>
        <w:numPr>
          <w:ilvl w:val="0"/>
          <w:numId w:val="11"/>
        </w:numPr>
        <w:spacing w:after="0" w:line="240" w:lineRule="auto"/>
        <w:rPr>
          <w:ins w:id="949" w:author="Jimmy Duggan" w:date="2015-11-15T19:16:00Z"/>
          <w:b/>
          <w:rPrChange w:id="950" w:author="Jimmy Duggan" w:date="2015-11-15T19:16:00Z">
            <w:rPr>
              <w:ins w:id="951" w:author="Jimmy Duggan" w:date="2015-11-15T19:16:00Z"/>
            </w:rPr>
          </w:rPrChange>
        </w:rPr>
      </w:pPr>
      <w:ins w:id="952" w:author="Jimmy Duggan" w:date="2015-11-15T19:16:00Z">
        <w:r>
          <w:t>Asian</w:t>
        </w:r>
      </w:ins>
    </w:p>
    <w:p w:rsidR="00812105" w:rsidRDefault="0007275F">
      <w:pPr>
        <w:pStyle w:val="ListParagraph"/>
        <w:keepNext/>
        <w:keepLines/>
        <w:numPr>
          <w:ilvl w:val="0"/>
          <w:numId w:val="11"/>
        </w:numPr>
        <w:spacing w:after="0" w:line="240" w:lineRule="auto"/>
        <w:rPr>
          <w:ins w:id="953" w:author="Jimmy Duggan" w:date="2015-11-15T19:16:00Z"/>
          <w:b/>
          <w:rPrChange w:id="954" w:author="Jimmy Duggan" w:date="2015-11-15T19:16:00Z">
            <w:rPr>
              <w:ins w:id="955" w:author="Jimmy Duggan" w:date="2015-11-15T19:16:00Z"/>
            </w:rPr>
          </w:rPrChange>
        </w:rPr>
      </w:pPr>
      <w:ins w:id="956" w:author="Jimmy Duggan" w:date="2015-11-15T19:16:00Z">
        <w:r>
          <w:t>Black or African American</w:t>
        </w:r>
      </w:ins>
    </w:p>
    <w:p w:rsidR="00812105" w:rsidRDefault="0007275F">
      <w:pPr>
        <w:pStyle w:val="ListParagraph"/>
        <w:keepNext/>
        <w:keepLines/>
        <w:numPr>
          <w:ilvl w:val="0"/>
          <w:numId w:val="11"/>
        </w:numPr>
        <w:spacing w:after="0" w:line="240" w:lineRule="auto"/>
        <w:rPr>
          <w:ins w:id="957" w:author="Jimmy Duggan" w:date="2015-11-15T19:16:00Z"/>
          <w:b/>
          <w:rPrChange w:id="958" w:author="Jimmy Duggan" w:date="2015-11-15T19:16:00Z">
            <w:rPr>
              <w:ins w:id="959" w:author="Jimmy Duggan" w:date="2015-11-15T19:16:00Z"/>
            </w:rPr>
          </w:rPrChange>
        </w:rPr>
      </w:pPr>
      <w:ins w:id="960" w:author="Jimmy Duggan" w:date="2015-11-15T19:16:00Z">
        <w:r>
          <w:t>Native Hawaiian or Other Pacific Islander</w:t>
        </w:r>
      </w:ins>
    </w:p>
    <w:p w:rsidR="00812105" w:rsidRDefault="0007275F">
      <w:pPr>
        <w:pStyle w:val="ListParagraph"/>
        <w:keepNext/>
        <w:keepLines/>
        <w:numPr>
          <w:ilvl w:val="0"/>
          <w:numId w:val="11"/>
        </w:numPr>
        <w:spacing w:after="0" w:line="240" w:lineRule="auto"/>
        <w:rPr>
          <w:ins w:id="961" w:author="Jimmy Duggan" w:date="2015-11-15T19:16:00Z"/>
          <w:b/>
          <w:rPrChange w:id="962" w:author="Jimmy Duggan" w:date="2015-11-15T19:16:00Z">
            <w:rPr>
              <w:ins w:id="963" w:author="Jimmy Duggan" w:date="2015-11-15T19:16:00Z"/>
            </w:rPr>
          </w:rPrChange>
        </w:rPr>
      </w:pPr>
      <w:ins w:id="964" w:author="Jimmy Duggan" w:date="2015-11-15T19:16:00Z">
        <w:r>
          <w:t>White</w:t>
        </w:r>
      </w:ins>
    </w:p>
    <w:p w:rsidR="00812105" w:rsidRDefault="0007275F">
      <w:pPr>
        <w:pStyle w:val="ListParagraph"/>
        <w:keepNext/>
        <w:keepLines/>
        <w:numPr>
          <w:ilvl w:val="0"/>
          <w:numId w:val="11"/>
        </w:numPr>
        <w:spacing w:after="0" w:line="240" w:lineRule="auto"/>
        <w:rPr>
          <w:ins w:id="965" w:author="Jimmy Duggan" w:date="2015-11-15T19:18:00Z"/>
          <w:b/>
          <w:rPrChange w:id="966" w:author="Jimmy Duggan" w:date="2015-11-15T19:18:00Z">
            <w:rPr>
              <w:ins w:id="967" w:author="Jimmy Duggan" w:date="2015-11-15T19:18:00Z"/>
            </w:rPr>
          </w:rPrChange>
        </w:rPr>
      </w:pPr>
      <w:ins w:id="968" w:author="Jimmy Duggan" w:date="2015-11-15T19:16:00Z">
        <w:r>
          <w:t>Other</w:t>
        </w:r>
      </w:ins>
    </w:p>
    <w:p w:rsidR="00812105" w:rsidRDefault="00812105">
      <w:pPr>
        <w:pStyle w:val="ListParagraph"/>
        <w:keepNext/>
        <w:keepLines/>
        <w:spacing w:after="0" w:line="240" w:lineRule="auto"/>
        <w:ind w:left="1800"/>
        <w:rPr>
          <w:ins w:id="969" w:author="Jimmy Duggan" w:date="2015-11-15T19:02:00Z"/>
          <w:b/>
          <w:rPrChange w:id="970" w:author="Jimmy Duggan" w:date="2015-11-15T19:16:00Z">
            <w:rPr>
              <w:ins w:id="971" w:author="Jimmy Duggan" w:date="2015-11-15T19:02:00Z"/>
            </w:rPr>
          </w:rPrChange>
        </w:rPr>
        <w:pPrChange w:id="972" w:author="Jimmy Duggan" w:date="2015-11-15T22:45:00Z">
          <w:pPr>
            <w:pStyle w:val="ListParagraph"/>
            <w:keepNext/>
            <w:keepLines/>
            <w:numPr>
              <w:numId w:val="11"/>
            </w:numPr>
            <w:spacing w:after="0" w:line="240" w:lineRule="auto"/>
            <w:ind w:left="1800" w:hanging="360"/>
          </w:pPr>
        </w:pPrChange>
      </w:pPr>
    </w:p>
    <w:p w:rsidR="00812105" w:rsidRDefault="0007275F">
      <w:pPr>
        <w:pStyle w:val="Heading4"/>
        <w:keepNext/>
        <w:keepLines/>
        <w:rPr>
          <w:ins w:id="973" w:author="Jimmy Duggan" w:date="2015-11-15T19:18:00Z"/>
        </w:rPr>
      </w:pPr>
      <w:ins w:id="974" w:author="Jimmy Duggan" w:date="2015-11-15T19:18:00Z">
        <w:r>
          <w:t>PatientGender</w:t>
        </w:r>
      </w:ins>
    </w:p>
    <w:p w:rsidR="00812105" w:rsidRDefault="0007275F">
      <w:pPr>
        <w:keepNext/>
        <w:keepLines/>
        <w:spacing w:after="120" w:line="240" w:lineRule="auto"/>
        <w:rPr>
          <w:ins w:id="975" w:author="Jimmy Duggan" w:date="2015-11-15T19:18:00Z"/>
        </w:rPr>
      </w:pPr>
      <w:ins w:id="976" w:author="Jimmy Duggan" w:date="2015-11-15T19:18:00Z">
        <w:r>
          <w:t>This is the enumeration that contains the different gender types.</w:t>
        </w:r>
      </w:ins>
    </w:p>
    <w:p w:rsidR="00812105" w:rsidRDefault="0007275F">
      <w:pPr>
        <w:keepNext/>
        <w:keepLines/>
        <w:spacing w:after="0" w:line="360" w:lineRule="auto"/>
        <w:rPr>
          <w:ins w:id="977" w:author="Jimmy Duggan" w:date="2015-11-15T19:18:00Z"/>
          <w:b/>
        </w:rPr>
      </w:pPr>
      <w:ins w:id="978" w:author="Jimmy Duggan" w:date="2015-11-15T19:18:00Z">
        <w:r>
          <w:rPr>
            <w:b/>
          </w:rPr>
          <w:t>&lt;&lt;Enumeration&gt;&gt;</w:t>
        </w:r>
      </w:ins>
    </w:p>
    <w:p w:rsidR="00812105" w:rsidRDefault="0007275F">
      <w:pPr>
        <w:keepNext/>
        <w:keepLines/>
        <w:spacing w:after="0" w:line="240" w:lineRule="auto"/>
        <w:rPr>
          <w:ins w:id="979" w:author="Jimmy Duggan" w:date="2015-11-15T19:18:00Z"/>
          <w:b/>
        </w:rPr>
      </w:pPr>
      <w:ins w:id="980" w:author="Jimmy Duggan" w:date="2015-11-15T19:18:00Z">
        <w:r>
          <w:rPr>
            <w:b/>
          </w:rPr>
          <w:tab/>
          <w:t>Attributes:</w:t>
        </w:r>
      </w:ins>
    </w:p>
    <w:p w:rsidR="00812105" w:rsidRDefault="0007275F">
      <w:pPr>
        <w:pStyle w:val="ListParagraph"/>
        <w:keepNext/>
        <w:keepLines/>
        <w:numPr>
          <w:ilvl w:val="0"/>
          <w:numId w:val="11"/>
        </w:numPr>
        <w:spacing w:after="0" w:line="240" w:lineRule="auto"/>
        <w:rPr>
          <w:ins w:id="981" w:author="Jimmy Duggan" w:date="2015-11-15T19:18:00Z"/>
          <w:b/>
        </w:rPr>
      </w:pPr>
      <w:ins w:id="982" w:author="Jimmy Duggan" w:date="2015-11-15T19:19:00Z">
        <w:r>
          <w:t>Female</w:t>
        </w:r>
      </w:ins>
    </w:p>
    <w:p w:rsidR="00812105" w:rsidRDefault="0007275F">
      <w:pPr>
        <w:pStyle w:val="ListParagraph"/>
        <w:keepNext/>
        <w:keepLines/>
        <w:numPr>
          <w:ilvl w:val="0"/>
          <w:numId w:val="11"/>
        </w:numPr>
        <w:spacing w:after="0" w:line="240" w:lineRule="auto"/>
        <w:rPr>
          <w:ins w:id="983" w:author="Jimmy Duggan" w:date="2015-11-15T19:33:00Z"/>
        </w:rPr>
        <w:pPrChange w:id="984" w:author="Jimmy Duggan" w:date="2015-11-15T22:45:00Z">
          <w:pPr>
            <w:keepNext/>
            <w:keepLines/>
          </w:pPr>
        </w:pPrChange>
      </w:pPr>
      <w:ins w:id="985" w:author="Jimmy Duggan" w:date="2015-11-15T19:19:00Z">
        <w:r>
          <w:t>Male</w:t>
        </w:r>
      </w:ins>
    </w:p>
    <w:p w:rsidR="00812105" w:rsidRDefault="005E33EA">
      <w:pPr>
        <w:pStyle w:val="Heading4"/>
        <w:keepNext/>
        <w:keepLines/>
        <w:rPr>
          <w:ins w:id="986" w:author="Jimmy Duggan" w:date="2015-11-15T19:33:00Z"/>
        </w:rPr>
      </w:pPr>
      <w:ins w:id="987" w:author="Jimmy Duggan" w:date="2015-11-15T19:39:00Z">
        <w:r>
          <w:t>Region</w:t>
        </w:r>
      </w:ins>
    </w:p>
    <w:p w:rsidR="00812105" w:rsidRDefault="005E33EA">
      <w:pPr>
        <w:keepNext/>
        <w:keepLines/>
        <w:spacing w:after="120" w:line="240" w:lineRule="auto"/>
        <w:rPr>
          <w:ins w:id="988" w:author="Jimmy Duggan" w:date="2015-11-15T19:33:00Z"/>
        </w:rPr>
      </w:pPr>
      <w:ins w:id="989" w:author="Jimmy Duggan" w:date="2015-11-15T19:33:00Z">
        <w:r>
          <w:t>This is the enumeration that contains t</w:t>
        </w:r>
      </w:ins>
      <w:ins w:id="990" w:author="Jimmy Duggan" w:date="2015-11-15T19:34:00Z">
        <w:r>
          <w:t>he names of the fifty states that make up the United States plus other major regions in the world.</w:t>
        </w:r>
      </w:ins>
    </w:p>
    <w:p w:rsidR="00812105" w:rsidRDefault="005E33EA">
      <w:pPr>
        <w:keepNext/>
        <w:keepLines/>
        <w:spacing w:after="0" w:line="360" w:lineRule="auto"/>
        <w:rPr>
          <w:ins w:id="991" w:author="Jimmy Duggan" w:date="2015-11-15T19:33:00Z"/>
          <w:b/>
        </w:rPr>
      </w:pPr>
      <w:ins w:id="992" w:author="Jimmy Duggan" w:date="2015-11-15T19:33:00Z">
        <w:r>
          <w:rPr>
            <w:b/>
          </w:rPr>
          <w:t>&lt;&lt;Enumeration&gt;&gt;</w:t>
        </w:r>
      </w:ins>
    </w:p>
    <w:p w:rsidR="00812105" w:rsidRDefault="005E33EA">
      <w:pPr>
        <w:keepNext/>
        <w:keepLines/>
        <w:spacing w:after="0" w:line="240" w:lineRule="auto"/>
        <w:rPr>
          <w:ins w:id="993" w:author="Jimmy Duggan" w:date="2015-11-15T19:33:00Z"/>
          <w:b/>
        </w:rPr>
      </w:pPr>
      <w:ins w:id="994" w:author="Jimmy Duggan" w:date="2015-11-15T19:33:00Z">
        <w:r>
          <w:rPr>
            <w:b/>
          </w:rPr>
          <w:tab/>
          <w:t>Attributes:</w:t>
        </w:r>
      </w:ins>
    </w:p>
    <w:p w:rsidR="00812105" w:rsidRDefault="005E33EA">
      <w:pPr>
        <w:pStyle w:val="ListParagraph"/>
        <w:keepNext/>
        <w:keepLines/>
        <w:numPr>
          <w:ilvl w:val="0"/>
          <w:numId w:val="13"/>
        </w:numPr>
        <w:spacing w:after="0" w:line="240" w:lineRule="auto"/>
        <w:ind w:left="1800"/>
        <w:rPr>
          <w:ins w:id="995" w:author="Jimmy Duggan" w:date="2015-11-15T19:36:00Z"/>
        </w:rPr>
        <w:pPrChange w:id="996" w:author="Jimmy Duggan" w:date="2015-11-15T22:45:00Z">
          <w:pPr>
            <w:pStyle w:val="ListParagraph"/>
            <w:keepNext/>
            <w:keepLines/>
            <w:spacing w:after="0" w:line="240" w:lineRule="auto"/>
          </w:pPr>
        </w:pPrChange>
      </w:pPr>
      <w:ins w:id="997" w:author="Jimmy Duggan" w:date="2015-11-15T19:36:00Z">
        <w:r>
          <w:t>Alabama</w:t>
        </w:r>
      </w:ins>
    </w:p>
    <w:p w:rsidR="00812105" w:rsidRDefault="005E33EA">
      <w:pPr>
        <w:pStyle w:val="ListParagraph"/>
        <w:keepNext/>
        <w:keepLines/>
        <w:numPr>
          <w:ilvl w:val="0"/>
          <w:numId w:val="13"/>
        </w:numPr>
        <w:spacing w:after="0" w:line="240" w:lineRule="auto"/>
        <w:ind w:left="1800"/>
        <w:rPr>
          <w:ins w:id="998" w:author="Jimmy Duggan" w:date="2015-11-15T19:36:00Z"/>
        </w:rPr>
        <w:pPrChange w:id="999" w:author="Jimmy Duggan" w:date="2015-11-15T22:45:00Z">
          <w:pPr>
            <w:pStyle w:val="ListParagraph"/>
            <w:keepNext/>
            <w:keepLines/>
            <w:spacing w:after="0" w:line="240" w:lineRule="auto"/>
          </w:pPr>
        </w:pPrChange>
      </w:pPr>
      <w:ins w:id="1000" w:author="Jimmy Duggan" w:date="2015-11-15T19:36:00Z">
        <w:r>
          <w:t>Alaska</w:t>
        </w:r>
      </w:ins>
    </w:p>
    <w:p w:rsidR="00812105" w:rsidRDefault="005E33EA">
      <w:pPr>
        <w:pStyle w:val="ListParagraph"/>
        <w:keepNext/>
        <w:keepLines/>
        <w:numPr>
          <w:ilvl w:val="0"/>
          <w:numId w:val="13"/>
        </w:numPr>
        <w:spacing w:after="0" w:line="240" w:lineRule="auto"/>
        <w:ind w:left="1800"/>
        <w:rPr>
          <w:ins w:id="1001" w:author="Jimmy Duggan" w:date="2015-11-15T19:36:00Z"/>
        </w:rPr>
        <w:pPrChange w:id="1002" w:author="Jimmy Duggan" w:date="2015-11-15T22:45:00Z">
          <w:pPr>
            <w:pStyle w:val="ListParagraph"/>
            <w:keepNext/>
            <w:keepLines/>
            <w:spacing w:after="0" w:line="240" w:lineRule="auto"/>
          </w:pPr>
        </w:pPrChange>
      </w:pPr>
      <w:ins w:id="1003" w:author="Jimmy Duggan" w:date="2015-11-15T19:36:00Z">
        <w:r>
          <w:t>American Samoa</w:t>
        </w:r>
      </w:ins>
    </w:p>
    <w:p w:rsidR="00812105" w:rsidRDefault="005E33EA">
      <w:pPr>
        <w:pStyle w:val="ListParagraph"/>
        <w:keepNext/>
        <w:keepLines/>
        <w:numPr>
          <w:ilvl w:val="0"/>
          <w:numId w:val="13"/>
        </w:numPr>
        <w:spacing w:after="0" w:line="240" w:lineRule="auto"/>
        <w:ind w:left="1800"/>
        <w:rPr>
          <w:ins w:id="1004" w:author="Jimmy Duggan" w:date="2015-11-15T19:36:00Z"/>
        </w:rPr>
        <w:pPrChange w:id="1005" w:author="Jimmy Duggan" w:date="2015-11-15T22:45:00Z">
          <w:pPr>
            <w:pStyle w:val="ListParagraph"/>
            <w:keepNext/>
            <w:keepLines/>
            <w:spacing w:after="0" w:line="240" w:lineRule="auto"/>
          </w:pPr>
        </w:pPrChange>
      </w:pPr>
      <w:ins w:id="1006" w:author="Jimmy Duggan" w:date="2015-11-15T19:36:00Z">
        <w:r>
          <w:t>Arizona</w:t>
        </w:r>
      </w:ins>
    </w:p>
    <w:p w:rsidR="00812105" w:rsidRDefault="005E33EA">
      <w:pPr>
        <w:pStyle w:val="ListParagraph"/>
        <w:keepNext/>
        <w:keepLines/>
        <w:numPr>
          <w:ilvl w:val="0"/>
          <w:numId w:val="13"/>
        </w:numPr>
        <w:spacing w:after="0" w:line="240" w:lineRule="auto"/>
        <w:ind w:left="1800"/>
        <w:rPr>
          <w:ins w:id="1007" w:author="Jimmy Duggan" w:date="2015-11-15T19:36:00Z"/>
        </w:rPr>
        <w:pPrChange w:id="1008" w:author="Jimmy Duggan" w:date="2015-11-15T22:45:00Z">
          <w:pPr>
            <w:pStyle w:val="ListParagraph"/>
            <w:keepNext/>
            <w:keepLines/>
            <w:spacing w:after="0" w:line="240" w:lineRule="auto"/>
          </w:pPr>
        </w:pPrChange>
      </w:pPr>
      <w:ins w:id="1009" w:author="Jimmy Duggan" w:date="2015-11-15T19:36:00Z">
        <w:r>
          <w:t>Arkansas</w:t>
        </w:r>
      </w:ins>
    </w:p>
    <w:p w:rsidR="00812105" w:rsidRDefault="005E33EA">
      <w:pPr>
        <w:pStyle w:val="ListParagraph"/>
        <w:keepNext/>
        <w:keepLines/>
        <w:numPr>
          <w:ilvl w:val="0"/>
          <w:numId w:val="13"/>
        </w:numPr>
        <w:spacing w:after="0" w:line="240" w:lineRule="auto"/>
        <w:ind w:left="1800"/>
        <w:rPr>
          <w:ins w:id="1010" w:author="Jimmy Duggan" w:date="2015-11-15T19:36:00Z"/>
        </w:rPr>
        <w:pPrChange w:id="1011" w:author="Jimmy Duggan" w:date="2015-11-15T22:45:00Z">
          <w:pPr>
            <w:pStyle w:val="ListParagraph"/>
            <w:keepNext/>
            <w:keepLines/>
            <w:spacing w:after="0" w:line="240" w:lineRule="auto"/>
          </w:pPr>
        </w:pPrChange>
      </w:pPr>
      <w:ins w:id="1012" w:author="Jimmy Duggan" w:date="2015-11-15T19:36:00Z">
        <w:r>
          <w:t>California</w:t>
        </w:r>
      </w:ins>
    </w:p>
    <w:p w:rsidR="00812105" w:rsidRDefault="005E33EA">
      <w:pPr>
        <w:pStyle w:val="ListParagraph"/>
        <w:keepNext/>
        <w:keepLines/>
        <w:numPr>
          <w:ilvl w:val="0"/>
          <w:numId w:val="13"/>
        </w:numPr>
        <w:spacing w:after="0" w:line="240" w:lineRule="auto"/>
        <w:ind w:left="1800"/>
        <w:rPr>
          <w:ins w:id="1013" w:author="Jimmy Duggan" w:date="2015-11-15T19:36:00Z"/>
        </w:rPr>
        <w:pPrChange w:id="1014" w:author="Jimmy Duggan" w:date="2015-11-15T22:45:00Z">
          <w:pPr>
            <w:pStyle w:val="ListParagraph"/>
            <w:keepNext/>
            <w:keepLines/>
            <w:spacing w:after="0" w:line="240" w:lineRule="auto"/>
          </w:pPr>
        </w:pPrChange>
      </w:pPr>
      <w:ins w:id="1015" w:author="Jimmy Duggan" w:date="2015-11-15T19:36:00Z">
        <w:r>
          <w:t>Colorado</w:t>
        </w:r>
      </w:ins>
    </w:p>
    <w:p w:rsidR="00812105" w:rsidRDefault="005E33EA">
      <w:pPr>
        <w:pStyle w:val="ListParagraph"/>
        <w:keepNext/>
        <w:keepLines/>
        <w:numPr>
          <w:ilvl w:val="0"/>
          <w:numId w:val="13"/>
        </w:numPr>
        <w:spacing w:after="0" w:line="240" w:lineRule="auto"/>
        <w:ind w:left="1800"/>
        <w:rPr>
          <w:ins w:id="1016" w:author="Jimmy Duggan" w:date="2015-11-15T19:36:00Z"/>
        </w:rPr>
        <w:pPrChange w:id="1017" w:author="Jimmy Duggan" w:date="2015-11-15T22:45:00Z">
          <w:pPr>
            <w:pStyle w:val="ListParagraph"/>
            <w:keepNext/>
            <w:keepLines/>
            <w:spacing w:after="0" w:line="240" w:lineRule="auto"/>
          </w:pPr>
        </w:pPrChange>
      </w:pPr>
      <w:ins w:id="1018" w:author="Jimmy Duggan" w:date="2015-11-15T19:36:00Z">
        <w:r>
          <w:t>Connecticut</w:t>
        </w:r>
      </w:ins>
    </w:p>
    <w:p w:rsidR="00812105" w:rsidRDefault="005E33EA">
      <w:pPr>
        <w:pStyle w:val="ListParagraph"/>
        <w:keepNext/>
        <w:keepLines/>
        <w:numPr>
          <w:ilvl w:val="0"/>
          <w:numId w:val="13"/>
        </w:numPr>
        <w:spacing w:after="0" w:line="240" w:lineRule="auto"/>
        <w:ind w:left="1800"/>
        <w:rPr>
          <w:ins w:id="1019" w:author="Jimmy Duggan" w:date="2015-11-15T19:36:00Z"/>
        </w:rPr>
        <w:pPrChange w:id="1020" w:author="Jimmy Duggan" w:date="2015-11-15T22:45:00Z">
          <w:pPr>
            <w:pStyle w:val="ListParagraph"/>
            <w:keepNext/>
            <w:keepLines/>
            <w:spacing w:after="0" w:line="240" w:lineRule="auto"/>
          </w:pPr>
        </w:pPrChange>
      </w:pPr>
      <w:ins w:id="1021" w:author="Jimmy Duggan" w:date="2015-11-15T19:36:00Z">
        <w:r>
          <w:t>District of Columbia</w:t>
        </w:r>
      </w:ins>
    </w:p>
    <w:p w:rsidR="00812105" w:rsidRDefault="005E33EA">
      <w:pPr>
        <w:pStyle w:val="ListParagraph"/>
        <w:keepNext/>
        <w:keepLines/>
        <w:numPr>
          <w:ilvl w:val="0"/>
          <w:numId w:val="13"/>
        </w:numPr>
        <w:spacing w:after="0" w:line="240" w:lineRule="auto"/>
        <w:ind w:left="1800"/>
        <w:rPr>
          <w:ins w:id="1022" w:author="Jimmy Duggan" w:date="2015-11-15T19:36:00Z"/>
        </w:rPr>
        <w:pPrChange w:id="1023" w:author="Jimmy Duggan" w:date="2015-11-15T22:45:00Z">
          <w:pPr>
            <w:pStyle w:val="ListParagraph"/>
            <w:keepNext/>
            <w:keepLines/>
            <w:spacing w:after="0" w:line="240" w:lineRule="auto"/>
          </w:pPr>
        </w:pPrChange>
      </w:pPr>
      <w:ins w:id="1024" w:author="Jimmy Duggan" w:date="2015-11-15T19:36:00Z">
        <w:r>
          <w:t>Delaware</w:t>
        </w:r>
      </w:ins>
    </w:p>
    <w:p w:rsidR="00812105" w:rsidRDefault="005E33EA">
      <w:pPr>
        <w:pStyle w:val="ListParagraph"/>
        <w:keepNext/>
        <w:keepLines/>
        <w:numPr>
          <w:ilvl w:val="0"/>
          <w:numId w:val="13"/>
        </w:numPr>
        <w:spacing w:after="0" w:line="240" w:lineRule="auto"/>
        <w:ind w:left="1800"/>
        <w:rPr>
          <w:ins w:id="1025" w:author="Jimmy Duggan" w:date="2015-11-15T19:36:00Z"/>
        </w:rPr>
        <w:pPrChange w:id="1026" w:author="Jimmy Duggan" w:date="2015-11-15T22:45:00Z">
          <w:pPr>
            <w:pStyle w:val="ListParagraph"/>
            <w:keepNext/>
            <w:keepLines/>
            <w:spacing w:after="0" w:line="240" w:lineRule="auto"/>
          </w:pPr>
        </w:pPrChange>
      </w:pPr>
      <w:ins w:id="1027" w:author="Jimmy Duggan" w:date="2015-11-15T19:36:00Z">
        <w:r>
          <w:t>Florida</w:t>
        </w:r>
      </w:ins>
    </w:p>
    <w:p w:rsidR="00812105" w:rsidRDefault="005E33EA">
      <w:pPr>
        <w:pStyle w:val="ListParagraph"/>
        <w:keepNext/>
        <w:keepLines/>
        <w:numPr>
          <w:ilvl w:val="0"/>
          <w:numId w:val="13"/>
        </w:numPr>
        <w:spacing w:after="0" w:line="240" w:lineRule="auto"/>
        <w:ind w:left="1800"/>
        <w:rPr>
          <w:ins w:id="1028" w:author="Jimmy Duggan" w:date="2015-11-15T19:36:00Z"/>
        </w:rPr>
        <w:pPrChange w:id="1029" w:author="Jimmy Duggan" w:date="2015-11-15T22:45:00Z">
          <w:pPr>
            <w:pStyle w:val="ListParagraph"/>
            <w:keepNext/>
            <w:keepLines/>
            <w:spacing w:after="0" w:line="240" w:lineRule="auto"/>
          </w:pPr>
        </w:pPrChange>
      </w:pPr>
      <w:ins w:id="1030" w:author="Jimmy Duggan" w:date="2015-11-15T19:36:00Z">
        <w:r>
          <w:t>Georgia</w:t>
        </w:r>
      </w:ins>
    </w:p>
    <w:p w:rsidR="00812105" w:rsidRDefault="005E33EA">
      <w:pPr>
        <w:pStyle w:val="ListParagraph"/>
        <w:keepNext/>
        <w:keepLines/>
        <w:numPr>
          <w:ilvl w:val="0"/>
          <w:numId w:val="13"/>
        </w:numPr>
        <w:spacing w:after="0" w:line="240" w:lineRule="auto"/>
        <w:ind w:left="1800"/>
        <w:rPr>
          <w:ins w:id="1031" w:author="Jimmy Duggan" w:date="2015-11-15T19:36:00Z"/>
        </w:rPr>
        <w:pPrChange w:id="1032" w:author="Jimmy Duggan" w:date="2015-11-15T22:45:00Z">
          <w:pPr>
            <w:pStyle w:val="ListParagraph"/>
            <w:keepNext/>
            <w:keepLines/>
            <w:spacing w:after="0" w:line="240" w:lineRule="auto"/>
          </w:pPr>
        </w:pPrChange>
      </w:pPr>
      <w:ins w:id="1033" w:author="Jimmy Duggan" w:date="2015-11-15T19:36:00Z">
        <w:r>
          <w:t>Guam</w:t>
        </w:r>
      </w:ins>
    </w:p>
    <w:p w:rsidR="00812105" w:rsidRDefault="005E33EA">
      <w:pPr>
        <w:pStyle w:val="ListParagraph"/>
        <w:keepNext/>
        <w:keepLines/>
        <w:numPr>
          <w:ilvl w:val="0"/>
          <w:numId w:val="13"/>
        </w:numPr>
        <w:spacing w:after="0" w:line="240" w:lineRule="auto"/>
        <w:ind w:left="1800"/>
        <w:rPr>
          <w:ins w:id="1034" w:author="Jimmy Duggan" w:date="2015-11-15T19:36:00Z"/>
        </w:rPr>
        <w:pPrChange w:id="1035" w:author="Jimmy Duggan" w:date="2015-11-15T22:45:00Z">
          <w:pPr>
            <w:pStyle w:val="ListParagraph"/>
            <w:keepNext/>
            <w:keepLines/>
            <w:spacing w:after="0" w:line="240" w:lineRule="auto"/>
          </w:pPr>
        </w:pPrChange>
      </w:pPr>
      <w:ins w:id="1036" w:author="Jimmy Duggan" w:date="2015-11-15T19:36:00Z">
        <w:r>
          <w:t>Hawaii</w:t>
        </w:r>
      </w:ins>
    </w:p>
    <w:p w:rsidR="00812105" w:rsidRDefault="005E33EA">
      <w:pPr>
        <w:pStyle w:val="ListParagraph"/>
        <w:keepNext/>
        <w:keepLines/>
        <w:numPr>
          <w:ilvl w:val="0"/>
          <w:numId w:val="13"/>
        </w:numPr>
        <w:spacing w:after="0" w:line="240" w:lineRule="auto"/>
        <w:ind w:left="1800"/>
        <w:rPr>
          <w:ins w:id="1037" w:author="Jimmy Duggan" w:date="2015-11-15T19:36:00Z"/>
        </w:rPr>
        <w:pPrChange w:id="1038" w:author="Jimmy Duggan" w:date="2015-11-15T22:45:00Z">
          <w:pPr>
            <w:pStyle w:val="ListParagraph"/>
            <w:keepNext/>
            <w:keepLines/>
            <w:spacing w:after="0" w:line="240" w:lineRule="auto"/>
          </w:pPr>
        </w:pPrChange>
      </w:pPr>
      <w:ins w:id="1039" w:author="Jimmy Duggan" w:date="2015-11-15T19:36:00Z">
        <w:r>
          <w:t>Idaho</w:t>
        </w:r>
      </w:ins>
    </w:p>
    <w:p w:rsidR="00812105" w:rsidRDefault="005E33EA">
      <w:pPr>
        <w:pStyle w:val="ListParagraph"/>
        <w:keepNext/>
        <w:keepLines/>
        <w:numPr>
          <w:ilvl w:val="0"/>
          <w:numId w:val="13"/>
        </w:numPr>
        <w:spacing w:after="0" w:line="240" w:lineRule="auto"/>
        <w:ind w:left="1800"/>
        <w:rPr>
          <w:ins w:id="1040" w:author="Jimmy Duggan" w:date="2015-11-15T19:36:00Z"/>
        </w:rPr>
        <w:pPrChange w:id="1041" w:author="Jimmy Duggan" w:date="2015-11-15T22:45:00Z">
          <w:pPr>
            <w:pStyle w:val="ListParagraph"/>
            <w:keepNext/>
            <w:keepLines/>
            <w:spacing w:after="0" w:line="240" w:lineRule="auto"/>
          </w:pPr>
        </w:pPrChange>
      </w:pPr>
      <w:ins w:id="1042" w:author="Jimmy Duggan" w:date="2015-11-15T19:36:00Z">
        <w:r>
          <w:t>Illinois</w:t>
        </w:r>
      </w:ins>
    </w:p>
    <w:p w:rsidR="00812105" w:rsidRDefault="005E33EA">
      <w:pPr>
        <w:pStyle w:val="ListParagraph"/>
        <w:keepNext/>
        <w:keepLines/>
        <w:numPr>
          <w:ilvl w:val="0"/>
          <w:numId w:val="13"/>
        </w:numPr>
        <w:spacing w:after="0" w:line="240" w:lineRule="auto"/>
        <w:ind w:left="1800"/>
        <w:rPr>
          <w:ins w:id="1043" w:author="Jimmy Duggan" w:date="2015-11-15T19:36:00Z"/>
        </w:rPr>
        <w:pPrChange w:id="1044" w:author="Jimmy Duggan" w:date="2015-11-15T22:45:00Z">
          <w:pPr>
            <w:pStyle w:val="ListParagraph"/>
            <w:keepNext/>
            <w:keepLines/>
            <w:spacing w:after="0" w:line="240" w:lineRule="auto"/>
          </w:pPr>
        </w:pPrChange>
      </w:pPr>
      <w:ins w:id="1045" w:author="Jimmy Duggan" w:date="2015-11-15T19:36:00Z">
        <w:r>
          <w:t>Indiana</w:t>
        </w:r>
      </w:ins>
    </w:p>
    <w:p w:rsidR="00812105" w:rsidRDefault="005E33EA">
      <w:pPr>
        <w:pStyle w:val="ListParagraph"/>
        <w:keepNext/>
        <w:keepLines/>
        <w:numPr>
          <w:ilvl w:val="0"/>
          <w:numId w:val="13"/>
        </w:numPr>
        <w:spacing w:after="0" w:line="240" w:lineRule="auto"/>
        <w:ind w:left="1800"/>
        <w:rPr>
          <w:ins w:id="1046" w:author="Jimmy Duggan" w:date="2015-11-15T19:36:00Z"/>
        </w:rPr>
        <w:pPrChange w:id="1047" w:author="Jimmy Duggan" w:date="2015-11-15T22:45:00Z">
          <w:pPr>
            <w:pStyle w:val="ListParagraph"/>
            <w:keepNext/>
            <w:keepLines/>
            <w:spacing w:after="0" w:line="240" w:lineRule="auto"/>
          </w:pPr>
        </w:pPrChange>
      </w:pPr>
      <w:ins w:id="1048" w:author="Jimmy Duggan" w:date="2015-11-15T19:36:00Z">
        <w:r>
          <w:t>Iowa</w:t>
        </w:r>
      </w:ins>
    </w:p>
    <w:p w:rsidR="00812105" w:rsidRDefault="005E33EA">
      <w:pPr>
        <w:pStyle w:val="ListParagraph"/>
        <w:keepNext/>
        <w:keepLines/>
        <w:numPr>
          <w:ilvl w:val="0"/>
          <w:numId w:val="13"/>
        </w:numPr>
        <w:spacing w:after="0" w:line="240" w:lineRule="auto"/>
        <w:ind w:left="1800"/>
        <w:rPr>
          <w:ins w:id="1049" w:author="Jimmy Duggan" w:date="2015-11-15T19:36:00Z"/>
        </w:rPr>
        <w:pPrChange w:id="1050" w:author="Jimmy Duggan" w:date="2015-11-15T22:45:00Z">
          <w:pPr>
            <w:pStyle w:val="ListParagraph"/>
            <w:keepNext/>
            <w:keepLines/>
            <w:spacing w:after="0" w:line="240" w:lineRule="auto"/>
          </w:pPr>
        </w:pPrChange>
      </w:pPr>
      <w:ins w:id="1051" w:author="Jimmy Duggan" w:date="2015-11-15T19:36:00Z">
        <w:r>
          <w:t>Kansas</w:t>
        </w:r>
      </w:ins>
    </w:p>
    <w:p w:rsidR="00812105" w:rsidRDefault="005E33EA">
      <w:pPr>
        <w:pStyle w:val="ListParagraph"/>
        <w:keepNext/>
        <w:keepLines/>
        <w:numPr>
          <w:ilvl w:val="0"/>
          <w:numId w:val="13"/>
        </w:numPr>
        <w:spacing w:after="0" w:line="240" w:lineRule="auto"/>
        <w:ind w:left="1800"/>
        <w:rPr>
          <w:ins w:id="1052" w:author="Jimmy Duggan" w:date="2015-11-15T19:36:00Z"/>
        </w:rPr>
        <w:pPrChange w:id="1053" w:author="Jimmy Duggan" w:date="2015-11-15T22:45:00Z">
          <w:pPr>
            <w:pStyle w:val="ListParagraph"/>
            <w:keepNext/>
            <w:keepLines/>
            <w:spacing w:after="0" w:line="240" w:lineRule="auto"/>
          </w:pPr>
        </w:pPrChange>
      </w:pPr>
      <w:ins w:id="1054" w:author="Jimmy Duggan" w:date="2015-11-15T19:36:00Z">
        <w:r>
          <w:t>Kentucky</w:t>
        </w:r>
      </w:ins>
    </w:p>
    <w:p w:rsidR="00812105" w:rsidRDefault="005E33EA">
      <w:pPr>
        <w:pStyle w:val="ListParagraph"/>
        <w:keepNext/>
        <w:keepLines/>
        <w:numPr>
          <w:ilvl w:val="0"/>
          <w:numId w:val="13"/>
        </w:numPr>
        <w:spacing w:after="0" w:line="240" w:lineRule="auto"/>
        <w:ind w:left="1800"/>
        <w:rPr>
          <w:ins w:id="1055" w:author="Jimmy Duggan" w:date="2015-11-15T19:36:00Z"/>
        </w:rPr>
        <w:pPrChange w:id="1056" w:author="Jimmy Duggan" w:date="2015-11-15T22:45:00Z">
          <w:pPr>
            <w:pStyle w:val="ListParagraph"/>
            <w:keepNext/>
            <w:keepLines/>
            <w:spacing w:after="0" w:line="240" w:lineRule="auto"/>
          </w:pPr>
        </w:pPrChange>
      </w:pPr>
      <w:ins w:id="1057" w:author="Jimmy Duggan" w:date="2015-11-15T19:36:00Z">
        <w:r>
          <w:t>Louisiana</w:t>
        </w:r>
      </w:ins>
    </w:p>
    <w:p w:rsidR="00812105" w:rsidRDefault="005E33EA">
      <w:pPr>
        <w:pStyle w:val="ListParagraph"/>
        <w:keepNext/>
        <w:keepLines/>
        <w:numPr>
          <w:ilvl w:val="0"/>
          <w:numId w:val="13"/>
        </w:numPr>
        <w:spacing w:after="0" w:line="240" w:lineRule="auto"/>
        <w:ind w:left="1800"/>
        <w:rPr>
          <w:ins w:id="1058" w:author="Jimmy Duggan" w:date="2015-11-15T19:36:00Z"/>
        </w:rPr>
        <w:pPrChange w:id="1059" w:author="Jimmy Duggan" w:date="2015-11-15T22:45:00Z">
          <w:pPr>
            <w:pStyle w:val="ListParagraph"/>
            <w:keepNext/>
            <w:keepLines/>
            <w:spacing w:after="0" w:line="240" w:lineRule="auto"/>
          </w:pPr>
        </w:pPrChange>
      </w:pPr>
      <w:ins w:id="1060" w:author="Jimmy Duggan" w:date="2015-11-15T19:36:00Z">
        <w:r>
          <w:t>Maine</w:t>
        </w:r>
      </w:ins>
    </w:p>
    <w:p w:rsidR="00812105" w:rsidRDefault="005E33EA">
      <w:pPr>
        <w:pStyle w:val="ListParagraph"/>
        <w:keepNext/>
        <w:keepLines/>
        <w:numPr>
          <w:ilvl w:val="0"/>
          <w:numId w:val="13"/>
        </w:numPr>
        <w:spacing w:after="0" w:line="240" w:lineRule="auto"/>
        <w:ind w:left="1800"/>
        <w:rPr>
          <w:ins w:id="1061" w:author="Jimmy Duggan" w:date="2015-11-15T19:36:00Z"/>
        </w:rPr>
        <w:pPrChange w:id="1062" w:author="Jimmy Duggan" w:date="2015-11-15T22:45:00Z">
          <w:pPr>
            <w:pStyle w:val="ListParagraph"/>
            <w:keepNext/>
            <w:keepLines/>
            <w:spacing w:after="0" w:line="240" w:lineRule="auto"/>
          </w:pPr>
        </w:pPrChange>
      </w:pPr>
      <w:ins w:id="1063" w:author="Jimmy Duggan" w:date="2015-11-15T19:36:00Z">
        <w:r>
          <w:t>Maryland</w:t>
        </w:r>
      </w:ins>
    </w:p>
    <w:p w:rsidR="00812105" w:rsidRDefault="005E33EA">
      <w:pPr>
        <w:pStyle w:val="ListParagraph"/>
        <w:keepNext/>
        <w:keepLines/>
        <w:numPr>
          <w:ilvl w:val="0"/>
          <w:numId w:val="13"/>
        </w:numPr>
        <w:spacing w:after="0" w:line="240" w:lineRule="auto"/>
        <w:ind w:left="1800"/>
        <w:rPr>
          <w:ins w:id="1064" w:author="Jimmy Duggan" w:date="2015-11-15T19:36:00Z"/>
        </w:rPr>
        <w:pPrChange w:id="1065" w:author="Jimmy Duggan" w:date="2015-11-15T22:45:00Z">
          <w:pPr>
            <w:pStyle w:val="ListParagraph"/>
            <w:keepNext/>
            <w:keepLines/>
            <w:spacing w:after="0" w:line="240" w:lineRule="auto"/>
          </w:pPr>
        </w:pPrChange>
      </w:pPr>
      <w:ins w:id="1066" w:author="Jimmy Duggan" w:date="2015-11-15T19:36:00Z">
        <w:r>
          <w:t>Massachusetts</w:t>
        </w:r>
      </w:ins>
    </w:p>
    <w:p w:rsidR="00812105" w:rsidRDefault="005E33EA">
      <w:pPr>
        <w:pStyle w:val="ListParagraph"/>
        <w:keepNext/>
        <w:keepLines/>
        <w:numPr>
          <w:ilvl w:val="0"/>
          <w:numId w:val="13"/>
        </w:numPr>
        <w:spacing w:after="0" w:line="240" w:lineRule="auto"/>
        <w:ind w:left="1800"/>
        <w:rPr>
          <w:ins w:id="1067" w:author="Jimmy Duggan" w:date="2015-11-15T19:36:00Z"/>
        </w:rPr>
        <w:pPrChange w:id="1068" w:author="Jimmy Duggan" w:date="2015-11-15T22:45:00Z">
          <w:pPr>
            <w:pStyle w:val="ListParagraph"/>
            <w:keepNext/>
            <w:keepLines/>
            <w:spacing w:after="0" w:line="240" w:lineRule="auto"/>
          </w:pPr>
        </w:pPrChange>
      </w:pPr>
      <w:ins w:id="1069" w:author="Jimmy Duggan" w:date="2015-11-15T19:36:00Z">
        <w:r>
          <w:t>Michigan</w:t>
        </w:r>
      </w:ins>
    </w:p>
    <w:p w:rsidR="00812105" w:rsidRDefault="005E33EA">
      <w:pPr>
        <w:pStyle w:val="ListParagraph"/>
        <w:keepNext/>
        <w:keepLines/>
        <w:numPr>
          <w:ilvl w:val="0"/>
          <w:numId w:val="13"/>
        </w:numPr>
        <w:spacing w:after="0" w:line="240" w:lineRule="auto"/>
        <w:ind w:left="1800"/>
        <w:rPr>
          <w:ins w:id="1070" w:author="Jimmy Duggan" w:date="2015-11-15T19:36:00Z"/>
        </w:rPr>
        <w:pPrChange w:id="1071" w:author="Jimmy Duggan" w:date="2015-11-15T22:45:00Z">
          <w:pPr>
            <w:pStyle w:val="ListParagraph"/>
            <w:keepNext/>
            <w:keepLines/>
            <w:spacing w:after="0" w:line="240" w:lineRule="auto"/>
          </w:pPr>
        </w:pPrChange>
      </w:pPr>
      <w:ins w:id="1072" w:author="Jimmy Duggan" w:date="2015-11-15T19:36:00Z">
        <w:r>
          <w:t>Minnesota</w:t>
        </w:r>
      </w:ins>
    </w:p>
    <w:p w:rsidR="00812105" w:rsidRDefault="005E33EA">
      <w:pPr>
        <w:pStyle w:val="ListParagraph"/>
        <w:keepNext/>
        <w:keepLines/>
        <w:numPr>
          <w:ilvl w:val="0"/>
          <w:numId w:val="13"/>
        </w:numPr>
        <w:spacing w:after="0" w:line="240" w:lineRule="auto"/>
        <w:ind w:left="1800"/>
        <w:rPr>
          <w:ins w:id="1073" w:author="Jimmy Duggan" w:date="2015-11-15T19:36:00Z"/>
        </w:rPr>
        <w:pPrChange w:id="1074" w:author="Jimmy Duggan" w:date="2015-11-15T22:45:00Z">
          <w:pPr>
            <w:pStyle w:val="ListParagraph"/>
            <w:keepNext/>
            <w:keepLines/>
            <w:spacing w:after="0" w:line="240" w:lineRule="auto"/>
          </w:pPr>
        </w:pPrChange>
      </w:pPr>
      <w:ins w:id="1075" w:author="Jimmy Duggan" w:date="2015-11-15T19:36:00Z">
        <w:r>
          <w:t>Mississippi</w:t>
        </w:r>
      </w:ins>
    </w:p>
    <w:p w:rsidR="00812105" w:rsidRDefault="005E33EA">
      <w:pPr>
        <w:pStyle w:val="ListParagraph"/>
        <w:keepNext/>
        <w:keepLines/>
        <w:numPr>
          <w:ilvl w:val="0"/>
          <w:numId w:val="13"/>
        </w:numPr>
        <w:spacing w:after="0" w:line="240" w:lineRule="auto"/>
        <w:ind w:left="1800"/>
        <w:rPr>
          <w:ins w:id="1076" w:author="Jimmy Duggan" w:date="2015-11-15T19:36:00Z"/>
        </w:rPr>
        <w:pPrChange w:id="1077" w:author="Jimmy Duggan" w:date="2015-11-15T22:45:00Z">
          <w:pPr>
            <w:pStyle w:val="ListParagraph"/>
            <w:keepNext/>
            <w:keepLines/>
            <w:spacing w:after="0" w:line="240" w:lineRule="auto"/>
          </w:pPr>
        </w:pPrChange>
      </w:pPr>
      <w:ins w:id="1078" w:author="Jimmy Duggan" w:date="2015-11-15T19:36:00Z">
        <w:r>
          <w:t>Missouri</w:t>
        </w:r>
      </w:ins>
    </w:p>
    <w:p w:rsidR="00812105" w:rsidRDefault="005E33EA">
      <w:pPr>
        <w:pStyle w:val="ListParagraph"/>
        <w:keepNext/>
        <w:keepLines/>
        <w:numPr>
          <w:ilvl w:val="0"/>
          <w:numId w:val="13"/>
        </w:numPr>
        <w:spacing w:after="0" w:line="240" w:lineRule="auto"/>
        <w:ind w:left="1800"/>
        <w:rPr>
          <w:ins w:id="1079" w:author="Jimmy Duggan" w:date="2015-11-15T19:36:00Z"/>
        </w:rPr>
        <w:pPrChange w:id="1080" w:author="Jimmy Duggan" w:date="2015-11-15T22:45:00Z">
          <w:pPr>
            <w:pStyle w:val="ListParagraph"/>
            <w:keepNext/>
            <w:keepLines/>
            <w:spacing w:after="0" w:line="240" w:lineRule="auto"/>
          </w:pPr>
        </w:pPrChange>
      </w:pPr>
      <w:ins w:id="1081" w:author="Jimmy Duggan" w:date="2015-11-15T19:36:00Z">
        <w:r>
          <w:t>Montana</w:t>
        </w:r>
      </w:ins>
    </w:p>
    <w:p w:rsidR="00812105" w:rsidRDefault="005E33EA">
      <w:pPr>
        <w:pStyle w:val="ListParagraph"/>
        <w:keepNext/>
        <w:keepLines/>
        <w:numPr>
          <w:ilvl w:val="0"/>
          <w:numId w:val="13"/>
        </w:numPr>
        <w:spacing w:after="0" w:line="240" w:lineRule="auto"/>
        <w:ind w:left="1800"/>
        <w:rPr>
          <w:ins w:id="1082" w:author="Jimmy Duggan" w:date="2015-11-15T19:36:00Z"/>
        </w:rPr>
        <w:pPrChange w:id="1083" w:author="Jimmy Duggan" w:date="2015-11-15T22:45:00Z">
          <w:pPr>
            <w:pStyle w:val="ListParagraph"/>
            <w:keepNext/>
            <w:keepLines/>
            <w:spacing w:after="0" w:line="240" w:lineRule="auto"/>
          </w:pPr>
        </w:pPrChange>
      </w:pPr>
      <w:ins w:id="1084" w:author="Jimmy Duggan" w:date="2015-11-15T19:36:00Z">
        <w:r>
          <w:t>Nebraska</w:t>
        </w:r>
      </w:ins>
    </w:p>
    <w:p w:rsidR="00812105" w:rsidRDefault="005E33EA">
      <w:pPr>
        <w:pStyle w:val="ListParagraph"/>
        <w:keepNext/>
        <w:keepLines/>
        <w:numPr>
          <w:ilvl w:val="0"/>
          <w:numId w:val="13"/>
        </w:numPr>
        <w:spacing w:after="0" w:line="240" w:lineRule="auto"/>
        <w:ind w:left="1800"/>
        <w:rPr>
          <w:ins w:id="1085" w:author="Jimmy Duggan" w:date="2015-11-15T19:36:00Z"/>
        </w:rPr>
        <w:pPrChange w:id="1086" w:author="Jimmy Duggan" w:date="2015-11-15T22:45:00Z">
          <w:pPr>
            <w:pStyle w:val="ListParagraph"/>
            <w:keepNext/>
            <w:keepLines/>
            <w:spacing w:after="0" w:line="240" w:lineRule="auto"/>
          </w:pPr>
        </w:pPrChange>
      </w:pPr>
      <w:ins w:id="1087" w:author="Jimmy Duggan" w:date="2015-11-15T19:36:00Z">
        <w:r>
          <w:t>Nevada</w:t>
        </w:r>
      </w:ins>
    </w:p>
    <w:p w:rsidR="00812105" w:rsidRDefault="005E33EA">
      <w:pPr>
        <w:pStyle w:val="ListParagraph"/>
        <w:keepNext/>
        <w:keepLines/>
        <w:numPr>
          <w:ilvl w:val="0"/>
          <w:numId w:val="13"/>
        </w:numPr>
        <w:spacing w:after="0" w:line="240" w:lineRule="auto"/>
        <w:ind w:left="1800"/>
        <w:rPr>
          <w:ins w:id="1088" w:author="Jimmy Duggan" w:date="2015-11-15T19:36:00Z"/>
        </w:rPr>
        <w:pPrChange w:id="1089" w:author="Jimmy Duggan" w:date="2015-11-15T22:45:00Z">
          <w:pPr>
            <w:pStyle w:val="ListParagraph"/>
            <w:keepNext/>
            <w:keepLines/>
            <w:spacing w:after="0" w:line="240" w:lineRule="auto"/>
          </w:pPr>
        </w:pPrChange>
      </w:pPr>
      <w:ins w:id="1090" w:author="Jimmy Duggan" w:date="2015-11-15T19:36:00Z">
        <w:r>
          <w:t>New Hampshire</w:t>
        </w:r>
      </w:ins>
    </w:p>
    <w:p w:rsidR="00812105" w:rsidRDefault="005E33EA">
      <w:pPr>
        <w:pStyle w:val="ListParagraph"/>
        <w:keepNext/>
        <w:keepLines/>
        <w:numPr>
          <w:ilvl w:val="0"/>
          <w:numId w:val="13"/>
        </w:numPr>
        <w:spacing w:after="0" w:line="240" w:lineRule="auto"/>
        <w:ind w:left="1800"/>
        <w:rPr>
          <w:ins w:id="1091" w:author="Jimmy Duggan" w:date="2015-11-15T19:36:00Z"/>
        </w:rPr>
        <w:pPrChange w:id="1092" w:author="Jimmy Duggan" w:date="2015-11-15T22:45:00Z">
          <w:pPr>
            <w:pStyle w:val="ListParagraph"/>
            <w:keepNext/>
            <w:keepLines/>
            <w:spacing w:after="0" w:line="240" w:lineRule="auto"/>
          </w:pPr>
        </w:pPrChange>
      </w:pPr>
      <w:ins w:id="1093" w:author="Jimmy Duggan" w:date="2015-11-15T19:36:00Z">
        <w:r>
          <w:t>New Jersey</w:t>
        </w:r>
      </w:ins>
    </w:p>
    <w:p w:rsidR="00812105" w:rsidRDefault="005E33EA">
      <w:pPr>
        <w:pStyle w:val="ListParagraph"/>
        <w:keepNext/>
        <w:keepLines/>
        <w:numPr>
          <w:ilvl w:val="0"/>
          <w:numId w:val="13"/>
        </w:numPr>
        <w:spacing w:after="0" w:line="240" w:lineRule="auto"/>
        <w:ind w:left="1800"/>
        <w:rPr>
          <w:ins w:id="1094" w:author="Jimmy Duggan" w:date="2015-11-15T19:36:00Z"/>
        </w:rPr>
        <w:pPrChange w:id="1095" w:author="Jimmy Duggan" w:date="2015-11-15T22:45:00Z">
          <w:pPr>
            <w:pStyle w:val="ListParagraph"/>
            <w:keepNext/>
            <w:keepLines/>
            <w:spacing w:after="0" w:line="240" w:lineRule="auto"/>
          </w:pPr>
        </w:pPrChange>
      </w:pPr>
      <w:ins w:id="1096" w:author="Jimmy Duggan" w:date="2015-11-15T19:36:00Z">
        <w:r>
          <w:t>New Mexico</w:t>
        </w:r>
      </w:ins>
    </w:p>
    <w:p w:rsidR="00812105" w:rsidRDefault="005E33EA">
      <w:pPr>
        <w:pStyle w:val="ListParagraph"/>
        <w:keepNext/>
        <w:keepLines/>
        <w:numPr>
          <w:ilvl w:val="0"/>
          <w:numId w:val="13"/>
        </w:numPr>
        <w:spacing w:after="0" w:line="240" w:lineRule="auto"/>
        <w:ind w:left="1800"/>
        <w:rPr>
          <w:ins w:id="1097" w:author="Jimmy Duggan" w:date="2015-11-15T19:36:00Z"/>
        </w:rPr>
        <w:pPrChange w:id="1098" w:author="Jimmy Duggan" w:date="2015-11-15T22:45:00Z">
          <w:pPr>
            <w:pStyle w:val="ListParagraph"/>
            <w:keepNext/>
            <w:keepLines/>
            <w:spacing w:after="0" w:line="240" w:lineRule="auto"/>
          </w:pPr>
        </w:pPrChange>
      </w:pPr>
      <w:ins w:id="1099" w:author="Jimmy Duggan" w:date="2015-11-15T19:36:00Z">
        <w:r>
          <w:t>New York</w:t>
        </w:r>
      </w:ins>
    </w:p>
    <w:p w:rsidR="00812105" w:rsidRDefault="005E33EA">
      <w:pPr>
        <w:pStyle w:val="ListParagraph"/>
        <w:keepNext/>
        <w:keepLines/>
        <w:numPr>
          <w:ilvl w:val="0"/>
          <w:numId w:val="13"/>
        </w:numPr>
        <w:spacing w:after="0" w:line="240" w:lineRule="auto"/>
        <w:ind w:left="1800"/>
        <w:rPr>
          <w:ins w:id="1100" w:author="Jimmy Duggan" w:date="2015-11-15T19:36:00Z"/>
        </w:rPr>
        <w:pPrChange w:id="1101" w:author="Jimmy Duggan" w:date="2015-11-15T22:45:00Z">
          <w:pPr>
            <w:pStyle w:val="ListParagraph"/>
            <w:keepNext/>
            <w:keepLines/>
            <w:spacing w:after="0" w:line="240" w:lineRule="auto"/>
          </w:pPr>
        </w:pPrChange>
      </w:pPr>
      <w:ins w:id="1102" w:author="Jimmy Duggan" w:date="2015-11-15T19:36:00Z">
        <w:r>
          <w:t>North Carolina</w:t>
        </w:r>
      </w:ins>
    </w:p>
    <w:p w:rsidR="00812105" w:rsidRDefault="005E33EA">
      <w:pPr>
        <w:pStyle w:val="ListParagraph"/>
        <w:keepNext/>
        <w:keepLines/>
        <w:numPr>
          <w:ilvl w:val="0"/>
          <w:numId w:val="13"/>
        </w:numPr>
        <w:spacing w:after="0" w:line="240" w:lineRule="auto"/>
        <w:ind w:left="1800"/>
        <w:rPr>
          <w:ins w:id="1103" w:author="Jimmy Duggan" w:date="2015-11-15T19:36:00Z"/>
        </w:rPr>
        <w:pPrChange w:id="1104" w:author="Jimmy Duggan" w:date="2015-11-15T22:45:00Z">
          <w:pPr>
            <w:pStyle w:val="ListParagraph"/>
            <w:keepNext/>
            <w:keepLines/>
            <w:spacing w:after="0" w:line="240" w:lineRule="auto"/>
          </w:pPr>
        </w:pPrChange>
      </w:pPr>
      <w:ins w:id="1105" w:author="Jimmy Duggan" w:date="2015-11-15T19:36:00Z">
        <w:r>
          <w:t>North Marianas Islands</w:t>
        </w:r>
      </w:ins>
    </w:p>
    <w:p w:rsidR="00812105" w:rsidRDefault="005E33EA">
      <w:pPr>
        <w:pStyle w:val="ListParagraph"/>
        <w:keepNext/>
        <w:keepLines/>
        <w:numPr>
          <w:ilvl w:val="0"/>
          <w:numId w:val="13"/>
        </w:numPr>
        <w:spacing w:after="0" w:line="240" w:lineRule="auto"/>
        <w:ind w:left="1800"/>
        <w:rPr>
          <w:ins w:id="1106" w:author="Jimmy Duggan" w:date="2015-11-15T19:36:00Z"/>
        </w:rPr>
        <w:pPrChange w:id="1107" w:author="Jimmy Duggan" w:date="2015-11-15T22:45:00Z">
          <w:pPr>
            <w:pStyle w:val="ListParagraph"/>
            <w:keepNext/>
            <w:keepLines/>
            <w:spacing w:after="0" w:line="240" w:lineRule="auto"/>
          </w:pPr>
        </w:pPrChange>
      </w:pPr>
      <w:ins w:id="1108" w:author="Jimmy Duggan" w:date="2015-11-15T19:36:00Z">
        <w:r>
          <w:t>North Dakota</w:t>
        </w:r>
      </w:ins>
    </w:p>
    <w:p w:rsidR="00812105" w:rsidRDefault="005E33EA">
      <w:pPr>
        <w:pStyle w:val="ListParagraph"/>
        <w:keepNext/>
        <w:keepLines/>
        <w:numPr>
          <w:ilvl w:val="0"/>
          <w:numId w:val="13"/>
        </w:numPr>
        <w:spacing w:after="0" w:line="240" w:lineRule="auto"/>
        <w:ind w:left="1800"/>
        <w:rPr>
          <w:ins w:id="1109" w:author="Jimmy Duggan" w:date="2015-11-15T19:36:00Z"/>
        </w:rPr>
        <w:pPrChange w:id="1110" w:author="Jimmy Duggan" w:date="2015-11-15T22:45:00Z">
          <w:pPr>
            <w:pStyle w:val="ListParagraph"/>
            <w:keepNext/>
            <w:keepLines/>
            <w:spacing w:after="0" w:line="240" w:lineRule="auto"/>
          </w:pPr>
        </w:pPrChange>
      </w:pPr>
      <w:ins w:id="1111" w:author="Jimmy Duggan" w:date="2015-11-15T19:36:00Z">
        <w:r>
          <w:t>Ohio</w:t>
        </w:r>
      </w:ins>
    </w:p>
    <w:p w:rsidR="00812105" w:rsidRDefault="005E33EA">
      <w:pPr>
        <w:pStyle w:val="ListParagraph"/>
        <w:keepNext/>
        <w:keepLines/>
        <w:numPr>
          <w:ilvl w:val="0"/>
          <w:numId w:val="13"/>
        </w:numPr>
        <w:spacing w:after="0" w:line="240" w:lineRule="auto"/>
        <w:ind w:left="1800"/>
        <w:rPr>
          <w:ins w:id="1112" w:author="Jimmy Duggan" w:date="2015-11-15T19:36:00Z"/>
        </w:rPr>
        <w:pPrChange w:id="1113" w:author="Jimmy Duggan" w:date="2015-11-15T22:45:00Z">
          <w:pPr>
            <w:pStyle w:val="ListParagraph"/>
            <w:keepNext/>
            <w:keepLines/>
            <w:spacing w:after="0" w:line="240" w:lineRule="auto"/>
          </w:pPr>
        </w:pPrChange>
      </w:pPr>
      <w:ins w:id="1114" w:author="Jimmy Duggan" w:date="2015-11-15T19:36:00Z">
        <w:r>
          <w:t>Oklahoma</w:t>
        </w:r>
      </w:ins>
    </w:p>
    <w:p w:rsidR="00812105" w:rsidRDefault="005E33EA">
      <w:pPr>
        <w:pStyle w:val="ListParagraph"/>
        <w:keepNext/>
        <w:keepLines/>
        <w:numPr>
          <w:ilvl w:val="0"/>
          <w:numId w:val="13"/>
        </w:numPr>
        <w:spacing w:after="0" w:line="240" w:lineRule="auto"/>
        <w:ind w:left="1800"/>
        <w:rPr>
          <w:ins w:id="1115" w:author="Jimmy Duggan" w:date="2015-11-15T19:36:00Z"/>
        </w:rPr>
        <w:pPrChange w:id="1116" w:author="Jimmy Duggan" w:date="2015-11-15T22:45:00Z">
          <w:pPr>
            <w:pStyle w:val="ListParagraph"/>
            <w:keepNext/>
            <w:keepLines/>
            <w:spacing w:after="0" w:line="240" w:lineRule="auto"/>
          </w:pPr>
        </w:pPrChange>
      </w:pPr>
      <w:ins w:id="1117" w:author="Jimmy Duggan" w:date="2015-11-15T19:36:00Z">
        <w:r>
          <w:t>Oregon</w:t>
        </w:r>
      </w:ins>
    </w:p>
    <w:p w:rsidR="00812105" w:rsidRDefault="005E33EA">
      <w:pPr>
        <w:pStyle w:val="ListParagraph"/>
        <w:keepNext/>
        <w:keepLines/>
        <w:numPr>
          <w:ilvl w:val="0"/>
          <w:numId w:val="13"/>
        </w:numPr>
        <w:spacing w:after="0" w:line="240" w:lineRule="auto"/>
        <w:ind w:left="1800"/>
        <w:rPr>
          <w:ins w:id="1118" w:author="Jimmy Duggan" w:date="2015-11-15T19:36:00Z"/>
        </w:rPr>
        <w:pPrChange w:id="1119" w:author="Jimmy Duggan" w:date="2015-11-15T22:45:00Z">
          <w:pPr>
            <w:pStyle w:val="ListParagraph"/>
            <w:keepNext/>
            <w:keepLines/>
            <w:spacing w:after="0" w:line="240" w:lineRule="auto"/>
          </w:pPr>
        </w:pPrChange>
      </w:pPr>
      <w:ins w:id="1120" w:author="Jimmy Duggan" w:date="2015-11-15T19:36:00Z">
        <w:r>
          <w:t>Pennsylvania</w:t>
        </w:r>
      </w:ins>
    </w:p>
    <w:p w:rsidR="00812105" w:rsidRDefault="005E33EA">
      <w:pPr>
        <w:pStyle w:val="ListParagraph"/>
        <w:keepNext/>
        <w:keepLines/>
        <w:numPr>
          <w:ilvl w:val="0"/>
          <w:numId w:val="13"/>
        </w:numPr>
        <w:spacing w:after="0" w:line="240" w:lineRule="auto"/>
        <w:ind w:left="1800"/>
        <w:rPr>
          <w:ins w:id="1121" w:author="Jimmy Duggan" w:date="2015-11-15T19:36:00Z"/>
        </w:rPr>
        <w:pPrChange w:id="1122" w:author="Jimmy Duggan" w:date="2015-11-15T22:45:00Z">
          <w:pPr>
            <w:pStyle w:val="ListParagraph"/>
            <w:keepNext/>
            <w:keepLines/>
            <w:spacing w:after="0" w:line="240" w:lineRule="auto"/>
          </w:pPr>
        </w:pPrChange>
      </w:pPr>
      <w:ins w:id="1123" w:author="Jimmy Duggan" w:date="2015-11-15T19:36:00Z">
        <w:r>
          <w:t>Puerto Rico</w:t>
        </w:r>
      </w:ins>
    </w:p>
    <w:p w:rsidR="00812105" w:rsidRDefault="005E33EA">
      <w:pPr>
        <w:pStyle w:val="ListParagraph"/>
        <w:keepNext/>
        <w:keepLines/>
        <w:numPr>
          <w:ilvl w:val="0"/>
          <w:numId w:val="13"/>
        </w:numPr>
        <w:spacing w:after="0" w:line="240" w:lineRule="auto"/>
        <w:ind w:left="1800"/>
        <w:rPr>
          <w:ins w:id="1124" w:author="Jimmy Duggan" w:date="2015-11-15T19:36:00Z"/>
        </w:rPr>
        <w:pPrChange w:id="1125" w:author="Jimmy Duggan" w:date="2015-11-15T22:45:00Z">
          <w:pPr>
            <w:pStyle w:val="ListParagraph"/>
            <w:keepNext/>
            <w:keepLines/>
            <w:spacing w:after="0" w:line="240" w:lineRule="auto"/>
          </w:pPr>
        </w:pPrChange>
      </w:pPr>
      <w:ins w:id="1126" w:author="Jimmy Duggan" w:date="2015-11-15T19:36:00Z">
        <w:r>
          <w:t>Rhode Island</w:t>
        </w:r>
      </w:ins>
    </w:p>
    <w:p w:rsidR="00812105" w:rsidRDefault="005E33EA">
      <w:pPr>
        <w:pStyle w:val="ListParagraph"/>
        <w:keepNext/>
        <w:keepLines/>
        <w:numPr>
          <w:ilvl w:val="0"/>
          <w:numId w:val="13"/>
        </w:numPr>
        <w:spacing w:after="0" w:line="240" w:lineRule="auto"/>
        <w:ind w:left="1800"/>
        <w:rPr>
          <w:ins w:id="1127" w:author="Jimmy Duggan" w:date="2015-11-15T19:36:00Z"/>
        </w:rPr>
        <w:pPrChange w:id="1128" w:author="Jimmy Duggan" w:date="2015-11-15T22:45:00Z">
          <w:pPr>
            <w:pStyle w:val="ListParagraph"/>
            <w:keepNext/>
            <w:keepLines/>
            <w:spacing w:after="0" w:line="240" w:lineRule="auto"/>
          </w:pPr>
        </w:pPrChange>
      </w:pPr>
      <w:ins w:id="1129" w:author="Jimmy Duggan" w:date="2015-11-15T19:36:00Z">
        <w:r>
          <w:t>South Carolina</w:t>
        </w:r>
      </w:ins>
    </w:p>
    <w:p w:rsidR="00812105" w:rsidRDefault="005E33EA">
      <w:pPr>
        <w:pStyle w:val="ListParagraph"/>
        <w:keepNext/>
        <w:keepLines/>
        <w:numPr>
          <w:ilvl w:val="0"/>
          <w:numId w:val="13"/>
        </w:numPr>
        <w:spacing w:after="0" w:line="240" w:lineRule="auto"/>
        <w:ind w:left="1800"/>
        <w:rPr>
          <w:ins w:id="1130" w:author="Jimmy Duggan" w:date="2015-11-15T19:36:00Z"/>
        </w:rPr>
        <w:pPrChange w:id="1131" w:author="Jimmy Duggan" w:date="2015-11-15T22:45:00Z">
          <w:pPr>
            <w:pStyle w:val="ListParagraph"/>
            <w:keepNext/>
            <w:keepLines/>
            <w:spacing w:after="0" w:line="240" w:lineRule="auto"/>
          </w:pPr>
        </w:pPrChange>
      </w:pPr>
      <w:ins w:id="1132" w:author="Jimmy Duggan" w:date="2015-11-15T19:36:00Z">
        <w:r>
          <w:t>South Dakota</w:t>
        </w:r>
      </w:ins>
    </w:p>
    <w:p w:rsidR="00812105" w:rsidRDefault="005E33EA">
      <w:pPr>
        <w:pStyle w:val="ListParagraph"/>
        <w:keepNext/>
        <w:keepLines/>
        <w:numPr>
          <w:ilvl w:val="0"/>
          <w:numId w:val="13"/>
        </w:numPr>
        <w:spacing w:after="0" w:line="240" w:lineRule="auto"/>
        <w:ind w:left="1800"/>
        <w:rPr>
          <w:ins w:id="1133" w:author="Jimmy Duggan" w:date="2015-11-15T19:36:00Z"/>
        </w:rPr>
        <w:pPrChange w:id="1134" w:author="Jimmy Duggan" w:date="2015-11-15T22:45:00Z">
          <w:pPr>
            <w:pStyle w:val="ListParagraph"/>
            <w:keepNext/>
            <w:keepLines/>
            <w:spacing w:after="0" w:line="240" w:lineRule="auto"/>
          </w:pPr>
        </w:pPrChange>
      </w:pPr>
      <w:ins w:id="1135" w:author="Jimmy Duggan" w:date="2015-11-15T19:36:00Z">
        <w:r>
          <w:t>Tennessee</w:t>
        </w:r>
      </w:ins>
    </w:p>
    <w:p w:rsidR="00812105" w:rsidRDefault="005E33EA">
      <w:pPr>
        <w:pStyle w:val="ListParagraph"/>
        <w:keepNext/>
        <w:keepLines/>
        <w:numPr>
          <w:ilvl w:val="0"/>
          <w:numId w:val="13"/>
        </w:numPr>
        <w:spacing w:after="0" w:line="240" w:lineRule="auto"/>
        <w:ind w:left="1800"/>
        <w:rPr>
          <w:ins w:id="1136" w:author="Jimmy Duggan" w:date="2015-11-15T19:36:00Z"/>
        </w:rPr>
        <w:pPrChange w:id="1137" w:author="Jimmy Duggan" w:date="2015-11-15T22:45:00Z">
          <w:pPr>
            <w:pStyle w:val="ListParagraph"/>
            <w:keepNext/>
            <w:keepLines/>
            <w:spacing w:after="0" w:line="240" w:lineRule="auto"/>
          </w:pPr>
        </w:pPrChange>
      </w:pPr>
      <w:ins w:id="1138" w:author="Jimmy Duggan" w:date="2015-11-15T19:36:00Z">
        <w:r>
          <w:t>Texas</w:t>
        </w:r>
      </w:ins>
    </w:p>
    <w:p w:rsidR="00812105" w:rsidRDefault="005E33EA">
      <w:pPr>
        <w:pStyle w:val="ListParagraph"/>
        <w:keepNext/>
        <w:keepLines/>
        <w:numPr>
          <w:ilvl w:val="0"/>
          <w:numId w:val="13"/>
        </w:numPr>
        <w:spacing w:after="0" w:line="240" w:lineRule="auto"/>
        <w:ind w:left="1800"/>
        <w:rPr>
          <w:ins w:id="1139" w:author="Jimmy Duggan" w:date="2015-11-15T19:36:00Z"/>
        </w:rPr>
        <w:pPrChange w:id="1140" w:author="Jimmy Duggan" w:date="2015-11-15T22:45:00Z">
          <w:pPr>
            <w:pStyle w:val="ListParagraph"/>
            <w:keepNext/>
            <w:keepLines/>
            <w:spacing w:after="0" w:line="240" w:lineRule="auto"/>
          </w:pPr>
        </w:pPrChange>
      </w:pPr>
      <w:ins w:id="1141" w:author="Jimmy Duggan" w:date="2015-11-15T19:36:00Z">
        <w:r>
          <w:t>Utah</w:t>
        </w:r>
      </w:ins>
    </w:p>
    <w:p w:rsidR="00812105" w:rsidRDefault="005E33EA">
      <w:pPr>
        <w:pStyle w:val="ListParagraph"/>
        <w:keepNext/>
        <w:keepLines/>
        <w:numPr>
          <w:ilvl w:val="0"/>
          <w:numId w:val="13"/>
        </w:numPr>
        <w:spacing w:after="0" w:line="240" w:lineRule="auto"/>
        <w:ind w:left="1800"/>
        <w:rPr>
          <w:ins w:id="1142" w:author="Jimmy Duggan" w:date="2015-11-15T19:36:00Z"/>
        </w:rPr>
        <w:pPrChange w:id="1143" w:author="Jimmy Duggan" w:date="2015-11-15T22:45:00Z">
          <w:pPr>
            <w:pStyle w:val="ListParagraph"/>
            <w:keepNext/>
            <w:keepLines/>
            <w:spacing w:after="0" w:line="240" w:lineRule="auto"/>
          </w:pPr>
        </w:pPrChange>
      </w:pPr>
      <w:ins w:id="1144" w:author="Jimmy Duggan" w:date="2015-11-15T19:36:00Z">
        <w:r>
          <w:t>Vermont</w:t>
        </w:r>
      </w:ins>
    </w:p>
    <w:p w:rsidR="00812105" w:rsidRDefault="005E33EA">
      <w:pPr>
        <w:pStyle w:val="ListParagraph"/>
        <w:keepNext/>
        <w:keepLines/>
        <w:numPr>
          <w:ilvl w:val="0"/>
          <w:numId w:val="13"/>
        </w:numPr>
        <w:spacing w:after="0" w:line="240" w:lineRule="auto"/>
        <w:ind w:left="1800"/>
        <w:rPr>
          <w:ins w:id="1145" w:author="Jimmy Duggan" w:date="2015-11-15T19:36:00Z"/>
        </w:rPr>
        <w:pPrChange w:id="1146" w:author="Jimmy Duggan" w:date="2015-11-15T22:45:00Z">
          <w:pPr>
            <w:pStyle w:val="ListParagraph"/>
            <w:keepNext/>
            <w:keepLines/>
            <w:spacing w:after="0" w:line="240" w:lineRule="auto"/>
          </w:pPr>
        </w:pPrChange>
      </w:pPr>
      <w:ins w:id="1147" w:author="Jimmy Duggan" w:date="2015-11-15T19:36:00Z">
        <w:r>
          <w:t>Virginia</w:t>
        </w:r>
      </w:ins>
    </w:p>
    <w:p w:rsidR="00812105" w:rsidRDefault="005E33EA">
      <w:pPr>
        <w:pStyle w:val="ListParagraph"/>
        <w:keepNext/>
        <w:keepLines/>
        <w:numPr>
          <w:ilvl w:val="0"/>
          <w:numId w:val="13"/>
        </w:numPr>
        <w:spacing w:after="0" w:line="240" w:lineRule="auto"/>
        <w:ind w:left="1800"/>
        <w:rPr>
          <w:ins w:id="1148" w:author="Jimmy Duggan" w:date="2015-11-15T19:36:00Z"/>
        </w:rPr>
        <w:pPrChange w:id="1149" w:author="Jimmy Duggan" w:date="2015-11-15T22:45:00Z">
          <w:pPr>
            <w:pStyle w:val="ListParagraph"/>
            <w:keepNext/>
            <w:keepLines/>
            <w:spacing w:after="0" w:line="240" w:lineRule="auto"/>
          </w:pPr>
        </w:pPrChange>
      </w:pPr>
      <w:ins w:id="1150" w:author="Jimmy Duggan" w:date="2015-11-15T19:36:00Z">
        <w:r>
          <w:t>Virgin Islands</w:t>
        </w:r>
      </w:ins>
    </w:p>
    <w:p w:rsidR="00812105" w:rsidRDefault="005E33EA">
      <w:pPr>
        <w:pStyle w:val="ListParagraph"/>
        <w:keepNext/>
        <w:keepLines/>
        <w:numPr>
          <w:ilvl w:val="0"/>
          <w:numId w:val="13"/>
        </w:numPr>
        <w:spacing w:after="0" w:line="240" w:lineRule="auto"/>
        <w:ind w:left="1800"/>
        <w:rPr>
          <w:ins w:id="1151" w:author="Jimmy Duggan" w:date="2015-11-15T19:36:00Z"/>
        </w:rPr>
        <w:pPrChange w:id="1152" w:author="Jimmy Duggan" w:date="2015-11-15T22:45:00Z">
          <w:pPr>
            <w:pStyle w:val="ListParagraph"/>
            <w:keepNext/>
            <w:keepLines/>
            <w:spacing w:after="0" w:line="240" w:lineRule="auto"/>
          </w:pPr>
        </w:pPrChange>
      </w:pPr>
      <w:ins w:id="1153" w:author="Jimmy Duggan" w:date="2015-11-15T19:36:00Z">
        <w:r>
          <w:t>Washington</w:t>
        </w:r>
      </w:ins>
    </w:p>
    <w:p w:rsidR="00812105" w:rsidRDefault="005E33EA">
      <w:pPr>
        <w:pStyle w:val="ListParagraph"/>
        <w:keepNext/>
        <w:keepLines/>
        <w:numPr>
          <w:ilvl w:val="0"/>
          <w:numId w:val="13"/>
        </w:numPr>
        <w:spacing w:after="0" w:line="240" w:lineRule="auto"/>
        <w:ind w:left="1800"/>
        <w:rPr>
          <w:ins w:id="1154" w:author="Jimmy Duggan" w:date="2015-11-15T19:36:00Z"/>
        </w:rPr>
        <w:pPrChange w:id="1155" w:author="Jimmy Duggan" w:date="2015-11-15T22:45:00Z">
          <w:pPr>
            <w:pStyle w:val="ListParagraph"/>
            <w:keepNext/>
            <w:keepLines/>
            <w:spacing w:after="0" w:line="240" w:lineRule="auto"/>
          </w:pPr>
        </w:pPrChange>
      </w:pPr>
      <w:ins w:id="1156" w:author="Jimmy Duggan" w:date="2015-11-15T19:36:00Z">
        <w:r>
          <w:t>West Virginia</w:t>
        </w:r>
      </w:ins>
    </w:p>
    <w:p w:rsidR="00812105" w:rsidRDefault="005E33EA">
      <w:pPr>
        <w:pStyle w:val="ListParagraph"/>
        <w:keepNext/>
        <w:keepLines/>
        <w:numPr>
          <w:ilvl w:val="0"/>
          <w:numId w:val="13"/>
        </w:numPr>
        <w:spacing w:after="0" w:line="240" w:lineRule="auto"/>
        <w:ind w:left="1800"/>
        <w:rPr>
          <w:ins w:id="1157" w:author="Jimmy Duggan" w:date="2015-11-15T19:36:00Z"/>
        </w:rPr>
        <w:pPrChange w:id="1158" w:author="Jimmy Duggan" w:date="2015-11-15T22:45:00Z">
          <w:pPr>
            <w:pStyle w:val="ListParagraph"/>
            <w:keepNext/>
            <w:keepLines/>
            <w:spacing w:after="0" w:line="240" w:lineRule="auto"/>
          </w:pPr>
        </w:pPrChange>
      </w:pPr>
      <w:ins w:id="1159" w:author="Jimmy Duggan" w:date="2015-11-15T19:36:00Z">
        <w:r>
          <w:t>Wisconsin</w:t>
        </w:r>
      </w:ins>
    </w:p>
    <w:p w:rsidR="00812105" w:rsidRDefault="005E33EA">
      <w:pPr>
        <w:pStyle w:val="ListParagraph"/>
        <w:keepNext/>
        <w:keepLines/>
        <w:numPr>
          <w:ilvl w:val="0"/>
          <w:numId w:val="13"/>
        </w:numPr>
        <w:spacing w:after="0" w:line="240" w:lineRule="auto"/>
        <w:ind w:left="1800"/>
        <w:rPr>
          <w:ins w:id="1160" w:author="Jimmy Duggan" w:date="2015-11-15T19:36:00Z"/>
        </w:rPr>
        <w:pPrChange w:id="1161" w:author="Jimmy Duggan" w:date="2015-11-15T22:45:00Z">
          <w:pPr>
            <w:pStyle w:val="ListParagraph"/>
            <w:keepNext/>
            <w:keepLines/>
            <w:spacing w:after="0" w:line="240" w:lineRule="auto"/>
          </w:pPr>
        </w:pPrChange>
      </w:pPr>
      <w:ins w:id="1162" w:author="Jimmy Duggan" w:date="2015-11-15T19:36:00Z">
        <w:r>
          <w:t>Wyoming</w:t>
        </w:r>
      </w:ins>
    </w:p>
    <w:p w:rsidR="00812105" w:rsidRDefault="005E33EA">
      <w:pPr>
        <w:pStyle w:val="ListParagraph"/>
        <w:keepNext/>
        <w:keepLines/>
        <w:numPr>
          <w:ilvl w:val="0"/>
          <w:numId w:val="13"/>
        </w:numPr>
        <w:spacing w:after="0" w:line="240" w:lineRule="auto"/>
        <w:ind w:left="1800"/>
        <w:rPr>
          <w:ins w:id="1163" w:author="Jimmy Duggan" w:date="2015-11-15T19:36:00Z"/>
        </w:rPr>
        <w:pPrChange w:id="1164" w:author="Jimmy Duggan" w:date="2015-11-15T22:45:00Z">
          <w:pPr>
            <w:pStyle w:val="ListParagraph"/>
            <w:keepNext/>
            <w:keepLines/>
            <w:spacing w:after="0" w:line="240" w:lineRule="auto"/>
          </w:pPr>
        </w:pPrChange>
      </w:pPr>
      <w:ins w:id="1165" w:author="Jimmy Duggan" w:date="2015-11-15T19:36:00Z">
        <w:r>
          <w:t>Europe</w:t>
        </w:r>
      </w:ins>
      <w:ins w:id="1166" w:author="Jimmy Duggan" w:date="2015-11-15T19:38:00Z">
        <w:r>
          <w:t>an Union</w:t>
        </w:r>
      </w:ins>
    </w:p>
    <w:p w:rsidR="00812105" w:rsidRDefault="005E33EA">
      <w:pPr>
        <w:pStyle w:val="ListParagraph"/>
        <w:keepNext/>
        <w:keepLines/>
        <w:numPr>
          <w:ilvl w:val="0"/>
          <w:numId w:val="13"/>
        </w:numPr>
        <w:spacing w:after="0" w:line="240" w:lineRule="auto"/>
        <w:ind w:left="1800"/>
        <w:rPr>
          <w:ins w:id="1167" w:author="Jimmy Duggan" w:date="2015-11-15T19:36:00Z"/>
        </w:rPr>
        <w:pPrChange w:id="1168" w:author="Jimmy Duggan" w:date="2015-11-15T22:45:00Z">
          <w:pPr>
            <w:pStyle w:val="ListParagraph"/>
            <w:keepNext/>
            <w:keepLines/>
            <w:spacing w:after="0" w:line="240" w:lineRule="auto"/>
          </w:pPr>
        </w:pPrChange>
      </w:pPr>
      <w:ins w:id="1169" w:author="Jimmy Duggan" w:date="2015-11-15T19:37:00Z">
        <w:r>
          <w:t>Eastern Europe</w:t>
        </w:r>
      </w:ins>
    </w:p>
    <w:p w:rsidR="00812105" w:rsidRDefault="005E33EA">
      <w:pPr>
        <w:pStyle w:val="ListParagraph"/>
        <w:keepNext/>
        <w:keepLines/>
        <w:numPr>
          <w:ilvl w:val="0"/>
          <w:numId w:val="13"/>
        </w:numPr>
        <w:spacing w:after="0" w:line="240" w:lineRule="auto"/>
        <w:ind w:left="1800"/>
        <w:rPr>
          <w:ins w:id="1170" w:author="Jimmy Duggan" w:date="2015-11-15T19:36:00Z"/>
        </w:rPr>
        <w:pPrChange w:id="1171" w:author="Jimmy Duggan" w:date="2015-11-15T22:45:00Z">
          <w:pPr>
            <w:pStyle w:val="ListParagraph"/>
            <w:keepNext/>
            <w:keepLines/>
            <w:spacing w:after="0" w:line="240" w:lineRule="auto"/>
          </w:pPr>
        </w:pPrChange>
      </w:pPr>
      <w:ins w:id="1172" w:author="Jimmy Duggan" w:date="2015-11-15T19:36:00Z">
        <w:r>
          <w:t>Africa</w:t>
        </w:r>
      </w:ins>
    </w:p>
    <w:p w:rsidR="00812105" w:rsidRDefault="005E33EA">
      <w:pPr>
        <w:pStyle w:val="ListParagraph"/>
        <w:keepNext/>
        <w:keepLines/>
        <w:numPr>
          <w:ilvl w:val="0"/>
          <w:numId w:val="13"/>
        </w:numPr>
        <w:spacing w:after="0" w:line="240" w:lineRule="auto"/>
        <w:ind w:left="1800"/>
        <w:rPr>
          <w:ins w:id="1173" w:author="Jimmy Duggan" w:date="2015-11-15T19:37:00Z"/>
        </w:rPr>
        <w:pPrChange w:id="1174" w:author="Jimmy Duggan" w:date="2015-11-15T22:45:00Z">
          <w:pPr>
            <w:pStyle w:val="ListParagraph"/>
            <w:keepNext/>
            <w:keepLines/>
            <w:spacing w:after="0" w:line="240" w:lineRule="auto"/>
          </w:pPr>
        </w:pPrChange>
      </w:pPr>
      <w:ins w:id="1175" w:author="Jimmy Duggan" w:date="2015-11-15T19:37:00Z">
        <w:r>
          <w:t>South America</w:t>
        </w:r>
      </w:ins>
    </w:p>
    <w:p w:rsidR="00812105" w:rsidRDefault="005E33EA">
      <w:pPr>
        <w:pStyle w:val="ListParagraph"/>
        <w:keepNext/>
        <w:keepLines/>
        <w:numPr>
          <w:ilvl w:val="0"/>
          <w:numId w:val="13"/>
        </w:numPr>
        <w:spacing w:after="0" w:line="240" w:lineRule="auto"/>
        <w:ind w:left="1800"/>
        <w:rPr>
          <w:ins w:id="1176" w:author="Jimmy Duggan" w:date="2015-11-15T19:37:00Z"/>
        </w:rPr>
        <w:pPrChange w:id="1177" w:author="Jimmy Duggan" w:date="2015-11-15T22:45:00Z">
          <w:pPr>
            <w:pStyle w:val="ListParagraph"/>
            <w:keepNext/>
            <w:keepLines/>
            <w:spacing w:after="0" w:line="240" w:lineRule="auto"/>
          </w:pPr>
        </w:pPrChange>
      </w:pPr>
      <w:ins w:id="1178" w:author="Jimmy Duggan" w:date="2015-11-15T19:37:00Z">
        <w:r>
          <w:t>Central America</w:t>
        </w:r>
      </w:ins>
    </w:p>
    <w:p w:rsidR="00812105" w:rsidRDefault="005E33EA">
      <w:pPr>
        <w:pStyle w:val="ListParagraph"/>
        <w:keepNext/>
        <w:keepLines/>
        <w:numPr>
          <w:ilvl w:val="0"/>
          <w:numId w:val="13"/>
        </w:numPr>
        <w:spacing w:after="0" w:line="240" w:lineRule="auto"/>
        <w:ind w:left="1800"/>
        <w:rPr>
          <w:ins w:id="1179" w:author="Jimmy Duggan" w:date="2015-11-15T19:37:00Z"/>
        </w:rPr>
        <w:pPrChange w:id="1180" w:author="Jimmy Duggan" w:date="2015-11-15T22:45:00Z">
          <w:pPr>
            <w:pStyle w:val="ListParagraph"/>
            <w:keepNext/>
            <w:keepLines/>
            <w:spacing w:after="0" w:line="240" w:lineRule="auto"/>
          </w:pPr>
        </w:pPrChange>
      </w:pPr>
      <w:ins w:id="1181" w:author="Jimmy Duggan" w:date="2015-11-15T19:37:00Z">
        <w:r>
          <w:t>Asia</w:t>
        </w:r>
      </w:ins>
    </w:p>
    <w:p w:rsidR="00812105" w:rsidRDefault="005E33EA">
      <w:pPr>
        <w:pStyle w:val="ListParagraph"/>
        <w:keepNext/>
        <w:keepLines/>
        <w:numPr>
          <w:ilvl w:val="0"/>
          <w:numId w:val="13"/>
        </w:numPr>
        <w:spacing w:after="0" w:line="240" w:lineRule="auto"/>
        <w:ind w:left="1800"/>
        <w:rPr>
          <w:ins w:id="1182" w:author="Jimmy Duggan" w:date="2015-11-15T19:38:00Z"/>
        </w:rPr>
        <w:pPrChange w:id="1183" w:author="Jimmy Duggan" w:date="2015-11-15T22:45:00Z">
          <w:pPr>
            <w:pStyle w:val="ListParagraph"/>
            <w:keepNext/>
            <w:keepLines/>
            <w:spacing w:after="0" w:line="240" w:lineRule="auto"/>
          </w:pPr>
        </w:pPrChange>
      </w:pPr>
      <w:ins w:id="1184" w:author="Jimmy Duggan" w:date="2015-11-15T19:37:00Z">
        <w:r>
          <w:t>Oce</w:t>
        </w:r>
      </w:ins>
      <w:ins w:id="1185" w:author="Jimmy Duggan" w:date="2015-11-15T19:38:00Z">
        <w:r>
          <w:t>ania</w:t>
        </w:r>
      </w:ins>
    </w:p>
    <w:p w:rsidR="00812105" w:rsidRDefault="005E33EA">
      <w:pPr>
        <w:pStyle w:val="ListParagraph"/>
        <w:keepNext/>
        <w:keepLines/>
        <w:numPr>
          <w:ilvl w:val="0"/>
          <w:numId w:val="13"/>
        </w:numPr>
        <w:spacing w:after="0" w:line="240" w:lineRule="auto"/>
        <w:ind w:left="1800"/>
        <w:rPr>
          <w:ins w:id="1186" w:author="Jimmy Duggan" w:date="2015-11-15T19:38:00Z"/>
        </w:rPr>
        <w:pPrChange w:id="1187" w:author="Jimmy Duggan" w:date="2015-11-15T22:45:00Z">
          <w:pPr>
            <w:pStyle w:val="ListParagraph"/>
            <w:keepNext/>
            <w:keepLines/>
            <w:spacing w:after="0" w:line="240" w:lineRule="auto"/>
          </w:pPr>
        </w:pPrChange>
      </w:pPr>
      <w:ins w:id="1188" w:author="Jimmy Duggan" w:date="2015-11-15T19:38:00Z">
        <w:r>
          <w:t>North America</w:t>
        </w:r>
      </w:ins>
    </w:p>
    <w:p w:rsidR="00812105" w:rsidRDefault="005E33EA">
      <w:pPr>
        <w:pStyle w:val="ListParagraph"/>
        <w:keepNext/>
        <w:keepLines/>
        <w:numPr>
          <w:ilvl w:val="0"/>
          <w:numId w:val="13"/>
        </w:numPr>
        <w:spacing w:after="0" w:line="240" w:lineRule="auto"/>
        <w:ind w:left="1800"/>
        <w:rPr>
          <w:ins w:id="1189" w:author="Jimmy Duggan" w:date="2015-11-15T19:36:00Z"/>
        </w:rPr>
        <w:pPrChange w:id="1190" w:author="Jimmy Duggan" w:date="2015-11-15T22:45:00Z">
          <w:pPr>
            <w:pStyle w:val="ListParagraph"/>
            <w:keepNext/>
            <w:keepLines/>
            <w:spacing w:after="0" w:line="240" w:lineRule="auto"/>
          </w:pPr>
        </w:pPrChange>
      </w:pPr>
      <w:ins w:id="1191" w:author="Jimmy Duggan" w:date="2015-11-15T19:38:00Z">
        <w:r>
          <w:t>The Cari</w:t>
        </w:r>
      </w:ins>
      <w:ins w:id="1192" w:author="Jimmy Duggan" w:date="2015-11-15T19:39:00Z">
        <w:r>
          <w:t>bbean</w:t>
        </w:r>
      </w:ins>
    </w:p>
    <w:p w:rsidR="00812105" w:rsidRDefault="00812105">
      <w:pPr>
        <w:pStyle w:val="ListParagraph"/>
        <w:keepNext/>
        <w:keepLines/>
        <w:spacing w:after="0" w:line="240" w:lineRule="auto"/>
        <w:ind w:left="1800"/>
        <w:pPrChange w:id="1193" w:author="Jimmy Duggan" w:date="2015-11-15T22:45:00Z">
          <w:pPr>
            <w:keepNext/>
            <w:keepLines/>
          </w:pPr>
        </w:pPrChange>
      </w:pPr>
    </w:p>
    <w:p w:rsidR="00812105" w:rsidRDefault="002C6ED4">
      <w:pPr>
        <w:pStyle w:val="Heading2"/>
      </w:pPr>
      <w:bookmarkStart w:id="1194" w:name="_Toc435391038"/>
      <w:r>
        <w:t>Data Access Layer Overview</w:t>
      </w:r>
      <w:bookmarkEnd w:id="1194"/>
    </w:p>
    <w:p w:rsidR="00812105" w:rsidRDefault="00812105">
      <w:pPr>
        <w:keepNext/>
        <w:keepLines/>
        <w:pPrChange w:id="1195" w:author="Jimmy Duggan" w:date="2015-11-15T18:48:00Z">
          <w:pPr/>
        </w:pPrChange>
      </w:pPr>
    </w:p>
    <w:sectPr w:rsidR="0081210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105" w:rsidRDefault="00812105" w:rsidP="0017110C">
      <w:r>
        <w:separator/>
      </w:r>
    </w:p>
  </w:endnote>
  <w:endnote w:type="continuationSeparator" w:id="0">
    <w:p w:rsidR="00812105" w:rsidRDefault="00812105" w:rsidP="001711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105" w:rsidRDefault="00812105"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812105" w:rsidRPr="00515BB6" w:rsidRDefault="00812105"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ins w:id="136" w:author="rewjs" w:date="2015-11-19T11:21:00Z">
      <w:r>
        <w:rPr>
          <w:noProof/>
          <w:snapToGrid w:val="0"/>
        </w:rPr>
        <w:t>11/19/2015</w:t>
      </w:r>
    </w:ins>
    <w:ins w:id="137" w:author="Jimmy Duggan" w:date="2015-11-15T18:46:00Z">
      <w:del w:id="138" w:author="rewjs" w:date="2015-11-19T11:21:00Z">
        <w:r w:rsidDel="00254328">
          <w:rPr>
            <w:noProof/>
            <w:snapToGrid w:val="0"/>
          </w:rPr>
          <w:delText>11/15/2015</w:delText>
        </w:r>
      </w:del>
    </w:ins>
    <w:del w:id="139" w:author="rewjs" w:date="2015-11-19T11:21:00Z">
      <w:r w:rsidDel="00254328">
        <w:rPr>
          <w:noProof/>
          <w:snapToGrid w:val="0"/>
        </w:rPr>
        <w:delText>11/14/2015</w:delText>
      </w:r>
    </w:del>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40" w:author="rewjs" w:date="2015-11-19T11:21:00Z">
      <w:r>
        <w:rPr>
          <w:noProof/>
          <w:snapToGrid w:val="0"/>
        </w:rPr>
        <w:t>11:21:05 AM</w:t>
      </w:r>
    </w:ins>
    <w:ins w:id="141" w:author="Jimmy Duggan" w:date="2015-11-15T18:46:00Z">
      <w:del w:id="142" w:author="rewjs" w:date="2015-11-19T11:21:00Z">
        <w:r w:rsidDel="00254328">
          <w:rPr>
            <w:noProof/>
            <w:snapToGrid w:val="0"/>
          </w:rPr>
          <w:delText>6:46:36 PM</w:delText>
        </w:r>
      </w:del>
    </w:ins>
    <w:del w:id="143" w:author="rewjs" w:date="2015-11-19T11:21:00Z">
      <w:r w:rsidDel="00254328">
        <w:rPr>
          <w:noProof/>
          <w:snapToGrid w:val="0"/>
        </w:rPr>
        <w:delText>2:23:32 PM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2643C6">
      <w:rPr>
        <w:rStyle w:val="PageNumber"/>
        <w:noProof/>
      </w:rPr>
      <w:t>2</w:t>
    </w:r>
    <w:r w:rsidRPr="00515BB6">
      <w:rPr>
        <w:rStyle w:val="PageNumber"/>
        <w:noProof/>
      </w:rPr>
      <w:fldChar w:fldCharType="end"/>
    </w:r>
    <w:r w:rsidRPr="00515BB6">
      <w:rPr>
        <w:rStyle w:val="PageNumber"/>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105" w:rsidRDefault="00812105"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812105" w:rsidRPr="0017110C" w:rsidRDefault="00812105"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ins w:id="144" w:author="rewjs" w:date="2015-11-19T11:21:00Z">
      <w:r>
        <w:rPr>
          <w:noProof/>
          <w:snapToGrid w:val="0"/>
        </w:rPr>
        <w:t>11/19/2015</w:t>
      </w:r>
    </w:ins>
    <w:ins w:id="145" w:author="Jimmy Duggan" w:date="2015-11-15T18:46:00Z">
      <w:del w:id="146" w:author="rewjs" w:date="2015-11-19T11:21:00Z">
        <w:r w:rsidDel="00254328">
          <w:rPr>
            <w:noProof/>
            <w:snapToGrid w:val="0"/>
          </w:rPr>
          <w:delText>11/15/2015</w:delText>
        </w:r>
      </w:del>
    </w:ins>
    <w:del w:id="147" w:author="rewjs" w:date="2015-11-19T11:21:00Z">
      <w:r w:rsidDel="00254328">
        <w:rPr>
          <w:noProof/>
          <w:snapToGrid w:val="0"/>
        </w:rPr>
        <w:delText>11/14/2015</w:delText>
      </w:r>
    </w:del>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48" w:author="rewjs" w:date="2015-11-19T11:21:00Z">
      <w:r>
        <w:rPr>
          <w:noProof/>
          <w:snapToGrid w:val="0"/>
        </w:rPr>
        <w:t>11:21:05 AM</w:t>
      </w:r>
    </w:ins>
    <w:ins w:id="149" w:author="Jimmy Duggan" w:date="2015-11-15T18:46:00Z">
      <w:del w:id="150" w:author="rewjs" w:date="2015-11-19T11:21:00Z">
        <w:r w:rsidDel="00254328">
          <w:rPr>
            <w:noProof/>
            <w:snapToGrid w:val="0"/>
          </w:rPr>
          <w:delText>6:46:36 PM</w:delText>
        </w:r>
      </w:del>
    </w:ins>
    <w:del w:id="151" w:author="rewjs" w:date="2015-11-19T11:21:00Z">
      <w:r w:rsidDel="00254328">
        <w:rPr>
          <w:noProof/>
          <w:snapToGrid w:val="0"/>
        </w:rPr>
        <w:delText>2:23:32 PM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2643C6">
      <w:rPr>
        <w:rStyle w:val="PageNumber"/>
        <w:noProof/>
      </w:rPr>
      <w:t>1</w:t>
    </w:r>
    <w:r w:rsidRPr="00515BB6">
      <w:rPr>
        <w:rStyle w:val="PageNumbe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105" w:rsidRDefault="00812105" w:rsidP="0017110C">
      <w:r>
        <w:separator/>
      </w:r>
    </w:p>
  </w:footnote>
  <w:footnote w:type="continuationSeparator" w:id="0">
    <w:p w:rsidR="00812105" w:rsidRDefault="00812105" w:rsidP="001711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105" w:rsidRPr="00515BB6" w:rsidRDefault="00812105" w:rsidP="0017110C">
    <w:pPr>
      <w:pStyle w:val="Header"/>
    </w:pPr>
    <w:r w:rsidRPr="00B07CB2">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812105" w:rsidRDefault="00812105" w:rsidP="0017110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105" w:rsidRPr="00515BB6" w:rsidRDefault="00812105" w:rsidP="0017110C">
    <w:pPr>
      <w:pStyle w:val="Header"/>
    </w:pPr>
    <w:r w:rsidRPr="00B07CB2">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812105" w:rsidRDefault="00812105" w:rsidP="001711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A99EA1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9"/>
  </w:num>
  <w:num w:numId="5">
    <w:abstractNumId w:val="1"/>
  </w:num>
  <w:num w:numId="6">
    <w:abstractNumId w:val="3"/>
  </w:num>
  <w:num w:numId="7">
    <w:abstractNumId w:val="4"/>
  </w:num>
  <w:num w:numId="8">
    <w:abstractNumId w:val="10"/>
  </w:num>
  <w:num w:numId="9">
    <w:abstractNumId w:val="8"/>
  </w:num>
  <w:num w:numId="10">
    <w:abstractNumId w:val="0"/>
  </w:num>
  <w:num w:numId="11">
    <w:abstractNumId w:val="7"/>
  </w:num>
  <w:num w:numId="12">
    <w:abstractNumId w:val="5"/>
  </w:num>
  <w:num w:numId="13">
    <w:abstractNumId w:val="12"/>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rsids>
    <w:rsidRoot w:val="00515BB6"/>
    <w:rsid w:val="00006F50"/>
    <w:rsid w:val="00035256"/>
    <w:rsid w:val="0003781E"/>
    <w:rsid w:val="0007275F"/>
    <w:rsid w:val="000F7F35"/>
    <w:rsid w:val="001670D1"/>
    <w:rsid w:val="0017110C"/>
    <w:rsid w:val="00171C09"/>
    <w:rsid w:val="00173E55"/>
    <w:rsid w:val="00185338"/>
    <w:rsid w:val="001A383F"/>
    <w:rsid w:val="001A5281"/>
    <w:rsid w:val="001B00C4"/>
    <w:rsid w:val="001C1550"/>
    <w:rsid w:val="00254328"/>
    <w:rsid w:val="002643C6"/>
    <w:rsid w:val="00282662"/>
    <w:rsid w:val="00283B8A"/>
    <w:rsid w:val="00287C9A"/>
    <w:rsid w:val="002B1A88"/>
    <w:rsid w:val="002C6ED4"/>
    <w:rsid w:val="002E78FD"/>
    <w:rsid w:val="002F2E05"/>
    <w:rsid w:val="002F67C1"/>
    <w:rsid w:val="003868C2"/>
    <w:rsid w:val="004207E5"/>
    <w:rsid w:val="00491329"/>
    <w:rsid w:val="004B61A3"/>
    <w:rsid w:val="00515BB6"/>
    <w:rsid w:val="00541555"/>
    <w:rsid w:val="005A781D"/>
    <w:rsid w:val="005D60DE"/>
    <w:rsid w:val="005E33EA"/>
    <w:rsid w:val="005E7C1F"/>
    <w:rsid w:val="006401A4"/>
    <w:rsid w:val="00685161"/>
    <w:rsid w:val="00721908"/>
    <w:rsid w:val="0078229C"/>
    <w:rsid w:val="007F09D4"/>
    <w:rsid w:val="00812105"/>
    <w:rsid w:val="00831F49"/>
    <w:rsid w:val="0084672C"/>
    <w:rsid w:val="008D41D6"/>
    <w:rsid w:val="00906EB1"/>
    <w:rsid w:val="00931549"/>
    <w:rsid w:val="0096020E"/>
    <w:rsid w:val="009721F8"/>
    <w:rsid w:val="00A27D82"/>
    <w:rsid w:val="00AD06D0"/>
    <w:rsid w:val="00B07CB2"/>
    <w:rsid w:val="00B50D54"/>
    <w:rsid w:val="00B524B5"/>
    <w:rsid w:val="00BD3375"/>
    <w:rsid w:val="00C30229"/>
    <w:rsid w:val="00C441FA"/>
    <w:rsid w:val="00C669B4"/>
    <w:rsid w:val="00C80C83"/>
    <w:rsid w:val="00C9659E"/>
    <w:rsid w:val="00C97EF9"/>
    <w:rsid w:val="00CB1294"/>
    <w:rsid w:val="00CC2697"/>
    <w:rsid w:val="00D51F37"/>
    <w:rsid w:val="00E90171"/>
    <w:rsid w:val="00EA2092"/>
    <w:rsid w:val="00EA28CA"/>
    <w:rsid w:val="00F76F5E"/>
    <w:rsid w:val="00FE41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2"/>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2"/>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2"/>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287C9A"/>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287C9A"/>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r="http://schemas.openxmlformats.org/officeDocument/2006/relationships" xmlns:w="http://schemas.openxmlformats.org/wordprocessingml/2006/main">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07/relationships/stylesWithEffects" Target="stylesWithEffect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E66078-07F2-454A-AE7D-FA335F54A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21</Pages>
  <Words>3483</Words>
  <Characters>19858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23295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rewjs</cp:lastModifiedBy>
  <cp:revision>32</cp:revision>
  <dcterms:created xsi:type="dcterms:W3CDTF">2015-10-11T22:13:00Z</dcterms:created>
  <dcterms:modified xsi:type="dcterms:W3CDTF">2015-11-19T17:34:00Z</dcterms:modified>
</cp:coreProperties>
</file>