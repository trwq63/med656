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431C3E"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431C3E"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431C3E" w:rsidP="0017110C">
          <w:bookmarkStart w:id="0" w:name="_GoBack"/>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bookmarkEnd w:id="0"/>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9T00:00:00Z">
                          <w:dateFormat w:val="M/d/yyyy"/>
                          <w:lid w:val="en-US"/>
                          <w:storeMappedDataAs w:val="dateTime"/>
                          <w:calendar w:val="gregorian"/>
                        </w:date>
                      </w:sdtPr>
                      <w:sdtContent>
                        <w:p w:rsidR="00431C3E" w:rsidRDefault="00431C3E" w:rsidP="0017110C">
                          <w:pPr>
                            <w:pStyle w:val="Subtitle"/>
                          </w:pPr>
                          <w:del w:id="1" w:author="Jimmy Duggan" w:date="2015-11-29T23:28:00Z">
                            <w:r w:rsidDel="00737642">
                              <w:delText>11/23/2015</w:delText>
                            </w:r>
                          </w:del>
                          <w:ins w:id="2" w:author="Jimmy Duggan" w:date="2015-11-29T23:28:00Z">
                            <w:r w:rsidR="00737642">
                              <w:t>11/29/2015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3" w:name="_Toc431750915"/>
      <w:bookmarkStart w:id="4" w:name="_Toc431762509"/>
      <w:bookmarkStart w:id="5" w:name="_Toc436602991"/>
      <w:r w:rsidRPr="00515BB6">
        <w:lastRenderedPageBreak/>
        <w:t>Revision History</w:t>
      </w:r>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 xml:space="preserve">G. </w:t>
            </w:r>
            <w:proofErr w:type="spellStart"/>
            <w:r>
              <w:t>Riden</w:t>
            </w:r>
            <w:proofErr w:type="spellEnd"/>
          </w:p>
          <w:p w:rsidR="00565F75" w:rsidRDefault="00565F75" w:rsidP="0017110C">
            <w:pPr>
              <w:pStyle w:val="BodyText1"/>
            </w:pPr>
            <w:r>
              <w:t>T. Wilkins</w:t>
            </w:r>
          </w:p>
        </w:tc>
      </w:tr>
    </w:tbl>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6" w:name="_Toc436602992"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6"/>
        </w:p>
        <w:p w:rsidR="00737642" w:rsidRDefault="00B07CB2">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602991" w:history="1">
            <w:r w:rsidR="00737642" w:rsidRPr="00473A1A">
              <w:rPr>
                <w:rStyle w:val="Hyperlink"/>
                <w:noProof/>
              </w:rPr>
              <w:t>Revision History</w:t>
            </w:r>
            <w:r w:rsidR="00737642">
              <w:rPr>
                <w:noProof/>
                <w:webHidden/>
              </w:rPr>
              <w:tab/>
            </w:r>
            <w:r w:rsidR="00737642">
              <w:rPr>
                <w:noProof/>
                <w:webHidden/>
              </w:rPr>
              <w:fldChar w:fldCharType="begin"/>
            </w:r>
            <w:r w:rsidR="00737642">
              <w:rPr>
                <w:noProof/>
                <w:webHidden/>
              </w:rPr>
              <w:instrText xml:space="preserve"> PAGEREF _Toc436602991 \h </w:instrText>
            </w:r>
            <w:r w:rsidR="00737642">
              <w:rPr>
                <w:noProof/>
                <w:webHidden/>
              </w:rPr>
            </w:r>
            <w:r w:rsidR="00737642">
              <w:rPr>
                <w:noProof/>
                <w:webHidden/>
              </w:rPr>
              <w:fldChar w:fldCharType="separate"/>
            </w:r>
            <w:r w:rsidR="00737642">
              <w:rPr>
                <w:noProof/>
                <w:webHidden/>
              </w:rPr>
              <w:t>i</w:t>
            </w:r>
            <w:r w:rsidR="00737642">
              <w:rPr>
                <w:noProof/>
                <w:webHidden/>
              </w:rPr>
              <w:fldChar w:fldCharType="end"/>
            </w:r>
          </w:hyperlink>
        </w:p>
        <w:p w:rsidR="00737642" w:rsidRDefault="00737642">
          <w:pPr>
            <w:pStyle w:val="TOC1"/>
            <w:tabs>
              <w:tab w:val="right" w:leader="dot" w:pos="9350"/>
            </w:tabs>
            <w:rPr>
              <w:rFonts w:asciiTheme="minorHAnsi" w:eastAsiaTheme="minorEastAsia" w:hAnsiTheme="minorHAnsi" w:cstheme="minorBidi"/>
              <w:noProof/>
              <w:sz w:val="22"/>
              <w:szCs w:val="22"/>
            </w:rPr>
          </w:pPr>
          <w:hyperlink w:anchor="_Toc436602992" w:history="1">
            <w:r w:rsidRPr="00473A1A">
              <w:rPr>
                <w:rStyle w:val="Hyperlink"/>
                <w:noProof/>
              </w:rPr>
              <w:t>Table of Contents</w:t>
            </w:r>
            <w:r>
              <w:rPr>
                <w:noProof/>
                <w:webHidden/>
              </w:rPr>
              <w:tab/>
            </w:r>
            <w:r>
              <w:rPr>
                <w:noProof/>
                <w:webHidden/>
              </w:rPr>
              <w:fldChar w:fldCharType="begin"/>
            </w:r>
            <w:r>
              <w:rPr>
                <w:noProof/>
                <w:webHidden/>
              </w:rPr>
              <w:instrText xml:space="preserve"> PAGEREF _Toc436602992 \h </w:instrText>
            </w:r>
            <w:r>
              <w:rPr>
                <w:noProof/>
                <w:webHidden/>
              </w:rPr>
            </w:r>
            <w:r>
              <w:rPr>
                <w:noProof/>
                <w:webHidden/>
              </w:rPr>
              <w:fldChar w:fldCharType="separate"/>
            </w:r>
            <w:r>
              <w:rPr>
                <w:noProof/>
                <w:webHidden/>
              </w:rPr>
              <w:t>ii</w:t>
            </w:r>
            <w:r>
              <w:rPr>
                <w:noProof/>
                <w:webHidden/>
              </w:rPr>
              <w:fldChar w:fldCharType="end"/>
            </w:r>
          </w:hyperlink>
        </w:p>
        <w:p w:rsidR="00737642" w:rsidRDefault="00737642">
          <w:pPr>
            <w:pStyle w:val="TOC1"/>
            <w:tabs>
              <w:tab w:val="left" w:pos="480"/>
              <w:tab w:val="right" w:leader="dot" w:pos="9350"/>
            </w:tabs>
            <w:rPr>
              <w:rFonts w:asciiTheme="minorHAnsi" w:eastAsiaTheme="minorEastAsia" w:hAnsiTheme="minorHAnsi" w:cstheme="minorBidi"/>
              <w:noProof/>
              <w:sz w:val="22"/>
              <w:szCs w:val="22"/>
            </w:rPr>
          </w:pPr>
          <w:hyperlink w:anchor="_Toc436602993" w:history="1">
            <w:r w:rsidRPr="00473A1A">
              <w:rPr>
                <w:rStyle w:val="Hyperlink"/>
                <w:noProof/>
              </w:rPr>
              <w:t>1</w:t>
            </w:r>
            <w:r>
              <w:rPr>
                <w:rFonts w:asciiTheme="minorHAnsi" w:eastAsiaTheme="minorEastAsia" w:hAnsiTheme="minorHAnsi" w:cstheme="minorBidi"/>
                <w:noProof/>
                <w:sz w:val="22"/>
                <w:szCs w:val="22"/>
              </w:rPr>
              <w:tab/>
            </w:r>
            <w:r w:rsidRPr="00473A1A">
              <w:rPr>
                <w:rStyle w:val="Hyperlink"/>
                <w:noProof/>
              </w:rPr>
              <w:t>Introduction</w:t>
            </w:r>
            <w:r>
              <w:rPr>
                <w:noProof/>
                <w:webHidden/>
              </w:rPr>
              <w:tab/>
            </w:r>
            <w:r>
              <w:rPr>
                <w:noProof/>
                <w:webHidden/>
              </w:rPr>
              <w:fldChar w:fldCharType="begin"/>
            </w:r>
            <w:r>
              <w:rPr>
                <w:noProof/>
                <w:webHidden/>
              </w:rPr>
              <w:instrText xml:space="preserve"> PAGEREF _Toc436602993 \h </w:instrText>
            </w:r>
            <w:r>
              <w:rPr>
                <w:noProof/>
                <w:webHidden/>
              </w:rPr>
            </w:r>
            <w:r>
              <w:rPr>
                <w:noProof/>
                <w:webHidden/>
              </w:rPr>
              <w:fldChar w:fldCharType="separate"/>
            </w:r>
            <w:r>
              <w:rPr>
                <w:noProof/>
                <w:webHidden/>
              </w:rPr>
              <w:t>1</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2994" w:history="1">
            <w:r w:rsidRPr="00473A1A">
              <w:rPr>
                <w:rStyle w:val="Hyperlink"/>
                <w:noProof/>
              </w:rPr>
              <w:t>1.1</w:t>
            </w:r>
            <w:r>
              <w:rPr>
                <w:rFonts w:asciiTheme="minorHAnsi" w:eastAsiaTheme="minorEastAsia" w:hAnsiTheme="minorHAnsi" w:cstheme="minorBidi"/>
                <w:noProof/>
                <w:sz w:val="22"/>
                <w:szCs w:val="22"/>
              </w:rPr>
              <w:tab/>
            </w:r>
            <w:r w:rsidRPr="00473A1A">
              <w:rPr>
                <w:rStyle w:val="Hyperlink"/>
                <w:noProof/>
              </w:rPr>
              <w:t>Purpose</w:t>
            </w:r>
            <w:r>
              <w:rPr>
                <w:noProof/>
                <w:webHidden/>
              </w:rPr>
              <w:tab/>
            </w:r>
            <w:r>
              <w:rPr>
                <w:noProof/>
                <w:webHidden/>
              </w:rPr>
              <w:fldChar w:fldCharType="begin"/>
            </w:r>
            <w:r>
              <w:rPr>
                <w:noProof/>
                <w:webHidden/>
              </w:rPr>
              <w:instrText xml:space="preserve"> PAGEREF _Toc436602994 \h </w:instrText>
            </w:r>
            <w:r>
              <w:rPr>
                <w:noProof/>
                <w:webHidden/>
              </w:rPr>
            </w:r>
            <w:r>
              <w:rPr>
                <w:noProof/>
                <w:webHidden/>
              </w:rPr>
              <w:fldChar w:fldCharType="separate"/>
            </w:r>
            <w:r>
              <w:rPr>
                <w:noProof/>
                <w:webHidden/>
              </w:rPr>
              <w:t>1</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2995" w:history="1">
            <w:r w:rsidRPr="00473A1A">
              <w:rPr>
                <w:rStyle w:val="Hyperlink"/>
                <w:noProof/>
              </w:rPr>
              <w:t>1.1</w:t>
            </w:r>
            <w:r>
              <w:rPr>
                <w:rFonts w:asciiTheme="minorHAnsi" w:eastAsiaTheme="minorEastAsia" w:hAnsiTheme="minorHAnsi" w:cstheme="minorBidi"/>
                <w:noProof/>
                <w:sz w:val="22"/>
                <w:szCs w:val="22"/>
              </w:rPr>
              <w:tab/>
            </w:r>
            <w:r w:rsidRPr="00473A1A">
              <w:rPr>
                <w:rStyle w:val="Hyperlink"/>
                <w:noProof/>
              </w:rPr>
              <w:t>Scope</w:t>
            </w:r>
            <w:r>
              <w:rPr>
                <w:noProof/>
                <w:webHidden/>
              </w:rPr>
              <w:tab/>
            </w:r>
            <w:r>
              <w:rPr>
                <w:noProof/>
                <w:webHidden/>
              </w:rPr>
              <w:fldChar w:fldCharType="begin"/>
            </w:r>
            <w:r>
              <w:rPr>
                <w:noProof/>
                <w:webHidden/>
              </w:rPr>
              <w:instrText xml:space="preserve"> PAGEREF _Toc436602995 \h </w:instrText>
            </w:r>
            <w:r>
              <w:rPr>
                <w:noProof/>
                <w:webHidden/>
              </w:rPr>
            </w:r>
            <w:r>
              <w:rPr>
                <w:noProof/>
                <w:webHidden/>
              </w:rPr>
              <w:fldChar w:fldCharType="separate"/>
            </w:r>
            <w:r>
              <w:rPr>
                <w:noProof/>
                <w:webHidden/>
              </w:rPr>
              <w:t>1</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2996" w:history="1">
            <w:r w:rsidRPr="00473A1A">
              <w:rPr>
                <w:rStyle w:val="Hyperlink"/>
                <w:noProof/>
              </w:rPr>
              <w:t>1.2</w:t>
            </w:r>
            <w:r>
              <w:rPr>
                <w:rFonts w:asciiTheme="minorHAnsi" w:eastAsiaTheme="minorEastAsia" w:hAnsiTheme="minorHAnsi" w:cstheme="minorBidi"/>
                <w:noProof/>
                <w:sz w:val="22"/>
                <w:szCs w:val="22"/>
              </w:rPr>
              <w:tab/>
            </w:r>
            <w:r w:rsidRPr="00473A1A">
              <w:rPr>
                <w:rStyle w:val="Hyperlink"/>
                <w:noProof/>
              </w:rPr>
              <w:t>Definitions, Acronyms, and Abbreviations</w:t>
            </w:r>
            <w:r>
              <w:rPr>
                <w:noProof/>
                <w:webHidden/>
              </w:rPr>
              <w:tab/>
            </w:r>
            <w:r>
              <w:rPr>
                <w:noProof/>
                <w:webHidden/>
              </w:rPr>
              <w:fldChar w:fldCharType="begin"/>
            </w:r>
            <w:r>
              <w:rPr>
                <w:noProof/>
                <w:webHidden/>
              </w:rPr>
              <w:instrText xml:space="preserve"> PAGEREF _Toc436602996 \h </w:instrText>
            </w:r>
            <w:r>
              <w:rPr>
                <w:noProof/>
                <w:webHidden/>
              </w:rPr>
            </w:r>
            <w:r>
              <w:rPr>
                <w:noProof/>
                <w:webHidden/>
              </w:rPr>
              <w:fldChar w:fldCharType="separate"/>
            </w:r>
            <w:r>
              <w:rPr>
                <w:noProof/>
                <w:webHidden/>
              </w:rPr>
              <w:t>2</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2997" w:history="1">
            <w:r w:rsidRPr="00473A1A">
              <w:rPr>
                <w:rStyle w:val="Hyperlink"/>
                <w:noProof/>
              </w:rPr>
              <w:t>1.3</w:t>
            </w:r>
            <w:r>
              <w:rPr>
                <w:rFonts w:asciiTheme="minorHAnsi" w:eastAsiaTheme="minorEastAsia" w:hAnsiTheme="minorHAnsi" w:cstheme="minorBidi"/>
                <w:noProof/>
                <w:sz w:val="22"/>
                <w:szCs w:val="22"/>
              </w:rPr>
              <w:tab/>
            </w:r>
            <w:r w:rsidRPr="00473A1A">
              <w:rPr>
                <w:rStyle w:val="Hyperlink"/>
                <w:noProof/>
              </w:rPr>
              <w:t>References</w:t>
            </w:r>
            <w:r>
              <w:rPr>
                <w:noProof/>
                <w:webHidden/>
              </w:rPr>
              <w:tab/>
            </w:r>
            <w:r>
              <w:rPr>
                <w:noProof/>
                <w:webHidden/>
              </w:rPr>
              <w:fldChar w:fldCharType="begin"/>
            </w:r>
            <w:r>
              <w:rPr>
                <w:noProof/>
                <w:webHidden/>
              </w:rPr>
              <w:instrText xml:space="preserve"> PAGEREF _Toc436602997 \h </w:instrText>
            </w:r>
            <w:r>
              <w:rPr>
                <w:noProof/>
                <w:webHidden/>
              </w:rPr>
            </w:r>
            <w:r>
              <w:rPr>
                <w:noProof/>
                <w:webHidden/>
              </w:rPr>
              <w:fldChar w:fldCharType="separate"/>
            </w:r>
            <w:r>
              <w:rPr>
                <w:noProof/>
                <w:webHidden/>
              </w:rPr>
              <w:t>3</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2998" w:history="1">
            <w:r w:rsidRPr="00473A1A">
              <w:rPr>
                <w:rStyle w:val="Hyperlink"/>
                <w:noProof/>
              </w:rPr>
              <w:t>1.4</w:t>
            </w:r>
            <w:r>
              <w:rPr>
                <w:rFonts w:asciiTheme="minorHAnsi" w:eastAsiaTheme="minorEastAsia" w:hAnsiTheme="minorHAnsi" w:cstheme="minorBidi"/>
                <w:noProof/>
                <w:sz w:val="22"/>
                <w:szCs w:val="22"/>
              </w:rPr>
              <w:tab/>
            </w:r>
            <w:r w:rsidRPr="00473A1A">
              <w:rPr>
                <w:rStyle w:val="Hyperlink"/>
                <w:noProof/>
              </w:rPr>
              <w:t>Overview</w:t>
            </w:r>
            <w:r>
              <w:rPr>
                <w:noProof/>
                <w:webHidden/>
              </w:rPr>
              <w:tab/>
            </w:r>
            <w:r>
              <w:rPr>
                <w:noProof/>
                <w:webHidden/>
              </w:rPr>
              <w:fldChar w:fldCharType="begin"/>
            </w:r>
            <w:r>
              <w:rPr>
                <w:noProof/>
                <w:webHidden/>
              </w:rPr>
              <w:instrText xml:space="preserve"> PAGEREF _Toc436602998 \h </w:instrText>
            </w:r>
            <w:r>
              <w:rPr>
                <w:noProof/>
                <w:webHidden/>
              </w:rPr>
            </w:r>
            <w:r>
              <w:rPr>
                <w:noProof/>
                <w:webHidden/>
              </w:rPr>
              <w:fldChar w:fldCharType="separate"/>
            </w:r>
            <w:r>
              <w:rPr>
                <w:noProof/>
                <w:webHidden/>
              </w:rPr>
              <w:t>3</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2999" w:history="1">
            <w:r w:rsidRPr="00473A1A">
              <w:rPr>
                <w:rStyle w:val="Hyperlink"/>
                <w:noProof/>
              </w:rPr>
              <w:t>1.5</w:t>
            </w:r>
            <w:r>
              <w:rPr>
                <w:rFonts w:asciiTheme="minorHAnsi" w:eastAsiaTheme="minorEastAsia" w:hAnsiTheme="minorHAnsi" w:cstheme="minorBidi"/>
                <w:noProof/>
                <w:sz w:val="22"/>
                <w:szCs w:val="22"/>
              </w:rPr>
              <w:tab/>
            </w:r>
            <w:r w:rsidRPr="00473A1A">
              <w:rPr>
                <w:rStyle w:val="Hyperlink"/>
                <w:noProof/>
              </w:rPr>
              <w:t>Application Framework</w:t>
            </w:r>
            <w:r>
              <w:rPr>
                <w:noProof/>
                <w:webHidden/>
              </w:rPr>
              <w:tab/>
            </w:r>
            <w:r>
              <w:rPr>
                <w:noProof/>
                <w:webHidden/>
              </w:rPr>
              <w:fldChar w:fldCharType="begin"/>
            </w:r>
            <w:r>
              <w:rPr>
                <w:noProof/>
                <w:webHidden/>
              </w:rPr>
              <w:instrText xml:space="preserve"> PAGEREF _Toc436602999 \h </w:instrText>
            </w:r>
            <w:r>
              <w:rPr>
                <w:noProof/>
                <w:webHidden/>
              </w:rPr>
            </w:r>
            <w:r>
              <w:rPr>
                <w:noProof/>
                <w:webHidden/>
              </w:rPr>
              <w:fldChar w:fldCharType="separate"/>
            </w:r>
            <w:r>
              <w:rPr>
                <w:noProof/>
                <w:webHidden/>
              </w:rPr>
              <w:t>3</w:t>
            </w:r>
            <w:r>
              <w:rPr>
                <w:noProof/>
                <w:webHidden/>
              </w:rPr>
              <w:fldChar w:fldCharType="end"/>
            </w:r>
          </w:hyperlink>
        </w:p>
        <w:p w:rsidR="00737642" w:rsidRDefault="00737642">
          <w:pPr>
            <w:pStyle w:val="TOC1"/>
            <w:tabs>
              <w:tab w:val="left" w:pos="480"/>
              <w:tab w:val="right" w:leader="dot" w:pos="9350"/>
            </w:tabs>
            <w:rPr>
              <w:rFonts w:asciiTheme="minorHAnsi" w:eastAsiaTheme="minorEastAsia" w:hAnsiTheme="minorHAnsi" w:cstheme="minorBidi"/>
              <w:noProof/>
              <w:sz w:val="22"/>
              <w:szCs w:val="22"/>
            </w:rPr>
          </w:pPr>
          <w:hyperlink w:anchor="_Toc436603000" w:history="1">
            <w:r w:rsidRPr="00473A1A">
              <w:rPr>
                <w:rStyle w:val="Hyperlink"/>
                <w:noProof/>
              </w:rPr>
              <w:t>2</w:t>
            </w:r>
            <w:r>
              <w:rPr>
                <w:rFonts w:asciiTheme="minorHAnsi" w:eastAsiaTheme="minorEastAsia" w:hAnsiTheme="minorHAnsi" w:cstheme="minorBidi"/>
                <w:noProof/>
                <w:sz w:val="22"/>
                <w:szCs w:val="22"/>
              </w:rPr>
              <w:tab/>
            </w:r>
            <w:r w:rsidRPr="00473A1A">
              <w:rPr>
                <w:rStyle w:val="Hyperlink"/>
                <w:noProof/>
              </w:rPr>
              <w:t>System Architecture Description</w:t>
            </w:r>
            <w:r>
              <w:rPr>
                <w:noProof/>
                <w:webHidden/>
              </w:rPr>
              <w:tab/>
            </w:r>
            <w:r>
              <w:rPr>
                <w:noProof/>
                <w:webHidden/>
              </w:rPr>
              <w:fldChar w:fldCharType="begin"/>
            </w:r>
            <w:r>
              <w:rPr>
                <w:noProof/>
                <w:webHidden/>
              </w:rPr>
              <w:instrText xml:space="preserve"> PAGEREF _Toc436603000 \h </w:instrText>
            </w:r>
            <w:r>
              <w:rPr>
                <w:noProof/>
                <w:webHidden/>
              </w:rPr>
            </w:r>
            <w:r>
              <w:rPr>
                <w:noProof/>
                <w:webHidden/>
              </w:rPr>
              <w:fldChar w:fldCharType="separate"/>
            </w:r>
            <w:r>
              <w:rPr>
                <w:noProof/>
                <w:webHidden/>
              </w:rPr>
              <w:t>3</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3001" w:history="1">
            <w:r w:rsidRPr="00473A1A">
              <w:rPr>
                <w:rStyle w:val="Hyperlink"/>
                <w:noProof/>
              </w:rPr>
              <w:t>2.1</w:t>
            </w:r>
            <w:r>
              <w:rPr>
                <w:rFonts w:asciiTheme="minorHAnsi" w:eastAsiaTheme="minorEastAsia" w:hAnsiTheme="minorHAnsi" w:cstheme="minorBidi"/>
                <w:noProof/>
                <w:sz w:val="22"/>
                <w:szCs w:val="22"/>
              </w:rPr>
              <w:tab/>
            </w:r>
            <w:r w:rsidRPr="00473A1A">
              <w:rPr>
                <w:rStyle w:val="Hyperlink"/>
                <w:noProof/>
              </w:rPr>
              <w:t>Overview of Components</w:t>
            </w:r>
            <w:r>
              <w:rPr>
                <w:noProof/>
                <w:webHidden/>
              </w:rPr>
              <w:tab/>
            </w:r>
            <w:r>
              <w:rPr>
                <w:noProof/>
                <w:webHidden/>
              </w:rPr>
              <w:fldChar w:fldCharType="begin"/>
            </w:r>
            <w:r>
              <w:rPr>
                <w:noProof/>
                <w:webHidden/>
              </w:rPr>
              <w:instrText xml:space="preserve"> PAGEREF _Toc436603001 \h </w:instrText>
            </w:r>
            <w:r>
              <w:rPr>
                <w:noProof/>
                <w:webHidden/>
              </w:rPr>
            </w:r>
            <w:r>
              <w:rPr>
                <w:noProof/>
                <w:webHidden/>
              </w:rPr>
              <w:fldChar w:fldCharType="separate"/>
            </w:r>
            <w:r>
              <w:rPr>
                <w:noProof/>
                <w:webHidden/>
              </w:rPr>
              <w:t>3</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3002" w:history="1">
            <w:r w:rsidRPr="00473A1A">
              <w:rPr>
                <w:rStyle w:val="Hyperlink"/>
                <w:noProof/>
              </w:rPr>
              <w:t>2.2</w:t>
            </w:r>
            <w:r>
              <w:rPr>
                <w:rFonts w:asciiTheme="minorHAnsi" w:eastAsiaTheme="minorEastAsia" w:hAnsiTheme="minorHAnsi" w:cstheme="minorBidi"/>
                <w:noProof/>
                <w:sz w:val="22"/>
                <w:szCs w:val="22"/>
              </w:rPr>
              <w:tab/>
            </w:r>
            <w:r w:rsidRPr="00473A1A">
              <w:rPr>
                <w:rStyle w:val="Hyperlink"/>
                <w:noProof/>
              </w:rPr>
              <w:t>Structure and Relationships</w:t>
            </w:r>
            <w:r>
              <w:rPr>
                <w:noProof/>
                <w:webHidden/>
              </w:rPr>
              <w:tab/>
            </w:r>
            <w:r>
              <w:rPr>
                <w:noProof/>
                <w:webHidden/>
              </w:rPr>
              <w:fldChar w:fldCharType="begin"/>
            </w:r>
            <w:r>
              <w:rPr>
                <w:noProof/>
                <w:webHidden/>
              </w:rPr>
              <w:instrText xml:space="preserve"> PAGEREF _Toc436603002 \h </w:instrText>
            </w:r>
            <w:r>
              <w:rPr>
                <w:noProof/>
                <w:webHidden/>
              </w:rPr>
            </w:r>
            <w:r>
              <w:rPr>
                <w:noProof/>
                <w:webHidden/>
              </w:rPr>
              <w:fldChar w:fldCharType="separate"/>
            </w:r>
            <w:r>
              <w:rPr>
                <w:noProof/>
                <w:webHidden/>
              </w:rPr>
              <w:t>5</w:t>
            </w:r>
            <w:r>
              <w:rPr>
                <w:noProof/>
                <w:webHidden/>
              </w:rPr>
              <w:fldChar w:fldCharType="end"/>
            </w:r>
          </w:hyperlink>
        </w:p>
        <w:p w:rsidR="00737642" w:rsidRDefault="00737642">
          <w:pPr>
            <w:pStyle w:val="TOC3"/>
            <w:tabs>
              <w:tab w:val="left" w:pos="1320"/>
              <w:tab w:val="right" w:leader="dot" w:pos="9350"/>
            </w:tabs>
            <w:rPr>
              <w:rFonts w:asciiTheme="minorHAnsi" w:eastAsiaTheme="minorEastAsia" w:hAnsiTheme="minorHAnsi" w:cstheme="minorBidi"/>
              <w:noProof/>
              <w:sz w:val="22"/>
              <w:szCs w:val="22"/>
            </w:rPr>
          </w:pPr>
          <w:hyperlink w:anchor="_Toc436603003" w:history="1">
            <w:r w:rsidRPr="00473A1A">
              <w:rPr>
                <w:rStyle w:val="Hyperlink"/>
                <w:noProof/>
              </w:rPr>
              <w:t>2.2.1</w:t>
            </w:r>
            <w:r>
              <w:rPr>
                <w:rFonts w:asciiTheme="minorHAnsi" w:eastAsiaTheme="minorEastAsia" w:hAnsiTheme="minorHAnsi" w:cstheme="minorBidi"/>
                <w:noProof/>
                <w:sz w:val="22"/>
                <w:szCs w:val="22"/>
              </w:rPr>
              <w:tab/>
            </w:r>
            <w:r w:rsidRPr="00473A1A">
              <w:rPr>
                <w:rStyle w:val="Hyperlink"/>
                <w:noProof/>
              </w:rPr>
              <w:t>Data Ingestion</w:t>
            </w:r>
            <w:r>
              <w:rPr>
                <w:noProof/>
                <w:webHidden/>
              </w:rPr>
              <w:tab/>
            </w:r>
            <w:r>
              <w:rPr>
                <w:noProof/>
                <w:webHidden/>
              </w:rPr>
              <w:fldChar w:fldCharType="begin"/>
            </w:r>
            <w:r>
              <w:rPr>
                <w:noProof/>
                <w:webHidden/>
              </w:rPr>
              <w:instrText xml:space="preserve"> PAGEREF _Toc436603003 \h </w:instrText>
            </w:r>
            <w:r>
              <w:rPr>
                <w:noProof/>
                <w:webHidden/>
              </w:rPr>
            </w:r>
            <w:r>
              <w:rPr>
                <w:noProof/>
                <w:webHidden/>
              </w:rPr>
              <w:fldChar w:fldCharType="separate"/>
            </w:r>
            <w:r>
              <w:rPr>
                <w:noProof/>
                <w:webHidden/>
              </w:rPr>
              <w:t>5</w:t>
            </w:r>
            <w:r>
              <w:rPr>
                <w:noProof/>
                <w:webHidden/>
              </w:rPr>
              <w:fldChar w:fldCharType="end"/>
            </w:r>
          </w:hyperlink>
        </w:p>
        <w:p w:rsidR="00737642" w:rsidRDefault="00737642">
          <w:pPr>
            <w:pStyle w:val="TOC3"/>
            <w:tabs>
              <w:tab w:val="left" w:pos="1320"/>
              <w:tab w:val="right" w:leader="dot" w:pos="9350"/>
            </w:tabs>
            <w:rPr>
              <w:rFonts w:asciiTheme="minorHAnsi" w:eastAsiaTheme="minorEastAsia" w:hAnsiTheme="minorHAnsi" w:cstheme="minorBidi"/>
              <w:noProof/>
              <w:sz w:val="22"/>
              <w:szCs w:val="22"/>
            </w:rPr>
          </w:pPr>
          <w:hyperlink w:anchor="_Toc436603004" w:history="1">
            <w:r w:rsidRPr="00473A1A">
              <w:rPr>
                <w:rStyle w:val="Hyperlink"/>
                <w:noProof/>
              </w:rPr>
              <w:t>2.2.2</w:t>
            </w:r>
            <w:r>
              <w:rPr>
                <w:rFonts w:asciiTheme="minorHAnsi" w:eastAsiaTheme="minorEastAsia" w:hAnsiTheme="minorHAnsi" w:cstheme="minorBidi"/>
                <w:noProof/>
                <w:sz w:val="22"/>
                <w:szCs w:val="22"/>
              </w:rPr>
              <w:tab/>
            </w:r>
            <w:r w:rsidRPr="00473A1A">
              <w:rPr>
                <w:rStyle w:val="Hyperlink"/>
                <w:noProof/>
              </w:rPr>
              <w:t>Administrator Tools</w:t>
            </w:r>
            <w:r>
              <w:rPr>
                <w:noProof/>
                <w:webHidden/>
              </w:rPr>
              <w:tab/>
            </w:r>
            <w:r>
              <w:rPr>
                <w:noProof/>
                <w:webHidden/>
              </w:rPr>
              <w:fldChar w:fldCharType="begin"/>
            </w:r>
            <w:r>
              <w:rPr>
                <w:noProof/>
                <w:webHidden/>
              </w:rPr>
              <w:instrText xml:space="preserve"> PAGEREF _Toc436603004 \h </w:instrText>
            </w:r>
            <w:r>
              <w:rPr>
                <w:noProof/>
                <w:webHidden/>
              </w:rPr>
            </w:r>
            <w:r>
              <w:rPr>
                <w:noProof/>
                <w:webHidden/>
              </w:rPr>
              <w:fldChar w:fldCharType="separate"/>
            </w:r>
            <w:r>
              <w:rPr>
                <w:noProof/>
                <w:webHidden/>
              </w:rPr>
              <w:t>6</w:t>
            </w:r>
            <w:r>
              <w:rPr>
                <w:noProof/>
                <w:webHidden/>
              </w:rPr>
              <w:fldChar w:fldCharType="end"/>
            </w:r>
          </w:hyperlink>
        </w:p>
        <w:p w:rsidR="00737642" w:rsidRDefault="00737642">
          <w:pPr>
            <w:pStyle w:val="TOC3"/>
            <w:tabs>
              <w:tab w:val="left" w:pos="1320"/>
              <w:tab w:val="right" w:leader="dot" w:pos="9350"/>
            </w:tabs>
            <w:rPr>
              <w:rFonts w:asciiTheme="minorHAnsi" w:eastAsiaTheme="minorEastAsia" w:hAnsiTheme="minorHAnsi" w:cstheme="minorBidi"/>
              <w:noProof/>
              <w:sz w:val="22"/>
              <w:szCs w:val="22"/>
            </w:rPr>
          </w:pPr>
          <w:hyperlink w:anchor="_Toc436603005" w:history="1">
            <w:r w:rsidRPr="00473A1A">
              <w:rPr>
                <w:rStyle w:val="Hyperlink"/>
                <w:noProof/>
              </w:rPr>
              <w:t>2.2.3</w:t>
            </w:r>
            <w:r>
              <w:rPr>
                <w:rFonts w:asciiTheme="minorHAnsi" w:eastAsiaTheme="minorEastAsia" w:hAnsiTheme="minorHAnsi" w:cstheme="minorBidi"/>
                <w:noProof/>
                <w:sz w:val="22"/>
                <w:szCs w:val="22"/>
              </w:rPr>
              <w:tab/>
            </w:r>
            <w:r w:rsidRPr="00473A1A">
              <w:rPr>
                <w:rStyle w:val="Hyperlink"/>
                <w:noProof/>
              </w:rPr>
              <w:t>Account Management</w:t>
            </w:r>
            <w:r>
              <w:rPr>
                <w:noProof/>
                <w:webHidden/>
              </w:rPr>
              <w:tab/>
            </w:r>
            <w:r>
              <w:rPr>
                <w:noProof/>
                <w:webHidden/>
              </w:rPr>
              <w:fldChar w:fldCharType="begin"/>
            </w:r>
            <w:r>
              <w:rPr>
                <w:noProof/>
                <w:webHidden/>
              </w:rPr>
              <w:instrText xml:space="preserve"> PAGEREF _Toc436603005 \h </w:instrText>
            </w:r>
            <w:r>
              <w:rPr>
                <w:noProof/>
                <w:webHidden/>
              </w:rPr>
            </w:r>
            <w:r>
              <w:rPr>
                <w:noProof/>
                <w:webHidden/>
              </w:rPr>
              <w:fldChar w:fldCharType="separate"/>
            </w:r>
            <w:r>
              <w:rPr>
                <w:noProof/>
                <w:webHidden/>
              </w:rPr>
              <w:t>8</w:t>
            </w:r>
            <w:r>
              <w:rPr>
                <w:noProof/>
                <w:webHidden/>
              </w:rPr>
              <w:fldChar w:fldCharType="end"/>
            </w:r>
          </w:hyperlink>
        </w:p>
        <w:p w:rsidR="00737642" w:rsidRDefault="00737642">
          <w:pPr>
            <w:pStyle w:val="TOC3"/>
            <w:tabs>
              <w:tab w:val="left" w:pos="1320"/>
              <w:tab w:val="right" w:leader="dot" w:pos="9350"/>
            </w:tabs>
            <w:rPr>
              <w:rFonts w:asciiTheme="minorHAnsi" w:eastAsiaTheme="minorEastAsia" w:hAnsiTheme="minorHAnsi" w:cstheme="minorBidi"/>
              <w:noProof/>
              <w:sz w:val="22"/>
              <w:szCs w:val="22"/>
            </w:rPr>
          </w:pPr>
          <w:hyperlink w:anchor="_Toc436603006" w:history="1">
            <w:r w:rsidRPr="00473A1A">
              <w:rPr>
                <w:rStyle w:val="Hyperlink"/>
                <w:noProof/>
              </w:rPr>
              <w:t>2.2.4</w:t>
            </w:r>
            <w:r>
              <w:rPr>
                <w:rFonts w:asciiTheme="minorHAnsi" w:eastAsiaTheme="minorEastAsia" w:hAnsiTheme="minorHAnsi" w:cstheme="minorBidi"/>
                <w:noProof/>
                <w:sz w:val="22"/>
                <w:szCs w:val="22"/>
              </w:rPr>
              <w:tab/>
            </w:r>
            <w:r w:rsidRPr="00473A1A">
              <w:rPr>
                <w:rStyle w:val="Hyperlink"/>
                <w:noProof/>
              </w:rPr>
              <w:t>Physician Actions</w:t>
            </w:r>
            <w:r>
              <w:rPr>
                <w:noProof/>
                <w:webHidden/>
              </w:rPr>
              <w:tab/>
            </w:r>
            <w:r>
              <w:rPr>
                <w:noProof/>
                <w:webHidden/>
              </w:rPr>
              <w:fldChar w:fldCharType="begin"/>
            </w:r>
            <w:r>
              <w:rPr>
                <w:noProof/>
                <w:webHidden/>
              </w:rPr>
              <w:instrText xml:space="preserve"> PAGEREF _Toc436603006 \h </w:instrText>
            </w:r>
            <w:r>
              <w:rPr>
                <w:noProof/>
                <w:webHidden/>
              </w:rPr>
            </w:r>
            <w:r>
              <w:rPr>
                <w:noProof/>
                <w:webHidden/>
              </w:rPr>
              <w:fldChar w:fldCharType="separate"/>
            </w:r>
            <w:r>
              <w:rPr>
                <w:noProof/>
                <w:webHidden/>
              </w:rPr>
              <w:t>11</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3007" w:history="1">
            <w:r w:rsidRPr="00473A1A">
              <w:rPr>
                <w:rStyle w:val="Hyperlink"/>
                <w:noProof/>
              </w:rPr>
              <w:t>2.3</w:t>
            </w:r>
            <w:r>
              <w:rPr>
                <w:rFonts w:asciiTheme="minorHAnsi" w:eastAsiaTheme="minorEastAsia" w:hAnsiTheme="minorHAnsi" w:cstheme="minorBidi"/>
                <w:noProof/>
                <w:sz w:val="22"/>
                <w:szCs w:val="22"/>
              </w:rPr>
              <w:tab/>
            </w:r>
            <w:r w:rsidRPr="00473A1A">
              <w:rPr>
                <w:rStyle w:val="Hyperlink"/>
                <w:noProof/>
              </w:rPr>
              <w:t>Database Schema</w:t>
            </w:r>
            <w:r>
              <w:rPr>
                <w:noProof/>
                <w:webHidden/>
              </w:rPr>
              <w:tab/>
            </w:r>
            <w:r>
              <w:rPr>
                <w:noProof/>
                <w:webHidden/>
              </w:rPr>
              <w:fldChar w:fldCharType="begin"/>
            </w:r>
            <w:r>
              <w:rPr>
                <w:noProof/>
                <w:webHidden/>
              </w:rPr>
              <w:instrText xml:space="preserve"> PAGEREF _Toc436603007 \h </w:instrText>
            </w:r>
            <w:r>
              <w:rPr>
                <w:noProof/>
                <w:webHidden/>
              </w:rPr>
            </w:r>
            <w:r>
              <w:rPr>
                <w:noProof/>
                <w:webHidden/>
              </w:rPr>
              <w:fldChar w:fldCharType="separate"/>
            </w:r>
            <w:r>
              <w:rPr>
                <w:noProof/>
                <w:webHidden/>
              </w:rPr>
              <w:t>14</w:t>
            </w:r>
            <w:r>
              <w:rPr>
                <w:noProof/>
                <w:webHidden/>
              </w:rPr>
              <w:fldChar w:fldCharType="end"/>
            </w:r>
          </w:hyperlink>
        </w:p>
        <w:p w:rsidR="00737642" w:rsidRDefault="00737642">
          <w:pPr>
            <w:pStyle w:val="TOC1"/>
            <w:tabs>
              <w:tab w:val="left" w:pos="480"/>
              <w:tab w:val="right" w:leader="dot" w:pos="9350"/>
            </w:tabs>
            <w:rPr>
              <w:rFonts w:asciiTheme="minorHAnsi" w:eastAsiaTheme="minorEastAsia" w:hAnsiTheme="minorHAnsi" w:cstheme="minorBidi"/>
              <w:noProof/>
              <w:sz w:val="22"/>
              <w:szCs w:val="22"/>
            </w:rPr>
          </w:pPr>
          <w:hyperlink w:anchor="_Toc436603008" w:history="1">
            <w:r w:rsidRPr="00473A1A">
              <w:rPr>
                <w:rStyle w:val="Hyperlink"/>
                <w:noProof/>
              </w:rPr>
              <w:t>3</w:t>
            </w:r>
            <w:r>
              <w:rPr>
                <w:rFonts w:asciiTheme="minorHAnsi" w:eastAsiaTheme="minorEastAsia" w:hAnsiTheme="minorHAnsi" w:cstheme="minorBidi"/>
                <w:noProof/>
                <w:sz w:val="22"/>
                <w:szCs w:val="22"/>
              </w:rPr>
              <w:tab/>
            </w:r>
            <w:r w:rsidRPr="00473A1A">
              <w:rPr>
                <w:rStyle w:val="Hyperlink"/>
                <w:noProof/>
              </w:rPr>
              <w:t>Detailed Description of Components</w:t>
            </w:r>
            <w:r>
              <w:rPr>
                <w:noProof/>
                <w:webHidden/>
              </w:rPr>
              <w:tab/>
            </w:r>
            <w:r>
              <w:rPr>
                <w:noProof/>
                <w:webHidden/>
              </w:rPr>
              <w:fldChar w:fldCharType="begin"/>
            </w:r>
            <w:r>
              <w:rPr>
                <w:noProof/>
                <w:webHidden/>
              </w:rPr>
              <w:instrText xml:space="preserve"> PAGEREF _Toc436603008 \h </w:instrText>
            </w:r>
            <w:r>
              <w:rPr>
                <w:noProof/>
                <w:webHidden/>
              </w:rPr>
            </w:r>
            <w:r>
              <w:rPr>
                <w:noProof/>
                <w:webHidden/>
              </w:rPr>
              <w:fldChar w:fldCharType="separate"/>
            </w:r>
            <w:r>
              <w:rPr>
                <w:noProof/>
                <w:webHidden/>
              </w:rPr>
              <w:t>15</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3009" w:history="1">
            <w:r w:rsidRPr="00473A1A">
              <w:rPr>
                <w:rStyle w:val="Hyperlink"/>
                <w:noProof/>
              </w:rPr>
              <w:t>3.1</w:t>
            </w:r>
            <w:r>
              <w:rPr>
                <w:rFonts w:asciiTheme="minorHAnsi" w:eastAsiaTheme="minorEastAsia" w:hAnsiTheme="minorHAnsi" w:cstheme="minorBidi"/>
                <w:noProof/>
                <w:sz w:val="22"/>
                <w:szCs w:val="22"/>
              </w:rPr>
              <w:tab/>
            </w:r>
            <w:r w:rsidRPr="00473A1A">
              <w:rPr>
                <w:rStyle w:val="Hyperlink"/>
                <w:noProof/>
              </w:rPr>
              <w:t>Presentation Layer Overview</w:t>
            </w:r>
            <w:r>
              <w:rPr>
                <w:noProof/>
                <w:webHidden/>
              </w:rPr>
              <w:tab/>
            </w:r>
            <w:r>
              <w:rPr>
                <w:noProof/>
                <w:webHidden/>
              </w:rPr>
              <w:fldChar w:fldCharType="begin"/>
            </w:r>
            <w:r>
              <w:rPr>
                <w:noProof/>
                <w:webHidden/>
              </w:rPr>
              <w:instrText xml:space="preserve"> PAGEREF _Toc436603009 \h </w:instrText>
            </w:r>
            <w:r>
              <w:rPr>
                <w:noProof/>
                <w:webHidden/>
              </w:rPr>
            </w:r>
            <w:r>
              <w:rPr>
                <w:noProof/>
                <w:webHidden/>
              </w:rPr>
              <w:fldChar w:fldCharType="separate"/>
            </w:r>
            <w:r>
              <w:rPr>
                <w:noProof/>
                <w:webHidden/>
              </w:rPr>
              <w:t>15</w:t>
            </w:r>
            <w:r>
              <w:rPr>
                <w:noProof/>
                <w:webHidden/>
              </w:rPr>
              <w:fldChar w:fldCharType="end"/>
            </w:r>
          </w:hyperlink>
        </w:p>
        <w:p w:rsidR="00737642" w:rsidRDefault="00737642">
          <w:pPr>
            <w:pStyle w:val="TOC3"/>
            <w:tabs>
              <w:tab w:val="left" w:pos="1320"/>
              <w:tab w:val="right" w:leader="dot" w:pos="9350"/>
            </w:tabs>
            <w:rPr>
              <w:rFonts w:asciiTheme="minorHAnsi" w:eastAsiaTheme="minorEastAsia" w:hAnsiTheme="minorHAnsi" w:cstheme="minorBidi"/>
              <w:noProof/>
              <w:sz w:val="22"/>
              <w:szCs w:val="22"/>
            </w:rPr>
          </w:pPr>
          <w:hyperlink w:anchor="_Toc436603010" w:history="1">
            <w:r w:rsidRPr="00473A1A">
              <w:rPr>
                <w:rStyle w:val="Hyperlink"/>
                <w:noProof/>
              </w:rPr>
              <w:t>3.1.1</w:t>
            </w:r>
            <w:r>
              <w:rPr>
                <w:rFonts w:asciiTheme="minorHAnsi" w:eastAsiaTheme="minorEastAsia" w:hAnsiTheme="minorHAnsi" w:cstheme="minorBidi"/>
                <w:noProof/>
                <w:sz w:val="22"/>
                <w:szCs w:val="22"/>
              </w:rPr>
              <w:tab/>
            </w:r>
            <w:r w:rsidRPr="00473A1A">
              <w:rPr>
                <w:rStyle w:val="Hyperlink"/>
                <w:noProof/>
              </w:rPr>
              <w:t>Controllers</w:t>
            </w:r>
            <w:r>
              <w:rPr>
                <w:noProof/>
                <w:webHidden/>
              </w:rPr>
              <w:tab/>
            </w:r>
            <w:r>
              <w:rPr>
                <w:noProof/>
                <w:webHidden/>
              </w:rPr>
              <w:fldChar w:fldCharType="begin"/>
            </w:r>
            <w:r>
              <w:rPr>
                <w:noProof/>
                <w:webHidden/>
              </w:rPr>
              <w:instrText xml:space="preserve"> PAGEREF _Toc436603010 \h </w:instrText>
            </w:r>
            <w:r>
              <w:rPr>
                <w:noProof/>
                <w:webHidden/>
              </w:rPr>
            </w:r>
            <w:r>
              <w:rPr>
                <w:noProof/>
                <w:webHidden/>
              </w:rPr>
              <w:fldChar w:fldCharType="separate"/>
            </w:r>
            <w:r>
              <w:rPr>
                <w:noProof/>
                <w:webHidden/>
              </w:rPr>
              <w:t>15</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3012" w:history="1">
            <w:r w:rsidRPr="00473A1A">
              <w:rPr>
                <w:rStyle w:val="Hyperlink"/>
                <w:noProof/>
              </w:rPr>
              <w:t>3.2</w:t>
            </w:r>
            <w:r>
              <w:rPr>
                <w:rFonts w:asciiTheme="minorHAnsi" w:eastAsiaTheme="minorEastAsia" w:hAnsiTheme="minorHAnsi" w:cstheme="minorBidi"/>
                <w:noProof/>
                <w:sz w:val="22"/>
                <w:szCs w:val="22"/>
              </w:rPr>
              <w:tab/>
            </w:r>
            <w:r w:rsidRPr="00473A1A">
              <w:rPr>
                <w:rStyle w:val="Hyperlink"/>
                <w:noProof/>
              </w:rPr>
              <w:t>Business Logic Layer Overview</w:t>
            </w:r>
            <w:r>
              <w:rPr>
                <w:noProof/>
                <w:webHidden/>
              </w:rPr>
              <w:tab/>
            </w:r>
            <w:r>
              <w:rPr>
                <w:noProof/>
                <w:webHidden/>
              </w:rPr>
              <w:fldChar w:fldCharType="begin"/>
            </w:r>
            <w:r>
              <w:rPr>
                <w:noProof/>
                <w:webHidden/>
              </w:rPr>
              <w:instrText xml:space="preserve"> PAGEREF _Toc436603012 \h </w:instrText>
            </w:r>
            <w:r>
              <w:rPr>
                <w:noProof/>
                <w:webHidden/>
              </w:rPr>
            </w:r>
            <w:r>
              <w:rPr>
                <w:noProof/>
                <w:webHidden/>
              </w:rPr>
              <w:fldChar w:fldCharType="separate"/>
            </w:r>
            <w:r>
              <w:rPr>
                <w:noProof/>
                <w:webHidden/>
              </w:rPr>
              <w:t>19</w:t>
            </w:r>
            <w:r>
              <w:rPr>
                <w:noProof/>
                <w:webHidden/>
              </w:rPr>
              <w:fldChar w:fldCharType="end"/>
            </w:r>
          </w:hyperlink>
        </w:p>
        <w:p w:rsidR="00737642" w:rsidRDefault="00737642">
          <w:pPr>
            <w:pStyle w:val="TOC3"/>
            <w:tabs>
              <w:tab w:val="left" w:pos="1320"/>
              <w:tab w:val="right" w:leader="dot" w:pos="9350"/>
            </w:tabs>
            <w:rPr>
              <w:rFonts w:asciiTheme="minorHAnsi" w:eastAsiaTheme="minorEastAsia" w:hAnsiTheme="minorHAnsi" w:cstheme="minorBidi"/>
              <w:noProof/>
              <w:sz w:val="22"/>
              <w:szCs w:val="22"/>
            </w:rPr>
          </w:pPr>
          <w:hyperlink w:anchor="_Toc436603013" w:history="1">
            <w:r w:rsidRPr="00473A1A">
              <w:rPr>
                <w:rStyle w:val="Hyperlink"/>
                <w:noProof/>
              </w:rPr>
              <w:t>3.2.1</w:t>
            </w:r>
            <w:r>
              <w:rPr>
                <w:rFonts w:asciiTheme="minorHAnsi" w:eastAsiaTheme="minorEastAsia" w:hAnsiTheme="minorHAnsi" w:cstheme="minorBidi"/>
                <w:noProof/>
                <w:sz w:val="22"/>
                <w:szCs w:val="22"/>
              </w:rPr>
              <w:tab/>
            </w:r>
            <w:r w:rsidRPr="00473A1A">
              <w:rPr>
                <w:rStyle w:val="Hyperlink"/>
                <w:noProof/>
              </w:rPr>
              <w:t>Entities</w:t>
            </w:r>
            <w:r>
              <w:rPr>
                <w:noProof/>
                <w:webHidden/>
              </w:rPr>
              <w:tab/>
            </w:r>
            <w:r>
              <w:rPr>
                <w:noProof/>
                <w:webHidden/>
              </w:rPr>
              <w:fldChar w:fldCharType="begin"/>
            </w:r>
            <w:r>
              <w:rPr>
                <w:noProof/>
                <w:webHidden/>
              </w:rPr>
              <w:instrText xml:space="preserve"> PAGEREF _Toc436603013 \h </w:instrText>
            </w:r>
            <w:r>
              <w:rPr>
                <w:noProof/>
                <w:webHidden/>
              </w:rPr>
            </w:r>
            <w:r>
              <w:rPr>
                <w:noProof/>
                <w:webHidden/>
              </w:rPr>
              <w:fldChar w:fldCharType="separate"/>
            </w:r>
            <w:r>
              <w:rPr>
                <w:noProof/>
                <w:webHidden/>
              </w:rPr>
              <w:t>19</w:t>
            </w:r>
            <w:r>
              <w:rPr>
                <w:noProof/>
                <w:webHidden/>
              </w:rPr>
              <w:fldChar w:fldCharType="end"/>
            </w:r>
          </w:hyperlink>
        </w:p>
        <w:p w:rsidR="00737642" w:rsidRDefault="00737642">
          <w:pPr>
            <w:pStyle w:val="TOC3"/>
            <w:tabs>
              <w:tab w:val="left" w:pos="1320"/>
              <w:tab w:val="right" w:leader="dot" w:pos="9350"/>
            </w:tabs>
            <w:rPr>
              <w:rFonts w:asciiTheme="minorHAnsi" w:eastAsiaTheme="minorEastAsia" w:hAnsiTheme="minorHAnsi" w:cstheme="minorBidi"/>
              <w:noProof/>
              <w:sz w:val="22"/>
              <w:szCs w:val="22"/>
            </w:rPr>
          </w:pPr>
          <w:hyperlink w:anchor="_Toc436603014" w:history="1">
            <w:r w:rsidRPr="00473A1A">
              <w:rPr>
                <w:rStyle w:val="Hyperlink"/>
                <w:noProof/>
              </w:rPr>
              <w:t>3.2.2</w:t>
            </w:r>
            <w:r>
              <w:rPr>
                <w:rFonts w:asciiTheme="minorHAnsi" w:eastAsiaTheme="minorEastAsia" w:hAnsiTheme="minorHAnsi" w:cstheme="minorBidi"/>
                <w:noProof/>
                <w:sz w:val="22"/>
                <w:szCs w:val="22"/>
              </w:rPr>
              <w:tab/>
            </w:r>
            <w:r w:rsidRPr="00473A1A">
              <w:rPr>
                <w:rStyle w:val="Hyperlink"/>
                <w:noProof/>
              </w:rPr>
              <w:t>Enumerations</w:t>
            </w:r>
            <w:r>
              <w:rPr>
                <w:noProof/>
                <w:webHidden/>
              </w:rPr>
              <w:tab/>
            </w:r>
            <w:r>
              <w:rPr>
                <w:noProof/>
                <w:webHidden/>
              </w:rPr>
              <w:fldChar w:fldCharType="begin"/>
            </w:r>
            <w:r>
              <w:rPr>
                <w:noProof/>
                <w:webHidden/>
              </w:rPr>
              <w:instrText xml:space="preserve"> PAGEREF _Toc436603014 \h </w:instrText>
            </w:r>
            <w:r>
              <w:rPr>
                <w:noProof/>
                <w:webHidden/>
              </w:rPr>
            </w:r>
            <w:r>
              <w:rPr>
                <w:noProof/>
                <w:webHidden/>
              </w:rPr>
              <w:fldChar w:fldCharType="separate"/>
            </w:r>
            <w:r>
              <w:rPr>
                <w:noProof/>
                <w:webHidden/>
              </w:rPr>
              <w:t>39</w:t>
            </w:r>
            <w:r>
              <w:rPr>
                <w:noProof/>
                <w:webHidden/>
              </w:rPr>
              <w:fldChar w:fldCharType="end"/>
            </w:r>
          </w:hyperlink>
        </w:p>
        <w:p w:rsidR="00737642" w:rsidRDefault="00737642">
          <w:pPr>
            <w:pStyle w:val="TOC2"/>
            <w:tabs>
              <w:tab w:val="left" w:pos="880"/>
              <w:tab w:val="right" w:leader="dot" w:pos="9350"/>
            </w:tabs>
            <w:rPr>
              <w:rFonts w:asciiTheme="minorHAnsi" w:eastAsiaTheme="minorEastAsia" w:hAnsiTheme="minorHAnsi" w:cstheme="minorBidi"/>
              <w:noProof/>
              <w:sz w:val="22"/>
              <w:szCs w:val="22"/>
            </w:rPr>
          </w:pPr>
          <w:hyperlink w:anchor="_Toc436603015" w:history="1">
            <w:r w:rsidRPr="00473A1A">
              <w:rPr>
                <w:rStyle w:val="Hyperlink"/>
                <w:noProof/>
              </w:rPr>
              <w:t>3.3</w:t>
            </w:r>
            <w:r>
              <w:rPr>
                <w:rFonts w:asciiTheme="minorHAnsi" w:eastAsiaTheme="minorEastAsia" w:hAnsiTheme="minorHAnsi" w:cstheme="minorBidi"/>
                <w:noProof/>
                <w:sz w:val="22"/>
                <w:szCs w:val="22"/>
              </w:rPr>
              <w:tab/>
            </w:r>
            <w:r w:rsidRPr="00473A1A">
              <w:rPr>
                <w:rStyle w:val="Hyperlink"/>
                <w:noProof/>
              </w:rPr>
              <w:t>Data Access Layer Overview</w:t>
            </w:r>
            <w:r>
              <w:rPr>
                <w:noProof/>
                <w:webHidden/>
              </w:rPr>
              <w:tab/>
            </w:r>
            <w:r>
              <w:rPr>
                <w:noProof/>
                <w:webHidden/>
              </w:rPr>
              <w:fldChar w:fldCharType="begin"/>
            </w:r>
            <w:r>
              <w:rPr>
                <w:noProof/>
                <w:webHidden/>
              </w:rPr>
              <w:instrText xml:space="preserve"> PAGEREF _Toc436603015 \h </w:instrText>
            </w:r>
            <w:r>
              <w:rPr>
                <w:noProof/>
                <w:webHidden/>
              </w:rPr>
            </w:r>
            <w:r>
              <w:rPr>
                <w:noProof/>
                <w:webHidden/>
              </w:rPr>
              <w:fldChar w:fldCharType="separate"/>
            </w:r>
            <w:r>
              <w:rPr>
                <w:noProof/>
                <w:webHidden/>
              </w:rPr>
              <w:t>42</w:t>
            </w:r>
            <w:r>
              <w:rPr>
                <w:noProof/>
                <w:webHidden/>
              </w:rPr>
              <w:fldChar w:fldCharType="end"/>
            </w:r>
          </w:hyperlink>
        </w:p>
        <w:p w:rsidR="00515BB6" w:rsidRDefault="00B07CB2" w:rsidP="0017110C">
          <w:r>
            <w:rPr>
              <w:noProof/>
            </w:rPr>
            <w:fldChar w:fldCharType="end"/>
          </w:r>
        </w:p>
      </w:sdtContent>
    </w:sdt>
    <w:p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17110C" w:rsidRDefault="0017110C" w:rsidP="00297E9F">
      <w:pPr>
        <w:pStyle w:val="Title"/>
        <w:keepNext/>
        <w:keepLines/>
      </w:pPr>
      <w:r>
        <w:lastRenderedPageBreak/>
        <w:t xml:space="preserve">Software </w:t>
      </w:r>
      <w:r w:rsidR="00CC2697">
        <w:t>Design Specification</w:t>
      </w:r>
    </w:p>
    <w:p w:rsidR="0017110C" w:rsidRPr="005A781D" w:rsidRDefault="0017110C" w:rsidP="00297E9F">
      <w:pPr>
        <w:pStyle w:val="Heading1"/>
        <w:numPr>
          <w:ilvl w:val="0"/>
          <w:numId w:val="2"/>
        </w:numPr>
      </w:pPr>
      <w:bookmarkStart w:id="7" w:name="_Toc431750916"/>
      <w:bookmarkStart w:id="8" w:name="_Toc431762510"/>
      <w:bookmarkStart w:id="9" w:name="_Toc436602993"/>
      <w:r w:rsidRPr="005A781D">
        <w:t>Introduction</w:t>
      </w:r>
      <w:bookmarkEnd w:id="7"/>
      <w:bookmarkEnd w:id="8"/>
      <w:bookmarkEnd w:id="9"/>
    </w:p>
    <w:p w:rsidR="0017110C" w:rsidRPr="0017110C" w:rsidRDefault="0017110C" w:rsidP="00297E9F">
      <w:pPr>
        <w:pStyle w:val="Heading2"/>
        <w:numPr>
          <w:ilvl w:val="1"/>
          <w:numId w:val="2"/>
        </w:numPr>
      </w:pPr>
      <w:bookmarkStart w:id="10" w:name="_Toc431750917"/>
      <w:bookmarkStart w:id="11" w:name="_Toc431762511"/>
      <w:bookmarkStart w:id="12" w:name="_Toc436602994"/>
      <w:r w:rsidRPr="0017110C">
        <w:t>Purpose</w:t>
      </w:r>
      <w:bookmarkEnd w:id="10"/>
      <w:bookmarkEnd w:id="11"/>
      <w:bookmarkEnd w:id="12"/>
    </w:p>
    <w:p w:rsidR="0017110C" w:rsidRPr="0017110C" w:rsidRDefault="0017110C" w:rsidP="00297E9F">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297E9F">
      <w:pPr>
        <w:pStyle w:val="Heading2"/>
      </w:pPr>
      <w:bookmarkStart w:id="13" w:name="_Toc431750918"/>
      <w:bookmarkStart w:id="14" w:name="_Toc431762512"/>
      <w:bookmarkStart w:id="15" w:name="_Toc436602995"/>
      <w:r>
        <w:t>Scope</w:t>
      </w:r>
      <w:bookmarkEnd w:id="13"/>
      <w:bookmarkEnd w:id="14"/>
      <w:bookmarkEnd w:id="15"/>
    </w:p>
    <w:p w:rsidR="0003781E" w:rsidRDefault="0003781E" w:rsidP="00297E9F">
      <w:pPr>
        <w:keepNext/>
        <w:keepLines/>
      </w:pPr>
      <w:bookmarkStart w:id="16" w:name="_Toc431145049"/>
      <w:bookmarkStart w:id="17" w:name="_Toc431750919"/>
      <w:bookmarkStart w:id="18"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297E9F">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297E9F">
      <w:pPr>
        <w:pStyle w:val="ListParagraph"/>
        <w:keepNext/>
        <w:keepLines/>
        <w:numPr>
          <w:ilvl w:val="0"/>
          <w:numId w:val="3"/>
        </w:numPr>
      </w:pPr>
      <w:r>
        <w:t>Simple Moving Average</w:t>
      </w:r>
    </w:p>
    <w:p w:rsidR="0003781E" w:rsidRDefault="0003781E" w:rsidP="00297E9F">
      <w:pPr>
        <w:pStyle w:val="ListParagraph"/>
        <w:keepNext/>
        <w:keepLines/>
        <w:numPr>
          <w:ilvl w:val="0"/>
          <w:numId w:val="3"/>
        </w:numPr>
      </w:pPr>
      <w:r>
        <w:t>Data correlation discovery between the multiple devices.</w:t>
      </w:r>
    </w:p>
    <w:p w:rsidR="0003781E" w:rsidRDefault="0003781E" w:rsidP="00297E9F">
      <w:pPr>
        <w:pStyle w:val="ListParagraph"/>
        <w:keepNext/>
        <w:keepLines/>
        <w:numPr>
          <w:ilvl w:val="0"/>
          <w:numId w:val="3"/>
        </w:numPr>
      </w:pPr>
      <w:r>
        <w:t>Simply display data that was uploaded to the customer in a graphical format.</w:t>
      </w:r>
    </w:p>
    <w:p w:rsidR="0003781E" w:rsidRDefault="0003781E" w:rsidP="00297E9F">
      <w:pPr>
        <w:pStyle w:val="ListParagraph"/>
        <w:keepNext/>
        <w:keepLines/>
        <w:numPr>
          <w:ilvl w:val="0"/>
          <w:numId w:val="3"/>
        </w:numPr>
      </w:pPr>
      <w:r>
        <w:t xml:space="preserve">Calculate the user’s activity.  </w:t>
      </w:r>
    </w:p>
    <w:p w:rsidR="0003781E" w:rsidRDefault="0003781E" w:rsidP="00297E9F">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297E9F">
      <w:pPr>
        <w:pStyle w:val="Heading2"/>
      </w:pPr>
      <w:bookmarkStart w:id="19" w:name="_Toc436602996"/>
      <w:r>
        <w:t>Definitions, Acronyms, and Abbreviations</w:t>
      </w:r>
      <w:bookmarkEnd w:id="16"/>
      <w:bookmarkEnd w:id="17"/>
      <w:bookmarkEnd w:id="18"/>
      <w:bookmarkEnd w:id="19"/>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Account</w:t>
            </w:r>
          </w:p>
        </w:tc>
        <w:tc>
          <w:tcPr>
            <w:tcW w:w="7150" w:type="dxa"/>
          </w:tcPr>
          <w:p w:rsidR="00254328" w:rsidRDefault="00254328" w:rsidP="00297E9F">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Activity</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297E9F">
            <w:pPr>
              <w:keepNext/>
              <w:keepLines/>
              <w:widowControl w:val="0"/>
              <w:rPr>
                <w:i/>
              </w:rPr>
            </w:pPr>
            <w:r>
              <w:rPr>
                <w:i/>
              </w:rPr>
              <w:t>ASP.NET</w:t>
            </w:r>
          </w:p>
        </w:tc>
        <w:tc>
          <w:tcPr>
            <w:tcW w:w="7150" w:type="dxa"/>
          </w:tcPr>
          <w:p w:rsidR="002643C6" w:rsidRDefault="002643C6" w:rsidP="00297E9F">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297E9F">
            <w:pPr>
              <w:keepNext/>
              <w:keepLines/>
              <w:widowControl w:val="0"/>
              <w:rPr>
                <w:i/>
              </w:rPr>
            </w:pPr>
            <w:r>
              <w:rPr>
                <w:i/>
              </w:rPr>
              <w:t>C#</w:t>
            </w:r>
          </w:p>
        </w:tc>
        <w:tc>
          <w:tcPr>
            <w:tcW w:w="7150" w:type="dxa"/>
          </w:tcPr>
          <w:p w:rsidR="002643C6" w:rsidRDefault="002643C6" w:rsidP="00297E9F">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297E9F">
            <w:pPr>
              <w:keepNext/>
              <w:keepLines/>
              <w:widowControl w:val="0"/>
              <w:rPr>
                <w:i/>
              </w:rPr>
            </w:pPr>
            <w:r>
              <w:rPr>
                <w:i/>
              </w:rPr>
              <w:t>Controller</w:t>
            </w:r>
          </w:p>
        </w:tc>
        <w:tc>
          <w:tcPr>
            <w:tcW w:w="7150" w:type="dxa"/>
          </w:tcPr>
          <w:p w:rsidR="00812105" w:rsidRDefault="00812105" w:rsidP="00297E9F">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csv</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297E9F">
            <w:pPr>
              <w:keepNext/>
              <w:keepLines/>
              <w:widowControl w:val="0"/>
              <w:rPr>
                <w:i/>
              </w:rPr>
            </w:pPr>
            <w:r>
              <w:rPr>
                <w:i/>
              </w:rPr>
              <w:t>Customer</w:t>
            </w:r>
          </w:p>
        </w:tc>
        <w:tc>
          <w:tcPr>
            <w:tcW w:w="7150" w:type="dxa"/>
          </w:tcPr>
          <w:p w:rsidR="00254328" w:rsidRPr="002469FB"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proofErr w:type="spellStart"/>
            <w:r>
              <w:rPr>
                <w:i/>
              </w:rPr>
              <w:t>dat</w:t>
            </w:r>
            <w:proofErr w:type="spellEnd"/>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Database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Database Service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297E9F">
            <w:pPr>
              <w:keepNext/>
              <w:keepLines/>
              <w:widowControl w:val="0"/>
              <w:rPr>
                <w:i/>
              </w:rPr>
            </w:pPr>
            <w:r>
              <w:rPr>
                <w:i/>
              </w:rPr>
              <w:t>ECG</w:t>
            </w:r>
          </w:p>
        </w:tc>
        <w:tc>
          <w:tcPr>
            <w:tcW w:w="7150" w:type="dxa"/>
          </w:tcPr>
          <w:p w:rsidR="003E6B4F" w:rsidRDefault="003E6B4F" w:rsidP="00297E9F">
            <w:pPr>
              <w:keepNext/>
              <w:keepLines/>
              <w:widowControl w:val="0"/>
              <w:cnfStyle w:val="000000100000" w:firstRow="0" w:lastRow="0" w:firstColumn="0" w:lastColumn="0" w:oddVBand="0" w:evenVBand="0" w:oddHBand="1" w:evenHBand="0" w:firstRowFirstColumn="0" w:firstRowLastColumn="0" w:lastRowFirstColumn="0" w:lastRowLastColumn="0"/>
            </w:pPr>
            <w:r>
              <w:t>Electro Cardio Gram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Experiment</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Combining of data to generate a report based on input criteria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Experiment Admin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run experiments on patient data</w:t>
            </w:r>
          </w:p>
        </w:tc>
      </w:tr>
      <w:tr w:rsidR="003E6B4F"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297E9F">
            <w:pPr>
              <w:keepNext/>
              <w:keepLines/>
              <w:widowControl w:val="0"/>
              <w:rPr>
                <w:i/>
              </w:rPr>
            </w:pPr>
            <w:r>
              <w:rPr>
                <w:i/>
              </w:rPr>
              <w:t>GSR</w:t>
            </w:r>
          </w:p>
        </w:tc>
        <w:tc>
          <w:tcPr>
            <w:tcW w:w="7150" w:type="dxa"/>
          </w:tcPr>
          <w:p w:rsidR="003E6B4F" w:rsidRDefault="003E6B4F" w:rsidP="00297E9F">
            <w:pPr>
              <w:keepNext/>
              <w:keepLines/>
              <w:widowControl w:val="0"/>
              <w:cnfStyle w:val="000000000000" w:firstRow="0" w:lastRow="0" w:firstColumn="0" w:lastColumn="0" w:oddVBand="0" w:evenVBand="0" w:oddHBand="0" w:evenHBand="0" w:firstRowFirstColumn="0" w:firstRowLastColumn="0" w:lastRowFirstColumn="0" w:lastRowLastColumn="0"/>
            </w:pPr>
            <w:proofErr w:type="spellStart"/>
            <w:r>
              <w:t>Galovanic</w:t>
            </w:r>
            <w:proofErr w:type="spellEnd"/>
            <w:r>
              <w:t xml:space="preserve"> Skin Resistance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GUI</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HTTP(S)</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297E9F">
            <w:pPr>
              <w:keepNext/>
              <w:keepLines/>
              <w:widowControl w:val="0"/>
              <w:rPr>
                <w:i/>
              </w:rPr>
            </w:pPr>
            <w:r>
              <w:rPr>
                <w:i/>
              </w:rPr>
              <w:t>HRV</w:t>
            </w:r>
          </w:p>
        </w:tc>
        <w:tc>
          <w:tcPr>
            <w:tcW w:w="7150" w:type="dxa"/>
          </w:tcPr>
          <w:p w:rsidR="003E6B4F" w:rsidRDefault="003E6B4F" w:rsidP="00297E9F">
            <w:pPr>
              <w:keepNext/>
              <w:keepLines/>
              <w:widowControl w:val="0"/>
              <w:cnfStyle w:val="000000100000" w:firstRow="0" w:lastRow="0" w:firstColumn="0" w:lastColumn="0" w:oddVBand="0" w:evenVBand="0" w:oddHBand="1" w:evenHBand="0" w:firstRowFirstColumn="0" w:firstRowLastColumn="0" w:lastRowFirstColumn="0" w:lastRowLastColumn="0"/>
            </w:pPr>
            <w:r>
              <w:t>Heart Rate Variability</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IEEE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Interface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Medium in which a user interacts with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Medical Device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device worn by a patient to collect medical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Model</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Data base representation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MVC</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Model View Controller</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Patient</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Physician</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treats patients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Query</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Request for information based on parameters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Query Builder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Aids in building queries</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297E9F">
            <w:pPr>
              <w:keepNext/>
              <w:keepLines/>
              <w:widowControl w:val="0"/>
              <w:rPr>
                <w:i/>
              </w:rPr>
            </w:pPr>
            <w:r>
              <w:rPr>
                <w:i/>
              </w:rPr>
              <w:t>RSSI</w:t>
            </w:r>
          </w:p>
        </w:tc>
        <w:tc>
          <w:tcPr>
            <w:tcW w:w="7150" w:type="dxa"/>
          </w:tcPr>
          <w:p w:rsidR="003E6B4F" w:rsidRDefault="003E6B4F" w:rsidP="00297E9F">
            <w:pPr>
              <w:keepNext/>
              <w:keepLines/>
              <w:widowControl w:val="0"/>
              <w:cnfStyle w:val="000000100000" w:firstRow="0" w:lastRow="0" w:firstColumn="0" w:lastColumn="0" w:oddVBand="0" w:evenVBand="0" w:oddHBand="1" w:evenHBand="0" w:firstRowFirstColumn="0" w:firstRowLastColumn="0" w:lastRowFirstColumn="0" w:lastRowLastColumn="0"/>
            </w:pPr>
            <w:r>
              <w:t>Bluetooth signal strength</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SDD</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SQL</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Stakeholder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System Admin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System Developer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Tester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UAH</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User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View</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Application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Based</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Browser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An interface to view web applications over the internet (example: Firefox, </w:t>
            </w:r>
            <w:r>
              <w:lastRenderedPageBreak/>
              <w:t>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lastRenderedPageBreak/>
              <w:t>Web Service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297E9F">
      <w:pPr>
        <w:keepNext/>
        <w:keepLines/>
      </w:pPr>
    </w:p>
    <w:p w:rsidR="0017110C" w:rsidRDefault="0017110C" w:rsidP="00297E9F">
      <w:pPr>
        <w:pStyle w:val="Heading2"/>
      </w:pPr>
      <w:r>
        <w:t xml:space="preserve"> </w:t>
      </w:r>
      <w:bookmarkStart w:id="20" w:name="_Toc431750920"/>
      <w:bookmarkStart w:id="21" w:name="_Toc431762514"/>
      <w:bookmarkStart w:id="22" w:name="_Toc436602997"/>
      <w:r>
        <w:t>References</w:t>
      </w:r>
      <w:bookmarkEnd w:id="20"/>
      <w:bookmarkEnd w:id="21"/>
      <w:bookmarkEnd w:id="22"/>
    </w:p>
    <w:p w:rsidR="0017110C" w:rsidRDefault="0017110C" w:rsidP="00297E9F">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rsidP="00297E9F">
      <w:pPr>
        <w:keepNext/>
        <w:keepLines/>
      </w:pPr>
      <w:r w:rsidRPr="0007275F">
        <w:t>Definitions for New Race and Ethnicity Categories</w:t>
      </w:r>
      <w:r>
        <w:t xml:space="preserve"> (</w:t>
      </w:r>
      <w:r w:rsidRPr="0007275F">
        <w:t>https://nces.ed.gov/ipeds/reic/definitions.asp</w:t>
      </w:r>
      <w:r>
        <w:t>)</w:t>
      </w:r>
    </w:p>
    <w:p w:rsidR="00812105" w:rsidRDefault="00431C3E" w:rsidP="00297E9F">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297E9F">
      <w:pPr>
        <w:pStyle w:val="Heading2"/>
      </w:pPr>
      <w:bookmarkStart w:id="23" w:name="_Toc436602998"/>
      <w:r>
        <w:t>Overview</w:t>
      </w:r>
      <w:bookmarkEnd w:id="23"/>
    </w:p>
    <w:p w:rsidR="00812105" w:rsidRDefault="00185338" w:rsidP="00297E9F">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297E9F">
      <w:pPr>
        <w:pStyle w:val="Heading2"/>
        <w:spacing w:before="0" w:after="200"/>
        <w:contextualSpacing/>
      </w:pPr>
      <w:bookmarkStart w:id="24" w:name="_Toc434658785"/>
      <w:bookmarkStart w:id="25" w:name="_Toc436602999"/>
      <w:r>
        <w:t>Application Framework</w:t>
      </w:r>
      <w:bookmarkEnd w:id="24"/>
      <w:bookmarkEnd w:id="25"/>
    </w:p>
    <w:p w:rsidR="00812105" w:rsidRDefault="002F2E05" w:rsidP="00297E9F">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297E9F">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297E9F">
      <w:pPr>
        <w:pStyle w:val="Heading1"/>
      </w:pPr>
      <w:bookmarkStart w:id="26" w:name="_Toc436603000"/>
      <w:r>
        <w:t>System Architecture Description</w:t>
      </w:r>
      <w:bookmarkEnd w:id="26"/>
    </w:p>
    <w:p w:rsidR="00812105" w:rsidRDefault="00EA2092" w:rsidP="00297E9F">
      <w:pPr>
        <w:pStyle w:val="Heading2"/>
      </w:pPr>
      <w:bookmarkStart w:id="27" w:name="_Toc436603001"/>
      <w:r>
        <w:t>Overview of Components</w:t>
      </w:r>
      <w:bookmarkEnd w:id="27"/>
    </w:p>
    <w:p w:rsidR="00812105" w:rsidRDefault="003868C2" w:rsidP="00297E9F">
      <w:pPr>
        <w:keepNext/>
        <w:keepLines/>
        <w:spacing w:after="0" w:line="240" w:lineRule="auto"/>
      </w:pPr>
      <w:r>
        <w:rPr>
          <w:noProof/>
        </w:rPr>
        <w:lastRenderedPageBreak/>
        <w:drawing>
          <wp:inline distT="0" distB="0" distL="0" distR="0" wp14:anchorId="79CFB053" wp14:editId="2FAC6454">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297E9F">
      <w:pPr>
        <w:keepNext/>
        <w:keepLines/>
        <w:spacing w:after="0" w:line="240" w:lineRule="auto"/>
        <w:jc w:val="center"/>
      </w:pPr>
      <w:r w:rsidRPr="00EA2092">
        <w:rPr>
          <w:b/>
        </w:rPr>
        <w:t>Figure 2.1</w:t>
      </w:r>
      <w:r w:rsidR="00C80C83">
        <w:t xml:space="preserve">: </w:t>
      </w:r>
      <w:r>
        <w:t>Architectural Overview</w:t>
      </w:r>
    </w:p>
    <w:p w:rsidR="00812105" w:rsidRDefault="00812105" w:rsidP="00297E9F">
      <w:pPr>
        <w:keepNext/>
        <w:keepLines/>
        <w:spacing w:after="0" w:line="240" w:lineRule="auto"/>
        <w:jc w:val="center"/>
      </w:pPr>
    </w:p>
    <w:p w:rsidR="00812105" w:rsidRDefault="00EA2092" w:rsidP="00297E9F">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297E9F">
      <w:pPr>
        <w:pStyle w:val="Heading2"/>
      </w:pPr>
      <w:bookmarkStart w:id="28" w:name="_Toc436603002"/>
      <w:r>
        <w:lastRenderedPageBreak/>
        <w:t>Structure and Relationships</w:t>
      </w:r>
      <w:bookmarkEnd w:id="28"/>
    </w:p>
    <w:p w:rsidR="00812105" w:rsidRDefault="00EA28CA" w:rsidP="00297E9F">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297E9F">
      <w:pPr>
        <w:pStyle w:val="Heading3"/>
        <w:keepNext/>
        <w:keepLines/>
      </w:pPr>
      <w:bookmarkStart w:id="29" w:name="_Toc436603003"/>
      <w:r>
        <w:t>Data Ingestion</w:t>
      </w:r>
      <w:bookmarkEnd w:id="29"/>
    </w:p>
    <w:p w:rsidR="00812105" w:rsidRDefault="001A5281" w:rsidP="00297E9F">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297E9F">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297E9F">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297E9F">
      <w:pPr>
        <w:keepNext/>
        <w:keepLines/>
      </w:pPr>
      <w:r w:rsidRPr="00D6053C">
        <w:rPr>
          <w:noProof/>
        </w:rPr>
        <w:lastRenderedPageBreak/>
        <w:drawing>
          <wp:inline distT="0" distB="0" distL="0" distR="0" wp14:anchorId="0391ADE1" wp14:editId="06C84F88">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297E9F">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297E9F">
      <w:pPr>
        <w:pStyle w:val="Heading3"/>
        <w:keepNext/>
        <w:keepLines/>
      </w:pPr>
      <w:bookmarkStart w:id="30" w:name="_Toc436603004"/>
      <w:r>
        <w:t>Administrator Tools</w:t>
      </w:r>
      <w:bookmarkEnd w:id="30"/>
    </w:p>
    <w:p w:rsidR="003A2D87" w:rsidRPr="00DF4BAA" w:rsidRDefault="003A2D87" w:rsidP="00297E9F">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297E9F">
      <w:pPr>
        <w:keepNext/>
        <w:keepLines/>
      </w:pPr>
      <w:r>
        <w:rPr>
          <w:noProof/>
        </w:rPr>
        <w:lastRenderedPageBreak/>
        <w:drawing>
          <wp:inline distT="0" distB="0" distL="0" distR="0" wp14:anchorId="4D9FD020" wp14:editId="07002C8D">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297E9F">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297E9F">
      <w:pPr>
        <w:keepNext/>
        <w:keepLines/>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29E1" w:rsidP="00297E9F">
      <w:pPr>
        <w:keepNext/>
        <w:keepLines/>
      </w:pPr>
    </w:p>
    <w:p w:rsidR="001129E1" w:rsidRPr="00AB528B" w:rsidRDefault="001129E1" w:rsidP="00297E9F">
      <w:pPr>
        <w:pStyle w:val="Caption"/>
        <w:keepNext/>
        <w:keepLines/>
        <w:jc w:val="center"/>
        <w:rPr>
          <w:color w:val="auto"/>
          <w:sz w:val="24"/>
          <w:szCs w:val="24"/>
        </w:rPr>
      </w:pPr>
      <w:r>
        <w:rPr>
          <w:noProof/>
        </w:rPr>
        <w:lastRenderedPageBreak/>
        <w:drawing>
          <wp:inline distT="0" distB="0" distL="0" distR="0" wp14:anchorId="6A9EB903" wp14:editId="662C9E2D">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1129E1" w:rsidRDefault="001129E1" w:rsidP="00737642">
      <w:pPr>
        <w:keepNext/>
        <w:keepLines/>
      </w:pPr>
    </w:p>
    <w:p w:rsidR="000D5552" w:rsidRDefault="000D5552" w:rsidP="00737642">
      <w:pPr>
        <w:pStyle w:val="Heading3"/>
      </w:pPr>
      <w:bookmarkStart w:id="31" w:name="_Toc436603005"/>
      <w:r>
        <w:t>Account Management</w:t>
      </w:r>
      <w:bookmarkEnd w:id="31"/>
    </w:p>
    <w:p w:rsidR="007E3E89" w:rsidRDefault="000D5552" w:rsidP="00737642">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737642">
      <w:r>
        <w:t xml:space="preserve">The first tool shown below in figure 2.5 is account creation.  </w:t>
      </w:r>
      <w:r w:rsidRPr="007E3E89">
        <w:t xml:space="preserve">The </w:t>
      </w:r>
      <w:proofErr w:type="spellStart"/>
      <w:r w:rsidRPr="007E3E89">
        <w:t>AccountController</w:t>
      </w:r>
      <w:proofErr w:type="spellEnd"/>
      <w:r w:rsidRPr="007E3E89">
        <w:t xml:space="preserve"> will provide a </w:t>
      </w:r>
      <w:proofErr w:type="gramStart"/>
      <w:r w:rsidRPr="007E3E89">
        <w:t>Register(</w:t>
      </w:r>
      <w:proofErr w:type="gramEnd"/>
      <w:r w:rsidRPr="007E3E89">
        <w:t xml:space="preserve">model) procedure. The </w:t>
      </w:r>
      <w:proofErr w:type="spellStart"/>
      <w:r w:rsidRPr="007E3E89">
        <w:t>AccountController</w:t>
      </w:r>
      <w:proofErr w:type="spellEnd"/>
      <w:r w:rsidRPr="007E3E89">
        <w:t xml:space="preserve"> will create a new </w:t>
      </w:r>
      <w:proofErr w:type="spellStart"/>
      <w:r w:rsidRPr="007E3E89">
        <w:t>ApplicationUser</w:t>
      </w:r>
      <w:proofErr w:type="spellEnd"/>
      <w:r w:rsidRPr="007E3E89">
        <w:t xml:space="preserve"> when the </w:t>
      </w:r>
      <w:proofErr w:type="gramStart"/>
      <w:r w:rsidRPr="007E3E89">
        <w:t>Register(</w:t>
      </w:r>
      <w:proofErr w:type="gramEnd"/>
      <w:r w:rsidRPr="007E3E89">
        <w:t xml:space="preserve">) procedure is called. Then the </w:t>
      </w:r>
      <w:proofErr w:type="spellStart"/>
      <w:r w:rsidRPr="007E3E89">
        <w:t>AccountController</w:t>
      </w:r>
      <w:proofErr w:type="spellEnd"/>
      <w:r w:rsidRPr="007E3E89">
        <w:t xml:space="preserve"> will then call the Microsoft provided </w:t>
      </w:r>
      <w:proofErr w:type="spellStart"/>
      <w:r w:rsidRPr="007E3E89">
        <w:t>UserManager's</w:t>
      </w:r>
      <w:proofErr w:type="spellEnd"/>
      <w:r w:rsidRPr="007E3E89">
        <w:t xml:space="preserve"> </w:t>
      </w:r>
      <w:proofErr w:type="gramStart"/>
      <w:r w:rsidRPr="007E3E89">
        <w:t>Create(</w:t>
      </w:r>
      <w:proofErr w:type="spellStart"/>
      <w:proofErr w:type="gramEnd"/>
      <w:r w:rsidRPr="007E3E89">
        <w:t>ApplicationUser,Password</w:t>
      </w:r>
      <w:proofErr w:type="spellEnd"/>
      <w:r w:rsidRPr="007E3E89">
        <w:t xml:space="preserve">) procedure. This procedure will return a Success if the creation was successful. If a Success is returned, the </w:t>
      </w:r>
      <w:proofErr w:type="spellStart"/>
      <w:r w:rsidRPr="007E3E89">
        <w:t>AccountController</w:t>
      </w:r>
      <w:proofErr w:type="spellEnd"/>
      <w:r w:rsidRPr="007E3E89">
        <w:t xml:space="preserve"> will redirect the user back to the Home page. </w:t>
      </w:r>
    </w:p>
    <w:p w:rsidR="000D5552" w:rsidRDefault="007E3E89" w:rsidP="00737642">
      <w:pPr>
        <w:jc w:val="center"/>
      </w:pPr>
      <w:r>
        <w:rPr>
          <w:noProof/>
        </w:rPr>
        <w:lastRenderedPageBreak/>
        <w:drawing>
          <wp:inline distT="0" distB="0" distL="0" distR="0" wp14:anchorId="1DED8887" wp14:editId="3C9B6714">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737642">
      <w:pPr>
        <w:jc w:val="center"/>
      </w:pPr>
      <w:r w:rsidRPr="00737642">
        <w:rPr>
          <w:b/>
        </w:rPr>
        <w:t>Figure 2.</w:t>
      </w:r>
      <w:r>
        <w:rPr>
          <w:b/>
        </w:rPr>
        <w:t>5</w:t>
      </w:r>
      <w:r w:rsidRPr="00737642">
        <w:t>:</w:t>
      </w:r>
      <w:r>
        <w:rPr>
          <w:b/>
        </w:rPr>
        <w:t xml:space="preserve"> </w:t>
      </w:r>
      <w:r>
        <w:t>Account Creation Sequence Diagram</w:t>
      </w:r>
    </w:p>
    <w:p w:rsidR="000D5552" w:rsidRDefault="007E3E89" w:rsidP="00737642">
      <w:r>
        <w:t xml:space="preserve">Next in figure 2.6 the edit account tool is detailed.  </w:t>
      </w:r>
      <w:r w:rsidRPr="007E3E89">
        <w:t xml:space="preserve">The </w:t>
      </w:r>
      <w:proofErr w:type="spellStart"/>
      <w:r w:rsidRPr="007E3E89">
        <w:t>AccountController</w:t>
      </w:r>
      <w:proofErr w:type="spellEnd"/>
      <w:r w:rsidRPr="007E3E89">
        <w:t xml:space="preserve"> will offer a </w:t>
      </w:r>
      <w:proofErr w:type="gramStart"/>
      <w:r w:rsidRPr="007E3E89">
        <w:t>Edit(</w:t>
      </w:r>
      <w:proofErr w:type="gramEnd"/>
      <w:r w:rsidRPr="007E3E89">
        <w:t xml:space="preserve">model) procedure. This procedure will interact with the Database object. When the </w:t>
      </w:r>
      <w:proofErr w:type="gramStart"/>
      <w:r w:rsidRPr="007E3E89">
        <w:t>Edit(</w:t>
      </w:r>
      <w:proofErr w:type="gramEnd"/>
      <w:r w:rsidRPr="007E3E89">
        <w:t xml:space="preserve">) procedure is called, the </w:t>
      </w:r>
      <w:proofErr w:type="spellStart"/>
      <w:r w:rsidRPr="007E3E89">
        <w:t>AccountController</w:t>
      </w:r>
      <w:proofErr w:type="spellEnd"/>
      <w:r w:rsidRPr="007E3E89">
        <w:t xml:space="preserve"> will get the username by using the Microsoft provided attribute </w:t>
      </w:r>
      <w:proofErr w:type="spellStart"/>
      <w:r w:rsidRPr="007E3E89">
        <w:t>User.Identity.Name</w:t>
      </w:r>
      <w:proofErr w:type="spellEnd"/>
      <w:r w:rsidRPr="007E3E89">
        <w:t xml:space="preserve">. The </w:t>
      </w:r>
      <w:proofErr w:type="spellStart"/>
      <w:r w:rsidRPr="007E3E89">
        <w:t>AccountController</w:t>
      </w:r>
      <w:proofErr w:type="spellEnd"/>
      <w:r w:rsidRPr="007E3E89">
        <w:t xml:space="preserve"> will then call the Database's </w:t>
      </w:r>
      <w:proofErr w:type="spellStart"/>
      <w:proofErr w:type="gramStart"/>
      <w:r w:rsidRPr="007E3E89">
        <w:t>UserProfiles.FirstOrDefault</w:t>
      </w:r>
      <w:proofErr w:type="spellEnd"/>
      <w:r w:rsidRPr="007E3E89">
        <w:t>(</w:t>
      </w:r>
      <w:proofErr w:type="gramEnd"/>
      <w:r w:rsidRPr="007E3E89">
        <w:t xml:space="preserve">Username). This procedure will respond with the </w:t>
      </w:r>
      <w:proofErr w:type="spellStart"/>
      <w:r w:rsidRPr="007E3E89">
        <w:t>UserProfile</w:t>
      </w:r>
      <w:proofErr w:type="spellEnd"/>
      <w:r w:rsidRPr="007E3E89">
        <w:t xml:space="preserve"> corresponding to the Username. The </w:t>
      </w:r>
      <w:proofErr w:type="spellStart"/>
      <w:r w:rsidRPr="007E3E89">
        <w:t>AccountController</w:t>
      </w:r>
      <w:proofErr w:type="spellEnd"/>
      <w:r w:rsidRPr="007E3E89">
        <w:t xml:space="preserve"> will then set all the </w:t>
      </w:r>
      <w:proofErr w:type="spellStart"/>
      <w:r w:rsidRPr="007E3E89">
        <w:t>UserProfile</w:t>
      </w:r>
      <w:proofErr w:type="spellEnd"/>
      <w:r w:rsidRPr="007E3E89">
        <w:t xml:space="preserve"> attributes to the values provided in the model that was passed in with the </w:t>
      </w:r>
      <w:proofErr w:type="gramStart"/>
      <w:r w:rsidRPr="007E3E89">
        <w:t>Edit(</w:t>
      </w:r>
      <w:proofErr w:type="gramEnd"/>
      <w:r w:rsidRPr="007E3E89">
        <w:t xml:space="preserve">model) call. Then the </w:t>
      </w:r>
      <w:proofErr w:type="spellStart"/>
      <w:r w:rsidRPr="007E3E89">
        <w:t>AccountController</w:t>
      </w:r>
      <w:proofErr w:type="spellEnd"/>
      <w:r w:rsidRPr="007E3E89">
        <w:t xml:space="preserve"> will set the Database's </w:t>
      </w:r>
      <w:proofErr w:type="gramStart"/>
      <w:r w:rsidRPr="007E3E89">
        <w:t>Entry(</w:t>
      </w:r>
      <w:proofErr w:type="spellStart"/>
      <w:proofErr w:type="gramEnd"/>
      <w:r w:rsidRPr="007E3E89">
        <w:t>UserProfile</w:t>
      </w:r>
      <w:proofErr w:type="spellEnd"/>
      <w:r w:rsidRPr="007E3E89">
        <w:t xml:space="preserve">).State to </w:t>
      </w:r>
      <w:proofErr w:type="spellStart"/>
      <w:r w:rsidRPr="007E3E89">
        <w:t>EntityState.Modified</w:t>
      </w:r>
      <w:proofErr w:type="spellEnd"/>
      <w:r w:rsidRPr="007E3E89">
        <w:t xml:space="preserve"> and call the Database's </w:t>
      </w:r>
      <w:proofErr w:type="spellStart"/>
      <w:r w:rsidRPr="007E3E89">
        <w:t>SaveChanges</w:t>
      </w:r>
      <w:proofErr w:type="spellEnd"/>
      <w:r w:rsidRPr="007E3E89">
        <w:t xml:space="preserve">() procedure. The </w:t>
      </w:r>
      <w:proofErr w:type="spellStart"/>
      <w:r w:rsidRPr="007E3E89">
        <w:t>AccountController</w:t>
      </w:r>
      <w:proofErr w:type="spellEnd"/>
      <w:r w:rsidRPr="007E3E89">
        <w:t xml:space="preserve"> can then redirect the User to the Home page again.</w:t>
      </w:r>
    </w:p>
    <w:p w:rsidR="007E3E89" w:rsidRDefault="007E3E89" w:rsidP="00737642"/>
    <w:p w:rsidR="000D5552" w:rsidRDefault="000D5552" w:rsidP="00737642">
      <w:pPr>
        <w:jc w:val="center"/>
      </w:pPr>
      <w:r>
        <w:rPr>
          <w:noProof/>
        </w:rPr>
        <w:lastRenderedPageBreak/>
        <w:drawing>
          <wp:inline distT="0" distB="0" distL="0" distR="0" wp14:anchorId="595526FE" wp14:editId="32C5B664">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7103" cy="3587824"/>
                    </a:xfrm>
                    <a:prstGeom prst="rect">
                      <a:avLst/>
                    </a:prstGeom>
                    <a:noFill/>
                    <a:ln>
                      <a:noFill/>
                    </a:ln>
                  </pic:spPr>
                </pic:pic>
              </a:graphicData>
            </a:graphic>
          </wp:inline>
        </w:drawing>
      </w:r>
    </w:p>
    <w:p w:rsidR="007E3E89" w:rsidRPr="001E5B33" w:rsidRDefault="007E3E89" w:rsidP="007E3E89">
      <w:pPr>
        <w:jc w:val="center"/>
      </w:pPr>
      <w:r w:rsidRPr="001E5B33">
        <w:rPr>
          <w:b/>
        </w:rPr>
        <w:t>Figure 2.</w:t>
      </w:r>
      <w:r>
        <w:rPr>
          <w:b/>
        </w:rPr>
        <w:t>6</w:t>
      </w:r>
      <w:r w:rsidRPr="001E5B33">
        <w:t>:</w:t>
      </w:r>
      <w:r>
        <w:rPr>
          <w:b/>
        </w:rPr>
        <w:t xml:space="preserve"> </w:t>
      </w:r>
      <w:r w:rsidR="00565F75">
        <w:t>Edit Account</w:t>
      </w:r>
      <w:r>
        <w:t xml:space="preserve"> Sequence Diagram</w:t>
      </w:r>
    </w:p>
    <w:p w:rsidR="007E3E89" w:rsidRDefault="00565F75" w:rsidP="00737642">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737642">
      <w:r w:rsidRPr="00565F75">
        <w:t xml:space="preserve">The </w:t>
      </w:r>
      <w:proofErr w:type="spellStart"/>
      <w:r w:rsidRPr="00565F75">
        <w:t>AccountController</w:t>
      </w:r>
      <w:proofErr w:type="spellEnd"/>
      <w:r w:rsidRPr="00565F75">
        <w:t xml:space="preserve"> will offer a </w:t>
      </w:r>
      <w:proofErr w:type="gramStart"/>
      <w:r w:rsidRPr="00565F75">
        <w:t>Login(</w:t>
      </w:r>
      <w:proofErr w:type="gramEnd"/>
      <w:r w:rsidRPr="00565F75">
        <w:t xml:space="preserve">) procedure. It will interact with the Microsoft provided </w:t>
      </w:r>
      <w:proofErr w:type="spellStart"/>
      <w:r w:rsidRPr="00565F75">
        <w:t>UserManager</w:t>
      </w:r>
      <w:proofErr w:type="spellEnd"/>
      <w:r w:rsidRPr="00565F75">
        <w:t xml:space="preserve"> and </w:t>
      </w:r>
      <w:proofErr w:type="spellStart"/>
      <w:r w:rsidRPr="00565F75">
        <w:t>SignInManager</w:t>
      </w:r>
      <w:proofErr w:type="spellEnd"/>
      <w:r w:rsidRPr="00565F75">
        <w:t xml:space="preserve"> objects. When the Login is called it will call the </w:t>
      </w:r>
      <w:proofErr w:type="spellStart"/>
      <w:r w:rsidRPr="00565F75">
        <w:t>UserManager's</w:t>
      </w:r>
      <w:proofErr w:type="spellEnd"/>
      <w:r w:rsidRPr="00565F75">
        <w:t xml:space="preserve"> </w:t>
      </w:r>
      <w:proofErr w:type="spellStart"/>
      <w:proofErr w:type="gramStart"/>
      <w:r w:rsidRPr="00565F75">
        <w:t>FindByName</w:t>
      </w:r>
      <w:proofErr w:type="spellEnd"/>
      <w:r w:rsidRPr="00565F75">
        <w:t>(</w:t>
      </w:r>
      <w:proofErr w:type="gramEnd"/>
      <w:r w:rsidRPr="00565F75">
        <w:t xml:space="preserve">Username) procedure to make sure the user exists in the database. Then the </w:t>
      </w:r>
      <w:proofErr w:type="gramStart"/>
      <w:r w:rsidRPr="00565F75">
        <w:t>Login(</w:t>
      </w:r>
      <w:proofErr w:type="gramEnd"/>
      <w:r w:rsidRPr="00565F75">
        <w:t xml:space="preserve">) procedure will call the </w:t>
      </w:r>
      <w:proofErr w:type="spellStart"/>
      <w:r w:rsidRPr="00565F75">
        <w:t>SignInManager's</w:t>
      </w:r>
      <w:proofErr w:type="spellEnd"/>
      <w:r w:rsidRPr="00565F75">
        <w:t xml:space="preserve"> </w:t>
      </w:r>
      <w:proofErr w:type="spellStart"/>
      <w:r w:rsidRPr="00565F75">
        <w:t>PasswordSignIn</w:t>
      </w:r>
      <w:proofErr w:type="spellEnd"/>
      <w:r w:rsidRPr="00565F75">
        <w:t>(</w:t>
      </w:r>
      <w:proofErr w:type="spellStart"/>
      <w:r w:rsidRPr="00565F75">
        <w:t>Username,Password,RememberMe</w:t>
      </w:r>
      <w:proofErr w:type="spellEnd"/>
      <w:r w:rsidRPr="00565F75">
        <w:t xml:space="preserve">) procedure. This will return a </w:t>
      </w:r>
      <w:proofErr w:type="spellStart"/>
      <w:r w:rsidRPr="00565F75">
        <w:t>SignInStatus</w:t>
      </w:r>
      <w:proofErr w:type="spellEnd"/>
      <w:r w:rsidRPr="00565F75">
        <w:t xml:space="preserve"> that tells the </w:t>
      </w:r>
      <w:proofErr w:type="spellStart"/>
      <w:r w:rsidRPr="00565F75">
        <w:t>AccountController</w:t>
      </w:r>
      <w:proofErr w:type="spellEnd"/>
      <w:r w:rsidRPr="00565F75">
        <w:t xml:space="preserve"> if the </w:t>
      </w:r>
      <w:proofErr w:type="spellStart"/>
      <w:r w:rsidRPr="00565F75">
        <w:t>signin</w:t>
      </w:r>
      <w:proofErr w:type="spellEnd"/>
      <w:r w:rsidRPr="00565F75">
        <w:t xml:space="preserve"> was successful. If the </w:t>
      </w:r>
      <w:proofErr w:type="spellStart"/>
      <w:r w:rsidRPr="00565F75">
        <w:t>signin</w:t>
      </w:r>
      <w:proofErr w:type="spellEnd"/>
      <w:r w:rsidRPr="00565F75">
        <w:t xml:space="preserve"> was successful, the </w:t>
      </w:r>
      <w:proofErr w:type="spellStart"/>
      <w:r w:rsidRPr="00565F75">
        <w:t>AccountController</w:t>
      </w:r>
      <w:proofErr w:type="spellEnd"/>
      <w:r w:rsidRPr="00565F75">
        <w:t xml:space="preserve"> will redirect the user to the </w:t>
      </w:r>
      <w:proofErr w:type="spellStart"/>
      <w:r w:rsidRPr="00565F75">
        <w:t>retURL</w:t>
      </w:r>
      <w:proofErr w:type="spellEnd"/>
      <w:r w:rsidRPr="00565F75">
        <w:t>.</w:t>
      </w:r>
    </w:p>
    <w:p w:rsidR="00565F75" w:rsidRDefault="00565F75" w:rsidP="00737642">
      <w:pPr>
        <w:jc w:val="center"/>
      </w:pPr>
      <w:r>
        <w:rPr>
          <w:noProof/>
        </w:rPr>
        <w:lastRenderedPageBreak/>
        <w:drawing>
          <wp:inline distT="0" distB="0" distL="0" distR="0" wp14:anchorId="05B4CC5C" wp14:editId="0410A138">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766" cy="2618342"/>
                    </a:xfrm>
                    <a:prstGeom prst="rect">
                      <a:avLst/>
                    </a:prstGeom>
                    <a:noFill/>
                    <a:ln>
                      <a:noFill/>
                    </a:ln>
                  </pic:spPr>
                </pic:pic>
              </a:graphicData>
            </a:graphic>
          </wp:inline>
        </w:drawing>
      </w:r>
    </w:p>
    <w:p w:rsidR="00565F75" w:rsidRDefault="00565F75" w:rsidP="00565F75">
      <w:pPr>
        <w:jc w:val="center"/>
      </w:pPr>
      <w:r w:rsidRPr="001E5B33">
        <w:rPr>
          <w:b/>
        </w:rPr>
        <w:t>Figure 2.</w:t>
      </w:r>
      <w:r>
        <w:rPr>
          <w:b/>
        </w:rPr>
        <w:t>7</w:t>
      </w:r>
      <w:r w:rsidRPr="001E5B33">
        <w:t>:</w:t>
      </w:r>
      <w:r>
        <w:rPr>
          <w:b/>
        </w:rPr>
        <w:t xml:space="preserve"> </w:t>
      </w:r>
      <w:r>
        <w:t>Login</w:t>
      </w:r>
      <w:r>
        <w:t xml:space="preserve"> Sequence Diagram</w:t>
      </w:r>
    </w:p>
    <w:p w:rsidR="00565F75" w:rsidRDefault="00565F75" w:rsidP="00737642">
      <w:r w:rsidRPr="00565F75">
        <w:t xml:space="preserve">The </w:t>
      </w:r>
      <w:proofErr w:type="spellStart"/>
      <w:r w:rsidRPr="00565F75">
        <w:t>AccountController</w:t>
      </w:r>
      <w:proofErr w:type="spellEnd"/>
      <w:r w:rsidRPr="00565F75">
        <w:t xml:space="preserve"> has a public procedure called </w:t>
      </w:r>
      <w:proofErr w:type="gramStart"/>
      <w:r w:rsidRPr="00565F75">
        <w:t>Logoff(</w:t>
      </w:r>
      <w:proofErr w:type="gramEnd"/>
      <w:r w:rsidRPr="00565F75">
        <w:t xml:space="preserve">). This procedure when called by the user shall call the </w:t>
      </w:r>
      <w:proofErr w:type="spellStart"/>
      <w:proofErr w:type="gramStart"/>
      <w:r w:rsidRPr="00565F75">
        <w:t>formAuthentication.SignOut</w:t>
      </w:r>
      <w:proofErr w:type="spellEnd"/>
      <w:r w:rsidRPr="00565F75">
        <w:t>(</w:t>
      </w:r>
      <w:proofErr w:type="gramEnd"/>
      <w:r w:rsidRPr="00565F75">
        <w:t xml:space="preserve">) procedure provided by Microsoft in the MVC library. Once the </w:t>
      </w:r>
      <w:proofErr w:type="spellStart"/>
      <w:proofErr w:type="gramStart"/>
      <w:r w:rsidRPr="00565F75">
        <w:t>SignOut</w:t>
      </w:r>
      <w:proofErr w:type="spellEnd"/>
      <w:r w:rsidRPr="00565F75">
        <w:t>(</w:t>
      </w:r>
      <w:proofErr w:type="gramEnd"/>
      <w:r w:rsidRPr="00565F75">
        <w:t>) procedure has finished, the Logoff() procedure will redirect the user back to the Login screen.</w:t>
      </w:r>
    </w:p>
    <w:p w:rsidR="00565F75" w:rsidRPr="001E5B33" w:rsidRDefault="00565F75" w:rsidP="00737642">
      <w:pPr>
        <w:jc w:val="center"/>
      </w:pPr>
      <w:r>
        <w:rPr>
          <w:noProof/>
        </w:rPr>
        <w:drawing>
          <wp:inline distT="0" distB="0" distL="0" distR="0" wp14:anchorId="55F96246" wp14:editId="5B3BF64A">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565F75">
      <w:pPr>
        <w:jc w:val="center"/>
      </w:pPr>
      <w:r w:rsidRPr="001E5B33">
        <w:rPr>
          <w:b/>
        </w:rPr>
        <w:t>Figure 2.</w:t>
      </w:r>
      <w:r>
        <w:rPr>
          <w:b/>
        </w:rPr>
        <w:t>8</w:t>
      </w:r>
      <w:r w:rsidRPr="001E5B33">
        <w:t>:</w:t>
      </w:r>
      <w:r>
        <w:rPr>
          <w:b/>
        </w:rPr>
        <w:t xml:space="preserve"> </w:t>
      </w:r>
      <w:r>
        <w:t>Logoff</w:t>
      </w:r>
      <w:r>
        <w:t xml:space="preserve"> Sequence Diagram</w:t>
      </w:r>
    </w:p>
    <w:p w:rsidR="00565F75" w:rsidRDefault="00737642" w:rsidP="00737642">
      <w:pPr>
        <w:pStyle w:val="Heading3"/>
      </w:pPr>
      <w:bookmarkStart w:id="32" w:name="_Toc436603006"/>
      <w:r>
        <w:t>Physician Actions</w:t>
      </w:r>
      <w:bookmarkEnd w:id="32"/>
    </w:p>
    <w:p w:rsidR="00737642" w:rsidRDefault="00737642" w:rsidP="00737642">
      <w:r>
        <w:rPr>
          <w:noProof/>
        </w:rPr>
        <w:lastRenderedPageBreak/>
        <w:drawing>
          <wp:inline distT="0" distB="0" distL="0" distR="0" wp14:anchorId="48DAC7E8" wp14:editId="0C33EF58">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737642" w:rsidRDefault="00737642" w:rsidP="00737642">
      <w:r>
        <w:t>Physician: Create Patient</w:t>
      </w:r>
    </w:p>
    <w:p w:rsidR="00737642" w:rsidRDefault="00737642" w:rsidP="00737642">
      <w:r>
        <w:t>The “Physician: Create Patient” sequence diagram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737642" w:rsidRDefault="00737642" w:rsidP="00737642">
      <w:r>
        <w:rPr>
          <w:noProof/>
        </w:rPr>
        <w:drawing>
          <wp:inline distT="0" distB="0" distL="0" distR="0" wp14:anchorId="1D5C1FB7" wp14:editId="72396C18">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rsidR="00737642" w:rsidRDefault="00737642" w:rsidP="00737642">
      <w:r>
        <w:t>Physician: Delete Patient</w:t>
      </w:r>
    </w:p>
    <w:p w:rsidR="00737642" w:rsidRDefault="00737642" w:rsidP="00737642">
      <w:r>
        <w:t>The “Physician: Delete Patient” sequence diagram 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information.</w:t>
      </w:r>
    </w:p>
    <w:p w:rsidR="00737642" w:rsidRDefault="00737642" w:rsidP="00737642"/>
    <w:p w:rsidR="00737642" w:rsidRDefault="00737642" w:rsidP="00737642">
      <w:r>
        <w:rPr>
          <w:noProof/>
        </w:rPr>
        <w:lastRenderedPageBreak/>
        <w:drawing>
          <wp:inline distT="0" distB="0" distL="0" distR="0" wp14:anchorId="4A26AA5C" wp14:editId="48625A19">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p>
    <w:p w:rsidR="00737642" w:rsidRDefault="00737642" w:rsidP="00737642">
      <w:r>
        <w:t>Physician: View Patient Data</w:t>
      </w:r>
    </w:p>
    <w:p w:rsidR="00737642" w:rsidRDefault="00737642" w:rsidP="00737642">
      <w:r>
        <w:t xml:space="preserve">The “Physician: View Patient Data” sequence diagram details the interactions when a physician wants to view the data for one of their patients.  The physician selects a patient to view the data for.  After the physician makes their selection, the </w:t>
      </w:r>
      <w:proofErr w:type="spellStart"/>
      <w:r>
        <w:t>PhysicianController</w:t>
      </w:r>
      <w:proofErr w:type="spellEnd"/>
      <w:r>
        <w:t xml:space="preserve"> will query the database for the patient information.  The </w:t>
      </w:r>
      <w:proofErr w:type="spellStart"/>
      <w:r>
        <w:t>PhysicianView</w:t>
      </w:r>
      <w:proofErr w:type="spellEnd"/>
      <w:r>
        <w:t xml:space="preserve"> will display the patient information.</w:t>
      </w:r>
    </w:p>
    <w:p w:rsidR="00737642" w:rsidRPr="00737642" w:rsidRDefault="00737642" w:rsidP="00737642"/>
    <w:p w:rsidR="00DE6FC9" w:rsidRPr="00D6053C" w:rsidRDefault="00DE6FC9" w:rsidP="00297E9F">
      <w:pPr>
        <w:pStyle w:val="Heading3"/>
        <w:keepNext/>
        <w:keepLines/>
        <w:numPr>
          <w:ilvl w:val="0"/>
          <w:numId w:val="0"/>
        </w:numPr>
      </w:pPr>
    </w:p>
    <w:p w:rsidR="00DE6FC9" w:rsidRDefault="00DE6FC9" w:rsidP="00297E9F">
      <w:pPr>
        <w:pStyle w:val="Heading2"/>
      </w:pPr>
      <w:bookmarkStart w:id="33" w:name="_Toc436603007"/>
      <w:r>
        <w:t>Database Schema</w:t>
      </w:r>
      <w:bookmarkEnd w:id="33"/>
    </w:p>
    <w:p w:rsidR="0007031F" w:rsidRPr="0007031F" w:rsidRDefault="00D91470" w:rsidP="00297E9F">
      <w:pPr>
        <w:keepNext/>
        <w:keepLines/>
      </w:pPr>
      <w:r>
        <w:t xml:space="preserve">Figure 2.9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DE6FC9" w:rsidP="00297E9F">
      <w:pPr>
        <w:keepNext/>
        <w:keepLines/>
      </w:pPr>
      <w:r>
        <w:rPr>
          <w:noProof/>
        </w:rPr>
        <w:drawing>
          <wp:inline distT="0" distB="0" distL="0" distR="0" wp14:anchorId="5BE80165" wp14:editId="6E8A76E6">
            <wp:extent cx="6511075" cy="5168348"/>
            <wp:effectExtent l="0" t="0" r="0" b="0"/>
            <wp:docPr id="3" name="Picture 3"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databaseschem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11257" cy="5168492"/>
                    </a:xfrm>
                    <a:prstGeom prst="rect">
                      <a:avLst/>
                    </a:prstGeom>
                    <a:noFill/>
                    <a:ln>
                      <a:noFill/>
                    </a:ln>
                  </pic:spPr>
                </pic:pic>
              </a:graphicData>
            </a:graphic>
          </wp:inline>
        </w:drawing>
      </w:r>
    </w:p>
    <w:p w:rsidR="0007031F" w:rsidRPr="0007031F" w:rsidRDefault="0007031F" w:rsidP="00297E9F">
      <w:pPr>
        <w:keepNext/>
        <w:keepLines/>
        <w:jc w:val="center"/>
      </w:pPr>
      <w:r w:rsidRPr="0007031F">
        <w:rPr>
          <w:b/>
        </w:rPr>
        <w:t>Figure 2.</w:t>
      </w:r>
      <w:r w:rsidR="00565F75">
        <w:rPr>
          <w:b/>
        </w:rPr>
        <w:t>9</w:t>
      </w:r>
      <w:r w:rsidRPr="0007031F">
        <w:rPr>
          <w:b/>
        </w:rPr>
        <w:t>:</w:t>
      </w:r>
      <w:r>
        <w:t xml:space="preserve"> Database Schema</w:t>
      </w:r>
    </w:p>
    <w:p w:rsidR="00812105" w:rsidRDefault="005A781D" w:rsidP="00297E9F">
      <w:pPr>
        <w:pStyle w:val="Heading1"/>
      </w:pPr>
      <w:bookmarkStart w:id="34" w:name="_Toc436603008"/>
      <w:r>
        <w:lastRenderedPageBreak/>
        <w:t>Detailed Description of Components</w:t>
      </w:r>
      <w:bookmarkEnd w:id="34"/>
    </w:p>
    <w:p w:rsidR="00812105" w:rsidRDefault="002C6ED4" w:rsidP="00297E9F">
      <w:pPr>
        <w:pStyle w:val="Heading2"/>
      </w:pPr>
      <w:bookmarkStart w:id="35" w:name="_Toc436603009"/>
      <w:r>
        <w:t>Presentation Layer Overview</w:t>
      </w:r>
      <w:bookmarkEnd w:id="35"/>
    </w:p>
    <w:p w:rsidR="00812105" w:rsidRDefault="00287C9A" w:rsidP="00297E9F">
      <w:pPr>
        <w:pStyle w:val="Heading3"/>
        <w:keepNext/>
        <w:keepLines/>
      </w:pPr>
      <w:bookmarkStart w:id="36" w:name="_Toc435182015"/>
      <w:bookmarkStart w:id="37" w:name="_Toc436603010"/>
      <w:r w:rsidRPr="00282662">
        <w:t>Controllers</w:t>
      </w:r>
      <w:bookmarkStart w:id="38" w:name="_UserLoginController"/>
      <w:bookmarkEnd w:id="36"/>
      <w:bookmarkEnd w:id="37"/>
      <w:bookmarkEnd w:id="38"/>
    </w:p>
    <w:p w:rsidR="00812105" w:rsidRPr="00297E9F" w:rsidRDefault="00287C9A" w:rsidP="00297E9F">
      <w:pPr>
        <w:pStyle w:val="Heading4"/>
        <w:keepNext/>
        <w:keepLines/>
      </w:pPr>
      <w:proofErr w:type="spellStart"/>
      <w:r w:rsidRPr="00297E9F">
        <w:t>SelectDataController</w:t>
      </w:r>
      <w:bookmarkStart w:id="39" w:name="_UserAccountController"/>
      <w:bookmarkEnd w:id="39"/>
      <w:proofErr w:type="spellEnd"/>
    </w:p>
    <w:p w:rsidR="00812105" w:rsidRDefault="00287C9A" w:rsidP="00297E9F">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297E9F">
      <w:pPr>
        <w:keepNext/>
        <w:keepLines/>
        <w:spacing w:after="0" w:line="240" w:lineRule="auto"/>
        <w:rPr>
          <w:b/>
        </w:rPr>
      </w:pPr>
      <w:r>
        <w:rPr>
          <w:b/>
        </w:rPr>
        <w:t>&lt;&lt;Task&gt;&gt;</w:t>
      </w:r>
    </w:p>
    <w:p w:rsidR="00812105" w:rsidRDefault="00287C9A" w:rsidP="00297E9F">
      <w:pPr>
        <w:keepNext/>
        <w:keepLines/>
        <w:spacing w:after="0" w:line="240" w:lineRule="auto"/>
        <w:ind w:firstLine="720"/>
        <w:rPr>
          <w:b/>
        </w:rPr>
      </w:pPr>
      <w:r>
        <w:rPr>
          <w:b/>
        </w:rPr>
        <w:t>Attributes:</w:t>
      </w:r>
    </w:p>
    <w:p w:rsidR="00812105" w:rsidRDefault="00287C9A" w:rsidP="00297E9F">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rsidP="00297E9F">
      <w:pPr>
        <w:pStyle w:val="ListParagraph"/>
        <w:keepNext/>
        <w:keepLines/>
        <w:numPr>
          <w:ilvl w:val="1"/>
          <w:numId w:val="8"/>
        </w:numPr>
        <w:spacing w:after="0" w:line="240" w:lineRule="auto"/>
      </w:pPr>
      <w:r>
        <w:t>Dictionary containing the paths to the data files and a unique id.</w:t>
      </w:r>
    </w:p>
    <w:p w:rsidR="00812105" w:rsidRDefault="00812105" w:rsidP="00297E9F">
      <w:pPr>
        <w:pStyle w:val="ListParagraph"/>
        <w:keepNext/>
        <w:keepLines/>
        <w:spacing w:after="0" w:line="240" w:lineRule="auto"/>
        <w:ind w:left="2160"/>
      </w:pPr>
    </w:p>
    <w:p w:rsidR="00812105" w:rsidRDefault="00287C9A" w:rsidP="00297E9F">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297E9F">
      <w:pPr>
        <w:pStyle w:val="ListParagraph"/>
        <w:keepNext/>
        <w:keepLines/>
        <w:numPr>
          <w:ilvl w:val="1"/>
          <w:numId w:val="8"/>
        </w:numPr>
        <w:spacing w:after="0" w:line="240" w:lineRule="auto"/>
      </w:pPr>
      <w:r>
        <w:t>Path to the directory containing the data files to be processed.</w:t>
      </w:r>
    </w:p>
    <w:p w:rsidR="00812105" w:rsidRDefault="00812105" w:rsidP="00297E9F">
      <w:pPr>
        <w:keepNext/>
        <w:keepLines/>
        <w:spacing w:after="0" w:line="240" w:lineRule="auto"/>
        <w:rPr>
          <w:b/>
        </w:rPr>
      </w:pPr>
    </w:p>
    <w:p w:rsidR="00812105" w:rsidRDefault="00287C9A" w:rsidP="00297E9F">
      <w:pPr>
        <w:keepNext/>
        <w:keepLines/>
        <w:spacing w:after="0" w:line="240" w:lineRule="auto"/>
        <w:ind w:left="720"/>
        <w:rPr>
          <w:b/>
        </w:rPr>
      </w:pPr>
      <w:r>
        <w:rPr>
          <w:b/>
        </w:rPr>
        <w:t>Operations:</w:t>
      </w:r>
    </w:p>
    <w:p w:rsidR="00812105" w:rsidRDefault="00287C9A" w:rsidP="00297E9F">
      <w:pPr>
        <w:pStyle w:val="ListParagraph"/>
        <w:keepNext/>
        <w:keepLines/>
        <w:numPr>
          <w:ilvl w:val="0"/>
          <w:numId w:val="7"/>
        </w:numPr>
        <w:spacing w:after="0" w:line="240" w:lineRule="auto"/>
      </w:pPr>
      <w:r>
        <w:t>Sets and gets for all attributes.</w:t>
      </w:r>
    </w:p>
    <w:p w:rsidR="00812105" w:rsidRDefault="00812105" w:rsidP="00297E9F">
      <w:pPr>
        <w:keepNext/>
        <w:keepLines/>
        <w:spacing w:after="0" w:line="240" w:lineRule="auto"/>
        <w:ind w:left="7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297E9F">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keepNext/>
        <w:keepLines/>
        <w:spacing w:after="0" w:line="240" w:lineRule="auto"/>
        <w:ind w:left="7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297E9F">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keepNext/>
        <w:keepLines/>
        <w:spacing w:after="0" w:line="240" w:lineRule="auto"/>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297E9F">
      <w:pPr>
        <w:pStyle w:val="ListParagraph"/>
        <w:keepNext/>
        <w:keepLines/>
        <w:numPr>
          <w:ilvl w:val="1"/>
          <w:numId w:val="7"/>
        </w:numPr>
        <w:spacing w:after="0" w:line="240" w:lineRule="auto"/>
      </w:pPr>
      <w:r>
        <w:t>When the clear button is clicked any stored data and file path(s) will be removed.</w:t>
      </w:r>
    </w:p>
    <w:p w:rsidR="00812105" w:rsidRDefault="00287C9A" w:rsidP="00297E9F">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297E9F">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297E9F">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pStyle w:val="ListParagraph"/>
        <w:keepNext/>
        <w:keepLines/>
        <w:spacing w:after="0" w:line="240" w:lineRule="auto"/>
        <w:ind w:left="2520"/>
      </w:pPr>
    </w:p>
    <w:p w:rsidR="00812105" w:rsidRDefault="00287C9A" w:rsidP="00297E9F">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297E9F">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297E9F">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297E9F">
      <w:pPr>
        <w:pStyle w:val="ListParagraph"/>
        <w:keepNext/>
        <w:keepLines/>
        <w:spacing w:after="0" w:line="240" w:lineRule="auto"/>
        <w:ind w:left="2520"/>
      </w:pPr>
    </w:p>
    <w:p w:rsidR="00812105" w:rsidRDefault="00287C9A" w:rsidP="00297E9F">
      <w:pPr>
        <w:pStyle w:val="Heading4"/>
        <w:keepNext/>
        <w:keepLines/>
      </w:pPr>
      <w:bookmarkStart w:id="40" w:name="_UserHomeController"/>
      <w:bookmarkStart w:id="41" w:name="_Toc435182017"/>
      <w:bookmarkEnd w:id="40"/>
      <w:proofErr w:type="spellStart"/>
      <w:r>
        <w:t>SelectActivity</w:t>
      </w:r>
      <w:r w:rsidRPr="00896712">
        <w:t>Controller</w:t>
      </w:r>
      <w:bookmarkEnd w:id="41"/>
      <w:proofErr w:type="spellEnd"/>
    </w:p>
    <w:p w:rsidR="00812105" w:rsidRDefault="00287C9A" w:rsidP="00297E9F">
      <w:pPr>
        <w:keepNext/>
        <w:keepLines/>
        <w:spacing w:after="0" w:line="240" w:lineRule="auto"/>
      </w:pPr>
      <w:r>
        <w:lastRenderedPageBreak/>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297E9F">
      <w:pPr>
        <w:keepNext/>
        <w:keepLines/>
        <w:spacing w:after="0" w:line="240" w:lineRule="auto"/>
      </w:pPr>
    </w:p>
    <w:p w:rsidR="00812105" w:rsidRDefault="00287C9A" w:rsidP="00297E9F">
      <w:pPr>
        <w:keepNext/>
        <w:keepLines/>
        <w:spacing w:after="0" w:line="240" w:lineRule="auto"/>
        <w:rPr>
          <w:b/>
        </w:rPr>
      </w:pPr>
      <w:r>
        <w:rPr>
          <w:b/>
        </w:rPr>
        <w:t>&lt;&lt;Task&gt;&gt;</w:t>
      </w:r>
    </w:p>
    <w:p w:rsidR="00812105" w:rsidRDefault="00287C9A" w:rsidP="00297E9F">
      <w:pPr>
        <w:keepNext/>
        <w:keepLines/>
        <w:spacing w:after="0" w:line="240" w:lineRule="auto"/>
        <w:ind w:firstLine="720"/>
        <w:rPr>
          <w:b/>
        </w:rPr>
      </w:pPr>
      <w:r>
        <w:rPr>
          <w:b/>
        </w:rPr>
        <w:t>Attributes:</w:t>
      </w:r>
    </w:p>
    <w:p w:rsidR="00812105" w:rsidRDefault="00287C9A" w:rsidP="00297E9F">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297E9F">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297E9F">
      <w:pPr>
        <w:keepNext/>
        <w:keepLines/>
        <w:spacing w:after="0" w:line="240" w:lineRule="auto"/>
        <w:rPr>
          <w:b/>
        </w:rPr>
      </w:pPr>
    </w:p>
    <w:p w:rsidR="00812105" w:rsidRDefault="00287C9A" w:rsidP="00297E9F">
      <w:pPr>
        <w:keepNext/>
        <w:keepLines/>
        <w:spacing w:after="0" w:line="240" w:lineRule="auto"/>
        <w:ind w:left="720"/>
        <w:rPr>
          <w:b/>
        </w:rPr>
      </w:pPr>
      <w:r>
        <w:rPr>
          <w:b/>
        </w:rPr>
        <w:t>Operations:</w:t>
      </w:r>
    </w:p>
    <w:p w:rsidR="00812105" w:rsidRDefault="00287C9A" w:rsidP="00297E9F">
      <w:pPr>
        <w:pStyle w:val="ListParagraph"/>
        <w:keepNext/>
        <w:keepLines/>
        <w:numPr>
          <w:ilvl w:val="0"/>
          <w:numId w:val="7"/>
        </w:numPr>
        <w:spacing w:after="0" w:line="240" w:lineRule="auto"/>
      </w:pPr>
      <w:r>
        <w:t>Sets and gets for all attributes.</w:t>
      </w:r>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297E9F">
      <w:pPr>
        <w:pStyle w:val="ListParagraph"/>
        <w:keepNext/>
        <w:keepLines/>
        <w:numPr>
          <w:ilvl w:val="1"/>
          <w:numId w:val="7"/>
        </w:numPr>
        <w:spacing w:after="0" w:line="240" w:lineRule="auto"/>
      </w:pPr>
      <w:r>
        <w:t>A data file is selected (id).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297E9F">
      <w:pPr>
        <w:pStyle w:val="ListParagraph"/>
        <w:keepNext/>
        <w:keepLines/>
        <w:numPr>
          <w:ilvl w:val="1"/>
          <w:numId w:val="7"/>
        </w:numPr>
        <w:spacing w:after="0" w:line="240" w:lineRule="auto"/>
      </w:pPr>
      <w:r>
        <w:t>An activity is selected.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297E9F">
      <w:pPr>
        <w:pStyle w:val="ListParagraph"/>
        <w:keepNext/>
        <w:keepLines/>
        <w:numPr>
          <w:ilvl w:val="1"/>
          <w:numId w:val="7"/>
        </w:numPr>
        <w:spacing w:after="0" w:line="240" w:lineRule="auto"/>
      </w:pPr>
      <w:r>
        <w:t>A date and time range is selected.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297E9F">
      <w:pPr>
        <w:pStyle w:val="ListParagraph"/>
        <w:keepNext/>
        <w:keepLines/>
        <w:numPr>
          <w:ilvl w:val="1"/>
          <w:numId w:val="7"/>
        </w:numPr>
        <w:spacing w:after="0" w:line="240" w:lineRule="auto"/>
      </w:pPr>
      <w:r>
        <w:t>An activity object is created and assigned the values from the selections</w:t>
      </w:r>
    </w:p>
    <w:p w:rsidR="00812105" w:rsidRDefault="00287C9A" w:rsidP="00297E9F">
      <w:pPr>
        <w:pStyle w:val="ListParagraph"/>
        <w:keepNext/>
        <w:keepLines/>
        <w:numPr>
          <w:ilvl w:val="2"/>
          <w:numId w:val="7"/>
        </w:numPr>
        <w:spacing w:after="0" w:line="240" w:lineRule="auto"/>
      </w:pPr>
      <w:r>
        <w:t>File id</w:t>
      </w:r>
    </w:p>
    <w:p w:rsidR="00812105" w:rsidRDefault="00287C9A" w:rsidP="00297E9F">
      <w:pPr>
        <w:pStyle w:val="ListParagraph"/>
        <w:keepNext/>
        <w:keepLines/>
        <w:numPr>
          <w:ilvl w:val="2"/>
          <w:numId w:val="7"/>
        </w:numPr>
        <w:spacing w:after="0" w:line="240" w:lineRule="auto"/>
      </w:pPr>
      <w:r>
        <w:t>Activity</w:t>
      </w:r>
    </w:p>
    <w:p w:rsidR="00812105" w:rsidRDefault="00287C9A" w:rsidP="00297E9F">
      <w:pPr>
        <w:pStyle w:val="ListParagraph"/>
        <w:keepNext/>
        <w:keepLines/>
        <w:numPr>
          <w:ilvl w:val="2"/>
          <w:numId w:val="7"/>
        </w:numPr>
        <w:spacing w:after="0" w:line="240" w:lineRule="auto"/>
      </w:pPr>
      <w:r>
        <w:t>Date time range</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pStyle w:val="ListParagraph"/>
        <w:keepNext/>
        <w:keepLines/>
        <w:spacing w:after="0" w:line="240" w:lineRule="auto"/>
        <w:ind w:left="25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297E9F">
      <w:pPr>
        <w:pStyle w:val="ListParagraph"/>
        <w:keepNext/>
        <w:keepLines/>
        <w:numPr>
          <w:ilvl w:val="1"/>
          <w:numId w:val="7"/>
        </w:numPr>
        <w:spacing w:after="0" w:line="240" w:lineRule="auto"/>
      </w:pPr>
      <w:r>
        <w:t>Iterates through the data files.</w:t>
      </w:r>
    </w:p>
    <w:p w:rsidR="00812105" w:rsidRDefault="00287C9A" w:rsidP="00297E9F">
      <w:pPr>
        <w:pStyle w:val="ListParagraph"/>
        <w:keepNext/>
        <w:keepLines/>
        <w:numPr>
          <w:ilvl w:val="2"/>
          <w:numId w:val="7"/>
        </w:numPr>
        <w:spacing w:after="0" w:line="240" w:lineRule="auto"/>
      </w:pPr>
      <w:r>
        <w:t>Calls the Validate method to validate each data file</w:t>
      </w:r>
    </w:p>
    <w:p w:rsidR="00812105" w:rsidRDefault="00287C9A" w:rsidP="00297E9F">
      <w:pPr>
        <w:pStyle w:val="ListParagraph"/>
        <w:keepNext/>
        <w:keepLines/>
        <w:numPr>
          <w:ilvl w:val="3"/>
          <w:numId w:val="7"/>
        </w:numPr>
        <w:spacing w:after="0" w:line="240" w:lineRule="auto"/>
      </w:pPr>
      <w:r>
        <w:t>If a file is invalid it is not process and any associated activates are dropped.</w:t>
      </w:r>
    </w:p>
    <w:p w:rsidR="00812105" w:rsidRDefault="00287C9A" w:rsidP="00297E9F">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297E9F">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297E9F">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297E9F">
      <w:pPr>
        <w:keepNext/>
        <w:keepLines/>
        <w:spacing w:after="0" w:line="240" w:lineRule="auto"/>
      </w:pPr>
    </w:p>
    <w:p w:rsidR="00812105" w:rsidRDefault="00812105" w:rsidP="00297E9F">
      <w:pPr>
        <w:pStyle w:val="ListParagraph"/>
        <w:keepNext/>
        <w:keepLines/>
        <w:spacing w:after="0" w:line="240" w:lineRule="auto"/>
        <w:ind w:left="3960"/>
      </w:pPr>
    </w:p>
    <w:p w:rsidR="00812105" w:rsidRDefault="00287C9A" w:rsidP="00297E9F">
      <w:pPr>
        <w:pStyle w:val="ListParagraph"/>
        <w:keepNext/>
        <w:keepLines/>
        <w:numPr>
          <w:ilvl w:val="0"/>
          <w:numId w:val="7"/>
        </w:numPr>
        <w:spacing w:after="0" w:line="240" w:lineRule="auto"/>
      </w:pPr>
      <w:r>
        <w:rPr>
          <w:b/>
        </w:rPr>
        <w:lastRenderedPageBreak/>
        <w:t xml:space="preserve">Public </w:t>
      </w:r>
      <w:proofErr w:type="spellStart"/>
      <w:r>
        <w:rPr>
          <w:b/>
        </w:rPr>
        <w:t>ActionResult</w:t>
      </w:r>
      <w:proofErr w:type="spellEnd"/>
      <w:r>
        <w:t xml:space="preserve"> Validate(</w:t>
      </w:r>
      <w:r>
        <w:rPr>
          <w:b/>
        </w:rPr>
        <w:t>File file</w:t>
      </w:r>
      <w:r>
        <w:t>)</w:t>
      </w:r>
    </w:p>
    <w:p w:rsidR="00812105" w:rsidRDefault="00287C9A" w:rsidP="00297E9F">
      <w:pPr>
        <w:pStyle w:val="ListParagraph"/>
        <w:keepNext/>
        <w:keepLines/>
        <w:numPr>
          <w:ilvl w:val="1"/>
          <w:numId w:val="7"/>
        </w:numPr>
        <w:spacing w:after="0" w:line="240" w:lineRule="auto"/>
      </w:pPr>
      <w:r>
        <w:t>Returns if the file is valid or invalid.</w:t>
      </w:r>
    </w:p>
    <w:p w:rsidR="00812105" w:rsidRDefault="00812105" w:rsidP="00297E9F">
      <w:pPr>
        <w:keepNext/>
        <w:keepLines/>
        <w:spacing w:after="0" w:line="240" w:lineRule="auto"/>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297E9F">
      <w:pPr>
        <w:pStyle w:val="ListParagraph"/>
        <w:keepNext/>
        <w:keepLines/>
        <w:numPr>
          <w:ilvl w:val="1"/>
          <w:numId w:val="7"/>
        </w:numPr>
        <w:spacing w:after="0" w:line="240" w:lineRule="auto"/>
      </w:pPr>
      <w:r>
        <w:t>This method uploads the data file into the database.</w:t>
      </w:r>
    </w:p>
    <w:p w:rsidR="00812105" w:rsidRDefault="00287C9A" w:rsidP="00297E9F">
      <w:pPr>
        <w:pStyle w:val="ListParagraph"/>
        <w:keepNext/>
        <w:keepLines/>
        <w:spacing w:after="0" w:line="240" w:lineRule="auto"/>
        <w:ind w:left="2520"/>
      </w:pPr>
      <w:r>
        <w:t xml:space="preserve"> </w:t>
      </w: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297E9F">
      <w:pPr>
        <w:pStyle w:val="ListParagraph"/>
        <w:keepNext/>
        <w:keepLines/>
        <w:numPr>
          <w:ilvl w:val="1"/>
          <w:numId w:val="7"/>
        </w:numPr>
        <w:spacing w:after="0" w:line="240" w:lineRule="auto"/>
      </w:pPr>
      <w:r>
        <w:t>This method uploads the activity into the database.</w:t>
      </w:r>
    </w:p>
    <w:p w:rsidR="003A2D87" w:rsidRDefault="003A2D87" w:rsidP="00297E9F">
      <w:pPr>
        <w:keepNext/>
        <w:keepLines/>
        <w:spacing w:after="0" w:line="240" w:lineRule="auto"/>
      </w:pPr>
    </w:p>
    <w:p w:rsidR="00E4479B" w:rsidRDefault="00E4479B" w:rsidP="00E4479B">
      <w:pPr>
        <w:pStyle w:val="Heading4"/>
        <w:keepNext/>
        <w:keepLines/>
      </w:pPr>
      <w:bookmarkStart w:id="42" w:name="_Toc436013596"/>
      <w:proofErr w:type="spellStart"/>
      <w:r>
        <w:t>Account</w:t>
      </w:r>
      <w:r w:rsidRPr="00896712">
        <w:t>Controller</w:t>
      </w:r>
      <w:proofErr w:type="spellEnd"/>
    </w:p>
    <w:p w:rsidR="00E4479B" w:rsidRDefault="00E4479B" w:rsidP="00E4479B">
      <w:pPr>
        <w:keepNext/>
        <w:keepLines/>
        <w:spacing w:after="0" w:line="240" w:lineRule="auto"/>
      </w:pPr>
      <w:r>
        <w:t xml:space="preserve">This class is responsible for user accounts. This class provides the backend for the </w:t>
      </w:r>
      <w:proofErr w:type="spellStart"/>
      <w:r w:rsidRPr="009C1DA1">
        <w:rPr>
          <w:b/>
        </w:rPr>
        <w:t>AccountView</w:t>
      </w:r>
      <w:proofErr w:type="spellEnd"/>
      <w:r>
        <w:t>.</w:t>
      </w:r>
    </w:p>
    <w:p w:rsidR="00E4479B" w:rsidRDefault="00E4479B" w:rsidP="00E4479B">
      <w:pPr>
        <w:keepNext/>
        <w:keepLines/>
        <w:spacing w:after="0" w:line="240" w:lineRule="auto"/>
      </w:pPr>
    </w:p>
    <w:p w:rsidR="00E4479B" w:rsidRDefault="00E4479B" w:rsidP="00E4479B">
      <w:pPr>
        <w:keepNext/>
        <w:keepLines/>
        <w:spacing w:after="0" w:line="240" w:lineRule="auto"/>
        <w:rPr>
          <w:b/>
        </w:rPr>
      </w:pPr>
      <w:r>
        <w:rPr>
          <w:b/>
        </w:rPr>
        <w:t>&lt;&lt;Task&gt;&gt;</w:t>
      </w:r>
    </w:p>
    <w:p w:rsidR="00E4479B" w:rsidRDefault="00E4479B" w:rsidP="00E4479B">
      <w:pPr>
        <w:keepNext/>
        <w:keepLines/>
        <w:spacing w:after="0" w:line="240" w:lineRule="auto"/>
        <w:ind w:left="720"/>
        <w:rPr>
          <w:b/>
        </w:rPr>
      </w:pPr>
      <w:r>
        <w:rPr>
          <w:b/>
        </w:rPr>
        <w:t>Operations:</w:t>
      </w:r>
    </w:p>
    <w:p w:rsidR="00E4479B" w:rsidRDefault="00E4479B" w:rsidP="00E4479B">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E4479B">
      <w:pPr>
        <w:pStyle w:val="ListParagraph"/>
        <w:keepNext/>
        <w:keepLines/>
        <w:numPr>
          <w:ilvl w:val="1"/>
          <w:numId w:val="7"/>
        </w:numPr>
        <w:spacing w:after="0" w:line="240" w:lineRule="auto"/>
      </w:pPr>
      <w:r>
        <w:t>Finds the user by name (username).</w:t>
      </w:r>
    </w:p>
    <w:p w:rsidR="00E4479B" w:rsidRDefault="00E4479B" w:rsidP="00E4479B">
      <w:pPr>
        <w:pStyle w:val="ListParagraph"/>
        <w:keepNext/>
        <w:keepLines/>
        <w:numPr>
          <w:ilvl w:val="1"/>
          <w:numId w:val="7"/>
        </w:numPr>
        <w:spacing w:after="0" w:line="240" w:lineRule="auto"/>
      </w:pPr>
      <w:r>
        <w:t>Calls the sign in manager to sign in by password.</w:t>
      </w:r>
    </w:p>
    <w:p w:rsidR="00E4479B" w:rsidRDefault="00E4479B" w:rsidP="00E4479B">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E4479B">
      <w:pPr>
        <w:keepNext/>
        <w:keepLines/>
        <w:spacing w:after="0" w:line="240" w:lineRule="auto"/>
        <w:ind w:left="720"/>
        <w:rPr>
          <w:b/>
        </w:rPr>
      </w:pPr>
    </w:p>
    <w:p w:rsidR="00E4479B" w:rsidRDefault="00E4479B" w:rsidP="00E4479B">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E4479B">
      <w:pPr>
        <w:pStyle w:val="ListParagraph"/>
        <w:keepNext/>
        <w:keepLines/>
        <w:numPr>
          <w:ilvl w:val="1"/>
          <w:numId w:val="7"/>
        </w:numPr>
        <w:spacing w:after="0" w:line="240" w:lineRule="auto"/>
      </w:pPr>
      <w:r>
        <w:t>Calls the form authentication’s sign out procedure.</w:t>
      </w:r>
    </w:p>
    <w:p w:rsidR="00E4479B" w:rsidRDefault="00E4479B" w:rsidP="00E4479B">
      <w:pPr>
        <w:keepNext/>
        <w:keepLines/>
        <w:spacing w:after="0" w:line="240" w:lineRule="auto"/>
      </w:pPr>
    </w:p>
    <w:p w:rsidR="00E4479B" w:rsidRDefault="00E4479B" w:rsidP="00E4479B">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E4479B">
      <w:pPr>
        <w:pStyle w:val="ListParagraph"/>
        <w:keepNext/>
        <w:keepLines/>
        <w:numPr>
          <w:ilvl w:val="1"/>
          <w:numId w:val="7"/>
        </w:numPr>
        <w:spacing w:after="0" w:line="240" w:lineRule="auto"/>
      </w:pPr>
      <w:r>
        <w:t>Calls user manager’s create</w:t>
      </w:r>
    </w:p>
    <w:p w:rsidR="00E4479B" w:rsidRDefault="00E4479B" w:rsidP="00E4479B">
      <w:pPr>
        <w:pStyle w:val="ListParagraph"/>
        <w:keepNext/>
        <w:keepLines/>
        <w:numPr>
          <w:ilvl w:val="1"/>
          <w:numId w:val="7"/>
        </w:numPr>
        <w:spacing w:after="0" w:line="240" w:lineRule="auto"/>
      </w:pPr>
      <w:r>
        <w:t>Returns success</w:t>
      </w:r>
    </w:p>
    <w:bookmarkEnd w:id="42"/>
    <w:p w:rsidR="00E75173" w:rsidRDefault="00E75173" w:rsidP="00297E9F">
      <w:pPr>
        <w:keepNext/>
        <w:keepLines/>
        <w:spacing w:after="0" w:line="240" w:lineRule="auto"/>
      </w:pPr>
    </w:p>
    <w:p w:rsidR="003A2D87" w:rsidRPr="004D327B" w:rsidRDefault="003A2D87" w:rsidP="00297E9F">
      <w:pPr>
        <w:pStyle w:val="Heading4"/>
        <w:keepNext/>
        <w:keepLines/>
      </w:pPr>
      <w:bookmarkStart w:id="43" w:name="_Toc435695128"/>
      <w:proofErr w:type="spellStart"/>
      <w:r>
        <w:t>AdminHome</w:t>
      </w:r>
      <w:r w:rsidRPr="004D327B">
        <w:t>Controller</w:t>
      </w:r>
      <w:bookmarkEnd w:id="43"/>
      <w:proofErr w:type="spellEnd"/>
    </w:p>
    <w:p w:rsidR="003A2D87" w:rsidRDefault="003A2D87" w:rsidP="00297E9F">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297E9F">
      <w:pPr>
        <w:keepNext/>
        <w:keepLines/>
        <w:spacing w:after="120" w:line="240" w:lineRule="auto"/>
        <w:rPr>
          <w:b/>
        </w:rPr>
      </w:pPr>
      <w:r>
        <w:rPr>
          <w:b/>
        </w:rPr>
        <w:t>&lt;&lt;Task&gt;&gt;</w:t>
      </w:r>
    </w:p>
    <w:p w:rsidR="003A2D87" w:rsidRPr="009C2D44" w:rsidRDefault="003A2D87" w:rsidP="00297E9F">
      <w:pPr>
        <w:keepNext/>
        <w:keepLines/>
        <w:spacing w:after="0" w:line="240" w:lineRule="auto"/>
        <w:ind w:firstLine="720"/>
        <w:rPr>
          <w:b/>
        </w:rPr>
      </w:pPr>
      <w:r>
        <w:rPr>
          <w:b/>
        </w:rPr>
        <w:t>Attributes:</w:t>
      </w:r>
    </w:p>
    <w:p w:rsidR="003A2D87" w:rsidRPr="00F82B86" w:rsidRDefault="003A2D87" w:rsidP="00297E9F">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297E9F">
      <w:pPr>
        <w:pStyle w:val="ListParagraph"/>
        <w:keepNext/>
        <w:keepLines/>
        <w:numPr>
          <w:ilvl w:val="1"/>
          <w:numId w:val="8"/>
        </w:numPr>
        <w:spacing w:after="0" w:line="240" w:lineRule="auto"/>
      </w:pPr>
      <w:r>
        <w:t>Collection of usernames of accounts to be approved or rejected.</w:t>
      </w:r>
    </w:p>
    <w:p w:rsidR="003A2D87" w:rsidRPr="00026A18" w:rsidRDefault="003A2D87" w:rsidP="00297E9F">
      <w:pPr>
        <w:keepNext/>
        <w:keepLines/>
        <w:spacing w:after="0" w:line="240" w:lineRule="auto"/>
        <w:rPr>
          <w:b/>
        </w:rPr>
      </w:pPr>
    </w:p>
    <w:p w:rsidR="003A2D87" w:rsidRDefault="003A2D87" w:rsidP="00297E9F">
      <w:pPr>
        <w:keepNext/>
        <w:keepLines/>
        <w:spacing w:after="0" w:line="240" w:lineRule="auto"/>
        <w:ind w:left="720"/>
      </w:pPr>
      <w:r>
        <w:rPr>
          <w:b/>
        </w:rPr>
        <w:t>Operations:</w:t>
      </w: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297E9F">
      <w:pPr>
        <w:pStyle w:val="ListParagraph"/>
        <w:keepNext/>
        <w:keepLines/>
        <w:numPr>
          <w:ilvl w:val="1"/>
          <w:numId w:val="7"/>
        </w:numPr>
        <w:spacing w:after="0" w:line="240" w:lineRule="auto"/>
      </w:pPr>
      <w:r>
        <w:t>Gets a list of all the physicians in the system.</w:t>
      </w:r>
    </w:p>
    <w:p w:rsidR="00D56F86"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297E9F">
      <w:pPr>
        <w:pStyle w:val="ListParagraph"/>
        <w:keepNext/>
        <w:keepLines/>
        <w:numPr>
          <w:ilvl w:val="1"/>
          <w:numId w:val="7"/>
        </w:numPr>
        <w:spacing w:after="0" w:line="240" w:lineRule="auto"/>
      </w:pPr>
      <w:r>
        <w:lastRenderedPageBreak/>
        <w:t>Gets a list of all the experiment administrators in the system.</w:t>
      </w:r>
    </w:p>
    <w:p w:rsidR="00D56F86"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297E9F">
      <w:pPr>
        <w:pStyle w:val="ListParagraph"/>
        <w:keepNext/>
        <w:keepLines/>
        <w:numPr>
          <w:ilvl w:val="1"/>
          <w:numId w:val="7"/>
        </w:numPr>
        <w:spacing w:after="0" w:line="240" w:lineRule="auto"/>
      </w:pPr>
      <w:r>
        <w:t>Gets a list of all the patients for the selected physician in the system.</w:t>
      </w:r>
    </w:p>
    <w:p w:rsidR="00D56F86" w:rsidRDefault="00D56F86" w:rsidP="00297E9F">
      <w:pPr>
        <w:keepNext/>
        <w:keepLines/>
        <w:spacing w:after="0" w:line="240" w:lineRule="auto"/>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297E9F">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297E9F">
      <w:pPr>
        <w:keepNext/>
        <w:keepLines/>
        <w:spacing w:after="0" w:line="240" w:lineRule="auto"/>
        <w:ind w:left="720"/>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297E9F">
      <w:pPr>
        <w:pStyle w:val="ListParagraph"/>
        <w:keepNext/>
        <w:keepLines/>
        <w:numPr>
          <w:ilvl w:val="1"/>
          <w:numId w:val="7"/>
        </w:numPr>
        <w:spacing w:after="0" w:line="240" w:lineRule="auto"/>
      </w:pPr>
      <w:r w:rsidRPr="005D09AF">
        <w:t xml:space="preserve">When the </w:t>
      </w:r>
      <w:r>
        <w:t>reject button is clicked the user account request is denied.</w:t>
      </w:r>
    </w:p>
    <w:p w:rsidR="003A2D87" w:rsidRPr="00DF4BAA"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297E9F">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297E9F">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297E9F">
      <w:pPr>
        <w:pStyle w:val="ListParagraph"/>
        <w:keepNext/>
        <w:keepLines/>
        <w:spacing w:after="0" w:line="240" w:lineRule="auto"/>
        <w:ind w:left="2520"/>
        <w:rPr>
          <w:b/>
        </w:rPr>
      </w:pPr>
    </w:p>
    <w:p w:rsidR="003A2D87" w:rsidRDefault="003A2D87" w:rsidP="00297E9F">
      <w:pPr>
        <w:keepNext/>
        <w:keepLines/>
        <w:spacing w:after="0" w:line="240" w:lineRule="auto"/>
        <w:ind w:left="720"/>
        <w:rPr>
          <w:b/>
        </w:rPr>
      </w:pPr>
      <w:r>
        <w:rPr>
          <w:b/>
        </w:rPr>
        <w:t>Constructors:</w:t>
      </w:r>
    </w:p>
    <w:p w:rsidR="003A2D87" w:rsidRDefault="003A2D87" w:rsidP="00297E9F">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297E9F">
      <w:pPr>
        <w:pStyle w:val="ListParagraph"/>
        <w:keepNext/>
        <w:keepLines/>
        <w:numPr>
          <w:ilvl w:val="1"/>
          <w:numId w:val="14"/>
        </w:numPr>
        <w:spacing w:after="0" w:line="240" w:lineRule="auto"/>
        <w:rPr>
          <w:b/>
        </w:rPr>
      </w:pPr>
      <w:r>
        <w:t>Default constructor</w:t>
      </w:r>
    </w:p>
    <w:p w:rsidR="003A2D87" w:rsidRDefault="003A2D87" w:rsidP="00297E9F">
      <w:pPr>
        <w:pStyle w:val="ListParagraph"/>
        <w:keepNext/>
        <w:keepLines/>
        <w:spacing w:after="0" w:line="240" w:lineRule="auto"/>
        <w:ind w:left="2520"/>
      </w:pPr>
    </w:p>
    <w:p w:rsidR="003A2D87" w:rsidRPr="004D327B" w:rsidRDefault="003A2D87" w:rsidP="00297E9F">
      <w:pPr>
        <w:pStyle w:val="Heading4"/>
        <w:keepNext/>
        <w:keepLines/>
      </w:pPr>
      <w:bookmarkStart w:id="44" w:name="_Toc435695130"/>
      <w:proofErr w:type="spellStart"/>
      <w:r>
        <w:t>AdminEdit</w:t>
      </w:r>
      <w:r w:rsidRPr="00896712">
        <w:t>Controller</w:t>
      </w:r>
      <w:bookmarkEnd w:id="44"/>
      <w:proofErr w:type="spellEnd"/>
    </w:p>
    <w:p w:rsidR="003A2D87" w:rsidRDefault="003A2D87" w:rsidP="00297E9F">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297E9F">
      <w:pPr>
        <w:keepNext/>
        <w:keepLines/>
        <w:spacing w:after="120" w:line="240" w:lineRule="auto"/>
        <w:rPr>
          <w:b/>
        </w:rPr>
      </w:pPr>
      <w:r>
        <w:rPr>
          <w:b/>
        </w:rPr>
        <w:t>&lt;&lt;Task&gt;&gt;</w:t>
      </w:r>
    </w:p>
    <w:p w:rsidR="003A2D87" w:rsidRPr="0062352A" w:rsidRDefault="003A2D87" w:rsidP="00297E9F">
      <w:pPr>
        <w:keepNext/>
        <w:keepLines/>
        <w:spacing w:after="0" w:line="240" w:lineRule="auto"/>
        <w:ind w:firstLine="720"/>
        <w:rPr>
          <w:b/>
        </w:rPr>
      </w:pPr>
      <w:r>
        <w:rPr>
          <w:b/>
        </w:rPr>
        <w:t>Attributes:</w:t>
      </w:r>
    </w:p>
    <w:p w:rsidR="003A2D87" w:rsidRPr="00896712" w:rsidRDefault="003A2D87" w:rsidP="00297E9F">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297E9F">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297E9F">
      <w:pPr>
        <w:keepNext/>
        <w:keepLines/>
        <w:spacing w:after="0" w:line="240" w:lineRule="auto"/>
        <w:rPr>
          <w:b/>
        </w:rPr>
      </w:pPr>
    </w:p>
    <w:p w:rsidR="003A2D87" w:rsidRDefault="003A2D87" w:rsidP="00297E9F">
      <w:pPr>
        <w:keepNext/>
        <w:keepLines/>
        <w:spacing w:after="0" w:line="240" w:lineRule="auto"/>
        <w:ind w:left="720"/>
        <w:rPr>
          <w:b/>
        </w:rPr>
      </w:pPr>
      <w:r>
        <w:rPr>
          <w:b/>
        </w:rPr>
        <w:t>Operations:</w:t>
      </w: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297E9F">
      <w:pPr>
        <w:pStyle w:val="ListParagraph"/>
        <w:keepNext/>
        <w:keepLines/>
        <w:numPr>
          <w:ilvl w:val="1"/>
          <w:numId w:val="7"/>
        </w:numPr>
        <w:spacing w:after="0" w:line="240" w:lineRule="auto"/>
      </w:pPr>
      <w:r>
        <w:t>An update is sent to the database based on the selected option:</w:t>
      </w:r>
    </w:p>
    <w:p w:rsidR="003A2D87" w:rsidRDefault="003A2D87" w:rsidP="00297E9F">
      <w:pPr>
        <w:pStyle w:val="ListParagraph"/>
        <w:keepNext/>
        <w:keepLines/>
        <w:numPr>
          <w:ilvl w:val="2"/>
          <w:numId w:val="7"/>
        </w:numPr>
        <w:spacing w:after="0" w:line="240" w:lineRule="auto"/>
      </w:pPr>
      <w:r>
        <w:t>Enable</w:t>
      </w:r>
    </w:p>
    <w:p w:rsidR="003A2D87" w:rsidRDefault="003A2D87" w:rsidP="00297E9F">
      <w:pPr>
        <w:pStyle w:val="ListParagraph"/>
        <w:keepNext/>
        <w:keepLines/>
        <w:numPr>
          <w:ilvl w:val="2"/>
          <w:numId w:val="7"/>
        </w:numPr>
        <w:spacing w:after="0" w:line="240" w:lineRule="auto"/>
      </w:pPr>
      <w:r>
        <w:t>Disable</w:t>
      </w:r>
    </w:p>
    <w:p w:rsidR="003A2D87" w:rsidRDefault="003A2D87" w:rsidP="00297E9F">
      <w:pPr>
        <w:pStyle w:val="ListParagraph"/>
        <w:keepNext/>
        <w:keepLines/>
        <w:numPr>
          <w:ilvl w:val="2"/>
          <w:numId w:val="7"/>
        </w:numPr>
        <w:spacing w:after="0" w:line="240" w:lineRule="auto"/>
      </w:pPr>
      <w:r>
        <w:t>Delete</w:t>
      </w:r>
    </w:p>
    <w:p w:rsidR="003A2D87" w:rsidRPr="00DF4BAA"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297E9F">
      <w:pPr>
        <w:pStyle w:val="ListParagraph"/>
        <w:keepNext/>
        <w:keepLines/>
        <w:spacing w:after="0" w:line="240" w:lineRule="auto"/>
        <w:ind w:left="2520"/>
      </w:pPr>
    </w:p>
    <w:p w:rsidR="003A2D87" w:rsidRDefault="003A2D87" w:rsidP="00297E9F">
      <w:pPr>
        <w:keepNext/>
        <w:keepLines/>
        <w:spacing w:after="0" w:line="240" w:lineRule="auto"/>
        <w:ind w:left="720"/>
        <w:rPr>
          <w:b/>
        </w:rPr>
      </w:pPr>
      <w:r>
        <w:rPr>
          <w:b/>
        </w:rPr>
        <w:t>Constructors:</w:t>
      </w:r>
    </w:p>
    <w:p w:rsidR="003A2D87" w:rsidRDefault="003A2D87" w:rsidP="00297E9F">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297E9F">
      <w:pPr>
        <w:pStyle w:val="ListParagraph"/>
        <w:keepNext/>
        <w:keepLines/>
        <w:numPr>
          <w:ilvl w:val="1"/>
          <w:numId w:val="14"/>
        </w:numPr>
        <w:spacing w:after="0" w:line="240" w:lineRule="auto"/>
        <w:rPr>
          <w:b/>
        </w:rPr>
      </w:pPr>
      <w:r>
        <w:t>Default constructor</w:t>
      </w:r>
    </w:p>
    <w:p w:rsidR="003A2D87" w:rsidRDefault="003A2D87" w:rsidP="00297E9F">
      <w:pPr>
        <w:pStyle w:val="ListParagraph"/>
        <w:keepNext/>
        <w:keepLines/>
        <w:spacing w:after="0" w:line="240" w:lineRule="auto"/>
        <w:ind w:left="2520"/>
      </w:pPr>
    </w:p>
    <w:p w:rsidR="00431C3E" w:rsidRPr="004D327B" w:rsidRDefault="00431C3E" w:rsidP="00431C3E">
      <w:pPr>
        <w:pStyle w:val="Heading4"/>
        <w:keepNext/>
        <w:keepLines/>
      </w:pPr>
      <w:proofErr w:type="spellStart"/>
      <w:r>
        <w:t>PhysicianController</w:t>
      </w:r>
      <w:proofErr w:type="spellEnd"/>
    </w:p>
    <w:p w:rsidR="00434E24" w:rsidRDefault="00431C3E" w:rsidP="00431C3E">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proofErr w:type="spellStart"/>
      <w:r w:rsidRPr="00737642">
        <w:rPr>
          <w:b/>
        </w:rPr>
        <w:t>PhysicianView</w:t>
      </w:r>
      <w:proofErr w:type="spellEnd"/>
      <w:r w:rsidRPr="00431C3E">
        <w:t>.</w:t>
      </w:r>
      <w:r w:rsidR="00B50D35">
        <w:t xml:space="preserve">  The actions available to the physician are detailed in the operations section below.</w:t>
      </w:r>
    </w:p>
    <w:p w:rsidR="00431C3E" w:rsidRPr="005F4CFA" w:rsidRDefault="00431C3E" w:rsidP="00431C3E">
      <w:pPr>
        <w:keepNext/>
        <w:keepLines/>
        <w:spacing w:after="120" w:line="240" w:lineRule="auto"/>
        <w:rPr>
          <w:b/>
        </w:rPr>
      </w:pPr>
      <w:r>
        <w:rPr>
          <w:b/>
        </w:rPr>
        <w:t>&lt;&lt;Task&gt;&gt;</w:t>
      </w:r>
    </w:p>
    <w:p w:rsidR="00431C3E" w:rsidRPr="0062352A" w:rsidRDefault="00431C3E" w:rsidP="00431C3E">
      <w:pPr>
        <w:keepNext/>
        <w:keepLines/>
        <w:spacing w:after="0" w:line="240" w:lineRule="auto"/>
        <w:ind w:firstLine="720"/>
        <w:rPr>
          <w:b/>
        </w:rPr>
      </w:pPr>
      <w:r>
        <w:rPr>
          <w:b/>
        </w:rPr>
        <w:t>Attributes:</w:t>
      </w:r>
    </w:p>
    <w:p w:rsidR="00431C3E" w:rsidRPr="00896712" w:rsidRDefault="00431C3E" w:rsidP="00431C3E">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r w:rsidR="00434E24">
        <w:t>physician</w:t>
      </w:r>
    </w:p>
    <w:p w:rsidR="00431C3E" w:rsidRPr="009D1734" w:rsidRDefault="00434E24" w:rsidP="00434E24">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431C3E">
      <w:pPr>
        <w:keepNext/>
        <w:keepLines/>
        <w:spacing w:after="0" w:line="240" w:lineRule="auto"/>
        <w:rPr>
          <w:b/>
        </w:rPr>
      </w:pPr>
    </w:p>
    <w:p w:rsidR="00431C3E" w:rsidRDefault="009A54AF" w:rsidP="00737642">
      <w:pPr>
        <w:keepNext/>
        <w:keepLines/>
        <w:spacing w:after="0" w:line="240" w:lineRule="auto"/>
        <w:ind w:left="720"/>
        <w:rPr>
          <w:b/>
        </w:rPr>
      </w:pPr>
      <w:r>
        <w:rPr>
          <w:b/>
        </w:rPr>
        <w:t>Operations:</w:t>
      </w:r>
    </w:p>
    <w:p w:rsidR="00431C3E" w:rsidRDefault="00431C3E" w:rsidP="00434E24">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434E24">
        <w:t>C</w:t>
      </w:r>
      <w:r w:rsidR="00434E24" w:rsidRPr="00434E24">
        <w:t>reatePatient</w:t>
      </w:r>
      <w:proofErr w:type="spellEnd"/>
      <w:r w:rsidR="00434E24" w:rsidRPr="00434E24">
        <w:t xml:space="preserve">(Patient patient) </w:t>
      </w:r>
    </w:p>
    <w:p w:rsidR="00431C3E" w:rsidRDefault="00434E24" w:rsidP="00434E24">
      <w:pPr>
        <w:pStyle w:val="ListParagraph"/>
        <w:keepNext/>
        <w:keepLines/>
        <w:numPr>
          <w:ilvl w:val="1"/>
          <w:numId w:val="7"/>
        </w:numPr>
        <w:spacing w:after="0" w:line="240" w:lineRule="auto"/>
      </w:pPr>
      <w:r w:rsidRPr="00434E24">
        <w:t>The function to add a patient to the system.</w:t>
      </w:r>
    </w:p>
    <w:p w:rsidR="00434E24" w:rsidRDefault="00434E24" w:rsidP="00737642">
      <w:pPr>
        <w:pStyle w:val="ListParagraph"/>
        <w:keepNext/>
        <w:keepLines/>
        <w:spacing w:after="0" w:line="240" w:lineRule="auto"/>
        <w:ind w:left="2520"/>
      </w:pPr>
    </w:p>
    <w:p w:rsidR="00434E24" w:rsidRDefault="00434E24" w:rsidP="00434E24">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Pr="00434E24">
        <w:t>Patient</w:t>
      </w:r>
      <w:proofErr w:type="spellEnd"/>
      <w:r w:rsidRPr="00434E24">
        <w:t xml:space="preserve">(Patient patient) </w:t>
      </w:r>
    </w:p>
    <w:p w:rsidR="00434E24" w:rsidRDefault="00434E24" w:rsidP="00737642">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737642">
      <w:pPr>
        <w:pStyle w:val="ListParagraph"/>
        <w:keepNext/>
        <w:keepLines/>
        <w:spacing w:after="0" w:line="240" w:lineRule="auto"/>
        <w:ind w:left="2520"/>
      </w:pPr>
    </w:p>
    <w:p w:rsidR="00B50D35" w:rsidRDefault="00B50D35" w:rsidP="00B50D35">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proofErr w:type="spellStart"/>
      <w:r>
        <w:t>patientId</w:t>
      </w:r>
      <w:proofErr w:type="spellEnd"/>
      <w:r w:rsidRPr="009A54AF">
        <w:t xml:space="preserve">) </w:t>
      </w:r>
      <w:r w:rsidRPr="00434E24">
        <w:t xml:space="preserve"> </w:t>
      </w:r>
    </w:p>
    <w:p w:rsidR="00B50D35" w:rsidRDefault="00B50D35" w:rsidP="00B50D35">
      <w:pPr>
        <w:pStyle w:val="ListParagraph"/>
        <w:keepNext/>
        <w:keepLines/>
        <w:numPr>
          <w:ilvl w:val="1"/>
          <w:numId w:val="7"/>
        </w:numPr>
        <w:spacing w:after="0" w:line="240" w:lineRule="auto"/>
      </w:pPr>
      <w:r w:rsidRPr="009A54AF">
        <w:t>The function to request pati</w:t>
      </w:r>
      <w:r>
        <w:t>ent information from the system</w:t>
      </w:r>
      <w:r w:rsidRPr="00434E24">
        <w:t>.</w:t>
      </w:r>
    </w:p>
    <w:p w:rsidR="00B50D35" w:rsidRPr="00DF4BAA" w:rsidRDefault="00B50D35" w:rsidP="00737642">
      <w:pPr>
        <w:pStyle w:val="ListParagraph"/>
        <w:keepNext/>
        <w:keepLines/>
        <w:spacing w:after="0" w:line="240" w:lineRule="auto"/>
        <w:ind w:left="1800"/>
      </w:pPr>
    </w:p>
    <w:p w:rsidR="00431C3E" w:rsidRDefault="00431C3E" w:rsidP="00431C3E">
      <w:pPr>
        <w:keepNext/>
        <w:keepLines/>
        <w:spacing w:after="0" w:line="240" w:lineRule="auto"/>
        <w:ind w:left="720"/>
        <w:rPr>
          <w:b/>
        </w:rPr>
      </w:pPr>
      <w:r>
        <w:rPr>
          <w:b/>
        </w:rPr>
        <w:t>Constructors:</w:t>
      </w:r>
    </w:p>
    <w:p w:rsidR="00431C3E" w:rsidRDefault="00431C3E" w:rsidP="00431C3E">
      <w:pPr>
        <w:pStyle w:val="ListParagraph"/>
        <w:keepNext/>
        <w:keepLines/>
        <w:numPr>
          <w:ilvl w:val="0"/>
          <w:numId w:val="14"/>
        </w:numPr>
        <w:spacing w:after="0" w:line="240" w:lineRule="auto"/>
        <w:rPr>
          <w:b/>
        </w:rPr>
      </w:pPr>
      <w:r>
        <w:rPr>
          <w:b/>
        </w:rPr>
        <w:t xml:space="preserve">Public </w:t>
      </w:r>
      <w:proofErr w:type="spellStart"/>
      <w:r w:rsidR="00434E24">
        <w:t>PhysicianController</w:t>
      </w:r>
      <w:proofErr w:type="spellEnd"/>
      <w:r>
        <w:t>()</w:t>
      </w:r>
    </w:p>
    <w:p w:rsidR="00431C3E" w:rsidRDefault="00B50D35" w:rsidP="00434E24">
      <w:pPr>
        <w:pStyle w:val="ListParagraph"/>
        <w:keepNext/>
        <w:keepLines/>
        <w:numPr>
          <w:ilvl w:val="1"/>
          <w:numId w:val="14"/>
        </w:numPr>
        <w:spacing w:after="0" w:line="240" w:lineRule="auto"/>
      </w:pPr>
      <w:r>
        <w:t>Default constructor</w:t>
      </w:r>
      <w:r w:rsidR="00434E24">
        <w:t>.</w:t>
      </w:r>
    </w:p>
    <w:p w:rsidR="004E0537" w:rsidRDefault="004E0537" w:rsidP="00737642">
      <w:pPr>
        <w:keepNext/>
        <w:keepLines/>
        <w:spacing w:after="0" w:line="240" w:lineRule="auto"/>
      </w:pPr>
    </w:p>
    <w:p w:rsidR="00812105" w:rsidRDefault="002C6ED4" w:rsidP="00297E9F">
      <w:pPr>
        <w:pStyle w:val="Heading2"/>
        <w:spacing w:line="360" w:lineRule="auto"/>
      </w:pPr>
      <w:bookmarkStart w:id="45" w:name="_Toc436603011"/>
      <w:bookmarkStart w:id="46" w:name="_Toc436012966"/>
      <w:bookmarkStart w:id="47" w:name="_Toc436012967"/>
      <w:bookmarkStart w:id="48" w:name="_Toc436603012"/>
      <w:bookmarkEnd w:id="45"/>
      <w:bookmarkEnd w:id="46"/>
      <w:bookmarkEnd w:id="47"/>
      <w:r>
        <w:t>Business Logic Layer Overview</w:t>
      </w:r>
      <w:bookmarkEnd w:id="48"/>
    </w:p>
    <w:p w:rsidR="00812105" w:rsidRDefault="00831F49" w:rsidP="00297E9F">
      <w:pPr>
        <w:pStyle w:val="Heading3"/>
        <w:keepNext/>
        <w:keepLines/>
      </w:pPr>
      <w:bookmarkStart w:id="49" w:name="_Toc435182018"/>
      <w:bookmarkStart w:id="50" w:name="_Toc436603013"/>
      <w:r w:rsidRPr="0084672C">
        <w:t>Entities</w:t>
      </w:r>
      <w:bookmarkEnd w:id="49"/>
      <w:bookmarkEnd w:id="50"/>
    </w:p>
    <w:p w:rsidR="00E4479B" w:rsidRDefault="00E4479B" w:rsidP="00E4479B">
      <w:pPr>
        <w:pStyle w:val="Heading4"/>
        <w:keepNext/>
        <w:keepLines/>
      </w:pPr>
      <w:bookmarkStart w:id="51" w:name="_Toc435182019"/>
      <w:proofErr w:type="spellStart"/>
      <w:r>
        <w:t>LoginViewModel</w:t>
      </w:r>
      <w:proofErr w:type="spellEnd"/>
    </w:p>
    <w:p w:rsidR="00E4479B" w:rsidRDefault="00E4479B" w:rsidP="00E4479B">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E4479B">
      <w:pPr>
        <w:keepNext/>
        <w:keepLines/>
        <w:spacing w:after="0" w:line="360" w:lineRule="auto"/>
        <w:rPr>
          <w:b/>
        </w:rPr>
      </w:pPr>
      <w:r>
        <w:rPr>
          <w:b/>
        </w:rPr>
        <w:t>&lt;&lt;Entity&gt;&gt;</w:t>
      </w:r>
    </w:p>
    <w:p w:rsidR="00E4479B" w:rsidRDefault="00E4479B" w:rsidP="00E4479B">
      <w:pPr>
        <w:keepNext/>
        <w:keepLines/>
        <w:spacing w:after="0" w:line="240" w:lineRule="auto"/>
        <w:ind w:firstLine="720"/>
      </w:pPr>
      <w:r>
        <w:rPr>
          <w:b/>
        </w:rPr>
        <w:t>Attributes:</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E4479B">
      <w:pPr>
        <w:pStyle w:val="ListParagraph"/>
        <w:keepNext/>
        <w:keepLines/>
        <w:numPr>
          <w:ilvl w:val="1"/>
          <w:numId w:val="10"/>
        </w:numPr>
        <w:spacing w:after="0" w:line="240" w:lineRule="auto"/>
      </w:pPr>
      <w:r>
        <w:t>Username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E4479B">
      <w:pPr>
        <w:pStyle w:val="ListParagraph"/>
        <w:keepNext/>
        <w:keepLines/>
        <w:numPr>
          <w:ilvl w:val="1"/>
          <w:numId w:val="10"/>
        </w:numPr>
        <w:spacing w:after="0" w:line="240" w:lineRule="auto"/>
      </w:pPr>
      <w:r>
        <w:t>Password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lastRenderedPageBreak/>
        <w:t>Public bool</w:t>
      </w:r>
      <w:r>
        <w:t xml:space="preserve"> </w:t>
      </w:r>
      <w:proofErr w:type="spellStart"/>
      <w:r>
        <w:t>RememberMe</w:t>
      </w:r>
      <w:proofErr w:type="spellEnd"/>
    </w:p>
    <w:p w:rsidR="00E4479B" w:rsidRDefault="00E4479B" w:rsidP="00E4479B">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E4479B">
      <w:pPr>
        <w:pStyle w:val="ListParagraph"/>
        <w:keepNext/>
        <w:keepLines/>
        <w:spacing w:after="0" w:line="240" w:lineRule="auto"/>
        <w:ind w:left="2520"/>
      </w:pPr>
    </w:p>
    <w:p w:rsidR="00E4479B" w:rsidRDefault="00E4479B" w:rsidP="00E4479B">
      <w:pPr>
        <w:keepNext/>
        <w:keepLines/>
        <w:spacing w:after="0" w:line="240" w:lineRule="auto"/>
        <w:ind w:firstLine="720"/>
        <w:rPr>
          <w:b/>
        </w:rPr>
      </w:pPr>
      <w:r>
        <w:rPr>
          <w:b/>
        </w:rPr>
        <w:t>Operations:</w:t>
      </w:r>
    </w:p>
    <w:p w:rsidR="00E4479B" w:rsidRDefault="00E4479B" w:rsidP="00E4479B">
      <w:pPr>
        <w:pStyle w:val="ListParagraph"/>
        <w:keepNext/>
        <w:keepLines/>
        <w:numPr>
          <w:ilvl w:val="0"/>
          <w:numId w:val="7"/>
        </w:numPr>
        <w:spacing w:after="0" w:line="240" w:lineRule="auto"/>
      </w:pPr>
      <w:r w:rsidRPr="00484ED5">
        <w:t>Sets and gets for all attributes.</w:t>
      </w:r>
    </w:p>
    <w:p w:rsidR="00E4479B" w:rsidRDefault="00E4479B" w:rsidP="009C1DA1">
      <w:pPr>
        <w:keepNext/>
        <w:keepLines/>
        <w:spacing w:after="0" w:line="240" w:lineRule="auto"/>
      </w:pPr>
    </w:p>
    <w:p w:rsidR="00E4479B" w:rsidRDefault="00E4479B" w:rsidP="00E4479B">
      <w:pPr>
        <w:pStyle w:val="Heading4"/>
        <w:keepNext/>
        <w:keepLines/>
      </w:pPr>
      <w:proofErr w:type="spellStart"/>
      <w:r>
        <w:t>RegisterViewModel</w:t>
      </w:r>
      <w:proofErr w:type="spellEnd"/>
    </w:p>
    <w:p w:rsidR="00E4479B" w:rsidRDefault="00E4479B" w:rsidP="00E4479B">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E4479B">
      <w:pPr>
        <w:keepNext/>
        <w:keepLines/>
        <w:spacing w:after="0" w:line="360" w:lineRule="auto"/>
        <w:rPr>
          <w:b/>
        </w:rPr>
      </w:pPr>
      <w:r>
        <w:rPr>
          <w:b/>
        </w:rPr>
        <w:t>&lt;&lt;Entity&gt;&gt;</w:t>
      </w:r>
    </w:p>
    <w:p w:rsidR="00E4479B" w:rsidRDefault="00E4479B" w:rsidP="00E4479B">
      <w:pPr>
        <w:keepNext/>
        <w:keepLines/>
        <w:spacing w:after="0" w:line="240" w:lineRule="auto"/>
        <w:ind w:firstLine="720"/>
      </w:pPr>
      <w:r>
        <w:rPr>
          <w:b/>
        </w:rPr>
        <w:t>Attributes:</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E4479B">
      <w:pPr>
        <w:pStyle w:val="ListParagraph"/>
        <w:keepNext/>
        <w:keepLines/>
        <w:numPr>
          <w:ilvl w:val="1"/>
          <w:numId w:val="10"/>
        </w:numPr>
        <w:spacing w:after="0" w:line="240" w:lineRule="auto"/>
      </w:pPr>
      <w:r>
        <w:t>Username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E4479B">
      <w:pPr>
        <w:pStyle w:val="ListParagraph"/>
        <w:keepNext/>
        <w:keepLines/>
        <w:numPr>
          <w:ilvl w:val="1"/>
          <w:numId w:val="10"/>
        </w:numPr>
        <w:spacing w:after="0" w:line="240" w:lineRule="auto"/>
      </w:pPr>
      <w:r>
        <w:t>Password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bool</w:t>
      </w:r>
      <w:r>
        <w:t xml:space="preserve"> </w:t>
      </w:r>
      <w:proofErr w:type="spellStart"/>
      <w:r>
        <w:t>ConfirmPassword</w:t>
      </w:r>
      <w:proofErr w:type="spellEnd"/>
    </w:p>
    <w:p w:rsidR="00E4479B" w:rsidRDefault="00E4479B" w:rsidP="009C1DA1">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E4479B">
      <w:pPr>
        <w:pStyle w:val="ListParagraph"/>
        <w:keepNext/>
        <w:keepLines/>
        <w:spacing w:after="0" w:line="240" w:lineRule="auto"/>
        <w:ind w:left="2520"/>
      </w:pPr>
    </w:p>
    <w:p w:rsidR="00E4479B" w:rsidRDefault="00E4479B" w:rsidP="00E4479B">
      <w:pPr>
        <w:keepNext/>
        <w:keepLines/>
        <w:spacing w:after="0" w:line="240" w:lineRule="auto"/>
        <w:ind w:firstLine="720"/>
        <w:rPr>
          <w:b/>
        </w:rPr>
      </w:pPr>
      <w:r>
        <w:rPr>
          <w:b/>
        </w:rPr>
        <w:t>Operations:</w:t>
      </w:r>
    </w:p>
    <w:p w:rsidR="00E4479B" w:rsidRDefault="00E4479B" w:rsidP="00E4479B">
      <w:pPr>
        <w:pStyle w:val="ListParagraph"/>
        <w:keepNext/>
        <w:keepLines/>
        <w:numPr>
          <w:ilvl w:val="0"/>
          <w:numId w:val="7"/>
        </w:numPr>
        <w:spacing w:after="0" w:line="240" w:lineRule="auto"/>
      </w:pPr>
      <w:r w:rsidRPr="00484ED5">
        <w:t>Sets and gets for all attributes.</w:t>
      </w:r>
    </w:p>
    <w:p w:rsidR="00E4479B" w:rsidRDefault="00E4479B" w:rsidP="009C1DA1">
      <w:pPr>
        <w:pStyle w:val="ListParagraph"/>
        <w:keepNext/>
        <w:keepLines/>
        <w:spacing w:after="0" w:line="240" w:lineRule="auto"/>
        <w:ind w:left="1800"/>
      </w:pPr>
    </w:p>
    <w:p w:rsidR="00812105" w:rsidRDefault="00831F49" w:rsidP="00297E9F">
      <w:pPr>
        <w:pStyle w:val="Heading4"/>
        <w:keepNext/>
        <w:keepLines/>
      </w:pPr>
      <w:r w:rsidRPr="0084672C">
        <w:t>Activity</w:t>
      </w:r>
      <w:bookmarkStart w:id="52" w:name="_User"/>
      <w:bookmarkEnd w:id="51"/>
      <w:bookmarkEnd w:id="52"/>
    </w:p>
    <w:p w:rsidR="00812105" w:rsidRDefault="00831F49" w:rsidP="00297E9F">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297E9F">
      <w:pPr>
        <w:keepNext/>
        <w:keepLines/>
        <w:spacing w:after="0" w:line="360" w:lineRule="auto"/>
        <w:rPr>
          <w:b/>
        </w:rPr>
      </w:pPr>
      <w:r>
        <w:rPr>
          <w:b/>
        </w:rPr>
        <w:t>&lt;&lt;Entity&gt;&gt;</w:t>
      </w:r>
    </w:p>
    <w:p w:rsidR="00812105" w:rsidRDefault="00831F49"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297E9F">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297E9F">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297E9F">
      <w:pPr>
        <w:pStyle w:val="ListParagraph"/>
        <w:keepNext/>
        <w:keepLines/>
        <w:numPr>
          <w:ilvl w:val="1"/>
          <w:numId w:val="10"/>
        </w:numPr>
        <w:spacing w:after="0" w:line="240" w:lineRule="auto"/>
      </w:pPr>
      <w:r>
        <w:t>The activity of the data</w:t>
      </w:r>
      <w:r w:rsidRPr="00441BE1">
        <w:t>.</w:t>
      </w:r>
    </w:p>
    <w:p w:rsidR="00812105" w:rsidRDefault="00812105" w:rsidP="00297E9F">
      <w:pPr>
        <w:pStyle w:val="ListParagraph"/>
        <w:keepNext/>
        <w:keepLines/>
        <w:spacing w:after="0" w:line="240" w:lineRule="auto"/>
        <w:ind w:left="2520"/>
      </w:pPr>
    </w:p>
    <w:p w:rsidR="00812105" w:rsidRDefault="00831F49" w:rsidP="00297E9F">
      <w:pPr>
        <w:keepNext/>
        <w:keepLines/>
        <w:spacing w:after="0" w:line="240" w:lineRule="auto"/>
        <w:ind w:firstLine="720"/>
        <w:rPr>
          <w:b/>
        </w:rPr>
      </w:pPr>
      <w:r>
        <w:rPr>
          <w:b/>
        </w:rPr>
        <w:t>Operations:</w:t>
      </w:r>
    </w:p>
    <w:p w:rsidR="00812105" w:rsidRDefault="00831F49"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5E33EA" w:rsidP="00297E9F">
      <w:pPr>
        <w:keepNext/>
        <w:keepLines/>
        <w:spacing w:after="0" w:line="240" w:lineRule="auto"/>
        <w:ind w:left="720"/>
        <w:rPr>
          <w:b/>
        </w:rPr>
      </w:pPr>
      <w:r>
        <w:rPr>
          <w:b/>
        </w:rPr>
        <w:t>Constructors:</w:t>
      </w:r>
    </w:p>
    <w:p w:rsidR="00812105" w:rsidRDefault="005E33EA" w:rsidP="00297E9F">
      <w:pPr>
        <w:pStyle w:val="ListParagraph"/>
        <w:keepNext/>
        <w:keepLines/>
        <w:numPr>
          <w:ilvl w:val="0"/>
          <w:numId w:val="14"/>
        </w:numPr>
        <w:spacing w:after="0" w:line="240" w:lineRule="auto"/>
        <w:rPr>
          <w:b/>
        </w:rPr>
      </w:pPr>
      <w:r>
        <w:rPr>
          <w:b/>
        </w:rPr>
        <w:t xml:space="preserve">Public </w:t>
      </w:r>
      <w:r>
        <w:t>Activity()</w:t>
      </w:r>
    </w:p>
    <w:p w:rsidR="00812105" w:rsidRDefault="005E33EA" w:rsidP="00297E9F">
      <w:pPr>
        <w:pStyle w:val="ListParagraph"/>
        <w:keepNext/>
        <w:keepLines/>
        <w:numPr>
          <w:ilvl w:val="1"/>
          <w:numId w:val="14"/>
        </w:numPr>
        <w:spacing w:after="0" w:line="240" w:lineRule="auto"/>
      </w:pPr>
      <w:r>
        <w:t>Default constructor</w:t>
      </w:r>
    </w:p>
    <w:p w:rsidR="00812105" w:rsidRDefault="00812105" w:rsidP="00297E9F">
      <w:pPr>
        <w:keepNext/>
        <w:keepLines/>
        <w:spacing w:after="0" w:line="240" w:lineRule="auto"/>
      </w:pPr>
    </w:p>
    <w:p w:rsidR="00812105" w:rsidRDefault="0096020E" w:rsidP="00297E9F">
      <w:pPr>
        <w:pStyle w:val="Heading4"/>
        <w:keepNext/>
        <w:keepLines/>
      </w:pPr>
      <w:proofErr w:type="spellStart"/>
      <w:r>
        <w:t>AspNetUser</w:t>
      </w:r>
      <w:proofErr w:type="spellEnd"/>
    </w:p>
    <w:p w:rsidR="00812105" w:rsidRDefault="0096020E" w:rsidP="00297E9F">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297E9F">
      <w:pPr>
        <w:keepNext/>
        <w:keepLines/>
        <w:spacing w:after="0" w:line="360" w:lineRule="auto"/>
        <w:rPr>
          <w:b/>
        </w:rPr>
      </w:pPr>
      <w:r>
        <w:rPr>
          <w:b/>
        </w:rPr>
        <w:t>&lt;&lt;Entity&gt;&gt;</w:t>
      </w:r>
    </w:p>
    <w:p w:rsidR="00812105" w:rsidRDefault="0096020E"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297E9F">
      <w:pPr>
        <w:pStyle w:val="ListParagraph"/>
        <w:keepNext/>
        <w:keepLines/>
        <w:numPr>
          <w:ilvl w:val="1"/>
          <w:numId w:val="10"/>
        </w:numPr>
        <w:spacing w:after="0" w:line="240" w:lineRule="auto"/>
      </w:pPr>
      <w:r>
        <w:t>Unique id for each user.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297E9F">
      <w:pPr>
        <w:pStyle w:val="ListParagraph"/>
        <w:keepNext/>
        <w:keepLines/>
        <w:numPr>
          <w:ilvl w:val="1"/>
          <w:numId w:val="10"/>
        </w:numPr>
        <w:spacing w:after="0" w:line="240" w:lineRule="auto"/>
      </w:pPr>
      <w:r>
        <w:t>The user name used by each user that will be used to log into the system.</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297E9F">
      <w:pPr>
        <w:pStyle w:val="ListParagraph"/>
        <w:keepNext/>
        <w:keepLines/>
        <w:numPr>
          <w:ilvl w:val="1"/>
          <w:numId w:val="10"/>
        </w:numPr>
        <w:spacing w:after="0" w:line="240" w:lineRule="auto"/>
      </w:pPr>
      <w:r>
        <w:t>Hash string representing the user’s password used to log into the system.</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297E9F">
      <w:pPr>
        <w:pStyle w:val="ListParagraph"/>
        <w:keepNext/>
        <w:keepLines/>
        <w:numPr>
          <w:ilvl w:val="1"/>
          <w:numId w:val="10"/>
        </w:numPr>
        <w:spacing w:after="0" w:line="240" w:lineRule="auto"/>
      </w:pPr>
      <w:r>
        <w:t>Enumeration value that describes the current account status of the user.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297E9F">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297E9F">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297E9F">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297E9F">
      <w:pPr>
        <w:pStyle w:val="ListParagraph"/>
        <w:keepNext/>
        <w:keepLines/>
        <w:spacing w:after="0" w:line="240" w:lineRule="auto"/>
        <w:ind w:left="1800"/>
      </w:pPr>
    </w:p>
    <w:p w:rsidR="00812105" w:rsidRDefault="001B00C4" w:rsidP="00297E9F">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297E9F">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297E9F">
      <w:pPr>
        <w:pStyle w:val="ListParagraph"/>
        <w:keepNext/>
        <w:keepLines/>
        <w:spacing w:after="0" w:line="240" w:lineRule="auto"/>
        <w:ind w:left="2520"/>
      </w:pPr>
    </w:p>
    <w:p w:rsidR="00812105" w:rsidRDefault="0096020E" w:rsidP="00297E9F">
      <w:pPr>
        <w:keepNext/>
        <w:keepLines/>
        <w:spacing w:after="0" w:line="240" w:lineRule="auto"/>
        <w:ind w:firstLine="720"/>
        <w:rPr>
          <w:b/>
        </w:rPr>
      </w:pPr>
      <w:r>
        <w:rPr>
          <w:b/>
        </w:rPr>
        <w:t>Operations:</w:t>
      </w:r>
    </w:p>
    <w:p w:rsidR="00812105" w:rsidRDefault="0096020E"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96020E" w:rsidP="00297E9F">
      <w:pPr>
        <w:keepNext/>
        <w:keepLines/>
        <w:spacing w:after="0" w:line="240" w:lineRule="auto"/>
        <w:ind w:left="720"/>
        <w:rPr>
          <w:b/>
        </w:rPr>
      </w:pPr>
      <w:r>
        <w:rPr>
          <w:b/>
        </w:rPr>
        <w:t>Constructors:</w:t>
      </w:r>
    </w:p>
    <w:p w:rsidR="00812105" w:rsidRDefault="0096020E" w:rsidP="00297E9F">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spacing w:after="0" w:line="240" w:lineRule="auto"/>
      </w:pPr>
    </w:p>
    <w:p w:rsidR="00812105" w:rsidRDefault="00282662" w:rsidP="00297E9F">
      <w:pPr>
        <w:pStyle w:val="Heading4"/>
        <w:keepNext/>
        <w:keepLines/>
      </w:pPr>
      <w:r>
        <w:t>Patient</w:t>
      </w:r>
    </w:p>
    <w:p w:rsidR="00812105" w:rsidRDefault="00282662" w:rsidP="00297E9F">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297E9F">
      <w:pPr>
        <w:keepNext/>
        <w:keepLines/>
        <w:spacing w:after="0" w:line="360" w:lineRule="auto"/>
        <w:rPr>
          <w:b/>
        </w:rPr>
      </w:pPr>
      <w:r>
        <w:rPr>
          <w:b/>
        </w:rPr>
        <w:t>&lt;&lt;Entity&gt;&gt;</w:t>
      </w:r>
    </w:p>
    <w:p w:rsidR="00812105" w:rsidRDefault="00282662"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297E9F">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297E9F">
      <w:pPr>
        <w:pStyle w:val="ListParagraph"/>
        <w:keepNext/>
        <w:keepLines/>
        <w:numPr>
          <w:ilvl w:val="1"/>
          <w:numId w:val="10"/>
        </w:numPr>
        <w:spacing w:after="0" w:line="240" w:lineRule="auto"/>
      </w:pPr>
      <w:r>
        <w:t>The age of the patient.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297E9F">
      <w:pPr>
        <w:pStyle w:val="ListParagraph"/>
        <w:keepNext/>
        <w:keepLines/>
        <w:numPr>
          <w:ilvl w:val="1"/>
          <w:numId w:val="10"/>
        </w:numPr>
        <w:spacing w:after="0" w:line="240" w:lineRule="auto"/>
      </w:pPr>
      <w:r>
        <w:t>The weight of the patient.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297E9F">
      <w:pPr>
        <w:pStyle w:val="ListParagraph"/>
        <w:keepNext/>
        <w:keepLines/>
        <w:numPr>
          <w:ilvl w:val="1"/>
          <w:numId w:val="10"/>
        </w:numPr>
        <w:spacing w:after="0" w:line="240" w:lineRule="auto"/>
      </w:pPr>
      <w:r>
        <w:t>The height of the patient given in inches.</w:t>
      </w:r>
    </w:p>
    <w:p w:rsidR="00812105" w:rsidRDefault="00812105" w:rsidP="00297E9F">
      <w:pPr>
        <w:pStyle w:val="ListParagraph"/>
        <w:keepNext/>
        <w:keepLines/>
        <w:spacing w:after="0" w:line="240" w:lineRule="auto"/>
        <w:ind w:left="2520"/>
      </w:pPr>
    </w:p>
    <w:p w:rsidR="00812105" w:rsidRPr="00D6053C" w:rsidRDefault="001B00C4" w:rsidP="00297E9F">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297E9F">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297E9F">
      <w:pPr>
        <w:pStyle w:val="ListParagraph"/>
        <w:keepNext/>
        <w:keepLines/>
        <w:numPr>
          <w:ilvl w:val="1"/>
          <w:numId w:val="10"/>
        </w:numPr>
        <w:spacing w:after="0" w:line="240" w:lineRule="auto"/>
      </w:pPr>
      <w:r>
        <w:t>Enumeration value used to describe the patient’s ethnicity.</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297E9F">
      <w:pPr>
        <w:pStyle w:val="ListParagraph"/>
        <w:keepNext/>
        <w:keepLines/>
        <w:numPr>
          <w:ilvl w:val="1"/>
          <w:numId w:val="10"/>
        </w:numPr>
        <w:spacing w:after="0" w:line="240" w:lineRule="auto"/>
      </w:pPr>
      <w:r>
        <w:t>Collection of enumeration values used to describe the patient’s race.</w:t>
      </w:r>
    </w:p>
    <w:p w:rsidR="00812105" w:rsidRDefault="00812105" w:rsidP="00297E9F">
      <w:pPr>
        <w:pStyle w:val="ListParagraph"/>
        <w:keepNext/>
        <w:keepLines/>
        <w:spacing w:after="0" w:line="240" w:lineRule="auto"/>
        <w:ind w:left="180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297E9F">
      <w:pPr>
        <w:pStyle w:val="ListParagraph"/>
        <w:keepNext/>
        <w:keepLines/>
        <w:numPr>
          <w:ilvl w:val="1"/>
          <w:numId w:val="10"/>
        </w:numPr>
        <w:spacing w:after="0" w:line="240" w:lineRule="auto"/>
      </w:pPr>
      <w:r>
        <w:t>Enumeration value used to describe the patient’s gender.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297E9F">
      <w:pPr>
        <w:pStyle w:val="ListParagraph"/>
        <w:keepNext/>
        <w:keepLines/>
        <w:numPr>
          <w:ilvl w:val="1"/>
          <w:numId w:val="10"/>
        </w:numPr>
        <w:spacing w:after="0" w:line="240" w:lineRule="auto"/>
      </w:pPr>
      <w:r>
        <w:t>Foreign key link to the patient’s physician.</w:t>
      </w:r>
    </w:p>
    <w:p w:rsidR="00812105" w:rsidRDefault="00812105" w:rsidP="00297E9F">
      <w:pPr>
        <w:pStyle w:val="ListParagraph"/>
        <w:keepNext/>
        <w:keepLines/>
        <w:spacing w:after="0" w:line="240" w:lineRule="auto"/>
        <w:ind w:left="2520"/>
      </w:pPr>
    </w:p>
    <w:p w:rsidR="00812105" w:rsidRDefault="00282662" w:rsidP="00297E9F">
      <w:pPr>
        <w:keepNext/>
        <w:keepLines/>
        <w:spacing w:after="0" w:line="240" w:lineRule="auto"/>
        <w:ind w:firstLine="720"/>
        <w:rPr>
          <w:b/>
        </w:rPr>
      </w:pPr>
      <w:r>
        <w:rPr>
          <w:b/>
        </w:rPr>
        <w:t>Operations:</w:t>
      </w:r>
    </w:p>
    <w:p w:rsidR="00812105" w:rsidRDefault="00282662" w:rsidP="00297E9F">
      <w:pPr>
        <w:pStyle w:val="ListParagraph"/>
        <w:keepNext/>
        <w:keepLines/>
        <w:numPr>
          <w:ilvl w:val="0"/>
          <w:numId w:val="7"/>
        </w:numPr>
        <w:spacing w:after="0" w:line="240" w:lineRule="auto"/>
      </w:pPr>
      <w:r w:rsidRPr="00484ED5">
        <w:lastRenderedPageBreak/>
        <w:t>Sets and gets for all attributes.</w:t>
      </w:r>
    </w:p>
    <w:p w:rsidR="00812105" w:rsidRDefault="00812105" w:rsidP="00297E9F">
      <w:pPr>
        <w:pStyle w:val="ListParagraph"/>
        <w:keepNext/>
        <w:keepLines/>
        <w:spacing w:after="0" w:line="240" w:lineRule="auto"/>
        <w:ind w:left="1800"/>
      </w:pPr>
    </w:p>
    <w:p w:rsidR="00812105" w:rsidRDefault="005E33EA" w:rsidP="00297E9F">
      <w:pPr>
        <w:keepNext/>
        <w:keepLines/>
        <w:spacing w:after="0" w:line="240" w:lineRule="auto"/>
        <w:ind w:left="720"/>
        <w:rPr>
          <w:b/>
        </w:rPr>
      </w:pPr>
      <w:r>
        <w:rPr>
          <w:b/>
        </w:rPr>
        <w:t>Constructors:</w:t>
      </w:r>
    </w:p>
    <w:p w:rsidR="00812105" w:rsidRPr="00D6053C" w:rsidRDefault="005E33EA" w:rsidP="00297E9F">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297E9F">
      <w:pPr>
        <w:pStyle w:val="ListParagraph"/>
        <w:keepNext/>
        <w:keepLines/>
        <w:numPr>
          <w:ilvl w:val="1"/>
          <w:numId w:val="14"/>
        </w:numPr>
        <w:spacing w:after="0" w:line="240" w:lineRule="auto"/>
        <w:rPr>
          <w:b/>
        </w:rPr>
      </w:pPr>
      <w:r>
        <w:t>Default constructor</w:t>
      </w:r>
    </w:p>
    <w:p w:rsidR="00812105" w:rsidRPr="00D6053C" w:rsidRDefault="00812105" w:rsidP="00297E9F">
      <w:pPr>
        <w:pStyle w:val="ListParagraph"/>
        <w:keepNext/>
        <w:keepLines/>
        <w:spacing w:after="0" w:line="240" w:lineRule="auto"/>
        <w:ind w:left="2520"/>
        <w:rPr>
          <w:b/>
        </w:rPr>
      </w:pPr>
    </w:p>
    <w:p w:rsidR="00812105" w:rsidRDefault="0096020E" w:rsidP="00297E9F">
      <w:pPr>
        <w:pStyle w:val="Heading4"/>
        <w:keepNext/>
        <w:keepLines/>
      </w:pPr>
      <w:r>
        <w:t>Physician</w:t>
      </w:r>
    </w:p>
    <w:p w:rsidR="00812105" w:rsidRDefault="0096020E" w:rsidP="00297E9F">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297E9F">
      <w:pPr>
        <w:keepNext/>
        <w:keepLines/>
        <w:spacing w:after="0" w:line="360" w:lineRule="auto"/>
        <w:rPr>
          <w:b/>
        </w:rPr>
      </w:pPr>
      <w:r>
        <w:rPr>
          <w:b/>
        </w:rPr>
        <w:t>&lt;&lt;Entity&gt;&gt;</w:t>
      </w:r>
    </w:p>
    <w:p w:rsidR="00812105" w:rsidRDefault="0096020E"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297E9F">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297E9F">
      <w:pPr>
        <w:pStyle w:val="ListParagraph"/>
        <w:keepNext/>
        <w:keepLines/>
        <w:numPr>
          <w:ilvl w:val="1"/>
          <w:numId w:val="10"/>
        </w:numPr>
        <w:spacing w:after="0" w:line="240" w:lineRule="auto"/>
      </w:pPr>
      <w:r>
        <w:t>Physician’s first name.</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297E9F">
      <w:pPr>
        <w:pStyle w:val="ListParagraph"/>
        <w:keepNext/>
        <w:keepLines/>
        <w:numPr>
          <w:ilvl w:val="1"/>
          <w:numId w:val="10"/>
        </w:numPr>
        <w:spacing w:after="0" w:line="240" w:lineRule="auto"/>
      </w:pPr>
      <w:r>
        <w:t>Physician’s last name.</w:t>
      </w:r>
    </w:p>
    <w:p w:rsidR="00812105" w:rsidRDefault="00812105" w:rsidP="00297E9F">
      <w:pPr>
        <w:keepNext/>
        <w:keepLines/>
        <w:spacing w:after="0" w:line="240" w:lineRule="auto"/>
      </w:pPr>
    </w:p>
    <w:p w:rsidR="00812105" w:rsidRDefault="007F09D4" w:rsidP="00297E9F">
      <w:pPr>
        <w:pStyle w:val="ListParagraph"/>
        <w:keepNext/>
        <w:keepLines/>
        <w:numPr>
          <w:ilvl w:val="0"/>
          <w:numId w:val="10"/>
        </w:numPr>
        <w:spacing w:after="0" w:line="240" w:lineRule="auto"/>
      </w:pPr>
      <w:r>
        <w:rPr>
          <w:b/>
        </w:rPr>
        <w:t xml:space="preserve">Public string </w:t>
      </w:r>
      <w:r>
        <w:t>Address</w:t>
      </w:r>
    </w:p>
    <w:p w:rsidR="00812105" w:rsidRDefault="007F09D4" w:rsidP="00297E9F">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string </w:t>
      </w:r>
      <w:r>
        <w:t>Email</w:t>
      </w:r>
    </w:p>
    <w:p w:rsidR="00812105" w:rsidRDefault="001B00C4" w:rsidP="00297E9F">
      <w:pPr>
        <w:pStyle w:val="ListParagraph"/>
        <w:keepNext/>
        <w:keepLines/>
        <w:numPr>
          <w:ilvl w:val="1"/>
          <w:numId w:val="10"/>
        </w:numPr>
        <w:spacing w:after="0" w:line="240" w:lineRule="auto"/>
      </w:pPr>
      <w:r>
        <w:t>Email address for the physician</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297E9F">
      <w:pPr>
        <w:pStyle w:val="ListParagraph"/>
        <w:keepNext/>
        <w:keepLines/>
        <w:numPr>
          <w:ilvl w:val="1"/>
          <w:numId w:val="10"/>
        </w:numPr>
        <w:spacing w:after="0" w:line="240" w:lineRule="auto"/>
      </w:pPr>
      <w:r>
        <w:t>Phone number for the physician</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297E9F">
      <w:pPr>
        <w:pStyle w:val="ListParagraph"/>
        <w:keepNext/>
        <w:keepLines/>
        <w:numPr>
          <w:ilvl w:val="1"/>
          <w:numId w:val="10"/>
        </w:numPr>
        <w:spacing w:after="0" w:line="240" w:lineRule="auto"/>
      </w:pPr>
      <w:r>
        <w:t>Collection of all of the physician’s patients.</w:t>
      </w:r>
    </w:p>
    <w:p w:rsidR="00812105" w:rsidRDefault="00812105" w:rsidP="00297E9F">
      <w:pPr>
        <w:keepNext/>
        <w:keepLines/>
        <w:spacing w:after="0" w:line="240" w:lineRule="auto"/>
      </w:pPr>
    </w:p>
    <w:p w:rsidR="00812105" w:rsidRDefault="0096020E" w:rsidP="00297E9F">
      <w:pPr>
        <w:keepNext/>
        <w:keepLines/>
        <w:spacing w:after="0" w:line="240" w:lineRule="auto"/>
        <w:ind w:firstLine="720"/>
        <w:rPr>
          <w:b/>
        </w:rPr>
      </w:pPr>
      <w:r>
        <w:rPr>
          <w:b/>
        </w:rPr>
        <w:t>Operations:</w:t>
      </w:r>
    </w:p>
    <w:p w:rsidR="00812105" w:rsidRDefault="0096020E"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96020E" w:rsidP="00297E9F">
      <w:pPr>
        <w:keepNext/>
        <w:keepLines/>
        <w:spacing w:after="0" w:line="240" w:lineRule="auto"/>
        <w:ind w:left="720"/>
        <w:rPr>
          <w:b/>
        </w:rPr>
      </w:pPr>
      <w:r>
        <w:rPr>
          <w:b/>
        </w:rPr>
        <w:t>Constructors:</w:t>
      </w:r>
    </w:p>
    <w:p w:rsidR="00812105" w:rsidRDefault="0096020E" w:rsidP="00297E9F">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pPr>
    </w:p>
    <w:p w:rsidR="00812105" w:rsidRDefault="001C1550" w:rsidP="00297E9F">
      <w:pPr>
        <w:pStyle w:val="Heading4"/>
        <w:keepNext/>
        <w:keepLines/>
      </w:pPr>
      <w:proofErr w:type="spellStart"/>
      <w:r>
        <w:t>ExperimentAdministrator</w:t>
      </w:r>
      <w:proofErr w:type="spellEnd"/>
    </w:p>
    <w:p w:rsidR="00812105" w:rsidRDefault="001C1550" w:rsidP="00297E9F">
      <w:pPr>
        <w:keepNext/>
        <w:keepLines/>
      </w:pPr>
      <w:r w:rsidRPr="00F82B86">
        <w:lastRenderedPageBreak/>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297E9F">
      <w:pPr>
        <w:keepNext/>
        <w:keepLines/>
        <w:spacing w:after="0" w:line="360" w:lineRule="auto"/>
        <w:rPr>
          <w:b/>
        </w:rPr>
      </w:pPr>
      <w:r>
        <w:rPr>
          <w:b/>
        </w:rPr>
        <w:t>&lt;&lt;Entity&gt;&gt;</w:t>
      </w:r>
    </w:p>
    <w:p w:rsidR="00812105" w:rsidRDefault="001C1550"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297E9F">
      <w:pPr>
        <w:pStyle w:val="ListParagraph"/>
        <w:keepNext/>
        <w:keepLines/>
        <w:numPr>
          <w:ilvl w:val="1"/>
          <w:numId w:val="10"/>
        </w:numPr>
        <w:spacing w:after="0" w:line="240" w:lineRule="auto"/>
      </w:pPr>
      <w:r>
        <w:t>Unique id generated by the system for each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297E9F">
      <w:pPr>
        <w:pStyle w:val="ListParagraph"/>
        <w:keepNext/>
        <w:keepLines/>
        <w:numPr>
          <w:ilvl w:val="1"/>
          <w:numId w:val="10"/>
        </w:numPr>
        <w:spacing w:after="0" w:line="240" w:lineRule="auto"/>
      </w:pPr>
      <w:r>
        <w:t>Experiment administrator’s first name.</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297E9F">
      <w:pPr>
        <w:pStyle w:val="ListParagraph"/>
        <w:keepNext/>
        <w:keepLines/>
        <w:numPr>
          <w:ilvl w:val="1"/>
          <w:numId w:val="10"/>
        </w:numPr>
        <w:spacing w:after="0" w:line="240" w:lineRule="auto"/>
      </w:pPr>
      <w:r>
        <w:t>Experiment administrator’s last name.</w:t>
      </w:r>
    </w:p>
    <w:p w:rsidR="00812105" w:rsidRDefault="00812105" w:rsidP="00297E9F">
      <w:pPr>
        <w:keepNext/>
        <w:keepLines/>
        <w:spacing w:after="0" w:line="240" w:lineRule="auto"/>
      </w:pPr>
    </w:p>
    <w:p w:rsidR="00812105" w:rsidRDefault="001C1550" w:rsidP="00297E9F">
      <w:pPr>
        <w:pStyle w:val="ListParagraph"/>
        <w:keepNext/>
        <w:keepLines/>
        <w:numPr>
          <w:ilvl w:val="0"/>
          <w:numId w:val="10"/>
        </w:numPr>
        <w:spacing w:after="0" w:line="240" w:lineRule="auto"/>
      </w:pPr>
      <w:r>
        <w:rPr>
          <w:b/>
        </w:rPr>
        <w:t xml:space="preserve">Public string </w:t>
      </w:r>
      <w:r>
        <w:t>Address</w:t>
      </w:r>
    </w:p>
    <w:p w:rsidR="00812105" w:rsidRDefault="001C1550" w:rsidP="00297E9F">
      <w:pPr>
        <w:pStyle w:val="ListParagraph"/>
        <w:keepNext/>
        <w:keepLines/>
        <w:numPr>
          <w:ilvl w:val="1"/>
          <w:numId w:val="10"/>
        </w:numPr>
        <w:spacing w:after="0" w:line="240" w:lineRule="auto"/>
      </w:pPr>
      <w:r>
        <w:t>Experiment administrator’s address information.</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r>
        <w:t>Email</w:t>
      </w:r>
    </w:p>
    <w:p w:rsidR="00812105" w:rsidRDefault="001C1550" w:rsidP="00297E9F">
      <w:pPr>
        <w:pStyle w:val="ListParagraph"/>
        <w:keepNext/>
        <w:keepLines/>
        <w:numPr>
          <w:ilvl w:val="1"/>
          <w:numId w:val="10"/>
        </w:numPr>
        <w:spacing w:after="0" w:line="240" w:lineRule="auto"/>
      </w:pPr>
      <w:r>
        <w:t>Email address for the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297E9F">
      <w:pPr>
        <w:pStyle w:val="ListParagraph"/>
        <w:keepNext/>
        <w:keepLines/>
        <w:numPr>
          <w:ilvl w:val="1"/>
          <w:numId w:val="10"/>
        </w:numPr>
        <w:spacing w:after="0" w:line="240" w:lineRule="auto"/>
      </w:pPr>
      <w:r>
        <w:t>Phone number for the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297E9F">
      <w:pPr>
        <w:pStyle w:val="ListParagraph"/>
        <w:keepNext/>
        <w:keepLines/>
        <w:numPr>
          <w:ilvl w:val="1"/>
          <w:numId w:val="10"/>
        </w:numPr>
        <w:spacing w:after="0" w:line="240" w:lineRule="auto"/>
      </w:pPr>
      <w:r>
        <w:t>Collection of all of the experiment administrator experiments.</w:t>
      </w:r>
    </w:p>
    <w:p w:rsidR="00812105" w:rsidRDefault="006401A4" w:rsidP="00297E9F">
      <w:pPr>
        <w:keepNext/>
        <w:keepLines/>
        <w:spacing w:after="0" w:line="240" w:lineRule="auto"/>
        <w:ind w:firstLine="720"/>
        <w:rPr>
          <w:b/>
        </w:rPr>
      </w:pPr>
      <w:r>
        <w:rPr>
          <w:b/>
        </w:rPr>
        <w:t>Operations:</w:t>
      </w:r>
    </w:p>
    <w:p w:rsidR="00812105" w:rsidRDefault="006401A4"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6401A4" w:rsidP="00297E9F">
      <w:pPr>
        <w:keepNext/>
        <w:keepLines/>
        <w:spacing w:after="0" w:line="240" w:lineRule="auto"/>
        <w:ind w:left="720"/>
        <w:rPr>
          <w:b/>
        </w:rPr>
      </w:pPr>
      <w:r>
        <w:rPr>
          <w:b/>
        </w:rPr>
        <w:t>Constructors:</w:t>
      </w:r>
    </w:p>
    <w:p w:rsidR="00812105" w:rsidRDefault="006401A4" w:rsidP="00297E9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297E9F">
      <w:pPr>
        <w:pStyle w:val="ListParagraph"/>
        <w:keepNext/>
        <w:keepLines/>
        <w:numPr>
          <w:ilvl w:val="1"/>
          <w:numId w:val="14"/>
        </w:numPr>
        <w:spacing w:after="0" w:line="240" w:lineRule="auto"/>
        <w:rPr>
          <w:b/>
        </w:rPr>
      </w:pPr>
      <w:r>
        <w:t>Default constructor</w:t>
      </w:r>
    </w:p>
    <w:p w:rsidR="00812105" w:rsidRDefault="00812105" w:rsidP="00297E9F">
      <w:pPr>
        <w:pStyle w:val="ListParagraph"/>
        <w:keepNext/>
        <w:keepLines/>
        <w:spacing w:after="0" w:line="240" w:lineRule="auto"/>
        <w:ind w:left="2520"/>
        <w:rPr>
          <w:b/>
        </w:rPr>
      </w:pPr>
    </w:p>
    <w:p w:rsidR="00812105" w:rsidRDefault="006401A4" w:rsidP="00297E9F">
      <w:pPr>
        <w:pStyle w:val="Heading4"/>
        <w:keepNext/>
        <w:keepLines/>
      </w:pPr>
      <w:r>
        <w:t>Experiment</w:t>
      </w:r>
    </w:p>
    <w:p w:rsidR="00812105" w:rsidRDefault="006401A4" w:rsidP="00297E9F">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297E9F">
      <w:pPr>
        <w:keepNext/>
        <w:keepLines/>
        <w:spacing w:after="0" w:line="360" w:lineRule="auto"/>
        <w:rPr>
          <w:b/>
        </w:rPr>
      </w:pPr>
      <w:r>
        <w:rPr>
          <w:b/>
        </w:rPr>
        <w:t>&lt;&lt;Entity&gt;&gt;</w:t>
      </w:r>
    </w:p>
    <w:p w:rsidR="00812105" w:rsidRDefault="006401A4"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297E9F">
      <w:pPr>
        <w:pStyle w:val="ListParagraph"/>
        <w:keepNext/>
        <w:keepLines/>
        <w:numPr>
          <w:ilvl w:val="1"/>
          <w:numId w:val="10"/>
        </w:numPr>
        <w:spacing w:after="0" w:line="240" w:lineRule="auto"/>
      </w:pPr>
      <w:r>
        <w:t>Unique id generated by the system for each experiment.</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string </w:t>
      </w:r>
      <w:r>
        <w:t>Name</w:t>
      </w:r>
    </w:p>
    <w:p w:rsidR="00812105" w:rsidRDefault="006401A4" w:rsidP="00297E9F">
      <w:pPr>
        <w:pStyle w:val="ListParagraph"/>
        <w:keepNext/>
        <w:keepLines/>
        <w:numPr>
          <w:ilvl w:val="1"/>
          <w:numId w:val="10"/>
        </w:numPr>
        <w:spacing w:after="0" w:line="240" w:lineRule="auto"/>
      </w:pPr>
      <w:r>
        <w:lastRenderedPageBreak/>
        <w:t>Experiment name.</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297E9F">
      <w:pPr>
        <w:pStyle w:val="ListParagraph"/>
        <w:keepNext/>
        <w:keepLines/>
        <w:numPr>
          <w:ilvl w:val="1"/>
          <w:numId w:val="10"/>
        </w:numPr>
        <w:spacing w:after="0" w:line="240" w:lineRule="auto"/>
      </w:pPr>
      <w:r>
        <w:t>Date information for when experiment was last modified.</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297E9F">
      <w:pPr>
        <w:pStyle w:val="ListParagraph"/>
        <w:keepNext/>
        <w:keepLines/>
        <w:numPr>
          <w:ilvl w:val="1"/>
          <w:numId w:val="10"/>
        </w:numPr>
        <w:spacing w:after="0" w:line="240" w:lineRule="auto"/>
      </w:pPr>
      <w:r>
        <w:t>Query information used to collect the experiment data.</w:t>
      </w:r>
    </w:p>
    <w:p w:rsidR="00812105" w:rsidRDefault="00812105" w:rsidP="00297E9F">
      <w:pPr>
        <w:keepNext/>
        <w:keepLines/>
        <w:spacing w:after="0" w:line="240" w:lineRule="auto"/>
      </w:pPr>
    </w:p>
    <w:p w:rsidR="00812105" w:rsidRDefault="006401A4" w:rsidP="00297E9F">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297E9F">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297E9F">
      <w:pPr>
        <w:pStyle w:val="ListParagraph"/>
        <w:keepNext/>
        <w:keepLines/>
        <w:spacing w:after="0" w:line="240" w:lineRule="auto"/>
        <w:ind w:left="2520"/>
      </w:pPr>
    </w:p>
    <w:p w:rsidR="00812105" w:rsidRPr="00D6053C" w:rsidRDefault="00B07CB2" w:rsidP="00297E9F">
      <w:pPr>
        <w:keepNext/>
        <w:keepLines/>
        <w:spacing w:after="0" w:line="240" w:lineRule="auto"/>
        <w:ind w:firstLine="720"/>
        <w:rPr>
          <w:b/>
        </w:rPr>
      </w:pPr>
      <w:r w:rsidRPr="00D6053C">
        <w:rPr>
          <w:b/>
        </w:rPr>
        <w:t>Operations:</w:t>
      </w:r>
    </w:p>
    <w:p w:rsidR="00812105" w:rsidRDefault="006401A4"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6401A4" w:rsidP="00297E9F">
      <w:pPr>
        <w:keepNext/>
        <w:keepLines/>
        <w:spacing w:after="0" w:line="240" w:lineRule="auto"/>
        <w:ind w:left="720"/>
        <w:rPr>
          <w:b/>
        </w:rPr>
      </w:pPr>
      <w:r>
        <w:rPr>
          <w:b/>
        </w:rPr>
        <w:t>Constructors:</w:t>
      </w:r>
    </w:p>
    <w:p w:rsidR="00812105" w:rsidRDefault="006401A4" w:rsidP="00297E9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pPr>
    </w:p>
    <w:p w:rsidR="00D6053C" w:rsidRDefault="00D6053C" w:rsidP="00297E9F">
      <w:pPr>
        <w:pStyle w:val="Heading4"/>
        <w:keepNext/>
        <w:keepLines/>
      </w:pPr>
      <w:r>
        <w:t>Medical Device</w:t>
      </w:r>
    </w:p>
    <w:p w:rsidR="00D6053C" w:rsidRDefault="00D6053C" w:rsidP="00297E9F">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Unique id generated by the system for each medical device.</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string </w:t>
      </w:r>
      <w:r>
        <w:t>Name</w:t>
      </w:r>
    </w:p>
    <w:p w:rsidR="00D6053C" w:rsidRDefault="00D6053C" w:rsidP="00297E9F">
      <w:pPr>
        <w:pStyle w:val="ListParagraph"/>
        <w:keepNext/>
        <w:keepLines/>
        <w:numPr>
          <w:ilvl w:val="1"/>
          <w:numId w:val="10"/>
        </w:numPr>
        <w:spacing w:after="0" w:line="240" w:lineRule="auto"/>
      </w:pPr>
      <w:r>
        <w:t>Medical device name.</w:t>
      </w:r>
    </w:p>
    <w:p w:rsidR="00D6053C" w:rsidRDefault="00D6053C" w:rsidP="00297E9F">
      <w:pPr>
        <w:keepNext/>
        <w:keepLines/>
        <w:spacing w:after="0" w:line="240" w:lineRule="auto"/>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D6053C" w:rsidRDefault="00D6053C" w:rsidP="00297E9F">
      <w:pPr>
        <w:pStyle w:val="Heading4"/>
        <w:keepNext/>
        <w:keepLines/>
      </w:pPr>
      <w:proofErr w:type="spellStart"/>
      <w:r>
        <w:t>PatientData</w:t>
      </w:r>
      <w:proofErr w:type="spellEnd"/>
    </w:p>
    <w:p w:rsidR="00D6053C" w:rsidRDefault="00D6053C" w:rsidP="00297E9F">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lastRenderedPageBreak/>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Unique id generated by the system for each patient data record.</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string </w:t>
      </w:r>
      <w:r>
        <w:t>Name</w:t>
      </w:r>
    </w:p>
    <w:p w:rsidR="00D6053C" w:rsidRDefault="00D6053C" w:rsidP="00297E9F">
      <w:pPr>
        <w:pStyle w:val="ListParagraph"/>
        <w:keepNext/>
        <w:keepLines/>
        <w:numPr>
          <w:ilvl w:val="1"/>
          <w:numId w:val="10"/>
        </w:numPr>
        <w:spacing w:after="0" w:line="240" w:lineRule="auto"/>
      </w:pPr>
      <w:r>
        <w:t>Name of the patient data record</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297E9F">
      <w:pPr>
        <w:pStyle w:val="ListParagraph"/>
        <w:keepNext/>
        <w:keepLines/>
        <w:numPr>
          <w:ilvl w:val="1"/>
          <w:numId w:val="10"/>
        </w:numPr>
        <w:spacing w:after="0" w:line="240" w:lineRule="auto"/>
      </w:pPr>
      <w:r>
        <w:t>Date information for when the patient collected the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297E9F">
      <w:pPr>
        <w:pStyle w:val="ListParagraph"/>
        <w:keepNext/>
        <w:keepLines/>
        <w:numPr>
          <w:ilvl w:val="1"/>
          <w:numId w:val="10"/>
        </w:numPr>
        <w:spacing w:after="0" w:line="240" w:lineRule="auto"/>
      </w:pPr>
      <w:r>
        <w:t>Date when the patient uploaded the data record to the system.</w:t>
      </w:r>
    </w:p>
    <w:p w:rsidR="00D6053C" w:rsidRDefault="00D6053C" w:rsidP="00297E9F">
      <w:pPr>
        <w:keepNext/>
        <w:keepLines/>
        <w:spacing w:after="0" w:line="240" w:lineRule="auto"/>
      </w:pPr>
    </w:p>
    <w:p w:rsidR="00D6053C" w:rsidRDefault="00D6053C" w:rsidP="00297E9F">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297E9F">
      <w:pPr>
        <w:pStyle w:val="ListParagraph"/>
        <w:keepNext/>
        <w:keepLines/>
        <w:numPr>
          <w:ilvl w:val="1"/>
          <w:numId w:val="10"/>
        </w:numPr>
        <w:spacing w:after="0" w:line="240" w:lineRule="auto"/>
      </w:pPr>
      <w:r>
        <w:t>Foreign key relationship to the Patient that the data record belongs to.</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297E9F">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297E9F">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297E9F">
      <w:pPr>
        <w:pStyle w:val="ListParagraph"/>
        <w:keepNext/>
        <w:keepLines/>
        <w:spacing w:after="0" w:line="240" w:lineRule="auto"/>
        <w:ind w:left="1800"/>
      </w:pPr>
    </w:p>
    <w:p w:rsidR="00D6053C" w:rsidRDefault="00D6053C" w:rsidP="00297E9F">
      <w:pPr>
        <w:pStyle w:val="ListParagraph"/>
        <w:keepNext/>
        <w:keepLines/>
        <w:spacing w:after="0" w:line="240" w:lineRule="auto"/>
        <w:ind w:left="2520"/>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D6053C" w:rsidRDefault="00D6053C" w:rsidP="00297E9F">
      <w:pPr>
        <w:pStyle w:val="Heading4"/>
        <w:keepNext/>
        <w:keepLines/>
      </w:pPr>
      <w:proofErr w:type="spellStart"/>
      <w:r>
        <w:t>MSBandAccelerometer</w:t>
      </w:r>
      <w:proofErr w:type="spellEnd"/>
    </w:p>
    <w:p w:rsidR="00D6053C" w:rsidRDefault="00D6053C"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lastRenderedPageBreak/>
        <w:t xml:space="preserve">Public </w:t>
      </w:r>
      <w:proofErr w:type="spellStart"/>
      <w:r>
        <w:rPr>
          <w:b/>
        </w:rPr>
        <w:t>DateTime</w:t>
      </w:r>
      <w:proofErr w:type="spellEnd"/>
      <w:r>
        <w:rPr>
          <w:b/>
        </w:rPr>
        <w:t xml:space="preserve"> </w:t>
      </w:r>
      <w:r>
        <w:t>Date</w:t>
      </w:r>
    </w:p>
    <w:p w:rsidR="00D6053C" w:rsidRDefault="00D6053C" w:rsidP="00297E9F">
      <w:pPr>
        <w:pStyle w:val="ListParagraph"/>
        <w:keepNext/>
        <w:keepLines/>
        <w:numPr>
          <w:ilvl w:val="1"/>
          <w:numId w:val="10"/>
        </w:numPr>
        <w:spacing w:after="0" w:line="240" w:lineRule="auto"/>
      </w:pPr>
      <w:r>
        <w:t>Date information for when the patient collected the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r w:rsidR="001E362D">
        <w:t>Timestamp</w:t>
      </w:r>
    </w:p>
    <w:p w:rsidR="00D6053C" w:rsidRDefault="001E362D" w:rsidP="00297E9F">
      <w:pPr>
        <w:pStyle w:val="ListParagraph"/>
        <w:keepNext/>
        <w:keepLines/>
        <w:numPr>
          <w:ilvl w:val="1"/>
          <w:numId w:val="10"/>
        </w:numPr>
        <w:spacing w:after="0" w:line="240" w:lineRule="auto"/>
      </w:pPr>
      <w:r>
        <w:t>Timestamp detailing the when in the record each data point was collected.</w:t>
      </w:r>
    </w:p>
    <w:p w:rsidR="00D6053C" w:rsidRDefault="00D6053C" w:rsidP="00297E9F">
      <w:pPr>
        <w:keepNext/>
        <w:keepLines/>
        <w:spacing w:after="0" w:line="240" w:lineRule="auto"/>
      </w:pPr>
    </w:p>
    <w:p w:rsidR="00D6053C" w:rsidRDefault="00D6053C" w:rsidP="00297E9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297E9F">
      <w:pPr>
        <w:pStyle w:val="ListParagraph"/>
        <w:keepNext/>
        <w:keepLines/>
        <w:numPr>
          <w:ilvl w:val="1"/>
          <w:numId w:val="10"/>
        </w:numPr>
        <w:spacing w:after="0" w:line="240" w:lineRule="auto"/>
      </w:pPr>
      <w:r>
        <w:t>Vertical axis of the accelerometer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297E9F">
      <w:pPr>
        <w:pStyle w:val="ListParagraph"/>
        <w:keepNext/>
        <w:keepLines/>
        <w:numPr>
          <w:ilvl w:val="1"/>
          <w:numId w:val="10"/>
        </w:numPr>
        <w:spacing w:after="0" w:line="240" w:lineRule="auto"/>
      </w:pPr>
      <w:r>
        <w:t>Lateral axis of the accelerometer data.</w:t>
      </w:r>
    </w:p>
    <w:p w:rsidR="001E362D" w:rsidRDefault="001E362D" w:rsidP="00297E9F">
      <w:pPr>
        <w:pStyle w:val="ListParagraph"/>
        <w:keepNext/>
        <w:keepLines/>
        <w:spacing w:after="0" w:line="240" w:lineRule="auto"/>
        <w:ind w:left="2520"/>
      </w:pPr>
    </w:p>
    <w:p w:rsidR="001E362D" w:rsidRDefault="001E362D" w:rsidP="00297E9F">
      <w:pPr>
        <w:pStyle w:val="ListParagraph"/>
        <w:keepNext/>
        <w:keepLines/>
        <w:numPr>
          <w:ilvl w:val="0"/>
          <w:numId w:val="10"/>
        </w:numPr>
        <w:spacing w:after="0" w:line="240" w:lineRule="auto"/>
      </w:pPr>
      <w:r>
        <w:rPr>
          <w:b/>
        </w:rPr>
        <w:t xml:space="preserve">Public float </w:t>
      </w:r>
      <w:r>
        <w:t>Sagittal</w:t>
      </w:r>
    </w:p>
    <w:p w:rsidR="001E362D" w:rsidRDefault="001E362D" w:rsidP="00297E9F">
      <w:pPr>
        <w:pStyle w:val="ListParagraph"/>
        <w:keepNext/>
        <w:keepLines/>
        <w:numPr>
          <w:ilvl w:val="1"/>
          <w:numId w:val="10"/>
        </w:numPr>
        <w:spacing w:after="0" w:line="240" w:lineRule="auto"/>
      </w:pPr>
      <w:r>
        <w:t>Sagittal axis of the accelerometer data.</w:t>
      </w:r>
    </w:p>
    <w:p w:rsidR="00D6053C" w:rsidRDefault="00D6053C" w:rsidP="00297E9F">
      <w:pPr>
        <w:pStyle w:val="ListParagraph"/>
        <w:keepNext/>
        <w:keepLines/>
        <w:spacing w:after="0" w:line="240" w:lineRule="auto"/>
        <w:ind w:left="2520"/>
      </w:pPr>
    </w:p>
    <w:p w:rsidR="00D6053C" w:rsidRDefault="001E362D"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297E9F">
      <w:pPr>
        <w:pStyle w:val="ListParagraph"/>
        <w:keepNext/>
        <w:keepLines/>
        <w:spacing w:after="0" w:line="240" w:lineRule="auto"/>
        <w:ind w:left="2520"/>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B342B8" w:rsidRDefault="00B342B8" w:rsidP="00297E9F">
      <w:pPr>
        <w:pStyle w:val="Heading4"/>
        <w:keepNext/>
        <w:keepLines/>
      </w:pPr>
      <w:proofErr w:type="spellStart"/>
      <w:r>
        <w:t>MSBandCalories</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Calorie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297E9F">
      <w:pPr>
        <w:pStyle w:val="ListParagraph"/>
        <w:keepNext/>
        <w:keepLines/>
        <w:numPr>
          <w:ilvl w:val="1"/>
          <w:numId w:val="10"/>
        </w:numPr>
        <w:spacing w:after="0" w:line="240" w:lineRule="auto"/>
      </w:pPr>
      <w:r>
        <w:t>Total calories burned at the moment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lastRenderedPageBreak/>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pStyle w:val="ListParagraph"/>
        <w:keepNext/>
        <w:keepLines/>
        <w:spacing w:after="0" w:line="240" w:lineRule="auto"/>
        <w:ind w:left="2520"/>
      </w:pPr>
    </w:p>
    <w:p w:rsidR="00B342B8" w:rsidRDefault="00B342B8" w:rsidP="00297E9F">
      <w:pPr>
        <w:pStyle w:val="Heading4"/>
        <w:keepNext/>
        <w:keepLines/>
      </w:pPr>
      <w:proofErr w:type="spellStart"/>
      <w:r>
        <w:t>MSBandGyroscope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297E9F">
      <w:pPr>
        <w:pStyle w:val="ListParagraph"/>
        <w:keepNext/>
        <w:keepLines/>
        <w:numPr>
          <w:ilvl w:val="1"/>
          <w:numId w:val="10"/>
        </w:numPr>
        <w:spacing w:after="0" w:line="240" w:lineRule="auto"/>
      </w:pPr>
      <w:r>
        <w:t>Timestamp detailing the when in the record each data point was collected.</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float </w:t>
      </w:r>
      <w:r>
        <w:t>X</w:t>
      </w:r>
    </w:p>
    <w:p w:rsidR="00B342B8" w:rsidRDefault="00B342B8" w:rsidP="00297E9F">
      <w:pPr>
        <w:pStyle w:val="ListParagraph"/>
        <w:keepNext/>
        <w:keepLines/>
        <w:numPr>
          <w:ilvl w:val="1"/>
          <w:numId w:val="10"/>
        </w:numPr>
        <w:spacing w:after="0" w:line="240" w:lineRule="auto"/>
      </w:pPr>
      <w:r>
        <w:t>X axis of the gyroscope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float </w:t>
      </w:r>
      <w:r>
        <w:t>Y</w:t>
      </w:r>
    </w:p>
    <w:p w:rsidR="00B342B8" w:rsidRDefault="00B342B8" w:rsidP="00297E9F">
      <w:pPr>
        <w:pStyle w:val="ListParagraph"/>
        <w:keepNext/>
        <w:keepLines/>
        <w:numPr>
          <w:ilvl w:val="1"/>
          <w:numId w:val="10"/>
        </w:numPr>
        <w:spacing w:after="0" w:line="240" w:lineRule="auto"/>
      </w:pPr>
      <w:r>
        <w:t>Y axis of the gyroscope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float </w:t>
      </w:r>
      <w:r>
        <w:t>Z</w:t>
      </w:r>
    </w:p>
    <w:p w:rsidR="00B342B8" w:rsidRDefault="00B342B8" w:rsidP="00297E9F">
      <w:pPr>
        <w:pStyle w:val="ListParagraph"/>
        <w:keepNext/>
        <w:keepLines/>
        <w:numPr>
          <w:ilvl w:val="1"/>
          <w:numId w:val="10"/>
        </w:numPr>
        <w:spacing w:after="0" w:line="240" w:lineRule="auto"/>
      </w:pPr>
      <w:r>
        <w:t>Z axis of the gyroscope data record.</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pStyle w:val="ListParagraph"/>
        <w:keepNext/>
        <w:keepLines/>
        <w:spacing w:after="0" w:line="240" w:lineRule="auto"/>
        <w:ind w:left="2520"/>
        <w:rPr>
          <w:b/>
        </w:rPr>
      </w:pPr>
    </w:p>
    <w:p w:rsidR="00B342B8" w:rsidRDefault="00B342B8" w:rsidP="00297E9F">
      <w:pPr>
        <w:pStyle w:val="Heading4"/>
        <w:keepNext/>
        <w:keepLines/>
      </w:pPr>
      <w:proofErr w:type="spellStart"/>
      <w:r>
        <w:t>MSBandHeartRate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297E9F">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297E9F">
      <w:pPr>
        <w:pStyle w:val="ListParagraph"/>
        <w:keepNext/>
        <w:keepLines/>
        <w:numPr>
          <w:ilvl w:val="1"/>
          <w:numId w:val="10"/>
        </w:numPr>
        <w:spacing w:after="0" w:line="240" w:lineRule="auto"/>
      </w:pPr>
      <w:r>
        <w:t>Heart rate at the moment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keepNext/>
        <w:keepLines/>
      </w:pPr>
    </w:p>
    <w:p w:rsidR="00B342B8" w:rsidRDefault="00B342B8" w:rsidP="00297E9F">
      <w:pPr>
        <w:pStyle w:val="Heading4"/>
        <w:keepNext/>
        <w:keepLines/>
      </w:pPr>
      <w:proofErr w:type="spellStart"/>
      <w:r>
        <w:t>MSBandDistance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lastRenderedPageBreak/>
        <w:t>Unique id generated by the system for each Microsoft Band Distance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297E9F">
      <w:pPr>
        <w:pStyle w:val="ListParagraph"/>
        <w:keepNext/>
        <w:keepLines/>
        <w:numPr>
          <w:ilvl w:val="1"/>
          <w:numId w:val="10"/>
        </w:numPr>
        <w:spacing w:after="0" w:line="240" w:lineRule="auto"/>
      </w:pPr>
      <w:r>
        <w:t>Describes the type of motion that is occurring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float </w:t>
      </w:r>
      <w:r>
        <w:t>Pace</w:t>
      </w:r>
    </w:p>
    <w:p w:rsidR="007B5345" w:rsidRDefault="007B5345" w:rsidP="00297E9F">
      <w:pPr>
        <w:pStyle w:val="ListParagraph"/>
        <w:keepNext/>
        <w:keepLines/>
        <w:numPr>
          <w:ilvl w:val="1"/>
          <w:numId w:val="10"/>
        </w:numPr>
        <w:spacing w:after="0" w:line="240" w:lineRule="auto"/>
      </w:pPr>
      <w:r>
        <w:t>Describes the pace of the movement in min/km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float </w:t>
      </w:r>
      <w:r>
        <w:t>Speed</w:t>
      </w:r>
    </w:p>
    <w:p w:rsidR="007B5345" w:rsidRDefault="007B5345" w:rsidP="00297E9F">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string </w:t>
      </w:r>
      <w:r>
        <w:t>Total</w:t>
      </w:r>
    </w:p>
    <w:p w:rsidR="007B5345" w:rsidRDefault="007B5345" w:rsidP="00297E9F">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keepNext/>
        <w:keepLines/>
      </w:pPr>
    </w:p>
    <w:p w:rsidR="007B5345" w:rsidRDefault="007B5345" w:rsidP="00297E9F">
      <w:pPr>
        <w:pStyle w:val="Heading4"/>
        <w:keepNext/>
        <w:keepLines/>
      </w:pPr>
      <w:proofErr w:type="spellStart"/>
      <w:r>
        <w:t>MSBandUV</w:t>
      </w:r>
      <w:proofErr w:type="spellEnd"/>
    </w:p>
    <w:p w:rsidR="007B5345" w:rsidRDefault="007B5345"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297E9F">
      <w:pPr>
        <w:keepNext/>
        <w:keepLines/>
        <w:spacing w:after="0" w:line="360" w:lineRule="auto"/>
        <w:rPr>
          <w:b/>
        </w:rPr>
      </w:pPr>
      <w:r>
        <w:rPr>
          <w:b/>
        </w:rPr>
        <w:t>&lt;&lt;Entity&gt;&gt;</w:t>
      </w:r>
    </w:p>
    <w:p w:rsidR="007B5345" w:rsidRDefault="007B5345" w:rsidP="00297E9F">
      <w:pPr>
        <w:keepNext/>
        <w:keepLines/>
        <w:spacing w:after="0" w:line="240" w:lineRule="auto"/>
        <w:ind w:firstLine="720"/>
      </w:pPr>
      <w:r>
        <w:rPr>
          <w:b/>
        </w:rPr>
        <w:t>Attributes:</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297E9F">
      <w:pPr>
        <w:pStyle w:val="ListParagraph"/>
        <w:keepNext/>
        <w:keepLines/>
        <w:numPr>
          <w:ilvl w:val="1"/>
          <w:numId w:val="10"/>
        </w:numPr>
        <w:spacing w:after="0" w:line="240" w:lineRule="auto"/>
      </w:pPr>
      <w:r>
        <w:t>Unique id generated by the system for each Microsoft Band UV data record.</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lastRenderedPageBreak/>
        <w:t xml:space="preserve">Public </w:t>
      </w:r>
      <w:proofErr w:type="spellStart"/>
      <w:r>
        <w:rPr>
          <w:b/>
        </w:rPr>
        <w:t>DateTime</w:t>
      </w:r>
      <w:proofErr w:type="spellEnd"/>
      <w:r>
        <w:rPr>
          <w:b/>
        </w:rPr>
        <w:t xml:space="preserve"> </w:t>
      </w:r>
      <w:r>
        <w:t>Date</w:t>
      </w:r>
    </w:p>
    <w:p w:rsidR="007B5345" w:rsidRDefault="007B5345" w:rsidP="00297E9F">
      <w:pPr>
        <w:pStyle w:val="ListParagraph"/>
        <w:keepNext/>
        <w:keepLines/>
        <w:numPr>
          <w:ilvl w:val="1"/>
          <w:numId w:val="10"/>
        </w:numPr>
        <w:spacing w:after="0" w:line="240" w:lineRule="auto"/>
      </w:pPr>
      <w:r>
        <w:t>Date information for when the patient collected the data.</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297E9F">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297E9F">
      <w:pPr>
        <w:pStyle w:val="ListParagraph"/>
        <w:keepNext/>
        <w:keepLines/>
        <w:spacing w:after="0" w:line="240" w:lineRule="auto"/>
        <w:ind w:left="2520"/>
      </w:pPr>
    </w:p>
    <w:p w:rsidR="007B5345" w:rsidRPr="00D6053C" w:rsidRDefault="007B5345" w:rsidP="00297E9F">
      <w:pPr>
        <w:keepNext/>
        <w:keepLines/>
        <w:spacing w:after="0" w:line="240" w:lineRule="auto"/>
        <w:ind w:firstLine="720"/>
        <w:rPr>
          <w:b/>
        </w:rPr>
      </w:pPr>
      <w:r w:rsidRPr="00D6053C">
        <w:rPr>
          <w:b/>
        </w:rPr>
        <w:t>Operations:</w:t>
      </w:r>
    </w:p>
    <w:p w:rsidR="007B5345" w:rsidRDefault="007B5345" w:rsidP="00297E9F">
      <w:pPr>
        <w:pStyle w:val="ListParagraph"/>
        <w:keepNext/>
        <w:keepLines/>
        <w:numPr>
          <w:ilvl w:val="0"/>
          <w:numId w:val="7"/>
        </w:numPr>
        <w:spacing w:after="0" w:line="240" w:lineRule="auto"/>
      </w:pPr>
      <w:r w:rsidRPr="00484ED5">
        <w:t>Sets and gets for all attributes.</w:t>
      </w:r>
    </w:p>
    <w:p w:rsidR="007B5345" w:rsidRDefault="007B5345" w:rsidP="00297E9F">
      <w:pPr>
        <w:pStyle w:val="ListParagraph"/>
        <w:keepNext/>
        <w:keepLines/>
        <w:spacing w:after="0" w:line="240" w:lineRule="auto"/>
        <w:ind w:left="1800"/>
      </w:pPr>
    </w:p>
    <w:p w:rsidR="007B5345" w:rsidRDefault="007B5345" w:rsidP="00297E9F">
      <w:pPr>
        <w:keepNext/>
        <w:keepLines/>
        <w:spacing w:after="0" w:line="240" w:lineRule="auto"/>
        <w:ind w:left="720"/>
        <w:rPr>
          <w:b/>
        </w:rPr>
      </w:pPr>
      <w:r>
        <w:rPr>
          <w:b/>
        </w:rPr>
        <w:t>Constructors:</w:t>
      </w:r>
    </w:p>
    <w:p w:rsidR="007B5345" w:rsidRDefault="007B5345" w:rsidP="00297E9F">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297E9F">
      <w:pPr>
        <w:pStyle w:val="ListParagraph"/>
        <w:keepNext/>
        <w:keepLines/>
        <w:numPr>
          <w:ilvl w:val="1"/>
          <w:numId w:val="14"/>
        </w:numPr>
        <w:spacing w:after="0" w:line="240" w:lineRule="auto"/>
        <w:rPr>
          <w:b/>
        </w:rPr>
      </w:pPr>
      <w:r>
        <w:t>Default constructor</w:t>
      </w:r>
    </w:p>
    <w:p w:rsidR="007B5345" w:rsidRDefault="007B5345" w:rsidP="00297E9F">
      <w:pPr>
        <w:keepNext/>
        <w:keepLines/>
      </w:pPr>
    </w:p>
    <w:p w:rsidR="007B5345" w:rsidRDefault="007B5345" w:rsidP="00297E9F">
      <w:pPr>
        <w:pStyle w:val="Heading4"/>
        <w:keepNext/>
        <w:keepLines/>
      </w:pPr>
      <w:proofErr w:type="spellStart"/>
      <w:r>
        <w:t>MSBand</w:t>
      </w:r>
      <w:r w:rsidR="00A132B0">
        <w:t>Temperature</w:t>
      </w:r>
      <w:proofErr w:type="spellEnd"/>
    </w:p>
    <w:p w:rsidR="007B5345" w:rsidRDefault="007B5345"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297E9F">
      <w:pPr>
        <w:keepNext/>
        <w:keepLines/>
        <w:spacing w:after="0" w:line="360" w:lineRule="auto"/>
        <w:rPr>
          <w:b/>
        </w:rPr>
      </w:pPr>
      <w:r>
        <w:rPr>
          <w:b/>
        </w:rPr>
        <w:t>&lt;&lt;Entity&gt;&gt;</w:t>
      </w:r>
    </w:p>
    <w:p w:rsidR="007B5345" w:rsidRDefault="007B5345" w:rsidP="00297E9F">
      <w:pPr>
        <w:keepNext/>
        <w:keepLines/>
        <w:spacing w:after="0" w:line="240" w:lineRule="auto"/>
        <w:ind w:firstLine="720"/>
      </w:pPr>
      <w:r>
        <w:rPr>
          <w:b/>
        </w:rPr>
        <w:t>Attributes:</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297E9F">
      <w:pPr>
        <w:pStyle w:val="ListParagraph"/>
        <w:keepNext/>
        <w:keepLines/>
        <w:numPr>
          <w:ilvl w:val="1"/>
          <w:numId w:val="10"/>
        </w:numPr>
        <w:spacing w:after="0" w:line="240" w:lineRule="auto"/>
      </w:pPr>
      <w:r>
        <w:t>Unique id generated by the system for each Microsoft Band Calorie data record.</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297E9F">
      <w:pPr>
        <w:pStyle w:val="ListParagraph"/>
        <w:keepNext/>
        <w:keepLines/>
        <w:numPr>
          <w:ilvl w:val="1"/>
          <w:numId w:val="10"/>
        </w:numPr>
        <w:spacing w:after="0" w:line="240" w:lineRule="auto"/>
      </w:pPr>
      <w:r>
        <w:t>Date information for when the patient collected the data.</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297E9F">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297E9F">
      <w:pPr>
        <w:pStyle w:val="ListParagraph"/>
        <w:keepNext/>
        <w:keepLines/>
        <w:spacing w:after="0" w:line="240" w:lineRule="auto"/>
        <w:ind w:left="2520"/>
      </w:pPr>
    </w:p>
    <w:p w:rsidR="007B5345" w:rsidRPr="00D6053C" w:rsidRDefault="007B5345" w:rsidP="00297E9F">
      <w:pPr>
        <w:keepNext/>
        <w:keepLines/>
        <w:spacing w:after="0" w:line="240" w:lineRule="auto"/>
        <w:ind w:firstLine="720"/>
        <w:rPr>
          <w:b/>
        </w:rPr>
      </w:pPr>
      <w:r w:rsidRPr="00D6053C">
        <w:rPr>
          <w:b/>
        </w:rPr>
        <w:t>Operations:</w:t>
      </w:r>
    </w:p>
    <w:p w:rsidR="007B5345" w:rsidRDefault="007B5345" w:rsidP="00297E9F">
      <w:pPr>
        <w:pStyle w:val="ListParagraph"/>
        <w:keepNext/>
        <w:keepLines/>
        <w:numPr>
          <w:ilvl w:val="0"/>
          <w:numId w:val="7"/>
        </w:numPr>
        <w:spacing w:after="0" w:line="240" w:lineRule="auto"/>
      </w:pPr>
      <w:r w:rsidRPr="00484ED5">
        <w:t>Sets and gets for all attributes.</w:t>
      </w:r>
    </w:p>
    <w:p w:rsidR="007B5345" w:rsidRDefault="007B5345" w:rsidP="00297E9F">
      <w:pPr>
        <w:pStyle w:val="ListParagraph"/>
        <w:keepNext/>
        <w:keepLines/>
        <w:spacing w:after="0" w:line="240" w:lineRule="auto"/>
        <w:ind w:left="1800"/>
      </w:pPr>
    </w:p>
    <w:p w:rsidR="007B5345" w:rsidRDefault="007B5345" w:rsidP="00297E9F">
      <w:pPr>
        <w:keepNext/>
        <w:keepLines/>
        <w:spacing w:after="0" w:line="240" w:lineRule="auto"/>
        <w:ind w:left="720"/>
        <w:rPr>
          <w:b/>
        </w:rPr>
      </w:pPr>
      <w:r>
        <w:rPr>
          <w:b/>
        </w:rPr>
        <w:t>Constructors:</w:t>
      </w:r>
    </w:p>
    <w:p w:rsidR="007B5345" w:rsidRDefault="007B5345" w:rsidP="00297E9F">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297E9F">
      <w:pPr>
        <w:pStyle w:val="ListParagraph"/>
        <w:keepNext/>
        <w:keepLines/>
        <w:numPr>
          <w:ilvl w:val="1"/>
          <w:numId w:val="14"/>
        </w:numPr>
        <w:spacing w:after="0" w:line="240" w:lineRule="auto"/>
        <w:rPr>
          <w:b/>
        </w:rPr>
      </w:pPr>
      <w:r>
        <w:lastRenderedPageBreak/>
        <w:t>Default constructor</w:t>
      </w:r>
    </w:p>
    <w:p w:rsidR="007B5345" w:rsidRDefault="007B5345" w:rsidP="00297E9F">
      <w:pPr>
        <w:keepNext/>
        <w:keepLines/>
      </w:pPr>
    </w:p>
    <w:p w:rsidR="00CB3DCD" w:rsidRDefault="00CB3DCD" w:rsidP="00297E9F">
      <w:pPr>
        <w:pStyle w:val="Heading4"/>
        <w:keepNext/>
        <w:keepLines/>
      </w:pPr>
      <w:proofErr w:type="spellStart"/>
      <w:r>
        <w:t>BasisPeakSummaryData</w:t>
      </w:r>
      <w:proofErr w:type="spellEnd"/>
    </w:p>
    <w:p w:rsidR="00CB3DCD" w:rsidRDefault="00CB3DCD" w:rsidP="00297E9F">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297E9F">
      <w:pPr>
        <w:keepNext/>
        <w:keepLines/>
        <w:spacing w:after="0" w:line="360" w:lineRule="auto"/>
        <w:rPr>
          <w:b/>
        </w:rPr>
      </w:pPr>
      <w:r>
        <w:rPr>
          <w:b/>
        </w:rPr>
        <w:t>&lt;&lt;Entity&gt;&gt;</w:t>
      </w:r>
    </w:p>
    <w:p w:rsidR="00CB3DCD" w:rsidRDefault="00CB3DCD" w:rsidP="00297E9F">
      <w:pPr>
        <w:keepNext/>
        <w:keepLines/>
        <w:spacing w:after="0" w:line="240" w:lineRule="auto"/>
        <w:ind w:firstLine="720"/>
      </w:pPr>
      <w:r>
        <w:rPr>
          <w:b/>
        </w:rPr>
        <w:t>Attributes:</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297E9F">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297E9F">
      <w:pPr>
        <w:pStyle w:val="ListParagraph"/>
        <w:keepNext/>
        <w:keepLines/>
        <w:numPr>
          <w:ilvl w:val="1"/>
          <w:numId w:val="10"/>
        </w:numPr>
        <w:spacing w:after="0" w:line="240" w:lineRule="auto"/>
      </w:pPr>
      <w:r>
        <w:t>Date information for when the patient collected the data.</w:t>
      </w:r>
    </w:p>
    <w:p w:rsidR="00CB3DCD" w:rsidRDefault="00CB3DCD"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float </w:t>
      </w:r>
      <w:r>
        <w:t>Calories</w:t>
      </w:r>
    </w:p>
    <w:p w:rsidR="00CB3DCD" w:rsidRDefault="00CB3DCD" w:rsidP="00297E9F">
      <w:pPr>
        <w:pStyle w:val="ListParagraph"/>
        <w:keepNext/>
        <w:keepLines/>
        <w:numPr>
          <w:ilvl w:val="1"/>
          <w:numId w:val="10"/>
        </w:numPr>
        <w:spacing w:after="0" w:line="240" w:lineRule="auto"/>
      </w:pPr>
      <w:r>
        <w:t>Total calories burned at the moment of each data sample</w:t>
      </w:r>
    </w:p>
    <w:p w:rsidR="00CB3DCD" w:rsidRDefault="00CB3DCD"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float </w:t>
      </w:r>
      <w:r>
        <w:t>GSR</w:t>
      </w:r>
    </w:p>
    <w:p w:rsidR="00CB3DCD" w:rsidRDefault="00CB3DCD" w:rsidP="00297E9F">
      <w:pPr>
        <w:pStyle w:val="ListParagraph"/>
        <w:keepNext/>
        <w:keepLines/>
        <w:numPr>
          <w:ilvl w:val="1"/>
          <w:numId w:val="10"/>
        </w:numPr>
        <w:spacing w:after="0" w:line="240" w:lineRule="auto"/>
      </w:pPr>
      <w:r>
        <w:t>GSR data at the moment of each data sample.</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297E9F">
      <w:pPr>
        <w:pStyle w:val="ListParagraph"/>
        <w:keepNext/>
        <w:keepLines/>
        <w:numPr>
          <w:ilvl w:val="1"/>
          <w:numId w:val="10"/>
        </w:numPr>
        <w:spacing w:after="0" w:line="240" w:lineRule="auto"/>
      </w:pPr>
      <w:r>
        <w:t>Heart rate at the moment of each data sample.</w:t>
      </w:r>
    </w:p>
    <w:p w:rsidR="00CB3DCD" w:rsidRDefault="00CB3DCD" w:rsidP="00297E9F">
      <w:pPr>
        <w:keepNext/>
        <w:keepLines/>
        <w:spacing w:after="0" w:line="240" w:lineRule="auto"/>
      </w:pPr>
    </w:p>
    <w:p w:rsidR="002756E8" w:rsidRDefault="002756E8" w:rsidP="00297E9F">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297E9F">
      <w:pPr>
        <w:pStyle w:val="ListParagraph"/>
        <w:keepNext/>
        <w:keepLines/>
        <w:numPr>
          <w:ilvl w:val="1"/>
          <w:numId w:val="10"/>
        </w:numPr>
        <w:spacing w:after="0" w:line="240" w:lineRule="auto"/>
      </w:pPr>
      <w:r>
        <w:t>Patient skin temperature at the moment of each data sample.</w:t>
      </w:r>
    </w:p>
    <w:p w:rsidR="002756E8" w:rsidRDefault="002756E8" w:rsidP="00297E9F">
      <w:pPr>
        <w:keepNext/>
        <w:keepLines/>
        <w:spacing w:after="0" w:line="240" w:lineRule="auto"/>
      </w:pPr>
    </w:p>
    <w:p w:rsidR="002756E8" w:rsidRDefault="002756E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297E9F">
      <w:pPr>
        <w:pStyle w:val="ListParagraph"/>
        <w:keepNext/>
        <w:keepLines/>
        <w:numPr>
          <w:ilvl w:val="1"/>
          <w:numId w:val="10"/>
        </w:numPr>
        <w:spacing w:after="0" w:line="240" w:lineRule="auto"/>
      </w:pPr>
      <w:r>
        <w:t>Number of steps the patient has taken at the moment of each data sample.</w:t>
      </w:r>
    </w:p>
    <w:p w:rsidR="002756E8" w:rsidRDefault="002756E8"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297E9F">
      <w:pPr>
        <w:pStyle w:val="ListParagraph"/>
        <w:keepNext/>
        <w:keepLines/>
        <w:spacing w:after="0" w:line="240" w:lineRule="auto"/>
        <w:ind w:left="2520"/>
      </w:pPr>
    </w:p>
    <w:p w:rsidR="00CB3DCD" w:rsidRPr="00D6053C" w:rsidRDefault="00CB3DCD" w:rsidP="00297E9F">
      <w:pPr>
        <w:keepNext/>
        <w:keepLines/>
        <w:spacing w:after="0" w:line="240" w:lineRule="auto"/>
        <w:ind w:firstLine="720"/>
        <w:rPr>
          <w:b/>
        </w:rPr>
      </w:pPr>
      <w:r w:rsidRPr="00D6053C">
        <w:rPr>
          <w:b/>
        </w:rPr>
        <w:t>Operations:</w:t>
      </w:r>
    </w:p>
    <w:p w:rsidR="00CB3DCD" w:rsidRDefault="00CB3DCD" w:rsidP="00297E9F">
      <w:pPr>
        <w:pStyle w:val="ListParagraph"/>
        <w:keepNext/>
        <w:keepLines/>
        <w:numPr>
          <w:ilvl w:val="0"/>
          <w:numId w:val="7"/>
        </w:numPr>
        <w:spacing w:after="0" w:line="240" w:lineRule="auto"/>
      </w:pPr>
      <w:r w:rsidRPr="00484ED5">
        <w:t>Sets and gets for all attributes.</w:t>
      </w:r>
    </w:p>
    <w:p w:rsidR="00CB3DCD" w:rsidRDefault="00CB3DCD" w:rsidP="00297E9F">
      <w:pPr>
        <w:pStyle w:val="ListParagraph"/>
        <w:keepNext/>
        <w:keepLines/>
        <w:spacing w:after="0" w:line="240" w:lineRule="auto"/>
        <w:ind w:left="1800"/>
      </w:pPr>
    </w:p>
    <w:p w:rsidR="00CB3DCD" w:rsidRDefault="00CB3DCD" w:rsidP="00297E9F">
      <w:pPr>
        <w:keepNext/>
        <w:keepLines/>
        <w:spacing w:after="0" w:line="240" w:lineRule="auto"/>
        <w:ind w:left="720"/>
        <w:rPr>
          <w:b/>
        </w:rPr>
      </w:pPr>
      <w:r>
        <w:rPr>
          <w:b/>
        </w:rPr>
        <w:t>Constructors:</w:t>
      </w:r>
    </w:p>
    <w:p w:rsidR="00CB3DCD" w:rsidRDefault="00CB3DCD" w:rsidP="00297E9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297E9F">
      <w:pPr>
        <w:pStyle w:val="ListParagraph"/>
        <w:keepNext/>
        <w:keepLines/>
        <w:numPr>
          <w:ilvl w:val="1"/>
          <w:numId w:val="14"/>
        </w:numPr>
        <w:spacing w:after="0" w:line="240" w:lineRule="auto"/>
        <w:rPr>
          <w:b/>
        </w:rPr>
      </w:pPr>
      <w:r>
        <w:t>Default constructor</w:t>
      </w:r>
    </w:p>
    <w:p w:rsidR="00CB3DCD" w:rsidRDefault="00CB3DCD" w:rsidP="00297E9F">
      <w:pPr>
        <w:keepNext/>
        <w:keepLines/>
      </w:pPr>
    </w:p>
    <w:p w:rsidR="003C4B11" w:rsidRDefault="003C4B11" w:rsidP="00297E9F">
      <w:pPr>
        <w:pStyle w:val="Heading4"/>
        <w:keepNext/>
        <w:keepLines/>
      </w:pPr>
      <w:proofErr w:type="spellStart"/>
      <w:r>
        <w:lastRenderedPageBreak/>
        <w:t>ZephyrAccelerometer</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Accelerometer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297E9F">
      <w:pPr>
        <w:pStyle w:val="ListParagraph"/>
        <w:keepNext/>
        <w:keepLines/>
        <w:numPr>
          <w:ilvl w:val="1"/>
          <w:numId w:val="10"/>
        </w:numPr>
        <w:spacing w:after="0" w:line="240" w:lineRule="auto"/>
      </w:pPr>
      <w:r>
        <w:t>Vertical axis data from the device accelerometer</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297E9F">
      <w:pPr>
        <w:pStyle w:val="ListParagraph"/>
        <w:keepNext/>
        <w:keepLines/>
        <w:numPr>
          <w:ilvl w:val="1"/>
          <w:numId w:val="10"/>
        </w:numPr>
        <w:spacing w:after="0" w:line="240" w:lineRule="auto"/>
      </w:pPr>
      <w:r>
        <w:t>Lateral axis data from the device accelerometer</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297E9F">
      <w:pPr>
        <w:pStyle w:val="ListParagraph"/>
        <w:keepNext/>
        <w:keepLines/>
        <w:numPr>
          <w:ilvl w:val="1"/>
          <w:numId w:val="10"/>
        </w:numPr>
        <w:spacing w:after="0" w:line="240" w:lineRule="auto"/>
      </w:pPr>
      <w:r>
        <w:t>Sagittal axis data from the device accelerometer</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ZephyrBreathingWaveform</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297E9F">
      <w:pPr>
        <w:pStyle w:val="ListParagraph"/>
        <w:keepNext/>
        <w:keepLines/>
        <w:numPr>
          <w:ilvl w:val="1"/>
          <w:numId w:val="10"/>
        </w:numPr>
        <w:spacing w:after="0" w:line="240" w:lineRule="auto"/>
      </w:pPr>
      <w:r>
        <w:t>Waveform data point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ZephyrECGWaveform</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ECG Waveform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297E9F">
      <w:pPr>
        <w:pStyle w:val="ListParagraph"/>
        <w:keepNext/>
        <w:keepLines/>
        <w:numPr>
          <w:ilvl w:val="1"/>
          <w:numId w:val="10"/>
        </w:numPr>
        <w:spacing w:after="0" w:line="240" w:lineRule="auto"/>
      </w:pPr>
      <w:r>
        <w:t>Waveform data point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lastRenderedPageBreak/>
        <w:t>Default constructor</w:t>
      </w:r>
    </w:p>
    <w:p w:rsidR="003C4B11" w:rsidRDefault="003C4B11" w:rsidP="00297E9F">
      <w:pPr>
        <w:keepNext/>
        <w:keepLines/>
      </w:pPr>
    </w:p>
    <w:p w:rsidR="003C4B11" w:rsidRDefault="003C4B11" w:rsidP="00297E9F">
      <w:pPr>
        <w:pStyle w:val="Heading4"/>
        <w:keepNext/>
        <w:keepLines/>
      </w:pPr>
      <w:proofErr w:type="spellStart"/>
      <w:r>
        <w:t>Zephyr</w:t>
      </w:r>
      <w:r w:rsidR="00496B70">
        <w:t>EventData</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297E9F">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297E9F">
      <w:pPr>
        <w:pStyle w:val="ListParagraph"/>
        <w:keepNext/>
        <w:keepLines/>
        <w:numPr>
          <w:ilvl w:val="1"/>
          <w:numId w:val="10"/>
        </w:numPr>
        <w:spacing w:after="0" w:line="240" w:lineRule="auto"/>
      </w:pPr>
      <w:r>
        <w:t>Event code defined by the device when the event is triggered by the device.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r>
        <w:t>Type</w:t>
      </w:r>
    </w:p>
    <w:p w:rsidR="00496B70" w:rsidRDefault="00496B70" w:rsidP="00297E9F">
      <w:pPr>
        <w:pStyle w:val="ListParagraph"/>
        <w:keepNext/>
        <w:keepLines/>
        <w:numPr>
          <w:ilvl w:val="1"/>
          <w:numId w:val="10"/>
        </w:numPr>
        <w:spacing w:after="0" w:line="240" w:lineRule="auto"/>
      </w:pPr>
      <w:r>
        <w:t>Type of event that was triggered by the device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r>
        <w:t>Source</w:t>
      </w:r>
    </w:p>
    <w:p w:rsidR="00496B70" w:rsidRDefault="00496B70" w:rsidP="00297E9F">
      <w:pPr>
        <w:pStyle w:val="ListParagraph"/>
        <w:keepNext/>
        <w:keepLines/>
        <w:numPr>
          <w:ilvl w:val="1"/>
          <w:numId w:val="10"/>
        </w:numPr>
        <w:spacing w:after="0" w:line="240" w:lineRule="auto"/>
      </w:pPr>
      <w:r>
        <w:t>Source of the device that caused the event to occur.</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297E9F">
      <w:pPr>
        <w:pStyle w:val="ListParagraph"/>
        <w:keepNext/>
        <w:keepLines/>
        <w:numPr>
          <w:ilvl w:val="1"/>
          <w:numId w:val="10"/>
        </w:numPr>
        <w:spacing w:after="0" w:line="240" w:lineRule="auto"/>
      </w:pPr>
      <w:r>
        <w:t>Id given to the event.</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297E9F">
      <w:pPr>
        <w:pStyle w:val="ListParagraph"/>
        <w:keepNext/>
        <w:keepLines/>
        <w:numPr>
          <w:ilvl w:val="1"/>
          <w:numId w:val="10"/>
        </w:numPr>
        <w:spacing w:after="0" w:line="240" w:lineRule="auto"/>
      </w:pPr>
      <w:r>
        <w:t>Detail of what occurred that triggered the event.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496B70" w:rsidRDefault="00496B70" w:rsidP="00297E9F">
      <w:pPr>
        <w:pStyle w:val="Heading4"/>
        <w:keepNext/>
        <w:keepLines/>
      </w:pPr>
      <w:proofErr w:type="spellStart"/>
      <w:r>
        <w:t>ZephyrSummaryData</w:t>
      </w:r>
      <w:proofErr w:type="spellEnd"/>
    </w:p>
    <w:p w:rsidR="00496B70" w:rsidRDefault="00496B70" w:rsidP="00297E9F">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297E9F">
      <w:pPr>
        <w:keepNext/>
        <w:keepLines/>
        <w:spacing w:after="0" w:line="360" w:lineRule="auto"/>
        <w:rPr>
          <w:b/>
        </w:rPr>
      </w:pPr>
      <w:r>
        <w:rPr>
          <w:b/>
        </w:rPr>
        <w:t>&lt;&lt;Entity&gt;&gt;</w:t>
      </w:r>
    </w:p>
    <w:p w:rsidR="00496B70" w:rsidRDefault="00496B70" w:rsidP="00297E9F">
      <w:pPr>
        <w:keepNext/>
        <w:keepLines/>
        <w:spacing w:after="0" w:line="240" w:lineRule="auto"/>
        <w:ind w:firstLine="720"/>
      </w:pPr>
      <w:r>
        <w:rPr>
          <w:b/>
        </w:rPr>
        <w:t>Attributes:</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297E9F">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297E9F">
      <w:pPr>
        <w:pStyle w:val="ListParagraph"/>
        <w:keepNext/>
        <w:keepLines/>
        <w:numPr>
          <w:ilvl w:val="1"/>
          <w:numId w:val="10"/>
        </w:numPr>
        <w:spacing w:after="0" w:line="240" w:lineRule="auto"/>
      </w:pPr>
      <w:r>
        <w:t>Date information for when the patient collected the data.</w:t>
      </w:r>
    </w:p>
    <w:p w:rsidR="00496B70" w:rsidRDefault="00496B70" w:rsidP="00297E9F">
      <w:pPr>
        <w:keepNext/>
        <w:keepLines/>
        <w:spacing w:after="0" w:line="240" w:lineRule="auto"/>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297E9F">
      <w:pPr>
        <w:pStyle w:val="ListParagraph"/>
        <w:keepNext/>
        <w:keepLines/>
        <w:numPr>
          <w:ilvl w:val="1"/>
          <w:numId w:val="10"/>
        </w:numPr>
        <w:spacing w:after="0" w:line="240" w:lineRule="auto"/>
      </w:pPr>
      <w:r>
        <w:t>Patient heart rate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297E9F">
      <w:pPr>
        <w:pStyle w:val="ListParagraph"/>
        <w:keepNext/>
        <w:keepLines/>
        <w:numPr>
          <w:ilvl w:val="1"/>
          <w:numId w:val="10"/>
        </w:numPr>
        <w:spacing w:after="0" w:line="240" w:lineRule="auto"/>
      </w:pPr>
      <w:r>
        <w:t>Patient breathing rate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297E9F">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297E9F">
      <w:pPr>
        <w:pStyle w:val="ListParagraph"/>
        <w:keepNext/>
        <w:keepLines/>
        <w:numPr>
          <w:ilvl w:val="1"/>
          <w:numId w:val="10"/>
        </w:numPr>
        <w:spacing w:after="0" w:line="240" w:lineRule="auto"/>
      </w:pPr>
      <w:r>
        <w:t>Patient posture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297E9F">
      <w:pPr>
        <w:pStyle w:val="ListParagraph"/>
        <w:keepNext/>
        <w:keepLines/>
        <w:numPr>
          <w:ilvl w:val="1"/>
          <w:numId w:val="10"/>
        </w:numPr>
        <w:spacing w:after="0" w:line="240" w:lineRule="auto"/>
      </w:pPr>
      <w:r>
        <w:t>Patient activity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297E9F">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297E9F">
      <w:pPr>
        <w:pStyle w:val="ListParagraph"/>
        <w:keepNext/>
        <w:keepLines/>
        <w:numPr>
          <w:ilvl w:val="1"/>
          <w:numId w:val="10"/>
        </w:numPr>
        <w:spacing w:after="0" w:line="240" w:lineRule="auto"/>
      </w:pPr>
      <w:r>
        <w:t>Current voltage being supplied by the device battery.</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297E9F">
      <w:pPr>
        <w:pStyle w:val="ListParagraph"/>
        <w:keepNext/>
        <w:keepLines/>
        <w:numPr>
          <w:ilvl w:val="1"/>
          <w:numId w:val="10"/>
        </w:numPr>
        <w:spacing w:after="0" w:line="240" w:lineRule="auto"/>
      </w:pPr>
      <w:r>
        <w:t>Current battery level of the device battery.</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297E9F">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297E9F">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297E9F">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297E9F">
      <w:pPr>
        <w:pStyle w:val="ListParagraph"/>
        <w:keepNext/>
        <w:keepLines/>
        <w:numPr>
          <w:ilvl w:val="1"/>
          <w:numId w:val="10"/>
        </w:numPr>
        <w:spacing w:after="0" w:line="240" w:lineRule="auto"/>
      </w:pPr>
      <w:r>
        <w:t>Patient ECG amplitude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297E9F">
      <w:pPr>
        <w:pStyle w:val="ListParagraph"/>
        <w:keepNext/>
        <w:keepLines/>
        <w:numPr>
          <w:ilvl w:val="1"/>
          <w:numId w:val="10"/>
        </w:numPr>
        <w:spacing w:after="0" w:line="240" w:lineRule="auto"/>
      </w:pPr>
      <w:r>
        <w:t>Patient ECG noise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297E9F">
      <w:pPr>
        <w:pStyle w:val="ListParagraph"/>
        <w:keepNext/>
        <w:keepLines/>
        <w:numPr>
          <w:ilvl w:val="1"/>
          <w:numId w:val="10"/>
        </w:numPr>
        <w:spacing w:after="0" w:line="240" w:lineRule="auto"/>
      </w:pPr>
      <w:r>
        <w:t>Device confidence in the heart rate measurement.</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297E9F">
      <w:pPr>
        <w:pStyle w:val="ListParagraph"/>
        <w:keepNext/>
        <w:keepLines/>
        <w:numPr>
          <w:ilvl w:val="1"/>
          <w:numId w:val="10"/>
        </w:numPr>
        <w:spacing w:after="0" w:line="240" w:lineRule="auto"/>
      </w:pPr>
      <w:r>
        <w:t>HRV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297E9F">
      <w:pPr>
        <w:pStyle w:val="ListParagraph"/>
        <w:keepNext/>
        <w:keepLines/>
        <w:numPr>
          <w:ilvl w:val="1"/>
          <w:numId w:val="10"/>
        </w:numPr>
        <w:spacing w:after="0" w:line="240" w:lineRule="auto"/>
      </w:pPr>
      <w:r>
        <w:t>Measurement of overall system confidence in the measurements.</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297E9F">
      <w:pPr>
        <w:pStyle w:val="ListParagraph"/>
        <w:keepNext/>
        <w:keepLines/>
        <w:numPr>
          <w:ilvl w:val="1"/>
          <w:numId w:val="10"/>
        </w:numPr>
        <w:spacing w:after="0" w:line="240" w:lineRule="auto"/>
      </w:pPr>
      <w:r>
        <w:t>GSR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297E9F">
      <w:pPr>
        <w:pStyle w:val="ListParagraph"/>
        <w:keepNext/>
        <w:keepLines/>
        <w:numPr>
          <w:ilvl w:val="1"/>
          <w:numId w:val="10"/>
        </w:numPr>
        <w:spacing w:after="0" w:line="240" w:lineRule="auto"/>
      </w:pPr>
      <w:r>
        <w:t>Some device state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297E9F">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297E9F">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297E9F">
      <w:pPr>
        <w:pStyle w:val="ListParagraph"/>
        <w:keepNext/>
        <w:keepLines/>
        <w:numPr>
          <w:ilvl w:val="1"/>
          <w:numId w:val="10"/>
        </w:numPr>
        <w:spacing w:after="0" w:line="240" w:lineRule="auto"/>
      </w:pPr>
      <w:r>
        <w:lastRenderedPageBreak/>
        <w:t>Maximum value of the vertical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297E9F">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297E9F">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297E9F">
      <w:pPr>
        <w:pStyle w:val="ListParagraph"/>
        <w:keepNext/>
        <w:keepLines/>
        <w:spacing w:after="0" w:line="240" w:lineRule="auto"/>
        <w:ind w:left="180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297E9F">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297E9F">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297E9F">
      <w:pPr>
        <w:pStyle w:val="ListParagraph"/>
        <w:keepNext/>
        <w:keepLines/>
        <w:numPr>
          <w:ilvl w:val="1"/>
          <w:numId w:val="10"/>
        </w:numPr>
        <w:spacing w:after="0" w:line="240" w:lineRule="auto"/>
      </w:pPr>
      <w:r>
        <w:t>Device temperature at the moment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297E9F">
      <w:pPr>
        <w:pStyle w:val="ListParagraph"/>
        <w:keepNext/>
        <w:keepLines/>
        <w:numPr>
          <w:ilvl w:val="1"/>
          <w:numId w:val="10"/>
        </w:numPr>
        <w:spacing w:after="0" w:line="240" w:lineRule="auto"/>
      </w:pPr>
      <w:r>
        <w:t>A status code provided by the device.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297E9F">
      <w:pPr>
        <w:pStyle w:val="ListParagraph"/>
        <w:keepNext/>
        <w:keepLines/>
        <w:numPr>
          <w:ilvl w:val="1"/>
          <w:numId w:val="10"/>
        </w:numPr>
        <w:spacing w:after="0" w:line="240" w:lineRule="auto"/>
      </w:pPr>
      <w:r>
        <w:t xml:space="preserve">Measurement of the quality of the device link.  </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297E9F">
      <w:pPr>
        <w:pStyle w:val="ListParagraph"/>
        <w:keepNext/>
        <w:keepLines/>
        <w:numPr>
          <w:ilvl w:val="1"/>
          <w:numId w:val="10"/>
        </w:numPr>
        <w:spacing w:after="0" w:line="240" w:lineRule="auto"/>
      </w:pPr>
      <w:r>
        <w:t>RSSI value measured by the device at the time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297E9F">
      <w:pPr>
        <w:pStyle w:val="ListParagraph"/>
        <w:keepNext/>
        <w:keepLines/>
        <w:numPr>
          <w:ilvl w:val="1"/>
          <w:numId w:val="10"/>
        </w:numPr>
        <w:spacing w:after="0" w:line="240" w:lineRule="auto"/>
      </w:pPr>
      <w:r>
        <w:t>Transmit power measured by the device at the time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297E9F">
      <w:pPr>
        <w:pStyle w:val="ListParagraph"/>
        <w:keepNext/>
        <w:keepLines/>
        <w:numPr>
          <w:ilvl w:val="1"/>
          <w:numId w:val="10"/>
        </w:numPr>
        <w:spacing w:after="0" w:line="240" w:lineRule="auto"/>
      </w:pPr>
      <w:r>
        <w:t>Device core temperature at the moment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297E9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297E9F">
      <w:pPr>
        <w:pStyle w:val="ListParagraph"/>
        <w:keepNext/>
        <w:keepLines/>
        <w:spacing w:after="0" w:line="240" w:lineRule="auto"/>
        <w:ind w:left="2520"/>
      </w:pPr>
    </w:p>
    <w:p w:rsidR="00E17631" w:rsidRDefault="00E1763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297E9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297E9F">
      <w:pPr>
        <w:pStyle w:val="ListParagraph"/>
        <w:keepNext/>
        <w:keepLines/>
        <w:spacing w:after="0" w:line="240" w:lineRule="auto"/>
        <w:ind w:left="2520"/>
      </w:pPr>
    </w:p>
    <w:p w:rsidR="00E17631" w:rsidRDefault="00E1763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297E9F">
      <w:pPr>
        <w:pStyle w:val="ListParagraph"/>
        <w:keepNext/>
        <w:keepLines/>
        <w:numPr>
          <w:ilvl w:val="1"/>
          <w:numId w:val="10"/>
        </w:numPr>
        <w:spacing w:after="0" w:line="240" w:lineRule="auto"/>
      </w:pPr>
      <w:proofErr w:type="spellStart"/>
      <w:r>
        <w:lastRenderedPageBreak/>
        <w:t>Auxillary</w:t>
      </w:r>
      <w:proofErr w:type="spellEnd"/>
      <w:r>
        <w:t xml:space="preserve"> ADC value.</w:t>
      </w:r>
    </w:p>
    <w:p w:rsidR="005F0972" w:rsidRDefault="005F0972"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297E9F">
      <w:pPr>
        <w:pStyle w:val="ListParagraph"/>
        <w:keepNext/>
        <w:keepLines/>
        <w:spacing w:after="0" w:line="240" w:lineRule="auto"/>
        <w:ind w:left="2520"/>
      </w:pPr>
    </w:p>
    <w:p w:rsidR="00496B70" w:rsidRPr="00D6053C" w:rsidRDefault="00496B70" w:rsidP="00297E9F">
      <w:pPr>
        <w:keepNext/>
        <w:keepLines/>
        <w:spacing w:after="0" w:line="240" w:lineRule="auto"/>
        <w:ind w:firstLine="720"/>
        <w:rPr>
          <w:b/>
        </w:rPr>
      </w:pPr>
      <w:r w:rsidRPr="00D6053C">
        <w:rPr>
          <w:b/>
        </w:rPr>
        <w:t>Operations:</w:t>
      </w:r>
    </w:p>
    <w:p w:rsidR="00496B70" w:rsidRDefault="00496B70" w:rsidP="00297E9F">
      <w:pPr>
        <w:pStyle w:val="ListParagraph"/>
        <w:keepNext/>
        <w:keepLines/>
        <w:numPr>
          <w:ilvl w:val="0"/>
          <w:numId w:val="7"/>
        </w:numPr>
        <w:spacing w:after="0" w:line="240" w:lineRule="auto"/>
      </w:pPr>
      <w:r w:rsidRPr="00484ED5">
        <w:t>Sets and gets for all attributes.</w:t>
      </w:r>
    </w:p>
    <w:p w:rsidR="00496B70" w:rsidRDefault="00496B70" w:rsidP="00297E9F">
      <w:pPr>
        <w:pStyle w:val="ListParagraph"/>
        <w:keepNext/>
        <w:keepLines/>
        <w:spacing w:after="0" w:line="240" w:lineRule="auto"/>
        <w:ind w:left="1800"/>
      </w:pPr>
    </w:p>
    <w:p w:rsidR="00496B70" w:rsidRDefault="00496B70" w:rsidP="00297E9F">
      <w:pPr>
        <w:keepNext/>
        <w:keepLines/>
        <w:spacing w:after="0" w:line="240" w:lineRule="auto"/>
        <w:ind w:left="720"/>
        <w:rPr>
          <w:b/>
        </w:rPr>
      </w:pPr>
      <w:r>
        <w:rPr>
          <w:b/>
        </w:rPr>
        <w:t>Constructors:</w:t>
      </w:r>
    </w:p>
    <w:p w:rsidR="00496B70" w:rsidRDefault="00496B70" w:rsidP="00297E9F">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297E9F">
      <w:pPr>
        <w:pStyle w:val="ListParagraph"/>
        <w:keepNext/>
        <w:keepLines/>
        <w:numPr>
          <w:ilvl w:val="1"/>
          <w:numId w:val="14"/>
        </w:numPr>
        <w:spacing w:after="0" w:line="240" w:lineRule="auto"/>
        <w:rPr>
          <w:b/>
        </w:rPr>
      </w:pPr>
      <w:r>
        <w:t>Default constructor</w:t>
      </w:r>
    </w:p>
    <w:p w:rsidR="00496B70" w:rsidRDefault="00496B70" w:rsidP="00297E9F">
      <w:pPr>
        <w:keepNext/>
        <w:keepLines/>
      </w:pPr>
    </w:p>
    <w:p w:rsidR="00812105" w:rsidRDefault="00831F49" w:rsidP="00297E9F">
      <w:pPr>
        <w:pStyle w:val="Heading3"/>
        <w:keepNext/>
        <w:keepLines/>
      </w:pPr>
      <w:bookmarkStart w:id="53" w:name="_Toc435182020"/>
      <w:bookmarkStart w:id="54" w:name="_Toc436603014"/>
      <w:r w:rsidRPr="0084672C">
        <w:t>Enumerations</w:t>
      </w:r>
      <w:bookmarkEnd w:id="53"/>
      <w:bookmarkEnd w:id="54"/>
    </w:p>
    <w:p w:rsidR="00812105" w:rsidRDefault="00831F49" w:rsidP="00297E9F">
      <w:pPr>
        <w:pStyle w:val="Heading4"/>
        <w:keepNext/>
        <w:keepLines/>
      </w:pPr>
      <w:bookmarkStart w:id="55" w:name="_Toc435182021"/>
      <w:proofErr w:type="spellStart"/>
      <w:r w:rsidRPr="0084672C">
        <w:t>Activity</w:t>
      </w:r>
      <w:r w:rsidR="005E33EA">
        <w:t>Type</w:t>
      </w:r>
      <w:bookmarkEnd w:id="55"/>
      <w:proofErr w:type="spellEnd"/>
    </w:p>
    <w:p w:rsidR="00812105" w:rsidRDefault="00831F49" w:rsidP="00297E9F">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297E9F">
      <w:pPr>
        <w:keepNext/>
        <w:keepLines/>
        <w:spacing w:after="0" w:line="360" w:lineRule="auto"/>
        <w:rPr>
          <w:b/>
        </w:rPr>
      </w:pPr>
      <w:r>
        <w:rPr>
          <w:b/>
        </w:rPr>
        <w:t>&lt;&lt;Enumeration&gt;&gt;</w:t>
      </w:r>
    </w:p>
    <w:p w:rsidR="00812105" w:rsidRDefault="00831F49" w:rsidP="00297E9F">
      <w:pPr>
        <w:keepNext/>
        <w:keepLines/>
        <w:spacing w:after="0" w:line="240" w:lineRule="auto"/>
        <w:rPr>
          <w:b/>
        </w:rPr>
      </w:pPr>
      <w:r>
        <w:rPr>
          <w:b/>
        </w:rPr>
        <w:tab/>
        <w:t>Attributes:</w:t>
      </w:r>
    </w:p>
    <w:p w:rsidR="00812105" w:rsidRDefault="00831F49" w:rsidP="00297E9F">
      <w:pPr>
        <w:pStyle w:val="ListParagraph"/>
        <w:keepNext/>
        <w:keepLines/>
        <w:numPr>
          <w:ilvl w:val="0"/>
          <w:numId w:val="11"/>
        </w:numPr>
        <w:spacing w:after="0" w:line="240" w:lineRule="auto"/>
        <w:rPr>
          <w:b/>
        </w:rPr>
      </w:pPr>
      <w:r>
        <w:t>Running</w:t>
      </w:r>
    </w:p>
    <w:p w:rsidR="00812105" w:rsidRDefault="00831F49" w:rsidP="00297E9F">
      <w:pPr>
        <w:pStyle w:val="ListParagraph"/>
        <w:keepNext/>
        <w:keepLines/>
        <w:numPr>
          <w:ilvl w:val="0"/>
          <w:numId w:val="11"/>
        </w:numPr>
        <w:spacing w:after="0" w:line="240" w:lineRule="auto"/>
        <w:rPr>
          <w:b/>
        </w:rPr>
      </w:pPr>
      <w:r>
        <w:t>Walking</w:t>
      </w:r>
    </w:p>
    <w:p w:rsidR="00812105" w:rsidRDefault="00831F49" w:rsidP="00297E9F">
      <w:pPr>
        <w:pStyle w:val="ListParagraph"/>
        <w:keepNext/>
        <w:keepLines/>
        <w:numPr>
          <w:ilvl w:val="0"/>
          <w:numId w:val="11"/>
        </w:numPr>
        <w:spacing w:after="0" w:line="240" w:lineRule="auto"/>
        <w:rPr>
          <w:b/>
        </w:rPr>
      </w:pPr>
      <w:r>
        <w:t>Sleeping</w:t>
      </w:r>
    </w:p>
    <w:p w:rsidR="00812105" w:rsidRDefault="00831F49" w:rsidP="00297E9F">
      <w:pPr>
        <w:pStyle w:val="ListParagraph"/>
        <w:keepNext/>
        <w:keepLines/>
        <w:numPr>
          <w:ilvl w:val="0"/>
          <w:numId w:val="11"/>
        </w:numPr>
        <w:spacing w:after="0" w:line="240" w:lineRule="auto"/>
        <w:rPr>
          <w:b/>
        </w:rPr>
      </w:pPr>
      <w:r>
        <w:t>Sitting</w:t>
      </w:r>
    </w:p>
    <w:p w:rsidR="00812105" w:rsidRPr="00D6053C" w:rsidRDefault="00831F49" w:rsidP="00297E9F">
      <w:pPr>
        <w:pStyle w:val="ListParagraph"/>
        <w:keepNext/>
        <w:keepLines/>
        <w:numPr>
          <w:ilvl w:val="0"/>
          <w:numId w:val="11"/>
        </w:numPr>
        <w:spacing w:after="0" w:line="240" w:lineRule="auto"/>
        <w:rPr>
          <w:b/>
        </w:rPr>
      </w:pPr>
      <w:r>
        <w:t>Standing</w:t>
      </w:r>
    </w:p>
    <w:p w:rsidR="00812105" w:rsidRDefault="00812105" w:rsidP="00297E9F">
      <w:pPr>
        <w:pStyle w:val="ListParagraph"/>
        <w:keepNext/>
        <w:keepLines/>
        <w:spacing w:after="0" w:line="240" w:lineRule="auto"/>
        <w:ind w:left="1800"/>
        <w:rPr>
          <w:b/>
        </w:rPr>
      </w:pPr>
    </w:p>
    <w:p w:rsidR="00812105" w:rsidRDefault="0096020E" w:rsidP="00297E9F">
      <w:pPr>
        <w:pStyle w:val="Heading4"/>
        <w:keepNext/>
        <w:keepLines/>
      </w:pPr>
      <w:proofErr w:type="spellStart"/>
      <w:r>
        <w:t>AccountStatus</w:t>
      </w:r>
      <w:proofErr w:type="spellEnd"/>
    </w:p>
    <w:p w:rsidR="00812105" w:rsidRDefault="0096020E" w:rsidP="00297E9F">
      <w:pPr>
        <w:keepNext/>
        <w:keepLines/>
        <w:spacing w:after="120" w:line="240" w:lineRule="auto"/>
      </w:pPr>
      <w:r>
        <w:t>This is the enumeration that contains the different account statuses.</w:t>
      </w:r>
    </w:p>
    <w:p w:rsidR="00812105" w:rsidRDefault="0096020E" w:rsidP="00297E9F">
      <w:pPr>
        <w:keepNext/>
        <w:keepLines/>
        <w:spacing w:after="0" w:line="360" w:lineRule="auto"/>
        <w:rPr>
          <w:b/>
        </w:rPr>
      </w:pPr>
      <w:r>
        <w:rPr>
          <w:b/>
        </w:rPr>
        <w:t>&lt;&lt;Enumeration&gt;&gt;</w:t>
      </w:r>
    </w:p>
    <w:p w:rsidR="00812105" w:rsidRDefault="0096020E" w:rsidP="00297E9F">
      <w:pPr>
        <w:keepNext/>
        <w:keepLines/>
        <w:spacing w:after="0" w:line="240" w:lineRule="auto"/>
        <w:rPr>
          <w:b/>
        </w:rPr>
      </w:pPr>
      <w:r>
        <w:rPr>
          <w:b/>
        </w:rPr>
        <w:tab/>
        <w:t>Attributes:</w:t>
      </w:r>
    </w:p>
    <w:p w:rsidR="00812105" w:rsidRPr="00D6053C" w:rsidRDefault="00B50D54" w:rsidP="00297E9F">
      <w:pPr>
        <w:pStyle w:val="ListParagraph"/>
        <w:keepNext/>
        <w:keepLines/>
        <w:numPr>
          <w:ilvl w:val="0"/>
          <w:numId w:val="11"/>
        </w:numPr>
        <w:spacing w:after="0" w:line="240" w:lineRule="auto"/>
        <w:rPr>
          <w:b/>
        </w:rPr>
      </w:pPr>
      <w:r>
        <w:t>Pending</w:t>
      </w:r>
    </w:p>
    <w:p w:rsidR="00812105" w:rsidRPr="00D6053C" w:rsidRDefault="0096020E" w:rsidP="00297E9F">
      <w:pPr>
        <w:pStyle w:val="ListParagraph"/>
        <w:keepNext/>
        <w:keepLines/>
        <w:numPr>
          <w:ilvl w:val="0"/>
          <w:numId w:val="11"/>
        </w:numPr>
        <w:spacing w:after="0" w:line="240" w:lineRule="auto"/>
        <w:rPr>
          <w:b/>
        </w:rPr>
      </w:pPr>
      <w:r>
        <w:t>Active</w:t>
      </w:r>
    </w:p>
    <w:p w:rsidR="00812105" w:rsidRDefault="0096020E" w:rsidP="00297E9F">
      <w:pPr>
        <w:pStyle w:val="ListParagraph"/>
        <w:keepNext/>
        <w:keepLines/>
        <w:numPr>
          <w:ilvl w:val="0"/>
          <w:numId w:val="11"/>
        </w:numPr>
        <w:spacing w:after="0" w:line="240" w:lineRule="auto"/>
        <w:rPr>
          <w:b/>
        </w:rPr>
      </w:pPr>
      <w:r>
        <w:t>Inactive</w:t>
      </w:r>
    </w:p>
    <w:p w:rsidR="00812105" w:rsidRDefault="0078229C" w:rsidP="00297E9F">
      <w:pPr>
        <w:pStyle w:val="Heading4"/>
        <w:keepNext/>
        <w:keepLines/>
      </w:pPr>
      <w:proofErr w:type="spellStart"/>
      <w:r>
        <w:t>PatientEthnicity</w:t>
      </w:r>
      <w:proofErr w:type="spellEnd"/>
    </w:p>
    <w:p w:rsidR="00812105" w:rsidRDefault="0078229C" w:rsidP="00297E9F">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297E9F">
      <w:pPr>
        <w:keepNext/>
        <w:keepLines/>
        <w:spacing w:after="0" w:line="360" w:lineRule="auto"/>
        <w:rPr>
          <w:b/>
        </w:rPr>
      </w:pPr>
      <w:r>
        <w:rPr>
          <w:b/>
        </w:rPr>
        <w:t>&lt;&lt;Enumeration&gt;&gt;</w:t>
      </w:r>
    </w:p>
    <w:p w:rsidR="00812105" w:rsidRDefault="0078229C" w:rsidP="00297E9F">
      <w:pPr>
        <w:keepNext/>
        <w:keepLines/>
        <w:spacing w:after="0" w:line="240" w:lineRule="auto"/>
        <w:rPr>
          <w:b/>
        </w:rPr>
      </w:pPr>
      <w:r>
        <w:rPr>
          <w:b/>
        </w:rPr>
        <w:tab/>
        <w:t>Attributes:</w:t>
      </w:r>
    </w:p>
    <w:p w:rsidR="00812105" w:rsidRDefault="0078229C" w:rsidP="00297E9F">
      <w:pPr>
        <w:pStyle w:val="ListParagraph"/>
        <w:keepNext/>
        <w:keepLines/>
        <w:numPr>
          <w:ilvl w:val="0"/>
          <w:numId w:val="11"/>
        </w:numPr>
        <w:spacing w:after="0" w:line="240" w:lineRule="auto"/>
        <w:rPr>
          <w:b/>
        </w:rPr>
      </w:pPr>
      <w:r>
        <w:lastRenderedPageBreak/>
        <w:t>Hispanic or Latino</w:t>
      </w:r>
    </w:p>
    <w:p w:rsidR="00812105" w:rsidRPr="00D6053C" w:rsidRDefault="0078229C" w:rsidP="00297E9F">
      <w:pPr>
        <w:pStyle w:val="ListParagraph"/>
        <w:keepNext/>
        <w:keepLines/>
        <w:numPr>
          <w:ilvl w:val="0"/>
          <w:numId w:val="11"/>
        </w:numPr>
        <w:spacing w:after="0" w:line="240" w:lineRule="auto"/>
        <w:rPr>
          <w:b/>
        </w:rPr>
      </w:pPr>
      <w:r>
        <w:t>Not Hispanic or Latino</w:t>
      </w:r>
    </w:p>
    <w:p w:rsidR="00812105" w:rsidRDefault="00812105" w:rsidP="00297E9F">
      <w:pPr>
        <w:keepNext/>
        <w:keepLines/>
        <w:spacing w:after="0" w:line="240" w:lineRule="auto"/>
        <w:rPr>
          <w:b/>
        </w:rPr>
      </w:pPr>
    </w:p>
    <w:p w:rsidR="00812105" w:rsidRDefault="0007275F" w:rsidP="00297E9F">
      <w:pPr>
        <w:pStyle w:val="Heading4"/>
        <w:keepNext/>
        <w:keepLines/>
      </w:pPr>
      <w:proofErr w:type="spellStart"/>
      <w:r>
        <w:t>PatientRace</w:t>
      </w:r>
      <w:proofErr w:type="spellEnd"/>
    </w:p>
    <w:p w:rsidR="00812105" w:rsidRDefault="0007275F" w:rsidP="00297E9F">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297E9F">
      <w:pPr>
        <w:keepNext/>
        <w:keepLines/>
        <w:spacing w:after="0" w:line="360" w:lineRule="auto"/>
        <w:rPr>
          <w:b/>
        </w:rPr>
      </w:pPr>
      <w:r>
        <w:rPr>
          <w:b/>
        </w:rPr>
        <w:t>&lt;&lt;Enumeration&gt;&gt;</w:t>
      </w:r>
    </w:p>
    <w:p w:rsidR="00812105" w:rsidRDefault="0007275F" w:rsidP="00297E9F">
      <w:pPr>
        <w:keepNext/>
        <w:keepLines/>
        <w:spacing w:after="0" w:line="240" w:lineRule="auto"/>
        <w:rPr>
          <w:b/>
        </w:rPr>
      </w:pPr>
      <w:r>
        <w:rPr>
          <w:b/>
        </w:rPr>
        <w:tab/>
        <w:t>Attributes:</w:t>
      </w:r>
    </w:p>
    <w:p w:rsidR="00812105" w:rsidRDefault="0007275F" w:rsidP="00297E9F">
      <w:pPr>
        <w:pStyle w:val="ListParagraph"/>
        <w:keepNext/>
        <w:keepLines/>
        <w:numPr>
          <w:ilvl w:val="0"/>
          <w:numId w:val="11"/>
        </w:numPr>
        <w:spacing w:after="0" w:line="240" w:lineRule="auto"/>
        <w:rPr>
          <w:b/>
        </w:rPr>
      </w:pPr>
      <w:r>
        <w:t>American Indian or Alaska Native</w:t>
      </w:r>
    </w:p>
    <w:p w:rsidR="00812105" w:rsidRPr="00D6053C" w:rsidRDefault="0007275F" w:rsidP="00297E9F">
      <w:pPr>
        <w:pStyle w:val="ListParagraph"/>
        <w:keepNext/>
        <w:keepLines/>
        <w:numPr>
          <w:ilvl w:val="0"/>
          <w:numId w:val="11"/>
        </w:numPr>
        <w:spacing w:after="0" w:line="240" w:lineRule="auto"/>
        <w:rPr>
          <w:b/>
        </w:rPr>
      </w:pPr>
      <w:r>
        <w:t>Asian</w:t>
      </w:r>
    </w:p>
    <w:p w:rsidR="00812105" w:rsidRPr="00D6053C" w:rsidRDefault="0007275F" w:rsidP="00297E9F">
      <w:pPr>
        <w:pStyle w:val="ListParagraph"/>
        <w:keepNext/>
        <w:keepLines/>
        <w:numPr>
          <w:ilvl w:val="0"/>
          <w:numId w:val="11"/>
        </w:numPr>
        <w:spacing w:after="0" w:line="240" w:lineRule="auto"/>
        <w:rPr>
          <w:b/>
        </w:rPr>
      </w:pPr>
      <w:r>
        <w:t>Black or African American</w:t>
      </w:r>
    </w:p>
    <w:p w:rsidR="00812105" w:rsidRPr="00D6053C" w:rsidRDefault="0007275F" w:rsidP="00297E9F">
      <w:pPr>
        <w:pStyle w:val="ListParagraph"/>
        <w:keepNext/>
        <w:keepLines/>
        <w:numPr>
          <w:ilvl w:val="0"/>
          <w:numId w:val="11"/>
        </w:numPr>
        <w:spacing w:after="0" w:line="240" w:lineRule="auto"/>
        <w:rPr>
          <w:b/>
        </w:rPr>
      </w:pPr>
      <w:r>
        <w:t>Native Hawaiian or Other Pacific Islander</w:t>
      </w:r>
    </w:p>
    <w:p w:rsidR="00812105" w:rsidRPr="00D6053C" w:rsidRDefault="0007275F" w:rsidP="00297E9F">
      <w:pPr>
        <w:pStyle w:val="ListParagraph"/>
        <w:keepNext/>
        <w:keepLines/>
        <w:numPr>
          <w:ilvl w:val="0"/>
          <w:numId w:val="11"/>
        </w:numPr>
        <w:spacing w:after="0" w:line="240" w:lineRule="auto"/>
        <w:rPr>
          <w:b/>
        </w:rPr>
      </w:pPr>
      <w:r>
        <w:t>White</w:t>
      </w:r>
    </w:p>
    <w:p w:rsidR="00812105" w:rsidRPr="00D6053C" w:rsidRDefault="0007275F" w:rsidP="00297E9F">
      <w:pPr>
        <w:pStyle w:val="ListParagraph"/>
        <w:keepNext/>
        <w:keepLines/>
        <w:numPr>
          <w:ilvl w:val="0"/>
          <w:numId w:val="11"/>
        </w:numPr>
        <w:spacing w:after="0" w:line="240" w:lineRule="auto"/>
        <w:rPr>
          <w:b/>
        </w:rPr>
      </w:pPr>
      <w:r>
        <w:t>Other</w:t>
      </w:r>
    </w:p>
    <w:p w:rsidR="00812105" w:rsidRPr="00D6053C" w:rsidRDefault="00812105" w:rsidP="00297E9F">
      <w:pPr>
        <w:pStyle w:val="ListParagraph"/>
        <w:keepNext/>
        <w:keepLines/>
        <w:spacing w:after="0" w:line="240" w:lineRule="auto"/>
        <w:ind w:left="1800"/>
        <w:rPr>
          <w:b/>
        </w:rPr>
      </w:pPr>
    </w:p>
    <w:p w:rsidR="00812105" w:rsidRDefault="0007275F" w:rsidP="00297E9F">
      <w:pPr>
        <w:pStyle w:val="Heading4"/>
        <w:keepNext/>
        <w:keepLines/>
      </w:pPr>
      <w:proofErr w:type="spellStart"/>
      <w:r>
        <w:t>PatientGender</w:t>
      </w:r>
      <w:proofErr w:type="spellEnd"/>
    </w:p>
    <w:p w:rsidR="00812105" w:rsidRDefault="0007275F" w:rsidP="00297E9F">
      <w:pPr>
        <w:keepNext/>
        <w:keepLines/>
        <w:spacing w:after="120" w:line="240" w:lineRule="auto"/>
      </w:pPr>
      <w:r>
        <w:t>This is the enumeration that contains the different gender types.</w:t>
      </w:r>
    </w:p>
    <w:p w:rsidR="00812105" w:rsidRDefault="0007275F" w:rsidP="00297E9F">
      <w:pPr>
        <w:keepNext/>
        <w:keepLines/>
        <w:spacing w:after="0" w:line="360" w:lineRule="auto"/>
        <w:rPr>
          <w:b/>
        </w:rPr>
      </w:pPr>
      <w:r>
        <w:rPr>
          <w:b/>
        </w:rPr>
        <w:t>&lt;&lt;Enumeration&gt;&gt;</w:t>
      </w:r>
    </w:p>
    <w:p w:rsidR="00812105" w:rsidRDefault="0007275F" w:rsidP="00297E9F">
      <w:pPr>
        <w:keepNext/>
        <w:keepLines/>
        <w:spacing w:after="0" w:line="240" w:lineRule="auto"/>
        <w:rPr>
          <w:b/>
        </w:rPr>
      </w:pPr>
      <w:r>
        <w:rPr>
          <w:b/>
        </w:rPr>
        <w:tab/>
        <w:t>Attributes:</w:t>
      </w:r>
    </w:p>
    <w:p w:rsidR="00812105" w:rsidRDefault="0007275F" w:rsidP="00297E9F">
      <w:pPr>
        <w:pStyle w:val="ListParagraph"/>
        <w:keepNext/>
        <w:keepLines/>
        <w:numPr>
          <w:ilvl w:val="0"/>
          <w:numId w:val="11"/>
        </w:numPr>
        <w:spacing w:after="0" w:line="240" w:lineRule="auto"/>
        <w:rPr>
          <w:b/>
        </w:rPr>
      </w:pPr>
      <w:r>
        <w:t>Female</w:t>
      </w:r>
    </w:p>
    <w:p w:rsidR="00812105" w:rsidRDefault="0007275F" w:rsidP="00297E9F">
      <w:pPr>
        <w:pStyle w:val="ListParagraph"/>
        <w:keepNext/>
        <w:keepLines/>
        <w:numPr>
          <w:ilvl w:val="0"/>
          <w:numId w:val="11"/>
        </w:numPr>
        <w:spacing w:after="0" w:line="240" w:lineRule="auto"/>
      </w:pPr>
      <w:r>
        <w:t>Male</w:t>
      </w:r>
    </w:p>
    <w:p w:rsidR="00812105" w:rsidRDefault="005E33EA" w:rsidP="00297E9F">
      <w:pPr>
        <w:pStyle w:val="Heading4"/>
        <w:keepNext/>
        <w:keepLines/>
      </w:pPr>
      <w:r>
        <w:t>Region</w:t>
      </w:r>
    </w:p>
    <w:p w:rsidR="00812105" w:rsidRDefault="005E33EA" w:rsidP="00297E9F">
      <w:pPr>
        <w:keepNext/>
        <w:keepLines/>
        <w:spacing w:after="120" w:line="240" w:lineRule="auto"/>
      </w:pPr>
      <w:r>
        <w:t>This is the enumeration that contains the names of the fifty states that make up the United States plus other major regions in the world.</w:t>
      </w:r>
    </w:p>
    <w:p w:rsidR="00812105" w:rsidRDefault="005E33EA" w:rsidP="00297E9F">
      <w:pPr>
        <w:keepNext/>
        <w:keepLines/>
        <w:spacing w:after="0" w:line="360" w:lineRule="auto"/>
        <w:rPr>
          <w:b/>
        </w:rPr>
      </w:pPr>
      <w:r>
        <w:rPr>
          <w:b/>
        </w:rPr>
        <w:t>&lt;&lt;Enumeration&gt;&gt;</w:t>
      </w:r>
    </w:p>
    <w:p w:rsidR="00812105" w:rsidRDefault="005E33EA" w:rsidP="00297E9F">
      <w:pPr>
        <w:keepNext/>
        <w:keepLines/>
        <w:spacing w:after="0" w:line="240" w:lineRule="auto"/>
        <w:rPr>
          <w:b/>
        </w:rPr>
      </w:pPr>
      <w:r>
        <w:rPr>
          <w:b/>
        </w:rPr>
        <w:tab/>
        <w:t>Attributes:</w:t>
      </w:r>
    </w:p>
    <w:p w:rsidR="00812105" w:rsidRDefault="005E33EA" w:rsidP="00297E9F">
      <w:pPr>
        <w:pStyle w:val="ListParagraph"/>
        <w:keepNext/>
        <w:keepLines/>
        <w:numPr>
          <w:ilvl w:val="0"/>
          <w:numId w:val="13"/>
        </w:numPr>
        <w:spacing w:after="0" w:line="240" w:lineRule="auto"/>
        <w:ind w:left="1800"/>
      </w:pPr>
      <w:r>
        <w:t>Alabama</w:t>
      </w:r>
    </w:p>
    <w:p w:rsidR="00812105" w:rsidRDefault="005E33EA" w:rsidP="00297E9F">
      <w:pPr>
        <w:pStyle w:val="ListParagraph"/>
        <w:keepNext/>
        <w:keepLines/>
        <w:numPr>
          <w:ilvl w:val="0"/>
          <w:numId w:val="13"/>
        </w:numPr>
        <w:spacing w:after="0" w:line="240" w:lineRule="auto"/>
        <w:ind w:left="1800"/>
      </w:pPr>
      <w:r>
        <w:t>Alaska</w:t>
      </w:r>
    </w:p>
    <w:p w:rsidR="00812105" w:rsidRDefault="005E33EA" w:rsidP="00297E9F">
      <w:pPr>
        <w:pStyle w:val="ListParagraph"/>
        <w:keepNext/>
        <w:keepLines/>
        <w:numPr>
          <w:ilvl w:val="0"/>
          <w:numId w:val="13"/>
        </w:numPr>
        <w:spacing w:after="0" w:line="240" w:lineRule="auto"/>
        <w:ind w:left="1800"/>
      </w:pPr>
      <w:r>
        <w:t>American Samoa</w:t>
      </w:r>
    </w:p>
    <w:p w:rsidR="00812105" w:rsidRDefault="005E33EA" w:rsidP="00297E9F">
      <w:pPr>
        <w:pStyle w:val="ListParagraph"/>
        <w:keepNext/>
        <w:keepLines/>
        <w:numPr>
          <w:ilvl w:val="0"/>
          <w:numId w:val="13"/>
        </w:numPr>
        <w:spacing w:after="0" w:line="240" w:lineRule="auto"/>
        <w:ind w:left="1800"/>
      </w:pPr>
      <w:r>
        <w:t>Arizona</w:t>
      </w:r>
    </w:p>
    <w:p w:rsidR="00812105" w:rsidRDefault="005E33EA" w:rsidP="00297E9F">
      <w:pPr>
        <w:pStyle w:val="ListParagraph"/>
        <w:keepNext/>
        <w:keepLines/>
        <w:numPr>
          <w:ilvl w:val="0"/>
          <w:numId w:val="13"/>
        </w:numPr>
        <w:spacing w:after="0" w:line="240" w:lineRule="auto"/>
        <w:ind w:left="1800"/>
      </w:pPr>
      <w:r>
        <w:t>Arkansas</w:t>
      </w:r>
    </w:p>
    <w:p w:rsidR="00812105" w:rsidRDefault="005E33EA" w:rsidP="00297E9F">
      <w:pPr>
        <w:pStyle w:val="ListParagraph"/>
        <w:keepNext/>
        <w:keepLines/>
        <w:numPr>
          <w:ilvl w:val="0"/>
          <w:numId w:val="13"/>
        </w:numPr>
        <w:spacing w:after="0" w:line="240" w:lineRule="auto"/>
        <w:ind w:left="1800"/>
      </w:pPr>
      <w:r>
        <w:t>California</w:t>
      </w:r>
    </w:p>
    <w:p w:rsidR="00812105" w:rsidRDefault="005E33EA" w:rsidP="00297E9F">
      <w:pPr>
        <w:pStyle w:val="ListParagraph"/>
        <w:keepNext/>
        <w:keepLines/>
        <w:numPr>
          <w:ilvl w:val="0"/>
          <w:numId w:val="13"/>
        </w:numPr>
        <w:spacing w:after="0" w:line="240" w:lineRule="auto"/>
        <w:ind w:left="1800"/>
      </w:pPr>
      <w:r>
        <w:t>Colorado</w:t>
      </w:r>
    </w:p>
    <w:p w:rsidR="00812105" w:rsidRDefault="005E33EA" w:rsidP="00297E9F">
      <w:pPr>
        <w:pStyle w:val="ListParagraph"/>
        <w:keepNext/>
        <w:keepLines/>
        <w:numPr>
          <w:ilvl w:val="0"/>
          <w:numId w:val="13"/>
        </w:numPr>
        <w:spacing w:after="0" w:line="240" w:lineRule="auto"/>
        <w:ind w:left="1800"/>
      </w:pPr>
      <w:r>
        <w:t>Connecticut</w:t>
      </w:r>
    </w:p>
    <w:p w:rsidR="00812105" w:rsidRDefault="005E33EA" w:rsidP="00297E9F">
      <w:pPr>
        <w:pStyle w:val="ListParagraph"/>
        <w:keepNext/>
        <w:keepLines/>
        <w:numPr>
          <w:ilvl w:val="0"/>
          <w:numId w:val="13"/>
        </w:numPr>
        <w:spacing w:after="0" w:line="240" w:lineRule="auto"/>
        <w:ind w:left="1800"/>
      </w:pPr>
      <w:r>
        <w:t>District of Columbia</w:t>
      </w:r>
    </w:p>
    <w:p w:rsidR="00812105" w:rsidRDefault="005E33EA" w:rsidP="00297E9F">
      <w:pPr>
        <w:pStyle w:val="ListParagraph"/>
        <w:keepNext/>
        <w:keepLines/>
        <w:numPr>
          <w:ilvl w:val="0"/>
          <w:numId w:val="13"/>
        </w:numPr>
        <w:spacing w:after="0" w:line="240" w:lineRule="auto"/>
        <w:ind w:left="1800"/>
      </w:pPr>
      <w:r>
        <w:t>Delaware</w:t>
      </w:r>
    </w:p>
    <w:p w:rsidR="00812105" w:rsidRDefault="005E33EA" w:rsidP="00297E9F">
      <w:pPr>
        <w:pStyle w:val="ListParagraph"/>
        <w:keepNext/>
        <w:keepLines/>
        <w:numPr>
          <w:ilvl w:val="0"/>
          <w:numId w:val="13"/>
        </w:numPr>
        <w:spacing w:after="0" w:line="240" w:lineRule="auto"/>
        <w:ind w:left="1800"/>
      </w:pPr>
      <w:r>
        <w:t>Florida</w:t>
      </w:r>
    </w:p>
    <w:p w:rsidR="00812105" w:rsidRDefault="005E33EA" w:rsidP="00297E9F">
      <w:pPr>
        <w:pStyle w:val="ListParagraph"/>
        <w:keepNext/>
        <w:keepLines/>
        <w:numPr>
          <w:ilvl w:val="0"/>
          <w:numId w:val="13"/>
        </w:numPr>
        <w:spacing w:after="0" w:line="240" w:lineRule="auto"/>
        <w:ind w:left="1800"/>
      </w:pPr>
      <w:r>
        <w:t>Georgia</w:t>
      </w:r>
    </w:p>
    <w:p w:rsidR="00812105" w:rsidRDefault="005E33EA" w:rsidP="00297E9F">
      <w:pPr>
        <w:pStyle w:val="ListParagraph"/>
        <w:keepNext/>
        <w:keepLines/>
        <w:numPr>
          <w:ilvl w:val="0"/>
          <w:numId w:val="13"/>
        </w:numPr>
        <w:spacing w:after="0" w:line="240" w:lineRule="auto"/>
        <w:ind w:left="1800"/>
      </w:pPr>
      <w:r>
        <w:lastRenderedPageBreak/>
        <w:t>Guam</w:t>
      </w:r>
    </w:p>
    <w:p w:rsidR="00812105" w:rsidRDefault="005E33EA" w:rsidP="00297E9F">
      <w:pPr>
        <w:pStyle w:val="ListParagraph"/>
        <w:keepNext/>
        <w:keepLines/>
        <w:numPr>
          <w:ilvl w:val="0"/>
          <w:numId w:val="13"/>
        </w:numPr>
        <w:spacing w:after="0" w:line="240" w:lineRule="auto"/>
        <w:ind w:left="1800"/>
      </w:pPr>
      <w:r>
        <w:t>Hawaii</w:t>
      </w:r>
    </w:p>
    <w:p w:rsidR="00812105" w:rsidRDefault="005E33EA" w:rsidP="00297E9F">
      <w:pPr>
        <w:pStyle w:val="ListParagraph"/>
        <w:keepNext/>
        <w:keepLines/>
        <w:numPr>
          <w:ilvl w:val="0"/>
          <w:numId w:val="13"/>
        </w:numPr>
        <w:spacing w:after="0" w:line="240" w:lineRule="auto"/>
        <w:ind w:left="1800"/>
      </w:pPr>
      <w:r>
        <w:t>Idaho</w:t>
      </w:r>
    </w:p>
    <w:p w:rsidR="00812105" w:rsidRDefault="005E33EA" w:rsidP="00297E9F">
      <w:pPr>
        <w:pStyle w:val="ListParagraph"/>
        <w:keepNext/>
        <w:keepLines/>
        <w:numPr>
          <w:ilvl w:val="0"/>
          <w:numId w:val="13"/>
        </w:numPr>
        <w:spacing w:after="0" w:line="240" w:lineRule="auto"/>
        <w:ind w:left="1800"/>
      </w:pPr>
      <w:r>
        <w:t>Illinois</w:t>
      </w:r>
    </w:p>
    <w:p w:rsidR="00812105" w:rsidRDefault="005E33EA" w:rsidP="00297E9F">
      <w:pPr>
        <w:pStyle w:val="ListParagraph"/>
        <w:keepNext/>
        <w:keepLines/>
        <w:numPr>
          <w:ilvl w:val="0"/>
          <w:numId w:val="13"/>
        </w:numPr>
        <w:spacing w:after="0" w:line="240" w:lineRule="auto"/>
        <w:ind w:left="1800"/>
      </w:pPr>
      <w:r>
        <w:t>Indiana</w:t>
      </w:r>
    </w:p>
    <w:p w:rsidR="00812105" w:rsidRDefault="005E33EA" w:rsidP="00297E9F">
      <w:pPr>
        <w:pStyle w:val="ListParagraph"/>
        <w:keepNext/>
        <w:keepLines/>
        <w:numPr>
          <w:ilvl w:val="0"/>
          <w:numId w:val="13"/>
        </w:numPr>
        <w:spacing w:after="0" w:line="240" w:lineRule="auto"/>
        <w:ind w:left="1800"/>
      </w:pPr>
      <w:r>
        <w:t>Iowa</w:t>
      </w:r>
    </w:p>
    <w:p w:rsidR="00812105" w:rsidRDefault="005E33EA" w:rsidP="00297E9F">
      <w:pPr>
        <w:pStyle w:val="ListParagraph"/>
        <w:keepNext/>
        <w:keepLines/>
        <w:numPr>
          <w:ilvl w:val="0"/>
          <w:numId w:val="13"/>
        </w:numPr>
        <w:spacing w:after="0" w:line="240" w:lineRule="auto"/>
        <w:ind w:left="1800"/>
      </w:pPr>
      <w:r>
        <w:t>Kansas</w:t>
      </w:r>
    </w:p>
    <w:p w:rsidR="00812105" w:rsidRDefault="005E33EA" w:rsidP="00297E9F">
      <w:pPr>
        <w:pStyle w:val="ListParagraph"/>
        <w:keepNext/>
        <w:keepLines/>
        <w:numPr>
          <w:ilvl w:val="0"/>
          <w:numId w:val="13"/>
        </w:numPr>
        <w:spacing w:after="0" w:line="240" w:lineRule="auto"/>
        <w:ind w:left="1800"/>
      </w:pPr>
      <w:r>
        <w:t>Kentucky</w:t>
      </w:r>
    </w:p>
    <w:p w:rsidR="00812105" w:rsidRDefault="005E33EA" w:rsidP="00297E9F">
      <w:pPr>
        <w:pStyle w:val="ListParagraph"/>
        <w:keepNext/>
        <w:keepLines/>
        <w:numPr>
          <w:ilvl w:val="0"/>
          <w:numId w:val="13"/>
        </w:numPr>
        <w:spacing w:after="0" w:line="240" w:lineRule="auto"/>
        <w:ind w:left="1800"/>
      </w:pPr>
      <w:r>
        <w:t>Louisiana</w:t>
      </w:r>
    </w:p>
    <w:p w:rsidR="00812105" w:rsidRDefault="005E33EA" w:rsidP="00297E9F">
      <w:pPr>
        <w:pStyle w:val="ListParagraph"/>
        <w:keepNext/>
        <w:keepLines/>
        <w:numPr>
          <w:ilvl w:val="0"/>
          <w:numId w:val="13"/>
        </w:numPr>
        <w:spacing w:after="0" w:line="240" w:lineRule="auto"/>
        <w:ind w:left="1800"/>
      </w:pPr>
      <w:r>
        <w:t>Maine</w:t>
      </w:r>
    </w:p>
    <w:p w:rsidR="00812105" w:rsidRDefault="005E33EA" w:rsidP="00297E9F">
      <w:pPr>
        <w:pStyle w:val="ListParagraph"/>
        <w:keepNext/>
        <w:keepLines/>
        <w:numPr>
          <w:ilvl w:val="0"/>
          <w:numId w:val="13"/>
        </w:numPr>
        <w:spacing w:after="0" w:line="240" w:lineRule="auto"/>
        <w:ind w:left="1800"/>
      </w:pPr>
      <w:r>
        <w:t>Maryland</w:t>
      </w:r>
    </w:p>
    <w:p w:rsidR="00812105" w:rsidRDefault="005E33EA" w:rsidP="00297E9F">
      <w:pPr>
        <w:pStyle w:val="ListParagraph"/>
        <w:keepNext/>
        <w:keepLines/>
        <w:numPr>
          <w:ilvl w:val="0"/>
          <w:numId w:val="13"/>
        </w:numPr>
        <w:spacing w:after="0" w:line="240" w:lineRule="auto"/>
        <w:ind w:left="1800"/>
      </w:pPr>
      <w:r>
        <w:t>Massachusetts</w:t>
      </w:r>
    </w:p>
    <w:p w:rsidR="00812105" w:rsidRDefault="005E33EA" w:rsidP="00297E9F">
      <w:pPr>
        <w:pStyle w:val="ListParagraph"/>
        <w:keepNext/>
        <w:keepLines/>
        <w:numPr>
          <w:ilvl w:val="0"/>
          <w:numId w:val="13"/>
        </w:numPr>
        <w:spacing w:after="0" w:line="240" w:lineRule="auto"/>
        <w:ind w:left="1800"/>
      </w:pPr>
      <w:r>
        <w:t>Michigan</w:t>
      </w:r>
    </w:p>
    <w:p w:rsidR="00812105" w:rsidRDefault="005E33EA" w:rsidP="00297E9F">
      <w:pPr>
        <w:pStyle w:val="ListParagraph"/>
        <w:keepNext/>
        <w:keepLines/>
        <w:numPr>
          <w:ilvl w:val="0"/>
          <w:numId w:val="13"/>
        </w:numPr>
        <w:spacing w:after="0" w:line="240" w:lineRule="auto"/>
        <w:ind w:left="1800"/>
      </w:pPr>
      <w:r>
        <w:t>Minnesota</w:t>
      </w:r>
    </w:p>
    <w:p w:rsidR="00812105" w:rsidRDefault="005E33EA" w:rsidP="00297E9F">
      <w:pPr>
        <w:pStyle w:val="ListParagraph"/>
        <w:keepNext/>
        <w:keepLines/>
        <w:numPr>
          <w:ilvl w:val="0"/>
          <w:numId w:val="13"/>
        </w:numPr>
        <w:spacing w:after="0" w:line="240" w:lineRule="auto"/>
        <w:ind w:left="1800"/>
      </w:pPr>
      <w:r>
        <w:t>Mississippi</w:t>
      </w:r>
    </w:p>
    <w:p w:rsidR="00812105" w:rsidRDefault="005E33EA" w:rsidP="00297E9F">
      <w:pPr>
        <w:pStyle w:val="ListParagraph"/>
        <w:keepNext/>
        <w:keepLines/>
        <w:numPr>
          <w:ilvl w:val="0"/>
          <w:numId w:val="13"/>
        </w:numPr>
        <w:spacing w:after="0" w:line="240" w:lineRule="auto"/>
        <w:ind w:left="1800"/>
      </w:pPr>
      <w:r>
        <w:t>Missouri</w:t>
      </w:r>
    </w:p>
    <w:p w:rsidR="00812105" w:rsidRDefault="005E33EA" w:rsidP="00297E9F">
      <w:pPr>
        <w:pStyle w:val="ListParagraph"/>
        <w:keepNext/>
        <w:keepLines/>
        <w:numPr>
          <w:ilvl w:val="0"/>
          <w:numId w:val="13"/>
        </w:numPr>
        <w:spacing w:after="0" w:line="240" w:lineRule="auto"/>
        <w:ind w:left="1800"/>
      </w:pPr>
      <w:r>
        <w:t>Montana</w:t>
      </w:r>
    </w:p>
    <w:p w:rsidR="00812105" w:rsidRDefault="005E33EA" w:rsidP="00297E9F">
      <w:pPr>
        <w:pStyle w:val="ListParagraph"/>
        <w:keepNext/>
        <w:keepLines/>
        <w:numPr>
          <w:ilvl w:val="0"/>
          <w:numId w:val="13"/>
        </w:numPr>
        <w:spacing w:after="0" w:line="240" w:lineRule="auto"/>
        <w:ind w:left="1800"/>
      </w:pPr>
      <w:r>
        <w:t>Nebraska</w:t>
      </w:r>
    </w:p>
    <w:p w:rsidR="00812105" w:rsidRDefault="005E33EA" w:rsidP="00297E9F">
      <w:pPr>
        <w:pStyle w:val="ListParagraph"/>
        <w:keepNext/>
        <w:keepLines/>
        <w:numPr>
          <w:ilvl w:val="0"/>
          <w:numId w:val="13"/>
        </w:numPr>
        <w:spacing w:after="0" w:line="240" w:lineRule="auto"/>
        <w:ind w:left="1800"/>
      </w:pPr>
      <w:r>
        <w:t>Nevada</w:t>
      </w:r>
    </w:p>
    <w:p w:rsidR="00812105" w:rsidRDefault="005E33EA" w:rsidP="00297E9F">
      <w:pPr>
        <w:pStyle w:val="ListParagraph"/>
        <w:keepNext/>
        <w:keepLines/>
        <w:numPr>
          <w:ilvl w:val="0"/>
          <w:numId w:val="13"/>
        </w:numPr>
        <w:spacing w:after="0" w:line="240" w:lineRule="auto"/>
        <w:ind w:left="1800"/>
      </w:pPr>
      <w:r>
        <w:t>New Hampshire</w:t>
      </w:r>
    </w:p>
    <w:p w:rsidR="00812105" w:rsidRDefault="005E33EA" w:rsidP="00297E9F">
      <w:pPr>
        <w:pStyle w:val="ListParagraph"/>
        <w:keepNext/>
        <w:keepLines/>
        <w:numPr>
          <w:ilvl w:val="0"/>
          <w:numId w:val="13"/>
        </w:numPr>
        <w:spacing w:after="0" w:line="240" w:lineRule="auto"/>
        <w:ind w:left="1800"/>
      </w:pPr>
      <w:r>
        <w:t>New Jersey</w:t>
      </w:r>
    </w:p>
    <w:p w:rsidR="00812105" w:rsidRDefault="005E33EA" w:rsidP="00297E9F">
      <w:pPr>
        <w:pStyle w:val="ListParagraph"/>
        <w:keepNext/>
        <w:keepLines/>
        <w:numPr>
          <w:ilvl w:val="0"/>
          <w:numId w:val="13"/>
        </w:numPr>
        <w:spacing w:after="0" w:line="240" w:lineRule="auto"/>
        <w:ind w:left="1800"/>
      </w:pPr>
      <w:r>
        <w:t>New Mexico</w:t>
      </w:r>
    </w:p>
    <w:p w:rsidR="00812105" w:rsidRDefault="005E33EA" w:rsidP="00297E9F">
      <w:pPr>
        <w:pStyle w:val="ListParagraph"/>
        <w:keepNext/>
        <w:keepLines/>
        <w:numPr>
          <w:ilvl w:val="0"/>
          <w:numId w:val="13"/>
        </w:numPr>
        <w:spacing w:after="0" w:line="240" w:lineRule="auto"/>
        <w:ind w:left="1800"/>
      </w:pPr>
      <w:r>
        <w:t>New York</w:t>
      </w:r>
    </w:p>
    <w:p w:rsidR="00812105" w:rsidRDefault="005E33EA" w:rsidP="00297E9F">
      <w:pPr>
        <w:pStyle w:val="ListParagraph"/>
        <w:keepNext/>
        <w:keepLines/>
        <w:numPr>
          <w:ilvl w:val="0"/>
          <w:numId w:val="13"/>
        </w:numPr>
        <w:spacing w:after="0" w:line="240" w:lineRule="auto"/>
        <w:ind w:left="1800"/>
      </w:pPr>
      <w:r>
        <w:t>North Carolina</w:t>
      </w:r>
    </w:p>
    <w:p w:rsidR="00812105" w:rsidRDefault="005E33EA" w:rsidP="00297E9F">
      <w:pPr>
        <w:pStyle w:val="ListParagraph"/>
        <w:keepNext/>
        <w:keepLines/>
        <w:numPr>
          <w:ilvl w:val="0"/>
          <w:numId w:val="13"/>
        </w:numPr>
        <w:spacing w:after="0" w:line="240" w:lineRule="auto"/>
        <w:ind w:left="1800"/>
      </w:pPr>
      <w:r>
        <w:t>North Marianas Islands</w:t>
      </w:r>
    </w:p>
    <w:p w:rsidR="00812105" w:rsidRDefault="005E33EA" w:rsidP="00297E9F">
      <w:pPr>
        <w:pStyle w:val="ListParagraph"/>
        <w:keepNext/>
        <w:keepLines/>
        <w:numPr>
          <w:ilvl w:val="0"/>
          <w:numId w:val="13"/>
        </w:numPr>
        <w:spacing w:after="0" w:line="240" w:lineRule="auto"/>
        <w:ind w:left="1800"/>
      </w:pPr>
      <w:r>
        <w:t>North Dakota</w:t>
      </w:r>
    </w:p>
    <w:p w:rsidR="00812105" w:rsidRDefault="005E33EA" w:rsidP="00297E9F">
      <w:pPr>
        <w:pStyle w:val="ListParagraph"/>
        <w:keepNext/>
        <w:keepLines/>
        <w:numPr>
          <w:ilvl w:val="0"/>
          <w:numId w:val="13"/>
        </w:numPr>
        <w:spacing w:after="0" w:line="240" w:lineRule="auto"/>
        <w:ind w:left="1800"/>
      </w:pPr>
      <w:r>
        <w:t>Ohio</w:t>
      </w:r>
    </w:p>
    <w:p w:rsidR="00812105" w:rsidRDefault="005E33EA" w:rsidP="00297E9F">
      <w:pPr>
        <w:pStyle w:val="ListParagraph"/>
        <w:keepNext/>
        <w:keepLines/>
        <w:numPr>
          <w:ilvl w:val="0"/>
          <w:numId w:val="13"/>
        </w:numPr>
        <w:spacing w:after="0" w:line="240" w:lineRule="auto"/>
        <w:ind w:left="1800"/>
      </w:pPr>
      <w:r>
        <w:t>Oklahoma</w:t>
      </w:r>
    </w:p>
    <w:p w:rsidR="00812105" w:rsidRDefault="005E33EA" w:rsidP="00297E9F">
      <w:pPr>
        <w:pStyle w:val="ListParagraph"/>
        <w:keepNext/>
        <w:keepLines/>
        <w:numPr>
          <w:ilvl w:val="0"/>
          <w:numId w:val="13"/>
        </w:numPr>
        <w:spacing w:after="0" w:line="240" w:lineRule="auto"/>
        <w:ind w:left="1800"/>
      </w:pPr>
      <w:r>
        <w:t>Oregon</w:t>
      </w:r>
    </w:p>
    <w:p w:rsidR="00812105" w:rsidRDefault="005E33EA" w:rsidP="00297E9F">
      <w:pPr>
        <w:pStyle w:val="ListParagraph"/>
        <w:keepNext/>
        <w:keepLines/>
        <w:numPr>
          <w:ilvl w:val="0"/>
          <w:numId w:val="13"/>
        </w:numPr>
        <w:spacing w:after="0" w:line="240" w:lineRule="auto"/>
        <w:ind w:left="1800"/>
      </w:pPr>
      <w:r>
        <w:t>Pennsylvania</w:t>
      </w:r>
    </w:p>
    <w:p w:rsidR="00812105" w:rsidRDefault="005E33EA" w:rsidP="00297E9F">
      <w:pPr>
        <w:pStyle w:val="ListParagraph"/>
        <w:keepNext/>
        <w:keepLines/>
        <w:numPr>
          <w:ilvl w:val="0"/>
          <w:numId w:val="13"/>
        </w:numPr>
        <w:spacing w:after="0" w:line="240" w:lineRule="auto"/>
        <w:ind w:left="1800"/>
      </w:pPr>
      <w:r>
        <w:t>Puerto Rico</w:t>
      </w:r>
    </w:p>
    <w:p w:rsidR="00812105" w:rsidRDefault="005E33EA" w:rsidP="00297E9F">
      <w:pPr>
        <w:pStyle w:val="ListParagraph"/>
        <w:keepNext/>
        <w:keepLines/>
        <w:numPr>
          <w:ilvl w:val="0"/>
          <w:numId w:val="13"/>
        </w:numPr>
        <w:spacing w:after="0" w:line="240" w:lineRule="auto"/>
        <w:ind w:left="1800"/>
      </w:pPr>
      <w:r>
        <w:t>Rhode Island</w:t>
      </w:r>
    </w:p>
    <w:p w:rsidR="00812105" w:rsidRDefault="005E33EA" w:rsidP="00297E9F">
      <w:pPr>
        <w:pStyle w:val="ListParagraph"/>
        <w:keepNext/>
        <w:keepLines/>
        <w:numPr>
          <w:ilvl w:val="0"/>
          <w:numId w:val="13"/>
        </w:numPr>
        <w:spacing w:after="0" w:line="240" w:lineRule="auto"/>
        <w:ind w:left="1800"/>
      </w:pPr>
      <w:r>
        <w:t>South Carolina</w:t>
      </w:r>
    </w:p>
    <w:p w:rsidR="00812105" w:rsidRDefault="005E33EA" w:rsidP="00297E9F">
      <w:pPr>
        <w:pStyle w:val="ListParagraph"/>
        <w:keepNext/>
        <w:keepLines/>
        <w:numPr>
          <w:ilvl w:val="0"/>
          <w:numId w:val="13"/>
        </w:numPr>
        <w:spacing w:after="0" w:line="240" w:lineRule="auto"/>
        <w:ind w:left="1800"/>
      </w:pPr>
      <w:r>
        <w:t>South Dakota</w:t>
      </w:r>
    </w:p>
    <w:p w:rsidR="00812105" w:rsidRDefault="005E33EA" w:rsidP="00297E9F">
      <w:pPr>
        <w:pStyle w:val="ListParagraph"/>
        <w:keepNext/>
        <w:keepLines/>
        <w:numPr>
          <w:ilvl w:val="0"/>
          <w:numId w:val="13"/>
        </w:numPr>
        <w:spacing w:after="0" w:line="240" w:lineRule="auto"/>
        <w:ind w:left="1800"/>
      </w:pPr>
      <w:r>
        <w:t>Tennessee</w:t>
      </w:r>
    </w:p>
    <w:p w:rsidR="00812105" w:rsidRDefault="005E33EA" w:rsidP="00297E9F">
      <w:pPr>
        <w:pStyle w:val="ListParagraph"/>
        <w:keepNext/>
        <w:keepLines/>
        <w:numPr>
          <w:ilvl w:val="0"/>
          <w:numId w:val="13"/>
        </w:numPr>
        <w:spacing w:after="0" w:line="240" w:lineRule="auto"/>
        <w:ind w:left="1800"/>
      </w:pPr>
      <w:r>
        <w:t>Texas</w:t>
      </w:r>
    </w:p>
    <w:p w:rsidR="00812105" w:rsidRDefault="005E33EA" w:rsidP="00297E9F">
      <w:pPr>
        <w:pStyle w:val="ListParagraph"/>
        <w:keepNext/>
        <w:keepLines/>
        <w:numPr>
          <w:ilvl w:val="0"/>
          <w:numId w:val="13"/>
        </w:numPr>
        <w:spacing w:after="0" w:line="240" w:lineRule="auto"/>
        <w:ind w:left="1800"/>
      </w:pPr>
      <w:r>
        <w:t>Utah</w:t>
      </w:r>
    </w:p>
    <w:p w:rsidR="00812105" w:rsidRDefault="005E33EA" w:rsidP="00297E9F">
      <w:pPr>
        <w:pStyle w:val="ListParagraph"/>
        <w:keepNext/>
        <w:keepLines/>
        <w:numPr>
          <w:ilvl w:val="0"/>
          <w:numId w:val="13"/>
        </w:numPr>
        <w:spacing w:after="0" w:line="240" w:lineRule="auto"/>
        <w:ind w:left="1800"/>
      </w:pPr>
      <w:r>
        <w:t>Vermont</w:t>
      </w:r>
    </w:p>
    <w:p w:rsidR="00812105" w:rsidRDefault="005E33EA" w:rsidP="00297E9F">
      <w:pPr>
        <w:pStyle w:val="ListParagraph"/>
        <w:keepNext/>
        <w:keepLines/>
        <w:numPr>
          <w:ilvl w:val="0"/>
          <w:numId w:val="13"/>
        </w:numPr>
        <w:spacing w:after="0" w:line="240" w:lineRule="auto"/>
        <w:ind w:left="1800"/>
      </w:pPr>
      <w:r>
        <w:t>Virginia</w:t>
      </w:r>
    </w:p>
    <w:p w:rsidR="00812105" w:rsidRDefault="005E33EA" w:rsidP="00297E9F">
      <w:pPr>
        <w:pStyle w:val="ListParagraph"/>
        <w:keepNext/>
        <w:keepLines/>
        <w:numPr>
          <w:ilvl w:val="0"/>
          <w:numId w:val="13"/>
        </w:numPr>
        <w:spacing w:after="0" w:line="240" w:lineRule="auto"/>
        <w:ind w:left="1800"/>
      </w:pPr>
      <w:r>
        <w:t>Virgin Islands</w:t>
      </w:r>
    </w:p>
    <w:p w:rsidR="00812105" w:rsidRDefault="005E33EA" w:rsidP="00297E9F">
      <w:pPr>
        <w:pStyle w:val="ListParagraph"/>
        <w:keepNext/>
        <w:keepLines/>
        <w:numPr>
          <w:ilvl w:val="0"/>
          <w:numId w:val="13"/>
        </w:numPr>
        <w:spacing w:after="0" w:line="240" w:lineRule="auto"/>
        <w:ind w:left="1800"/>
      </w:pPr>
      <w:r>
        <w:t>Washington</w:t>
      </w:r>
    </w:p>
    <w:p w:rsidR="00812105" w:rsidRDefault="005E33EA" w:rsidP="00297E9F">
      <w:pPr>
        <w:pStyle w:val="ListParagraph"/>
        <w:keepNext/>
        <w:keepLines/>
        <w:numPr>
          <w:ilvl w:val="0"/>
          <w:numId w:val="13"/>
        </w:numPr>
        <w:spacing w:after="0" w:line="240" w:lineRule="auto"/>
        <w:ind w:left="1800"/>
      </w:pPr>
      <w:r>
        <w:t>West Virginia</w:t>
      </w:r>
    </w:p>
    <w:p w:rsidR="00812105" w:rsidRDefault="005E33EA" w:rsidP="00297E9F">
      <w:pPr>
        <w:pStyle w:val="ListParagraph"/>
        <w:keepNext/>
        <w:keepLines/>
        <w:numPr>
          <w:ilvl w:val="0"/>
          <w:numId w:val="13"/>
        </w:numPr>
        <w:spacing w:after="0" w:line="240" w:lineRule="auto"/>
        <w:ind w:left="1800"/>
      </w:pPr>
      <w:r>
        <w:t>Wisconsin</w:t>
      </w:r>
    </w:p>
    <w:p w:rsidR="00812105" w:rsidRDefault="005E33EA" w:rsidP="00297E9F">
      <w:pPr>
        <w:pStyle w:val="ListParagraph"/>
        <w:keepNext/>
        <w:keepLines/>
        <w:numPr>
          <w:ilvl w:val="0"/>
          <w:numId w:val="13"/>
        </w:numPr>
        <w:spacing w:after="0" w:line="240" w:lineRule="auto"/>
        <w:ind w:left="1800"/>
      </w:pPr>
      <w:r>
        <w:lastRenderedPageBreak/>
        <w:t>Wyoming</w:t>
      </w:r>
    </w:p>
    <w:p w:rsidR="00812105" w:rsidRDefault="005E33EA" w:rsidP="00297E9F">
      <w:pPr>
        <w:pStyle w:val="ListParagraph"/>
        <w:keepNext/>
        <w:keepLines/>
        <w:numPr>
          <w:ilvl w:val="0"/>
          <w:numId w:val="13"/>
        </w:numPr>
        <w:spacing w:after="0" w:line="240" w:lineRule="auto"/>
        <w:ind w:left="1800"/>
      </w:pPr>
      <w:r>
        <w:t>European Union</w:t>
      </w:r>
    </w:p>
    <w:p w:rsidR="00812105" w:rsidRDefault="005E33EA" w:rsidP="00297E9F">
      <w:pPr>
        <w:pStyle w:val="ListParagraph"/>
        <w:keepNext/>
        <w:keepLines/>
        <w:numPr>
          <w:ilvl w:val="0"/>
          <w:numId w:val="13"/>
        </w:numPr>
        <w:spacing w:after="0" w:line="240" w:lineRule="auto"/>
        <w:ind w:left="1800"/>
      </w:pPr>
      <w:r>
        <w:t>Eastern Europe</w:t>
      </w:r>
    </w:p>
    <w:p w:rsidR="00812105" w:rsidRDefault="005E33EA" w:rsidP="00297E9F">
      <w:pPr>
        <w:pStyle w:val="ListParagraph"/>
        <w:keepNext/>
        <w:keepLines/>
        <w:numPr>
          <w:ilvl w:val="0"/>
          <w:numId w:val="13"/>
        </w:numPr>
        <w:spacing w:after="0" w:line="240" w:lineRule="auto"/>
        <w:ind w:left="1800"/>
      </w:pPr>
      <w:r>
        <w:t>Africa</w:t>
      </w:r>
    </w:p>
    <w:p w:rsidR="00812105" w:rsidRDefault="005E33EA" w:rsidP="00297E9F">
      <w:pPr>
        <w:pStyle w:val="ListParagraph"/>
        <w:keepNext/>
        <w:keepLines/>
        <w:numPr>
          <w:ilvl w:val="0"/>
          <w:numId w:val="13"/>
        </w:numPr>
        <w:spacing w:after="0" w:line="240" w:lineRule="auto"/>
        <w:ind w:left="1800"/>
      </w:pPr>
      <w:r>
        <w:t>South America</w:t>
      </w:r>
    </w:p>
    <w:p w:rsidR="00812105" w:rsidRDefault="005E33EA" w:rsidP="00297E9F">
      <w:pPr>
        <w:pStyle w:val="ListParagraph"/>
        <w:keepNext/>
        <w:keepLines/>
        <w:numPr>
          <w:ilvl w:val="0"/>
          <w:numId w:val="13"/>
        </w:numPr>
        <w:spacing w:after="0" w:line="240" w:lineRule="auto"/>
        <w:ind w:left="1800"/>
      </w:pPr>
      <w:r>
        <w:t>Central America</w:t>
      </w:r>
    </w:p>
    <w:p w:rsidR="00812105" w:rsidRDefault="005E33EA" w:rsidP="00297E9F">
      <w:pPr>
        <w:pStyle w:val="ListParagraph"/>
        <w:keepNext/>
        <w:keepLines/>
        <w:numPr>
          <w:ilvl w:val="0"/>
          <w:numId w:val="13"/>
        </w:numPr>
        <w:spacing w:after="0" w:line="240" w:lineRule="auto"/>
        <w:ind w:left="1800"/>
      </w:pPr>
      <w:r>
        <w:t>Asia</w:t>
      </w:r>
    </w:p>
    <w:p w:rsidR="00812105" w:rsidRDefault="005E33EA" w:rsidP="00297E9F">
      <w:pPr>
        <w:pStyle w:val="ListParagraph"/>
        <w:keepNext/>
        <w:keepLines/>
        <w:numPr>
          <w:ilvl w:val="0"/>
          <w:numId w:val="13"/>
        </w:numPr>
        <w:spacing w:after="0" w:line="240" w:lineRule="auto"/>
        <w:ind w:left="1800"/>
      </w:pPr>
      <w:r>
        <w:t>Oceania</w:t>
      </w:r>
    </w:p>
    <w:p w:rsidR="00812105" w:rsidRDefault="005E33EA" w:rsidP="00297E9F">
      <w:pPr>
        <w:pStyle w:val="ListParagraph"/>
        <w:keepNext/>
        <w:keepLines/>
        <w:numPr>
          <w:ilvl w:val="0"/>
          <w:numId w:val="13"/>
        </w:numPr>
        <w:spacing w:after="0" w:line="240" w:lineRule="auto"/>
        <w:ind w:left="1800"/>
      </w:pPr>
      <w:r>
        <w:t>North America</w:t>
      </w:r>
    </w:p>
    <w:p w:rsidR="00812105" w:rsidRDefault="005E33EA" w:rsidP="00297E9F">
      <w:pPr>
        <w:pStyle w:val="ListParagraph"/>
        <w:keepNext/>
        <w:keepLines/>
        <w:numPr>
          <w:ilvl w:val="0"/>
          <w:numId w:val="13"/>
        </w:numPr>
        <w:spacing w:after="0" w:line="240" w:lineRule="auto"/>
        <w:ind w:left="1800"/>
      </w:pPr>
      <w:r>
        <w:t>The Caribbean</w:t>
      </w:r>
    </w:p>
    <w:p w:rsidR="00812105" w:rsidRDefault="00812105" w:rsidP="00297E9F">
      <w:pPr>
        <w:pStyle w:val="ListParagraph"/>
        <w:keepNext/>
        <w:keepLines/>
        <w:spacing w:after="0" w:line="240" w:lineRule="auto"/>
        <w:ind w:left="1800"/>
      </w:pPr>
    </w:p>
    <w:p w:rsidR="00812105" w:rsidRDefault="002C6ED4" w:rsidP="00297E9F">
      <w:pPr>
        <w:pStyle w:val="Heading2"/>
      </w:pPr>
      <w:bookmarkStart w:id="56" w:name="_Toc436603015"/>
      <w:r>
        <w:t>Data Access Layer Overview</w:t>
      </w:r>
      <w:bookmarkEnd w:id="56"/>
    </w:p>
    <w:p w:rsidR="00812105" w:rsidRDefault="00812105" w:rsidP="00297E9F">
      <w:pPr>
        <w:keepNext/>
        <w:keepLines/>
      </w:pPr>
    </w:p>
    <w:sectPr w:rsidR="0081210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A75" w:rsidRDefault="00AB2A75" w:rsidP="0017110C">
      <w:r>
        <w:separator/>
      </w:r>
    </w:p>
  </w:endnote>
  <w:endnote w:type="continuationSeparator" w:id="0">
    <w:p w:rsidR="00AB2A75" w:rsidRDefault="00AB2A75"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C3E" w:rsidRDefault="00431C3E"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431C3E" w:rsidRPr="00515BB6" w:rsidRDefault="00431C3E"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11/29/2015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7:38:32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737642">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C3E" w:rsidRDefault="00431C3E"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431C3E" w:rsidRPr="0017110C" w:rsidRDefault="00431C3E"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11/29/2015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7:38:32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737642">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A75" w:rsidRDefault="00AB2A75" w:rsidP="0017110C">
      <w:r>
        <w:separator/>
      </w:r>
    </w:p>
  </w:footnote>
  <w:footnote w:type="continuationSeparator" w:id="0">
    <w:p w:rsidR="00AB2A75" w:rsidRDefault="00AB2A75"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C3E" w:rsidRPr="00515BB6" w:rsidRDefault="00431C3E"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431C3E" w:rsidRDefault="00431C3E"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C3E" w:rsidRPr="00515BB6" w:rsidRDefault="00431C3E"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431C3E" w:rsidRDefault="00431C3E"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0"/>
  </w:num>
  <w:num w:numId="5">
    <w:abstractNumId w:val="1"/>
  </w:num>
  <w:num w:numId="6">
    <w:abstractNumId w:val="3"/>
  </w:num>
  <w:num w:numId="7">
    <w:abstractNumId w:val="4"/>
  </w:num>
  <w:num w:numId="8">
    <w:abstractNumId w:val="11"/>
  </w:num>
  <w:num w:numId="9">
    <w:abstractNumId w:val="9"/>
  </w:num>
  <w:num w:numId="10">
    <w:abstractNumId w:val="0"/>
  </w:num>
  <w:num w:numId="11">
    <w:abstractNumId w:val="8"/>
  </w:num>
  <w:num w:numId="12">
    <w:abstractNumId w:val="5"/>
  </w:num>
  <w:num w:numId="13">
    <w:abstractNumId w:val="13"/>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031F"/>
    <w:rsid w:val="0007275F"/>
    <w:rsid w:val="000975D2"/>
    <w:rsid w:val="000D5552"/>
    <w:rsid w:val="000F7F35"/>
    <w:rsid w:val="001129E1"/>
    <w:rsid w:val="001670D1"/>
    <w:rsid w:val="0017110C"/>
    <w:rsid w:val="00171C09"/>
    <w:rsid w:val="00173E55"/>
    <w:rsid w:val="00185338"/>
    <w:rsid w:val="001A383F"/>
    <w:rsid w:val="001A5281"/>
    <w:rsid w:val="001B00C4"/>
    <w:rsid w:val="001B16E7"/>
    <w:rsid w:val="001C1550"/>
    <w:rsid w:val="001D332D"/>
    <w:rsid w:val="001E362D"/>
    <w:rsid w:val="00254328"/>
    <w:rsid w:val="002643C6"/>
    <w:rsid w:val="002756E8"/>
    <w:rsid w:val="00282662"/>
    <w:rsid w:val="00283B8A"/>
    <w:rsid w:val="00287C9A"/>
    <w:rsid w:val="00297E9F"/>
    <w:rsid w:val="002B1A88"/>
    <w:rsid w:val="002C6ED4"/>
    <w:rsid w:val="002E78FD"/>
    <w:rsid w:val="002F2E05"/>
    <w:rsid w:val="002F67C1"/>
    <w:rsid w:val="00382712"/>
    <w:rsid w:val="003868C2"/>
    <w:rsid w:val="003A2D87"/>
    <w:rsid w:val="003C4B11"/>
    <w:rsid w:val="003E6B4F"/>
    <w:rsid w:val="004207E5"/>
    <w:rsid w:val="00431C3E"/>
    <w:rsid w:val="00434E24"/>
    <w:rsid w:val="00491329"/>
    <w:rsid w:val="00496B70"/>
    <w:rsid w:val="004B61A3"/>
    <w:rsid w:val="004E0537"/>
    <w:rsid w:val="00515BB6"/>
    <w:rsid w:val="00541555"/>
    <w:rsid w:val="00565F75"/>
    <w:rsid w:val="005676C7"/>
    <w:rsid w:val="005A781D"/>
    <w:rsid w:val="005D60DE"/>
    <w:rsid w:val="005E33EA"/>
    <w:rsid w:val="005E7C1F"/>
    <w:rsid w:val="005F0972"/>
    <w:rsid w:val="006401A4"/>
    <w:rsid w:val="00685161"/>
    <w:rsid w:val="00721908"/>
    <w:rsid w:val="00737642"/>
    <w:rsid w:val="00744FE5"/>
    <w:rsid w:val="0078229C"/>
    <w:rsid w:val="007B5345"/>
    <w:rsid w:val="007C090E"/>
    <w:rsid w:val="007E3E89"/>
    <w:rsid w:val="007F09D4"/>
    <w:rsid w:val="00812105"/>
    <w:rsid w:val="008156F5"/>
    <w:rsid w:val="00831F49"/>
    <w:rsid w:val="0084672C"/>
    <w:rsid w:val="008D41D6"/>
    <w:rsid w:val="00906EB1"/>
    <w:rsid w:val="00931549"/>
    <w:rsid w:val="0096020E"/>
    <w:rsid w:val="009721F8"/>
    <w:rsid w:val="009A54AF"/>
    <w:rsid w:val="009C1DA1"/>
    <w:rsid w:val="00A132B0"/>
    <w:rsid w:val="00A27D82"/>
    <w:rsid w:val="00A76E74"/>
    <w:rsid w:val="00A855E1"/>
    <w:rsid w:val="00AB2A75"/>
    <w:rsid w:val="00AD06D0"/>
    <w:rsid w:val="00B07CB2"/>
    <w:rsid w:val="00B342B8"/>
    <w:rsid w:val="00B50D35"/>
    <w:rsid w:val="00B50D54"/>
    <w:rsid w:val="00B524B5"/>
    <w:rsid w:val="00BD3375"/>
    <w:rsid w:val="00C0027C"/>
    <w:rsid w:val="00C11723"/>
    <w:rsid w:val="00C30229"/>
    <w:rsid w:val="00C441FA"/>
    <w:rsid w:val="00C669B4"/>
    <w:rsid w:val="00C80C83"/>
    <w:rsid w:val="00C9659E"/>
    <w:rsid w:val="00C97EF9"/>
    <w:rsid w:val="00CB1294"/>
    <w:rsid w:val="00CB3DCD"/>
    <w:rsid w:val="00CC2697"/>
    <w:rsid w:val="00D51F37"/>
    <w:rsid w:val="00D56F86"/>
    <w:rsid w:val="00D6053C"/>
    <w:rsid w:val="00D868C8"/>
    <w:rsid w:val="00D91470"/>
    <w:rsid w:val="00DC638C"/>
    <w:rsid w:val="00DE6FC9"/>
    <w:rsid w:val="00DF4BAA"/>
    <w:rsid w:val="00E17631"/>
    <w:rsid w:val="00E4479B"/>
    <w:rsid w:val="00E75173"/>
    <w:rsid w:val="00E90171"/>
    <w:rsid w:val="00EA2092"/>
    <w:rsid w:val="00EA28CA"/>
    <w:rsid w:val="00EF4E4C"/>
    <w:rsid w:val="00F42BF2"/>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12D75D-20D8-4A3B-8E42-1852444A2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45</Pages>
  <Words>7258</Words>
  <Characters>41375</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48536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47</cp:revision>
  <dcterms:created xsi:type="dcterms:W3CDTF">2015-10-11T22:13:00Z</dcterms:created>
  <dcterms:modified xsi:type="dcterms:W3CDTF">2015-11-29T23:28:00Z</dcterms:modified>
</cp:coreProperties>
</file>