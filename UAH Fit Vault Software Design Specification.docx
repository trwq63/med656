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9B2D67"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9B2D67"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9B2D67"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9T00:00:00Z">
                          <w:dateFormat w:val="M/d/yyyy"/>
                          <w:lid w:val="en-US"/>
                          <w:storeMappedDataAs w:val="dateTime"/>
                          <w:calendar w:val="gregorian"/>
                        </w:date>
                      </w:sdtPr>
                      <w:sdtContent>
                        <w:p w:rsidR="009B2D67" w:rsidRDefault="009B2D67" w:rsidP="0017110C">
                          <w:pPr>
                            <w:pStyle w:val="Subtitle"/>
                          </w:pPr>
                          <w:del w:id="0" w:author="Jimmy Duggan" w:date="2015-11-30T02:50:00Z">
                            <w:r w:rsidDel="00D7622F">
                              <w:delText>11/29/2015</w:delText>
                            </w:r>
                          </w:del>
                          <w:ins w:id="1" w:author="Jimmy Duggan" w:date="2015-11-30T02:50:00Z">
                            <w:r w:rsidR="00D7622F">
                              <w:t>11/29/2015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2" w:name="_Toc431750915"/>
      <w:bookmarkStart w:id="3" w:name="_Toc431762509"/>
      <w:bookmarkStart w:id="4" w:name="_Toc436615131"/>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 xml:space="preserve">account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r w:rsidR="000975D2" w:rsidTr="00515BB6">
        <w:tc>
          <w:tcPr>
            <w:tcW w:w="144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Added Physician detailed design and feature descriptions</w:t>
            </w:r>
            <w:r w:rsidR="00565F75">
              <w:t>.  Added feature description for account management.</w:t>
            </w:r>
          </w:p>
        </w:tc>
        <w:tc>
          <w:tcPr>
            <w:tcW w:w="1790" w:type="dxa"/>
            <w:tcBorders>
              <w:top w:val="single" w:sz="4" w:space="0" w:color="auto"/>
              <w:left w:val="single" w:sz="4" w:space="0" w:color="auto"/>
              <w:bottom w:val="single" w:sz="4" w:space="0" w:color="auto"/>
              <w:right w:val="single" w:sz="4" w:space="0" w:color="auto"/>
            </w:tcBorders>
          </w:tcPr>
          <w:p w:rsidR="000975D2" w:rsidRDefault="000975D2" w:rsidP="0017110C">
            <w:pPr>
              <w:pStyle w:val="BodyText1"/>
            </w:pPr>
            <w:r>
              <w:t xml:space="preserve">G. </w:t>
            </w:r>
            <w:proofErr w:type="spellStart"/>
            <w:r>
              <w:t>Riden</w:t>
            </w:r>
            <w:proofErr w:type="spellEnd"/>
          </w:p>
          <w:p w:rsidR="00565F75" w:rsidRDefault="00565F75" w:rsidP="0017110C">
            <w:pPr>
              <w:pStyle w:val="BodyText1"/>
            </w:pPr>
            <w:r>
              <w:t>T. Wilkins</w:t>
            </w:r>
          </w:p>
        </w:tc>
      </w:tr>
      <w:tr w:rsidR="001163F5" w:rsidTr="00515BB6">
        <w:tc>
          <w:tcPr>
            <w:tcW w:w="144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Added patient delete notes to admin tools feature section 2.2.2</w:t>
            </w:r>
            <w:r w:rsidR="00D41266">
              <w:t>.  Added experiment detailed design and feature description.</w:t>
            </w:r>
          </w:p>
        </w:tc>
        <w:tc>
          <w:tcPr>
            <w:tcW w:w="1790" w:type="dxa"/>
            <w:tcBorders>
              <w:top w:val="single" w:sz="4" w:space="0" w:color="auto"/>
              <w:left w:val="single" w:sz="4" w:space="0" w:color="auto"/>
              <w:bottom w:val="single" w:sz="4" w:space="0" w:color="auto"/>
              <w:right w:val="single" w:sz="4" w:space="0" w:color="auto"/>
            </w:tcBorders>
          </w:tcPr>
          <w:p w:rsidR="001163F5" w:rsidRDefault="001163F5" w:rsidP="0017110C">
            <w:pPr>
              <w:pStyle w:val="BodyText1"/>
            </w:pPr>
            <w:r>
              <w:t>J. Duggan</w:t>
            </w:r>
          </w:p>
        </w:tc>
      </w:tr>
    </w:tbl>
    <w:sdt>
      <w:sdtPr>
        <w:rPr>
          <w:b/>
          <w:bCs/>
        </w:rPr>
        <w:id w:val="1079721431"/>
        <w:docPartObj>
          <w:docPartGallery w:val="Table of Contents"/>
          <w:docPartUnique/>
        </w:docPartObj>
      </w:sdtPr>
      <w:sdtEndPr>
        <w:rPr>
          <w:b w:val="0"/>
          <w:bCs w:val="0"/>
          <w:noProof/>
        </w:rPr>
      </w:sdtEndPr>
      <w:sdtContent>
        <w:p w:rsidR="00515BB6" w:rsidRPr="00515BB6" w:rsidRDefault="00515BB6" w:rsidP="00D7622F">
          <w:pPr>
            <w:rPr>
              <w:rStyle w:val="Heading1Char"/>
            </w:rPr>
          </w:pPr>
          <w:r w:rsidRPr="00515BB6">
            <w:rPr>
              <w:rStyle w:val="Heading1Char"/>
            </w:rPr>
            <w:t>Table of Con</w:t>
          </w:r>
          <w:bookmarkStart w:id="5" w:name="_GoBack"/>
          <w:bookmarkEnd w:id="5"/>
          <w:r w:rsidRPr="00515BB6">
            <w:rPr>
              <w:rStyle w:val="Heading1Char"/>
            </w:rPr>
            <w:t>tents</w:t>
          </w:r>
        </w:p>
        <w:p w:rsidR="00D7622F"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615131" w:history="1">
            <w:r w:rsidR="00D7622F" w:rsidRPr="00905370">
              <w:rPr>
                <w:rStyle w:val="Hyperlink"/>
                <w:noProof/>
              </w:rPr>
              <w:t>Revision History</w:t>
            </w:r>
            <w:r w:rsidR="00D7622F">
              <w:rPr>
                <w:noProof/>
                <w:webHidden/>
              </w:rPr>
              <w:tab/>
            </w:r>
            <w:r w:rsidR="00D7622F">
              <w:rPr>
                <w:noProof/>
                <w:webHidden/>
              </w:rPr>
              <w:fldChar w:fldCharType="begin"/>
            </w:r>
            <w:r w:rsidR="00D7622F">
              <w:rPr>
                <w:noProof/>
                <w:webHidden/>
              </w:rPr>
              <w:instrText xml:space="preserve"> PAGEREF _Toc436615131 \h </w:instrText>
            </w:r>
            <w:r w:rsidR="00D7622F">
              <w:rPr>
                <w:noProof/>
                <w:webHidden/>
              </w:rPr>
            </w:r>
            <w:r w:rsidR="00D7622F">
              <w:rPr>
                <w:noProof/>
                <w:webHidden/>
              </w:rPr>
              <w:fldChar w:fldCharType="separate"/>
            </w:r>
            <w:r w:rsidR="00D7622F">
              <w:rPr>
                <w:noProof/>
                <w:webHidden/>
              </w:rPr>
              <w:t>i</w:t>
            </w:r>
            <w:r w:rsidR="00D7622F">
              <w:rPr>
                <w:noProof/>
                <w:webHidden/>
              </w:rPr>
              <w:fldChar w:fldCharType="end"/>
            </w:r>
          </w:hyperlink>
        </w:p>
        <w:p w:rsidR="00D7622F" w:rsidRDefault="00D7622F">
          <w:pPr>
            <w:pStyle w:val="TOC1"/>
            <w:tabs>
              <w:tab w:val="left" w:pos="480"/>
              <w:tab w:val="right" w:leader="dot" w:pos="9350"/>
            </w:tabs>
            <w:rPr>
              <w:rFonts w:asciiTheme="minorHAnsi" w:eastAsiaTheme="minorEastAsia" w:hAnsiTheme="minorHAnsi" w:cstheme="minorBidi"/>
              <w:noProof/>
              <w:sz w:val="22"/>
              <w:szCs w:val="22"/>
            </w:rPr>
          </w:pPr>
          <w:hyperlink w:anchor="_Toc436615132" w:history="1">
            <w:r w:rsidRPr="00905370">
              <w:rPr>
                <w:rStyle w:val="Hyperlink"/>
                <w:noProof/>
              </w:rPr>
              <w:t>1</w:t>
            </w:r>
            <w:r>
              <w:rPr>
                <w:rFonts w:asciiTheme="minorHAnsi" w:eastAsiaTheme="minorEastAsia" w:hAnsiTheme="minorHAnsi" w:cstheme="minorBidi"/>
                <w:noProof/>
                <w:sz w:val="22"/>
                <w:szCs w:val="22"/>
              </w:rPr>
              <w:tab/>
            </w:r>
            <w:r w:rsidRPr="00905370">
              <w:rPr>
                <w:rStyle w:val="Hyperlink"/>
                <w:noProof/>
              </w:rPr>
              <w:t>Introduction</w:t>
            </w:r>
            <w:r>
              <w:rPr>
                <w:noProof/>
                <w:webHidden/>
              </w:rPr>
              <w:tab/>
            </w:r>
            <w:r>
              <w:rPr>
                <w:noProof/>
                <w:webHidden/>
              </w:rPr>
              <w:fldChar w:fldCharType="begin"/>
            </w:r>
            <w:r>
              <w:rPr>
                <w:noProof/>
                <w:webHidden/>
              </w:rPr>
              <w:instrText xml:space="preserve"> PAGEREF _Toc436615132 \h </w:instrText>
            </w:r>
            <w:r>
              <w:rPr>
                <w:noProof/>
                <w:webHidden/>
              </w:rPr>
            </w:r>
            <w:r>
              <w:rPr>
                <w:noProof/>
                <w:webHidden/>
              </w:rPr>
              <w:fldChar w:fldCharType="separate"/>
            </w:r>
            <w:r>
              <w:rPr>
                <w:noProof/>
                <w:webHidden/>
              </w:rPr>
              <w:t>1</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3" w:history="1">
            <w:r w:rsidRPr="00905370">
              <w:rPr>
                <w:rStyle w:val="Hyperlink"/>
                <w:noProof/>
              </w:rPr>
              <w:t>1.1</w:t>
            </w:r>
            <w:r>
              <w:rPr>
                <w:rFonts w:asciiTheme="minorHAnsi" w:eastAsiaTheme="minorEastAsia" w:hAnsiTheme="minorHAnsi" w:cstheme="minorBidi"/>
                <w:noProof/>
                <w:sz w:val="22"/>
                <w:szCs w:val="22"/>
              </w:rPr>
              <w:tab/>
            </w:r>
            <w:r w:rsidRPr="00905370">
              <w:rPr>
                <w:rStyle w:val="Hyperlink"/>
                <w:noProof/>
              </w:rPr>
              <w:t>Purpose</w:t>
            </w:r>
            <w:r>
              <w:rPr>
                <w:noProof/>
                <w:webHidden/>
              </w:rPr>
              <w:tab/>
            </w:r>
            <w:r>
              <w:rPr>
                <w:noProof/>
                <w:webHidden/>
              </w:rPr>
              <w:fldChar w:fldCharType="begin"/>
            </w:r>
            <w:r>
              <w:rPr>
                <w:noProof/>
                <w:webHidden/>
              </w:rPr>
              <w:instrText xml:space="preserve"> PAGEREF _Toc436615133 \h </w:instrText>
            </w:r>
            <w:r>
              <w:rPr>
                <w:noProof/>
                <w:webHidden/>
              </w:rPr>
            </w:r>
            <w:r>
              <w:rPr>
                <w:noProof/>
                <w:webHidden/>
              </w:rPr>
              <w:fldChar w:fldCharType="separate"/>
            </w:r>
            <w:r>
              <w:rPr>
                <w:noProof/>
                <w:webHidden/>
              </w:rPr>
              <w:t>1</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4" w:history="1">
            <w:r w:rsidRPr="00905370">
              <w:rPr>
                <w:rStyle w:val="Hyperlink"/>
                <w:noProof/>
              </w:rPr>
              <w:t>1.1</w:t>
            </w:r>
            <w:r>
              <w:rPr>
                <w:rFonts w:asciiTheme="minorHAnsi" w:eastAsiaTheme="minorEastAsia" w:hAnsiTheme="minorHAnsi" w:cstheme="minorBidi"/>
                <w:noProof/>
                <w:sz w:val="22"/>
                <w:szCs w:val="22"/>
              </w:rPr>
              <w:tab/>
            </w:r>
            <w:r w:rsidRPr="00905370">
              <w:rPr>
                <w:rStyle w:val="Hyperlink"/>
                <w:noProof/>
              </w:rPr>
              <w:t>Scope</w:t>
            </w:r>
            <w:r>
              <w:rPr>
                <w:noProof/>
                <w:webHidden/>
              </w:rPr>
              <w:tab/>
            </w:r>
            <w:r>
              <w:rPr>
                <w:noProof/>
                <w:webHidden/>
              </w:rPr>
              <w:fldChar w:fldCharType="begin"/>
            </w:r>
            <w:r>
              <w:rPr>
                <w:noProof/>
                <w:webHidden/>
              </w:rPr>
              <w:instrText xml:space="preserve"> PAGEREF _Toc436615134 \h </w:instrText>
            </w:r>
            <w:r>
              <w:rPr>
                <w:noProof/>
                <w:webHidden/>
              </w:rPr>
            </w:r>
            <w:r>
              <w:rPr>
                <w:noProof/>
                <w:webHidden/>
              </w:rPr>
              <w:fldChar w:fldCharType="separate"/>
            </w:r>
            <w:r>
              <w:rPr>
                <w:noProof/>
                <w:webHidden/>
              </w:rPr>
              <w:t>1</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5" w:history="1">
            <w:r w:rsidRPr="00905370">
              <w:rPr>
                <w:rStyle w:val="Hyperlink"/>
                <w:noProof/>
              </w:rPr>
              <w:t>1.2</w:t>
            </w:r>
            <w:r>
              <w:rPr>
                <w:rFonts w:asciiTheme="minorHAnsi" w:eastAsiaTheme="minorEastAsia" w:hAnsiTheme="minorHAnsi" w:cstheme="minorBidi"/>
                <w:noProof/>
                <w:sz w:val="22"/>
                <w:szCs w:val="22"/>
              </w:rPr>
              <w:tab/>
            </w:r>
            <w:r w:rsidRPr="00905370">
              <w:rPr>
                <w:rStyle w:val="Hyperlink"/>
                <w:noProof/>
              </w:rPr>
              <w:t>Definitions, Acronyms, and Abbreviations</w:t>
            </w:r>
            <w:r>
              <w:rPr>
                <w:noProof/>
                <w:webHidden/>
              </w:rPr>
              <w:tab/>
            </w:r>
            <w:r>
              <w:rPr>
                <w:noProof/>
                <w:webHidden/>
              </w:rPr>
              <w:fldChar w:fldCharType="begin"/>
            </w:r>
            <w:r>
              <w:rPr>
                <w:noProof/>
                <w:webHidden/>
              </w:rPr>
              <w:instrText xml:space="preserve"> PAGEREF _Toc436615135 \h </w:instrText>
            </w:r>
            <w:r>
              <w:rPr>
                <w:noProof/>
                <w:webHidden/>
              </w:rPr>
            </w:r>
            <w:r>
              <w:rPr>
                <w:noProof/>
                <w:webHidden/>
              </w:rPr>
              <w:fldChar w:fldCharType="separate"/>
            </w:r>
            <w:r>
              <w:rPr>
                <w:noProof/>
                <w:webHidden/>
              </w:rPr>
              <w:t>2</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6" w:history="1">
            <w:r w:rsidRPr="00905370">
              <w:rPr>
                <w:rStyle w:val="Hyperlink"/>
                <w:noProof/>
              </w:rPr>
              <w:t>1.3</w:t>
            </w:r>
            <w:r>
              <w:rPr>
                <w:rFonts w:asciiTheme="minorHAnsi" w:eastAsiaTheme="minorEastAsia" w:hAnsiTheme="minorHAnsi" w:cstheme="minorBidi"/>
                <w:noProof/>
                <w:sz w:val="22"/>
                <w:szCs w:val="22"/>
              </w:rPr>
              <w:tab/>
            </w:r>
            <w:r w:rsidRPr="00905370">
              <w:rPr>
                <w:rStyle w:val="Hyperlink"/>
                <w:noProof/>
              </w:rPr>
              <w:t>References</w:t>
            </w:r>
            <w:r>
              <w:rPr>
                <w:noProof/>
                <w:webHidden/>
              </w:rPr>
              <w:tab/>
            </w:r>
            <w:r>
              <w:rPr>
                <w:noProof/>
                <w:webHidden/>
              </w:rPr>
              <w:fldChar w:fldCharType="begin"/>
            </w:r>
            <w:r>
              <w:rPr>
                <w:noProof/>
                <w:webHidden/>
              </w:rPr>
              <w:instrText xml:space="preserve"> PAGEREF _Toc436615136 \h </w:instrText>
            </w:r>
            <w:r>
              <w:rPr>
                <w:noProof/>
                <w:webHidden/>
              </w:rPr>
            </w:r>
            <w:r>
              <w:rPr>
                <w:noProof/>
                <w:webHidden/>
              </w:rPr>
              <w:fldChar w:fldCharType="separate"/>
            </w:r>
            <w:r>
              <w:rPr>
                <w:noProof/>
                <w:webHidden/>
              </w:rPr>
              <w:t>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7" w:history="1">
            <w:r w:rsidRPr="00905370">
              <w:rPr>
                <w:rStyle w:val="Hyperlink"/>
                <w:noProof/>
              </w:rPr>
              <w:t>1.4</w:t>
            </w:r>
            <w:r>
              <w:rPr>
                <w:rFonts w:asciiTheme="minorHAnsi" w:eastAsiaTheme="minorEastAsia" w:hAnsiTheme="minorHAnsi" w:cstheme="minorBidi"/>
                <w:noProof/>
                <w:sz w:val="22"/>
                <w:szCs w:val="22"/>
              </w:rPr>
              <w:tab/>
            </w:r>
            <w:r w:rsidRPr="00905370">
              <w:rPr>
                <w:rStyle w:val="Hyperlink"/>
                <w:noProof/>
              </w:rPr>
              <w:t>Overview</w:t>
            </w:r>
            <w:r>
              <w:rPr>
                <w:noProof/>
                <w:webHidden/>
              </w:rPr>
              <w:tab/>
            </w:r>
            <w:r>
              <w:rPr>
                <w:noProof/>
                <w:webHidden/>
              </w:rPr>
              <w:fldChar w:fldCharType="begin"/>
            </w:r>
            <w:r>
              <w:rPr>
                <w:noProof/>
                <w:webHidden/>
              </w:rPr>
              <w:instrText xml:space="preserve"> PAGEREF _Toc436615137 \h </w:instrText>
            </w:r>
            <w:r>
              <w:rPr>
                <w:noProof/>
                <w:webHidden/>
              </w:rPr>
            </w:r>
            <w:r>
              <w:rPr>
                <w:noProof/>
                <w:webHidden/>
              </w:rPr>
              <w:fldChar w:fldCharType="separate"/>
            </w:r>
            <w:r>
              <w:rPr>
                <w:noProof/>
                <w:webHidden/>
              </w:rPr>
              <w:t>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38" w:history="1">
            <w:r w:rsidRPr="00905370">
              <w:rPr>
                <w:rStyle w:val="Hyperlink"/>
                <w:noProof/>
              </w:rPr>
              <w:t>1.5</w:t>
            </w:r>
            <w:r>
              <w:rPr>
                <w:rFonts w:asciiTheme="minorHAnsi" w:eastAsiaTheme="minorEastAsia" w:hAnsiTheme="minorHAnsi" w:cstheme="minorBidi"/>
                <w:noProof/>
                <w:sz w:val="22"/>
                <w:szCs w:val="22"/>
              </w:rPr>
              <w:tab/>
            </w:r>
            <w:r w:rsidRPr="00905370">
              <w:rPr>
                <w:rStyle w:val="Hyperlink"/>
                <w:noProof/>
              </w:rPr>
              <w:t>Application Framework</w:t>
            </w:r>
            <w:r>
              <w:rPr>
                <w:noProof/>
                <w:webHidden/>
              </w:rPr>
              <w:tab/>
            </w:r>
            <w:r>
              <w:rPr>
                <w:noProof/>
                <w:webHidden/>
              </w:rPr>
              <w:fldChar w:fldCharType="begin"/>
            </w:r>
            <w:r>
              <w:rPr>
                <w:noProof/>
                <w:webHidden/>
              </w:rPr>
              <w:instrText xml:space="preserve"> PAGEREF _Toc436615138 \h </w:instrText>
            </w:r>
            <w:r>
              <w:rPr>
                <w:noProof/>
                <w:webHidden/>
              </w:rPr>
            </w:r>
            <w:r>
              <w:rPr>
                <w:noProof/>
                <w:webHidden/>
              </w:rPr>
              <w:fldChar w:fldCharType="separate"/>
            </w:r>
            <w:r>
              <w:rPr>
                <w:noProof/>
                <w:webHidden/>
              </w:rPr>
              <w:t>3</w:t>
            </w:r>
            <w:r>
              <w:rPr>
                <w:noProof/>
                <w:webHidden/>
              </w:rPr>
              <w:fldChar w:fldCharType="end"/>
            </w:r>
          </w:hyperlink>
        </w:p>
        <w:p w:rsidR="00D7622F" w:rsidRDefault="00D7622F">
          <w:pPr>
            <w:pStyle w:val="TOC1"/>
            <w:tabs>
              <w:tab w:val="left" w:pos="480"/>
              <w:tab w:val="right" w:leader="dot" w:pos="9350"/>
            </w:tabs>
            <w:rPr>
              <w:rFonts w:asciiTheme="minorHAnsi" w:eastAsiaTheme="minorEastAsia" w:hAnsiTheme="minorHAnsi" w:cstheme="minorBidi"/>
              <w:noProof/>
              <w:sz w:val="22"/>
              <w:szCs w:val="22"/>
            </w:rPr>
          </w:pPr>
          <w:hyperlink w:anchor="_Toc436615139" w:history="1">
            <w:r w:rsidRPr="00905370">
              <w:rPr>
                <w:rStyle w:val="Hyperlink"/>
                <w:noProof/>
              </w:rPr>
              <w:t>2</w:t>
            </w:r>
            <w:r>
              <w:rPr>
                <w:rFonts w:asciiTheme="minorHAnsi" w:eastAsiaTheme="minorEastAsia" w:hAnsiTheme="minorHAnsi" w:cstheme="minorBidi"/>
                <w:noProof/>
                <w:sz w:val="22"/>
                <w:szCs w:val="22"/>
              </w:rPr>
              <w:tab/>
            </w:r>
            <w:r w:rsidRPr="00905370">
              <w:rPr>
                <w:rStyle w:val="Hyperlink"/>
                <w:noProof/>
              </w:rPr>
              <w:t>System Architecture Description</w:t>
            </w:r>
            <w:r>
              <w:rPr>
                <w:noProof/>
                <w:webHidden/>
              </w:rPr>
              <w:tab/>
            </w:r>
            <w:r>
              <w:rPr>
                <w:noProof/>
                <w:webHidden/>
              </w:rPr>
              <w:fldChar w:fldCharType="begin"/>
            </w:r>
            <w:r>
              <w:rPr>
                <w:noProof/>
                <w:webHidden/>
              </w:rPr>
              <w:instrText xml:space="preserve"> PAGEREF _Toc436615139 \h </w:instrText>
            </w:r>
            <w:r>
              <w:rPr>
                <w:noProof/>
                <w:webHidden/>
              </w:rPr>
            </w:r>
            <w:r>
              <w:rPr>
                <w:noProof/>
                <w:webHidden/>
              </w:rPr>
              <w:fldChar w:fldCharType="separate"/>
            </w:r>
            <w:r>
              <w:rPr>
                <w:noProof/>
                <w:webHidden/>
              </w:rPr>
              <w:t>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40" w:history="1">
            <w:r w:rsidRPr="00905370">
              <w:rPr>
                <w:rStyle w:val="Hyperlink"/>
                <w:noProof/>
              </w:rPr>
              <w:t>2.1</w:t>
            </w:r>
            <w:r>
              <w:rPr>
                <w:rFonts w:asciiTheme="minorHAnsi" w:eastAsiaTheme="minorEastAsia" w:hAnsiTheme="minorHAnsi" w:cstheme="minorBidi"/>
                <w:noProof/>
                <w:sz w:val="22"/>
                <w:szCs w:val="22"/>
              </w:rPr>
              <w:tab/>
            </w:r>
            <w:r w:rsidRPr="00905370">
              <w:rPr>
                <w:rStyle w:val="Hyperlink"/>
                <w:noProof/>
              </w:rPr>
              <w:t>Overview of Components</w:t>
            </w:r>
            <w:r>
              <w:rPr>
                <w:noProof/>
                <w:webHidden/>
              </w:rPr>
              <w:tab/>
            </w:r>
            <w:r>
              <w:rPr>
                <w:noProof/>
                <w:webHidden/>
              </w:rPr>
              <w:fldChar w:fldCharType="begin"/>
            </w:r>
            <w:r>
              <w:rPr>
                <w:noProof/>
                <w:webHidden/>
              </w:rPr>
              <w:instrText xml:space="preserve"> PAGEREF _Toc436615140 \h </w:instrText>
            </w:r>
            <w:r>
              <w:rPr>
                <w:noProof/>
                <w:webHidden/>
              </w:rPr>
            </w:r>
            <w:r>
              <w:rPr>
                <w:noProof/>
                <w:webHidden/>
              </w:rPr>
              <w:fldChar w:fldCharType="separate"/>
            </w:r>
            <w:r>
              <w:rPr>
                <w:noProof/>
                <w:webHidden/>
              </w:rPr>
              <w:t>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41" w:history="1">
            <w:r w:rsidRPr="00905370">
              <w:rPr>
                <w:rStyle w:val="Hyperlink"/>
                <w:noProof/>
              </w:rPr>
              <w:t>2.2</w:t>
            </w:r>
            <w:r>
              <w:rPr>
                <w:rFonts w:asciiTheme="minorHAnsi" w:eastAsiaTheme="minorEastAsia" w:hAnsiTheme="minorHAnsi" w:cstheme="minorBidi"/>
                <w:noProof/>
                <w:sz w:val="22"/>
                <w:szCs w:val="22"/>
              </w:rPr>
              <w:tab/>
            </w:r>
            <w:r w:rsidRPr="00905370">
              <w:rPr>
                <w:rStyle w:val="Hyperlink"/>
                <w:noProof/>
              </w:rPr>
              <w:t>Structure and Relationships</w:t>
            </w:r>
            <w:r>
              <w:rPr>
                <w:noProof/>
                <w:webHidden/>
              </w:rPr>
              <w:tab/>
            </w:r>
            <w:r>
              <w:rPr>
                <w:noProof/>
                <w:webHidden/>
              </w:rPr>
              <w:fldChar w:fldCharType="begin"/>
            </w:r>
            <w:r>
              <w:rPr>
                <w:noProof/>
                <w:webHidden/>
              </w:rPr>
              <w:instrText xml:space="preserve"> PAGEREF _Toc436615141 \h </w:instrText>
            </w:r>
            <w:r>
              <w:rPr>
                <w:noProof/>
                <w:webHidden/>
              </w:rPr>
            </w:r>
            <w:r>
              <w:rPr>
                <w:noProof/>
                <w:webHidden/>
              </w:rPr>
              <w:fldChar w:fldCharType="separate"/>
            </w:r>
            <w:r>
              <w:rPr>
                <w:noProof/>
                <w:webHidden/>
              </w:rPr>
              <w:t>5</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42" w:history="1">
            <w:r w:rsidRPr="00905370">
              <w:rPr>
                <w:rStyle w:val="Hyperlink"/>
                <w:noProof/>
              </w:rPr>
              <w:t>2.2.1</w:t>
            </w:r>
            <w:r>
              <w:rPr>
                <w:rFonts w:asciiTheme="minorHAnsi" w:eastAsiaTheme="minorEastAsia" w:hAnsiTheme="minorHAnsi" w:cstheme="minorBidi"/>
                <w:noProof/>
                <w:sz w:val="22"/>
                <w:szCs w:val="22"/>
              </w:rPr>
              <w:tab/>
            </w:r>
            <w:r w:rsidRPr="00905370">
              <w:rPr>
                <w:rStyle w:val="Hyperlink"/>
                <w:noProof/>
              </w:rPr>
              <w:t>Data Ingestion</w:t>
            </w:r>
            <w:r>
              <w:rPr>
                <w:noProof/>
                <w:webHidden/>
              </w:rPr>
              <w:tab/>
            </w:r>
            <w:r>
              <w:rPr>
                <w:noProof/>
                <w:webHidden/>
              </w:rPr>
              <w:fldChar w:fldCharType="begin"/>
            </w:r>
            <w:r>
              <w:rPr>
                <w:noProof/>
                <w:webHidden/>
              </w:rPr>
              <w:instrText xml:space="preserve"> PAGEREF _Toc436615142 \h </w:instrText>
            </w:r>
            <w:r>
              <w:rPr>
                <w:noProof/>
                <w:webHidden/>
              </w:rPr>
            </w:r>
            <w:r>
              <w:rPr>
                <w:noProof/>
                <w:webHidden/>
              </w:rPr>
              <w:fldChar w:fldCharType="separate"/>
            </w:r>
            <w:r>
              <w:rPr>
                <w:noProof/>
                <w:webHidden/>
              </w:rPr>
              <w:t>5</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43" w:history="1">
            <w:r w:rsidRPr="00905370">
              <w:rPr>
                <w:rStyle w:val="Hyperlink"/>
                <w:noProof/>
              </w:rPr>
              <w:t>2.2.2</w:t>
            </w:r>
            <w:r>
              <w:rPr>
                <w:rFonts w:asciiTheme="minorHAnsi" w:eastAsiaTheme="minorEastAsia" w:hAnsiTheme="minorHAnsi" w:cstheme="minorBidi"/>
                <w:noProof/>
                <w:sz w:val="22"/>
                <w:szCs w:val="22"/>
              </w:rPr>
              <w:tab/>
            </w:r>
            <w:r w:rsidRPr="00905370">
              <w:rPr>
                <w:rStyle w:val="Hyperlink"/>
                <w:noProof/>
              </w:rPr>
              <w:t>Administrator Tools</w:t>
            </w:r>
            <w:r>
              <w:rPr>
                <w:noProof/>
                <w:webHidden/>
              </w:rPr>
              <w:tab/>
            </w:r>
            <w:r>
              <w:rPr>
                <w:noProof/>
                <w:webHidden/>
              </w:rPr>
              <w:fldChar w:fldCharType="begin"/>
            </w:r>
            <w:r>
              <w:rPr>
                <w:noProof/>
                <w:webHidden/>
              </w:rPr>
              <w:instrText xml:space="preserve"> PAGEREF _Toc436615143 \h </w:instrText>
            </w:r>
            <w:r>
              <w:rPr>
                <w:noProof/>
                <w:webHidden/>
              </w:rPr>
            </w:r>
            <w:r>
              <w:rPr>
                <w:noProof/>
                <w:webHidden/>
              </w:rPr>
              <w:fldChar w:fldCharType="separate"/>
            </w:r>
            <w:r>
              <w:rPr>
                <w:noProof/>
                <w:webHidden/>
              </w:rPr>
              <w:t>6</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44" w:history="1">
            <w:r w:rsidRPr="00905370">
              <w:rPr>
                <w:rStyle w:val="Hyperlink"/>
                <w:noProof/>
              </w:rPr>
              <w:t>2.2.3</w:t>
            </w:r>
            <w:r>
              <w:rPr>
                <w:rFonts w:asciiTheme="minorHAnsi" w:eastAsiaTheme="minorEastAsia" w:hAnsiTheme="minorHAnsi" w:cstheme="minorBidi"/>
                <w:noProof/>
                <w:sz w:val="22"/>
                <w:szCs w:val="22"/>
              </w:rPr>
              <w:tab/>
            </w:r>
            <w:r w:rsidRPr="00905370">
              <w:rPr>
                <w:rStyle w:val="Hyperlink"/>
                <w:noProof/>
              </w:rPr>
              <w:t>Account Management</w:t>
            </w:r>
            <w:r>
              <w:rPr>
                <w:noProof/>
                <w:webHidden/>
              </w:rPr>
              <w:tab/>
            </w:r>
            <w:r>
              <w:rPr>
                <w:noProof/>
                <w:webHidden/>
              </w:rPr>
              <w:fldChar w:fldCharType="begin"/>
            </w:r>
            <w:r>
              <w:rPr>
                <w:noProof/>
                <w:webHidden/>
              </w:rPr>
              <w:instrText xml:space="preserve"> PAGEREF _Toc436615144 \h </w:instrText>
            </w:r>
            <w:r>
              <w:rPr>
                <w:noProof/>
                <w:webHidden/>
              </w:rPr>
            </w:r>
            <w:r>
              <w:rPr>
                <w:noProof/>
                <w:webHidden/>
              </w:rPr>
              <w:fldChar w:fldCharType="separate"/>
            </w:r>
            <w:r>
              <w:rPr>
                <w:noProof/>
                <w:webHidden/>
              </w:rPr>
              <w:t>8</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45" w:history="1">
            <w:r w:rsidRPr="00905370">
              <w:rPr>
                <w:rStyle w:val="Hyperlink"/>
                <w:noProof/>
              </w:rPr>
              <w:t>2.2.4</w:t>
            </w:r>
            <w:r>
              <w:rPr>
                <w:rFonts w:asciiTheme="minorHAnsi" w:eastAsiaTheme="minorEastAsia" w:hAnsiTheme="minorHAnsi" w:cstheme="minorBidi"/>
                <w:noProof/>
                <w:sz w:val="22"/>
                <w:szCs w:val="22"/>
              </w:rPr>
              <w:tab/>
            </w:r>
            <w:r w:rsidRPr="00905370">
              <w:rPr>
                <w:rStyle w:val="Hyperlink"/>
                <w:noProof/>
              </w:rPr>
              <w:t>Physician Actions</w:t>
            </w:r>
            <w:r>
              <w:rPr>
                <w:noProof/>
                <w:webHidden/>
              </w:rPr>
              <w:tab/>
            </w:r>
            <w:r>
              <w:rPr>
                <w:noProof/>
                <w:webHidden/>
              </w:rPr>
              <w:fldChar w:fldCharType="begin"/>
            </w:r>
            <w:r>
              <w:rPr>
                <w:noProof/>
                <w:webHidden/>
              </w:rPr>
              <w:instrText xml:space="preserve"> PAGEREF _Toc436615145 \h </w:instrText>
            </w:r>
            <w:r>
              <w:rPr>
                <w:noProof/>
                <w:webHidden/>
              </w:rPr>
            </w:r>
            <w:r>
              <w:rPr>
                <w:noProof/>
                <w:webHidden/>
              </w:rPr>
              <w:fldChar w:fldCharType="separate"/>
            </w:r>
            <w:r>
              <w:rPr>
                <w:noProof/>
                <w:webHidden/>
              </w:rPr>
              <w:t>11</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46" w:history="1">
            <w:r w:rsidRPr="00905370">
              <w:rPr>
                <w:rStyle w:val="Hyperlink"/>
                <w:noProof/>
              </w:rPr>
              <w:t>2.2.5</w:t>
            </w:r>
            <w:r>
              <w:rPr>
                <w:rFonts w:asciiTheme="minorHAnsi" w:eastAsiaTheme="minorEastAsia" w:hAnsiTheme="minorHAnsi" w:cstheme="minorBidi"/>
                <w:noProof/>
                <w:sz w:val="22"/>
                <w:szCs w:val="22"/>
              </w:rPr>
              <w:tab/>
            </w:r>
            <w:r w:rsidRPr="00905370">
              <w:rPr>
                <w:rStyle w:val="Hyperlink"/>
                <w:noProof/>
              </w:rPr>
              <w:t>Experiment Tools</w:t>
            </w:r>
            <w:r>
              <w:rPr>
                <w:noProof/>
                <w:webHidden/>
              </w:rPr>
              <w:tab/>
            </w:r>
            <w:r>
              <w:rPr>
                <w:noProof/>
                <w:webHidden/>
              </w:rPr>
              <w:fldChar w:fldCharType="begin"/>
            </w:r>
            <w:r>
              <w:rPr>
                <w:noProof/>
                <w:webHidden/>
              </w:rPr>
              <w:instrText xml:space="preserve"> PAGEREF _Toc436615146 \h </w:instrText>
            </w:r>
            <w:r>
              <w:rPr>
                <w:noProof/>
                <w:webHidden/>
              </w:rPr>
            </w:r>
            <w:r>
              <w:rPr>
                <w:noProof/>
                <w:webHidden/>
              </w:rPr>
              <w:fldChar w:fldCharType="separate"/>
            </w:r>
            <w:r>
              <w:rPr>
                <w:noProof/>
                <w:webHidden/>
              </w:rPr>
              <w:t>13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48" w:history="1">
            <w:r w:rsidRPr="00905370">
              <w:rPr>
                <w:rStyle w:val="Hyperlink"/>
                <w:noProof/>
              </w:rPr>
              <w:t>2.3</w:t>
            </w:r>
            <w:r>
              <w:rPr>
                <w:rFonts w:asciiTheme="minorHAnsi" w:eastAsiaTheme="minorEastAsia" w:hAnsiTheme="minorHAnsi" w:cstheme="minorBidi"/>
                <w:noProof/>
                <w:sz w:val="22"/>
                <w:szCs w:val="22"/>
              </w:rPr>
              <w:tab/>
            </w:r>
            <w:r w:rsidRPr="00905370">
              <w:rPr>
                <w:rStyle w:val="Hyperlink"/>
                <w:noProof/>
              </w:rPr>
              <w:t>Database Schema</w:t>
            </w:r>
            <w:r>
              <w:rPr>
                <w:noProof/>
                <w:webHidden/>
              </w:rPr>
              <w:tab/>
            </w:r>
            <w:r>
              <w:rPr>
                <w:noProof/>
                <w:webHidden/>
              </w:rPr>
              <w:fldChar w:fldCharType="begin"/>
            </w:r>
            <w:r>
              <w:rPr>
                <w:noProof/>
                <w:webHidden/>
              </w:rPr>
              <w:instrText xml:space="preserve"> PAGEREF _Toc436615148 \h </w:instrText>
            </w:r>
            <w:r>
              <w:rPr>
                <w:noProof/>
                <w:webHidden/>
              </w:rPr>
            </w:r>
            <w:r>
              <w:rPr>
                <w:noProof/>
                <w:webHidden/>
              </w:rPr>
              <w:fldChar w:fldCharType="separate"/>
            </w:r>
            <w:r>
              <w:rPr>
                <w:noProof/>
                <w:webHidden/>
              </w:rPr>
              <w:t>17</w:t>
            </w:r>
            <w:r>
              <w:rPr>
                <w:noProof/>
                <w:webHidden/>
              </w:rPr>
              <w:fldChar w:fldCharType="end"/>
            </w:r>
          </w:hyperlink>
        </w:p>
        <w:p w:rsidR="00D7622F" w:rsidRDefault="00D7622F">
          <w:pPr>
            <w:pStyle w:val="TOC1"/>
            <w:tabs>
              <w:tab w:val="left" w:pos="480"/>
              <w:tab w:val="right" w:leader="dot" w:pos="9350"/>
            </w:tabs>
            <w:rPr>
              <w:rFonts w:asciiTheme="minorHAnsi" w:eastAsiaTheme="minorEastAsia" w:hAnsiTheme="minorHAnsi" w:cstheme="minorBidi"/>
              <w:noProof/>
              <w:sz w:val="22"/>
              <w:szCs w:val="22"/>
            </w:rPr>
          </w:pPr>
          <w:hyperlink w:anchor="_Toc436615149" w:history="1">
            <w:r w:rsidRPr="00905370">
              <w:rPr>
                <w:rStyle w:val="Hyperlink"/>
                <w:noProof/>
              </w:rPr>
              <w:t>3</w:t>
            </w:r>
            <w:r>
              <w:rPr>
                <w:rFonts w:asciiTheme="minorHAnsi" w:eastAsiaTheme="minorEastAsia" w:hAnsiTheme="minorHAnsi" w:cstheme="minorBidi"/>
                <w:noProof/>
                <w:sz w:val="22"/>
                <w:szCs w:val="22"/>
              </w:rPr>
              <w:tab/>
            </w:r>
            <w:r w:rsidRPr="00905370">
              <w:rPr>
                <w:rStyle w:val="Hyperlink"/>
                <w:noProof/>
              </w:rPr>
              <w:t>Detailed Description of Components</w:t>
            </w:r>
            <w:r>
              <w:rPr>
                <w:noProof/>
                <w:webHidden/>
              </w:rPr>
              <w:tab/>
            </w:r>
            <w:r>
              <w:rPr>
                <w:noProof/>
                <w:webHidden/>
              </w:rPr>
              <w:fldChar w:fldCharType="begin"/>
            </w:r>
            <w:r>
              <w:rPr>
                <w:noProof/>
                <w:webHidden/>
              </w:rPr>
              <w:instrText xml:space="preserve"> PAGEREF _Toc436615149 \h </w:instrText>
            </w:r>
            <w:r>
              <w:rPr>
                <w:noProof/>
                <w:webHidden/>
              </w:rPr>
            </w:r>
            <w:r>
              <w:rPr>
                <w:noProof/>
                <w:webHidden/>
              </w:rPr>
              <w:fldChar w:fldCharType="separate"/>
            </w:r>
            <w:r>
              <w:rPr>
                <w:noProof/>
                <w:webHidden/>
              </w:rPr>
              <w:t>17</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50" w:history="1">
            <w:r w:rsidRPr="00905370">
              <w:rPr>
                <w:rStyle w:val="Hyperlink"/>
                <w:noProof/>
              </w:rPr>
              <w:t>3.1</w:t>
            </w:r>
            <w:r>
              <w:rPr>
                <w:rFonts w:asciiTheme="minorHAnsi" w:eastAsiaTheme="minorEastAsia" w:hAnsiTheme="minorHAnsi" w:cstheme="minorBidi"/>
                <w:noProof/>
                <w:sz w:val="22"/>
                <w:szCs w:val="22"/>
              </w:rPr>
              <w:tab/>
            </w:r>
            <w:r w:rsidRPr="00905370">
              <w:rPr>
                <w:rStyle w:val="Hyperlink"/>
                <w:noProof/>
              </w:rPr>
              <w:t>Presentation Layer Overview</w:t>
            </w:r>
            <w:r>
              <w:rPr>
                <w:noProof/>
                <w:webHidden/>
              </w:rPr>
              <w:tab/>
            </w:r>
            <w:r>
              <w:rPr>
                <w:noProof/>
                <w:webHidden/>
              </w:rPr>
              <w:fldChar w:fldCharType="begin"/>
            </w:r>
            <w:r>
              <w:rPr>
                <w:noProof/>
                <w:webHidden/>
              </w:rPr>
              <w:instrText xml:space="preserve"> PAGEREF _Toc436615150 \h </w:instrText>
            </w:r>
            <w:r>
              <w:rPr>
                <w:noProof/>
                <w:webHidden/>
              </w:rPr>
            </w:r>
            <w:r>
              <w:rPr>
                <w:noProof/>
                <w:webHidden/>
              </w:rPr>
              <w:fldChar w:fldCharType="separate"/>
            </w:r>
            <w:r>
              <w:rPr>
                <w:noProof/>
                <w:webHidden/>
              </w:rPr>
              <w:t>18</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51" w:history="1">
            <w:r w:rsidRPr="00905370">
              <w:rPr>
                <w:rStyle w:val="Hyperlink"/>
                <w:noProof/>
              </w:rPr>
              <w:t>3.1.1</w:t>
            </w:r>
            <w:r>
              <w:rPr>
                <w:rFonts w:asciiTheme="minorHAnsi" w:eastAsiaTheme="minorEastAsia" w:hAnsiTheme="minorHAnsi" w:cstheme="minorBidi"/>
                <w:noProof/>
                <w:sz w:val="22"/>
                <w:szCs w:val="22"/>
              </w:rPr>
              <w:tab/>
            </w:r>
            <w:r w:rsidRPr="00905370">
              <w:rPr>
                <w:rStyle w:val="Hyperlink"/>
                <w:noProof/>
              </w:rPr>
              <w:t>Controllers</w:t>
            </w:r>
            <w:r>
              <w:rPr>
                <w:noProof/>
                <w:webHidden/>
              </w:rPr>
              <w:tab/>
            </w:r>
            <w:r>
              <w:rPr>
                <w:noProof/>
                <w:webHidden/>
              </w:rPr>
              <w:fldChar w:fldCharType="begin"/>
            </w:r>
            <w:r>
              <w:rPr>
                <w:noProof/>
                <w:webHidden/>
              </w:rPr>
              <w:instrText xml:space="preserve"> PAGEREF _Toc436615151 \h </w:instrText>
            </w:r>
            <w:r>
              <w:rPr>
                <w:noProof/>
                <w:webHidden/>
              </w:rPr>
            </w:r>
            <w:r>
              <w:rPr>
                <w:noProof/>
                <w:webHidden/>
              </w:rPr>
              <w:fldChar w:fldCharType="separate"/>
            </w:r>
            <w:r>
              <w:rPr>
                <w:noProof/>
                <w:webHidden/>
              </w:rPr>
              <w:t>18</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52" w:history="1">
            <w:r w:rsidRPr="00905370">
              <w:rPr>
                <w:rStyle w:val="Hyperlink"/>
                <w:noProof/>
              </w:rPr>
              <w:t>3.2</w:t>
            </w:r>
            <w:r>
              <w:rPr>
                <w:rFonts w:asciiTheme="minorHAnsi" w:eastAsiaTheme="minorEastAsia" w:hAnsiTheme="minorHAnsi" w:cstheme="minorBidi"/>
                <w:noProof/>
                <w:sz w:val="22"/>
                <w:szCs w:val="22"/>
              </w:rPr>
              <w:tab/>
            </w:r>
            <w:r w:rsidRPr="00905370">
              <w:rPr>
                <w:rStyle w:val="Hyperlink"/>
                <w:noProof/>
              </w:rPr>
              <w:t>Business Logic Layer Overview</w:t>
            </w:r>
            <w:r>
              <w:rPr>
                <w:noProof/>
                <w:webHidden/>
              </w:rPr>
              <w:tab/>
            </w:r>
            <w:r>
              <w:rPr>
                <w:noProof/>
                <w:webHidden/>
              </w:rPr>
              <w:fldChar w:fldCharType="begin"/>
            </w:r>
            <w:r>
              <w:rPr>
                <w:noProof/>
                <w:webHidden/>
              </w:rPr>
              <w:instrText xml:space="preserve"> PAGEREF _Toc436615152 \h </w:instrText>
            </w:r>
            <w:r>
              <w:rPr>
                <w:noProof/>
                <w:webHidden/>
              </w:rPr>
            </w:r>
            <w:r>
              <w:rPr>
                <w:noProof/>
                <w:webHidden/>
              </w:rPr>
              <w:fldChar w:fldCharType="separate"/>
            </w:r>
            <w:r>
              <w:rPr>
                <w:noProof/>
                <w:webHidden/>
              </w:rPr>
              <w:t>23</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53" w:history="1">
            <w:r w:rsidRPr="00905370">
              <w:rPr>
                <w:rStyle w:val="Hyperlink"/>
                <w:noProof/>
              </w:rPr>
              <w:t>3.2.1</w:t>
            </w:r>
            <w:r>
              <w:rPr>
                <w:rFonts w:asciiTheme="minorHAnsi" w:eastAsiaTheme="minorEastAsia" w:hAnsiTheme="minorHAnsi" w:cstheme="minorBidi"/>
                <w:noProof/>
                <w:sz w:val="22"/>
                <w:szCs w:val="22"/>
              </w:rPr>
              <w:tab/>
            </w:r>
            <w:r w:rsidRPr="00905370">
              <w:rPr>
                <w:rStyle w:val="Hyperlink"/>
                <w:noProof/>
              </w:rPr>
              <w:t>Entities</w:t>
            </w:r>
            <w:r>
              <w:rPr>
                <w:noProof/>
                <w:webHidden/>
              </w:rPr>
              <w:tab/>
            </w:r>
            <w:r>
              <w:rPr>
                <w:noProof/>
                <w:webHidden/>
              </w:rPr>
              <w:fldChar w:fldCharType="begin"/>
            </w:r>
            <w:r>
              <w:rPr>
                <w:noProof/>
                <w:webHidden/>
              </w:rPr>
              <w:instrText xml:space="preserve"> PAGEREF _Toc436615153 \h </w:instrText>
            </w:r>
            <w:r>
              <w:rPr>
                <w:noProof/>
                <w:webHidden/>
              </w:rPr>
            </w:r>
            <w:r>
              <w:rPr>
                <w:noProof/>
                <w:webHidden/>
              </w:rPr>
              <w:fldChar w:fldCharType="separate"/>
            </w:r>
            <w:r>
              <w:rPr>
                <w:noProof/>
                <w:webHidden/>
              </w:rPr>
              <w:t>23</w:t>
            </w:r>
            <w:r>
              <w:rPr>
                <w:noProof/>
                <w:webHidden/>
              </w:rPr>
              <w:fldChar w:fldCharType="end"/>
            </w:r>
          </w:hyperlink>
        </w:p>
        <w:p w:rsidR="00D7622F" w:rsidRDefault="00D7622F">
          <w:pPr>
            <w:pStyle w:val="TOC3"/>
            <w:tabs>
              <w:tab w:val="left" w:pos="1320"/>
              <w:tab w:val="right" w:leader="dot" w:pos="9350"/>
            </w:tabs>
            <w:rPr>
              <w:rFonts w:asciiTheme="minorHAnsi" w:eastAsiaTheme="minorEastAsia" w:hAnsiTheme="minorHAnsi" w:cstheme="minorBidi"/>
              <w:noProof/>
              <w:sz w:val="22"/>
              <w:szCs w:val="22"/>
            </w:rPr>
          </w:pPr>
          <w:hyperlink w:anchor="_Toc436615154" w:history="1">
            <w:r w:rsidRPr="00905370">
              <w:rPr>
                <w:rStyle w:val="Hyperlink"/>
                <w:noProof/>
              </w:rPr>
              <w:t>3.2.2</w:t>
            </w:r>
            <w:r>
              <w:rPr>
                <w:rFonts w:asciiTheme="minorHAnsi" w:eastAsiaTheme="minorEastAsia" w:hAnsiTheme="minorHAnsi" w:cstheme="minorBidi"/>
                <w:noProof/>
                <w:sz w:val="22"/>
                <w:szCs w:val="22"/>
              </w:rPr>
              <w:tab/>
            </w:r>
            <w:r w:rsidRPr="00905370">
              <w:rPr>
                <w:rStyle w:val="Hyperlink"/>
                <w:noProof/>
              </w:rPr>
              <w:t>Enumerations</w:t>
            </w:r>
            <w:r>
              <w:rPr>
                <w:noProof/>
                <w:webHidden/>
              </w:rPr>
              <w:tab/>
            </w:r>
            <w:r>
              <w:rPr>
                <w:noProof/>
                <w:webHidden/>
              </w:rPr>
              <w:fldChar w:fldCharType="begin"/>
            </w:r>
            <w:r>
              <w:rPr>
                <w:noProof/>
                <w:webHidden/>
              </w:rPr>
              <w:instrText xml:space="preserve"> PAGEREF _Toc436615154 \h </w:instrText>
            </w:r>
            <w:r>
              <w:rPr>
                <w:noProof/>
                <w:webHidden/>
              </w:rPr>
            </w:r>
            <w:r>
              <w:rPr>
                <w:noProof/>
                <w:webHidden/>
              </w:rPr>
              <w:fldChar w:fldCharType="separate"/>
            </w:r>
            <w:r>
              <w:rPr>
                <w:noProof/>
                <w:webHidden/>
              </w:rPr>
              <w:t>43</w:t>
            </w:r>
            <w:r>
              <w:rPr>
                <w:noProof/>
                <w:webHidden/>
              </w:rPr>
              <w:fldChar w:fldCharType="end"/>
            </w:r>
          </w:hyperlink>
        </w:p>
        <w:p w:rsidR="00D7622F" w:rsidRDefault="00D7622F">
          <w:pPr>
            <w:pStyle w:val="TOC2"/>
            <w:tabs>
              <w:tab w:val="left" w:pos="880"/>
              <w:tab w:val="right" w:leader="dot" w:pos="9350"/>
            </w:tabs>
            <w:rPr>
              <w:rFonts w:asciiTheme="minorHAnsi" w:eastAsiaTheme="minorEastAsia" w:hAnsiTheme="minorHAnsi" w:cstheme="minorBidi"/>
              <w:noProof/>
              <w:sz w:val="22"/>
              <w:szCs w:val="22"/>
            </w:rPr>
          </w:pPr>
          <w:hyperlink w:anchor="_Toc436615155" w:history="1">
            <w:r w:rsidRPr="00905370">
              <w:rPr>
                <w:rStyle w:val="Hyperlink"/>
                <w:noProof/>
              </w:rPr>
              <w:t>3.3</w:t>
            </w:r>
            <w:r>
              <w:rPr>
                <w:rFonts w:asciiTheme="minorHAnsi" w:eastAsiaTheme="minorEastAsia" w:hAnsiTheme="minorHAnsi" w:cstheme="minorBidi"/>
                <w:noProof/>
                <w:sz w:val="22"/>
                <w:szCs w:val="22"/>
              </w:rPr>
              <w:tab/>
            </w:r>
            <w:r w:rsidRPr="00905370">
              <w:rPr>
                <w:rStyle w:val="Hyperlink"/>
                <w:noProof/>
              </w:rPr>
              <w:t>Data Access Layer Overview</w:t>
            </w:r>
            <w:r>
              <w:rPr>
                <w:noProof/>
                <w:webHidden/>
              </w:rPr>
              <w:tab/>
            </w:r>
            <w:r>
              <w:rPr>
                <w:noProof/>
                <w:webHidden/>
              </w:rPr>
              <w:fldChar w:fldCharType="begin"/>
            </w:r>
            <w:r>
              <w:rPr>
                <w:noProof/>
                <w:webHidden/>
              </w:rPr>
              <w:instrText xml:space="preserve"> PAGEREF _Toc436615155 \h </w:instrText>
            </w:r>
            <w:r>
              <w:rPr>
                <w:noProof/>
                <w:webHidden/>
              </w:rPr>
            </w:r>
            <w:r>
              <w:rPr>
                <w:noProof/>
                <w:webHidden/>
              </w:rPr>
              <w:fldChar w:fldCharType="separate"/>
            </w:r>
            <w:r>
              <w:rPr>
                <w:noProof/>
                <w:webHidden/>
              </w:rPr>
              <w:t>45</w:t>
            </w:r>
            <w:r>
              <w:rPr>
                <w:noProof/>
                <w:webHidden/>
              </w:rPr>
              <w:fldChar w:fldCharType="end"/>
            </w:r>
          </w:hyperlink>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297E9F">
      <w:pPr>
        <w:pStyle w:val="Title"/>
        <w:keepNext/>
        <w:keepLines/>
      </w:pPr>
      <w:r>
        <w:lastRenderedPageBreak/>
        <w:t xml:space="preserve">Software </w:t>
      </w:r>
      <w:r w:rsidR="00CC2697">
        <w:t>Design Specification</w:t>
      </w:r>
    </w:p>
    <w:p w:rsidR="0017110C" w:rsidRPr="005A781D" w:rsidRDefault="0017110C" w:rsidP="00297E9F">
      <w:pPr>
        <w:pStyle w:val="Heading1"/>
        <w:numPr>
          <w:ilvl w:val="0"/>
          <w:numId w:val="2"/>
        </w:numPr>
      </w:pPr>
      <w:bookmarkStart w:id="6" w:name="_Toc431750916"/>
      <w:bookmarkStart w:id="7" w:name="_Toc431762510"/>
      <w:bookmarkStart w:id="8" w:name="_Toc436615132"/>
      <w:r w:rsidRPr="005A781D">
        <w:t>Introduction</w:t>
      </w:r>
      <w:bookmarkEnd w:id="6"/>
      <w:bookmarkEnd w:id="7"/>
      <w:bookmarkEnd w:id="8"/>
    </w:p>
    <w:p w:rsidR="0017110C" w:rsidRPr="0017110C" w:rsidRDefault="0017110C" w:rsidP="00297E9F">
      <w:pPr>
        <w:pStyle w:val="Heading2"/>
        <w:numPr>
          <w:ilvl w:val="1"/>
          <w:numId w:val="2"/>
        </w:numPr>
      </w:pPr>
      <w:bookmarkStart w:id="9" w:name="_Toc431750917"/>
      <w:bookmarkStart w:id="10" w:name="_Toc431762511"/>
      <w:bookmarkStart w:id="11" w:name="_Toc436615133"/>
      <w:r w:rsidRPr="0017110C">
        <w:t>Purpose</w:t>
      </w:r>
      <w:bookmarkEnd w:id="9"/>
      <w:bookmarkEnd w:id="10"/>
      <w:bookmarkEnd w:id="11"/>
    </w:p>
    <w:p w:rsidR="0017110C" w:rsidRPr="0017110C" w:rsidRDefault="0017110C" w:rsidP="00297E9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297E9F">
      <w:pPr>
        <w:pStyle w:val="Heading2"/>
      </w:pPr>
      <w:bookmarkStart w:id="12" w:name="_Toc431750918"/>
      <w:bookmarkStart w:id="13" w:name="_Toc431762512"/>
      <w:bookmarkStart w:id="14" w:name="_Toc436615134"/>
      <w:r>
        <w:t>Scope</w:t>
      </w:r>
      <w:bookmarkEnd w:id="12"/>
      <w:bookmarkEnd w:id="13"/>
      <w:bookmarkEnd w:id="14"/>
    </w:p>
    <w:p w:rsidR="0003781E" w:rsidRDefault="0003781E" w:rsidP="00297E9F">
      <w:pPr>
        <w:keepNext/>
        <w:keepLines/>
      </w:pPr>
      <w:bookmarkStart w:id="15" w:name="_Toc431145049"/>
      <w:bookmarkStart w:id="16" w:name="_Toc431750919"/>
      <w:bookmarkStart w:id="17"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297E9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297E9F">
      <w:pPr>
        <w:pStyle w:val="ListParagraph"/>
        <w:keepNext/>
        <w:keepLines/>
        <w:numPr>
          <w:ilvl w:val="0"/>
          <w:numId w:val="3"/>
        </w:numPr>
      </w:pPr>
      <w:r>
        <w:t>Simple Moving Average</w:t>
      </w:r>
    </w:p>
    <w:p w:rsidR="0003781E" w:rsidRDefault="0003781E" w:rsidP="00297E9F">
      <w:pPr>
        <w:pStyle w:val="ListParagraph"/>
        <w:keepNext/>
        <w:keepLines/>
        <w:numPr>
          <w:ilvl w:val="0"/>
          <w:numId w:val="3"/>
        </w:numPr>
      </w:pPr>
      <w:r>
        <w:t>Data correlation discovery between the multiple devices.</w:t>
      </w:r>
    </w:p>
    <w:p w:rsidR="0003781E" w:rsidRDefault="0003781E" w:rsidP="00297E9F">
      <w:pPr>
        <w:pStyle w:val="ListParagraph"/>
        <w:keepNext/>
        <w:keepLines/>
        <w:numPr>
          <w:ilvl w:val="0"/>
          <w:numId w:val="3"/>
        </w:numPr>
      </w:pPr>
      <w:r>
        <w:t>Simply display data that was uploaded to the customer in a graphical format.</w:t>
      </w:r>
    </w:p>
    <w:p w:rsidR="0003781E" w:rsidRDefault="0003781E" w:rsidP="00297E9F">
      <w:pPr>
        <w:pStyle w:val="ListParagraph"/>
        <w:keepNext/>
        <w:keepLines/>
        <w:numPr>
          <w:ilvl w:val="0"/>
          <w:numId w:val="3"/>
        </w:numPr>
      </w:pPr>
      <w:r>
        <w:t xml:space="preserve">Calculate the user’s activity.  </w:t>
      </w:r>
    </w:p>
    <w:p w:rsidR="0003781E" w:rsidRDefault="0003781E" w:rsidP="00297E9F">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297E9F">
      <w:pPr>
        <w:pStyle w:val="Heading2"/>
      </w:pPr>
      <w:bookmarkStart w:id="18" w:name="_Toc436615135"/>
      <w:r>
        <w:t>Definitions, Acronyms, and Abbreviations</w:t>
      </w:r>
      <w:bookmarkEnd w:id="15"/>
      <w:bookmarkEnd w:id="16"/>
      <w:bookmarkEnd w:id="17"/>
      <w:bookmarkEnd w:id="18"/>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Account</w:t>
            </w:r>
          </w:p>
        </w:tc>
        <w:tc>
          <w:tcPr>
            <w:tcW w:w="7150" w:type="dxa"/>
          </w:tcPr>
          <w:p w:rsidR="00254328" w:rsidRDefault="00254328" w:rsidP="00297E9F">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Activity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ASP.NET</w:t>
            </w:r>
          </w:p>
        </w:tc>
        <w:tc>
          <w:tcPr>
            <w:tcW w:w="7150" w:type="dxa"/>
          </w:tcPr>
          <w:p w:rsidR="002643C6" w:rsidRDefault="002643C6" w:rsidP="00297E9F">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C#</w:t>
            </w:r>
          </w:p>
        </w:tc>
        <w:tc>
          <w:tcPr>
            <w:tcW w:w="7150" w:type="dxa"/>
          </w:tcPr>
          <w:p w:rsidR="002643C6" w:rsidRDefault="002643C6" w:rsidP="00297E9F">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297E9F">
            <w:pPr>
              <w:keepNext/>
              <w:keepLines/>
              <w:widowControl w:val="0"/>
              <w:rPr>
                <w:i/>
              </w:rPr>
            </w:pPr>
            <w:r>
              <w:rPr>
                <w:i/>
              </w:rPr>
              <w:t>Controller</w:t>
            </w:r>
          </w:p>
        </w:tc>
        <w:tc>
          <w:tcPr>
            <w:tcW w:w="7150" w:type="dxa"/>
          </w:tcPr>
          <w:p w:rsidR="00812105" w:rsidRDefault="00812105" w:rsidP="00297E9F">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csv</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297E9F">
            <w:pPr>
              <w:keepNext/>
              <w:keepLines/>
              <w:widowControl w:val="0"/>
              <w:rPr>
                <w:i/>
              </w:rPr>
            </w:pPr>
            <w:r>
              <w:rPr>
                <w:i/>
              </w:rPr>
              <w:t>Customer</w:t>
            </w:r>
          </w:p>
        </w:tc>
        <w:tc>
          <w:tcPr>
            <w:tcW w:w="7150" w:type="dxa"/>
          </w:tcPr>
          <w:p w:rsidR="00254328" w:rsidRPr="002469FB"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proofErr w:type="spellStart"/>
            <w:r>
              <w:rPr>
                <w:i/>
              </w:rPr>
              <w:t>dat</w:t>
            </w:r>
            <w:proofErr w:type="spellEnd"/>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ECG</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Electro Cardio Gram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Combining of data to generate a report based on input criteria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run experiments on patient data</w:t>
            </w:r>
          </w:p>
        </w:tc>
      </w:tr>
      <w:tr w:rsidR="003E6B4F"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GSR</w:t>
            </w:r>
          </w:p>
        </w:tc>
        <w:tc>
          <w:tcPr>
            <w:tcW w:w="7150" w:type="dxa"/>
          </w:tcPr>
          <w:p w:rsidR="003E6B4F" w:rsidRDefault="003E6B4F" w:rsidP="00297E9F">
            <w:pPr>
              <w:keepNext/>
              <w:keepLines/>
              <w:widowControl w:val="0"/>
              <w:cnfStyle w:val="000000000000" w:firstRow="0" w:lastRow="0" w:firstColumn="0" w:lastColumn="0" w:oddVBand="0" w:evenVBand="0" w:oddHBand="0" w:evenHBand="0" w:firstRowFirstColumn="0" w:firstRowLastColumn="0" w:lastRowFirstColumn="0" w:lastRowLastColumn="0"/>
            </w:pPr>
            <w:proofErr w:type="spellStart"/>
            <w:r>
              <w:t>Galovanic</w:t>
            </w:r>
            <w:proofErr w:type="spellEnd"/>
            <w:r>
              <w:t xml:space="preserve"> Skin Resistance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GUI</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HTTP(S)</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HRV</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Heart Rate Variability</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IEEE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Interface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Medium in which a user interacts with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Medical Device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device worn by a patient to collect medical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Model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base representation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MVC</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Model View Controller</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Patient</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Physician</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treats patients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Request for information based on parameters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 Builder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Aids in building queries</w:t>
            </w:r>
          </w:p>
        </w:tc>
      </w:tr>
      <w:tr w:rsidR="003E6B4F"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3E6B4F" w:rsidRDefault="003E6B4F" w:rsidP="00297E9F">
            <w:pPr>
              <w:keepNext/>
              <w:keepLines/>
              <w:widowControl w:val="0"/>
              <w:rPr>
                <w:i/>
              </w:rPr>
            </w:pPr>
            <w:r>
              <w:rPr>
                <w:i/>
              </w:rPr>
              <w:t>RSSI</w:t>
            </w:r>
          </w:p>
        </w:tc>
        <w:tc>
          <w:tcPr>
            <w:tcW w:w="7150" w:type="dxa"/>
          </w:tcPr>
          <w:p w:rsidR="003E6B4F" w:rsidRDefault="003E6B4F" w:rsidP="00297E9F">
            <w:pPr>
              <w:keepNext/>
              <w:keepLines/>
              <w:widowControl w:val="0"/>
              <w:cnfStyle w:val="000000100000" w:firstRow="0" w:lastRow="0" w:firstColumn="0" w:lastColumn="0" w:oddVBand="0" w:evenVBand="0" w:oddHBand="1" w:evenHBand="0" w:firstRowFirstColumn="0" w:firstRowLastColumn="0" w:lastRowFirstColumn="0" w:lastRowLastColumn="0"/>
            </w:pPr>
            <w:r>
              <w:t>Bluetooth signal strength</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SDD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SQL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Stakeholder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Developer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Tester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UAH</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View</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Application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Based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Browser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 xml:space="preserve">An interface to view web applications over the internet (example: Firefox, </w:t>
            </w:r>
            <w:r>
              <w:lastRenderedPageBreak/>
              <w:t>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lastRenderedPageBreak/>
              <w:t>Web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297E9F">
      <w:pPr>
        <w:keepNext/>
        <w:keepLines/>
      </w:pPr>
    </w:p>
    <w:p w:rsidR="0017110C" w:rsidRDefault="0017110C" w:rsidP="00297E9F">
      <w:pPr>
        <w:pStyle w:val="Heading2"/>
      </w:pPr>
      <w:r>
        <w:t xml:space="preserve"> </w:t>
      </w:r>
      <w:bookmarkStart w:id="19" w:name="_Toc431750920"/>
      <w:bookmarkStart w:id="20" w:name="_Toc431762514"/>
      <w:bookmarkStart w:id="21" w:name="_Toc436615136"/>
      <w:r>
        <w:t>References</w:t>
      </w:r>
      <w:bookmarkEnd w:id="19"/>
      <w:bookmarkEnd w:id="20"/>
      <w:bookmarkEnd w:id="21"/>
    </w:p>
    <w:p w:rsidR="0017110C" w:rsidRDefault="0017110C" w:rsidP="00297E9F">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297E9F">
      <w:pPr>
        <w:keepNext/>
        <w:keepLines/>
      </w:pPr>
      <w:r w:rsidRPr="0007275F">
        <w:t>Definitions for New Race and Ethnicity Categories</w:t>
      </w:r>
      <w:r>
        <w:t xml:space="preserve"> (</w:t>
      </w:r>
      <w:r w:rsidRPr="0007275F">
        <w:t>https://nces.ed.gov/ipeds/reic/definitions.asp</w:t>
      </w:r>
      <w:r>
        <w:t>)</w:t>
      </w:r>
    </w:p>
    <w:p w:rsidR="00812105" w:rsidRDefault="009B2D67" w:rsidP="00297E9F">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297E9F">
      <w:pPr>
        <w:pStyle w:val="Heading2"/>
      </w:pPr>
      <w:bookmarkStart w:id="22" w:name="_Toc436615137"/>
      <w:r>
        <w:t>Overview</w:t>
      </w:r>
      <w:bookmarkEnd w:id="22"/>
    </w:p>
    <w:p w:rsidR="00812105" w:rsidRDefault="00185338" w:rsidP="00297E9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297E9F">
      <w:pPr>
        <w:pStyle w:val="Heading2"/>
        <w:spacing w:before="0" w:after="200"/>
        <w:contextualSpacing/>
      </w:pPr>
      <w:bookmarkStart w:id="23" w:name="_Toc434658785"/>
      <w:bookmarkStart w:id="24" w:name="_Toc436615138"/>
      <w:r>
        <w:t>Application Framework</w:t>
      </w:r>
      <w:bookmarkEnd w:id="23"/>
      <w:bookmarkEnd w:id="24"/>
    </w:p>
    <w:p w:rsidR="00812105" w:rsidRDefault="002F2E05" w:rsidP="00297E9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297E9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297E9F">
      <w:pPr>
        <w:pStyle w:val="Heading1"/>
      </w:pPr>
      <w:bookmarkStart w:id="25" w:name="_Toc436615139"/>
      <w:r>
        <w:t>System Architecture Description</w:t>
      </w:r>
      <w:bookmarkEnd w:id="25"/>
    </w:p>
    <w:p w:rsidR="00812105" w:rsidRDefault="00EA2092" w:rsidP="00297E9F">
      <w:pPr>
        <w:pStyle w:val="Heading2"/>
      </w:pPr>
      <w:bookmarkStart w:id="26" w:name="_Toc436615140"/>
      <w:r>
        <w:t>Overview of Components</w:t>
      </w:r>
      <w:bookmarkEnd w:id="26"/>
    </w:p>
    <w:p w:rsidR="00812105" w:rsidRDefault="003868C2" w:rsidP="00297E9F">
      <w:pPr>
        <w:keepNext/>
        <w:keepLines/>
        <w:spacing w:after="0" w:line="240" w:lineRule="auto"/>
      </w:pPr>
      <w:r>
        <w:rPr>
          <w:noProof/>
        </w:rPr>
        <w:lastRenderedPageBreak/>
        <w:drawing>
          <wp:inline distT="0" distB="0" distL="0" distR="0" wp14:anchorId="7FD526C5" wp14:editId="2F3D6035">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297E9F">
      <w:pPr>
        <w:keepNext/>
        <w:keepLines/>
        <w:spacing w:after="0" w:line="240" w:lineRule="auto"/>
        <w:jc w:val="center"/>
      </w:pPr>
      <w:r w:rsidRPr="00EA2092">
        <w:rPr>
          <w:b/>
        </w:rPr>
        <w:t>Figure 2.1</w:t>
      </w:r>
      <w:r w:rsidR="00C80C83">
        <w:t xml:space="preserve">: </w:t>
      </w:r>
      <w:r>
        <w:t>Architectural Overview</w:t>
      </w:r>
    </w:p>
    <w:p w:rsidR="00812105" w:rsidRDefault="00812105" w:rsidP="00297E9F">
      <w:pPr>
        <w:keepNext/>
        <w:keepLines/>
        <w:spacing w:after="0" w:line="240" w:lineRule="auto"/>
        <w:jc w:val="center"/>
      </w:pPr>
    </w:p>
    <w:p w:rsidR="00812105" w:rsidRDefault="00EA2092" w:rsidP="00297E9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297E9F">
      <w:pPr>
        <w:pStyle w:val="Heading2"/>
      </w:pPr>
      <w:bookmarkStart w:id="27" w:name="_Toc436615141"/>
      <w:r>
        <w:lastRenderedPageBreak/>
        <w:t>Structure and Relationships</w:t>
      </w:r>
      <w:bookmarkEnd w:id="27"/>
    </w:p>
    <w:p w:rsidR="00812105" w:rsidRDefault="00EA28CA" w:rsidP="00297E9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297E9F">
      <w:pPr>
        <w:pStyle w:val="Heading3"/>
        <w:keepNext/>
        <w:keepLines/>
      </w:pPr>
      <w:bookmarkStart w:id="28" w:name="_Toc436615142"/>
      <w:r>
        <w:t>Data Ingestion</w:t>
      </w:r>
      <w:bookmarkEnd w:id="28"/>
    </w:p>
    <w:p w:rsidR="00812105" w:rsidRDefault="001A5281" w:rsidP="00297E9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297E9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297E9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297E9F">
      <w:pPr>
        <w:keepNext/>
        <w:keepLines/>
      </w:pPr>
      <w:r w:rsidRPr="00D6053C">
        <w:rPr>
          <w:noProof/>
        </w:rPr>
        <w:lastRenderedPageBreak/>
        <w:drawing>
          <wp:inline distT="0" distB="0" distL="0" distR="0" wp14:anchorId="60A0A8D8" wp14:editId="0E7A4D46">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297E9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297E9F">
      <w:pPr>
        <w:pStyle w:val="Heading3"/>
        <w:keepNext/>
        <w:keepLines/>
      </w:pPr>
      <w:bookmarkStart w:id="29" w:name="_Toc436615143"/>
      <w:r>
        <w:t>Administrator Tools</w:t>
      </w:r>
      <w:bookmarkEnd w:id="29"/>
    </w:p>
    <w:p w:rsidR="003A2D87" w:rsidRPr="00DF4BAA" w:rsidRDefault="003A2D87" w:rsidP="00297E9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297E9F">
      <w:pPr>
        <w:keepNext/>
        <w:keepLines/>
      </w:pPr>
      <w:r>
        <w:rPr>
          <w:noProof/>
        </w:rPr>
        <w:lastRenderedPageBreak/>
        <w:drawing>
          <wp:inline distT="0" distB="0" distL="0" distR="0" wp14:anchorId="04F33200" wp14:editId="00D1ECFD">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297E9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Default="00744FE5" w:rsidP="00297E9F">
      <w:pPr>
        <w:keepNext/>
        <w:keepLines/>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63F5" w:rsidP="00297E9F">
      <w:pPr>
        <w:keepNext/>
        <w:keepLines/>
      </w:pPr>
      <w:r w:rsidRPr="001163F5">
        <w:t>Regarding account deletion, when a system administrator deletes a user account that is a patient, all of the data associated with the patient will be deleted from the database.  If in the future it is decided that this is not the desired functionality, it is suggested that the ability to delete a patient be removed from the system.  A patient that would normally have been deleted shall be disabled instead.  This will leave the patient record in the database allowing all the patient data to remain as well.</w:t>
      </w:r>
    </w:p>
    <w:p w:rsidR="001129E1" w:rsidRPr="00AB528B" w:rsidRDefault="001129E1" w:rsidP="00297E9F">
      <w:pPr>
        <w:pStyle w:val="Caption"/>
        <w:keepNext/>
        <w:keepLines/>
        <w:jc w:val="center"/>
        <w:rPr>
          <w:color w:val="auto"/>
          <w:sz w:val="24"/>
          <w:szCs w:val="24"/>
        </w:rPr>
      </w:pPr>
      <w:r>
        <w:rPr>
          <w:noProof/>
        </w:rPr>
        <w:lastRenderedPageBreak/>
        <w:drawing>
          <wp:inline distT="0" distB="0" distL="0" distR="0" wp14:anchorId="720279F5" wp14:editId="640D90C8">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w:t>
      </w:r>
      <w:r w:rsidR="00D91470">
        <w:rPr>
          <w:b w:val="0"/>
          <w:color w:val="auto"/>
          <w:sz w:val="24"/>
          <w:szCs w:val="24"/>
        </w:rPr>
        <w:t>/</w:t>
      </w:r>
      <w:r w:rsidRPr="00AB528B">
        <w:rPr>
          <w:b w:val="0"/>
          <w:color w:val="auto"/>
          <w:sz w:val="24"/>
          <w:szCs w:val="24"/>
        </w:rPr>
        <w:t>Reject</w:t>
      </w:r>
      <w:r w:rsidR="00D91470">
        <w:rPr>
          <w:b w:val="0"/>
          <w:color w:val="auto"/>
          <w:sz w:val="24"/>
          <w:szCs w:val="24"/>
        </w:rPr>
        <w:t>/Delete</w:t>
      </w:r>
      <w:r w:rsidRPr="00AB528B">
        <w:rPr>
          <w:b w:val="0"/>
          <w:color w:val="auto"/>
          <w:sz w:val="24"/>
          <w:szCs w:val="24"/>
        </w:rPr>
        <w:t xml:space="preserve"> Account Sequence Diagram</w:t>
      </w:r>
    </w:p>
    <w:p w:rsidR="001129E1" w:rsidRDefault="001129E1" w:rsidP="00737642">
      <w:pPr>
        <w:keepNext/>
        <w:keepLines/>
      </w:pPr>
    </w:p>
    <w:p w:rsidR="000D5552" w:rsidRDefault="000D5552" w:rsidP="00737642">
      <w:pPr>
        <w:pStyle w:val="Heading3"/>
      </w:pPr>
      <w:bookmarkStart w:id="30" w:name="_Toc436615144"/>
      <w:r>
        <w:t>Account Management</w:t>
      </w:r>
      <w:bookmarkEnd w:id="30"/>
    </w:p>
    <w:p w:rsidR="007E3E89" w:rsidRDefault="000D5552" w:rsidP="00737642">
      <w:r>
        <w:t xml:space="preserve">The account management feature encompasses the various tools available to the user for creating and managing their accounts.  Patients will have access to the account management tools but will not be allowed to create their own accounts.  Patient account creation will be described in the Physician Tools section </w:t>
      </w:r>
      <w:r w:rsidR="007E3E89">
        <w:t>2.2.4.</w:t>
      </w:r>
      <w:r w:rsidR="00565F75">
        <w:t xml:space="preserve">   </w:t>
      </w:r>
    </w:p>
    <w:p w:rsidR="007E3E89" w:rsidRDefault="007E3E89" w:rsidP="00737642">
      <w:r>
        <w:t xml:space="preserve">The first tool shown below in figure 2.5 is account creation.  </w:t>
      </w:r>
      <w:r w:rsidRPr="007E3E89">
        <w:t xml:space="preserve">The </w:t>
      </w:r>
      <w:proofErr w:type="spellStart"/>
      <w:r w:rsidRPr="007E3E89">
        <w:t>AccountController</w:t>
      </w:r>
      <w:proofErr w:type="spellEnd"/>
      <w:r w:rsidRPr="007E3E89">
        <w:t xml:space="preserve"> will provide a </w:t>
      </w:r>
      <w:proofErr w:type="gramStart"/>
      <w:r w:rsidRPr="007E3E89">
        <w:t>Register(</w:t>
      </w:r>
      <w:proofErr w:type="gramEnd"/>
      <w:r w:rsidRPr="007E3E89">
        <w:t xml:space="preserve">model) procedure. The </w:t>
      </w:r>
      <w:proofErr w:type="spellStart"/>
      <w:r w:rsidRPr="007E3E89">
        <w:t>AccountController</w:t>
      </w:r>
      <w:proofErr w:type="spellEnd"/>
      <w:r w:rsidRPr="007E3E89">
        <w:t xml:space="preserve"> will create a new </w:t>
      </w:r>
      <w:proofErr w:type="spellStart"/>
      <w:r w:rsidRPr="007E3E89">
        <w:t>ApplicationUser</w:t>
      </w:r>
      <w:proofErr w:type="spellEnd"/>
      <w:r w:rsidRPr="007E3E89">
        <w:t xml:space="preserve"> when the </w:t>
      </w:r>
      <w:proofErr w:type="gramStart"/>
      <w:r w:rsidRPr="007E3E89">
        <w:t>Register(</w:t>
      </w:r>
      <w:proofErr w:type="gramEnd"/>
      <w:r w:rsidRPr="007E3E89">
        <w:t xml:space="preserve">) procedure is called. Then the </w:t>
      </w:r>
      <w:proofErr w:type="spellStart"/>
      <w:r w:rsidRPr="007E3E89">
        <w:t>AccountController</w:t>
      </w:r>
      <w:proofErr w:type="spellEnd"/>
      <w:r w:rsidRPr="007E3E89">
        <w:t xml:space="preserve"> will then call the Microsoft provided </w:t>
      </w:r>
      <w:proofErr w:type="spellStart"/>
      <w:r w:rsidRPr="007E3E89">
        <w:t>UserManager's</w:t>
      </w:r>
      <w:proofErr w:type="spellEnd"/>
      <w:r w:rsidRPr="007E3E89">
        <w:t xml:space="preserve"> </w:t>
      </w:r>
      <w:proofErr w:type="gramStart"/>
      <w:r w:rsidRPr="007E3E89">
        <w:t>Create(</w:t>
      </w:r>
      <w:proofErr w:type="spellStart"/>
      <w:proofErr w:type="gramEnd"/>
      <w:r w:rsidRPr="007E3E89">
        <w:t>ApplicationUser,Password</w:t>
      </w:r>
      <w:proofErr w:type="spellEnd"/>
      <w:r w:rsidRPr="007E3E89">
        <w:t xml:space="preserve">) procedure. This procedure will return a Success if the creation was successful. If a Success is returned, the </w:t>
      </w:r>
      <w:proofErr w:type="spellStart"/>
      <w:r w:rsidRPr="007E3E89">
        <w:t>AccountController</w:t>
      </w:r>
      <w:proofErr w:type="spellEnd"/>
      <w:r w:rsidRPr="007E3E89">
        <w:t xml:space="preserve"> will redirect the user back to the Home page. </w:t>
      </w:r>
    </w:p>
    <w:p w:rsidR="000D5552" w:rsidRDefault="007E3E89" w:rsidP="00737642">
      <w:pPr>
        <w:jc w:val="center"/>
      </w:pPr>
      <w:r>
        <w:rPr>
          <w:noProof/>
        </w:rPr>
        <w:lastRenderedPageBreak/>
        <w:drawing>
          <wp:inline distT="0" distB="0" distL="0" distR="0" wp14:anchorId="77782E55" wp14:editId="58965F60">
            <wp:extent cx="4150581" cy="2557884"/>
            <wp:effectExtent l="0" t="0" r="0" b="0"/>
            <wp:docPr id="7" name="Picture 7" descr="C:\Users\jimmy.duggan\Documents\GitHub\med656\Diagrams\Sequence Diagrams\GoodCreate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GoodCreateUserSequenc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410" cy="2557779"/>
                    </a:xfrm>
                    <a:prstGeom prst="rect">
                      <a:avLst/>
                    </a:prstGeom>
                    <a:noFill/>
                    <a:ln>
                      <a:noFill/>
                    </a:ln>
                  </pic:spPr>
                </pic:pic>
              </a:graphicData>
            </a:graphic>
          </wp:inline>
        </w:drawing>
      </w:r>
    </w:p>
    <w:p w:rsidR="007E3E89" w:rsidRPr="00737642" w:rsidRDefault="007E3E89" w:rsidP="00737642">
      <w:pPr>
        <w:jc w:val="center"/>
      </w:pPr>
      <w:r w:rsidRPr="00737642">
        <w:rPr>
          <w:b/>
        </w:rPr>
        <w:t>Figure 2.</w:t>
      </w:r>
      <w:r>
        <w:rPr>
          <w:b/>
        </w:rPr>
        <w:t>5</w:t>
      </w:r>
      <w:r w:rsidRPr="00737642">
        <w:t>:</w:t>
      </w:r>
      <w:r>
        <w:rPr>
          <w:b/>
        </w:rPr>
        <w:t xml:space="preserve"> </w:t>
      </w:r>
      <w:r>
        <w:t>Account Creation Sequence Diagram</w:t>
      </w:r>
    </w:p>
    <w:p w:rsidR="000D5552" w:rsidRDefault="007E3E89" w:rsidP="00737642">
      <w:r>
        <w:t xml:space="preserve">Next in figure 2.6 the edit account tool is detailed.  </w:t>
      </w:r>
      <w:r w:rsidRPr="007E3E89">
        <w:t xml:space="preserve">The </w:t>
      </w:r>
      <w:proofErr w:type="spellStart"/>
      <w:r w:rsidRPr="007E3E89">
        <w:t>AccountController</w:t>
      </w:r>
      <w:proofErr w:type="spellEnd"/>
      <w:r w:rsidRPr="007E3E89">
        <w:t xml:space="preserve"> will offer a </w:t>
      </w:r>
      <w:proofErr w:type="gramStart"/>
      <w:r w:rsidRPr="007E3E89">
        <w:t>Edit(</w:t>
      </w:r>
      <w:proofErr w:type="gramEnd"/>
      <w:r w:rsidRPr="007E3E89">
        <w:t xml:space="preserve">model) procedure. This procedure will interact with the Database object. When the </w:t>
      </w:r>
      <w:proofErr w:type="gramStart"/>
      <w:r w:rsidRPr="007E3E89">
        <w:t>Edit(</w:t>
      </w:r>
      <w:proofErr w:type="gramEnd"/>
      <w:r w:rsidRPr="007E3E89">
        <w:t xml:space="preserve">) procedure is called, the </w:t>
      </w:r>
      <w:proofErr w:type="spellStart"/>
      <w:r w:rsidRPr="007E3E89">
        <w:t>AccountController</w:t>
      </w:r>
      <w:proofErr w:type="spellEnd"/>
      <w:r w:rsidRPr="007E3E89">
        <w:t xml:space="preserve"> will get the username by using the Microsoft provided attribute </w:t>
      </w:r>
      <w:proofErr w:type="spellStart"/>
      <w:r w:rsidRPr="007E3E89">
        <w:t>User.Identity.Name</w:t>
      </w:r>
      <w:proofErr w:type="spellEnd"/>
      <w:r w:rsidRPr="007E3E89">
        <w:t xml:space="preserve">. The </w:t>
      </w:r>
      <w:proofErr w:type="spellStart"/>
      <w:r w:rsidRPr="007E3E89">
        <w:t>AccountController</w:t>
      </w:r>
      <w:proofErr w:type="spellEnd"/>
      <w:r w:rsidRPr="007E3E89">
        <w:t xml:space="preserve"> will then call the Database's </w:t>
      </w:r>
      <w:proofErr w:type="spellStart"/>
      <w:proofErr w:type="gramStart"/>
      <w:r w:rsidRPr="007E3E89">
        <w:t>UserProfiles.FirstOrDefault</w:t>
      </w:r>
      <w:proofErr w:type="spellEnd"/>
      <w:r w:rsidRPr="007E3E89">
        <w:t>(</w:t>
      </w:r>
      <w:proofErr w:type="gramEnd"/>
      <w:r w:rsidRPr="007E3E89">
        <w:t xml:space="preserve">Username). This procedure will respond with the </w:t>
      </w:r>
      <w:proofErr w:type="spellStart"/>
      <w:r w:rsidRPr="007E3E89">
        <w:t>UserProfile</w:t>
      </w:r>
      <w:proofErr w:type="spellEnd"/>
      <w:r w:rsidRPr="007E3E89">
        <w:t xml:space="preserve"> corresponding to the Username. The </w:t>
      </w:r>
      <w:proofErr w:type="spellStart"/>
      <w:r w:rsidRPr="007E3E89">
        <w:t>AccountController</w:t>
      </w:r>
      <w:proofErr w:type="spellEnd"/>
      <w:r w:rsidRPr="007E3E89">
        <w:t xml:space="preserve"> will then set all the </w:t>
      </w:r>
      <w:proofErr w:type="spellStart"/>
      <w:r w:rsidRPr="007E3E89">
        <w:t>UserProfile</w:t>
      </w:r>
      <w:proofErr w:type="spellEnd"/>
      <w:r w:rsidRPr="007E3E89">
        <w:t xml:space="preserve"> attributes to the values provided in the model that was passed in with the </w:t>
      </w:r>
      <w:proofErr w:type="gramStart"/>
      <w:r w:rsidRPr="007E3E89">
        <w:t>Edit(</w:t>
      </w:r>
      <w:proofErr w:type="gramEnd"/>
      <w:r w:rsidRPr="007E3E89">
        <w:t xml:space="preserve">model) call. Then the </w:t>
      </w:r>
      <w:proofErr w:type="spellStart"/>
      <w:r w:rsidRPr="007E3E89">
        <w:t>AccountController</w:t>
      </w:r>
      <w:proofErr w:type="spellEnd"/>
      <w:r w:rsidRPr="007E3E89">
        <w:t xml:space="preserve"> will set the Database's </w:t>
      </w:r>
      <w:proofErr w:type="gramStart"/>
      <w:r w:rsidRPr="007E3E89">
        <w:t>Entry(</w:t>
      </w:r>
      <w:proofErr w:type="spellStart"/>
      <w:proofErr w:type="gramEnd"/>
      <w:r w:rsidRPr="007E3E89">
        <w:t>UserProfile</w:t>
      </w:r>
      <w:proofErr w:type="spellEnd"/>
      <w:r w:rsidRPr="007E3E89">
        <w:t xml:space="preserve">).State to </w:t>
      </w:r>
      <w:proofErr w:type="spellStart"/>
      <w:r w:rsidRPr="007E3E89">
        <w:t>EntityState.Modified</w:t>
      </w:r>
      <w:proofErr w:type="spellEnd"/>
      <w:r w:rsidRPr="007E3E89">
        <w:t xml:space="preserve"> and call the Database's </w:t>
      </w:r>
      <w:proofErr w:type="spellStart"/>
      <w:r w:rsidRPr="007E3E89">
        <w:t>SaveChanges</w:t>
      </w:r>
      <w:proofErr w:type="spellEnd"/>
      <w:r w:rsidRPr="007E3E89">
        <w:t xml:space="preserve">() procedure. The </w:t>
      </w:r>
      <w:proofErr w:type="spellStart"/>
      <w:r w:rsidRPr="007E3E89">
        <w:t>AccountController</w:t>
      </w:r>
      <w:proofErr w:type="spellEnd"/>
      <w:r w:rsidRPr="007E3E89">
        <w:t xml:space="preserve"> can then redirect the User to the Home page again.</w:t>
      </w:r>
    </w:p>
    <w:p w:rsidR="007E3E89" w:rsidRDefault="007E3E89" w:rsidP="00737642"/>
    <w:p w:rsidR="000D5552" w:rsidRDefault="000D5552" w:rsidP="00737642">
      <w:pPr>
        <w:jc w:val="center"/>
      </w:pPr>
      <w:r>
        <w:rPr>
          <w:noProof/>
        </w:rPr>
        <w:lastRenderedPageBreak/>
        <w:drawing>
          <wp:inline distT="0" distB="0" distL="0" distR="0" wp14:anchorId="1BD5C051" wp14:editId="723FA01D">
            <wp:extent cx="4333461" cy="3584811"/>
            <wp:effectExtent l="0" t="0" r="0" b="0"/>
            <wp:docPr id="6" name="Picture 6" descr="C:\Users\jimmy.duggan\Documents\GitHub\med656\Diagrams\Sequence Diagrams\GoodEditUser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GoodEditUserSequenc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103" cy="3587824"/>
                    </a:xfrm>
                    <a:prstGeom prst="rect">
                      <a:avLst/>
                    </a:prstGeom>
                    <a:noFill/>
                    <a:ln>
                      <a:noFill/>
                    </a:ln>
                  </pic:spPr>
                </pic:pic>
              </a:graphicData>
            </a:graphic>
          </wp:inline>
        </w:drawing>
      </w:r>
    </w:p>
    <w:p w:rsidR="007E3E89" w:rsidRPr="001E5B33" w:rsidRDefault="007E3E89" w:rsidP="007E3E89">
      <w:pPr>
        <w:jc w:val="center"/>
      </w:pPr>
      <w:r w:rsidRPr="001E5B33">
        <w:rPr>
          <w:b/>
        </w:rPr>
        <w:t>Figure 2.</w:t>
      </w:r>
      <w:r>
        <w:rPr>
          <w:b/>
        </w:rPr>
        <w:t>6</w:t>
      </w:r>
      <w:r w:rsidRPr="001E5B33">
        <w:t>:</w:t>
      </w:r>
      <w:r>
        <w:rPr>
          <w:b/>
        </w:rPr>
        <w:t xml:space="preserve"> </w:t>
      </w:r>
      <w:r w:rsidR="00565F75">
        <w:t>Edit Account</w:t>
      </w:r>
      <w:r>
        <w:t xml:space="preserve"> Sequence Diagram</w:t>
      </w:r>
    </w:p>
    <w:p w:rsidR="007E3E89" w:rsidRDefault="00565F75" w:rsidP="00737642">
      <w:r>
        <w:t>Two other key elements involved in user account management are the ability securely login to your account and to logout of your account.  Figure 2.6 details the login in functionality, and figure 2.7 details the logout function.</w:t>
      </w:r>
    </w:p>
    <w:p w:rsidR="00565F75" w:rsidRDefault="00565F75" w:rsidP="00737642">
      <w:r w:rsidRPr="00565F75">
        <w:t xml:space="preserve">The </w:t>
      </w:r>
      <w:proofErr w:type="spellStart"/>
      <w:r w:rsidRPr="00565F75">
        <w:t>AccountController</w:t>
      </w:r>
      <w:proofErr w:type="spellEnd"/>
      <w:r w:rsidRPr="00565F75">
        <w:t xml:space="preserve"> will offer a </w:t>
      </w:r>
      <w:proofErr w:type="gramStart"/>
      <w:r w:rsidRPr="00565F75">
        <w:t>Login(</w:t>
      </w:r>
      <w:proofErr w:type="gramEnd"/>
      <w:r w:rsidRPr="00565F75">
        <w:t xml:space="preserve">) procedure. It will interact with the Microsoft provided </w:t>
      </w:r>
      <w:proofErr w:type="spellStart"/>
      <w:r w:rsidRPr="00565F75">
        <w:t>UserManager</w:t>
      </w:r>
      <w:proofErr w:type="spellEnd"/>
      <w:r w:rsidRPr="00565F75">
        <w:t xml:space="preserve"> and </w:t>
      </w:r>
      <w:proofErr w:type="spellStart"/>
      <w:r w:rsidRPr="00565F75">
        <w:t>SignInManager</w:t>
      </w:r>
      <w:proofErr w:type="spellEnd"/>
      <w:r w:rsidRPr="00565F75">
        <w:t xml:space="preserve"> objects. When the Login is called it will call the </w:t>
      </w:r>
      <w:proofErr w:type="spellStart"/>
      <w:r w:rsidRPr="00565F75">
        <w:t>UserManager's</w:t>
      </w:r>
      <w:proofErr w:type="spellEnd"/>
      <w:r w:rsidRPr="00565F75">
        <w:t xml:space="preserve"> </w:t>
      </w:r>
      <w:proofErr w:type="spellStart"/>
      <w:proofErr w:type="gramStart"/>
      <w:r w:rsidRPr="00565F75">
        <w:t>FindByName</w:t>
      </w:r>
      <w:proofErr w:type="spellEnd"/>
      <w:r w:rsidRPr="00565F75">
        <w:t>(</w:t>
      </w:r>
      <w:proofErr w:type="gramEnd"/>
      <w:r w:rsidRPr="00565F75">
        <w:t xml:space="preserve">Username) procedure to make sure the user exists in the database. Then the </w:t>
      </w:r>
      <w:proofErr w:type="gramStart"/>
      <w:r w:rsidRPr="00565F75">
        <w:t>Login(</w:t>
      </w:r>
      <w:proofErr w:type="gramEnd"/>
      <w:r w:rsidRPr="00565F75">
        <w:t xml:space="preserve">) procedure will call the </w:t>
      </w:r>
      <w:proofErr w:type="spellStart"/>
      <w:r w:rsidRPr="00565F75">
        <w:t>SignInManager's</w:t>
      </w:r>
      <w:proofErr w:type="spellEnd"/>
      <w:r w:rsidRPr="00565F75">
        <w:t xml:space="preserve"> </w:t>
      </w:r>
      <w:proofErr w:type="spellStart"/>
      <w:r w:rsidRPr="00565F75">
        <w:t>PasswordSignIn</w:t>
      </w:r>
      <w:proofErr w:type="spellEnd"/>
      <w:r w:rsidRPr="00565F75">
        <w:t>(</w:t>
      </w:r>
      <w:proofErr w:type="spellStart"/>
      <w:r w:rsidRPr="00565F75">
        <w:t>Username,Password,RememberMe</w:t>
      </w:r>
      <w:proofErr w:type="spellEnd"/>
      <w:r w:rsidRPr="00565F75">
        <w:t xml:space="preserve">) procedure. This will return a </w:t>
      </w:r>
      <w:proofErr w:type="spellStart"/>
      <w:r w:rsidRPr="00565F75">
        <w:t>SignInStatus</w:t>
      </w:r>
      <w:proofErr w:type="spellEnd"/>
      <w:r w:rsidRPr="00565F75">
        <w:t xml:space="preserve"> that tells the </w:t>
      </w:r>
      <w:proofErr w:type="spellStart"/>
      <w:r w:rsidRPr="00565F75">
        <w:t>AccountController</w:t>
      </w:r>
      <w:proofErr w:type="spellEnd"/>
      <w:r w:rsidRPr="00565F75">
        <w:t xml:space="preserve"> if the </w:t>
      </w:r>
      <w:proofErr w:type="spellStart"/>
      <w:r w:rsidRPr="00565F75">
        <w:t>signin</w:t>
      </w:r>
      <w:proofErr w:type="spellEnd"/>
      <w:r w:rsidRPr="00565F75">
        <w:t xml:space="preserve"> was successful. If the </w:t>
      </w:r>
      <w:proofErr w:type="spellStart"/>
      <w:r w:rsidRPr="00565F75">
        <w:t>signin</w:t>
      </w:r>
      <w:proofErr w:type="spellEnd"/>
      <w:r w:rsidRPr="00565F75">
        <w:t xml:space="preserve"> was successful, the </w:t>
      </w:r>
      <w:proofErr w:type="spellStart"/>
      <w:r w:rsidRPr="00565F75">
        <w:t>AccountController</w:t>
      </w:r>
      <w:proofErr w:type="spellEnd"/>
      <w:r w:rsidRPr="00565F75">
        <w:t xml:space="preserve"> will redirect the user to the </w:t>
      </w:r>
      <w:proofErr w:type="spellStart"/>
      <w:r w:rsidRPr="00565F75">
        <w:t>retURL</w:t>
      </w:r>
      <w:proofErr w:type="spellEnd"/>
      <w:r w:rsidRPr="00565F75">
        <w:t>.</w:t>
      </w:r>
    </w:p>
    <w:p w:rsidR="00565F75" w:rsidRDefault="00565F75" w:rsidP="00737642">
      <w:pPr>
        <w:jc w:val="center"/>
      </w:pPr>
      <w:r>
        <w:rPr>
          <w:noProof/>
        </w:rPr>
        <w:lastRenderedPageBreak/>
        <w:drawing>
          <wp:inline distT="0" distB="0" distL="0" distR="0" wp14:anchorId="0DEE7DB0" wp14:editId="115873E0">
            <wp:extent cx="5279666" cy="2618292"/>
            <wp:effectExtent l="0" t="0" r="0" b="0"/>
            <wp:docPr id="9" name="Picture 9" descr="C:\Users\jimmy.duggan\Documents\GitHub\med656\Diagrams\Sequence Diagrams\Good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GoodLogin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766" cy="2618342"/>
                    </a:xfrm>
                    <a:prstGeom prst="rect">
                      <a:avLst/>
                    </a:prstGeom>
                    <a:noFill/>
                    <a:ln>
                      <a:noFill/>
                    </a:ln>
                  </pic:spPr>
                </pic:pic>
              </a:graphicData>
            </a:graphic>
          </wp:inline>
        </w:drawing>
      </w:r>
    </w:p>
    <w:p w:rsidR="00565F75" w:rsidRDefault="00565F75" w:rsidP="00565F75">
      <w:pPr>
        <w:jc w:val="center"/>
      </w:pPr>
      <w:r w:rsidRPr="001E5B33">
        <w:rPr>
          <w:b/>
        </w:rPr>
        <w:t>Figure 2.</w:t>
      </w:r>
      <w:r>
        <w:rPr>
          <w:b/>
        </w:rPr>
        <w:t>7</w:t>
      </w:r>
      <w:r w:rsidRPr="001E5B33">
        <w:t>:</w:t>
      </w:r>
      <w:r>
        <w:rPr>
          <w:b/>
        </w:rPr>
        <w:t xml:space="preserve"> </w:t>
      </w:r>
      <w:r>
        <w:t>Login Sequence Diagram</w:t>
      </w:r>
    </w:p>
    <w:p w:rsidR="00565F75" w:rsidRDefault="00565F75" w:rsidP="00737642">
      <w:r w:rsidRPr="00565F75">
        <w:t xml:space="preserve">The </w:t>
      </w:r>
      <w:proofErr w:type="spellStart"/>
      <w:r w:rsidRPr="00565F75">
        <w:t>AccountController</w:t>
      </w:r>
      <w:proofErr w:type="spellEnd"/>
      <w:r w:rsidRPr="00565F75">
        <w:t xml:space="preserve"> has a public procedure called </w:t>
      </w:r>
      <w:proofErr w:type="gramStart"/>
      <w:r w:rsidRPr="00565F75">
        <w:t>Logoff(</w:t>
      </w:r>
      <w:proofErr w:type="gramEnd"/>
      <w:r w:rsidRPr="00565F75">
        <w:t xml:space="preserve">). This procedure when called by the user shall call the </w:t>
      </w:r>
      <w:proofErr w:type="spellStart"/>
      <w:proofErr w:type="gramStart"/>
      <w:r w:rsidRPr="00565F75">
        <w:t>formAuthentication.SignOut</w:t>
      </w:r>
      <w:proofErr w:type="spellEnd"/>
      <w:r w:rsidRPr="00565F75">
        <w:t>(</w:t>
      </w:r>
      <w:proofErr w:type="gramEnd"/>
      <w:r w:rsidRPr="00565F75">
        <w:t xml:space="preserve">) procedure provided by Microsoft in the MVC library. Once the </w:t>
      </w:r>
      <w:proofErr w:type="spellStart"/>
      <w:proofErr w:type="gramStart"/>
      <w:r w:rsidRPr="00565F75">
        <w:t>SignOut</w:t>
      </w:r>
      <w:proofErr w:type="spellEnd"/>
      <w:r w:rsidRPr="00565F75">
        <w:t>(</w:t>
      </w:r>
      <w:proofErr w:type="gramEnd"/>
      <w:r w:rsidRPr="00565F75">
        <w:t>) procedure has finished, the Logoff() procedure will redirect the user back to the Login screen.</w:t>
      </w:r>
    </w:p>
    <w:p w:rsidR="00565F75" w:rsidRPr="001E5B33" w:rsidRDefault="00565F75" w:rsidP="00737642">
      <w:pPr>
        <w:jc w:val="center"/>
      </w:pPr>
      <w:r>
        <w:rPr>
          <w:noProof/>
        </w:rPr>
        <w:drawing>
          <wp:inline distT="0" distB="0" distL="0" distR="0" wp14:anchorId="09620EED" wp14:editId="11E35691">
            <wp:extent cx="3307743" cy="2598737"/>
            <wp:effectExtent l="0" t="0" r="0" b="0"/>
            <wp:docPr id="10" name="Picture 10" descr="C:\Users\jimmy.duggan\Documents\GitHub\med656\Diagrams\Sequence Diagrams\GoodLogou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GoodLogout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7718" cy="2598717"/>
                    </a:xfrm>
                    <a:prstGeom prst="rect">
                      <a:avLst/>
                    </a:prstGeom>
                    <a:noFill/>
                    <a:ln>
                      <a:noFill/>
                    </a:ln>
                  </pic:spPr>
                </pic:pic>
              </a:graphicData>
            </a:graphic>
          </wp:inline>
        </w:drawing>
      </w:r>
    </w:p>
    <w:p w:rsidR="00565F75" w:rsidRDefault="00565F75" w:rsidP="00565F75">
      <w:pPr>
        <w:jc w:val="center"/>
      </w:pPr>
      <w:r w:rsidRPr="001E5B33">
        <w:rPr>
          <w:b/>
        </w:rPr>
        <w:t>Figure 2.</w:t>
      </w:r>
      <w:r>
        <w:rPr>
          <w:b/>
        </w:rPr>
        <w:t>8</w:t>
      </w:r>
      <w:r w:rsidRPr="001E5B33">
        <w:t>:</w:t>
      </w:r>
      <w:r>
        <w:rPr>
          <w:b/>
        </w:rPr>
        <w:t xml:space="preserve"> </w:t>
      </w:r>
      <w:r>
        <w:t>Logoff Sequence Diagram</w:t>
      </w:r>
    </w:p>
    <w:p w:rsidR="00565F75" w:rsidRDefault="00737642" w:rsidP="00737642">
      <w:pPr>
        <w:pStyle w:val="Heading3"/>
      </w:pPr>
      <w:bookmarkStart w:id="31" w:name="_Toc436615145"/>
      <w:r>
        <w:t>Physician Actions</w:t>
      </w:r>
      <w:bookmarkEnd w:id="31"/>
    </w:p>
    <w:p w:rsidR="00737642" w:rsidRDefault="00737642" w:rsidP="00737642">
      <w:r>
        <w:rPr>
          <w:noProof/>
        </w:rPr>
        <w:lastRenderedPageBreak/>
        <w:drawing>
          <wp:inline distT="0" distB="0" distL="0" distR="0" wp14:anchorId="597CC28E" wp14:editId="22409F2C">
            <wp:extent cx="59436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sician_CreatePati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9B2D67" w:rsidRDefault="009B2D67" w:rsidP="009B2D67">
      <w:pPr>
        <w:jc w:val="center"/>
      </w:pPr>
      <w:r w:rsidRPr="001E5B33">
        <w:rPr>
          <w:b/>
        </w:rPr>
        <w:t>Figure 2.</w:t>
      </w:r>
      <w:r>
        <w:rPr>
          <w:b/>
        </w:rPr>
        <w:t>9</w:t>
      </w:r>
      <w:r w:rsidRPr="001E5B33">
        <w:t>:</w:t>
      </w:r>
      <w:r>
        <w:rPr>
          <w:b/>
        </w:rPr>
        <w:t xml:space="preserve"> </w:t>
      </w:r>
      <w:r>
        <w:t>Create Patient Sequence Diagram</w:t>
      </w:r>
    </w:p>
    <w:p w:rsidR="00737642" w:rsidRDefault="00737642" w:rsidP="00737642">
      <w:r>
        <w:t>Physician: Create Patient</w:t>
      </w:r>
    </w:p>
    <w:p w:rsidR="00737642" w:rsidRDefault="00737642" w:rsidP="00737642">
      <w:r>
        <w:t>The “Physician: Create Patient” sequence diagram details the interactions when a physician adds a patient to the system.  The physician will supply the details of the patient to the system, and the system will generate a password for the user and add the user to the database.  If successful, the system will reply with a confirmation that the user was added to the database and the generated password.  If unsuccessful, the system will display error information.</w:t>
      </w:r>
    </w:p>
    <w:p w:rsidR="009B2D67" w:rsidRDefault="00737642" w:rsidP="00D7622F">
      <w:pPr>
        <w:jc w:val="center"/>
      </w:pPr>
      <w:r>
        <w:rPr>
          <w:noProof/>
        </w:rPr>
        <w:drawing>
          <wp:inline distT="0" distB="0" distL="0" distR="0" wp14:anchorId="1BBCF3DF" wp14:editId="3AE47DFD">
            <wp:extent cx="5943600" cy="190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ian_DeletePati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r w:rsidR="009B2D67" w:rsidRPr="001E5B33">
        <w:rPr>
          <w:b/>
        </w:rPr>
        <w:t>Figure 2.</w:t>
      </w:r>
      <w:r w:rsidR="009B2D67">
        <w:rPr>
          <w:b/>
        </w:rPr>
        <w:t>10</w:t>
      </w:r>
      <w:r w:rsidR="009B2D67" w:rsidRPr="001E5B33">
        <w:t>:</w:t>
      </w:r>
      <w:r w:rsidR="009B2D67">
        <w:rPr>
          <w:b/>
        </w:rPr>
        <w:t xml:space="preserve"> </w:t>
      </w:r>
      <w:r w:rsidR="009B2D67">
        <w:t>Delete Patient Sequence Diagram</w:t>
      </w:r>
    </w:p>
    <w:p w:rsidR="00737642" w:rsidRDefault="00737642" w:rsidP="00737642">
      <w:r>
        <w:t>Physician: Delete Patient</w:t>
      </w:r>
    </w:p>
    <w:p w:rsidR="00737642" w:rsidRDefault="00737642" w:rsidP="00737642">
      <w:r>
        <w:t xml:space="preserve">The “Physician: Delete Patient” sequence diagram details the interactions when a physician removes a patient from the system.  The physician must select one of their patients to remove from the system.  After the physician has selected a patient, the system will attempt to delete the patient.  If successful, the system will reply that the patient was deleted or else display error </w:t>
      </w:r>
      <w:r>
        <w:lastRenderedPageBreak/>
        <w:t>information.</w:t>
      </w:r>
      <w:r w:rsidR="009B2D67">
        <w:t xml:space="preserve">  As per section 2.2.2, deleting a patient will also remove all the patient data from the system.</w:t>
      </w:r>
    </w:p>
    <w:p w:rsidR="009B2D67" w:rsidRDefault="00737642" w:rsidP="009B2D67">
      <w:pPr>
        <w:jc w:val="center"/>
      </w:pPr>
      <w:r>
        <w:rPr>
          <w:noProof/>
        </w:rPr>
        <w:drawing>
          <wp:inline distT="0" distB="0" distL="0" distR="0" wp14:anchorId="376E97EE" wp14:editId="28C74A2C">
            <wp:extent cx="5943600" cy="2153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ysician_ViewPatientDat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r w:rsidR="009B2D67" w:rsidRPr="009B2D67">
        <w:rPr>
          <w:b/>
        </w:rPr>
        <w:t xml:space="preserve"> </w:t>
      </w:r>
      <w:r w:rsidR="009B2D67" w:rsidRPr="001E5B33">
        <w:rPr>
          <w:b/>
        </w:rPr>
        <w:t>Figure 2.</w:t>
      </w:r>
      <w:r w:rsidR="009B2D67">
        <w:rPr>
          <w:b/>
        </w:rPr>
        <w:t>11</w:t>
      </w:r>
      <w:r w:rsidR="009B2D67" w:rsidRPr="001E5B33">
        <w:t>:</w:t>
      </w:r>
      <w:r w:rsidR="009B2D67">
        <w:rPr>
          <w:b/>
        </w:rPr>
        <w:t xml:space="preserve"> </w:t>
      </w:r>
      <w:r w:rsidR="009B2D67">
        <w:t>View Patient Data Sequence Diagram</w:t>
      </w:r>
    </w:p>
    <w:p w:rsidR="00737642" w:rsidRDefault="00737642" w:rsidP="00737642">
      <w:r>
        <w:t>Physician: View Patient Data</w:t>
      </w:r>
    </w:p>
    <w:p w:rsidR="00737642" w:rsidRDefault="00737642" w:rsidP="00737642">
      <w:r>
        <w:t xml:space="preserve">The “Physician: View Patient Data” sequence diagram details the interactions when a physician wants to view the data for one of their patients.  The physician selects a patient to view the data for.  After the physician makes their selection, the </w:t>
      </w:r>
      <w:proofErr w:type="spellStart"/>
      <w:r>
        <w:t>PhysicianController</w:t>
      </w:r>
      <w:proofErr w:type="spellEnd"/>
      <w:r>
        <w:t xml:space="preserve"> will query the database for the patient information.  The </w:t>
      </w:r>
      <w:proofErr w:type="spellStart"/>
      <w:r>
        <w:t>PhysicianView</w:t>
      </w:r>
      <w:proofErr w:type="spellEnd"/>
      <w:r>
        <w:t xml:space="preserve"> will display the patient information.</w:t>
      </w:r>
    </w:p>
    <w:p w:rsidR="00737642" w:rsidRDefault="009B2D67" w:rsidP="00D7622F">
      <w:pPr>
        <w:pStyle w:val="Heading3"/>
      </w:pPr>
      <w:bookmarkStart w:id="32" w:name="_Toc436615146"/>
      <w:r>
        <w:t>Experiment Tools</w:t>
      </w:r>
      <w:bookmarkEnd w:id="32"/>
    </w:p>
    <w:p w:rsidR="009B2D67" w:rsidRDefault="009B2D67" w:rsidP="00D7622F">
      <w:r>
        <w:t>This section describes the various experiment tools made available to experiment administrators and physicians by the system.  The experiment administrator will be the only user allowed to create, modify, and delete experiments.  The physicians using this system will have access to view the experiments that have been created by the experiment administrators using the system.</w:t>
      </w:r>
      <w:r w:rsidR="006F6EE6">
        <w:t xml:space="preserve">  Experiments will be created based on various criteria such as age, height, weight, ethnicity, race, location, and gender.</w:t>
      </w:r>
    </w:p>
    <w:p w:rsidR="006F6EE6" w:rsidRDefault="006F6EE6" w:rsidP="00D7622F">
      <w:r>
        <w:t xml:space="preserve">The create experiment function in figure 2.12 functions as follows.  As experiment administrator navigates to the experiment module in the web application.  Pressing a create experiment button on the </w:t>
      </w:r>
      <w:proofErr w:type="spellStart"/>
      <w:r>
        <w:t>ExperimentView</w:t>
      </w:r>
      <w:proofErr w:type="spellEnd"/>
      <w:r>
        <w:t xml:space="preserve"> will display a modal form with criteria for creating the experiment.  The form will include the criteria list above as well as drop down selection list containing various types of medical data that can be used in the experiments.  Once the experiment administrator is satisfied with the experiment criteria, a create button on the modal can be pressed to call the </w:t>
      </w:r>
      <w:proofErr w:type="spellStart"/>
      <w:r>
        <w:t>CreateExperiment</w:t>
      </w:r>
      <w:proofErr w:type="spellEnd"/>
      <w:r>
        <w:t xml:space="preserve"> function in the </w:t>
      </w:r>
      <w:proofErr w:type="spellStart"/>
      <w:r>
        <w:t>ExperimentController</w:t>
      </w:r>
      <w:proofErr w:type="spellEnd"/>
      <w:r>
        <w:t xml:space="preserve">.  The controller will issue an </w:t>
      </w:r>
      <w:proofErr w:type="spellStart"/>
      <w:r>
        <w:t>InsertExperiment</w:t>
      </w:r>
      <w:proofErr w:type="spellEnd"/>
      <w:r>
        <w:t xml:space="preserve"> call passing the newly created Experiment object to the database to be added.</w:t>
      </w:r>
    </w:p>
    <w:p w:rsidR="006F6EE6" w:rsidRDefault="006F6EE6" w:rsidP="00D7622F">
      <w:r>
        <w:rPr>
          <w:noProof/>
        </w:rPr>
        <w:lastRenderedPageBreak/>
        <w:drawing>
          <wp:inline distT="0" distB="0" distL="0" distR="0" wp14:anchorId="6619E4E8" wp14:editId="0A6F7CFD">
            <wp:extent cx="5939790" cy="2719070"/>
            <wp:effectExtent l="0" t="0" r="0" b="0"/>
            <wp:docPr id="11" name="Picture 11" descr="C:\Users\jimmy.duggan\Documents\GitHub\med656\Diagrams\Sequence Diagrams\crea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createexperi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6F6EE6">
      <w:pPr>
        <w:jc w:val="center"/>
      </w:pPr>
      <w:r w:rsidRPr="001E5B33">
        <w:rPr>
          <w:b/>
        </w:rPr>
        <w:t>Figure 2.</w:t>
      </w:r>
      <w:r>
        <w:rPr>
          <w:b/>
        </w:rPr>
        <w:t>12</w:t>
      </w:r>
      <w:r w:rsidRPr="001E5B33">
        <w:t>:</w:t>
      </w:r>
      <w:r>
        <w:rPr>
          <w:b/>
        </w:rPr>
        <w:t xml:space="preserve"> </w:t>
      </w:r>
      <w:r>
        <w:t>Create Experiment</w:t>
      </w:r>
      <w:r>
        <w:t xml:space="preserve"> Sequence Diagram</w:t>
      </w:r>
    </w:p>
    <w:p w:rsidR="006F6EE6" w:rsidRDefault="006F6EE6" w:rsidP="00D7622F">
      <w:r>
        <w:t xml:space="preserve">The edit experiment function shown in figure 2.13 operates as follows.  The experiment administrator shall have a list of their current experiments viewable when they access the </w:t>
      </w:r>
      <w:proofErr w:type="spellStart"/>
      <w:r>
        <w:t>ExperimentView</w:t>
      </w:r>
      <w:proofErr w:type="spellEnd"/>
      <w:r>
        <w:t>.</w:t>
      </w:r>
      <w:r w:rsidR="00460CF6">
        <w:t xml:space="preserve">  Selecting the edit option next to the experiment will display the same modal that was filled out when creating the experiment.  </w:t>
      </w:r>
      <w:r>
        <w:t xml:space="preserve">  </w:t>
      </w:r>
      <w:r w:rsidR="00460CF6">
        <w:t xml:space="preserve">This time the form will already be filled out with the current experiment criteria.  The experiment administrator may now change any element of the experiment he or she wishes.  Pressing an update button now on the modal will call the </w:t>
      </w:r>
      <w:proofErr w:type="spellStart"/>
      <w:r w:rsidR="00460CF6">
        <w:t>EditExperiment</w:t>
      </w:r>
      <w:proofErr w:type="spellEnd"/>
      <w:r w:rsidR="00460CF6">
        <w:t xml:space="preserve"> function in the </w:t>
      </w:r>
      <w:proofErr w:type="spellStart"/>
      <w:r w:rsidR="00460CF6">
        <w:t>ExperimentController</w:t>
      </w:r>
      <w:proofErr w:type="spellEnd"/>
      <w:r w:rsidR="00460CF6">
        <w:t xml:space="preserve">.  The controller will then tell the database to update the experiment record by calling the </w:t>
      </w:r>
      <w:proofErr w:type="spellStart"/>
      <w:r w:rsidR="00460CF6">
        <w:t>UpdateExperiment</w:t>
      </w:r>
      <w:proofErr w:type="spellEnd"/>
      <w:r w:rsidR="00460CF6">
        <w:t xml:space="preserve"> function passing the updated Experiment object as a parameter.</w:t>
      </w:r>
    </w:p>
    <w:p w:rsidR="006F6EE6" w:rsidRDefault="006F6EE6" w:rsidP="00D7622F">
      <w:r>
        <w:rPr>
          <w:noProof/>
        </w:rPr>
        <w:drawing>
          <wp:inline distT="0" distB="0" distL="0" distR="0" wp14:anchorId="4BA57A04" wp14:editId="2646D361">
            <wp:extent cx="5939790" cy="2719070"/>
            <wp:effectExtent l="0" t="0" r="0" b="0"/>
            <wp:docPr id="12" name="Picture 12" descr="C:\Users\jimmy.duggan\Documents\GitHub\med656\Diagrams\Sequence Diagrams\edit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GitHub\med656\Diagrams\Sequence Diagrams\editexperi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6F6EE6" w:rsidRDefault="006F6EE6" w:rsidP="006F6EE6">
      <w:pPr>
        <w:jc w:val="center"/>
      </w:pPr>
      <w:r w:rsidRPr="001E5B33">
        <w:rPr>
          <w:b/>
        </w:rPr>
        <w:lastRenderedPageBreak/>
        <w:t>Figure 2.</w:t>
      </w:r>
      <w:r>
        <w:rPr>
          <w:b/>
        </w:rPr>
        <w:t>1</w:t>
      </w:r>
      <w:r>
        <w:rPr>
          <w:b/>
        </w:rPr>
        <w:t>3</w:t>
      </w:r>
      <w:r w:rsidRPr="001E5B33">
        <w:t>:</w:t>
      </w:r>
      <w:r>
        <w:rPr>
          <w:b/>
        </w:rPr>
        <w:t xml:space="preserve"> </w:t>
      </w:r>
      <w:r>
        <w:t>Edit</w:t>
      </w:r>
      <w:r>
        <w:t xml:space="preserve"> Experiment Sequence Diagram</w:t>
      </w:r>
    </w:p>
    <w:p w:rsidR="00460CF6" w:rsidRDefault="00460CF6" w:rsidP="00D7622F">
      <w:r>
        <w:t xml:space="preserve">Deleting an experiment involves an experiment administrator navigating to the </w:t>
      </w:r>
      <w:proofErr w:type="spellStart"/>
      <w:r>
        <w:t>ExperimentView</w:t>
      </w:r>
      <w:proofErr w:type="spellEnd"/>
      <w:r>
        <w:t xml:space="preserve"> and pressing the delete button next to one of their experiments.  A modal dialog asking if the experiment administrator is sure that they wish to delete the experiment will appear.  Clicking the “OK” button will call the </w:t>
      </w:r>
      <w:proofErr w:type="spellStart"/>
      <w:r>
        <w:t>DeleteExperiment</w:t>
      </w:r>
      <w:proofErr w:type="spellEnd"/>
      <w:r>
        <w:t xml:space="preserve"> function in the </w:t>
      </w:r>
      <w:proofErr w:type="spellStart"/>
      <w:r>
        <w:t>ExperimentController</w:t>
      </w:r>
      <w:proofErr w:type="spellEnd"/>
      <w:r>
        <w:t>.  The controller will inform the database that the experiment needs to be deleted.  This process is illustrated in figure 2.14 below.</w:t>
      </w:r>
    </w:p>
    <w:p w:rsidR="006F6EE6" w:rsidRDefault="00460CF6" w:rsidP="00D7622F">
      <w:r>
        <w:rPr>
          <w:noProof/>
        </w:rPr>
        <w:drawing>
          <wp:inline distT="0" distB="0" distL="0" distR="0" wp14:anchorId="01A1FCCF" wp14:editId="3E6C43ED">
            <wp:extent cx="5939790" cy="2719070"/>
            <wp:effectExtent l="0" t="0" r="0" b="0"/>
            <wp:docPr id="13" name="Picture 13" descr="C:\Users\jimmy.duggan\Documents\GitHub\med656\Diagrams\Sequence Diagrams\delete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my.duggan\Documents\GitHub\med656\Diagrams\Sequence Diagrams\deleteexperi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460CF6" w:rsidRDefault="00460CF6" w:rsidP="00460CF6">
      <w:pPr>
        <w:jc w:val="center"/>
      </w:pPr>
      <w:r w:rsidRPr="001E5B33">
        <w:rPr>
          <w:b/>
        </w:rPr>
        <w:t>Figure 2.</w:t>
      </w:r>
      <w:r>
        <w:rPr>
          <w:b/>
        </w:rPr>
        <w:t>1</w:t>
      </w:r>
      <w:r>
        <w:rPr>
          <w:b/>
        </w:rPr>
        <w:t>4</w:t>
      </w:r>
      <w:r w:rsidRPr="001E5B33">
        <w:t>:</w:t>
      </w:r>
      <w:r>
        <w:rPr>
          <w:b/>
        </w:rPr>
        <w:t xml:space="preserve"> </w:t>
      </w:r>
      <w:r>
        <w:t>Delete</w:t>
      </w:r>
      <w:r>
        <w:t xml:space="preserve"> Experiment Sequence Diagram</w:t>
      </w:r>
    </w:p>
    <w:p w:rsidR="00460CF6" w:rsidRDefault="00460CF6" w:rsidP="00D7622F">
      <w:r>
        <w:t>Both the physicians and experiment administrators will have access to viewing the experiments</w:t>
      </w:r>
      <w:r w:rsidR="00DE3E90">
        <w:t xml:space="preserve"> created in the system.  Upon navigating to the </w:t>
      </w:r>
      <w:proofErr w:type="spellStart"/>
      <w:r w:rsidR="00DE3E90">
        <w:t>ExperimentView</w:t>
      </w:r>
      <w:proofErr w:type="spellEnd"/>
      <w:r w:rsidR="00DE3E90">
        <w:t>, they physician will be able to view a list of all experiments in the system.  The experiment administrator however will only have a list of the experiments they have created.  Clicking a view button next to the experiment will</w:t>
      </w:r>
      <w:r w:rsidR="008620AB">
        <w:t xml:space="preserve"> call the </w:t>
      </w:r>
      <w:proofErr w:type="spellStart"/>
      <w:r w:rsidR="008620AB">
        <w:t>RunExperiment</w:t>
      </w:r>
      <w:proofErr w:type="spellEnd"/>
      <w:r w:rsidR="008620AB">
        <w:t xml:space="preserve"> function in the </w:t>
      </w:r>
      <w:proofErr w:type="spellStart"/>
      <w:r w:rsidR="008620AB">
        <w:t>ExperimentController</w:t>
      </w:r>
      <w:proofErr w:type="spellEnd"/>
      <w:r w:rsidR="008620AB">
        <w:t xml:space="preserve">.  This will </w:t>
      </w:r>
      <w:r w:rsidR="000F42A1">
        <w:t>get the experiment query information from the database and execute the query.  The controller will collect all of the patients that meet the experiment criteria</w:t>
      </w:r>
      <w:r w:rsidR="00312E29">
        <w:t xml:space="preserve">.  The controller will then request the relevant medical data for each patient based on the experiment criteria.  Figure 2.15 shows a function called </w:t>
      </w:r>
      <w:proofErr w:type="spellStart"/>
      <w:proofErr w:type="gramStart"/>
      <w:r w:rsidR="00312E29">
        <w:t>CollectData</w:t>
      </w:r>
      <w:proofErr w:type="spellEnd"/>
      <w:r w:rsidR="00312E29">
        <w:t>(</w:t>
      </w:r>
      <w:proofErr w:type="gramEnd"/>
      <w:r w:rsidR="00312E29">
        <w:t xml:space="preserve">).  This function is merely a placeholder for the various calls to the database that are required to collect all of the medical data.  Once all the data is collect the controller will process the data in order to return in back to the </w:t>
      </w:r>
      <w:proofErr w:type="spellStart"/>
      <w:r w:rsidR="00312E29">
        <w:t>ExperimentView</w:t>
      </w:r>
      <w:proofErr w:type="spellEnd"/>
      <w:r w:rsidR="00312E29">
        <w:t xml:space="preserve"> where the results of the experiment are now displayed.</w:t>
      </w:r>
    </w:p>
    <w:p w:rsidR="00460CF6" w:rsidRDefault="000F42A1" w:rsidP="00460CF6">
      <w:pPr>
        <w:jc w:val="center"/>
      </w:pPr>
      <w:r>
        <w:rPr>
          <w:b/>
          <w:noProof/>
        </w:rPr>
        <w:lastRenderedPageBreak/>
        <w:drawing>
          <wp:inline distT="0" distB="0" distL="0" distR="0" wp14:anchorId="756601AA" wp14:editId="655AC7BF">
            <wp:extent cx="5939790" cy="4079240"/>
            <wp:effectExtent l="0" t="0" r="0" b="0"/>
            <wp:docPr id="17" name="Picture 17" descr="C:\Users\jimmy.duggan\Documents\GitHub\med656\Diagrams\Sequence Diagrams\vie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mmy.duggan\Documents\GitHub\med656\Diagrams\Sequence Diagrams\viewexperime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079240"/>
                    </a:xfrm>
                    <a:prstGeom prst="rect">
                      <a:avLst/>
                    </a:prstGeom>
                    <a:noFill/>
                    <a:ln>
                      <a:noFill/>
                    </a:ln>
                  </pic:spPr>
                </pic:pic>
              </a:graphicData>
            </a:graphic>
          </wp:inline>
        </w:drawing>
      </w:r>
      <w:r w:rsidR="00460CF6" w:rsidRPr="00460CF6">
        <w:rPr>
          <w:b/>
        </w:rPr>
        <w:t xml:space="preserve"> </w:t>
      </w:r>
      <w:r w:rsidR="00460CF6" w:rsidRPr="001E5B33">
        <w:rPr>
          <w:b/>
        </w:rPr>
        <w:t>Figure 2.</w:t>
      </w:r>
      <w:r w:rsidR="00460CF6">
        <w:rPr>
          <w:b/>
        </w:rPr>
        <w:t>1</w:t>
      </w:r>
      <w:r w:rsidR="00312E29">
        <w:rPr>
          <w:b/>
        </w:rPr>
        <w:t>5</w:t>
      </w:r>
      <w:r w:rsidR="00460CF6" w:rsidRPr="001E5B33">
        <w:t>:</w:t>
      </w:r>
      <w:r w:rsidR="00460CF6">
        <w:rPr>
          <w:b/>
        </w:rPr>
        <w:t xml:space="preserve"> </w:t>
      </w:r>
      <w:r w:rsidR="00460CF6">
        <w:t>View</w:t>
      </w:r>
      <w:r w:rsidR="00460CF6">
        <w:t xml:space="preserve"> Experiment Sequence Diagram</w:t>
      </w:r>
    </w:p>
    <w:p w:rsidR="00460CF6" w:rsidRPr="00D7622F" w:rsidRDefault="00460CF6" w:rsidP="00D7622F"/>
    <w:p w:rsidR="00DE6FC9" w:rsidRDefault="00DE6FC9" w:rsidP="00297E9F">
      <w:pPr>
        <w:pStyle w:val="Heading2"/>
      </w:pPr>
      <w:bookmarkStart w:id="33" w:name="_Toc436615109"/>
      <w:bookmarkStart w:id="34" w:name="_Toc436615147"/>
      <w:bookmarkStart w:id="35" w:name="_Toc436615148"/>
      <w:bookmarkEnd w:id="33"/>
      <w:bookmarkEnd w:id="34"/>
      <w:r>
        <w:lastRenderedPageBreak/>
        <w:t>Database Schema</w:t>
      </w:r>
      <w:bookmarkEnd w:id="35"/>
    </w:p>
    <w:p w:rsidR="0007031F" w:rsidRPr="0007031F" w:rsidRDefault="00D91470" w:rsidP="00297E9F">
      <w:pPr>
        <w:keepNext/>
        <w:keepLines/>
      </w:pPr>
      <w:r>
        <w:t xml:space="preserve">Figure 2.9 </w:t>
      </w:r>
      <w:r w:rsidR="0007031F">
        <w:t>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297E9F">
      <w:pPr>
        <w:keepNext/>
        <w:keepLines/>
      </w:pPr>
      <w:r>
        <w:rPr>
          <w:noProof/>
        </w:rPr>
        <w:drawing>
          <wp:inline distT="0" distB="0" distL="0" distR="0" wp14:anchorId="535EC659" wp14:editId="75EC2908">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297E9F">
      <w:pPr>
        <w:keepNext/>
        <w:keepLines/>
        <w:jc w:val="center"/>
      </w:pPr>
      <w:r w:rsidRPr="0007031F">
        <w:rPr>
          <w:b/>
        </w:rPr>
        <w:t>Figure 2.</w:t>
      </w:r>
      <w:r w:rsidR="00565F75">
        <w:rPr>
          <w:b/>
        </w:rPr>
        <w:t>9</w:t>
      </w:r>
      <w:r w:rsidRPr="0007031F">
        <w:rPr>
          <w:b/>
        </w:rPr>
        <w:t>:</w:t>
      </w:r>
      <w:r>
        <w:t xml:space="preserve"> Database Schema</w:t>
      </w:r>
    </w:p>
    <w:p w:rsidR="00812105" w:rsidRDefault="005A781D" w:rsidP="00297E9F">
      <w:pPr>
        <w:pStyle w:val="Heading1"/>
      </w:pPr>
      <w:bookmarkStart w:id="36" w:name="_Toc436615149"/>
      <w:r>
        <w:t>Detailed Description of Components</w:t>
      </w:r>
      <w:bookmarkEnd w:id="36"/>
    </w:p>
    <w:p w:rsidR="00812105" w:rsidRDefault="002C6ED4" w:rsidP="00297E9F">
      <w:pPr>
        <w:pStyle w:val="Heading2"/>
      </w:pPr>
      <w:bookmarkStart w:id="37" w:name="_Toc436615150"/>
      <w:r>
        <w:lastRenderedPageBreak/>
        <w:t>Presentation Layer Overview</w:t>
      </w:r>
      <w:bookmarkEnd w:id="37"/>
    </w:p>
    <w:p w:rsidR="00812105" w:rsidRDefault="00287C9A" w:rsidP="00297E9F">
      <w:pPr>
        <w:pStyle w:val="Heading3"/>
        <w:keepNext/>
        <w:keepLines/>
      </w:pPr>
      <w:bookmarkStart w:id="38" w:name="_Toc435182015"/>
      <w:bookmarkStart w:id="39" w:name="_Toc436615151"/>
      <w:r w:rsidRPr="00282662">
        <w:t>Controllers</w:t>
      </w:r>
      <w:bookmarkStart w:id="40" w:name="_UserLoginController"/>
      <w:bookmarkEnd w:id="38"/>
      <w:bookmarkEnd w:id="39"/>
      <w:bookmarkEnd w:id="40"/>
    </w:p>
    <w:p w:rsidR="00812105" w:rsidRPr="00297E9F" w:rsidRDefault="00287C9A" w:rsidP="00297E9F">
      <w:pPr>
        <w:pStyle w:val="Heading4"/>
        <w:keepNext/>
        <w:keepLines/>
      </w:pPr>
      <w:proofErr w:type="spellStart"/>
      <w:r w:rsidRPr="00297E9F">
        <w:t>SelectDataController</w:t>
      </w:r>
      <w:bookmarkStart w:id="41" w:name="_UserAccountController"/>
      <w:bookmarkEnd w:id="41"/>
      <w:proofErr w:type="spellEnd"/>
    </w:p>
    <w:p w:rsidR="00812105" w:rsidRDefault="00287C9A" w:rsidP="00297E9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pPr>
      <w:r>
        <w:rPr>
          <w:b/>
        </w:rPr>
        <w:t>Private Collection&lt;</w:t>
      </w:r>
      <w:proofErr w:type="spellStart"/>
      <w:r>
        <w:rPr>
          <w:b/>
        </w:rPr>
        <w:t>int</w:t>
      </w:r>
      <w:proofErr w:type="spellEnd"/>
      <w:r>
        <w:rPr>
          <w:b/>
        </w:rPr>
        <w:t xml:space="preserve">, String&gt; </w:t>
      </w:r>
      <w:proofErr w:type="spellStart"/>
      <w:r>
        <w:t>DataFiles</w:t>
      </w:r>
      <w:proofErr w:type="spellEnd"/>
    </w:p>
    <w:p w:rsidR="00812105" w:rsidRDefault="00287C9A" w:rsidP="00297E9F">
      <w:pPr>
        <w:pStyle w:val="ListParagraph"/>
        <w:keepNext/>
        <w:keepLines/>
        <w:numPr>
          <w:ilvl w:val="1"/>
          <w:numId w:val="8"/>
        </w:numPr>
        <w:spacing w:after="0" w:line="240" w:lineRule="auto"/>
      </w:pPr>
      <w:r>
        <w:t>Dictionary containing the paths to the data files and a unique id.</w:t>
      </w:r>
    </w:p>
    <w:p w:rsidR="00812105" w:rsidRDefault="00812105" w:rsidP="00297E9F">
      <w:pPr>
        <w:pStyle w:val="ListParagraph"/>
        <w:keepNext/>
        <w:keepLines/>
        <w:spacing w:after="0" w:line="240" w:lineRule="auto"/>
        <w:ind w:left="2160"/>
      </w:pPr>
    </w:p>
    <w:p w:rsidR="00812105" w:rsidRDefault="00287C9A" w:rsidP="00297E9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297E9F">
      <w:pPr>
        <w:pStyle w:val="ListParagraph"/>
        <w:keepNext/>
        <w:keepLines/>
        <w:numPr>
          <w:ilvl w:val="1"/>
          <w:numId w:val="8"/>
        </w:numPr>
        <w:spacing w:after="0" w:line="240" w:lineRule="auto"/>
      </w:pPr>
      <w:r>
        <w:t>Path to the directory containing the data files to be processed.</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297E9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297E9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297E9F">
      <w:pPr>
        <w:pStyle w:val="ListParagraph"/>
        <w:keepNext/>
        <w:keepLines/>
        <w:numPr>
          <w:ilvl w:val="1"/>
          <w:numId w:val="7"/>
        </w:numPr>
        <w:spacing w:after="0" w:line="240" w:lineRule="auto"/>
      </w:pPr>
      <w:r>
        <w:t>When the clear button is clicked any stored data and file path(s) will be removed.</w:t>
      </w:r>
    </w:p>
    <w:p w:rsidR="00812105" w:rsidRDefault="00287C9A" w:rsidP="00297E9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297E9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297E9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297E9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297E9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297E9F">
      <w:pPr>
        <w:pStyle w:val="ListParagraph"/>
        <w:keepNext/>
        <w:keepLines/>
        <w:spacing w:after="0" w:line="240" w:lineRule="auto"/>
        <w:ind w:left="2520"/>
      </w:pPr>
    </w:p>
    <w:p w:rsidR="00812105" w:rsidRDefault="00287C9A" w:rsidP="00297E9F">
      <w:pPr>
        <w:pStyle w:val="Heading4"/>
        <w:keepNext/>
        <w:keepLines/>
      </w:pPr>
      <w:bookmarkStart w:id="42" w:name="_UserHomeController"/>
      <w:bookmarkStart w:id="43" w:name="_Toc435182017"/>
      <w:bookmarkEnd w:id="42"/>
      <w:proofErr w:type="spellStart"/>
      <w:r>
        <w:t>SelectActivity</w:t>
      </w:r>
      <w:r w:rsidRPr="00896712">
        <w:t>Controller</w:t>
      </w:r>
      <w:bookmarkEnd w:id="43"/>
      <w:proofErr w:type="spellEnd"/>
    </w:p>
    <w:p w:rsidR="00812105" w:rsidRDefault="00287C9A" w:rsidP="00297E9F">
      <w:pPr>
        <w:keepNext/>
        <w:keepLines/>
        <w:spacing w:after="0" w:line="240" w:lineRule="auto"/>
      </w:pPr>
      <w:r>
        <w:lastRenderedPageBreak/>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297E9F">
      <w:pPr>
        <w:keepNext/>
        <w:keepLines/>
        <w:spacing w:after="0" w:line="240" w:lineRule="auto"/>
      </w:pP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297E9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297E9F">
      <w:pPr>
        <w:pStyle w:val="ListParagraph"/>
        <w:keepNext/>
        <w:keepLines/>
        <w:numPr>
          <w:ilvl w:val="1"/>
          <w:numId w:val="7"/>
        </w:numPr>
        <w:spacing w:after="0" w:line="240" w:lineRule="auto"/>
      </w:pPr>
      <w:r>
        <w:t>A data file is selected (id).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297E9F">
      <w:pPr>
        <w:pStyle w:val="ListParagraph"/>
        <w:keepNext/>
        <w:keepLines/>
        <w:numPr>
          <w:ilvl w:val="1"/>
          <w:numId w:val="7"/>
        </w:numPr>
        <w:spacing w:after="0" w:line="240" w:lineRule="auto"/>
      </w:pPr>
      <w:r>
        <w:t>An activity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297E9F">
      <w:pPr>
        <w:pStyle w:val="ListParagraph"/>
        <w:keepNext/>
        <w:keepLines/>
        <w:numPr>
          <w:ilvl w:val="1"/>
          <w:numId w:val="7"/>
        </w:numPr>
        <w:spacing w:after="0" w:line="240" w:lineRule="auto"/>
      </w:pPr>
      <w:r>
        <w:t>A date and time range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297E9F">
      <w:pPr>
        <w:pStyle w:val="ListParagraph"/>
        <w:keepNext/>
        <w:keepLines/>
        <w:numPr>
          <w:ilvl w:val="1"/>
          <w:numId w:val="7"/>
        </w:numPr>
        <w:spacing w:after="0" w:line="240" w:lineRule="auto"/>
      </w:pPr>
      <w:r>
        <w:t>An activity object is created and assigned the values from the selections</w:t>
      </w:r>
    </w:p>
    <w:p w:rsidR="00812105" w:rsidRDefault="00287C9A" w:rsidP="00297E9F">
      <w:pPr>
        <w:pStyle w:val="ListParagraph"/>
        <w:keepNext/>
        <w:keepLines/>
        <w:numPr>
          <w:ilvl w:val="2"/>
          <w:numId w:val="7"/>
        </w:numPr>
        <w:spacing w:after="0" w:line="240" w:lineRule="auto"/>
      </w:pPr>
      <w:r>
        <w:t>File id</w:t>
      </w:r>
    </w:p>
    <w:p w:rsidR="00812105" w:rsidRDefault="00287C9A" w:rsidP="00297E9F">
      <w:pPr>
        <w:pStyle w:val="ListParagraph"/>
        <w:keepNext/>
        <w:keepLines/>
        <w:numPr>
          <w:ilvl w:val="2"/>
          <w:numId w:val="7"/>
        </w:numPr>
        <w:spacing w:after="0" w:line="240" w:lineRule="auto"/>
      </w:pPr>
      <w:r>
        <w:t>Activity</w:t>
      </w:r>
    </w:p>
    <w:p w:rsidR="00812105" w:rsidRDefault="00287C9A" w:rsidP="00297E9F">
      <w:pPr>
        <w:pStyle w:val="ListParagraph"/>
        <w:keepNext/>
        <w:keepLines/>
        <w:numPr>
          <w:ilvl w:val="2"/>
          <w:numId w:val="7"/>
        </w:numPr>
        <w:spacing w:after="0" w:line="240" w:lineRule="auto"/>
      </w:pPr>
      <w:r>
        <w:t>Date time range</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297E9F">
      <w:pPr>
        <w:pStyle w:val="ListParagraph"/>
        <w:keepNext/>
        <w:keepLines/>
        <w:numPr>
          <w:ilvl w:val="1"/>
          <w:numId w:val="7"/>
        </w:numPr>
        <w:spacing w:after="0" w:line="240" w:lineRule="auto"/>
      </w:pPr>
      <w:r>
        <w:t>Iterates through the data files.</w:t>
      </w:r>
    </w:p>
    <w:p w:rsidR="00812105" w:rsidRDefault="00287C9A" w:rsidP="00297E9F">
      <w:pPr>
        <w:pStyle w:val="ListParagraph"/>
        <w:keepNext/>
        <w:keepLines/>
        <w:numPr>
          <w:ilvl w:val="2"/>
          <w:numId w:val="7"/>
        </w:numPr>
        <w:spacing w:after="0" w:line="240" w:lineRule="auto"/>
      </w:pPr>
      <w:r>
        <w:t>Calls the Validate method to validate each data file</w:t>
      </w:r>
    </w:p>
    <w:p w:rsidR="00812105" w:rsidRDefault="00287C9A" w:rsidP="00297E9F">
      <w:pPr>
        <w:pStyle w:val="ListParagraph"/>
        <w:keepNext/>
        <w:keepLines/>
        <w:numPr>
          <w:ilvl w:val="3"/>
          <w:numId w:val="7"/>
        </w:numPr>
        <w:spacing w:after="0" w:line="240" w:lineRule="auto"/>
      </w:pPr>
      <w:r>
        <w:t>If a file is invalid it is not process and any associated activates are dropped.</w:t>
      </w:r>
    </w:p>
    <w:p w:rsidR="00812105" w:rsidRDefault="00287C9A" w:rsidP="00297E9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297E9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297E9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297E9F">
      <w:pPr>
        <w:keepNext/>
        <w:keepLines/>
        <w:spacing w:after="0" w:line="240" w:lineRule="auto"/>
      </w:pPr>
    </w:p>
    <w:p w:rsidR="00812105" w:rsidRDefault="00812105" w:rsidP="00297E9F">
      <w:pPr>
        <w:pStyle w:val="ListParagraph"/>
        <w:keepNext/>
        <w:keepLines/>
        <w:spacing w:after="0" w:line="240" w:lineRule="auto"/>
        <w:ind w:left="3960"/>
      </w:pPr>
    </w:p>
    <w:p w:rsidR="00812105" w:rsidRDefault="00287C9A" w:rsidP="00297E9F">
      <w:pPr>
        <w:pStyle w:val="ListParagraph"/>
        <w:keepNext/>
        <w:keepLines/>
        <w:numPr>
          <w:ilvl w:val="0"/>
          <w:numId w:val="7"/>
        </w:numPr>
        <w:spacing w:after="0" w:line="240" w:lineRule="auto"/>
      </w:pPr>
      <w:r>
        <w:rPr>
          <w:b/>
        </w:rPr>
        <w:lastRenderedPageBreak/>
        <w:t xml:space="preserve">Public </w:t>
      </w:r>
      <w:proofErr w:type="spellStart"/>
      <w:r>
        <w:rPr>
          <w:b/>
        </w:rPr>
        <w:t>ActionResult</w:t>
      </w:r>
      <w:proofErr w:type="spellEnd"/>
      <w:r>
        <w:t xml:space="preserve"> Validate(</w:t>
      </w:r>
      <w:r>
        <w:rPr>
          <w:b/>
        </w:rPr>
        <w:t>File file</w:t>
      </w:r>
      <w:r>
        <w:t>)</w:t>
      </w:r>
    </w:p>
    <w:p w:rsidR="00812105" w:rsidRDefault="00287C9A" w:rsidP="00297E9F">
      <w:pPr>
        <w:pStyle w:val="ListParagraph"/>
        <w:keepNext/>
        <w:keepLines/>
        <w:numPr>
          <w:ilvl w:val="1"/>
          <w:numId w:val="7"/>
        </w:numPr>
        <w:spacing w:after="0" w:line="240" w:lineRule="auto"/>
      </w:pPr>
      <w:r>
        <w:t>Returns if the file is valid or invalid.</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297E9F">
      <w:pPr>
        <w:pStyle w:val="ListParagraph"/>
        <w:keepNext/>
        <w:keepLines/>
        <w:numPr>
          <w:ilvl w:val="1"/>
          <w:numId w:val="7"/>
        </w:numPr>
        <w:spacing w:after="0" w:line="240" w:lineRule="auto"/>
      </w:pPr>
      <w:r>
        <w:t>This method uploads the data file into the database.</w:t>
      </w:r>
    </w:p>
    <w:p w:rsidR="00812105" w:rsidRDefault="00287C9A" w:rsidP="00297E9F">
      <w:pPr>
        <w:pStyle w:val="ListParagraph"/>
        <w:keepNext/>
        <w:keepLines/>
        <w:spacing w:after="0" w:line="240" w:lineRule="auto"/>
        <w:ind w:left="2520"/>
      </w:pPr>
      <w:r>
        <w:t xml:space="preserve"> </w:t>
      </w: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297E9F">
      <w:pPr>
        <w:pStyle w:val="ListParagraph"/>
        <w:keepNext/>
        <w:keepLines/>
        <w:numPr>
          <w:ilvl w:val="1"/>
          <w:numId w:val="7"/>
        </w:numPr>
        <w:spacing w:after="0" w:line="240" w:lineRule="auto"/>
      </w:pPr>
      <w:r>
        <w:t>This method uploads the activity into the database.</w:t>
      </w:r>
    </w:p>
    <w:p w:rsidR="003A2D87" w:rsidRDefault="003A2D87" w:rsidP="00297E9F">
      <w:pPr>
        <w:keepNext/>
        <w:keepLines/>
        <w:spacing w:after="0" w:line="240" w:lineRule="auto"/>
      </w:pPr>
    </w:p>
    <w:p w:rsidR="00E4479B" w:rsidRDefault="00E4479B" w:rsidP="00E4479B">
      <w:pPr>
        <w:pStyle w:val="Heading4"/>
        <w:keepNext/>
        <w:keepLines/>
      </w:pPr>
      <w:bookmarkStart w:id="44" w:name="_Toc436013596"/>
      <w:proofErr w:type="spellStart"/>
      <w:r>
        <w:t>Account</w:t>
      </w:r>
      <w:r w:rsidRPr="00896712">
        <w:t>Controller</w:t>
      </w:r>
      <w:proofErr w:type="spellEnd"/>
    </w:p>
    <w:p w:rsidR="00E4479B" w:rsidRDefault="00E4479B" w:rsidP="00E4479B">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E4479B">
      <w:pPr>
        <w:keepNext/>
        <w:keepLines/>
        <w:spacing w:after="0" w:line="240" w:lineRule="auto"/>
      </w:pPr>
    </w:p>
    <w:p w:rsidR="00E4479B" w:rsidRDefault="00E4479B" w:rsidP="00E4479B">
      <w:pPr>
        <w:keepNext/>
        <w:keepLines/>
        <w:spacing w:after="0" w:line="240" w:lineRule="auto"/>
        <w:rPr>
          <w:b/>
        </w:rPr>
      </w:pPr>
      <w:r>
        <w:rPr>
          <w:b/>
        </w:rPr>
        <w:t>&lt;&lt;Task&gt;&gt;</w:t>
      </w:r>
    </w:p>
    <w:p w:rsidR="00E4479B" w:rsidRDefault="00E4479B" w:rsidP="00E4479B">
      <w:pPr>
        <w:keepNext/>
        <w:keepLines/>
        <w:spacing w:after="0" w:line="240" w:lineRule="auto"/>
        <w:ind w:left="720"/>
        <w:rPr>
          <w:b/>
        </w:rPr>
      </w:pPr>
      <w:r>
        <w:rPr>
          <w:b/>
        </w:rPr>
        <w:t>Operations:</w:t>
      </w:r>
    </w:p>
    <w:p w:rsidR="00E4479B" w:rsidRDefault="00E4479B" w:rsidP="00E4479B">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E4479B">
      <w:pPr>
        <w:pStyle w:val="ListParagraph"/>
        <w:keepNext/>
        <w:keepLines/>
        <w:numPr>
          <w:ilvl w:val="1"/>
          <w:numId w:val="7"/>
        </w:numPr>
        <w:spacing w:after="0" w:line="240" w:lineRule="auto"/>
      </w:pPr>
      <w:r>
        <w:t>Finds the user by name (username).</w:t>
      </w:r>
    </w:p>
    <w:p w:rsidR="00E4479B" w:rsidRDefault="00E4479B" w:rsidP="00E4479B">
      <w:pPr>
        <w:pStyle w:val="ListParagraph"/>
        <w:keepNext/>
        <w:keepLines/>
        <w:numPr>
          <w:ilvl w:val="1"/>
          <w:numId w:val="7"/>
        </w:numPr>
        <w:spacing w:after="0" w:line="240" w:lineRule="auto"/>
      </w:pPr>
      <w:r>
        <w:t>Calls the sign in manager to sign in by password.</w:t>
      </w:r>
    </w:p>
    <w:p w:rsidR="00E4479B" w:rsidRDefault="00E4479B" w:rsidP="00E4479B">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E4479B">
      <w:pPr>
        <w:keepNext/>
        <w:keepLines/>
        <w:spacing w:after="0" w:line="240" w:lineRule="auto"/>
        <w:ind w:left="720"/>
        <w:rPr>
          <w:b/>
        </w:rPr>
      </w:pPr>
    </w:p>
    <w:p w:rsidR="00E4479B" w:rsidRDefault="00E4479B" w:rsidP="00E4479B">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E4479B">
      <w:pPr>
        <w:pStyle w:val="ListParagraph"/>
        <w:keepNext/>
        <w:keepLines/>
        <w:numPr>
          <w:ilvl w:val="1"/>
          <w:numId w:val="7"/>
        </w:numPr>
        <w:spacing w:after="0" w:line="240" w:lineRule="auto"/>
      </w:pPr>
      <w:r>
        <w:t>Calls the form authentication’s sign out procedure.</w:t>
      </w:r>
    </w:p>
    <w:p w:rsidR="00E4479B" w:rsidRDefault="00E4479B" w:rsidP="00E4479B">
      <w:pPr>
        <w:keepNext/>
        <w:keepLines/>
        <w:spacing w:after="0" w:line="240" w:lineRule="auto"/>
      </w:pPr>
    </w:p>
    <w:p w:rsidR="00E4479B" w:rsidRDefault="00E4479B" w:rsidP="00E4479B">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E4479B">
      <w:pPr>
        <w:pStyle w:val="ListParagraph"/>
        <w:keepNext/>
        <w:keepLines/>
        <w:numPr>
          <w:ilvl w:val="1"/>
          <w:numId w:val="7"/>
        </w:numPr>
        <w:spacing w:after="0" w:line="240" w:lineRule="auto"/>
      </w:pPr>
      <w:r>
        <w:t>Calls user manager’s create</w:t>
      </w:r>
    </w:p>
    <w:p w:rsidR="00E4479B" w:rsidRDefault="00E4479B" w:rsidP="00E4479B">
      <w:pPr>
        <w:pStyle w:val="ListParagraph"/>
        <w:keepNext/>
        <w:keepLines/>
        <w:numPr>
          <w:ilvl w:val="1"/>
          <w:numId w:val="7"/>
        </w:numPr>
        <w:spacing w:after="0" w:line="240" w:lineRule="auto"/>
      </w:pPr>
      <w:r>
        <w:t>Returns success</w:t>
      </w:r>
    </w:p>
    <w:bookmarkEnd w:id="44"/>
    <w:p w:rsidR="00E75173" w:rsidRDefault="00E75173" w:rsidP="00297E9F">
      <w:pPr>
        <w:keepNext/>
        <w:keepLines/>
        <w:spacing w:after="0" w:line="240" w:lineRule="auto"/>
      </w:pPr>
    </w:p>
    <w:p w:rsidR="003A2D87" w:rsidRPr="004D327B" w:rsidRDefault="003A2D87" w:rsidP="00297E9F">
      <w:pPr>
        <w:pStyle w:val="Heading4"/>
        <w:keepNext/>
        <w:keepLines/>
      </w:pPr>
      <w:bookmarkStart w:id="45" w:name="_Toc435695128"/>
      <w:proofErr w:type="spellStart"/>
      <w:r>
        <w:t>AdminHome</w:t>
      </w:r>
      <w:r w:rsidRPr="004D327B">
        <w:t>Controller</w:t>
      </w:r>
      <w:bookmarkEnd w:id="45"/>
      <w:proofErr w:type="spellEnd"/>
    </w:p>
    <w:p w:rsidR="003A2D87" w:rsidRDefault="003A2D87" w:rsidP="00297E9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297E9F">
      <w:pPr>
        <w:keepNext/>
        <w:keepLines/>
        <w:spacing w:after="120" w:line="240" w:lineRule="auto"/>
        <w:rPr>
          <w:b/>
        </w:rPr>
      </w:pPr>
      <w:r>
        <w:rPr>
          <w:b/>
        </w:rPr>
        <w:t>&lt;&lt;Task&gt;&gt;</w:t>
      </w:r>
    </w:p>
    <w:p w:rsidR="003A2D87" w:rsidRPr="009C2D44" w:rsidRDefault="003A2D87" w:rsidP="00297E9F">
      <w:pPr>
        <w:keepNext/>
        <w:keepLines/>
        <w:spacing w:after="0" w:line="240" w:lineRule="auto"/>
        <w:ind w:firstLine="720"/>
        <w:rPr>
          <w:b/>
        </w:rPr>
      </w:pPr>
      <w:r>
        <w:rPr>
          <w:b/>
        </w:rPr>
        <w:t>Attributes:</w:t>
      </w:r>
    </w:p>
    <w:p w:rsidR="003A2D87" w:rsidRPr="00F82B86" w:rsidRDefault="003A2D87" w:rsidP="00297E9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297E9F">
      <w:pPr>
        <w:pStyle w:val="ListParagraph"/>
        <w:keepNext/>
        <w:keepLines/>
        <w:numPr>
          <w:ilvl w:val="1"/>
          <w:numId w:val="8"/>
        </w:numPr>
        <w:spacing w:after="0" w:line="240" w:lineRule="auto"/>
      </w:pPr>
      <w:r>
        <w:t>Collection of usernames of accounts to be approved or rejected.</w:t>
      </w:r>
    </w:p>
    <w:p w:rsidR="003A2D87" w:rsidRPr="00026A18" w:rsidRDefault="003A2D87" w:rsidP="00297E9F">
      <w:pPr>
        <w:keepNext/>
        <w:keepLines/>
        <w:spacing w:after="0" w:line="240" w:lineRule="auto"/>
        <w:rPr>
          <w:b/>
        </w:rPr>
      </w:pPr>
    </w:p>
    <w:p w:rsidR="003A2D87" w:rsidRDefault="003A2D87" w:rsidP="00297E9F">
      <w:pPr>
        <w:keepNext/>
        <w:keepLines/>
        <w:spacing w:after="0" w:line="240" w:lineRule="auto"/>
        <w:ind w:left="720"/>
      </w:pPr>
      <w:r>
        <w:rPr>
          <w:b/>
        </w:rPr>
        <w:t>Operations:</w:t>
      </w: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297E9F">
      <w:pPr>
        <w:pStyle w:val="ListParagraph"/>
        <w:keepNext/>
        <w:keepLines/>
        <w:numPr>
          <w:ilvl w:val="1"/>
          <w:numId w:val="7"/>
        </w:numPr>
        <w:spacing w:after="0" w:line="240" w:lineRule="auto"/>
      </w:pPr>
      <w:r>
        <w:t>Gets a list of all the physicians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297E9F">
      <w:pPr>
        <w:pStyle w:val="ListParagraph"/>
        <w:keepNext/>
        <w:keepLines/>
        <w:numPr>
          <w:ilvl w:val="1"/>
          <w:numId w:val="7"/>
        </w:numPr>
        <w:spacing w:after="0" w:line="240" w:lineRule="auto"/>
      </w:pPr>
      <w:r>
        <w:lastRenderedPageBreak/>
        <w:t>Gets a list of all the experiment administrators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297E9F">
      <w:pPr>
        <w:pStyle w:val="ListParagraph"/>
        <w:keepNext/>
        <w:keepLines/>
        <w:numPr>
          <w:ilvl w:val="1"/>
          <w:numId w:val="7"/>
        </w:numPr>
        <w:spacing w:after="0" w:line="240" w:lineRule="auto"/>
      </w:pPr>
      <w:r>
        <w:t>Gets a list of all the patients for the selected physician in the system.</w:t>
      </w:r>
    </w:p>
    <w:p w:rsidR="00D56F86" w:rsidRDefault="00D56F86" w:rsidP="00297E9F">
      <w:pPr>
        <w:keepNext/>
        <w:keepLines/>
        <w:spacing w:after="0" w:line="240" w:lineRule="auto"/>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rsidR="00F42BF2">
        <w:t>approve</w:t>
      </w:r>
      <w:r>
        <w:t xml:space="preserve"> button is clicked the user account request is approved.</w:t>
      </w:r>
    </w:p>
    <w:p w:rsidR="003A2D87" w:rsidRPr="005831D2"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297E9F">
      <w:pPr>
        <w:keepNext/>
        <w:keepLines/>
        <w:spacing w:after="0" w:line="240" w:lineRule="auto"/>
        <w:ind w:left="720"/>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297E9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297E9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297E9F">
      <w:pPr>
        <w:pStyle w:val="ListParagraph"/>
        <w:keepNext/>
        <w:keepLines/>
        <w:spacing w:after="0" w:line="240" w:lineRule="auto"/>
        <w:ind w:left="2520"/>
        <w:rPr>
          <w:b/>
        </w:rPr>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3A2D87" w:rsidRPr="004D327B" w:rsidRDefault="003A2D87" w:rsidP="00297E9F">
      <w:pPr>
        <w:pStyle w:val="Heading4"/>
        <w:keepNext/>
        <w:keepLines/>
      </w:pPr>
      <w:bookmarkStart w:id="46" w:name="_Toc435695130"/>
      <w:proofErr w:type="spellStart"/>
      <w:r>
        <w:t>AdminEdit</w:t>
      </w:r>
      <w:r w:rsidRPr="00896712">
        <w:t>Controller</w:t>
      </w:r>
      <w:bookmarkEnd w:id="46"/>
      <w:proofErr w:type="spellEnd"/>
    </w:p>
    <w:p w:rsidR="003A2D87" w:rsidRDefault="003A2D87" w:rsidP="00297E9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297E9F">
      <w:pPr>
        <w:keepNext/>
        <w:keepLines/>
        <w:spacing w:after="120" w:line="240" w:lineRule="auto"/>
        <w:rPr>
          <w:b/>
        </w:rPr>
      </w:pPr>
      <w:r>
        <w:rPr>
          <w:b/>
        </w:rPr>
        <w:t>&lt;&lt;Task&gt;&gt;</w:t>
      </w:r>
    </w:p>
    <w:p w:rsidR="003A2D87" w:rsidRPr="0062352A" w:rsidRDefault="003A2D87" w:rsidP="00297E9F">
      <w:pPr>
        <w:keepNext/>
        <w:keepLines/>
        <w:spacing w:after="0" w:line="240" w:lineRule="auto"/>
        <w:ind w:firstLine="720"/>
        <w:rPr>
          <w:b/>
        </w:rPr>
      </w:pPr>
      <w:r>
        <w:rPr>
          <w:b/>
        </w:rPr>
        <w:t>Attributes:</w:t>
      </w:r>
    </w:p>
    <w:p w:rsidR="003A2D87" w:rsidRPr="00896712" w:rsidRDefault="003A2D87" w:rsidP="00297E9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297E9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297E9F">
      <w:pPr>
        <w:keepNext/>
        <w:keepLines/>
        <w:spacing w:after="0" w:line="240" w:lineRule="auto"/>
        <w:rPr>
          <w:b/>
        </w:rPr>
      </w:pPr>
    </w:p>
    <w:p w:rsidR="003A2D87" w:rsidRDefault="003A2D87" w:rsidP="00297E9F">
      <w:pPr>
        <w:keepNext/>
        <w:keepLines/>
        <w:spacing w:after="0" w:line="240" w:lineRule="auto"/>
        <w:ind w:left="720"/>
        <w:rPr>
          <w:b/>
        </w:rPr>
      </w:pPr>
      <w:r>
        <w:rPr>
          <w:b/>
        </w:rPr>
        <w:t>Operations:</w:t>
      </w: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297E9F">
      <w:pPr>
        <w:pStyle w:val="ListParagraph"/>
        <w:keepNext/>
        <w:keepLines/>
        <w:numPr>
          <w:ilvl w:val="1"/>
          <w:numId w:val="7"/>
        </w:numPr>
        <w:spacing w:after="0" w:line="240" w:lineRule="auto"/>
      </w:pPr>
      <w:r>
        <w:t>An update is sent to the database based on the selected option:</w:t>
      </w:r>
    </w:p>
    <w:p w:rsidR="003A2D87" w:rsidRDefault="003A2D87" w:rsidP="00297E9F">
      <w:pPr>
        <w:pStyle w:val="ListParagraph"/>
        <w:keepNext/>
        <w:keepLines/>
        <w:numPr>
          <w:ilvl w:val="2"/>
          <w:numId w:val="7"/>
        </w:numPr>
        <w:spacing w:after="0" w:line="240" w:lineRule="auto"/>
      </w:pPr>
      <w:r>
        <w:t>Enable</w:t>
      </w:r>
    </w:p>
    <w:p w:rsidR="003A2D87" w:rsidRDefault="003A2D87" w:rsidP="00297E9F">
      <w:pPr>
        <w:pStyle w:val="ListParagraph"/>
        <w:keepNext/>
        <w:keepLines/>
        <w:numPr>
          <w:ilvl w:val="2"/>
          <w:numId w:val="7"/>
        </w:numPr>
        <w:spacing w:after="0" w:line="240" w:lineRule="auto"/>
      </w:pPr>
      <w:r>
        <w:t>Disable</w:t>
      </w:r>
    </w:p>
    <w:p w:rsidR="003A2D87" w:rsidRDefault="003A2D87" w:rsidP="00297E9F">
      <w:pPr>
        <w:pStyle w:val="ListParagraph"/>
        <w:keepNext/>
        <w:keepLines/>
        <w:numPr>
          <w:ilvl w:val="2"/>
          <w:numId w:val="7"/>
        </w:numPr>
        <w:spacing w:after="0" w:line="240" w:lineRule="auto"/>
      </w:pPr>
      <w:r>
        <w:t>Delete</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297E9F">
      <w:pPr>
        <w:pStyle w:val="ListParagraph"/>
        <w:keepNext/>
        <w:keepLines/>
        <w:spacing w:after="0" w:line="240" w:lineRule="auto"/>
        <w:ind w:left="2520"/>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431C3E" w:rsidRPr="004D327B" w:rsidRDefault="00431C3E" w:rsidP="00431C3E">
      <w:pPr>
        <w:pStyle w:val="Heading4"/>
        <w:keepNext/>
        <w:keepLines/>
      </w:pPr>
      <w:proofErr w:type="spellStart"/>
      <w:r>
        <w:t>PhysicianController</w:t>
      </w:r>
      <w:proofErr w:type="spellEnd"/>
    </w:p>
    <w:p w:rsidR="00434E24" w:rsidRDefault="00431C3E" w:rsidP="00431C3E">
      <w:pPr>
        <w:keepNext/>
        <w:keepLines/>
        <w:spacing w:after="120" w:line="240" w:lineRule="auto"/>
      </w:pPr>
      <w:r w:rsidRPr="00431C3E">
        <w:t xml:space="preserve">This class is responsible for handling the </w:t>
      </w:r>
      <w:r w:rsidR="00B50D35">
        <w:t>various functions available to a physician</w:t>
      </w:r>
      <w:r w:rsidRPr="00431C3E">
        <w:t xml:space="preserve">.  This class provides the backend for the </w:t>
      </w:r>
      <w:proofErr w:type="spellStart"/>
      <w:r w:rsidRPr="00737642">
        <w:rPr>
          <w:b/>
        </w:rPr>
        <w:t>PhysicianView</w:t>
      </w:r>
      <w:proofErr w:type="spellEnd"/>
      <w:r w:rsidRPr="00431C3E">
        <w:t>.</w:t>
      </w:r>
      <w:r w:rsidR="00B50D35">
        <w:t xml:space="preserve">  The actions available to the physician are detailed in the operations section below.</w:t>
      </w:r>
    </w:p>
    <w:p w:rsidR="00431C3E" w:rsidRPr="005F4CFA" w:rsidRDefault="00431C3E" w:rsidP="00431C3E">
      <w:pPr>
        <w:keepNext/>
        <w:keepLines/>
        <w:spacing w:after="120" w:line="240" w:lineRule="auto"/>
        <w:rPr>
          <w:b/>
        </w:rPr>
      </w:pPr>
      <w:r>
        <w:rPr>
          <w:b/>
        </w:rPr>
        <w:t>&lt;&lt;Task&gt;&gt;</w:t>
      </w:r>
    </w:p>
    <w:p w:rsidR="00431C3E" w:rsidRPr="0062352A" w:rsidRDefault="00431C3E" w:rsidP="00431C3E">
      <w:pPr>
        <w:keepNext/>
        <w:keepLines/>
        <w:spacing w:after="0" w:line="240" w:lineRule="auto"/>
        <w:ind w:firstLine="720"/>
        <w:rPr>
          <w:b/>
        </w:rPr>
      </w:pPr>
      <w:r>
        <w:rPr>
          <w:b/>
        </w:rPr>
        <w:t>Attributes:</w:t>
      </w:r>
    </w:p>
    <w:p w:rsidR="00431C3E" w:rsidRPr="00896712" w:rsidRDefault="00431C3E" w:rsidP="00431C3E">
      <w:pPr>
        <w:pStyle w:val="ListParagraph"/>
        <w:keepNext/>
        <w:keepLines/>
        <w:numPr>
          <w:ilvl w:val="0"/>
          <w:numId w:val="8"/>
        </w:numPr>
        <w:spacing w:after="0" w:line="240" w:lineRule="auto"/>
        <w:rPr>
          <w:b/>
        </w:rPr>
      </w:pPr>
      <w:r>
        <w:rPr>
          <w:b/>
        </w:rPr>
        <w:t xml:space="preserve">Private </w:t>
      </w:r>
      <w:r w:rsidR="00434E24">
        <w:rPr>
          <w:b/>
        </w:rPr>
        <w:t>Physician</w:t>
      </w:r>
      <w:r>
        <w:rPr>
          <w:b/>
        </w:rPr>
        <w:t xml:space="preserve"> </w:t>
      </w:r>
      <w:proofErr w:type="spellStart"/>
      <w:r w:rsidR="00434E24">
        <w:t>physician</w:t>
      </w:r>
      <w:proofErr w:type="spellEnd"/>
    </w:p>
    <w:p w:rsidR="00431C3E" w:rsidRPr="009D1734" w:rsidRDefault="00434E24" w:rsidP="00434E24">
      <w:pPr>
        <w:pStyle w:val="ListParagraph"/>
        <w:keepNext/>
        <w:keepLines/>
        <w:numPr>
          <w:ilvl w:val="1"/>
          <w:numId w:val="8"/>
        </w:numPr>
        <w:spacing w:after="0" w:line="240" w:lineRule="auto"/>
        <w:rPr>
          <w:b/>
        </w:rPr>
      </w:pPr>
      <w:r>
        <w:t>T</w:t>
      </w:r>
      <w:r w:rsidRPr="00434E24">
        <w:t>he phys</w:t>
      </w:r>
      <w:r>
        <w:t>ician associated with the class</w:t>
      </w:r>
      <w:r w:rsidR="00431C3E">
        <w:t xml:space="preserve">. </w:t>
      </w:r>
    </w:p>
    <w:p w:rsidR="00431C3E" w:rsidRPr="005F4CFA" w:rsidRDefault="00431C3E" w:rsidP="00431C3E">
      <w:pPr>
        <w:keepNext/>
        <w:keepLines/>
        <w:spacing w:after="0" w:line="240" w:lineRule="auto"/>
        <w:rPr>
          <w:b/>
        </w:rPr>
      </w:pPr>
    </w:p>
    <w:p w:rsidR="00431C3E" w:rsidRDefault="009A54AF" w:rsidP="00737642">
      <w:pPr>
        <w:keepNext/>
        <w:keepLines/>
        <w:spacing w:after="0" w:line="240" w:lineRule="auto"/>
        <w:ind w:left="720"/>
        <w:rPr>
          <w:b/>
        </w:rPr>
      </w:pPr>
      <w:r>
        <w:rPr>
          <w:b/>
        </w:rPr>
        <w:t>Operations:</w:t>
      </w:r>
    </w:p>
    <w:p w:rsidR="00431C3E" w:rsidRDefault="00431C3E" w:rsidP="00434E24">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434E24">
        <w:t>C</w:t>
      </w:r>
      <w:r w:rsidR="00434E24" w:rsidRPr="00434E24">
        <w:t>reatePatient</w:t>
      </w:r>
      <w:proofErr w:type="spellEnd"/>
      <w:r w:rsidR="00434E24" w:rsidRPr="00434E24">
        <w:t xml:space="preserve">(Patient patient) </w:t>
      </w:r>
    </w:p>
    <w:p w:rsidR="00431C3E" w:rsidRDefault="00434E24" w:rsidP="00434E24">
      <w:pPr>
        <w:pStyle w:val="ListParagraph"/>
        <w:keepNext/>
        <w:keepLines/>
        <w:numPr>
          <w:ilvl w:val="1"/>
          <w:numId w:val="7"/>
        </w:numPr>
        <w:spacing w:after="0" w:line="240" w:lineRule="auto"/>
      </w:pPr>
      <w:r w:rsidRPr="00434E24">
        <w:t>The function to add a patient to the system.</w:t>
      </w:r>
    </w:p>
    <w:p w:rsidR="00434E24" w:rsidRDefault="00434E24" w:rsidP="00737642">
      <w:pPr>
        <w:pStyle w:val="ListParagraph"/>
        <w:keepNext/>
        <w:keepLines/>
        <w:spacing w:after="0" w:line="240" w:lineRule="auto"/>
        <w:ind w:left="2520"/>
      </w:pPr>
    </w:p>
    <w:p w:rsidR="00434E24" w:rsidRDefault="00434E24" w:rsidP="00434E24">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Pr="00434E24">
        <w:t>Patient</w:t>
      </w:r>
      <w:proofErr w:type="spellEnd"/>
      <w:r w:rsidRPr="00434E24">
        <w:t xml:space="preserve">(Patient patient) </w:t>
      </w:r>
    </w:p>
    <w:p w:rsidR="00434E24" w:rsidRDefault="00434E24" w:rsidP="00737642">
      <w:pPr>
        <w:pStyle w:val="ListParagraph"/>
        <w:keepNext/>
        <w:keepLines/>
        <w:numPr>
          <w:ilvl w:val="1"/>
          <w:numId w:val="7"/>
        </w:numPr>
        <w:spacing w:after="0" w:line="240" w:lineRule="auto"/>
      </w:pPr>
      <w:r w:rsidRPr="00434E24">
        <w:t>The function to r</w:t>
      </w:r>
      <w:r>
        <w:t>emove a patient from the system</w:t>
      </w:r>
      <w:r w:rsidRPr="00434E24">
        <w:t>.</w:t>
      </w:r>
    </w:p>
    <w:p w:rsidR="00B50D35" w:rsidRDefault="00B50D35" w:rsidP="00737642">
      <w:pPr>
        <w:pStyle w:val="ListParagraph"/>
        <w:keepNext/>
        <w:keepLines/>
        <w:spacing w:after="0" w:line="240" w:lineRule="auto"/>
        <w:ind w:left="2520"/>
      </w:pPr>
    </w:p>
    <w:p w:rsidR="00B50D35" w:rsidRDefault="00B50D35" w:rsidP="00B50D35">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w:t>
      </w:r>
      <w:r w:rsidRPr="009A54AF">
        <w:t>equestPatientInformation</w:t>
      </w:r>
      <w:proofErr w:type="spellEnd"/>
      <w:r w:rsidRPr="009A54AF">
        <w:t xml:space="preserve">(String </w:t>
      </w:r>
      <w:proofErr w:type="spellStart"/>
      <w:r>
        <w:t>patientId</w:t>
      </w:r>
      <w:proofErr w:type="spellEnd"/>
      <w:r w:rsidRPr="009A54AF">
        <w:t xml:space="preserve">) </w:t>
      </w:r>
      <w:r w:rsidRPr="00434E24">
        <w:t xml:space="preserve"> </w:t>
      </w:r>
    </w:p>
    <w:p w:rsidR="00B50D35" w:rsidRDefault="00B50D35" w:rsidP="00B50D35">
      <w:pPr>
        <w:pStyle w:val="ListParagraph"/>
        <w:keepNext/>
        <w:keepLines/>
        <w:numPr>
          <w:ilvl w:val="1"/>
          <w:numId w:val="7"/>
        </w:numPr>
        <w:spacing w:after="0" w:line="240" w:lineRule="auto"/>
      </w:pPr>
      <w:r w:rsidRPr="009A54AF">
        <w:t>The function to request pati</w:t>
      </w:r>
      <w:r>
        <w:t>ent information from the system</w:t>
      </w:r>
      <w:r w:rsidRPr="00434E24">
        <w:t>.</w:t>
      </w:r>
    </w:p>
    <w:p w:rsidR="00B50D35" w:rsidRPr="00DF4BAA" w:rsidRDefault="00B50D35" w:rsidP="00737642">
      <w:pPr>
        <w:pStyle w:val="ListParagraph"/>
        <w:keepNext/>
        <w:keepLines/>
        <w:spacing w:after="0" w:line="240" w:lineRule="auto"/>
        <w:ind w:left="1800"/>
      </w:pPr>
    </w:p>
    <w:p w:rsidR="00431C3E" w:rsidRDefault="00431C3E" w:rsidP="00431C3E">
      <w:pPr>
        <w:keepNext/>
        <w:keepLines/>
        <w:spacing w:after="0" w:line="240" w:lineRule="auto"/>
        <w:ind w:left="720"/>
        <w:rPr>
          <w:b/>
        </w:rPr>
      </w:pPr>
      <w:r>
        <w:rPr>
          <w:b/>
        </w:rPr>
        <w:t>Constructors:</w:t>
      </w:r>
    </w:p>
    <w:p w:rsidR="00431C3E" w:rsidRDefault="00431C3E" w:rsidP="00431C3E">
      <w:pPr>
        <w:pStyle w:val="ListParagraph"/>
        <w:keepNext/>
        <w:keepLines/>
        <w:numPr>
          <w:ilvl w:val="0"/>
          <w:numId w:val="14"/>
        </w:numPr>
        <w:spacing w:after="0" w:line="240" w:lineRule="auto"/>
        <w:rPr>
          <w:b/>
        </w:rPr>
      </w:pPr>
      <w:r>
        <w:rPr>
          <w:b/>
        </w:rPr>
        <w:t xml:space="preserve">Public </w:t>
      </w:r>
      <w:proofErr w:type="spellStart"/>
      <w:r w:rsidR="00434E24">
        <w:t>PhysicianController</w:t>
      </w:r>
      <w:proofErr w:type="spellEnd"/>
      <w:r>
        <w:t>()</w:t>
      </w:r>
    </w:p>
    <w:p w:rsidR="00431C3E" w:rsidRDefault="00B50D35" w:rsidP="00434E24">
      <w:pPr>
        <w:pStyle w:val="ListParagraph"/>
        <w:keepNext/>
        <w:keepLines/>
        <w:numPr>
          <w:ilvl w:val="1"/>
          <w:numId w:val="14"/>
        </w:numPr>
        <w:spacing w:after="0" w:line="240" w:lineRule="auto"/>
      </w:pPr>
      <w:r>
        <w:t>Default constructor</w:t>
      </w:r>
      <w:r w:rsidR="00434E24">
        <w:t>.</w:t>
      </w:r>
    </w:p>
    <w:p w:rsidR="004E0537" w:rsidRDefault="004E0537" w:rsidP="00737642">
      <w:pPr>
        <w:keepNext/>
        <w:keepLines/>
        <w:spacing w:after="0" w:line="240" w:lineRule="auto"/>
      </w:pPr>
    </w:p>
    <w:p w:rsidR="0070250D" w:rsidRPr="004D327B" w:rsidRDefault="0070250D" w:rsidP="0070250D">
      <w:pPr>
        <w:pStyle w:val="Heading4"/>
        <w:keepNext/>
        <w:keepLines/>
      </w:pPr>
      <w:proofErr w:type="spellStart"/>
      <w:r>
        <w:t>Experiment</w:t>
      </w:r>
      <w:r>
        <w:t>Controller</w:t>
      </w:r>
      <w:proofErr w:type="spellEnd"/>
    </w:p>
    <w:p w:rsidR="0070250D" w:rsidRDefault="0070250D" w:rsidP="0070250D">
      <w:pPr>
        <w:keepNext/>
        <w:keepLines/>
        <w:spacing w:after="120" w:line="240" w:lineRule="auto"/>
      </w:pPr>
      <w:r w:rsidRPr="00431C3E">
        <w:t xml:space="preserve">This class </w:t>
      </w:r>
      <w:r>
        <w:t xml:space="preserve">is responsible for handling experiment functions called from the </w:t>
      </w:r>
      <w:proofErr w:type="spellStart"/>
      <w:r w:rsidRPr="00D7622F">
        <w:rPr>
          <w:b/>
        </w:rPr>
        <w:t>ExperimentView</w:t>
      </w:r>
      <w:proofErr w:type="spellEnd"/>
      <w:r>
        <w:t>.</w:t>
      </w:r>
      <w:r>
        <w:t xml:space="preserve">  The actions </w:t>
      </w:r>
      <w:r>
        <w:t xml:space="preserve">are </w:t>
      </w:r>
      <w:r>
        <w:t xml:space="preserve">available to the </w:t>
      </w:r>
      <w:r>
        <w:t>experiment administrators with physicians having access to the view experiment functionality.</w:t>
      </w:r>
    </w:p>
    <w:p w:rsidR="0070250D" w:rsidRPr="005F4CFA" w:rsidRDefault="0070250D" w:rsidP="0070250D">
      <w:pPr>
        <w:keepNext/>
        <w:keepLines/>
        <w:spacing w:after="120" w:line="240" w:lineRule="auto"/>
        <w:rPr>
          <w:b/>
        </w:rPr>
      </w:pPr>
      <w:r>
        <w:rPr>
          <w:b/>
        </w:rPr>
        <w:t>&lt;&lt;Task&gt;&gt;</w:t>
      </w:r>
    </w:p>
    <w:p w:rsidR="0070250D" w:rsidRPr="0062352A" w:rsidRDefault="0070250D" w:rsidP="0070250D">
      <w:pPr>
        <w:keepNext/>
        <w:keepLines/>
        <w:spacing w:after="0" w:line="240" w:lineRule="auto"/>
        <w:ind w:firstLine="720"/>
        <w:rPr>
          <w:b/>
        </w:rPr>
      </w:pPr>
      <w:r>
        <w:rPr>
          <w:b/>
        </w:rPr>
        <w:t>Attributes:</w:t>
      </w:r>
    </w:p>
    <w:p w:rsidR="0070250D" w:rsidRPr="00896712" w:rsidRDefault="0070250D" w:rsidP="0070250D">
      <w:pPr>
        <w:pStyle w:val="ListParagraph"/>
        <w:keepNext/>
        <w:keepLines/>
        <w:numPr>
          <w:ilvl w:val="0"/>
          <w:numId w:val="8"/>
        </w:numPr>
        <w:spacing w:after="0" w:line="240" w:lineRule="auto"/>
        <w:rPr>
          <w:b/>
        </w:rPr>
      </w:pPr>
      <w:r>
        <w:rPr>
          <w:b/>
        </w:rPr>
        <w:t xml:space="preserve">Private </w:t>
      </w:r>
      <w:r>
        <w:rPr>
          <w:b/>
        </w:rPr>
        <w:t>Collection&lt;Experiment&gt;</w:t>
      </w:r>
      <w:r>
        <w:rPr>
          <w:b/>
        </w:rPr>
        <w:t xml:space="preserve"> </w:t>
      </w:r>
      <w:r>
        <w:t>experiments</w:t>
      </w:r>
    </w:p>
    <w:p w:rsidR="0070250D" w:rsidRPr="009D1734" w:rsidRDefault="0070250D" w:rsidP="0070250D">
      <w:pPr>
        <w:pStyle w:val="ListParagraph"/>
        <w:keepNext/>
        <w:keepLines/>
        <w:numPr>
          <w:ilvl w:val="1"/>
          <w:numId w:val="8"/>
        </w:numPr>
        <w:spacing w:after="0" w:line="240" w:lineRule="auto"/>
        <w:rPr>
          <w:b/>
        </w:rPr>
      </w:pPr>
      <w:r>
        <w:t>A collection of experiments available to the user.</w:t>
      </w:r>
      <w:r>
        <w:t xml:space="preserve"> </w:t>
      </w:r>
    </w:p>
    <w:p w:rsidR="0070250D" w:rsidRPr="005F4CFA" w:rsidRDefault="0070250D" w:rsidP="0070250D">
      <w:pPr>
        <w:keepNext/>
        <w:keepLines/>
        <w:spacing w:after="0" w:line="240" w:lineRule="auto"/>
        <w:rPr>
          <w:b/>
        </w:rPr>
      </w:pPr>
    </w:p>
    <w:p w:rsidR="0070250D" w:rsidRDefault="0070250D" w:rsidP="0070250D">
      <w:pPr>
        <w:keepNext/>
        <w:keepLines/>
        <w:spacing w:after="0" w:line="240" w:lineRule="auto"/>
        <w:ind w:left="720"/>
        <w:rPr>
          <w:b/>
        </w:rPr>
      </w:pPr>
      <w:r>
        <w:rPr>
          <w:b/>
        </w:rPr>
        <w:t>Operations:</w:t>
      </w:r>
    </w:p>
    <w:p w:rsidR="0070250D" w:rsidRDefault="0070250D" w:rsidP="0070250D">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C</w:t>
      </w:r>
      <w:r w:rsidRPr="00434E24">
        <w:t>reate</w:t>
      </w:r>
      <w:r w:rsidR="003C706F">
        <w:t>Experiment</w:t>
      </w:r>
      <w:proofErr w:type="spellEnd"/>
      <w:r w:rsidRPr="00434E24">
        <w:t>(</w:t>
      </w:r>
      <w:r w:rsidR="00CE4DC8">
        <w:t>Experiment</w:t>
      </w:r>
      <w:r w:rsidRPr="00434E24">
        <w:t xml:space="preserve"> </w:t>
      </w:r>
      <w:r w:rsidR="00CE4DC8">
        <w:t>e</w:t>
      </w:r>
      <w:r w:rsidR="00CE4DC8">
        <w:t>xperiment</w:t>
      </w:r>
      <w:r w:rsidRPr="00434E24">
        <w:t xml:space="preserve">) </w:t>
      </w:r>
    </w:p>
    <w:p w:rsidR="0070250D" w:rsidRDefault="003C706F" w:rsidP="0070250D">
      <w:pPr>
        <w:pStyle w:val="ListParagraph"/>
        <w:keepNext/>
        <w:keepLines/>
        <w:numPr>
          <w:ilvl w:val="1"/>
          <w:numId w:val="7"/>
        </w:numPr>
        <w:spacing w:after="0" w:line="240" w:lineRule="auto"/>
      </w:pPr>
      <w:r>
        <w:t>The function</w:t>
      </w:r>
      <w:r w:rsidR="00CE4DC8">
        <w:t xml:space="preserve"> used</w:t>
      </w:r>
      <w:r>
        <w:t xml:space="preserve"> to add an experiment </w:t>
      </w:r>
      <w:r w:rsidR="0070250D" w:rsidRPr="00434E24">
        <w:t>to the system.</w:t>
      </w:r>
    </w:p>
    <w:p w:rsidR="0070250D" w:rsidRDefault="0070250D" w:rsidP="0070250D">
      <w:pPr>
        <w:pStyle w:val="ListParagraph"/>
        <w:keepNext/>
        <w:keepLines/>
        <w:spacing w:after="0" w:line="240" w:lineRule="auto"/>
        <w:ind w:left="2520"/>
      </w:pPr>
    </w:p>
    <w:p w:rsidR="0070250D" w:rsidRDefault="0070250D" w:rsidP="00CE4DC8">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Delete</w:t>
      </w:r>
      <w:r w:rsidR="003C706F">
        <w:t>Experiment</w:t>
      </w:r>
      <w:proofErr w:type="spellEnd"/>
      <w:r w:rsidRPr="00434E24">
        <w:t>(</w:t>
      </w:r>
      <w:r w:rsidR="00CE4DC8" w:rsidRPr="00CE4DC8">
        <w:t>Experiment experiment</w:t>
      </w:r>
      <w:r w:rsidRPr="00434E24">
        <w:t xml:space="preserve">) </w:t>
      </w:r>
    </w:p>
    <w:p w:rsidR="0070250D" w:rsidRDefault="0070250D" w:rsidP="0070250D">
      <w:pPr>
        <w:pStyle w:val="ListParagraph"/>
        <w:keepNext/>
        <w:keepLines/>
        <w:numPr>
          <w:ilvl w:val="1"/>
          <w:numId w:val="7"/>
        </w:numPr>
        <w:spacing w:after="0" w:line="240" w:lineRule="auto"/>
      </w:pPr>
      <w:r w:rsidRPr="00434E24">
        <w:t>The function</w:t>
      </w:r>
      <w:r w:rsidR="00CE4DC8">
        <w:t xml:space="preserve"> used</w:t>
      </w:r>
      <w:r w:rsidRPr="00434E24">
        <w:t xml:space="preserve"> to r</w:t>
      </w:r>
      <w:r w:rsidR="003C706F">
        <w:t xml:space="preserve">emove an experiment </w:t>
      </w:r>
      <w:r>
        <w:t>from the system</w:t>
      </w:r>
      <w:r w:rsidRPr="00434E24">
        <w:t>.</w:t>
      </w:r>
    </w:p>
    <w:p w:rsidR="0070250D" w:rsidRDefault="0070250D" w:rsidP="0070250D">
      <w:pPr>
        <w:pStyle w:val="ListParagraph"/>
        <w:keepNext/>
        <w:keepLines/>
        <w:spacing w:after="0" w:line="240" w:lineRule="auto"/>
        <w:ind w:left="2520"/>
      </w:pPr>
    </w:p>
    <w:p w:rsidR="0070250D" w:rsidRDefault="0070250D" w:rsidP="00CE4DC8">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00CE4DC8">
        <w:t>EditExperiment</w:t>
      </w:r>
      <w:proofErr w:type="spellEnd"/>
      <w:r w:rsidRPr="009A54AF">
        <w:t>(</w:t>
      </w:r>
      <w:r w:rsidR="00CE4DC8" w:rsidRPr="00CE4DC8">
        <w:t>Experiment experiment</w:t>
      </w:r>
      <w:r w:rsidRPr="009A54AF">
        <w:t xml:space="preserve">) </w:t>
      </w:r>
      <w:r w:rsidRPr="00434E24">
        <w:t xml:space="preserve"> </w:t>
      </w:r>
    </w:p>
    <w:p w:rsidR="0070250D" w:rsidRDefault="0070250D" w:rsidP="0070250D">
      <w:pPr>
        <w:pStyle w:val="ListParagraph"/>
        <w:keepNext/>
        <w:keepLines/>
        <w:numPr>
          <w:ilvl w:val="1"/>
          <w:numId w:val="7"/>
        </w:numPr>
        <w:spacing w:after="0" w:line="240" w:lineRule="auto"/>
      </w:pPr>
      <w:r w:rsidRPr="009A54AF">
        <w:lastRenderedPageBreak/>
        <w:t xml:space="preserve">The function </w:t>
      </w:r>
      <w:r w:rsidR="00CE4DC8">
        <w:t xml:space="preserve">used </w:t>
      </w:r>
      <w:r w:rsidRPr="009A54AF">
        <w:t xml:space="preserve">to </w:t>
      </w:r>
      <w:r w:rsidR="00CE4DC8">
        <w:t>edit an experiment</w:t>
      </w:r>
      <w:r w:rsidRPr="009A54AF">
        <w:t xml:space="preserve"> </w:t>
      </w:r>
      <w:r w:rsidR="00CE4DC8">
        <w:t>in</w:t>
      </w:r>
      <w:r>
        <w:t xml:space="preserve"> the system</w:t>
      </w:r>
      <w:r w:rsidRPr="00434E24">
        <w:t>.</w:t>
      </w:r>
    </w:p>
    <w:p w:rsidR="00CE4DC8" w:rsidRDefault="00CE4DC8" w:rsidP="00D7622F">
      <w:pPr>
        <w:pStyle w:val="ListParagraph"/>
        <w:keepNext/>
        <w:keepLines/>
        <w:spacing w:after="0" w:line="240" w:lineRule="auto"/>
        <w:ind w:left="2520"/>
      </w:pPr>
    </w:p>
    <w:p w:rsidR="00CE4DC8" w:rsidRDefault="00CE4DC8" w:rsidP="00CE4DC8">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Run</w:t>
      </w:r>
      <w:r>
        <w:t>Experiment</w:t>
      </w:r>
      <w:proofErr w:type="spellEnd"/>
      <w:r w:rsidRPr="009A54AF">
        <w:t>(</w:t>
      </w:r>
      <w:proofErr w:type="spellStart"/>
      <w:r>
        <w:t>int</w:t>
      </w:r>
      <w:proofErr w:type="spellEnd"/>
      <w:r w:rsidRPr="00CE4DC8">
        <w:t xml:space="preserve"> </w:t>
      </w:r>
      <w:proofErr w:type="spellStart"/>
      <w:r w:rsidRPr="00CE4DC8">
        <w:t>experiment</w:t>
      </w:r>
      <w:r>
        <w:t>Id</w:t>
      </w:r>
      <w:proofErr w:type="spellEnd"/>
      <w:r w:rsidRPr="009A54AF">
        <w:t xml:space="preserve">) </w:t>
      </w:r>
      <w:r w:rsidRPr="00434E24">
        <w:t xml:space="preserve"> </w:t>
      </w:r>
    </w:p>
    <w:p w:rsidR="00CE4DC8" w:rsidRDefault="00CE4DC8" w:rsidP="00CE4DC8">
      <w:pPr>
        <w:pStyle w:val="ListParagraph"/>
        <w:keepNext/>
        <w:keepLines/>
        <w:numPr>
          <w:ilvl w:val="1"/>
          <w:numId w:val="7"/>
        </w:numPr>
        <w:spacing w:after="0" w:line="240" w:lineRule="auto"/>
      </w:pPr>
      <w:r w:rsidRPr="009A54AF">
        <w:t xml:space="preserve">The function </w:t>
      </w:r>
      <w:r>
        <w:t xml:space="preserve">used </w:t>
      </w:r>
      <w:r w:rsidRPr="009A54AF">
        <w:t xml:space="preserve">to </w:t>
      </w:r>
      <w:r>
        <w:t>run the selected</w:t>
      </w:r>
      <w:r>
        <w:t xml:space="preserve"> experiment</w:t>
      </w:r>
      <w:r>
        <w:t>.</w:t>
      </w:r>
      <w:r w:rsidRPr="009A54AF">
        <w:t xml:space="preserve"> </w:t>
      </w:r>
    </w:p>
    <w:p w:rsidR="00CE4DC8" w:rsidRDefault="00CE4DC8" w:rsidP="00D7622F">
      <w:pPr>
        <w:pStyle w:val="ListParagraph"/>
        <w:keepNext/>
        <w:keepLines/>
        <w:spacing w:after="0" w:line="240" w:lineRule="auto"/>
        <w:ind w:left="2520"/>
      </w:pPr>
    </w:p>
    <w:p w:rsidR="00CE4DC8" w:rsidRDefault="00CE4DC8" w:rsidP="00CE4DC8">
      <w:pPr>
        <w:pStyle w:val="ListParagraph"/>
        <w:keepNext/>
        <w:keepLines/>
        <w:numPr>
          <w:ilvl w:val="0"/>
          <w:numId w:val="7"/>
        </w:numPr>
        <w:spacing w:after="0" w:line="240" w:lineRule="auto"/>
      </w:pPr>
      <w:r>
        <w:rPr>
          <w:b/>
        </w:rPr>
        <w:t>Private</w:t>
      </w:r>
      <w:r>
        <w:rPr>
          <w:b/>
        </w:rPr>
        <w:t xml:space="preserve"> </w:t>
      </w:r>
      <w:r w:rsidR="00D41266">
        <w:rPr>
          <w:b/>
        </w:rPr>
        <w:t>string</w:t>
      </w:r>
      <w:r>
        <w:t xml:space="preserve"> </w:t>
      </w:r>
      <w:proofErr w:type="spellStart"/>
      <w:r>
        <w:t>ProcessData</w:t>
      </w:r>
      <w:proofErr w:type="spellEnd"/>
      <w:r w:rsidRPr="009A54AF">
        <w:t>(</w:t>
      </w:r>
      <w:r>
        <w:t>Collection&lt;object&gt;</w:t>
      </w:r>
      <w:r w:rsidRPr="009A54AF">
        <w:t xml:space="preserve">) </w:t>
      </w:r>
      <w:r w:rsidRPr="00434E24">
        <w:t xml:space="preserve"> </w:t>
      </w:r>
    </w:p>
    <w:p w:rsidR="00CE4DC8" w:rsidRDefault="00CE4DC8" w:rsidP="00D7622F">
      <w:pPr>
        <w:pStyle w:val="ListParagraph"/>
        <w:keepNext/>
        <w:keepLines/>
        <w:numPr>
          <w:ilvl w:val="1"/>
          <w:numId w:val="7"/>
        </w:numPr>
        <w:spacing w:after="0" w:line="240" w:lineRule="auto"/>
      </w:pPr>
      <w:r w:rsidRPr="009A54AF">
        <w:t xml:space="preserve">The </w:t>
      </w:r>
      <w:r>
        <w:t>function is here in the event that the data returned from the database will need to be processed in some way prior to be sending it to the view.</w:t>
      </w:r>
    </w:p>
    <w:p w:rsidR="0070250D" w:rsidRPr="00DF4BAA" w:rsidRDefault="0070250D" w:rsidP="0070250D">
      <w:pPr>
        <w:pStyle w:val="ListParagraph"/>
        <w:keepNext/>
        <w:keepLines/>
        <w:spacing w:after="0" w:line="240" w:lineRule="auto"/>
        <w:ind w:left="1800"/>
      </w:pPr>
    </w:p>
    <w:p w:rsidR="0070250D" w:rsidRDefault="0070250D" w:rsidP="0070250D">
      <w:pPr>
        <w:keepNext/>
        <w:keepLines/>
        <w:spacing w:after="0" w:line="240" w:lineRule="auto"/>
        <w:ind w:left="720"/>
        <w:rPr>
          <w:b/>
        </w:rPr>
      </w:pPr>
      <w:r>
        <w:rPr>
          <w:b/>
        </w:rPr>
        <w:t>Constructors:</w:t>
      </w:r>
    </w:p>
    <w:p w:rsidR="0070250D" w:rsidRDefault="0070250D" w:rsidP="0070250D">
      <w:pPr>
        <w:pStyle w:val="ListParagraph"/>
        <w:keepNext/>
        <w:keepLines/>
        <w:numPr>
          <w:ilvl w:val="0"/>
          <w:numId w:val="14"/>
        </w:numPr>
        <w:spacing w:after="0" w:line="240" w:lineRule="auto"/>
        <w:rPr>
          <w:b/>
        </w:rPr>
      </w:pPr>
      <w:r>
        <w:rPr>
          <w:b/>
        </w:rPr>
        <w:t xml:space="preserve">Public </w:t>
      </w:r>
      <w:proofErr w:type="spellStart"/>
      <w:r w:rsidR="00CE4DC8">
        <w:t>Experiment</w:t>
      </w:r>
      <w:r>
        <w:t>Controller</w:t>
      </w:r>
      <w:proofErr w:type="spellEnd"/>
      <w:r>
        <w:t>()</w:t>
      </w:r>
    </w:p>
    <w:p w:rsidR="0070250D" w:rsidRDefault="0070250D" w:rsidP="0070250D">
      <w:pPr>
        <w:pStyle w:val="ListParagraph"/>
        <w:keepNext/>
        <w:keepLines/>
        <w:numPr>
          <w:ilvl w:val="1"/>
          <w:numId w:val="14"/>
        </w:numPr>
        <w:spacing w:after="0" w:line="240" w:lineRule="auto"/>
      </w:pPr>
      <w:r>
        <w:t>Default constructor.</w:t>
      </w:r>
    </w:p>
    <w:p w:rsidR="0070250D" w:rsidRDefault="0070250D" w:rsidP="00737642">
      <w:pPr>
        <w:keepNext/>
        <w:keepLines/>
        <w:spacing w:after="0" w:line="240" w:lineRule="auto"/>
      </w:pPr>
    </w:p>
    <w:p w:rsidR="00812105" w:rsidRDefault="002C6ED4" w:rsidP="00297E9F">
      <w:pPr>
        <w:pStyle w:val="Heading2"/>
        <w:spacing w:line="360" w:lineRule="auto"/>
      </w:pPr>
      <w:bookmarkStart w:id="47" w:name="_Toc436603011"/>
      <w:bookmarkStart w:id="48" w:name="_Toc436012966"/>
      <w:bookmarkStart w:id="49" w:name="_Toc436012967"/>
      <w:bookmarkStart w:id="50" w:name="_Toc436615152"/>
      <w:bookmarkEnd w:id="47"/>
      <w:bookmarkEnd w:id="48"/>
      <w:bookmarkEnd w:id="49"/>
      <w:r>
        <w:t>Business Logic Layer Overview</w:t>
      </w:r>
      <w:bookmarkEnd w:id="50"/>
    </w:p>
    <w:p w:rsidR="00812105" w:rsidRDefault="00831F49" w:rsidP="00297E9F">
      <w:pPr>
        <w:pStyle w:val="Heading3"/>
        <w:keepNext/>
        <w:keepLines/>
      </w:pPr>
      <w:bookmarkStart w:id="51" w:name="_Toc435182018"/>
      <w:bookmarkStart w:id="52" w:name="_Toc436615153"/>
      <w:r w:rsidRPr="0084672C">
        <w:t>Entities</w:t>
      </w:r>
      <w:bookmarkEnd w:id="51"/>
      <w:bookmarkEnd w:id="52"/>
    </w:p>
    <w:p w:rsidR="00E4479B" w:rsidRDefault="00E4479B" w:rsidP="00E4479B">
      <w:pPr>
        <w:pStyle w:val="Heading4"/>
        <w:keepNext/>
        <w:keepLines/>
      </w:pPr>
      <w:bookmarkStart w:id="53" w:name="_Toc435182019"/>
      <w:proofErr w:type="spellStart"/>
      <w:r>
        <w:t>LoginViewModel</w:t>
      </w:r>
      <w:proofErr w:type="spellEnd"/>
    </w:p>
    <w:p w:rsidR="00E4479B" w:rsidRDefault="00E4479B" w:rsidP="00E4479B">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E4479B">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keepNext/>
        <w:keepLines/>
        <w:spacing w:after="0" w:line="240" w:lineRule="auto"/>
      </w:pPr>
    </w:p>
    <w:p w:rsidR="00E4479B" w:rsidRDefault="00E4479B" w:rsidP="00E4479B">
      <w:pPr>
        <w:pStyle w:val="Heading4"/>
        <w:keepNext/>
        <w:keepLines/>
      </w:pPr>
      <w:proofErr w:type="spellStart"/>
      <w:r>
        <w:t>RegisterViewModel</w:t>
      </w:r>
      <w:proofErr w:type="spellEnd"/>
    </w:p>
    <w:p w:rsidR="00E4479B" w:rsidRDefault="00E4479B" w:rsidP="00E4479B">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lastRenderedPageBreak/>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9C1DA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pStyle w:val="ListParagraph"/>
        <w:keepNext/>
        <w:keepLines/>
        <w:spacing w:after="0" w:line="240" w:lineRule="auto"/>
        <w:ind w:left="1800"/>
      </w:pPr>
    </w:p>
    <w:p w:rsidR="00812105" w:rsidRDefault="00831F49" w:rsidP="00297E9F">
      <w:pPr>
        <w:pStyle w:val="Heading4"/>
        <w:keepNext/>
        <w:keepLines/>
      </w:pPr>
      <w:r w:rsidRPr="0084672C">
        <w:t>Activity</w:t>
      </w:r>
      <w:bookmarkStart w:id="54" w:name="_User"/>
      <w:bookmarkEnd w:id="53"/>
      <w:bookmarkEnd w:id="54"/>
    </w:p>
    <w:p w:rsidR="00812105" w:rsidRDefault="00831F49" w:rsidP="00297E9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297E9F">
      <w:pPr>
        <w:keepNext/>
        <w:keepLines/>
        <w:spacing w:after="0" w:line="360" w:lineRule="auto"/>
        <w:rPr>
          <w:b/>
        </w:rPr>
      </w:pPr>
      <w:r>
        <w:rPr>
          <w:b/>
        </w:rPr>
        <w:t>&lt;&lt;Entity&gt;&gt;</w:t>
      </w:r>
    </w:p>
    <w:p w:rsidR="00812105" w:rsidRDefault="00831F49"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297E9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297E9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297E9F">
      <w:pPr>
        <w:pStyle w:val="ListParagraph"/>
        <w:keepNext/>
        <w:keepLines/>
        <w:numPr>
          <w:ilvl w:val="1"/>
          <w:numId w:val="10"/>
        </w:numPr>
        <w:spacing w:after="0" w:line="240" w:lineRule="auto"/>
      </w:pPr>
      <w:r>
        <w:t>The activity of the data</w:t>
      </w:r>
      <w:r w:rsidRPr="00441BE1">
        <w:t>.</w:t>
      </w:r>
    </w:p>
    <w:p w:rsidR="00812105" w:rsidRDefault="00812105" w:rsidP="00297E9F">
      <w:pPr>
        <w:pStyle w:val="ListParagraph"/>
        <w:keepNext/>
        <w:keepLines/>
        <w:spacing w:after="0" w:line="240" w:lineRule="auto"/>
        <w:ind w:left="2520"/>
      </w:pPr>
    </w:p>
    <w:p w:rsidR="00812105" w:rsidRDefault="00831F49" w:rsidP="00297E9F">
      <w:pPr>
        <w:keepNext/>
        <w:keepLines/>
        <w:spacing w:after="0" w:line="240" w:lineRule="auto"/>
        <w:ind w:firstLine="720"/>
        <w:rPr>
          <w:b/>
        </w:rPr>
      </w:pPr>
      <w:r>
        <w:rPr>
          <w:b/>
        </w:rPr>
        <w:t>Operations:</w:t>
      </w:r>
    </w:p>
    <w:p w:rsidR="00812105" w:rsidRDefault="00831F49"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Default="005E33EA" w:rsidP="00297E9F">
      <w:pPr>
        <w:pStyle w:val="ListParagraph"/>
        <w:keepNext/>
        <w:keepLines/>
        <w:numPr>
          <w:ilvl w:val="0"/>
          <w:numId w:val="14"/>
        </w:numPr>
        <w:spacing w:after="0" w:line="240" w:lineRule="auto"/>
        <w:rPr>
          <w:b/>
        </w:rPr>
      </w:pPr>
      <w:r>
        <w:rPr>
          <w:b/>
        </w:rPr>
        <w:t xml:space="preserve">Public </w:t>
      </w:r>
      <w:r>
        <w:t>Activity()</w:t>
      </w:r>
    </w:p>
    <w:p w:rsidR="00812105" w:rsidRDefault="005E33EA" w:rsidP="00297E9F">
      <w:pPr>
        <w:pStyle w:val="ListParagraph"/>
        <w:keepNext/>
        <w:keepLines/>
        <w:numPr>
          <w:ilvl w:val="1"/>
          <w:numId w:val="14"/>
        </w:numPr>
        <w:spacing w:after="0" w:line="240" w:lineRule="auto"/>
      </w:pPr>
      <w:r>
        <w:t>Default constructor</w:t>
      </w:r>
    </w:p>
    <w:p w:rsidR="00812105" w:rsidRDefault="00812105" w:rsidP="00297E9F">
      <w:pPr>
        <w:keepNext/>
        <w:keepLines/>
        <w:spacing w:after="0" w:line="240" w:lineRule="auto"/>
      </w:pPr>
    </w:p>
    <w:p w:rsidR="00812105" w:rsidRDefault="0096020E" w:rsidP="00297E9F">
      <w:pPr>
        <w:pStyle w:val="Heading4"/>
        <w:keepNext/>
        <w:keepLines/>
      </w:pPr>
      <w:proofErr w:type="spellStart"/>
      <w:r>
        <w:t>AspNetUser</w:t>
      </w:r>
      <w:proofErr w:type="spellEnd"/>
    </w:p>
    <w:p w:rsidR="00812105" w:rsidRDefault="0096020E" w:rsidP="00297E9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297E9F">
      <w:pPr>
        <w:keepNext/>
        <w:keepLines/>
        <w:spacing w:after="0" w:line="360" w:lineRule="auto"/>
        <w:rPr>
          <w:b/>
        </w:rPr>
      </w:pPr>
      <w:r>
        <w:rPr>
          <w:b/>
        </w:rPr>
        <w:lastRenderedPageBreak/>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Unique id for each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297E9F">
      <w:pPr>
        <w:pStyle w:val="ListParagraph"/>
        <w:keepNext/>
        <w:keepLines/>
        <w:numPr>
          <w:ilvl w:val="1"/>
          <w:numId w:val="10"/>
        </w:numPr>
        <w:spacing w:after="0" w:line="240" w:lineRule="auto"/>
      </w:pPr>
      <w:r>
        <w:t>The user name used by each user that will be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297E9F">
      <w:pPr>
        <w:pStyle w:val="ListParagraph"/>
        <w:keepNext/>
        <w:keepLines/>
        <w:numPr>
          <w:ilvl w:val="1"/>
          <w:numId w:val="10"/>
        </w:numPr>
        <w:spacing w:after="0" w:line="240" w:lineRule="auto"/>
      </w:pPr>
      <w:r>
        <w:t>Hash string representing the user’s password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297E9F">
      <w:pPr>
        <w:pStyle w:val="ListParagraph"/>
        <w:keepNext/>
        <w:keepLines/>
        <w:numPr>
          <w:ilvl w:val="1"/>
          <w:numId w:val="10"/>
        </w:numPr>
        <w:spacing w:after="0" w:line="240" w:lineRule="auto"/>
      </w:pPr>
      <w:r>
        <w:t>Enumeration value that describes the current account status of the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297E9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297E9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297E9F">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297E9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297E9F">
      <w:pPr>
        <w:pStyle w:val="ListParagraph"/>
        <w:keepNext/>
        <w:keepLines/>
        <w:spacing w:after="0" w:line="240" w:lineRule="auto"/>
        <w:ind w:left="2520"/>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spacing w:after="0" w:line="240" w:lineRule="auto"/>
      </w:pPr>
    </w:p>
    <w:p w:rsidR="00812105" w:rsidRDefault="00282662" w:rsidP="00297E9F">
      <w:pPr>
        <w:pStyle w:val="Heading4"/>
        <w:keepNext/>
        <w:keepLines/>
      </w:pPr>
      <w:r>
        <w:t>Patient</w:t>
      </w:r>
    </w:p>
    <w:p w:rsidR="00812105" w:rsidRDefault="00282662" w:rsidP="00297E9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297E9F">
      <w:pPr>
        <w:keepNext/>
        <w:keepLines/>
        <w:spacing w:after="0" w:line="360" w:lineRule="auto"/>
        <w:rPr>
          <w:b/>
        </w:rPr>
      </w:pPr>
      <w:r>
        <w:rPr>
          <w:b/>
        </w:rPr>
        <w:t>&lt;&lt;Entity&gt;&gt;</w:t>
      </w:r>
    </w:p>
    <w:p w:rsidR="00812105" w:rsidRDefault="00282662" w:rsidP="00297E9F">
      <w:pPr>
        <w:keepNext/>
        <w:keepLines/>
        <w:spacing w:after="0" w:line="240" w:lineRule="auto"/>
        <w:ind w:firstLine="720"/>
      </w:pPr>
      <w:r>
        <w:rPr>
          <w:b/>
        </w:rPr>
        <w:lastRenderedPageBreak/>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297E9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297E9F">
      <w:pPr>
        <w:pStyle w:val="ListParagraph"/>
        <w:keepNext/>
        <w:keepLines/>
        <w:numPr>
          <w:ilvl w:val="1"/>
          <w:numId w:val="10"/>
        </w:numPr>
        <w:spacing w:after="0" w:line="240" w:lineRule="auto"/>
      </w:pPr>
      <w:r>
        <w:t>The age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297E9F">
      <w:pPr>
        <w:pStyle w:val="ListParagraph"/>
        <w:keepNext/>
        <w:keepLines/>
        <w:numPr>
          <w:ilvl w:val="1"/>
          <w:numId w:val="10"/>
        </w:numPr>
        <w:spacing w:after="0" w:line="240" w:lineRule="auto"/>
      </w:pPr>
      <w:r>
        <w:t>The weight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07275F">
        <w:rPr>
          <w:b/>
        </w:rPr>
        <w:t>int</w:t>
      </w:r>
      <w:proofErr w:type="spellEnd"/>
      <w:r w:rsidR="0007275F">
        <w:rPr>
          <w:b/>
        </w:rPr>
        <w:t xml:space="preserve"> </w:t>
      </w:r>
      <w:r w:rsidR="0007275F">
        <w:t>Height</w:t>
      </w:r>
    </w:p>
    <w:p w:rsidR="00812105" w:rsidRDefault="0007275F" w:rsidP="00297E9F">
      <w:pPr>
        <w:pStyle w:val="ListParagraph"/>
        <w:keepNext/>
        <w:keepLines/>
        <w:numPr>
          <w:ilvl w:val="1"/>
          <w:numId w:val="10"/>
        </w:numPr>
        <w:spacing w:after="0" w:line="240" w:lineRule="auto"/>
      </w:pPr>
      <w:r>
        <w:t>The height of the patient given in inches.</w:t>
      </w:r>
    </w:p>
    <w:p w:rsidR="00812105" w:rsidRDefault="00812105" w:rsidP="00297E9F">
      <w:pPr>
        <w:pStyle w:val="ListParagraph"/>
        <w:keepNext/>
        <w:keepLines/>
        <w:spacing w:after="0" w:line="240" w:lineRule="auto"/>
        <w:ind w:left="2520"/>
      </w:pPr>
    </w:p>
    <w:p w:rsidR="00812105" w:rsidRPr="00D6053C" w:rsidRDefault="001B00C4" w:rsidP="00297E9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297E9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297E9F">
      <w:pPr>
        <w:pStyle w:val="ListParagraph"/>
        <w:keepNext/>
        <w:keepLines/>
        <w:numPr>
          <w:ilvl w:val="1"/>
          <w:numId w:val="10"/>
        </w:numPr>
        <w:spacing w:after="0" w:line="240" w:lineRule="auto"/>
      </w:pPr>
      <w:r>
        <w:t>Enumeration value used to describe the patient’s ethnicity.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297E9F">
      <w:pPr>
        <w:pStyle w:val="ListParagraph"/>
        <w:keepNext/>
        <w:keepLines/>
        <w:numPr>
          <w:ilvl w:val="1"/>
          <w:numId w:val="10"/>
        </w:numPr>
        <w:spacing w:after="0" w:line="240" w:lineRule="auto"/>
      </w:pPr>
      <w:r>
        <w:t>Collection of enumeration values used to describe the patient’s race.</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297E9F">
      <w:pPr>
        <w:pStyle w:val="ListParagraph"/>
        <w:keepNext/>
        <w:keepLines/>
        <w:numPr>
          <w:ilvl w:val="1"/>
          <w:numId w:val="10"/>
        </w:numPr>
        <w:spacing w:after="0" w:line="240" w:lineRule="auto"/>
      </w:pPr>
      <w:r>
        <w:t>Enumeration value used to describe the patient’s gender.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297E9F">
      <w:pPr>
        <w:pStyle w:val="ListParagraph"/>
        <w:keepNext/>
        <w:keepLines/>
        <w:numPr>
          <w:ilvl w:val="1"/>
          <w:numId w:val="10"/>
        </w:numPr>
        <w:spacing w:after="0" w:line="240" w:lineRule="auto"/>
      </w:pPr>
      <w:r>
        <w:t>Foreign key link to the patient’s physician.</w:t>
      </w:r>
    </w:p>
    <w:p w:rsidR="00812105" w:rsidRDefault="00812105" w:rsidP="00297E9F">
      <w:pPr>
        <w:pStyle w:val="ListParagraph"/>
        <w:keepNext/>
        <w:keepLines/>
        <w:spacing w:after="0" w:line="240" w:lineRule="auto"/>
        <w:ind w:left="2520"/>
      </w:pPr>
    </w:p>
    <w:p w:rsidR="00812105" w:rsidRDefault="00282662" w:rsidP="00297E9F">
      <w:pPr>
        <w:keepNext/>
        <w:keepLines/>
        <w:spacing w:after="0" w:line="240" w:lineRule="auto"/>
        <w:ind w:firstLine="720"/>
        <w:rPr>
          <w:b/>
        </w:rPr>
      </w:pPr>
      <w:r>
        <w:rPr>
          <w:b/>
        </w:rPr>
        <w:t>Operations:</w:t>
      </w:r>
    </w:p>
    <w:p w:rsidR="00812105" w:rsidRDefault="00282662"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Pr="00D6053C" w:rsidRDefault="005E33EA" w:rsidP="00297E9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297E9F">
      <w:pPr>
        <w:pStyle w:val="ListParagraph"/>
        <w:keepNext/>
        <w:keepLines/>
        <w:numPr>
          <w:ilvl w:val="1"/>
          <w:numId w:val="14"/>
        </w:numPr>
        <w:spacing w:after="0" w:line="240" w:lineRule="auto"/>
        <w:rPr>
          <w:b/>
        </w:rPr>
      </w:pPr>
      <w:r>
        <w:t>Default constructor</w:t>
      </w:r>
    </w:p>
    <w:p w:rsidR="00812105" w:rsidRPr="00D6053C" w:rsidRDefault="00812105" w:rsidP="00297E9F">
      <w:pPr>
        <w:pStyle w:val="ListParagraph"/>
        <w:keepNext/>
        <w:keepLines/>
        <w:spacing w:after="0" w:line="240" w:lineRule="auto"/>
        <w:ind w:left="2520"/>
        <w:rPr>
          <w:b/>
        </w:rPr>
      </w:pPr>
    </w:p>
    <w:p w:rsidR="00812105" w:rsidRDefault="0096020E" w:rsidP="00297E9F">
      <w:pPr>
        <w:pStyle w:val="Heading4"/>
        <w:keepNext/>
        <w:keepLines/>
      </w:pPr>
      <w:r>
        <w:t>Physician</w:t>
      </w:r>
    </w:p>
    <w:p w:rsidR="00812105" w:rsidRDefault="0096020E" w:rsidP="00297E9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lastRenderedPageBreak/>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297E9F">
      <w:pPr>
        <w:pStyle w:val="ListParagraph"/>
        <w:keepNext/>
        <w:keepLines/>
        <w:numPr>
          <w:ilvl w:val="1"/>
          <w:numId w:val="10"/>
        </w:numPr>
        <w:spacing w:after="0" w:line="240" w:lineRule="auto"/>
      </w:pPr>
      <w:r>
        <w:t>Physician’s first name.</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297E9F">
      <w:pPr>
        <w:pStyle w:val="ListParagraph"/>
        <w:keepNext/>
        <w:keepLines/>
        <w:numPr>
          <w:ilvl w:val="1"/>
          <w:numId w:val="10"/>
        </w:numPr>
        <w:spacing w:after="0" w:line="240" w:lineRule="auto"/>
      </w:pPr>
      <w:r>
        <w:t>Physician’s last name.</w:t>
      </w:r>
    </w:p>
    <w:p w:rsidR="00812105" w:rsidRDefault="00812105" w:rsidP="00297E9F">
      <w:pPr>
        <w:keepNext/>
        <w:keepLines/>
        <w:spacing w:after="0" w:line="240" w:lineRule="auto"/>
      </w:pPr>
    </w:p>
    <w:p w:rsidR="00812105" w:rsidRDefault="007F09D4" w:rsidP="00297E9F">
      <w:pPr>
        <w:pStyle w:val="ListParagraph"/>
        <w:keepNext/>
        <w:keepLines/>
        <w:numPr>
          <w:ilvl w:val="0"/>
          <w:numId w:val="10"/>
        </w:numPr>
        <w:spacing w:after="0" w:line="240" w:lineRule="auto"/>
      </w:pPr>
      <w:r>
        <w:rPr>
          <w:b/>
        </w:rPr>
        <w:t xml:space="preserve">Public string </w:t>
      </w:r>
      <w:r>
        <w:t>Address</w:t>
      </w:r>
    </w:p>
    <w:p w:rsidR="00812105" w:rsidRDefault="007F09D4" w:rsidP="00297E9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string </w:t>
      </w:r>
      <w:r>
        <w:t>Email</w:t>
      </w:r>
    </w:p>
    <w:p w:rsidR="00812105" w:rsidRDefault="001B00C4" w:rsidP="00297E9F">
      <w:pPr>
        <w:pStyle w:val="ListParagraph"/>
        <w:keepNext/>
        <w:keepLines/>
        <w:numPr>
          <w:ilvl w:val="1"/>
          <w:numId w:val="10"/>
        </w:numPr>
        <w:spacing w:after="0" w:line="240" w:lineRule="auto"/>
      </w:pPr>
      <w:r>
        <w:t>Email address for the physician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297E9F">
      <w:pPr>
        <w:pStyle w:val="ListParagraph"/>
        <w:keepNext/>
        <w:keepLines/>
        <w:numPr>
          <w:ilvl w:val="1"/>
          <w:numId w:val="10"/>
        </w:numPr>
        <w:spacing w:after="0" w:line="240" w:lineRule="auto"/>
      </w:pPr>
      <w:r>
        <w:t>Phone number for the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297E9F">
      <w:pPr>
        <w:pStyle w:val="ListParagraph"/>
        <w:keepNext/>
        <w:keepLines/>
        <w:numPr>
          <w:ilvl w:val="1"/>
          <w:numId w:val="10"/>
        </w:numPr>
        <w:spacing w:after="0" w:line="240" w:lineRule="auto"/>
      </w:pPr>
      <w:r>
        <w:t>Collection of all of the physician’s patients.</w:t>
      </w:r>
    </w:p>
    <w:p w:rsidR="00812105" w:rsidRDefault="00812105" w:rsidP="00297E9F">
      <w:pPr>
        <w:keepNext/>
        <w:keepLines/>
        <w:spacing w:after="0" w:line="240" w:lineRule="auto"/>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812105" w:rsidRDefault="001C1550" w:rsidP="00297E9F">
      <w:pPr>
        <w:pStyle w:val="Heading4"/>
        <w:keepNext/>
        <w:keepLines/>
      </w:pPr>
      <w:proofErr w:type="spellStart"/>
      <w:r>
        <w:t>ExperimentAdministrator</w:t>
      </w:r>
      <w:proofErr w:type="spellEnd"/>
    </w:p>
    <w:p w:rsidR="00812105" w:rsidRDefault="001C1550" w:rsidP="00297E9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297E9F">
      <w:pPr>
        <w:keepNext/>
        <w:keepLines/>
        <w:spacing w:after="0" w:line="360" w:lineRule="auto"/>
        <w:rPr>
          <w:b/>
        </w:rPr>
      </w:pPr>
      <w:r>
        <w:rPr>
          <w:b/>
        </w:rPr>
        <w:t>&lt;&lt;Entity&gt;&gt;</w:t>
      </w:r>
    </w:p>
    <w:p w:rsidR="00812105" w:rsidRDefault="001C1550"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297E9F">
      <w:pPr>
        <w:pStyle w:val="ListParagraph"/>
        <w:keepNext/>
        <w:keepLines/>
        <w:numPr>
          <w:ilvl w:val="1"/>
          <w:numId w:val="10"/>
        </w:numPr>
        <w:spacing w:after="0" w:line="240" w:lineRule="auto"/>
      </w:pPr>
      <w:r>
        <w:t>Unique id generated by the system for each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297E9F">
      <w:pPr>
        <w:pStyle w:val="ListParagraph"/>
        <w:keepNext/>
        <w:keepLines/>
        <w:numPr>
          <w:ilvl w:val="1"/>
          <w:numId w:val="10"/>
        </w:numPr>
        <w:spacing w:after="0" w:line="240" w:lineRule="auto"/>
      </w:pPr>
      <w:r>
        <w:t>Experiment administrator’s first name.</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297E9F">
      <w:pPr>
        <w:pStyle w:val="ListParagraph"/>
        <w:keepNext/>
        <w:keepLines/>
        <w:numPr>
          <w:ilvl w:val="1"/>
          <w:numId w:val="10"/>
        </w:numPr>
        <w:spacing w:after="0" w:line="240" w:lineRule="auto"/>
      </w:pPr>
      <w:r>
        <w:t>Experiment administrator’s last name.</w:t>
      </w:r>
    </w:p>
    <w:p w:rsidR="00812105" w:rsidRDefault="00812105" w:rsidP="00297E9F">
      <w:pPr>
        <w:keepNext/>
        <w:keepLines/>
        <w:spacing w:after="0" w:line="240" w:lineRule="auto"/>
      </w:pPr>
    </w:p>
    <w:p w:rsidR="00812105" w:rsidRDefault="001C1550" w:rsidP="00297E9F">
      <w:pPr>
        <w:pStyle w:val="ListParagraph"/>
        <w:keepNext/>
        <w:keepLines/>
        <w:numPr>
          <w:ilvl w:val="0"/>
          <w:numId w:val="10"/>
        </w:numPr>
        <w:spacing w:after="0" w:line="240" w:lineRule="auto"/>
      </w:pPr>
      <w:r>
        <w:rPr>
          <w:b/>
        </w:rPr>
        <w:t xml:space="preserve">Public string </w:t>
      </w:r>
      <w:r>
        <w:t>Address</w:t>
      </w:r>
    </w:p>
    <w:p w:rsidR="00812105" w:rsidRDefault="001C1550" w:rsidP="00297E9F">
      <w:pPr>
        <w:pStyle w:val="ListParagraph"/>
        <w:keepNext/>
        <w:keepLines/>
        <w:numPr>
          <w:ilvl w:val="1"/>
          <w:numId w:val="10"/>
        </w:numPr>
        <w:spacing w:after="0" w:line="240" w:lineRule="auto"/>
      </w:pPr>
      <w:r>
        <w:t>Experiment administrator’s address information.</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r>
        <w:t>Email</w:t>
      </w:r>
    </w:p>
    <w:p w:rsidR="00812105" w:rsidRDefault="001C1550" w:rsidP="00297E9F">
      <w:pPr>
        <w:pStyle w:val="ListParagraph"/>
        <w:keepNext/>
        <w:keepLines/>
        <w:numPr>
          <w:ilvl w:val="1"/>
          <w:numId w:val="10"/>
        </w:numPr>
        <w:spacing w:after="0" w:line="240" w:lineRule="auto"/>
      </w:pPr>
      <w:r>
        <w:t>Email address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297E9F">
      <w:pPr>
        <w:pStyle w:val="ListParagraph"/>
        <w:keepNext/>
        <w:keepLines/>
        <w:numPr>
          <w:ilvl w:val="1"/>
          <w:numId w:val="10"/>
        </w:numPr>
        <w:spacing w:after="0" w:line="240" w:lineRule="auto"/>
      </w:pPr>
      <w:r>
        <w:t>Phone number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virtual Collection&lt;Experiment&gt; </w:t>
      </w:r>
      <w:r>
        <w:t>Experiments</w:t>
      </w:r>
    </w:p>
    <w:p w:rsidR="00812105" w:rsidRDefault="001C1550" w:rsidP="00297E9F">
      <w:pPr>
        <w:pStyle w:val="ListParagraph"/>
        <w:keepNext/>
        <w:keepLines/>
        <w:numPr>
          <w:ilvl w:val="1"/>
          <w:numId w:val="10"/>
        </w:numPr>
        <w:spacing w:after="0" w:line="240" w:lineRule="auto"/>
      </w:pPr>
      <w:r>
        <w:t>Collection of all of the experiment administrator experiments.</w:t>
      </w:r>
    </w:p>
    <w:p w:rsidR="00812105" w:rsidRDefault="006401A4" w:rsidP="00297E9F">
      <w:pPr>
        <w:keepNext/>
        <w:keepLines/>
        <w:spacing w:after="0" w:line="240" w:lineRule="auto"/>
        <w:ind w:firstLine="720"/>
        <w:rPr>
          <w:b/>
        </w:rPr>
      </w:pPr>
      <w:r>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pStyle w:val="ListParagraph"/>
        <w:keepNext/>
        <w:keepLines/>
        <w:spacing w:after="0" w:line="240" w:lineRule="auto"/>
        <w:ind w:left="2520"/>
        <w:rPr>
          <w:b/>
        </w:rPr>
      </w:pPr>
    </w:p>
    <w:p w:rsidR="00812105" w:rsidRDefault="006401A4" w:rsidP="00297E9F">
      <w:pPr>
        <w:pStyle w:val="Heading4"/>
        <w:keepNext/>
        <w:keepLines/>
      </w:pPr>
      <w:r>
        <w:t>Experiment</w:t>
      </w:r>
    </w:p>
    <w:p w:rsidR="00812105" w:rsidRDefault="006401A4" w:rsidP="00297E9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297E9F">
      <w:pPr>
        <w:keepNext/>
        <w:keepLines/>
        <w:spacing w:after="0" w:line="360" w:lineRule="auto"/>
        <w:rPr>
          <w:b/>
        </w:rPr>
      </w:pPr>
      <w:r>
        <w:rPr>
          <w:b/>
        </w:rPr>
        <w:t>&lt;&lt;Entity&gt;&gt;</w:t>
      </w:r>
    </w:p>
    <w:p w:rsidR="00812105" w:rsidRDefault="006401A4"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297E9F">
      <w:pPr>
        <w:pStyle w:val="ListParagraph"/>
        <w:keepNext/>
        <w:keepLines/>
        <w:numPr>
          <w:ilvl w:val="1"/>
          <w:numId w:val="10"/>
        </w:numPr>
        <w:spacing w:after="0" w:line="240" w:lineRule="auto"/>
      </w:pPr>
      <w:r>
        <w:t>Unique id generated by the system for each experiment.</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string </w:t>
      </w:r>
      <w:r>
        <w:t>Name</w:t>
      </w:r>
    </w:p>
    <w:p w:rsidR="00812105" w:rsidRDefault="006401A4" w:rsidP="00297E9F">
      <w:pPr>
        <w:pStyle w:val="ListParagraph"/>
        <w:keepNext/>
        <w:keepLines/>
        <w:numPr>
          <w:ilvl w:val="1"/>
          <w:numId w:val="10"/>
        </w:numPr>
        <w:spacing w:after="0" w:line="240" w:lineRule="auto"/>
      </w:pPr>
      <w:r>
        <w:t>Experiment name.</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297E9F">
      <w:pPr>
        <w:pStyle w:val="ListParagraph"/>
        <w:keepNext/>
        <w:keepLines/>
        <w:numPr>
          <w:ilvl w:val="1"/>
          <w:numId w:val="10"/>
        </w:numPr>
        <w:spacing w:after="0" w:line="240" w:lineRule="auto"/>
      </w:pPr>
      <w:r>
        <w:t>Date information for when experiment was last modified.</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297E9F">
      <w:pPr>
        <w:pStyle w:val="ListParagraph"/>
        <w:keepNext/>
        <w:keepLines/>
        <w:numPr>
          <w:ilvl w:val="1"/>
          <w:numId w:val="10"/>
        </w:numPr>
        <w:spacing w:after="0" w:line="240" w:lineRule="auto"/>
      </w:pPr>
      <w:r>
        <w:t>Query information used to collect the experiment data.</w:t>
      </w:r>
    </w:p>
    <w:p w:rsidR="00812105" w:rsidRDefault="00812105" w:rsidP="00297E9F">
      <w:pPr>
        <w:keepNext/>
        <w:keepLines/>
        <w:spacing w:after="0" w:line="240" w:lineRule="auto"/>
      </w:pPr>
    </w:p>
    <w:p w:rsidR="00812105" w:rsidRDefault="006401A4" w:rsidP="00297E9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297E9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297E9F">
      <w:pPr>
        <w:pStyle w:val="ListParagraph"/>
        <w:keepNext/>
        <w:keepLines/>
        <w:spacing w:after="0" w:line="240" w:lineRule="auto"/>
        <w:ind w:left="2520"/>
      </w:pPr>
    </w:p>
    <w:p w:rsidR="00812105" w:rsidRPr="00D6053C" w:rsidRDefault="00B07CB2" w:rsidP="00297E9F">
      <w:pPr>
        <w:keepNext/>
        <w:keepLines/>
        <w:spacing w:after="0" w:line="240" w:lineRule="auto"/>
        <w:ind w:firstLine="720"/>
        <w:rPr>
          <w:b/>
        </w:rPr>
      </w:pPr>
      <w:r w:rsidRPr="00D6053C">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D6053C" w:rsidRDefault="00D6053C" w:rsidP="00297E9F">
      <w:pPr>
        <w:pStyle w:val="Heading4"/>
        <w:keepNext/>
        <w:keepLines/>
      </w:pPr>
      <w:r>
        <w:t>Medical Device</w:t>
      </w:r>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medical device.</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Medical device name.</w:t>
      </w:r>
    </w:p>
    <w:p w:rsidR="00D6053C" w:rsidRDefault="00D6053C" w:rsidP="00297E9F">
      <w:pPr>
        <w:keepNext/>
        <w:keepLines/>
        <w:spacing w:after="0" w:line="240" w:lineRule="auto"/>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PatientData</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Name of the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297E9F">
      <w:pPr>
        <w:pStyle w:val="ListParagraph"/>
        <w:keepNext/>
        <w:keepLines/>
        <w:numPr>
          <w:ilvl w:val="1"/>
          <w:numId w:val="10"/>
        </w:numPr>
        <w:spacing w:after="0" w:line="240" w:lineRule="auto"/>
      </w:pPr>
      <w:r>
        <w:t>Date when the patient uploaded the data record to the system.</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297E9F">
      <w:pPr>
        <w:pStyle w:val="ListParagraph"/>
        <w:keepNext/>
        <w:keepLines/>
        <w:numPr>
          <w:ilvl w:val="1"/>
          <w:numId w:val="10"/>
        </w:numPr>
        <w:spacing w:after="0" w:line="240" w:lineRule="auto"/>
      </w:pPr>
      <w:r>
        <w:t>Foreign key relationship to the Patient that the data record belongs to.</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297E9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297E9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297E9F">
      <w:pPr>
        <w:pStyle w:val="ListParagraph"/>
        <w:keepNext/>
        <w:keepLines/>
        <w:spacing w:after="0" w:line="240" w:lineRule="auto"/>
        <w:ind w:left="1800"/>
      </w:pP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MSBandAccelerometer</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297E9F">
      <w:pPr>
        <w:pStyle w:val="ListParagraph"/>
        <w:keepNext/>
        <w:keepLines/>
        <w:numPr>
          <w:ilvl w:val="1"/>
          <w:numId w:val="10"/>
        </w:numPr>
        <w:spacing w:after="0" w:line="240" w:lineRule="auto"/>
      </w:pPr>
      <w:r>
        <w:t>Timestamp detailing the when in the record each data point was collected.</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297E9F">
      <w:pPr>
        <w:pStyle w:val="ListParagraph"/>
        <w:keepNext/>
        <w:keepLines/>
        <w:numPr>
          <w:ilvl w:val="1"/>
          <w:numId w:val="10"/>
        </w:numPr>
        <w:spacing w:after="0" w:line="240" w:lineRule="auto"/>
      </w:pPr>
      <w:r>
        <w:t>Vertical axis of the accelerometer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297E9F">
      <w:pPr>
        <w:pStyle w:val="ListParagraph"/>
        <w:keepNext/>
        <w:keepLines/>
        <w:numPr>
          <w:ilvl w:val="1"/>
          <w:numId w:val="10"/>
        </w:numPr>
        <w:spacing w:after="0" w:line="240" w:lineRule="auto"/>
      </w:pPr>
      <w:r>
        <w:t>Lateral axis of the accelerometer data.</w:t>
      </w:r>
    </w:p>
    <w:p w:rsidR="001E362D" w:rsidRDefault="001E362D" w:rsidP="00297E9F">
      <w:pPr>
        <w:pStyle w:val="ListParagraph"/>
        <w:keepNext/>
        <w:keepLines/>
        <w:spacing w:after="0" w:line="240" w:lineRule="auto"/>
        <w:ind w:left="2520"/>
      </w:pPr>
    </w:p>
    <w:p w:rsidR="001E362D" w:rsidRDefault="001E362D" w:rsidP="00297E9F">
      <w:pPr>
        <w:pStyle w:val="ListParagraph"/>
        <w:keepNext/>
        <w:keepLines/>
        <w:numPr>
          <w:ilvl w:val="0"/>
          <w:numId w:val="10"/>
        </w:numPr>
        <w:spacing w:after="0" w:line="240" w:lineRule="auto"/>
      </w:pPr>
      <w:r>
        <w:rPr>
          <w:b/>
        </w:rPr>
        <w:lastRenderedPageBreak/>
        <w:t xml:space="preserve">Public float </w:t>
      </w:r>
      <w:r>
        <w:t>Sagittal</w:t>
      </w:r>
    </w:p>
    <w:p w:rsidR="001E362D" w:rsidRDefault="001E362D" w:rsidP="00297E9F">
      <w:pPr>
        <w:pStyle w:val="ListParagraph"/>
        <w:keepNext/>
        <w:keepLines/>
        <w:numPr>
          <w:ilvl w:val="1"/>
          <w:numId w:val="10"/>
        </w:numPr>
        <w:spacing w:after="0" w:line="240" w:lineRule="auto"/>
      </w:pPr>
      <w:r>
        <w:t>Sagittal axis of the accelerometer data.</w:t>
      </w:r>
    </w:p>
    <w:p w:rsidR="00D6053C" w:rsidRDefault="00D6053C" w:rsidP="00297E9F">
      <w:pPr>
        <w:pStyle w:val="ListParagraph"/>
        <w:keepNext/>
        <w:keepLines/>
        <w:spacing w:after="0" w:line="240" w:lineRule="auto"/>
        <w:ind w:left="2520"/>
      </w:pPr>
    </w:p>
    <w:p w:rsidR="00D6053C" w:rsidRDefault="001E362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B342B8" w:rsidRDefault="00B342B8" w:rsidP="00297E9F">
      <w:pPr>
        <w:pStyle w:val="Heading4"/>
        <w:keepNext/>
        <w:keepLines/>
      </w:pPr>
      <w:proofErr w:type="spellStart"/>
      <w:r>
        <w:t>MSBandCalories</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Calorie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297E9F">
      <w:pPr>
        <w:pStyle w:val="ListParagraph"/>
        <w:keepNext/>
        <w:keepLines/>
        <w:numPr>
          <w:ilvl w:val="1"/>
          <w:numId w:val="10"/>
        </w:numPr>
        <w:spacing w:after="0" w:line="240" w:lineRule="auto"/>
      </w:pPr>
      <w:r>
        <w:t>Total calories burned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pPr>
    </w:p>
    <w:p w:rsidR="00B342B8" w:rsidRDefault="00B342B8" w:rsidP="00297E9F">
      <w:pPr>
        <w:pStyle w:val="Heading4"/>
        <w:keepNext/>
        <w:keepLines/>
      </w:pPr>
      <w:proofErr w:type="spellStart"/>
      <w:r>
        <w:t>MSBandGyroscope</w:t>
      </w:r>
      <w:proofErr w:type="spellEnd"/>
    </w:p>
    <w:p w:rsidR="00B342B8" w:rsidRDefault="00B342B8" w:rsidP="00297E9F">
      <w:pPr>
        <w:keepNext/>
        <w:keepLines/>
      </w:pPr>
      <w:r w:rsidRPr="00F82B86">
        <w:lastRenderedPageBreak/>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297E9F">
      <w:pPr>
        <w:pStyle w:val="ListParagraph"/>
        <w:keepNext/>
        <w:keepLines/>
        <w:numPr>
          <w:ilvl w:val="1"/>
          <w:numId w:val="10"/>
        </w:numPr>
        <w:spacing w:after="0" w:line="240" w:lineRule="auto"/>
      </w:pPr>
      <w:r>
        <w:t>Timestamp detailing the when in the record each data point was collected.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float </w:t>
      </w:r>
      <w:r>
        <w:t>X</w:t>
      </w:r>
    </w:p>
    <w:p w:rsidR="00B342B8" w:rsidRDefault="00B342B8" w:rsidP="00297E9F">
      <w:pPr>
        <w:pStyle w:val="ListParagraph"/>
        <w:keepNext/>
        <w:keepLines/>
        <w:numPr>
          <w:ilvl w:val="1"/>
          <w:numId w:val="10"/>
        </w:numPr>
        <w:spacing w:after="0" w:line="240" w:lineRule="auto"/>
      </w:pPr>
      <w:r>
        <w:t>X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Y</w:t>
      </w:r>
    </w:p>
    <w:p w:rsidR="00B342B8" w:rsidRDefault="00B342B8" w:rsidP="00297E9F">
      <w:pPr>
        <w:pStyle w:val="ListParagraph"/>
        <w:keepNext/>
        <w:keepLines/>
        <w:numPr>
          <w:ilvl w:val="1"/>
          <w:numId w:val="10"/>
        </w:numPr>
        <w:spacing w:after="0" w:line="240" w:lineRule="auto"/>
      </w:pPr>
      <w:r>
        <w:t>Y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Z</w:t>
      </w:r>
    </w:p>
    <w:p w:rsidR="00B342B8" w:rsidRDefault="00B342B8" w:rsidP="00297E9F">
      <w:pPr>
        <w:pStyle w:val="ListParagraph"/>
        <w:keepNext/>
        <w:keepLines/>
        <w:numPr>
          <w:ilvl w:val="1"/>
          <w:numId w:val="10"/>
        </w:numPr>
        <w:spacing w:after="0" w:line="240" w:lineRule="auto"/>
      </w:pPr>
      <w:r>
        <w:t>Z axis of the gyroscope data record.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rPr>
          <w:b/>
        </w:rPr>
      </w:pPr>
    </w:p>
    <w:p w:rsidR="00B342B8" w:rsidRDefault="00B342B8" w:rsidP="00297E9F">
      <w:pPr>
        <w:pStyle w:val="Heading4"/>
        <w:keepNext/>
        <w:keepLines/>
      </w:pPr>
      <w:proofErr w:type="spellStart"/>
      <w:r>
        <w:t>MSBandHeartRate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lastRenderedPageBreak/>
        <w:t>Unique id generated by the system for each Microsoft Band Heart Rate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297E9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297E9F">
      <w:pPr>
        <w:pStyle w:val="ListParagraph"/>
        <w:keepNext/>
        <w:keepLines/>
        <w:numPr>
          <w:ilvl w:val="1"/>
          <w:numId w:val="10"/>
        </w:numPr>
        <w:spacing w:after="0" w:line="240" w:lineRule="auto"/>
      </w:pPr>
      <w:r>
        <w:t>Heart rate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B342B8" w:rsidRDefault="00B342B8" w:rsidP="00297E9F">
      <w:pPr>
        <w:pStyle w:val="Heading4"/>
        <w:keepNext/>
        <w:keepLines/>
      </w:pPr>
      <w:proofErr w:type="spellStart"/>
      <w:r>
        <w:t>MSBandDistance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Distance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297E9F">
      <w:pPr>
        <w:pStyle w:val="ListParagraph"/>
        <w:keepNext/>
        <w:keepLines/>
        <w:numPr>
          <w:ilvl w:val="1"/>
          <w:numId w:val="10"/>
        </w:numPr>
        <w:spacing w:after="0" w:line="240" w:lineRule="auto"/>
      </w:pPr>
      <w:r>
        <w:t>Describes the type of motion that is occurring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Pace</w:t>
      </w:r>
    </w:p>
    <w:p w:rsidR="007B5345" w:rsidRDefault="007B5345" w:rsidP="00297E9F">
      <w:pPr>
        <w:pStyle w:val="ListParagraph"/>
        <w:keepNext/>
        <w:keepLines/>
        <w:numPr>
          <w:ilvl w:val="1"/>
          <w:numId w:val="10"/>
        </w:numPr>
        <w:spacing w:after="0" w:line="240" w:lineRule="auto"/>
      </w:pPr>
      <w:r>
        <w:t>Describes the pace of the movement in min/km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Speed</w:t>
      </w:r>
    </w:p>
    <w:p w:rsidR="007B5345" w:rsidRDefault="007B5345" w:rsidP="00297E9F">
      <w:pPr>
        <w:pStyle w:val="ListParagraph"/>
        <w:keepNext/>
        <w:keepLines/>
        <w:numPr>
          <w:ilvl w:val="1"/>
          <w:numId w:val="10"/>
        </w:numPr>
        <w:spacing w:after="0" w:line="240" w:lineRule="auto"/>
      </w:pPr>
      <w:r>
        <w:t>Describes the speed of the user in km/</w:t>
      </w:r>
      <w:proofErr w:type="spellStart"/>
      <w:r>
        <w:t>hr</w:t>
      </w:r>
      <w:proofErr w:type="spellEnd"/>
      <w:r>
        <w:t xml:space="preserve">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string </w:t>
      </w:r>
      <w:r>
        <w:t>Total</w:t>
      </w:r>
    </w:p>
    <w:p w:rsidR="007B5345" w:rsidRDefault="007B5345" w:rsidP="00297E9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7B5345" w:rsidRDefault="007B5345" w:rsidP="00297E9F">
      <w:pPr>
        <w:pStyle w:val="Heading4"/>
        <w:keepNext/>
        <w:keepLines/>
      </w:pPr>
      <w:proofErr w:type="spellStart"/>
      <w:r>
        <w:t>MSBandUV</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UV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297E9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lastRenderedPageBreak/>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MSBandUV</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7B5345" w:rsidRDefault="007B5345" w:rsidP="00297E9F">
      <w:pPr>
        <w:pStyle w:val="Heading4"/>
        <w:keepNext/>
        <w:keepLines/>
      </w:pPr>
      <w:proofErr w:type="spellStart"/>
      <w:r>
        <w:t>MSBand</w:t>
      </w:r>
      <w:r w:rsidR="00A132B0">
        <w:t>Temperature</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Calorie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297E9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CB3DCD" w:rsidRDefault="00CB3DCD" w:rsidP="00297E9F">
      <w:pPr>
        <w:pStyle w:val="Heading4"/>
        <w:keepNext/>
        <w:keepLines/>
      </w:pPr>
      <w:proofErr w:type="spellStart"/>
      <w:r>
        <w:t>BasisPeakSummaryData</w:t>
      </w:r>
      <w:proofErr w:type="spellEnd"/>
    </w:p>
    <w:p w:rsidR="00CB3DCD" w:rsidRDefault="00CB3DCD" w:rsidP="00297E9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297E9F">
      <w:pPr>
        <w:keepNext/>
        <w:keepLines/>
        <w:spacing w:after="0" w:line="360" w:lineRule="auto"/>
        <w:rPr>
          <w:b/>
        </w:rPr>
      </w:pPr>
      <w:r>
        <w:rPr>
          <w:b/>
        </w:rPr>
        <w:t>&lt;&lt;Entity&gt;&gt;</w:t>
      </w:r>
    </w:p>
    <w:p w:rsidR="00CB3DCD" w:rsidRDefault="00CB3DCD" w:rsidP="00297E9F">
      <w:pPr>
        <w:keepNext/>
        <w:keepLines/>
        <w:spacing w:after="0" w:line="240" w:lineRule="auto"/>
        <w:ind w:firstLine="720"/>
      </w:pPr>
      <w:r>
        <w:rPr>
          <w:b/>
        </w:rPr>
        <w:t>Attributes:</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297E9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297E9F">
      <w:pPr>
        <w:pStyle w:val="ListParagraph"/>
        <w:keepNext/>
        <w:keepLines/>
        <w:numPr>
          <w:ilvl w:val="1"/>
          <w:numId w:val="10"/>
        </w:numPr>
        <w:spacing w:after="0" w:line="240" w:lineRule="auto"/>
      </w:pPr>
      <w:r>
        <w:t>Date information for when the patient collected the data.</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Calories</w:t>
      </w:r>
    </w:p>
    <w:p w:rsidR="00CB3DCD" w:rsidRDefault="00CB3DCD" w:rsidP="00297E9F">
      <w:pPr>
        <w:pStyle w:val="ListParagraph"/>
        <w:keepNext/>
        <w:keepLines/>
        <w:numPr>
          <w:ilvl w:val="1"/>
          <w:numId w:val="10"/>
        </w:numPr>
        <w:spacing w:after="0" w:line="240" w:lineRule="auto"/>
      </w:pPr>
      <w:r>
        <w:t>Total calories burned at the moment of each data sample</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GSR</w:t>
      </w:r>
    </w:p>
    <w:p w:rsidR="00CB3DCD" w:rsidRDefault="00CB3DCD" w:rsidP="00297E9F">
      <w:pPr>
        <w:pStyle w:val="ListParagraph"/>
        <w:keepNext/>
        <w:keepLines/>
        <w:numPr>
          <w:ilvl w:val="1"/>
          <w:numId w:val="10"/>
        </w:numPr>
        <w:spacing w:after="0" w:line="240" w:lineRule="auto"/>
      </w:pPr>
      <w:r>
        <w:t>GSR data at the moment of each data sample.</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297E9F">
      <w:pPr>
        <w:pStyle w:val="ListParagraph"/>
        <w:keepNext/>
        <w:keepLines/>
        <w:numPr>
          <w:ilvl w:val="1"/>
          <w:numId w:val="10"/>
        </w:numPr>
        <w:spacing w:after="0" w:line="240" w:lineRule="auto"/>
      </w:pPr>
      <w:r>
        <w:t>Heart rate at the moment of each data sample.</w:t>
      </w:r>
    </w:p>
    <w:p w:rsidR="00CB3DCD" w:rsidRDefault="00CB3DCD"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97E9F">
      <w:pPr>
        <w:pStyle w:val="ListParagraph"/>
        <w:keepNext/>
        <w:keepLines/>
        <w:numPr>
          <w:ilvl w:val="1"/>
          <w:numId w:val="10"/>
        </w:numPr>
        <w:spacing w:after="0" w:line="240" w:lineRule="auto"/>
      </w:pPr>
      <w:r>
        <w:t>Patient skin temperature at the moment of each data sample.</w:t>
      </w:r>
    </w:p>
    <w:p w:rsidR="002756E8" w:rsidRDefault="002756E8"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97E9F">
      <w:pPr>
        <w:pStyle w:val="ListParagraph"/>
        <w:keepNext/>
        <w:keepLines/>
        <w:numPr>
          <w:ilvl w:val="1"/>
          <w:numId w:val="10"/>
        </w:numPr>
        <w:spacing w:after="0" w:line="240" w:lineRule="auto"/>
      </w:pPr>
      <w:r>
        <w:t>Number of steps the patient has taken at the moment of each data sample.</w:t>
      </w:r>
    </w:p>
    <w:p w:rsidR="002756E8" w:rsidRDefault="002756E8"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297E9F">
      <w:pPr>
        <w:pStyle w:val="ListParagraph"/>
        <w:keepNext/>
        <w:keepLines/>
        <w:spacing w:after="0" w:line="240" w:lineRule="auto"/>
        <w:ind w:left="2520"/>
      </w:pPr>
    </w:p>
    <w:p w:rsidR="00CB3DCD" w:rsidRPr="00D6053C" w:rsidRDefault="00CB3DCD" w:rsidP="00297E9F">
      <w:pPr>
        <w:keepNext/>
        <w:keepLines/>
        <w:spacing w:after="0" w:line="240" w:lineRule="auto"/>
        <w:ind w:firstLine="720"/>
        <w:rPr>
          <w:b/>
        </w:rPr>
      </w:pPr>
      <w:r w:rsidRPr="00D6053C">
        <w:rPr>
          <w:b/>
        </w:rPr>
        <w:t>Operations:</w:t>
      </w:r>
    </w:p>
    <w:p w:rsidR="00CB3DCD" w:rsidRDefault="00CB3DCD" w:rsidP="00297E9F">
      <w:pPr>
        <w:pStyle w:val="ListParagraph"/>
        <w:keepNext/>
        <w:keepLines/>
        <w:numPr>
          <w:ilvl w:val="0"/>
          <w:numId w:val="7"/>
        </w:numPr>
        <w:spacing w:after="0" w:line="240" w:lineRule="auto"/>
      </w:pPr>
      <w:r w:rsidRPr="00484ED5">
        <w:t>Sets and gets for all attributes.</w:t>
      </w:r>
    </w:p>
    <w:p w:rsidR="00CB3DCD" w:rsidRDefault="00CB3DCD" w:rsidP="00297E9F">
      <w:pPr>
        <w:pStyle w:val="ListParagraph"/>
        <w:keepNext/>
        <w:keepLines/>
        <w:spacing w:after="0" w:line="240" w:lineRule="auto"/>
        <w:ind w:left="1800"/>
      </w:pPr>
    </w:p>
    <w:p w:rsidR="00CB3DCD" w:rsidRDefault="00CB3DCD" w:rsidP="00297E9F">
      <w:pPr>
        <w:keepNext/>
        <w:keepLines/>
        <w:spacing w:after="0" w:line="240" w:lineRule="auto"/>
        <w:ind w:left="720"/>
        <w:rPr>
          <w:b/>
        </w:rPr>
      </w:pPr>
      <w:r>
        <w:rPr>
          <w:b/>
        </w:rPr>
        <w:t>Constructors:</w:t>
      </w:r>
    </w:p>
    <w:p w:rsidR="00CB3DCD" w:rsidRDefault="00CB3DCD"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297E9F">
      <w:pPr>
        <w:pStyle w:val="ListParagraph"/>
        <w:keepNext/>
        <w:keepLines/>
        <w:numPr>
          <w:ilvl w:val="1"/>
          <w:numId w:val="14"/>
        </w:numPr>
        <w:spacing w:after="0" w:line="240" w:lineRule="auto"/>
        <w:rPr>
          <w:b/>
        </w:rPr>
      </w:pPr>
      <w:r>
        <w:t>Default constructor</w:t>
      </w:r>
    </w:p>
    <w:p w:rsidR="00CB3DCD" w:rsidRDefault="00CB3DCD" w:rsidP="00297E9F">
      <w:pPr>
        <w:keepNext/>
        <w:keepLines/>
      </w:pPr>
    </w:p>
    <w:p w:rsidR="003C4B11" w:rsidRDefault="003C4B11" w:rsidP="00297E9F">
      <w:pPr>
        <w:pStyle w:val="Heading4"/>
        <w:keepNext/>
        <w:keepLines/>
      </w:pPr>
      <w:proofErr w:type="spellStart"/>
      <w:r>
        <w:t>ZephyrAccelerometer</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Accelerometer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297E9F">
      <w:pPr>
        <w:pStyle w:val="ListParagraph"/>
        <w:keepNext/>
        <w:keepLines/>
        <w:numPr>
          <w:ilvl w:val="1"/>
          <w:numId w:val="10"/>
        </w:numPr>
        <w:spacing w:after="0" w:line="240" w:lineRule="auto"/>
      </w:pPr>
      <w:r>
        <w:t>Vertical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297E9F">
      <w:pPr>
        <w:pStyle w:val="ListParagraph"/>
        <w:keepNext/>
        <w:keepLines/>
        <w:numPr>
          <w:ilvl w:val="1"/>
          <w:numId w:val="10"/>
        </w:numPr>
        <w:spacing w:after="0" w:line="240" w:lineRule="auto"/>
      </w:pPr>
      <w:r>
        <w:t>Lateral axis data from the device accelerometer</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297E9F">
      <w:pPr>
        <w:pStyle w:val="ListParagraph"/>
        <w:keepNext/>
        <w:keepLines/>
        <w:numPr>
          <w:ilvl w:val="1"/>
          <w:numId w:val="10"/>
        </w:numPr>
        <w:spacing w:after="0" w:line="240" w:lineRule="auto"/>
      </w:pPr>
      <w:r>
        <w:t>Sagittal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ZephyrBreathingWaveform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ZephyrECGWaveform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ECG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w:t>
      </w:r>
      <w:r w:rsidR="00496B70">
        <w:t>EventData</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rsidR="00496B70">
        <w:t>Date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297E9F">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297E9F">
      <w:pPr>
        <w:pStyle w:val="ListParagraph"/>
        <w:keepNext/>
        <w:keepLines/>
        <w:numPr>
          <w:ilvl w:val="1"/>
          <w:numId w:val="10"/>
        </w:numPr>
        <w:spacing w:after="0" w:line="240" w:lineRule="auto"/>
      </w:pPr>
      <w:r>
        <w:t>Event code defined by the device when the event is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Type</w:t>
      </w:r>
    </w:p>
    <w:p w:rsidR="00496B70" w:rsidRDefault="00496B70" w:rsidP="00297E9F">
      <w:pPr>
        <w:pStyle w:val="ListParagraph"/>
        <w:keepNext/>
        <w:keepLines/>
        <w:numPr>
          <w:ilvl w:val="1"/>
          <w:numId w:val="10"/>
        </w:numPr>
        <w:spacing w:after="0" w:line="240" w:lineRule="auto"/>
      </w:pPr>
      <w:r>
        <w:t>Type of event that was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Source</w:t>
      </w:r>
    </w:p>
    <w:p w:rsidR="00496B70" w:rsidRDefault="00496B70" w:rsidP="00297E9F">
      <w:pPr>
        <w:pStyle w:val="ListParagraph"/>
        <w:keepNext/>
        <w:keepLines/>
        <w:numPr>
          <w:ilvl w:val="1"/>
          <w:numId w:val="10"/>
        </w:numPr>
        <w:spacing w:after="0" w:line="240" w:lineRule="auto"/>
      </w:pPr>
      <w:r>
        <w:t>Source of the device that caused the event to occur.</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297E9F">
      <w:pPr>
        <w:pStyle w:val="ListParagraph"/>
        <w:keepNext/>
        <w:keepLines/>
        <w:numPr>
          <w:ilvl w:val="1"/>
          <w:numId w:val="10"/>
        </w:numPr>
        <w:spacing w:after="0" w:line="240" w:lineRule="auto"/>
      </w:pPr>
      <w:r>
        <w:t>Id given to the event.</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297E9F">
      <w:pPr>
        <w:pStyle w:val="ListParagraph"/>
        <w:keepNext/>
        <w:keepLines/>
        <w:numPr>
          <w:ilvl w:val="1"/>
          <w:numId w:val="10"/>
        </w:numPr>
        <w:spacing w:after="0" w:line="240" w:lineRule="auto"/>
      </w:pPr>
      <w:r>
        <w:t>Detail of what occurred that triggered the event.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496B70" w:rsidRDefault="00496B70" w:rsidP="00297E9F">
      <w:pPr>
        <w:pStyle w:val="Heading4"/>
        <w:keepNext/>
        <w:keepLines/>
      </w:pPr>
      <w:proofErr w:type="spellStart"/>
      <w:r>
        <w:t>ZephyrSummaryData</w:t>
      </w:r>
      <w:proofErr w:type="spellEnd"/>
    </w:p>
    <w:p w:rsidR="00496B70" w:rsidRDefault="00496B70" w:rsidP="00297E9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297E9F">
      <w:pPr>
        <w:keepNext/>
        <w:keepLines/>
        <w:spacing w:after="0" w:line="360" w:lineRule="auto"/>
        <w:rPr>
          <w:b/>
        </w:rPr>
      </w:pPr>
      <w:r>
        <w:rPr>
          <w:b/>
        </w:rPr>
        <w:t>&lt;&lt;Entity&gt;&gt;</w:t>
      </w:r>
    </w:p>
    <w:p w:rsidR="00496B70" w:rsidRDefault="00496B70" w:rsidP="00297E9F">
      <w:pPr>
        <w:keepNext/>
        <w:keepLines/>
        <w:spacing w:after="0" w:line="240" w:lineRule="auto"/>
        <w:ind w:firstLine="720"/>
      </w:pPr>
      <w:r>
        <w:rPr>
          <w:b/>
        </w:rPr>
        <w:t>Attributes:</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496B70" w:rsidRDefault="00496B70" w:rsidP="00297E9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lastRenderedPageBreak/>
        <w:t xml:space="preserve">Public </w:t>
      </w:r>
      <w:proofErr w:type="spellStart"/>
      <w:r>
        <w:rPr>
          <w:b/>
        </w:rPr>
        <w:t>DateTime</w:t>
      </w:r>
      <w:proofErr w:type="spellEnd"/>
      <w:r>
        <w:rPr>
          <w:b/>
        </w:rPr>
        <w:t xml:space="preserve"> </w:t>
      </w:r>
      <w:r>
        <w:t>Date</w:t>
      </w:r>
    </w:p>
    <w:p w:rsidR="00496B70" w:rsidRDefault="00496B70" w:rsidP="00297E9F">
      <w:pPr>
        <w:pStyle w:val="ListParagraph"/>
        <w:keepNext/>
        <w:keepLines/>
        <w:numPr>
          <w:ilvl w:val="1"/>
          <w:numId w:val="10"/>
        </w:numPr>
        <w:spacing w:after="0" w:line="240" w:lineRule="auto"/>
      </w:pPr>
      <w:r>
        <w:t>Date information for when the patient collected the data.</w:t>
      </w:r>
    </w:p>
    <w:p w:rsidR="00496B70" w:rsidRDefault="00496B70" w:rsidP="00297E9F">
      <w:pPr>
        <w:keepNext/>
        <w:keepLines/>
        <w:spacing w:after="0" w:line="240" w:lineRule="auto"/>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297E9F">
      <w:pPr>
        <w:pStyle w:val="ListParagraph"/>
        <w:keepNext/>
        <w:keepLines/>
        <w:numPr>
          <w:ilvl w:val="1"/>
          <w:numId w:val="10"/>
        </w:numPr>
        <w:spacing w:after="0" w:line="240" w:lineRule="auto"/>
      </w:pPr>
      <w:r>
        <w:t>Patient heart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297E9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297E9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297E9F">
      <w:pPr>
        <w:pStyle w:val="ListParagraph"/>
        <w:keepNext/>
        <w:keepLines/>
        <w:numPr>
          <w:ilvl w:val="1"/>
          <w:numId w:val="10"/>
        </w:numPr>
        <w:spacing w:after="0" w:line="240" w:lineRule="auto"/>
      </w:pPr>
      <w:r>
        <w:t>Patient posture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297E9F">
      <w:pPr>
        <w:pStyle w:val="ListParagraph"/>
        <w:keepNext/>
        <w:keepLines/>
        <w:numPr>
          <w:ilvl w:val="1"/>
          <w:numId w:val="10"/>
        </w:numPr>
        <w:spacing w:after="0" w:line="240" w:lineRule="auto"/>
      </w:pPr>
      <w:r>
        <w:t>Patient activity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297E9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297E9F">
      <w:pPr>
        <w:pStyle w:val="ListParagraph"/>
        <w:keepNext/>
        <w:keepLines/>
        <w:numPr>
          <w:ilvl w:val="1"/>
          <w:numId w:val="10"/>
        </w:numPr>
        <w:spacing w:after="0" w:line="240" w:lineRule="auto"/>
      </w:pPr>
      <w:r>
        <w:t>Current voltage being supplied by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297E9F">
      <w:pPr>
        <w:pStyle w:val="ListParagraph"/>
        <w:keepNext/>
        <w:keepLines/>
        <w:numPr>
          <w:ilvl w:val="1"/>
          <w:numId w:val="10"/>
        </w:numPr>
        <w:spacing w:after="0" w:line="240" w:lineRule="auto"/>
      </w:pPr>
      <w:r>
        <w:t>Current battery level of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297E9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297E9F">
      <w:pPr>
        <w:pStyle w:val="ListParagraph"/>
        <w:keepNext/>
        <w:keepLines/>
        <w:numPr>
          <w:ilvl w:val="1"/>
          <w:numId w:val="10"/>
        </w:numPr>
        <w:spacing w:after="0" w:line="240" w:lineRule="auto"/>
      </w:pPr>
      <w:r>
        <w:t>Patient breathing rate noise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297E9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297E9F">
      <w:pPr>
        <w:pStyle w:val="ListParagraph"/>
        <w:keepNext/>
        <w:keepLines/>
        <w:numPr>
          <w:ilvl w:val="1"/>
          <w:numId w:val="10"/>
        </w:numPr>
        <w:spacing w:after="0" w:line="240" w:lineRule="auto"/>
      </w:pPr>
      <w:r>
        <w:lastRenderedPageBreak/>
        <w:t>Patient ECG amplitude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297E9F">
      <w:pPr>
        <w:pStyle w:val="ListParagraph"/>
        <w:keepNext/>
        <w:keepLines/>
        <w:numPr>
          <w:ilvl w:val="1"/>
          <w:numId w:val="10"/>
        </w:numPr>
        <w:spacing w:after="0" w:line="240" w:lineRule="auto"/>
      </w:pPr>
      <w:r>
        <w:t>Patient ECG noise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297E9F">
      <w:pPr>
        <w:pStyle w:val="ListParagraph"/>
        <w:keepNext/>
        <w:keepLines/>
        <w:numPr>
          <w:ilvl w:val="1"/>
          <w:numId w:val="10"/>
        </w:numPr>
        <w:spacing w:after="0" w:line="240" w:lineRule="auto"/>
      </w:pPr>
      <w:r>
        <w:t>Device confidence in the heart rate measurement.</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297E9F">
      <w:pPr>
        <w:pStyle w:val="ListParagraph"/>
        <w:keepNext/>
        <w:keepLines/>
        <w:numPr>
          <w:ilvl w:val="1"/>
          <w:numId w:val="10"/>
        </w:numPr>
        <w:spacing w:after="0" w:line="240" w:lineRule="auto"/>
      </w:pPr>
      <w:r>
        <w:t>HRV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297E9F">
      <w:pPr>
        <w:pStyle w:val="ListParagraph"/>
        <w:keepNext/>
        <w:keepLines/>
        <w:numPr>
          <w:ilvl w:val="1"/>
          <w:numId w:val="10"/>
        </w:numPr>
        <w:spacing w:after="0" w:line="240" w:lineRule="auto"/>
      </w:pPr>
      <w:r>
        <w:t>Measurement of overall system confidence in the measurements.</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297E9F">
      <w:pPr>
        <w:pStyle w:val="ListParagraph"/>
        <w:keepNext/>
        <w:keepLines/>
        <w:numPr>
          <w:ilvl w:val="1"/>
          <w:numId w:val="10"/>
        </w:numPr>
        <w:spacing w:after="0" w:line="240" w:lineRule="auto"/>
      </w:pPr>
      <w:r>
        <w:t>GSR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297E9F">
      <w:pPr>
        <w:pStyle w:val="ListParagraph"/>
        <w:keepNext/>
        <w:keepLines/>
        <w:numPr>
          <w:ilvl w:val="1"/>
          <w:numId w:val="10"/>
        </w:numPr>
        <w:spacing w:after="0" w:line="240" w:lineRule="auto"/>
      </w:pPr>
      <w:r>
        <w:t>Some device state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297E9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297E9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297E9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297E9F">
      <w:pPr>
        <w:pStyle w:val="ListParagraph"/>
        <w:keepNext/>
        <w:keepLines/>
        <w:numPr>
          <w:ilvl w:val="1"/>
          <w:numId w:val="10"/>
        </w:numPr>
        <w:spacing w:after="0" w:line="240" w:lineRule="auto"/>
      </w:pPr>
      <w:r>
        <w:t>Minimum value of the lateral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297E9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297E9F">
      <w:pPr>
        <w:pStyle w:val="ListParagraph"/>
        <w:keepNext/>
        <w:keepLines/>
        <w:spacing w:after="0" w:line="240" w:lineRule="auto"/>
        <w:ind w:left="180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297E9F">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297E9F">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297E9F">
      <w:pPr>
        <w:pStyle w:val="ListParagraph"/>
        <w:keepNext/>
        <w:keepLines/>
        <w:numPr>
          <w:ilvl w:val="1"/>
          <w:numId w:val="10"/>
        </w:numPr>
        <w:spacing w:after="0" w:line="240" w:lineRule="auto"/>
      </w:pPr>
      <w:r>
        <w:t>Device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297E9F">
      <w:pPr>
        <w:pStyle w:val="ListParagraph"/>
        <w:keepNext/>
        <w:keepLines/>
        <w:numPr>
          <w:ilvl w:val="1"/>
          <w:numId w:val="10"/>
        </w:numPr>
        <w:spacing w:after="0" w:line="240" w:lineRule="auto"/>
      </w:pPr>
      <w:r>
        <w:t>A status code provided by the device.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297E9F">
      <w:pPr>
        <w:pStyle w:val="ListParagraph"/>
        <w:keepNext/>
        <w:keepLines/>
        <w:numPr>
          <w:ilvl w:val="1"/>
          <w:numId w:val="10"/>
        </w:numPr>
        <w:spacing w:after="0" w:line="240" w:lineRule="auto"/>
      </w:pPr>
      <w:r>
        <w:t xml:space="preserve">Measurement of the quality of the device link.  </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297E9F">
      <w:pPr>
        <w:pStyle w:val="ListParagraph"/>
        <w:keepNext/>
        <w:keepLines/>
        <w:numPr>
          <w:ilvl w:val="1"/>
          <w:numId w:val="10"/>
        </w:numPr>
        <w:spacing w:after="0" w:line="240" w:lineRule="auto"/>
      </w:pPr>
      <w:r>
        <w:t>RSSI value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297E9F">
      <w:pPr>
        <w:pStyle w:val="ListParagraph"/>
        <w:keepNext/>
        <w:keepLines/>
        <w:numPr>
          <w:ilvl w:val="1"/>
          <w:numId w:val="10"/>
        </w:numPr>
        <w:spacing w:after="0" w:line="240" w:lineRule="auto"/>
      </w:pPr>
      <w:r>
        <w:t>Transmit power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297E9F">
      <w:pPr>
        <w:pStyle w:val="ListParagraph"/>
        <w:keepNext/>
        <w:keepLines/>
        <w:numPr>
          <w:ilvl w:val="1"/>
          <w:numId w:val="10"/>
        </w:numPr>
        <w:spacing w:after="0" w:line="240" w:lineRule="auto"/>
      </w:pPr>
      <w:r>
        <w:t>Device core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496B70" w:rsidRDefault="00496B70"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297E9F">
      <w:pPr>
        <w:pStyle w:val="ListParagraph"/>
        <w:keepNext/>
        <w:keepLines/>
        <w:spacing w:after="0" w:line="240" w:lineRule="auto"/>
        <w:ind w:left="2520"/>
      </w:pPr>
    </w:p>
    <w:p w:rsidR="00496B70" w:rsidRPr="00D6053C" w:rsidRDefault="00496B70" w:rsidP="00297E9F">
      <w:pPr>
        <w:keepNext/>
        <w:keepLines/>
        <w:spacing w:after="0" w:line="240" w:lineRule="auto"/>
        <w:ind w:firstLine="720"/>
        <w:rPr>
          <w:b/>
        </w:rPr>
      </w:pPr>
      <w:r w:rsidRPr="00D6053C">
        <w:rPr>
          <w:b/>
        </w:rPr>
        <w:t>Operations:</w:t>
      </w:r>
    </w:p>
    <w:p w:rsidR="00496B70" w:rsidRDefault="00496B70" w:rsidP="00297E9F">
      <w:pPr>
        <w:pStyle w:val="ListParagraph"/>
        <w:keepNext/>
        <w:keepLines/>
        <w:numPr>
          <w:ilvl w:val="0"/>
          <w:numId w:val="7"/>
        </w:numPr>
        <w:spacing w:after="0" w:line="240" w:lineRule="auto"/>
      </w:pPr>
      <w:r w:rsidRPr="00484ED5">
        <w:t>Sets and gets for all attributes.</w:t>
      </w:r>
    </w:p>
    <w:p w:rsidR="00496B70" w:rsidRDefault="00496B70" w:rsidP="00297E9F">
      <w:pPr>
        <w:pStyle w:val="ListParagraph"/>
        <w:keepNext/>
        <w:keepLines/>
        <w:spacing w:after="0" w:line="240" w:lineRule="auto"/>
        <w:ind w:left="1800"/>
      </w:pPr>
    </w:p>
    <w:p w:rsidR="00496B70" w:rsidRDefault="00496B70" w:rsidP="00297E9F">
      <w:pPr>
        <w:keepNext/>
        <w:keepLines/>
        <w:spacing w:after="0" w:line="240" w:lineRule="auto"/>
        <w:ind w:left="720"/>
        <w:rPr>
          <w:b/>
        </w:rPr>
      </w:pPr>
      <w:r>
        <w:rPr>
          <w:b/>
        </w:rPr>
        <w:t>Constructors:</w:t>
      </w:r>
    </w:p>
    <w:p w:rsidR="00496B70" w:rsidRDefault="00496B70" w:rsidP="00297E9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297E9F">
      <w:pPr>
        <w:pStyle w:val="ListParagraph"/>
        <w:keepNext/>
        <w:keepLines/>
        <w:numPr>
          <w:ilvl w:val="1"/>
          <w:numId w:val="14"/>
        </w:numPr>
        <w:spacing w:after="0" w:line="240" w:lineRule="auto"/>
        <w:rPr>
          <w:b/>
        </w:rPr>
      </w:pPr>
      <w:r>
        <w:t>Default constructor</w:t>
      </w:r>
    </w:p>
    <w:p w:rsidR="00496B70" w:rsidRDefault="00496B70" w:rsidP="00297E9F">
      <w:pPr>
        <w:keepNext/>
        <w:keepLines/>
      </w:pPr>
    </w:p>
    <w:p w:rsidR="00812105" w:rsidRDefault="00831F49" w:rsidP="00297E9F">
      <w:pPr>
        <w:pStyle w:val="Heading3"/>
        <w:keepNext/>
        <w:keepLines/>
      </w:pPr>
      <w:bookmarkStart w:id="55" w:name="_Toc435182020"/>
      <w:bookmarkStart w:id="56" w:name="_Toc436615154"/>
      <w:r w:rsidRPr="0084672C">
        <w:lastRenderedPageBreak/>
        <w:t>Enumerations</w:t>
      </w:r>
      <w:bookmarkEnd w:id="55"/>
      <w:bookmarkEnd w:id="56"/>
    </w:p>
    <w:p w:rsidR="00812105" w:rsidRDefault="00831F49" w:rsidP="00297E9F">
      <w:pPr>
        <w:pStyle w:val="Heading4"/>
        <w:keepNext/>
        <w:keepLines/>
      </w:pPr>
      <w:bookmarkStart w:id="57" w:name="_Toc435182021"/>
      <w:proofErr w:type="spellStart"/>
      <w:r w:rsidRPr="0084672C">
        <w:t>Activity</w:t>
      </w:r>
      <w:r w:rsidR="005E33EA">
        <w:t>Type</w:t>
      </w:r>
      <w:bookmarkEnd w:id="57"/>
      <w:proofErr w:type="spellEnd"/>
    </w:p>
    <w:p w:rsidR="00812105" w:rsidRDefault="00831F49" w:rsidP="00297E9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297E9F">
      <w:pPr>
        <w:keepNext/>
        <w:keepLines/>
        <w:spacing w:after="0" w:line="360" w:lineRule="auto"/>
        <w:rPr>
          <w:b/>
        </w:rPr>
      </w:pPr>
      <w:r>
        <w:rPr>
          <w:b/>
        </w:rPr>
        <w:t>&lt;&lt;Enumeration&gt;&gt;</w:t>
      </w:r>
    </w:p>
    <w:p w:rsidR="00812105" w:rsidRDefault="00831F49" w:rsidP="00297E9F">
      <w:pPr>
        <w:keepNext/>
        <w:keepLines/>
        <w:spacing w:after="0" w:line="240" w:lineRule="auto"/>
        <w:rPr>
          <w:b/>
        </w:rPr>
      </w:pPr>
      <w:r>
        <w:rPr>
          <w:b/>
        </w:rPr>
        <w:tab/>
        <w:t>Attributes:</w:t>
      </w:r>
    </w:p>
    <w:p w:rsidR="00812105" w:rsidRDefault="00831F49" w:rsidP="00297E9F">
      <w:pPr>
        <w:pStyle w:val="ListParagraph"/>
        <w:keepNext/>
        <w:keepLines/>
        <w:numPr>
          <w:ilvl w:val="0"/>
          <w:numId w:val="11"/>
        </w:numPr>
        <w:spacing w:after="0" w:line="240" w:lineRule="auto"/>
        <w:rPr>
          <w:b/>
        </w:rPr>
      </w:pPr>
      <w:r>
        <w:t>Running</w:t>
      </w:r>
    </w:p>
    <w:p w:rsidR="00812105" w:rsidRDefault="00831F49" w:rsidP="00297E9F">
      <w:pPr>
        <w:pStyle w:val="ListParagraph"/>
        <w:keepNext/>
        <w:keepLines/>
        <w:numPr>
          <w:ilvl w:val="0"/>
          <w:numId w:val="11"/>
        </w:numPr>
        <w:spacing w:after="0" w:line="240" w:lineRule="auto"/>
        <w:rPr>
          <w:b/>
        </w:rPr>
      </w:pPr>
      <w:r>
        <w:t>Walking</w:t>
      </w:r>
    </w:p>
    <w:p w:rsidR="00812105" w:rsidRDefault="00831F49" w:rsidP="00297E9F">
      <w:pPr>
        <w:pStyle w:val="ListParagraph"/>
        <w:keepNext/>
        <w:keepLines/>
        <w:numPr>
          <w:ilvl w:val="0"/>
          <w:numId w:val="11"/>
        </w:numPr>
        <w:spacing w:after="0" w:line="240" w:lineRule="auto"/>
        <w:rPr>
          <w:b/>
        </w:rPr>
      </w:pPr>
      <w:r>
        <w:t>Sleeping</w:t>
      </w:r>
    </w:p>
    <w:p w:rsidR="00812105" w:rsidRDefault="00831F49" w:rsidP="00297E9F">
      <w:pPr>
        <w:pStyle w:val="ListParagraph"/>
        <w:keepNext/>
        <w:keepLines/>
        <w:numPr>
          <w:ilvl w:val="0"/>
          <w:numId w:val="11"/>
        </w:numPr>
        <w:spacing w:after="0" w:line="240" w:lineRule="auto"/>
        <w:rPr>
          <w:b/>
        </w:rPr>
      </w:pPr>
      <w:r>
        <w:t>Sitting</w:t>
      </w:r>
    </w:p>
    <w:p w:rsidR="00812105" w:rsidRPr="00D6053C" w:rsidRDefault="00831F49" w:rsidP="00297E9F">
      <w:pPr>
        <w:pStyle w:val="ListParagraph"/>
        <w:keepNext/>
        <w:keepLines/>
        <w:numPr>
          <w:ilvl w:val="0"/>
          <w:numId w:val="11"/>
        </w:numPr>
        <w:spacing w:after="0" w:line="240" w:lineRule="auto"/>
        <w:rPr>
          <w:b/>
        </w:rPr>
      </w:pPr>
      <w:r>
        <w:t>Standing</w:t>
      </w:r>
    </w:p>
    <w:p w:rsidR="00812105" w:rsidRDefault="00812105" w:rsidP="00297E9F">
      <w:pPr>
        <w:pStyle w:val="ListParagraph"/>
        <w:keepNext/>
        <w:keepLines/>
        <w:spacing w:after="0" w:line="240" w:lineRule="auto"/>
        <w:ind w:left="1800"/>
        <w:rPr>
          <w:b/>
        </w:rPr>
      </w:pPr>
    </w:p>
    <w:p w:rsidR="00812105" w:rsidRDefault="0096020E" w:rsidP="00297E9F">
      <w:pPr>
        <w:pStyle w:val="Heading4"/>
        <w:keepNext/>
        <w:keepLines/>
      </w:pPr>
      <w:proofErr w:type="spellStart"/>
      <w:r>
        <w:t>AccountStatus</w:t>
      </w:r>
      <w:proofErr w:type="spellEnd"/>
    </w:p>
    <w:p w:rsidR="00812105" w:rsidRDefault="0096020E" w:rsidP="00297E9F">
      <w:pPr>
        <w:keepNext/>
        <w:keepLines/>
        <w:spacing w:after="120" w:line="240" w:lineRule="auto"/>
      </w:pPr>
      <w:r>
        <w:t>This is the enumeration that contains the different account statuses.</w:t>
      </w:r>
    </w:p>
    <w:p w:rsidR="00812105" w:rsidRDefault="0096020E" w:rsidP="00297E9F">
      <w:pPr>
        <w:keepNext/>
        <w:keepLines/>
        <w:spacing w:after="0" w:line="360" w:lineRule="auto"/>
        <w:rPr>
          <w:b/>
        </w:rPr>
      </w:pPr>
      <w:r>
        <w:rPr>
          <w:b/>
        </w:rPr>
        <w:t>&lt;&lt;Enumeration&gt;&gt;</w:t>
      </w:r>
    </w:p>
    <w:p w:rsidR="00812105" w:rsidRDefault="0096020E" w:rsidP="00297E9F">
      <w:pPr>
        <w:keepNext/>
        <w:keepLines/>
        <w:spacing w:after="0" w:line="240" w:lineRule="auto"/>
        <w:rPr>
          <w:b/>
        </w:rPr>
      </w:pPr>
      <w:r>
        <w:rPr>
          <w:b/>
        </w:rPr>
        <w:tab/>
        <w:t>Attributes:</w:t>
      </w:r>
    </w:p>
    <w:p w:rsidR="00812105" w:rsidRPr="00D6053C" w:rsidRDefault="00B50D54" w:rsidP="00297E9F">
      <w:pPr>
        <w:pStyle w:val="ListParagraph"/>
        <w:keepNext/>
        <w:keepLines/>
        <w:numPr>
          <w:ilvl w:val="0"/>
          <w:numId w:val="11"/>
        </w:numPr>
        <w:spacing w:after="0" w:line="240" w:lineRule="auto"/>
        <w:rPr>
          <w:b/>
        </w:rPr>
      </w:pPr>
      <w:r>
        <w:t>Pending</w:t>
      </w:r>
    </w:p>
    <w:p w:rsidR="00812105" w:rsidRPr="00D6053C" w:rsidRDefault="0096020E" w:rsidP="00297E9F">
      <w:pPr>
        <w:pStyle w:val="ListParagraph"/>
        <w:keepNext/>
        <w:keepLines/>
        <w:numPr>
          <w:ilvl w:val="0"/>
          <w:numId w:val="11"/>
        </w:numPr>
        <w:spacing w:after="0" w:line="240" w:lineRule="auto"/>
        <w:rPr>
          <w:b/>
        </w:rPr>
      </w:pPr>
      <w:r>
        <w:t>Active</w:t>
      </w:r>
    </w:p>
    <w:p w:rsidR="00812105" w:rsidRDefault="0096020E" w:rsidP="00297E9F">
      <w:pPr>
        <w:pStyle w:val="ListParagraph"/>
        <w:keepNext/>
        <w:keepLines/>
        <w:numPr>
          <w:ilvl w:val="0"/>
          <w:numId w:val="11"/>
        </w:numPr>
        <w:spacing w:after="0" w:line="240" w:lineRule="auto"/>
        <w:rPr>
          <w:b/>
        </w:rPr>
      </w:pPr>
      <w:r>
        <w:t>Inactive</w:t>
      </w:r>
    </w:p>
    <w:p w:rsidR="00812105" w:rsidRDefault="0078229C" w:rsidP="00297E9F">
      <w:pPr>
        <w:pStyle w:val="Heading4"/>
        <w:keepNext/>
        <w:keepLines/>
      </w:pPr>
      <w:proofErr w:type="spellStart"/>
      <w:r>
        <w:t>PatientEthnicity</w:t>
      </w:r>
      <w:proofErr w:type="spellEnd"/>
    </w:p>
    <w:p w:rsidR="00812105" w:rsidRDefault="0078229C" w:rsidP="00297E9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297E9F">
      <w:pPr>
        <w:keepNext/>
        <w:keepLines/>
        <w:spacing w:after="0" w:line="360" w:lineRule="auto"/>
        <w:rPr>
          <w:b/>
        </w:rPr>
      </w:pPr>
      <w:r>
        <w:rPr>
          <w:b/>
        </w:rPr>
        <w:t>&lt;&lt;Enumeration&gt;&gt;</w:t>
      </w:r>
    </w:p>
    <w:p w:rsidR="00812105" w:rsidRDefault="0078229C" w:rsidP="00297E9F">
      <w:pPr>
        <w:keepNext/>
        <w:keepLines/>
        <w:spacing w:after="0" w:line="240" w:lineRule="auto"/>
        <w:rPr>
          <w:b/>
        </w:rPr>
      </w:pPr>
      <w:r>
        <w:rPr>
          <w:b/>
        </w:rPr>
        <w:tab/>
        <w:t>Attributes:</w:t>
      </w:r>
    </w:p>
    <w:p w:rsidR="00812105" w:rsidRDefault="0078229C" w:rsidP="00297E9F">
      <w:pPr>
        <w:pStyle w:val="ListParagraph"/>
        <w:keepNext/>
        <w:keepLines/>
        <w:numPr>
          <w:ilvl w:val="0"/>
          <w:numId w:val="11"/>
        </w:numPr>
        <w:spacing w:after="0" w:line="240" w:lineRule="auto"/>
        <w:rPr>
          <w:b/>
        </w:rPr>
      </w:pPr>
      <w:r>
        <w:t>Hispanic or Latino</w:t>
      </w:r>
    </w:p>
    <w:p w:rsidR="00812105" w:rsidRPr="00D6053C" w:rsidRDefault="0078229C" w:rsidP="00297E9F">
      <w:pPr>
        <w:pStyle w:val="ListParagraph"/>
        <w:keepNext/>
        <w:keepLines/>
        <w:numPr>
          <w:ilvl w:val="0"/>
          <w:numId w:val="11"/>
        </w:numPr>
        <w:spacing w:after="0" w:line="240" w:lineRule="auto"/>
        <w:rPr>
          <w:b/>
        </w:rPr>
      </w:pPr>
      <w:r>
        <w:t>Not Hispanic or Latino</w:t>
      </w:r>
    </w:p>
    <w:p w:rsidR="00812105" w:rsidRDefault="00812105" w:rsidP="00297E9F">
      <w:pPr>
        <w:keepNext/>
        <w:keepLines/>
        <w:spacing w:after="0" w:line="240" w:lineRule="auto"/>
        <w:rPr>
          <w:b/>
        </w:rPr>
      </w:pPr>
    </w:p>
    <w:p w:rsidR="00812105" w:rsidRDefault="0007275F" w:rsidP="00297E9F">
      <w:pPr>
        <w:pStyle w:val="Heading4"/>
        <w:keepNext/>
        <w:keepLines/>
      </w:pPr>
      <w:proofErr w:type="spellStart"/>
      <w:r>
        <w:t>PatientRace</w:t>
      </w:r>
      <w:proofErr w:type="spellEnd"/>
    </w:p>
    <w:p w:rsidR="00812105" w:rsidRDefault="0007275F" w:rsidP="00297E9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American Indian or Alaska Native</w:t>
      </w:r>
    </w:p>
    <w:p w:rsidR="00812105" w:rsidRPr="00D6053C" w:rsidRDefault="0007275F" w:rsidP="00297E9F">
      <w:pPr>
        <w:pStyle w:val="ListParagraph"/>
        <w:keepNext/>
        <w:keepLines/>
        <w:numPr>
          <w:ilvl w:val="0"/>
          <w:numId w:val="11"/>
        </w:numPr>
        <w:spacing w:after="0" w:line="240" w:lineRule="auto"/>
        <w:rPr>
          <w:b/>
        </w:rPr>
      </w:pPr>
      <w:r>
        <w:t>Asian</w:t>
      </w:r>
    </w:p>
    <w:p w:rsidR="00812105" w:rsidRPr="00D6053C" w:rsidRDefault="0007275F" w:rsidP="00297E9F">
      <w:pPr>
        <w:pStyle w:val="ListParagraph"/>
        <w:keepNext/>
        <w:keepLines/>
        <w:numPr>
          <w:ilvl w:val="0"/>
          <w:numId w:val="11"/>
        </w:numPr>
        <w:spacing w:after="0" w:line="240" w:lineRule="auto"/>
        <w:rPr>
          <w:b/>
        </w:rPr>
      </w:pPr>
      <w:r>
        <w:t>Black or African American</w:t>
      </w:r>
    </w:p>
    <w:p w:rsidR="00812105" w:rsidRPr="00D6053C" w:rsidRDefault="0007275F" w:rsidP="00297E9F">
      <w:pPr>
        <w:pStyle w:val="ListParagraph"/>
        <w:keepNext/>
        <w:keepLines/>
        <w:numPr>
          <w:ilvl w:val="0"/>
          <w:numId w:val="11"/>
        </w:numPr>
        <w:spacing w:after="0" w:line="240" w:lineRule="auto"/>
        <w:rPr>
          <w:b/>
        </w:rPr>
      </w:pPr>
      <w:r>
        <w:t>Native Hawaiian or Other Pacific Islander</w:t>
      </w:r>
    </w:p>
    <w:p w:rsidR="00812105" w:rsidRPr="00D6053C" w:rsidRDefault="0007275F" w:rsidP="00297E9F">
      <w:pPr>
        <w:pStyle w:val="ListParagraph"/>
        <w:keepNext/>
        <w:keepLines/>
        <w:numPr>
          <w:ilvl w:val="0"/>
          <w:numId w:val="11"/>
        </w:numPr>
        <w:spacing w:after="0" w:line="240" w:lineRule="auto"/>
        <w:rPr>
          <w:b/>
        </w:rPr>
      </w:pPr>
      <w:r>
        <w:lastRenderedPageBreak/>
        <w:t>White</w:t>
      </w:r>
    </w:p>
    <w:p w:rsidR="00812105" w:rsidRPr="00D6053C" w:rsidRDefault="0007275F" w:rsidP="00297E9F">
      <w:pPr>
        <w:pStyle w:val="ListParagraph"/>
        <w:keepNext/>
        <w:keepLines/>
        <w:numPr>
          <w:ilvl w:val="0"/>
          <w:numId w:val="11"/>
        </w:numPr>
        <w:spacing w:after="0" w:line="240" w:lineRule="auto"/>
        <w:rPr>
          <w:b/>
        </w:rPr>
      </w:pPr>
      <w:r>
        <w:t>Other</w:t>
      </w:r>
    </w:p>
    <w:p w:rsidR="00812105" w:rsidRPr="00D6053C" w:rsidRDefault="00812105" w:rsidP="00297E9F">
      <w:pPr>
        <w:pStyle w:val="ListParagraph"/>
        <w:keepNext/>
        <w:keepLines/>
        <w:spacing w:after="0" w:line="240" w:lineRule="auto"/>
        <w:ind w:left="1800"/>
        <w:rPr>
          <w:b/>
        </w:rPr>
      </w:pPr>
    </w:p>
    <w:p w:rsidR="00812105" w:rsidRDefault="0007275F" w:rsidP="00297E9F">
      <w:pPr>
        <w:pStyle w:val="Heading4"/>
        <w:keepNext/>
        <w:keepLines/>
      </w:pPr>
      <w:proofErr w:type="spellStart"/>
      <w:r>
        <w:t>PatientGender</w:t>
      </w:r>
      <w:proofErr w:type="spellEnd"/>
    </w:p>
    <w:p w:rsidR="00812105" w:rsidRDefault="0007275F" w:rsidP="00297E9F">
      <w:pPr>
        <w:keepNext/>
        <w:keepLines/>
        <w:spacing w:after="120" w:line="240" w:lineRule="auto"/>
      </w:pPr>
      <w:r>
        <w:t>This is the enumeration that contains the different gender types.</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Female</w:t>
      </w:r>
    </w:p>
    <w:p w:rsidR="00812105" w:rsidRDefault="0007275F" w:rsidP="00297E9F">
      <w:pPr>
        <w:pStyle w:val="ListParagraph"/>
        <w:keepNext/>
        <w:keepLines/>
        <w:numPr>
          <w:ilvl w:val="0"/>
          <w:numId w:val="11"/>
        </w:numPr>
        <w:spacing w:after="0" w:line="240" w:lineRule="auto"/>
      </w:pPr>
      <w:r>
        <w:t>Male</w:t>
      </w:r>
    </w:p>
    <w:p w:rsidR="00812105" w:rsidRDefault="005E33EA" w:rsidP="00297E9F">
      <w:pPr>
        <w:pStyle w:val="Heading4"/>
        <w:keepNext/>
        <w:keepLines/>
      </w:pPr>
      <w:r>
        <w:t>Region</w:t>
      </w:r>
    </w:p>
    <w:p w:rsidR="00812105" w:rsidRDefault="005E33EA" w:rsidP="00297E9F">
      <w:pPr>
        <w:keepNext/>
        <w:keepLines/>
        <w:spacing w:after="120" w:line="240" w:lineRule="auto"/>
      </w:pPr>
      <w:r>
        <w:t>This is the enumeration that contains the names of the fifty states that make up the United States plus other major regions in the world.</w:t>
      </w:r>
    </w:p>
    <w:p w:rsidR="00812105" w:rsidRDefault="005E33EA" w:rsidP="00297E9F">
      <w:pPr>
        <w:keepNext/>
        <w:keepLines/>
        <w:spacing w:after="0" w:line="360" w:lineRule="auto"/>
        <w:rPr>
          <w:b/>
        </w:rPr>
      </w:pPr>
      <w:r>
        <w:rPr>
          <w:b/>
        </w:rPr>
        <w:t>&lt;&lt;Enumeration&gt;&gt;</w:t>
      </w:r>
    </w:p>
    <w:p w:rsidR="00812105" w:rsidRDefault="005E33EA" w:rsidP="00297E9F">
      <w:pPr>
        <w:keepNext/>
        <w:keepLines/>
        <w:spacing w:after="0" w:line="240" w:lineRule="auto"/>
        <w:rPr>
          <w:b/>
        </w:rPr>
      </w:pPr>
      <w:r>
        <w:rPr>
          <w:b/>
        </w:rPr>
        <w:tab/>
        <w:t>Attributes:</w:t>
      </w:r>
    </w:p>
    <w:p w:rsidR="00812105" w:rsidRDefault="005E33EA" w:rsidP="00297E9F">
      <w:pPr>
        <w:pStyle w:val="ListParagraph"/>
        <w:keepNext/>
        <w:keepLines/>
        <w:numPr>
          <w:ilvl w:val="0"/>
          <w:numId w:val="13"/>
        </w:numPr>
        <w:spacing w:after="0" w:line="240" w:lineRule="auto"/>
        <w:ind w:left="1800"/>
      </w:pPr>
      <w:r>
        <w:t>Alabama</w:t>
      </w:r>
    </w:p>
    <w:p w:rsidR="00812105" w:rsidRDefault="005E33EA" w:rsidP="00297E9F">
      <w:pPr>
        <w:pStyle w:val="ListParagraph"/>
        <w:keepNext/>
        <w:keepLines/>
        <w:numPr>
          <w:ilvl w:val="0"/>
          <w:numId w:val="13"/>
        </w:numPr>
        <w:spacing w:after="0" w:line="240" w:lineRule="auto"/>
        <w:ind w:left="1800"/>
      </w:pPr>
      <w:r>
        <w:t>Alaska</w:t>
      </w:r>
    </w:p>
    <w:p w:rsidR="00812105" w:rsidRDefault="005E33EA" w:rsidP="00297E9F">
      <w:pPr>
        <w:pStyle w:val="ListParagraph"/>
        <w:keepNext/>
        <w:keepLines/>
        <w:numPr>
          <w:ilvl w:val="0"/>
          <w:numId w:val="13"/>
        </w:numPr>
        <w:spacing w:after="0" w:line="240" w:lineRule="auto"/>
        <w:ind w:left="1800"/>
      </w:pPr>
      <w:r>
        <w:t>American Samoa</w:t>
      </w:r>
    </w:p>
    <w:p w:rsidR="00812105" w:rsidRDefault="005E33EA" w:rsidP="00297E9F">
      <w:pPr>
        <w:pStyle w:val="ListParagraph"/>
        <w:keepNext/>
        <w:keepLines/>
        <w:numPr>
          <w:ilvl w:val="0"/>
          <w:numId w:val="13"/>
        </w:numPr>
        <w:spacing w:after="0" w:line="240" w:lineRule="auto"/>
        <w:ind w:left="1800"/>
      </w:pPr>
      <w:r>
        <w:t>Arizona</w:t>
      </w:r>
    </w:p>
    <w:p w:rsidR="00812105" w:rsidRDefault="005E33EA" w:rsidP="00297E9F">
      <w:pPr>
        <w:pStyle w:val="ListParagraph"/>
        <w:keepNext/>
        <w:keepLines/>
        <w:numPr>
          <w:ilvl w:val="0"/>
          <w:numId w:val="13"/>
        </w:numPr>
        <w:spacing w:after="0" w:line="240" w:lineRule="auto"/>
        <w:ind w:left="1800"/>
      </w:pPr>
      <w:r>
        <w:t>Arkansas</w:t>
      </w:r>
    </w:p>
    <w:p w:rsidR="00812105" w:rsidRDefault="005E33EA" w:rsidP="00297E9F">
      <w:pPr>
        <w:pStyle w:val="ListParagraph"/>
        <w:keepNext/>
        <w:keepLines/>
        <w:numPr>
          <w:ilvl w:val="0"/>
          <w:numId w:val="13"/>
        </w:numPr>
        <w:spacing w:after="0" w:line="240" w:lineRule="auto"/>
        <w:ind w:left="1800"/>
      </w:pPr>
      <w:r>
        <w:t>California</w:t>
      </w:r>
    </w:p>
    <w:p w:rsidR="00812105" w:rsidRDefault="005E33EA" w:rsidP="00297E9F">
      <w:pPr>
        <w:pStyle w:val="ListParagraph"/>
        <w:keepNext/>
        <w:keepLines/>
        <w:numPr>
          <w:ilvl w:val="0"/>
          <w:numId w:val="13"/>
        </w:numPr>
        <w:spacing w:after="0" w:line="240" w:lineRule="auto"/>
        <w:ind w:left="1800"/>
      </w:pPr>
      <w:r>
        <w:t>Colorado</w:t>
      </w:r>
    </w:p>
    <w:p w:rsidR="00812105" w:rsidRDefault="005E33EA" w:rsidP="00297E9F">
      <w:pPr>
        <w:pStyle w:val="ListParagraph"/>
        <w:keepNext/>
        <w:keepLines/>
        <w:numPr>
          <w:ilvl w:val="0"/>
          <w:numId w:val="13"/>
        </w:numPr>
        <w:spacing w:after="0" w:line="240" w:lineRule="auto"/>
        <w:ind w:left="1800"/>
      </w:pPr>
      <w:r>
        <w:t>Connecticut</w:t>
      </w:r>
    </w:p>
    <w:p w:rsidR="00812105" w:rsidRDefault="005E33EA" w:rsidP="00297E9F">
      <w:pPr>
        <w:pStyle w:val="ListParagraph"/>
        <w:keepNext/>
        <w:keepLines/>
        <w:numPr>
          <w:ilvl w:val="0"/>
          <w:numId w:val="13"/>
        </w:numPr>
        <w:spacing w:after="0" w:line="240" w:lineRule="auto"/>
        <w:ind w:left="1800"/>
      </w:pPr>
      <w:r>
        <w:t>District of Columbia</w:t>
      </w:r>
    </w:p>
    <w:p w:rsidR="00812105" w:rsidRDefault="005E33EA" w:rsidP="00297E9F">
      <w:pPr>
        <w:pStyle w:val="ListParagraph"/>
        <w:keepNext/>
        <w:keepLines/>
        <w:numPr>
          <w:ilvl w:val="0"/>
          <w:numId w:val="13"/>
        </w:numPr>
        <w:spacing w:after="0" w:line="240" w:lineRule="auto"/>
        <w:ind w:left="1800"/>
      </w:pPr>
      <w:r>
        <w:t>Delaware</w:t>
      </w:r>
    </w:p>
    <w:p w:rsidR="00812105" w:rsidRDefault="005E33EA" w:rsidP="00297E9F">
      <w:pPr>
        <w:pStyle w:val="ListParagraph"/>
        <w:keepNext/>
        <w:keepLines/>
        <w:numPr>
          <w:ilvl w:val="0"/>
          <w:numId w:val="13"/>
        </w:numPr>
        <w:spacing w:after="0" w:line="240" w:lineRule="auto"/>
        <w:ind w:left="1800"/>
      </w:pPr>
      <w:r>
        <w:t>Florida</w:t>
      </w:r>
    </w:p>
    <w:p w:rsidR="00812105" w:rsidRDefault="005E33EA" w:rsidP="00297E9F">
      <w:pPr>
        <w:pStyle w:val="ListParagraph"/>
        <w:keepNext/>
        <w:keepLines/>
        <w:numPr>
          <w:ilvl w:val="0"/>
          <w:numId w:val="13"/>
        </w:numPr>
        <w:spacing w:after="0" w:line="240" w:lineRule="auto"/>
        <w:ind w:left="1800"/>
      </w:pPr>
      <w:r>
        <w:t>Georgia</w:t>
      </w:r>
    </w:p>
    <w:p w:rsidR="00812105" w:rsidRDefault="005E33EA" w:rsidP="00297E9F">
      <w:pPr>
        <w:pStyle w:val="ListParagraph"/>
        <w:keepNext/>
        <w:keepLines/>
        <w:numPr>
          <w:ilvl w:val="0"/>
          <w:numId w:val="13"/>
        </w:numPr>
        <w:spacing w:after="0" w:line="240" w:lineRule="auto"/>
        <w:ind w:left="1800"/>
      </w:pPr>
      <w:r>
        <w:t>Guam</w:t>
      </w:r>
    </w:p>
    <w:p w:rsidR="00812105" w:rsidRDefault="005E33EA" w:rsidP="00297E9F">
      <w:pPr>
        <w:pStyle w:val="ListParagraph"/>
        <w:keepNext/>
        <w:keepLines/>
        <w:numPr>
          <w:ilvl w:val="0"/>
          <w:numId w:val="13"/>
        </w:numPr>
        <w:spacing w:after="0" w:line="240" w:lineRule="auto"/>
        <w:ind w:left="1800"/>
      </w:pPr>
      <w:r>
        <w:t>Hawaii</w:t>
      </w:r>
    </w:p>
    <w:p w:rsidR="00812105" w:rsidRDefault="005E33EA" w:rsidP="00297E9F">
      <w:pPr>
        <w:pStyle w:val="ListParagraph"/>
        <w:keepNext/>
        <w:keepLines/>
        <w:numPr>
          <w:ilvl w:val="0"/>
          <w:numId w:val="13"/>
        </w:numPr>
        <w:spacing w:after="0" w:line="240" w:lineRule="auto"/>
        <w:ind w:left="1800"/>
      </w:pPr>
      <w:r>
        <w:t>Idaho</w:t>
      </w:r>
    </w:p>
    <w:p w:rsidR="00812105" w:rsidRDefault="005E33EA" w:rsidP="00297E9F">
      <w:pPr>
        <w:pStyle w:val="ListParagraph"/>
        <w:keepNext/>
        <w:keepLines/>
        <w:numPr>
          <w:ilvl w:val="0"/>
          <w:numId w:val="13"/>
        </w:numPr>
        <w:spacing w:after="0" w:line="240" w:lineRule="auto"/>
        <w:ind w:left="1800"/>
      </w:pPr>
      <w:r>
        <w:t>Illinois</w:t>
      </w:r>
    </w:p>
    <w:p w:rsidR="00812105" w:rsidRDefault="005E33EA" w:rsidP="00297E9F">
      <w:pPr>
        <w:pStyle w:val="ListParagraph"/>
        <w:keepNext/>
        <w:keepLines/>
        <w:numPr>
          <w:ilvl w:val="0"/>
          <w:numId w:val="13"/>
        </w:numPr>
        <w:spacing w:after="0" w:line="240" w:lineRule="auto"/>
        <w:ind w:left="1800"/>
      </w:pPr>
      <w:r>
        <w:t>Indiana</w:t>
      </w:r>
    </w:p>
    <w:p w:rsidR="00812105" w:rsidRDefault="005E33EA" w:rsidP="00297E9F">
      <w:pPr>
        <w:pStyle w:val="ListParagraph"/>
        <w:keepNext/>
        <w:keepLines/>
        <w:numPr>
          <w:ilvl w:val="0"/>
          <w:numId w:val="13"/>
        </w:numPr>
        <w:spacing w:after="0" w:line="240" w:lineRule="auto"/>
        <w:ind w:left="1800"/>
      </w:pPr>
      <w:r>
        <w:t>Iowa</w:t>
      </w:r>
    </w:p>
    <w:p w:rsidR="00812105" w:rsidRDefault="005E33EA" w:rsidP="00297E9F">
      <w:pPr>
        <w:pStyle w:val="ListParagraph"/>
        <w:keepNext/>
        <w:keepLines/>
        <w:numPr>
          <w:ilvl w:val="0"/>
          <w:numId w:val="13"/>
        </w:numPr>
        <w:spacing w:after="0" w:line="240" w:lineRule="auto"/>
        <w:ind w:left="1800"/>
      </w:pPr>
      <w:r>
        <w:t>Kansas</w:t>
      </w:r>
    </w:p>
    <w:p w:rsidR="00812105" w:rsidRDefault="005E33EA" w:rsidP="00297E9F">
      <w:pPr>
        <w:pStyle w:val="ListParagraph"/>
        <w:keepNext/>
        <w:keepLines/>
        <w:numPr>
          <w:ilvl w:val="0"/>
          <w:numId w:val="13"/>
        </w:numPr>
        <w:spacing w:after="0" w:line="240" w:lineRule="auto"/>
        <w:ind w:left="1800"/>
      </w:pPr>
      <w:r>
        <w:t>Kentucky</w:t>
      </w:r>
    </w:p>
    <w:p w:rsidR="00812105" w:rsidRDefault="005E33EA" w:rsidP="00297E9F">
      <w:pPr>
        <w:pStyle w:val="ListParagraph"/>
        <w:keepNext/>
        <w:keepLines/>
        <w:numPr>
          <w:ilvl w:val="0"/>
          <w:numId w:val="13"/>
        </w:numPr>
        <w:spacing w:after="0" w:line="240" w:lineRule="auto"/>
        <w:ind w:left="1800"/>
      </w:pPr>
      <w:r>
        <w:t>Louisiana</w:t>
      </w:r>
    </w:p>
    <w:p w:rsidR="00812105" w:rsidRDefault="005E33EA" w:rsidP="00297E9F">
      <w:pPr>
        <w:pStyle w:val="ListParagraph"/>
        <w:keepNext/>
        <w:keepLines/>
        <w:numPr>
          <w:ilvl w:val="0"/>
          <w:numId w:val="13"/>
        </w:numPr>
        <w:spacing w:after="0" w:line="240" w:lineRule="auto"/>
        <w:ind w:left="1800"/>
      </w:pPr>
      <w:r>
        <w:t>Maine</w:t>
      </w:r>
    </w:p>
    <w:p w:rsidR="00812105" w:rsidRDefault="005E33EA" w:rsidP="00297E9F">
      <w:pPr>
        <w:pStyle w:val="ListParagraph"/>
        <w:keepNext/>
        <w:keepLines/>
        <w:numPr>
          <w:ilvl w:val="0"/>
          <w:numId w:val="13"/>
        </w:numPr>
        <w:spacing w:after="0" w:line="240" w:lineRule="auto"/>
        <w:ind w:left="1800"/>
      </w:pPr>
      <w:r>
        <w:t>Maryland</w:t>
      </w:r>
    </w:p>
    <w:p w:rsidR="00812105" w:rsidRDefault="005E33EA" w:rsidP="00297E9F">
      <w:pPr>
        <w:pStyle w:val="ListParagraph"/>
        <w:keepNext/>
        <w:keepLines/>
        <w:numPr>
          <w:ilvl w:val="0"/>
          <w:numId w:val="13"/>
        </w:numPr>
        <w:spacing w:after="0" w:line="240" w:lineRule="auto"/>
        <w:ind w:left="1800"/>
      </w:pPr>
      <w:r>
        <w:t>Massachusetts</w:t>
      </w:r>
    </w:p>
    <w:p w:rsidR="00812105" w:rsidRDefault="005E33EA" w:rsidP="00297E9F">
      <w:pPr>
        <w:pStyle w:val="ListParagraph"/>
        <w:keepNext/>
        <w:keepLines/>
        <w:numPr>
          <w:ilvl w:val="0"/>
          <w:numId w:val="13"/>
        </w:numPr>
        <w:spacing w:after="0" w:line="240" w:lineRule="auto"/>
        <w:ind w:left="1800"/>
      </w:pPr>
      <w:r>
        <w:t>Michigan</w:t>
      </w:r>
    </w:p>
    <w:p w:rsidR="00812105" w:rsidRDefault="005E33EA" w:rsidP="00297E9F">
      <w:pPr>
        <w:pStyle w:val="ListParagraph"/>
        <w:keepNext/>
        <w:keepLines/>
        <w:numPr>
          <w:ilvl w:val="0"/>
          <w:numId w:val="13"/>
        </w:numPr>
        <w:spacing w:after="0" w:line="240" w:lineRule="auto"/>
        <w:ind w:left="1800"/>
      </w:pPr>
      <w:r>
        <w:t>Minnesota</w:t>
      </w:r>
    </w:p>
    <w:p w:rsidR="00812105" w:rsidRDefault="005E33EA" w:rsidP="00297E9F">
      <w:pPr>
        <w:pStyle w:val="ListParagraph"/>
        <w:keepNext/>
        <w:keepLines/>
        <w:numPr>
          <w:ilvl w:val="0"/>
          <w:numId w:val="13"/>
        </w:numPr>
        <w:spacing w:after="0" w:line="240" w:lineRule="auto"/>
        <w:ind w:left="1800"/>
      </w:pPr>
      <w:r>
        <w:lastRenderedPageBreak/>
        <w:t>Mississippi</w:t>
      </w:r>
    </w:p>
    <w:p w:rsidR="00812105" w:rsidRDefault="005E33EA" w:rsidP="00297E9F">
      <w:pPr>
        <w:pStyle w:val="ListParagraph"/>
        <w:keepNext/>
        <w:keepLines/>
        <w:numPr>
          <w:ilvl w:val="0"/>
          <w:numId w:val="13"/>
        </w:numPr>
        <w:spacing w:after="0" w:line="240" w:lineRule="auto"/>
        <w:ind w:left="1800"/>
      </w:pPr>
      <w:r>
        <w:t>Missouri</w:t>
      </w:r>
    </w:p>
    <w:p w:rsidR="00812105" w:rsidRDefault="005E33EA" w:rsidP="00297E9F">
      <w:pPr>
        <w:pStyle w:val="ListParagraph"/>
        <w:keepNext/>
        <w:keepLines/>
        <w:numPr>
          <w:ilvl w:val="0"/>
          <w:numId w:val="13"/>
        </w:numPr>
        <w:spacing w:after="0" w:line="240" w:lineRule="auto"/>
        <w:ind w:left="1800"/>
      </w:pPr>
      <w:r>
        <w:t>Montana</w:t>
      </w:r>
    </w:p>
    <w:p w:rsidR="00812105" w:rsidRDefault="005E33EA" w:rsidP="00297E9F">
      <w:pPr>
        <w:pStyle w:val="ListParagraph"/>
        <w:keepNext/>
        <w:keepLines/>
        <w:numPr>
          <w:ilvl w:val="0"/>
          <w:numId w:val="13"/>
        </w:numPr>
        <w:spacing w:after="0" w:line="240" w:lineRule="auto"/>
        <w:ind w:left="1800"/>
      </w:pPr>
      <w:r>
        <w:t>Nebraska</w:t>
      </w:r>
    </w:p>
    <w:p w:rsidR="00812105" w:rsidRDefault="005E33EA" w:rsidP="00297E9F">
      <w:pPr>
        <w:pStyle w:val="ListParagraph"/>
        <w:keepNext/>
        <w:keepLines/>
        <w:numPr>
          <w:ilvl w:val="0"/>
          <w:numId w:val="13"/>
        </w:numPr>
        <w:spacing w:after="0" w:line="240" w:lineRule="auto"/>
        <w:ind w:left="1800"/>
      </w:pPr>
      <w:r>
        <w:t>Nevada</w:t>
      </w:r>
    </w:p>
    <w:p w:rsidR="00812105" w:rsidRDefault="005E33EA" w:rsidP="00297E9F">
      <w:pPr>
        <w:pStyle w:val="ListParagraph"/>
        <w:keepNext/>
        <w:keepLines/>
        <w:numPr>
          <w:ilvl w:val="0"/>
          <w:numId w:val="13"/>
        </w:numPr>
        <w:spacing w:after="0" w:line="240" w:lineRule="auto"/>
        <w:ind w:left="1800"/>
      </w:pPr>
      <w:r>
        <w:t>New Hampshire</w:t>
      </w:r>
    </w:p>
    <w:p w:rsidR="00812105" w:rsidRDefault="005E33EA" w:rsidP="00297E9F">
      <w:pPr>
        <w:pStyle w:val="ListParagraph"/>
        <w:keepNext/>
        <w:keepLines/>
        <w:numPr>
          <w:ilvl w:val="0"/>
          <w:numId w:val="13"/>
        </w:numPr>
        <w:spacing w:after="0" w:line="240" w:lineRule="auto"/>
        <w:ind w:left="1800"/>
      </w:pPr>
      <w:r>
        <w:t>New Jersey</w:t>
      </w:r>
    </w:p>
    <w:p w:rsidR="00812105" w:rsidRDefault="005E33EA" w:rsidP="00297E9F">
      <w:pPr>
        <w:pStyle w:val="ListParagraph"/>
        <w:keepNext/>
        <w:keepLines/>
        <w:numPr>
          <w:ilvl w:val="0"/>
          <w:numId w:val="13"/>
        </w:numPr>
        <w:spacing w:after="0" w:line="240" w:lineRule="auto"/>
        <w:ind w:left="1800"/>
      </w:pPr>
      <w:r>
        <w:t>New Mexico</w:t>
      </w:r>
    </w:p>
    <w:p w:rsidR="00812105" w:rsidRDefault="005E33EA" w:rsidP="00297E9F">
      <w:pPr>
        <w:pStyle w:val="ListParagraph"/>
        <w:keepNext/>
        <w:keepLines/>
        <w:numPr>
          <w:ilvl w:val="0"/>
          <w:numId w:val="13"/>
        </w:numPr>
        <w:spacing w:after="0" w:line="240" w:lineRule="auto"/>
        <w:ind w:left="1800"/>
      </w:pPr>
      <w:r>
        <w:t>New York</w:t>
      </w:r>
    </w:p>
    <w:p w:rsidR="00812105" w:rsidRDefault="005E33EA" w:rsidP="00297E9F">
      <w:pPr>
        <w:pStyle w:val="ListParagraph"/>
        <w:keepNext/>
        <w:keepLines/>
        <w:numPr>
          <w:ilvl w:val="0"/>
          <w:numId w:val="13"/>
        </w:numPr>
        <w:spacing w:after="0" w:line="240" w:lineRule="auto"/>
        <w:ind w:left="1800"/>
      </w:pPr>
      <w:r>
        <w:t>North Carolina</w:t>
      </w:r>
    </w:p>
    <w:p w:rsidR="00812105" w:rsidRDefault="005E33EA" w:rsidP="00297E9F">
      <w:pPr>
        <w:pStyle w:val="ListParagraph"/>
        <w:keepNext/>
        <w:keepLines/>
        <w:numPr>
          <w:ilvl w:val="0"/>
          <w:numId w:val="13"/>
        </w:numPr>
        <w:spacing w:after="0" w:line="240" w:lineRule="auto"/>
        <w:ind w:left="1800"/>
      </w:pPr>
      <w:r>
        <w:t>North Marianas Islands</w:t>
      </w:r>
    </w:p>
    <w:p w:rsidR="00812105" w:rsidRDefault="005E33EA" w:rsidP="00297E9F">
      <w:pPr>
        <w:pStyle w:val="ListParagraph"/>
        <w:keepNext/>
        <w:keepLines/>
        <w:numPr>
          <w:ilvl w:val="0"/>
          <w:numId w:val="13"/>
        </w:numPr>
        <w:spacing w:after="0" w:line="240" w:lineRule="auto"/>
        <w:ind w:left="1800"/>
      </w:pPr>
      <w:r>
        <w:t>North Dakota</w:t>
      </w:r>
    </w:p>
    <w:p w:rsidR="00812105" w:rsidRDefault="005E33EA" w:rsidP="00297E9F">
      <w:pPr>
        <w:pStyle w:val="ListParagraph"/>
        <w:keepNext/>
        <w:keepLines/>
        <w:numPr>
          <w:ilvl w:val="0"/>
          <w:numId w:val="13"/>
        </w:numPr>
        <w:spacing w:after="0" w:line="240" w:lineRule="auto"/>
        <w:ind w:left="1800"/>
      </w:pPr>
      <w:r>
        <w:t>Ohio</w:t>
      </w:r>
    </w:p>
    <w:p w:rsidR="00812105" w:rsidRDefault="005E33EA" w:rsidP="00297E9F">
      <w:pPr>
        <w:pStyle w:val="ListParagraph"/>
        <w:keepNext/>
        <w:keepLines/>
        <w:numPr>
          <w:ilvl w:val="0"/>
          <w:numId w:val="13"/>
        </w:numPr>
        <w:spacing w:after="0" w:line="240" w:lineRule="auto"/>
        <w:ind w:left="1800"/>
      </w:pPr>
      <w:r>
        <w:t>Oklahoma</w:t>
      </w:r>
    </w:p>
    <w:p w:rsidR="00812105" w:rsidRDefault="005E33EA" w:rsidP="00297E9F">
      <w:pPr>
        <w:pStyle w:val="ListParagraph"/>
        <w:keepNext/>
        <w:keepLines/>
        <w:numPr>
          <w:ilvl w:val="0"/>
          <w:numId w:val="13"/>
        </w:numPr>
        <w:spacing w:after="0" w:line="240" w:lineRule="auto"/>
        <w:ind w:left="1800"/>
      </w:pPr>
      <w:r>
        <w:t>Oregon</w:t>
      </w:r>
    </w:p>
    <w:p w:rsidR="00812105" w:rsidRDefault="005E33EA" w:rsidP="00297E9F">
      <w:pPr>
        <w:pStyle w:val="ListParagraph"/>
        <w:keepNext/>
        <w:keepLines/>
        <w:numPr>
          <w:ilvl w:val="0"/>
          <w:numId w:val="13"/>
        </w:numPr>
        <w:spacing w:after="0" w:line="240" w:lineRule="auto"/>
        <w:ind w:left="1800"/>
      </w:pPr>
      <w:r>
        <w:t>Pennsylvania</w:t>
      </w:r>
    </w:p>
    <w:p w:rsidR="00812105" w:rsidRDefault="005E33EA" w:rsidP="00297E9F">
      <w:pPr>
        <w:pStyle w:val="ListParagraph"/>
        <w:keepNext/>
        <w:keepLines/>
        <w:numPr>
          <w:ilvl w:val="0"/>
          <w:numId w:val="13"/>
        </w:numPr>
        <w:spacing w:after="0" w:line="240" w:lineRule="auto"/>
        <w:ind w:left="1800"/>
      </w:pPr>
      <w:r>
        <w:t>Puerto Rico</w:t>
      </w:r>
    </w:p>
    <w:p w:rsidR="00812105" w:rsidRDefault="005E33EA" w:rsidP="00297E9F">
      <w:pPr>
        <w:pStyle w:val="ListParagraph"/>
        <w:keepNext/>
        <w:keepLines/>
        <w:numPr>
          <w:ilvl w:val="0"/>
          <w:numId w:val="13"/>
        </w:numPr>
        <w:spacing w:after="0" w:line="240" w:lineRule="auto"/>
        <w:ind w:left="1800"/>
      </w:pPr>
      <w:r>
        <w:t>Rhode Island</w:t>
      </w:r>
    </w:p>
    <w:p w:rsidR="00812105" w:rsidRDefault="005E33EA" w:rsidP="00297E9F">
      <w:pPr>
        <w:pStyle w:val="ListParagraph"/>
        <w:keepNext/>
        <w:keepLines/>
        <w:numPr>
          <w:ilvl w:val="0"/>
          <w:numId w:val="13"/>
        </w:numPr>
        <w:spacing w:after="0" w:line="240" w:lineRule="auto"/>
        <w:ind w:left="1800"/>
      </w:pPr>
      <w:r>
        <w:t>South Carolina</w:t>
      </w:r>
    </w:p>
    <w:p w:rsidR="00812105" w:rsidRDefault="005E33EA" w:rsidP="00297E9F">
      <w:pPr>
        <w:pStyle w:val="ListParagraph"/>
        <w:keepNext/>
        <w:keepLines/>
        <w:numPr>
          <w:ilvl w:val="0"/>
          <w:numId w:val="13"/>
        </w:numPr>
        <w:spacing w:after="0" w:line="240" w:lineRule="auto"/>
        <w:ind w:left="1800"/>
      </w:pPr>
      <w:r>
        <w:t>South Dakota</w:t>
      </w:r>
    </w:p>
    <w:p w:rsidR="00812105" w:rsidRDefault="005E33EA" w:rsidP="00297E9F">
      <w:pPr>
        <w:pStyle w:val="ListParagraph"/>
        <w:keepNext/>
        <w:keepLines/>
        <w:numPr>
          <w:ilvl w:val="0"/>
          <w:numId w:val="13"/>
        </w:numPr>
        <w:spacing w:after="0" w:line="240" w:lineRule="auto"/>
        <w:ind w:left="1800"/>
      </w:pPr>
      <w:r>
        <w:t>Tennessee</w:t>
      </w:r>
    </w:p>
    <w:p w:rsidR="00812105" w:rsidRDefault="005E33EA" w:rsidP="00297E9F">
      <w:pPr>
        <w:pStyle w:val="ListParagraph"/>
        <w:keepNext/>
        <w:keepLines/>
        <w:numPr>
          <w:ilvl w:val="0"/>
          <w:numId w:val="13"/>
        </w:numPr>
        <w:spacing w:after="0" w:line="240" w:lineRule="auto"/>
        <w:ind w:left="1800"/>
      </w:pPr>
      <w:r>
        <w:t>Texas</w:t>
      </w:r>
    </w:p>
    <w:p w:rsidR="00812105" w:rsidRDefault="005E33EA" w:rsidP="00297E9F">
      <w:pPr>
        <w:pStyle w:val="ListParagraph"/>
        <w:keepNext/>
        <w:keepLines/>
        <w:numPr>
          <w:ilvl w:val="0"/>
          <w:numId w:val="13"/>
        </w:numPr>
        <w:spacing w:after="0" w:line="240" w:lineRule="auto"/>
        <w:ind w:left="1800"/>
      </w:pPr>
      <w:r>
        <w:t>Utah</w:t>
      </w:r>
    </w:p>
    <w:p w:rsidR="00812105" w:rsidRDefault="005E33EA" w:rsidP="00297E9F">
      <w:pPr>
        <w:pStyle w:val="ListParagraph"/>
        <w:keepNext/>
        <w:keepLines/>
        <w:numPr>
          <w:ilvl w:val="0"/>
          <w:numId w:val="13"/>
        </w:numPr>
        <w:spacing w:after="0" w:line="240" w:lineRule="auto"/>
        <w:ind w:left="1800"/>
      </w:pPr>
      <w:r>
        <w:t>Vermont</w:t>
      </w:r>
    </w:p>
    <w:p w:rsidR="00812105" w:rsidRDefault="005E33EA" w:rsidP="00297E9F">
      <w:pPr>
        <w:pStyle w:val="ListParagraph"/>
        <w:keepNext/>
        <w:keepLines/>
        <w:numPr>
          <w:ilvl w:val="0"/>
          <w:numId w:val="13"/>
        </w:numPr>
        <w:spacing w:after="0" w:line="240" w:lineRule="auto"/>
        <w:ind w:left="1800"/>
      </w:pPr>
      <w:r>
        <w:t>Virginia</w:t>
      </w:r>
    </w:p>
    <w:p w:rsidR="00812105" w:rsidRDefault="005E33EA" w:rsidP="00297E9F">
      <w:pPr>
        <w:pStyle w:val="ListParagraph"/>
        <w:keepNext/>
        <w:keepLines/>
        <w:numPr>
          <w:ilvl w:val="0"/>
          <w:numId w:val="13"/>
        </w:numPr>
        <w:spacing w:after="0" w:line="240" w:lineRule="auto"/>
        <w:ind w:left="1800"/>
      </w:pPr>
      <w:r>
        <w:t>Virgin Islands</w:t>
      </w:r>
    </w:p>
    <w:p w:rsidR="00812105" w:rsidRDefault="005E33EA" w:rsidP="00297E9F">
      <w:pPr>
        <w:pStyle w:val="ListParagraph"/>
        <w:keepNext/>
        <w:keepLines/>
        <w:numPr>
          <w:ilvl w:val="0"/>
          <w:numId w:val="13"/>
        </w:numPr>
        <w:spacing w:after="0" w:line="240" w:lineRule="auto"/>
        <w:ind w:left="1800"/>
      </w:pPr>
      <w:r>
        <w:t>Washington</w:t>
      </w:r>
    </w:p>
    <w:p w:rsidR="00812105" w:rsidRDefault="005E33EA" w:rsidP="00297E9F">
      <w:pPr>
        <w:pStyle w:val="ListParagraph"/>
        <w:keepNext/>
        <w:keepLines/>
        <w:numPr>
          <w:ilvl w:val="0"/>
          <w:numId w:val="13"/>
        </w:numPr>
        <w:spacing w:after="0" w:line="240" w:lineRule="auto"/>
        <w:ind w:left="1800"/>
      </w:pPr>
      <w:r>
        <w:t>West Virginia</w:t>
      </w:r>
    </w:p>
    <w:p w:rsidR="00812105" w:rsidRDefault="005E33EA" w:rsidP="00297E9F">
      <w:pPr>
        <w:pStyle w:val="ListParagraph"/>
        <w:keepNext/>
        <w:keepLines/>
        <w:numPr>
          <w:ilvl w:val="0"/>
          <w:numId w:val="13"/>
        </w:numPr>
        <w:spacing w:after="0" w:line="240" w:lineRule="auto"/>
        <w:ind w:left="1800"/>
      </w:pPr>
      <w:r>
        <w:t>Wisconsin</w:t>
      </w:r>
    </w:p>
    <w:p w:rsidR="00812105" w:rsidRDefault="005E33EA" w:rsidP="00297E9F">
      <w:pPr>
        <w:pStyle w:val="ListParagraph"/>
        <w:keepNext/>
        <w:keepLines/>
        <w:numPr>
          <w:ilvl w:val="0"/>
          <w:numId w:val="13"/>
        </w:numPr>
        <w:spacing w:after="0" w:line="240" w:lineRule="auto"/>
        <w:ind w:left="1800"/>
      </w:pPr>
      <w:r>
        <w:t>Wyoming</w:t>
      </w:r>
    </w:p>
    <w:p w:rsidR="00812105" w:rsidRDefault="005E33EA" w:rsidP="00297E9F">
      <w:pPr>
        <w:pStyle w:val="ListParagraph"/>
        <w:keepNext/>
        <w:keepLines/>
        <w:numPr>
          <w:ilvl w:val="0"/>
          <w:numId w:val="13"/>
        </w:numPr>
        <w:spacing w:after="0" w:line="240" w:lineRule="auto"/>
        <w:ind w:left="1800"/>
      </w:pPr>
      <w:r>
        <w:t>European Union</w:t>
      </w:r>
    </w:p>
    <w:p w:rsidR="00812105" w:rsidRDefault="005E33EA" w:rsidP="00297E9F">
      <w:pPr>
        <w:pStyle w:val="ListParagraph"/>
        <w:keepNext/>
        <w:keepLines/>
        <w:numPr>
          <w:ilvl w:val="0"/>
          <w:numId w:val="13"/>
        </w:numPr>
        <w:spacing w:after="0" w:line="240" w:lineRule="auto"/>
        <w:ind w:left="1800"/>
      </w:pPr>
      <w:r>
        <w:t>Eastern Europe</w:t>
      </w:r>
    </w:p>
    <w:p w:rsidR="00812105" w:rsidRDefault="005E33EA" w:rsidP="00297E9F">
      <w:pPr>
        <w:pStyle w:val="ListParagraph"/>
        <w:keepNext/>
        <w:keepLines/>
        <w:numPr>
          <w:ilvl w:val="0"/>
          <w:numId w:val="13"/>
        </w:numPr>
        <w:spacing w:after="0" w:line="240" w:lineRule="auto"/>
        <w:ind w:left="1800"/>
      </w:pPr>
      <w:r>
        <w:t>Africa</w:t>
      </w:r>
    </w:p>
    <w:p w:rsidR="00812105" w:rsidRDefault="005E33EA" w:rsidP="00297E9F">
      <w:pPr>
        <w:pStyle w:val="ListParagraph"/>
        <w:keepNext/>
        <w:keepLines/>
        <w:numPr>
          <w:ilvl w:val="0"/>
          <w:numId w:val="13"/>
        </w:numPr>
        <w:spacing w:after="0" w:line="240" w:lineRule="auto"/>
        <w:ind w:left="1800"/>
      </w:pPr>
      <w:r>
        <w:t>South America</w:t>
      </w:r>
    </w:p>
    <w:p w:rsidR="00812105" w:rsidRDefault="005E33EA" w:rsidP="00297E9F">
      <w:pPr>
        <w:pStyle w:val="ListParagraph"/>
        <w:keepNext/>
        <w:keepLines/>
        <w:numPr>
          <w:ilvl w:val="0"/>
          <w:numId w:val="13"/>
        </w:numPr>
        <w:spacing w:after="0" w:line="240" w:lineRule="auto"/>
        <w:ind w:left="1800"/>
      </w:pPr>
      <w:r>
        <w:t>Central America</w:t>
      </w:r>
    </w:p>
    <w:p w:rsidR="00812105" w:rsidRDefault="005E33EA" w:rsidP="00297E9F">
      <w:pPr>
        <w:pStyle w:val="ListParagraph"/>
        <w:keepNext/>
        <w:keepLines/>
        <w:numPr>
          <w:ilvl w:val="0"/>
          <w:numId w:val="13"/>
        </w:numPr>
        <w:spacing w:after="0" w:line="240" w:lineRule="auto"/>
        <w:ind w:left="1800"/>
      </w:pPr>
      <w:r>
        <w:t>Asia</w:t>
      </w:r>
    </w:p>
    <w:p w:rsidR="00812105" w:rsidRDefault="005E33EA" w:rsidP="00297E9F">
      <w:pPr>
        <w:pStyle w:val="ListParagraph"/>
        <w:keepNext/>
        <w:keepLines/>
        <w:numPr>
          <w:ilvl w:val="0"/>
          <w:numId w:val="13"/>
        </w:numPr>
        <w:spacing w:after="0" w:line="240" w:lineRule="auto"/>
        <w:ind w:left="1800"/>
      </w:pPr>
      <w:r>
        <w:t>Oceania</w:t>
      </w:r>
    </w:p>
    <w:p w:rsidR="00812105" w:rsidRDefault="005E33EA" w:rsidP="00297E9F">
      <w:pPr>
        <w:pStyle w:val="ListParagraph"/>
        <w:keepNext/>
        <w:keepLines/>
        <w:numPr>
          <w:ilvl w:val="0"/>
          <w:numId w:val="13"/>
        </w:numPr>
        <w:spacing w:after="0" w:line="240" w:lineRule="auto"/>
        <w:ind w:left="1800"/>
      </w:pPr>
      <w:r>
        <w:t>North America</w:t>
      </w:r>
    </w:p>
    <w:p w:rsidR="00812105" w:rsidRDefault="005E33EA" w:rsidP="00297E9F">
      <w:pPr>
        <w:pStyle w:val="ListParagraph"/>
        <w:keepNext/>
        <w:keepLines/>
        <w:numPr>
          <w:ilvl w:val="0"/>
          <w:numId w:val="13"/>
        </w:numPr>
        <w:spacing w:after="0" w:line="240" w:lineRule="auto"/>
        <w:ind w:left="1800"/>
      </w:pPr>
      <w:r>
        <w:t>The Caribbean</w:t>
      </w:r>
    </w:p>
    <w:p w:rsidR="00812105" w:rsidRDefault="00812105" w:rsidP="00297E9F">
      <w:pPr>
        <w:pStyle w:val="ListParagraph"/>
        <w:keepNext/>
        <w:keepLines/>
        <w:spacing w:after="0" w:line="240" w:lineRule="auto"/>
        <w:ind w:left="1800"/>
      </w:pPr>
    </w:p>
    <w:p w:rsidR="00812105" w:rsidRDefault="002C6ED4" w:rsidP="00297E9F">
      <w:pPr>
        <w:pStyle w:val="Heading2"/>
      </w:pPr>
      <w:bookmarkStart w:id="58" w:name="_Toc436615155"/>
      <w:r>
        <w:t>Data Access Layer Overview</w:t>
      </w:r>
      <w:bookmarkEnd w:id="58"/>
    </w:p>
    <w:p w:rsidR="00812105" w:rsidRDefault="00812105" w:rsidP="00297E9F">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BC9" w:rsidRDefault="001F2BC9" w:rsidP="0017110C">
      <w:r>
        <w:separator/>
      </w:r>
    </w:p>
  </w:endnote>
  <w:endnote w:type="continuationSeparator" w:id="0">
    <w:p w:rsidR="001F2BC9" w:rsidRDefault="001F2BC9"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D67" w:rsidRDefault="009B2D67"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9B2D67" w:rsidRPr="00515BB6" w:rsidRDefault="009B2D6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11/29/2015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11:31:34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D7622F">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D67" w:rsidRDefault="009B2D67"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9B2D67" w:rsidRPr="0017110C" w:rsidRDefault="009B2D67"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11/29/2015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11:31:34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D7622F">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BC9" w:rsidRDefault="001F2BC9" w:rsidP="0017110C">
      <w:r>
        <w:separator/>
      </w:r>
    </w:p>
  </w:footnote>
  <w:footnote w:type="continuationSeparator" w:id="0">
    <w:p w:rsidR="001F2BC9" w:rsidRDefault="001F2BC9"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D67" w:rsidRPr="00515BB6" w:rsidRDefault="009B2D67"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9B2D67" w:rsidRDefault="009B2D67"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D67" w:rsidRPr="00515BB6" w:rsidRDefault="009B2D67"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9B2D67" w:rsidRDefault="009B2D67"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0"/>
  </w:num>
  <w:num w:numId="5">
    <w:abstractNumId w:val="1"/>
  </w:num>
  <w:num w:numId="6">
    <w:abstractNumId w:val="3"/>
  </w:num>
  <w:num w:numId="7">
    <w:abstractNumId w:val="4"/>
  </w:num>
  <w:num w:numId="8">
    <w:abstractNumId w:val="11"/>
  </w:num>
  <w:num w:numId="9">
    <w:abstractNumId w:val="9"/>
  </w:num>
  <w:num w:numId="10">
    <w:abstractNumId w:val="0"/>
  </w:num>
  <w:num w:numId="11">
    <w:abstractNumId w:val="8"/>
  </w:num>
  <w:num w:numId="12">
    <w:abstractNumId w:val="5"/>
  </w:num>
  <w:num w:numId="13">
    <w:abstractNumId w:val="13"/>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975D2"/>
    <w:rsid w:val="000D5552"/>
    <w:rsid w:val="000F42A1"/>
    <w:rsid w:val="000F7F35"/>
    <w:rsid w:val="001129E1"/>
    <w:rsid w:val="001163F5"/>
    <w:rsid w:val="001670D1"/>
    <w:rsid w:val="0017110C"/>
    <w:rsid w:val="00171C09"/>
    <w:rsid w:val="00173E55"/>
    <w:rsid w:val="00185338"/>
    <w:rsid w:val="001A383F"/>
    <w:rsid w:val="001A5281"/>
    <w:rsid w:val="001B00C4"/>
    <w:rsid w:val="001B16E7"/>
    <w:rsid w:val="001C1550"/>
    <w:rsid w:val="001D332D"/>
    <w:rsid w:val="001E362D"/>
    <w:rsid w:val="001F2BC9"/>
    <w:rsid w:val="00254328"/>
    <w:rsid w:val="002643C6"/>
    <w:rsid w:val="002756E8"/>
    <w:rsid w:val="00282662"/>
    <w:rsid w:val="00283B8A"/>
    <w:rsid w:val="00287C9A"/>
    <w:rsid w:val="00297E9F"/>
    <w:rsid w:val="002B1A88"/>
    <w:rsid w:val="002C6ED4"/>
    <w:rsid w:val="002E78FD"/>
    <w:rsid w:val="002F2E05"/>
    <w:rsid w:val="002F67C1"/>
    <w:rsid w:val="00312E29"/>
    <w:rsid w:val="00382712"/>
    <w:rsid w:val="003868C2"/>
    <w:rsid w:val="003A2D87"/>
    <w:rsid w:val="003C4B11"/>
    <w:rsid w:val="003C706F"/>
    <w:rsid w:val="003E6B4F"/>
    <w:rsid w:val="004207E5"/>
    <w:rsid w:val="00431C3E"/>
    <w:rsid w:val="00434E24"/>
    <w:rsid w:val="00460CF6"/>
    <w:rsid w:val="00491329"/>
    <w:rsid w:val="00496B70"/>
    <w:rsid w:val="004B61A3"/>
    <w:rsid w:val="004E0537"/>
    <w:rsid w:val="00515BB6"/>
    <w:rsid w:val="00541555"/>
    <w:rsid w:val="00565F75"/>
    <w:rsid w:val="005676C7"/>
    <w:rsid w:val="005A781D"/>
    <w:rsid w:val="005D60DE"/>
    <w:rsid w:val="005E33EA"/>
    <w:rsid w:val="005E7C1F"/>
    <w:rsid w:val="005F0972"/>
    <w:rsid w:val="006401A4"/>
    <w:rsid w:val="00685161"/>
    <w:rsid w:val="006F6EE6"/>
    <w:rsid w:val="0070250D"/>
    <w:rsid w:val="00721908"/>
    <w:rsid w:val="00737642"/>
    <w:rsid w:val="00744FE5"/>
    <w:rsid w:val="0078229C"/>
    <w:rsid w:val="007B5345"/>
    <w:rsid w:val="007C090E"/>
    <w:rsid w:val="007E3E89"/>
    <w:rsid w:val="007F09D4"/>
    <w:rsid w:val="00812105"/>
    <w:rsid w:val="008156F5"/>
    <w:rsid w:val="00831F49"/>
    <w:rsid w:val="0084672C"/>
    <w:rsid w:val="008620AB"/>
    <w:rsid w:val="008D41D6"/>
    <w:rsid w:val="00906EB1"/>
    <w:rsid w:val="00931549"/>
    <w:rsid w:val="0096020E"/>
    <w:rsid w:val="009721F8"/>
    <w:rsid w:val="009A54AF"/>
    <w:rsid w:val="009B2D67"/>
    <w:rsid w:val="009C1DA1"/>
    <w:rsid w:val="00A132B0"/>
    <w:rsid w:val="00A27D82"/>
    <w:rsid w:val="00A76E74"/>
    <w:rsid w:val="00A855E1"/>
    <w:rsid w:val="00AB2A75"/>
    <w:rsid w:val="00AD06D0"/>
    <w:rsid w:val="00B07CB2"/>
    <w:rsid w:val="00B342B8"/>
    <w:rsid w:val="00B50D35"/>
    <w:rsid w:val="00B50D54"/>
    <w:rsid w:val="00B524B5"/>
    <w:rsid w:val="00BD3375"/>
    <w:rsid w:val="00BE0208"/>
    <w:rsid w:val="00C0027C"/>
    <w:rsid w:val="00C11723"/>
    <w:rsid w:val="00C30229"/>
    <w:rsid w:val="00C441FA"/>
    <w:rsid w:val="00C669B4"/>
    <w:rsid w:val="00C80C83"/>
    <w:rsid w:val="00C9659E"/>
    <w:rsid w:val="00C97EF9"/>
    <w:rsid w:val="00CB1294"/>
    <w:rsid w:val="00CB3DCD"/>
    <w:rsid w:val="00CC2697"/>
    <w:rsid w:val="00CE4DC8"/>
    <w:rsid w:val="00D41266"/>
    <w:rsid w:val="00D51F37"/>
    <w:rsid w:val="00D56F86"/>
    <w:rsid w:val="00D6053C"/>
    <w:rsid w:val="00D7622F"/>
    <w:rsid w:val="00D868C8"/>
    <w:rsid w:val="00D91470"/>
    <w:rsid w:val="00DC638C"/>
    <w:rsid w:val="00DE3E90"/>
    <w:rsid w:val="00DE6FC9"/>
    <w:rsid w:val="00DF4BAA"/>
    <w:rsid w:val="00E17631"/>
    <w:rsid w:val="00E4479B"/>
    <w:rsid w:val="00E75173"/>
    <w:rsid w:val="00E90171"/>
    <w:rsid w:val="00EA2092"/>
    <w:rsid w:val="00EA28CA"/>
    <w:rsid w:val="00EF4E4C"/>
    <w:rsid w:val="00F42BF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D2BC9-8822-4ED7-9111-17079BF2B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48</Pages>
  <Words>8128</Words>
  <Characters>46334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54354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52</cp:revision>
  <dcterms:created xsi:type="dcterms:W3CDTF">2015-10-11T22:13:00Z</dcterms:created>
  <dcterms:modified xsi:type="dcterms:W3CDTF">2015-11-30T02:50:00Z</dcterms:modified>
</cp:coreProperties>
</file>